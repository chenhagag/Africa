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F5A7EAC"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bookmarkStart w:id="0" w:name="_GoBack"/>
      <w:bookmarkEnd w:id="0"/>
    </w:p>
    <w:p w14:paraId="3DBA6460" w14:textId="77777777" w:rsidR="00217E81" w:rsidRPr="00217E81" w:rsidRDefault="00217E81" w:rsidP="00217E81">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p>
    <w:p w14:paraId="32A9933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noProof/>
          <w:sz w:val="32"/>
          <w:szCs w:val="32"/>
          <w:u w:val="single"/>
          <w:rtl/>
        </w:rPr>
      </w:pPr>
    </w:p>
    <w:p w14:paraId="2E8069E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r w:rsidRPr="00217E81">
        <w:rPr>
          <w:rFonts w:ascii="Times New Roman" w:eastAsia="Times New Roman" w:hAnsi="Times New Roman" w:cs="David"/>
          <w:bCs/>
          <w:i/>
          <w:iCs/>
          <w:noProof/>
          <w:sz w:val="32"/>
          <w:szCs w:val="32"/>
        </w:rPr>
        <w:drawing>
          <wp:inline distT="0" distB="0" distL="0" distR="0" wp14:anchorId="287C4534" wp14:editId="4277A41F">
            <wp:extent cx="5274310" cy="467995"/>
            <wp:effectExtent l="0" t="0" r="254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4310" cy="467995"/>
                    </a:xfrm>
                    <a:prstGeom prst="rect">
                      <a:avLst/>
                    </a:prstGeom>
                    <a:noFill/>
                    <a:ln>
                      <a:noFill/>
                    </a:ln>
                  </pic:spPr>
                </pic:pic>
              </a:graphicData>
            </a:graphic>
          </wp:inline>
        </w:drawing>
      </w:r>
    </w:p>
    <w:p w14:paraId="0F6AEDF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14375DD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B18D84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t>חוזה מתכנן מיגון ומקלוט</w:t>
      </w:r>
    </w:p>
    <w:p w14:paraId="732DF25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4B69F3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D06D008" w14:textId="77777777" w:rsidR="00217E81" w:rsidRPr="00217E81" w:rsidRDefault="00217E81" w:rsidP="00CD5A24">
      <w:pPr>
        <w:widowControl w:val="0"/>
        <w:spacing w:before="0" w:beforeAutospacing="0" w:after="0" w:afterAutospacing="0" w:line="240" w:lineRule="auto"/>
        <w:rPr>
          <w:rFonts w:ascii="Times New Roman" w:eastAsia="Times New Roman" w:hAnsi="Times New Roman" w:cs="David"/>
          <w:bCs/>
          <w:sz w:val="32"/>
          <w:szCs w:val="32"/>
          <w:u w:val="single"/>
          <w:rtl/>
          <w:lang w:eastAsia="he-IL"/>
        </w:rPr>
      </w:pPr>
    </w:p>
    <w:p w14:paraId="79678E95"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הפרויקט"/>
        <w:tag w:val="cntProjectName"/>
        <w:id w:val="114803527"/>
        <w:placeholder>
          <w:docPart w:val="9430D0596BCB4C8EB6F800FF6AB7813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14D5D581" w14:textId="54334A59" w:rsidR="00217E81" w:rsidRPr="00F9121E" w:rsidRDefault="006A61CE"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1" w:author="Meryl Etman" w:date="2021-05-30T15:40:00Z">
            <w:r>
              <w:rPr>
                <w:rFonts w:ascii="Times New Roman" w:eastAsia="Times New Roman" w:hAnsi="Times New Roman" w:cs="David"/>
                <w:bCs/>
                <w:color w:val="00B0F0"/>
                <w:sz w:val="32"/>
                <w:szCs w:val="32"/>
                <w:u w:val="single"/>
                <w:rtl/>
                <w:lang w:eastAsia="he-IL"/>
              </w:rPr>
              <w:t>סביוני נצר סירני - בניין 31</w:t>
            </w:r>
          </w:ins>
        </w:p>
      </w:sdtContent>
    </w:sdt>
    <w:p w14:paraId="6A6C7493"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5DC12CE0"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sdt>
      <w:sdtPr>
        <w:rPr>
          <w:rFonts w:ascii="Times New Roman" w:eastAsia="Times New Roman" w:hAnsi="Times New Roman" w:cs="David"/>
          <w:bCs/>
          <w:color w:val="00B0F0"/>
          <w:sz w:val="32"/>
          <w:szCs w:val="32"/>
          <w:u w:val="single"/>
          <w:rtl/>
          <w:lang w:eastAsia="he-IL"/>
        </w:rPr>
        <w:alias w:val="שם אתר"/>
        <w:tag w:val="cntSite"/>
        <w:id w:val="133534949"/>
        <w:placeholder>
          <w:docPart w:val="0823BE8D912E4184A9C3EEDBE390FFE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56E388C8" w14:textId="520451B8" w:rsidR="00217E81" w:rsidRPr="00F9121E" w:rsidRDefault="006A61CE"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ins w:id="2" w:author="Meryl Etman" w:date="2021-05-30T15:40:00Z">
            <w:r>
              <w:rPr>
                <w:rFonts w:ascii="Times New Roman" w:eastAsia="Times New Roman" w:hAnsi="Times New Roman" w:cs="David"/>
                <w:bCs/>
                <w:color w:val="00B0F0"/>
                <w:sz w:val="32"/>
                <w:szCs w:val="32"/>
                <w:u w:val="single"/>
                <w:rtl/>
                <w:lang w:eastAsia="he-IL"/>
              </w:rPr>
              <w:t>סביוני נצר סירני</w:t>
            </w:r>
          </w:ins>
        </w:p>
      </w:sdtContent>
    </w:sdt>
    <w:p w14:paraId="720340B6" w14:textId="77777777" w:rsidR="00217E81" w:rsidRPr="00F9121E" w:rsidRDefault="00217E81" w:rsidP="00217E81">
      <w:pPr>
        <w:widowControl w:val="0"/>
        <w:spacing w:before="0" w:beforeAutospacing="0" w:after="0" w:afterAutospacing="0" w:line="240" w:lineRule="auto"/>
        <w:jc w:val="center"/>
        <w:rPr>
          <w:rFonts w:ascii="Times New Roman" w:eastAsia="Times New Roman" w:hAnsi="Times New Roman" w:cs="David"/>
          <w:bCs/>
          <w:color w:val="00B0F0"/>
          <w:sz w:val="32"/>
          <w:szCs w:val="32"/>
          <w:u w:val="single"/>
          <w:rtl/>
          <w:lang w:eastAsia="he-IL"/>
        </w:rPr>
      </w:pPr>
    </w:p>
    <w:p w14:paraId="01D6811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D22929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5E78C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4C7DE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A86DA5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2720F4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CC0AC9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6AA3DF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C17815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CCA06A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D6E0DE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1863EF"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CBE9BD3"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76C928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6B3DB9E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A10C41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04011D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24F9D46E"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F57399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48D6C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5638AD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6D26D7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1BF394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004ABE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E43EB0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E9D30A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3F607C44"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38C115F" w14:textId="77777777" w:rsidR="00797990" w:rsidRDefault="00797990"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F834D17" w14:textId="77777777" w:rsidR="00EB38F9" w:rsidRPr="00217E81" w:rsidRDefault="00217E81" w:rsidP="00EB38F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217E81">
        <w:rPr>
          <w:rFonts w:ascii="Times New Roman" w:eastAsia="Times New Roman" w:hAnsi="Times New Roman" w:cs="David" w:hint="cs"/>
          <w:bCs/>
          <w:sz w:val="32"/>
          <w:szCs w:val="32"/>
          <w:u w:val="single"/>
          <w:rtl/>
          <w:lang w:eastAsia="he-IL"/>
        </w:rPr>
        <w:t>חוזה</w:t>
      </w:r>
      <w:r w:rsidR="00EB38F9">
        <w:rPr>
          <w:rFonts w:ascii="Times New Roman" w:eastAsia="Times New Roman" w:hAnsi="Times New Roman" w:cs="David" w:hint="cs"/>
          <w:bCs/>
          <w:i/>
          <w:iCs/>
          <w:sz w:val="32"/>
          <w:szCs w:val="32"/>
          <w:u w:val="single"/>
          <w:rtl/>
          <w:lang w:eastAsia="he-IL"/>
        </w:rPr>
        <w:t xml:space="preserve"> </w:t>
      </w:r>
      <w:r w:rsidR="002C1502">
        <w:rPr>
          <w:rFonts w:ascii="Times New Roman" w:eastAsia="Times New Roman" w:hAnsi="Times New Roman" w:cs="David" w:hint="cs"/>
          <w:bCs/>
          <w:sz w:val="32"/>
          <w:szCs w:val="32"/>
          <w:u w:val="single"/>
          <w:rtl/>
          <w:lang w:eastAsia="he-IL"/>
        </w:rPr>
        <w:t xml:space="preserve">מתכנן </w:t>
      </w:r>
      <w:r w:rsidR="00EB38F9" w:rsidRPr="00EB38F9">
        <w:rPr>
          <w:rFonts w:ascii="Times New Roman" w:eastAsia="Times New Roman" w:hAnsi="Times New Roman" w:cs="David" w:hint="cs"/>
          <w:bCs/>
          <w:sz w:val="32"/>
          <w:szCs w:val="32"/>
          <w:u w:val="single"/>
          <w:rtl/>
          <w:lang w:eastAsia="he-IL"/>
        </w:rPr>
        <w:t>מיגון ומקלוט</w:t>
      </w:r>
    </w:p>
    <w:p w14:paraId="4B3154A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i/>
          <w:iCs/>
          <w:sz w:val="32"/>
          <w:szCs w:val="32"/>
          <w:u w:val="single"/>
          <w:lang w:eastAsia="he-IL"/>
        </w:rPr>
      </w:pPr>
    </w:p>
    <w:p w14:paraId="3E88863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691009C" w14:textId="3D0B89A9" w:rsidR="00217E81" w:rsidRPr="00217E81" w:rsidRDefault="00217E81" w:rsidP="00EB38F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217E81">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1742215920"/>
          <w:placeholder>
            <w:docPart w:val="AE54BA279D1D4D0F95FF8F48C76A5D1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6-21T00:00:00Z">
            <w:dateFormat w:val="dd/MM/yyyy"/>
            <w:lid w:val="he-IL"/>
            <w:storeMappedDataAs w:val="dateTime"/>
            <w:calendar w:val="gregorian"/>
          </w:date>
        </w:sdtPr>
        <w:sdtEndPr>
          <w:rPr>
            <w:rFonts w:hint="cs"/>
          </w:rPr>
        </w:sdtEndPr>
        <w:sdtContent>
          <w:ins w:id="3" w:author="Meryl Etman" w:date="2021-06-21T14:09:00Z">
            <w:r w:rsidR="00AA7409">
              <w:rPr>
                <w:rFonts w:ascii="Times New Roman" w:eastAsia="Times New Roman" w:hAnsi="Times New Roman" w:cs="David" w:hint="cs"/>
                <w:color w:val="800080"/>
                <w:sz w:val="24"/>
                <w:szCs w:val="24"/>
                <w:rtl/>
                <w:lang w:eastAsia="he-IL"/>
              </w:rPr>
              <w:t>‏21/06/2021</w:t>
            </w:r>
          </w:ins>
        </w:sdtContent>
      </w:sdt>
    </w:p>
    <w:p w14:paraId="53D12F58"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rPr>
      </w:pPr>
    </w:p>
    <w:p w14:paraId="1B12388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50F9306" w14:textId="77777777" w:rsidR="00217E81" w:rsidRPr="00217E81" w:rsidRDefault="00217E81" w:rsidP="00217E81">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ב י ן</w:t>
      </w:r>
    </w:p>
    <w:sdt>
      <w:sdtPr>
        <w:rPr>
          <w:rFonts w:ascii="Times New Roman" w:eastAsia="Times New Roman" w:hAnsi="Times New Roman" w:cs="David"/>
          <w:color w:val="800080"/>
          <w:sz w:val="24"/>
          <w:szCs w:val="24"/>
          <w:rtl/>
        </w:rPr>
        <w:alias w:val="צד א בחוזה"/>
        <w:tag w:val="cntTzadA"/>
        <w:id w:val="349303204"/>
        <w:placeholder>
          <w:docPart w:val="30D3D74B7A3B4458A647E53E1A213BC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rPr>
          <w:rFonts w:hint="cs"/>
        </w:rPr>
      </w:sdtEndPr>
      <w:sdtContent>
        <w:p w14:paraId="618809F2" w14:textId="1EBD73A9" w:rsidR="00217E81" w:rsidRPr="00217E81" w:rsidRDefault="005E5071" w:rsidP="00217E81">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ins w:id="4" w:author="Meryl Etman" w:date="2021-05-30T15:44:00Z">
            <w:r>
              <w:rPr>
                <w:rFonts w:ascii="Times New Roman" w:eastAsia="Times New Roman" w:hAnsi="Times New Roman" w:cs="David"/>
                <w:color w:val="800080"/>
                <w:sz w:val="24"/>
                <w:szCs w:val="24"/>
                <w:rtl/>
              </w:rPr>
              <w:br/>
              <w:t>אפריקה ישראל מגורים בע"מ וישראל אדלר ובנו חברה להשקעות בע"מ</w:t>
            </w:r>
            <w:r>
              <w:rPr>
                <w:rFonts w:ascii="Times New Roman" w:eastAsia="Times New Roman" w:hAnsi="Times New Roman" w:cs="David"/>
                <w:color w:val="800080"/>
                <w:sz w:val="24"/>
                <w:szCs w:val="24"/>
                <w:rtl/>
              </w:rPr>
              <w:br/>
              <w:t>יוני נתניהו 1 ג' אור יהודה</w:t>
            </w:r>
            <w:r>
              <w:rPr>
                <w:rFonts w:ascii="Times New Roman" w:eastAsia="Times New Roman" w:hAnsi="Times New Roman" w:cs="David"/>
                <w:color w:val="800080"/>
                <w:sz w:val="24"/>
                <w:szCs w:val="24"/>
                <w:rtl/>
              </w:rPr>
              <w:br/>
              <w:t>558075404</w:t>
            </w:r>
            <w:r>
              <w:rPr>
                <w:rFonts w:ascii="Times New Roman" w:eastAsia="Times New Roman" w:hAnsi="Times New Roman" w:cs="David"/>
                <w:color w:val="800080"/>
                <w:sz w:val="24"/>
                <w:szCs w:val="24"/>
                <w:rtl/>
              </w:rPr>
              <w:br/>
            </w:r>
          </w:ins>
        </w:p>
      </w:sdtContent>
    </w:sdt>
    <w:p w14:paraId="3AF26EAB"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018C633A"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אחד;</w:t>
      </w:r>
    </w:p>
    <w:p w14:paraId="01C75807"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5788C19C" w14:textId="77777777" w:rsidR="00217E81" w:rsidRPr="00217E81" w:rsidRDefault="00217E81" w:rsidP="00217E81">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hint="cs"/>
          <w:bCs/>
          <w:sz w:val="20"/>
          <w:szCs w:val="24"/>
          <w:rtl/>
          <w:lang w:eastAsia="he-IL"/>
        </w:rPr>
        <w:t>ל ב י ן</w:t>
      </w:r>
    </w:p>
    <w:p w14:paraId="3478646F" w14:textId="77777777" w:rsidR="00217E81" w:rsidRPr="00217E81" w:rsidRDefault="00217E81" w:rsidP="0013586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09B1D0FE" w14:textId="44F23DCC" w:rsidR="00135869" w:rsidRDefault="00AA7409"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sdt>
        <w:sdtPr>
          <w:rPr>
            <w:rStyle w:val="PlaceholderText"/>
            <w:color w:val="00B0F0"/>
            <w:rtl/>
          </w:rPr>
          <w:alias w:val="צדדים נוספים"/>
          <w:tag w:val="cntTzadB_x002C__x0020_cntTzadC_x002C__x0020_cntTzadD"/>
          <w:id w:val="-629781534"/>
          <w:placeholder>
            <w:docPart w:val="D70139A975EA4AEF9A2EEEAB68345F4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del w:id="5" w:author="Meryl Etman" w:date="2021-05-30T15:44:00Z">
            <w:r w:rsidR="00135869" w:rsidDel="005E5071">
              <w:rPr>
                <w:rStyle w:val="PlaceholderText"/>
                <w:rFonts w:hint="cs"/>
                <w:color w:val="00B0F0"/>
                <w:rtl/>
              </w:rPr>
              <w:delText>צדדים נוספים</w:delText>
            </w:r>
          </w:del>
          <w:ins w:id="6" w:author="Meryl Etman" w:date="2021-05-30T15:45:00Z">
            <w:r w:rsidR="005E5071">
              <w:rPr>
                <w:rStyle w:val="PlaceholderText"/>
                <w:rFonts w:hint="cs"/>
                <w:color w:val="00B0F0"/>
                <w:rtl/>
              </w:rPr>
              <w:br/>
              <w:t>מרחב מוגן רמי לוי בע"מ</w:t>
            </w:r>
            <w:r w:rsidR="005E5071">
              <w:rPr>
                <w:rStyle w:val="PlaceholderText"/>
                <w:rFonts w:hint="cs"/>
                <w:color w:val="00B0F0"/>
                <w:rtl/>
              </w:rPr>
              <w:br/>
              <w:t>ת.ד. 230, מושב אודים 4290500</w:t>
            </w:r>
            <w:r w:rsidR="005E5071">
              <w:rPr>
                <w:rStyle w:val="PlaceholderText"/>
                <w:rFonts w:hint="cs"/>
                <w:color w:val="00B0F0"/>
                <w:rtl/>
              </w:rPr>
              <w:br/>
              <w:t>514475201</w:t>
            </w:r>
            <w:r w:rsidR="005E5071">
              <w:rPr>
                <w:rStyle w:val="PlaceholderText"/>
                <w:rFonts w:hint="cs"/>
                <w:color w:val="00B0F0"/>
                <w:rtl/>
              </w:rPr>
              <w:br/>
            </w:r>
          </w:ins>
        </w:sdtContent>
      </w:sdt>
    </w:p>
    <w:p w14:paraId="05AB4B83"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217E81">
        <w:rPr>
          <w:rFonts w:ascii="Times New Roman" w:eastAsia="Times New Roman" w:hAnsi="Times New Roman" w:cs="David" w:hint="cs"/>
          <w:sz w:val="20"/>
          <w:szCs w:val="24"/>
          <w:rtl/>
          <w:lang w:eastAsia="he-IL"/>
        </w:rPr>
        <w:t>(להלן: "</w:t>
      </w:r>
      <w:r w:rsidRPr="00217E81">
        <w:rPr>
          <w:rFonts w:ascii="Times New Roman" w:eastAsia="Times New Roman" w:hAnsi="Times New Roman" w:cs="David" w:hint="cs"/>
          <w:b/>
          <w:bCs/>
          <w:sz w:val="20"/>
          <w:szCs w:val="24"/>
          <w:rtl/>
          <w:lang w:eastAsia="he-IL"/>
        </w:rPr>
        <w:t>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Cs/>
          <w:sz w:val="20"/>
          <w:szCs w:val="24"/>
          <w:rtl/>
          <w:lang w:eastAsia="he-IL"/>
        </w:rPr>
        <w:t xml:space="preserve">  </w:t>
      </w:r>
    </w:p>
    <w:p w14:paraId="177C8CA7"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217E81">
        <w:rPr>
          <w:rFonts w:ascii="Times New Roman" w:eastAsia="Times New Roman" w:hAnsi="Times New Roman" w:cs="David" w:hint="cs"/>
          <w:bCs/>
          <w:sz w:val="20"/>
          <w:szCs w:val="24"/>
          <w:rtl/>
          <w:lang w:eastAsia="he-IL"/>
        </w:rPr>
        <w:t xml:space="preserve">         מצד שני;</w:t>
      </w:r>
    </w:p>
    <w:p w14:paraId="202C8EA7" w14:textId="77777777" w:rsidR="00217E81" w:rsidRPr="00217E81" w:rsidRDefault="00217E81" w:rsidP="00217E81">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p>
    <w:p w14:paraId="6869680B" w14:textId="77777777" w:rsidR="00217E81" w:rsidRPr="00217E81" w:rsidRDefault="00217E81" w:rsidP="00217E81">
      <w:pPr>
        <w:widowControl w:val="0"/>
        <w:spacing w:before="0" w:beforeAutospacing="0" w:after="480" w:afterAutospacing="0" w:line="240" w:lineRule="auto"/>
        <w:ind w:left="1440" w:hanging="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והואיל:</w:t>
      </w:r>
      <w:r w:rsidRPr="00217E81">
        <w:rPr>
          <w:rFonts w:ascii="Times New Roman" w:eastAsia="Times New Roman" w:hAnsi="Times New Roman" w:cs="David"/>
          <w:bCs/>
          <w:sz w:val="20"/>
          <w:szCs w:val="24"/>
          <w:rtl/>
          <w:lang w:eastAsia="he-IL"/>
        </w:rPr>
        <w:tab/>
      </w:r>
      <w:r w:rsidRPr="00217E81">
        <w:rPr>
          <w:rFonts w:ascii="Times New Roman" w:eastAsia="Times New Roman" w:hAnsi="Times New Roman" w:cs="David"/>
          <w:sz w:val="20"/>
          <w:szCs w:val="24"/>
          <w:rtl/>
          <w:lang w:eastAsia="he-IL"/>
        </w:rPr>
        <w:t>וברצון המזמין למסור למתכנן את ביצוע שירותי המתכנן כמפורט להלן, כל זאת בתנאים המפורטים להלן בחוזה זה והמתכנן הסכים לקבל על עצמו את העבודה הנ"ל;</w:t>
      </w:r>
    </w:p>
    <w:p w14:paraId="2EC963DC" w14:textId="77777777" w:rsidR="00217E81" w:rsidRPr="00217E81" w:rsidRDefault="00217E81" w:rsidP="00217E81">
      <w:pPr>
        <w:widowControl w:val="0"/>
        <w:spacing w:before="0" w:beforeAutospacing="0" w:after="360" w:afterAutospacing="0" w:line="240" w:lineRule="auto"/>
        <w:jc w:val="center"/>
        <w:outlineLvl w:val="1"/>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lastRenderedPageBreak/>
        <w:t>לפיכך הותנה והוסכם בין הצדדים כדלקמן:</w:t>
      </w:r>
    </w:p>
    <w:p w14:paraId="7F08BE0B" w14:textId="77777777" w:rsidR="00217E81" w:rsidRPr="00217E81" w:rsidRDefault="00217E81" w:rsidP="00217E81">
      <w:pPr>
        <w:widowControl w:val="0"/>
        <w:numPr>
          <w:ilvl w:val="0"/>
          <w:numId w:val="32"/>
        </w:numPr>
        <w:spacing w:before="0" w:beforeAutospacing="0" w:after="240" w:afterAutospacing="0" w:line="240" w:lineRule="auto"/>
        <w:ind w:left="363" w:hanging="7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u w:val="single"/>
          <w:rtl/>
          <w:lang w:eastAsia="he-IL"/>
        </w:rPr>
        <w:t>מבוא</w:t>
      </w:r>
    </w:p>
    <w:p w14:paraId="0D6FA502" w14:textId="77777777" w:rsidR="00217E81" w:rsidRPr="00217E81" w:rsidRDefault="00217E81" w:rsidP="00217E81">
      <w:pPr>
        <w:widowControl w:val="0"/>
        <w:numPr>
          <w:ilvl w:val="1"/>
          <w:numId w:val="32"/>
        </w:numPr>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למונחים הבאים יהא הפרוש הנקוב בצידם דהיינו:</w:t>
      </w:r>
    </w:p>
    <w:p w14:paraId="0F19FEB1"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734C9248"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"הפרויקט"</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5B94C70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5A3F630"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"התכנית" </w:t>
      </w:r>
      <w:r w:rsidRPr="00217E81">
        <w:rPr>
          <w:rFonts w:ascii="Times New Roman" w:eastAsia="Times New Roman" w:hAnsi="Times New Roman" w:cs="David"/>
          <w:sz w:val="20"/>
          <w:szCs w:val="24"/>
          <w:rtl/>
          <w:lang w:eastAsia="he-IL"/>
        </w:rPr>
        <w:t>/</w:t>
      </w:r>
    </w:p>
    <w:p w14:paraId="2E287471"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"המקרקעין"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6107E732"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73D4255"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"האתר"</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שטח התכנית/המקרקעין לרבות כל חלק ממנו כפי שיקבע ע"י המזמין מעת לעת על פי שיקול דעתו הבלעדי.</w:t>
      </w:r>
    </w:p>
    <w:p w14:paraId="5426703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1AB2CA4"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היועצים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7EDC80CB"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C45D731"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התכניות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התכניות, החישובים, התיאורים, הביאורים, המדידות, התרשימים הדיאגרמות, השרטוטים, המפרטים, כתבי הכמויות, ההמלצות, ההנחיות וכל יתר המסמכים שיערכו ע"י המתכנן תוך כדי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דרישת המזמין, לשם ביצוע הפרויקט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כל המסמכים שיערכו ע"י המתכנן כאמור יערכו בשפה העברית.</w:t>
      </w:r>
    </w:p>
    <w:p w14:paraId="4E5D5EEC"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F0F61C4"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שירותי</w:t>
      </w:r>
    </w:p>
    <w:p w14:paraId="3C269AD5"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המתכנן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p>
    <w:p w14:paraId="300EB652"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השירותים</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 xml:space="preserve">השירותים כמוגדר וכמפורט בחוזה זה ובנספח </w:t>
      </w:r>
      <w:r w:rsidRPr="00217E81">
        <w:rPr>
          <w:rFonts w:ascii="Times New Roman" w:eastAsia="Times New Roman" w:hAnsi="Times New Roman" w:cs="David"/>
          <w:b/>
          <w:bCs/>
          <w:sz w:val="20"/>
          <w:szCs w:val="24"/>
          <w:rtl/>
          <w:lang w:eastAsia="he-IL"/>
        </w:rPr>
        <w:t>ב'</w:t>
      </w:r>
      <w:r w:rsidRPr="00217E81">
        <w:rPr>
          <w:rFonts w:ascii="Times New Roman" w:eastAsia="Times New Roman" w:hAnsi="Times New Roman" w:cs="David" w:hint="cs"/>
          <w:b/>
          <w:bCs/>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w:t>
      </w:r>
    </w:p>
    <w:p w14:paraId="3F753291"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0E21C928"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המנהל</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412ECD43"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B8552FD"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מקום שמדובר בחוזה זה במזמין - גם המנהל במשמע.</w:t>
      </w:r>
    </w:p>
    <w:p w14:paraId="04CD90FA"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D3F6ADC"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החוזה</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hint="cs"/>
          <w:sz w:val="20"/>
          <w:szCs w:val="24"/>
          <w:rtl/>
          <w:lang w:eastAsia="he-IL"/>
        </w:rPr>
        <w:t>/</w:t>
      </w:r>
    </w:p>
    <w:p w14:paraId="64F361EC"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hint="cs"/>
          <w:b/>
          <w:bCs/>
          <w:sz w:val="20"/>
          <w:szCs w:val="24"/>
          <w:rtl/>
          <w:lang w:eastAsia="he-IL"/>
        </w:rPr>
        <w:t>ההסכם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חוזה זה על נספחיו.</w:t>
      </w:r>
    </w:p>
    <w:p w14:paraId="68007911"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75317550" w14:textId="77777777" w:rsidR="00217E81" w:rsidRPr="00217E81" w:rsidRDefault="00217E81" w:rsidP="00217E81">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הדין</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כהגדרתו בחוק ה</w:t>
      </w:r>
      <w:r w:rsidRPr="00217E81">
        <w:rPr>
          <w:rFonts w:ascii="Times New Roman" w:eastAsia="Times New Roman" w:hAnsi="Times New Roman" w:cs="David" w:hint="cs"/>
          <w:sz w:val="20"/>
          <w:szCs w:val="24"/>
          <w:rtl/>
          <w:lang w:eastAsia="he-IL"/>
        </w:rPr>
        <w:t>פרשנות, התשמ"א-1981</w:t>
      </w:r>
      <w:r w:rsidRPr="00217E81">
        <w:rPr>
          <w:rFonts w:ascii="Times New Roman" w:eastAsia="Times New Roman" w:hAnsi="Times New Roman" w:cs="David"/>
          <w:sz w:val="20"/>
          <w:szCs w:val="24"/>
          <w:rtl/>
          <w:lang w:eastAsia="he-IL"/>
        </w:rPr>
        <w:t xml:space="preserve"> לרבות כל </w:t>
      </w:r>
      <w:r w:rsidRPr="00217E81">
        <w:rPr>
          <w:rFonts w:ascii="Times New Roman" w:eastAsia="Times New Roman" w:hAnsi="Times New Roman" w:cs="David" w:hint="cs"/>
          <w:sz w:val="20"/>
          <w:szCs w:val="24"/>
          <w:rtl/>
          <w:lang w:eastAsia="he-IL"/>
        </w:rPr>
        <w:t xml:space="preserve">תקנה ו/או </w:t>
      </w:r>
      <w:r w:rsidRPr="00217E81">
        <w:rPr>
          <w:rFonts w:ascii="Times New Roman" w:eastAsia="Times New Roman" w:hAnsi="Times New Roman" w:cs="David"/>
          <w:sz w:val="20"/>
          <w:szCs w:val="24"/>
          <w:rtl/>
          <w:lang w:eastAsia="he-IL"/>
        </w:rPr>
        <w:t>הוראה של רשות מוסמכת בתוקף סמכותה על פי הדין.</w:t>
      </w:r>
    </w:p>
    <w:p w14:paraId="056E6CBC"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784E26B6"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b/>
          <w:bCs/>
          <w:sz w:val="20"/>
          <w:szCs w:val="24"/>
          <w:rtl/>
          <w:lang w:eastAsia="he-IL"/>
        </w:rPr>
        <w:t>הרשות</w:t>
      </w:r>
    </w:p>
    <w:p w14:paraId="692FF9B8"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המקומית</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המצ"ב.</w:t>
      </w:r>
    </w:p>
    <w:p w14:paraId="708BED5E"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31E3412" w14:textId="77777777" w:rsidR="00217E81" w:rsidRPr="00217E81" w:rsidRDefault="00217E81" w:rsidP="00217E81">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217E81">
        <w:rPr>
          <w:rFonts w:ascii="Times New Roman" w:eastAsia="Times New Roman" w:hAnsi="Times New Roman" w:cs="David"/>
          <w:sz w:val="20"/>
          <w:szCs w:val="24"/>
          <w:rtl/>
          <w:lang w:eastAsia="he-IL"/>
        </w:rPr>
        <w:lastRenderedPageBreak/>
        <w:t>"</w:t>
      </w:r>
      <w:r w:rsidRPr="00217E81">
        <w:rPr>
          <w:rFonts w:ascii="Times New Roman" w:eastAsia="Times New Roman" w:hAnsi="Times New Roman" w:cs="David"/>
          <w:b/>
          <w:bCs/>
          <w:sz w:val="20"/>
          <w:szCs w:val="24"/>
          <w:rtl/>
          <w:lang w:eastAsia="he-IL"/>
        </w:rPr>
        <w:t>חוזה</w:t>
      </w:r>
    </w:p>
    <w:p w14:paraId="78C0795E"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 הפיתוח</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t xml:space="preserve">כמוגדר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w:t>
      </w:r>
    </w:p>
    <w:p w14:paraId="0AFCFB65" w14:textId="77777777" w:rsidR="00217E81" w:rsidRPr="00217E81" w:rsidRDefault="00217E81" w:rsidP="00217E81">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26450911"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הכותרות בחוזה זה </w:t>
      </w:r>
      <w:r w:rsidRPr="00217E81">
        <w:rPr>
          <w:rFonts w:ascii="Times New Roman" w:eastAsia="Times New Roman" w:hAnsi="Times New Roman" w:cs="David" w:hint="cs"/>
          <w:sz w:val="20"/>
          <w:szCs w:val="24"/>
          <w:rtl/>
          <w:lang w:eastAsia="he-IL"/>
        </w:rPr>
        <w:t xml:space="preserve">הינן לנוחיות בלבד ובכל מקרה </w:t>
      </w:r>
      <w:r w:rsidRPr="00217E81">
        <w:rPr>
          <w:rFonts w:ascii="Times New Roman" w:eastAsia="Times New Roman" w:hAnsi="Times New Roman" w:cs="David"/>
          <w:sz w:val="20"/>
          <w:szCs w:val="24"/>
          <w:rtl/>
          <w:lang w:eastAsia="he-IL"/>
        </w:rPr>
        <w:t xml:space="preserve">לא ישמשו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פרש</w:t>
      </w:r>
      <w:r w:rsidRPr="00217E81">
        <w:rPr>
          <w:rFonts w:ascii="Times New Roman" w:eastAsia="Times New Roman" w:hAnsi="Times New Roman" w:cs="David" w:hint="cs"/>
          <w:sz w:val="20"/>
          <w:szCs w:val="24"/>
          <w:rtl/>
          <w:lang w:eastAsia="he-IL"/>
        </w:rPr>
        <w:t>נות</w:t>
      </w:r>
      <w:r w:rsidRPr="00217E81">
        <w:rPr>
          <w:rFonts w:ascii="Times New Roman" w:eastAsia="Times New Roman" w:hAnsi="Times New Roman" w:cs="David"/>
          <w:sz w:val="20"/>
          <w:szCs w:val="24"/>
          <w:rtl/>
          <w:lang w:eastAsia="he-IL"/>
        </w:rPr>
        <w:t>ו.</w:t>
      </w:r>
    </w:p>
    <w:p w14:paraId="41798D91"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הנספחים לחוזה זה מהווים חלק בלתי נפרד הימנו ואלה הם:</w:t>
      </w:r>
    </w:p>
    <w:p w14:paraId="6F38DCF3"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738137FB"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א'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כללי;</w:t>
      </w:r>
    </w:p>
    <w:p w14:paraId="3F4D92FE"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נספח 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שירותי המתכנן;</w:t>
      </w:r>
    </w:p>
    <w:p w14:paraId="1E0CE907"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ג'</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lang w:eastAsia="he-IL"/>
        </w:rPr>
        <w:t>–</w:t>
      </w:r>
      <w:r w:rsidRPr="00217E81">
        <w:rPr>
          <w:rFonts w:ascii="Times New Roman" w:eastAsia="Times New Roman" w:hAnsi="Times New Roman" w:cs="David"/>
          <w:color w:val="000000"/>
          <w:sz w:val="20"/>
          <w:szCs w:val="24"/>
          <w:rtl/>
          <w:lang w:eastAsia="he-IL"/>
        </w:rPr>
        <w:t xml:space="preserve"> </w:t>
      </w:r>
      <w:r w:rsidRPr="00217E81">
        <w:rPr>
          <w:rFonts w:ascii="Times New Roman" w:eastAsia="Times New Roman" w:hAnsi="Times New Roman" w:cs="David"/>
          <w:color w:val="000000"/>
          <w:sz w:val="20"/>
          <w:szCs w:val="24"/>
          <w:rtl/>
          <w:lang w:eastAsia="he-IL"/>
        </w:rPr>
        <w:tab/>
        <w:t>לוח זמנים;</w:t>
      </w:r>
    </w:p>
    <w:p w14:paraId="70546158"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ד'</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שכר המתכנן;</w:t>
      </w:r>
    </w:p>
    <w:p w14:paraId="702768D3"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color w:val="000000"/>
          <w:sz w:val="20"/>
          <w:szCs w:val="24"/>
          <w:rtl/>
          <w:lang w:eastAsia="he-IL"/>
        </w:rPr>
      </w:pPr>
      <w:r w:rsidRPr="00217E81">
        <w:rPr>
          <w:rFonts w:ascii="Times New Roman" w:eastAsia="Times New Roman" w:hAnsi="Times New Roman" w:cs="David"/>
          <w:b/>
          <w:bCs/>
          <w:color w:val="000000"/>
          <w:sz w:val="20"/>
          <w:szCs w:val="24"/>
          <w:rtl/>
          <w:lang w:eastAsia="he-IL"/>
        </w:rPr>
        <w:t>נספח ה'</w:t>
      </w:r>
      <w:r w:rsidRPr="00217E81">
        <w:rPr>
          <w:rFonts w:ascii="Times New Roman" w:eastAsia="Times New Roman" w:hAnsi="Times New Roman" w:cs="David"/>
          <w:color w:val="000000"/>
          <w:sz w:val="20"/>
          <w:szCs w:val="24"/>
          <w:rtl/>
          <w:lang w:eastAsia="he-IL"/>
        </w:rPr>
        <w:t xml:space="preserve"> - </w:t>
      </w:r>
      <w:r w:rsidRPr="00217E81">
        <w:rPr>
          <w:rFonts w:ascii="Times New Roman" w:eastAsia="Times New Roman" w:hAnsi="Times New Roman" w:cs="David"/>
          <w:color w:val="000000"/>
          <w:sz w:val="20"/>
          <w:szCs w:val="24"/>
          <w:rtl/>
          <w:lang w:eastAsia="he-IL"/>
        </w:rPr>
        <w:tab/>
        <w:t>תשלומי שכר המתכנן;</w:t>
      </w:r>
    </w:p>
    <w:p w14:paraId="32ED4A3C"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rtl/>
          <w:lang w:eastAsia="he-IL"/>
        </w:rPr>
        <w:t xml:space="preserve">נספח ו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הצהרה והתחייבות לשמירת סודיות;</w:t>
      </w:r>
    </w:p>
    <w:p w14:paraId="5445A2B5" w14:textId="77777777" w:rsidR="00A37B0F" w:rsidRDefault="00A37B0F" w:rsidP="00A37B0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r>
      <w:r w:rsidRPr="00E034F9">
        <w:rPr>
          <w:rFonts w:ascii="Times New Roman" w:eastAsia="Times New Roman" w:hAnsi="Times New Roman" w:cs="David" w:hint="cs"/>
          <w:sz w:val="20"/>
          <w:szCs w:val="24"/>
          <w:rtl/>
          <w:lang w:eastAsia="he-IL"/>
        </w:rPr>
        <w:t>מפרט</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ביטוחי</w:t>
      </w:r>
      <w:r w:rsidRPr="00E034F9">
        <w:rPr>
          <w:rFonts w:ascii="Times New Roman" w:eastAsia="Times New Roman" w:hAnsi="Times New Roman" w:cs="David"/>
          <w:sz w:val="20"/>
          <w:szCs w:val="24"/>
          <w:rtl/>
          <w:lang w:eastAsia="he-IL"/>
        </w:rPr>
        <w:t xml:space="preserve">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0E7FDB77" w14:textId="77777777" w:rsidR="00A37B0F" w:rsidRDefault="00A37B0F" w:rsidP="00A37B0F">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B27B4C">
        <w:rPr>
          <w:rFonts w:ascii="Times New Roman" w:eastAsia="Times New Roman" w:hAnsi="Times New Roman" w:cs="David"/>
          <w:bCs/>
          <w:sz w:val="20"/>
          <w:szCs w:val="24"/>
          <w:rtl/>
          <w:lang w:eastAsia="he-IL"/>
        </w:rPr>
        <w:t>נספח ז</w:t>
      </w:r>
      <w:r>
        <w:rPr>
          <w:rFonts w:ascii="Times New Roman" w:eastAsia="Times New Roman" w:hAnsi="Times New Roman" w:cs="David" w:hint="cs"/>
          <w:bCs/>
          <w:sz w:val="20"/>
          <w:szCs w:val="24"/>
          <w:rtl/>
          <w:lang w:eastAsia="he-IL"/>
        </w:rPr>
        <w:t>1</w:t>
      </w:r>
      <w:r w:rsidRPr="00B27B4C">
        <w:rPr>
          <w:rFonts w:ascii="Times New Roman" w:eastAsia="Times New Roman" w:hAnsi="Times New Roman" w:cs="David"/>
          <w:sz w:val="20"/>
          <w:szCs w:val="24"/>
          <w:rtl/>
          <w:lang w:eastAsia="he-IL"/>
        </w:rPr>
        <w:t xml:space="preserve"> -</w:t>
      </w:r>
      <w:r w:rsidRPr="00B27B4C">
        <w:rPr>
          <w:rFonts w:ascii="Times New Roman" w:eastAsia="Times New Roman" w:hAnsi="Times New Roman" w:cs="David"/>
          <w:sz w:val="20"/>
          <w:szCs w:val="24"/>
          <w:rtl/>
          <w:lang w:eastAsia="he-IL"/>
        </w:rPr>
        <w:tab/>
        <w:t>אישור על קיום ביטוחי ה</w:t>
      </w:r>
      <w:r>
        <w:rPr>
          <w:rFonts w:ascii="Times New Roman" w:eastAsia="Times New Roman" w:hAnsi="Times New Roman" w:cs="David" w:hint="cs"/>
          <w:sz w:val="20"/>
          <w:szCs w:val="24"/>
          <w:rtl/>
          <w:lang w:eastAsia="he-IL"/>
        </w:rPr>
        <w:t>יועץ</w:t>
      </w:r>
      <w:r w:rsidRPr="00B27B4C">
        <w:rPr>
          <w:rFonts w:ascii="Times New Roman" w:eastAsia="Times New Roman" w:hAnsi="Times New Roman" w:cs="David"/>
          <w:sz w:val="20"/>
          <w:szCs w:val="24"/>
          <w:rtl/>
          <w:lang w:eastAsia="he-IL"/>
        </w:rPr>
        <w:t>;</w:t>
      </w:r>
    </w:p>
    <w:p w14:paraId="5A13124F"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נספח ח'</w:t>
      </w:r>
      <w:r w:rsidRPr="00217E81">
        <w:rPr>
          <w:rFonts w:ascii="Times New Roman" w:eastAsia="Times New Roman" w:hAnsi="Times New Roman" w:cs="David"/>
          <w:sz w:val="20"/>
          <w:szCs w:val="24"/>
          <w:rtl/>
          <w:lang w:eastAsia="he-IL"/>
        </w:rPr>
        <w:t xml:space="preserve"> - </w:t>
      </w:r>
      <w:r w:rsidRPr="00217E81">
        <w:rPr>
          <w:rFonts w:ascii="Times New Roman" w:eastAsia="Times New Roman" w:hAnsi="Times New Roman" w:cs="David"/>
          <w:sz w:val="20"/>
          <w:szCs w:val="24"/>
          <w:rtl/>
          <w:lang w:eastAsia="he-IL"/>
        </w:rPr>
        <w:tab/>
        <w:t>רשימת התכניות והמסמכים שעל המתכנן להנפיק</w:t>
      </w:r>
      <w:r w:rsidR="00A37B0F">
        <w:rPr>
          <w:rFonts w:ascii="Times New Roman" w:eastAsia="Times New Roman" w:hAnsi="Times New Roman" w:cs="David" w:hint="cs"/>
          <w:sz w:val="20"/>
          <w:szCs w:val="24"/>
          <w:rtl/>
          <w:lang w:eastAsia="he-IL"/>
        </w:rPr>
        <w:t>;</w:t>
      </w:r>
    </w:p>
    <w:p w14:paraId="28B255BD" w14:textId="77777777" w:rsidR="00217E81" w:rsidRPr="00217E81" w:rsidRDefault="00217E81" w:rsidP="00217E81">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נספח ט'</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sz w:val="20"/>
          <w:szCs w:val="24"/>
          <w:rtl/>
          <w:lang w:eastAsia="he-IL"/>
        </w:rPr>
        <w:tab/>
        <w:t>אישור להשלמת הפרויקט/קטע מהפרויקט</w:t>
      </w:r>
      <w:r w:rsidR="00A37B0F">
        <w:rPr>
          <w:rFonts w:ascii="Times New Roman" w:eastAsia="Times New Roman" w:hAnsi="Times New Roman" w:cs="David" w:hint="cs"/>
          <w:sz w:val="20"/>
          <w:szCs w:val="24"/>
          <w:rtl/>
          <w:lang w:eastAsia="he-IL"/>
        </w:rPr>
        <w:t>;</w:t>
      </w:r>
    </w:p>
    <w:p w14:paraId="5C9002DC" w14:textId="77777777" w:rsidR="00217E81" w:rsidRPr="00217E81" w:rsidRDefault="00217E81" w:rsidP="00217E81">
      <w:pPr>
        <w:widowControl w:val="0"/>
        <w:spacing w:before="0" w:beforeAutospacing="0" w:after="240" w:afterAutospacing="0" w:line="240" w:lineRule="auto"/>
        <w:ind w:left="799"/>
        <w:jc w:val="both"/>
        <w:rPr>
          <w:rFonts w:ascii="Times New Roman" w:eastAsia="Times New Roman" w:hAnsi="Times New Roman" w:cs="David"/>
          <w:sz w:val="20"/>
          <w:szCs w:val="24"/>
          <w:rtl/>
          <w:lang w:eastAsia="he-IL"/>
        </w:rPr>
      </w:pPr>
      <w:r w:rsidRPr="00217E81">
        <w:rPr>
          <w:rFonts w:ascii="Times New Roman" w:eastAsia="Times New Roman" w:hAnsi="Times New Roman" w:cs="David"/>
          <w:b/>
          <w:bCs/>
          <w:sz w:val="20"/>
          <w:szCs w:val="24"/>
          <w:rtl/>
          <w:lang w:eastAsia="he-IL"/>
        </w:rPr>
        <w:t xml:space="preserve">נספח י' </w:t>
      </w:r>
      <w:r w:rsidRPr="00217E81">
        <w:rPr>
          <w:rFonts w:ascii="Times New Roman" w:eastAsia="Times New Roman" w:hAnsi="Times New Roman" w:cs="David"/>
          <w:sz w:val="20"/>
          <w:szCs w:val="24"/>
          <w:rtl/>
          <w:lang w:eastAsia="he-IL"/>
        </w:rPr>
        <w:t>-</w:t>
      </w:r>
      <w:r w:rsidRPr="00217E81">
        <w:rPr>
          <w:rFonts w:ascii="Times New Roman" w:eastAsia="Times New Roman" w:hAnsi="Times New Roman" w:cs="David"/>
          <w:sz w:val="20"/>
          <w:szCs w:val="24"/>
          <w:rtl/>
          <w:lang w:eastAsia="he-IL"/>
        </w:rPr>
        <w:tab/>
        <w:t>נספח היעדר תביעות</w:t>
      </w:r>
      <w:r w:rsidR="00A37B0F">
        <w:rPr>
          <w:rFonts w:ascii="Times New Roman" w:eastAsia="Times New Roman" w:hAnsi="Times New Roman" w:cs="David" w:hint="cs"/>
          <w:sz w:val="20"/>
          <w:szCs w:val="24"/>
          <w:rtl/>
          <w:lang w:eastAsia="he-IL"/>
        </w:rPr>
        <w:t>;</w:t>
      </w:r>
    </w:p>
    <w:p w14:paraId="1BCA8B8A"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שירותי המתכנן</w:t>
      </w:r>
    </w:p>
    <w:p w14:paraId="4457E9E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מוסר בזה למתכנן והמתכנן מקבל על עצמו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p>
    <w:p w14:paraId="7BB5024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ומאשר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הינו מכיר ויודע את כל הנדרש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וכי הינו מורשה על 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דין למתן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 xml:space="preserve"> המתכנן, לרבות</w:t>
      </w:r>
      <w:r w:rsidRPr="00217E81">
        <w:rPr>
          <w:rFonts w:ascii="Times New Roman" w:eastAsia="Times New Roman" w:hAnsi="Times New Roman" w:cs="David" w:hint="cs"/>
          <w:sz w:val="20"/>
          <w:szCs w:val="24"/>
          <w:rtl/>
          <w:lang w:eastAsia="he-IL"/>
        </w:rPr>
        <w:t xml:space="preserve"> אך לא רק</w:t>
      </w:r>
      <w:r w:rsidRPr="00217E81">
        <w:rPr>
          <w:rFonts w:ascii="Times New Roman" w:eastAsia="Times New Roman" w:hAnsi="Times New Roman" w:cs="David"/>
          <w:sz w:val="20"/>
          <w:szCs w:val="24"/>
          <w:rtl/>
          <w:lang w:eastAsia="he-IL"/>
        </w:rPr>
        <w:t>,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חוק המהנדסים והאדריכלים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תשי"ח - 1958, כי יש בידו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שיון </w:t>
      </w:r>
      <w:r w:rsidRPr="00217E81">
        <w:rPr>
          <w:rFonts w:ascii="Times New Roman" w:eastAsia="Times New Roman" w:hAnsi="Times New Roman" w:cs="David" w:hint="cs"/>
          <w:sz w:val="20"/>
          <w:szCs w:val="24"/>
          <w:rtl/>
          <w:lang w:eastAsia="he-IL"/>
        </w:rPr>
        <w:t xml:space="preserve">בר </w:t>
      </w:r>
      <w:r w:rsidRPr="00217E81">
        <w:rPr>
          <w:rFonts w:ascii="Times New Roman" w:eastAsia="Times New Roman" w:hAnsi="Times New Roman" w:cs="David"/>
          <w:sz w:val="20"/>
          <w:szCs w:val="24"/>
          <w:rtl/>
          <w:lang w:eastAsia="he-IL"/>
        </w:rPr>
        <w:t>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קף לביצוע שירותי </w:t>
      </w:r>
      <w:r w:rsidRPr="00217E81">
        <w:rPr>
          <w:rFonts w:ascii="Times New Roman" w:eastAsia="Times New Roman" w:hAnsi="Times New Roman" w:cs="David" w:hint="cs"/>
          <w:sz w:val="20"/>
          <w:szCs w:val="24"/>
          <w:rtl/>
          <w:lang w:eastAsia="he-IL"/>
        </w:rPr>
        <w:t xml:space="preserve"> המתכנן על פי הדין</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כי הוא בעל הכישורים, הר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שיונות, הידע, הניסיון והאמצעים המאפשרים לו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ביצועם ברמה מקצועית גבוהה ובהתאם למותנה בחוזה.</w:t>
      </w:r>
    </w:p>
    <w:p w14:paraId="6A265DC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 לו שש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 הינם לשלבים ו/או קטעים בפרויקט כפי שיוזמנו בכתב ע"י המזמין מעת לעת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שיקול דעתו</w:t>
      </w:r>
      <w:r w:rsidRPr="00217E81">
        <w:rPr>
          <w:rFonts w:ascii="Times New Roman" w:eastAsia="Times New Roman" w:hAnsi="Times New Roman" w:cs="David" w:hint="cs"/>
          <w:sz w:val="20"/>
          <w:szCs w:val="24"/>
          <w:rtl/>
          <w:lang w:eastAsia="he-IL"/>
        </w:rPr>
        <w:t xml:space="preserve"> הבלעדי</w:t>
      </w:r>
      <w:r w:rsidRPr="00217E81">
        <w:rPr>
          <w:rFonts w:ascii="Times New Roman" w:eastAsia="Times New Roman" w:hAnsi="Times New Roman" w:cs="David"/>
          <w:sz w:val="20"/>
          <w:szCs w:val="24"/>
          <w:rtl/>
          <w:lang w:eastAsia="he-IL"/>
        </w:rPr>
        <w:t xml:space="preserve"> ו</w:t>
      </w:r>
      <w:r w:rsidRPr="00217E81">
        <w:rPr>
          <w:rFonts w:ascii="Times New Roman" w:eastAsia="Times New Roman" w:hAnsi="Times New Roman" w:cs="David" w:hint="cs"/>
          <w:sz w:val="20"/>
          <w:szCs w:val="24"/>
          <w:rtl/>
          <w:lang w:eastAsia="he-IL"/>
        </w:rPr>
        <w:t xml:space="preserve">כי </w:t>
      </w:r>
      <w:r w:rsidRPr="00217E81">
        <w:rPr>
          <w:rFonts w:ascii="Times New Roman" w:eastAsia="Times New Roman" w:hAnsi="Times New Roman" w:cs="David"/>
          <w:sz w:val="20"/>
          <w:szCs w:val="24"/>
          <w:rtl/>
          <w:lang w:eastAsia="he-IL"/>
        </w:rPr>
        <w:t xml:space="preserve">הם יינתנו על ידו בשלבי 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עוד</w:t>
      </w:r>
      <w:r w:rsidRPr="00217E81">
        <w:rPr>
          <w:rFonts w:ascii="Times New Roman" w:eastAsia="Times New Roman" w:hAnsi="Times New Roman" w:cs="David"/>
          <w:sz w:val="20"/>
          <w:szCs w:val="24"/>
          <w:rtl/>
          <w:lang w:eastAsia="he-IL"/>
        </w:rPr>
        <w:t xml:space="preserve"> מוסיף ומצהיר</w:t>
      </w:r>
      <w:r w:rsidRPr="00217E81">
        <w:rPr>
          <w:rFonts w:ascii="Times New Roman" w:eastAsia="Times New Roman" w:hAnsi="Times New Roman" w:cs="David" w:hint="cs"/>
          <w:sz w:val="20"/>
          <w:szCs w:val="24"/>
          <w:rtl/>
          <w:lang w:eastAsia="he-IL"/>
        </w:rPr>
        <w:t xml:space="preserve"> המתכנן,</w:t>
      </w:r>
      <w:r w:rsidRPr="00217E81">
        <w:rPr>
          <w:rFonts w:ascii="Times New Roman" w:eastAsia="Times New Roman" w:hAnsi="Times New Roman" w:cs="David"/>
          <w:sz w:val="20"/>
          <w:szCs w:val="24"/>
          <w:rtl/>
          <w:lang w:eastAsia="he-IL"/>
        </w:rPr>
        <w:t xml:space="preserve"> כי ידוע לו שהמזמין אינו מתחייב להזמין מ</w:t>
      </w:r>
      <w:r w:rsidRPr="00217E81">
        <w:rPr>
          <w:rFonts w:ascii="Times New Roman" w:eastAsia="Times New Roman" w:hAnsi="Times New Roman" w:cs="David" w:hint="cs"/>
          <w:sz w:val="20"/>
          <w:szCs w:val="24"/>
          <w:rtl/>
          <w:lang w:eastAsia="he-IL"/>
        </w:rPr>
        <w:t>מנו</w:t>
      </w:r>
      <w:r w:rsidRPr="00217E81">
        <w:rPr>
          <w:rFonts w:ascii="Times New Roman" w:eastAsia="Times New Roman" w:hAnsi="Times New Roman" w:cs="David"/>
          <w:sz w:val="20"/>
          <w:szCs w:val="24"/>
          <w:rtl/>
          <w:lang w:eastAsia="he-IL"/>
        </w:rPr>
        <w:t xml:space="preserve"> שירותים נוספים מעבר לנקוב בחוזה זה ו</w:t>
      </w:r>
      <w:r w:rsidRPr="00217E81">
        <w:rPr>
          <w:rFonts w:ascii="Times New Roman" w:eastAsia="Times New Roman" w:hAnsi="Times New Roman" w:cs="David" w:hint="cs"/>
          <w:sz w:val="20"/>
          <w:szCs w:val="24"/>
          <w:rtl/>
          <w:lang w:eastAsia="he-IL"/>
        </w:rPr>
        <w:t xml:space="preserve">כמפורט </w:t>
      </w:r>
      <w:r w:rsidRPr="00217E81">
        <w:rPr>
          <w:rFonts w:ascii="Times New Roman" w:eastAsia="Times New Roman" w:hAnsi="Times New Roman" w:cs="David"/>
          <w:sz w:val="20"/>
          <w:szCs w:val="24"/>
          <w:rtl/>
          <w:lang w:eastAsia="he-IL"/>
        </w:rPr>
        <w:t xml:space="preserve">בנספח </w:t>
      </w:r>
      <w:r w:rsidRPr="00217E81">
        <w:rPr>
          <w:rFonts w:ascii="Times New Roman" w:eastAsia="Times New Roman" w:hAnsi="Times New Roman" w:cs="David"/>
          <w:bCs/>
          <w:sz w:val="20"/>
          <w:szCs w:val="24"/>
          <w:rtl/>
          <w:lang w:eastAsia="he-IL"/>
        </w:rPr>
        <w:t xml:space="preserve">ב' </w:t>
      </w:r>
      <w:r w:rsidRPr="00217E81">
        <w:rPr>
          <w:rFonts w:ascii="Times New Roman" w:eastAsia="Times New Roman" w:hAnsi="Times New Roman" w:cs="David" w:hint="cs"/>
          <w:sz w:val="20"/>
          <w:szCs w:val="24"/>
          <w:rtl/>
          <w:lang w:eastAsia="he-IL"/>
        </w:rPr>
        <w:t>המצ"ב</w:t>
      </w:r>
      <w:r w:rsidRPr="00217E81">
        <w:rPr>
          <w:rFonts w:ascii="Times New Roman" w:eastAsia="Times New Roman" w:hAnsi="Times New Roman" w:cs="David"/>
          <w:sz w:val="20"/>
          <w:szCs w:val="24"/>
          <w:rtl/>
          <w:lang w:eastAsia="he-IL"/>
        </w:rPr>
        <w:t>.</w:t>
      </w:r>
    </w:p>
    <w:p w14:paraId="5CE957DD"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לבצע את שרותי המתכנן בזהירות, בנאמנות וברמה מקצועית גבוהה, תוך ציות לדין ולהנחת דעת המזמין, ותוך שמירת לוחות הזמנים והמסגרת התקציבית, שייקבעו על ידי המזמין.</w:t>
      </w:r>
    </w:p>
    <w:p w14:paraId="7EDCA3A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יבסס את שרותי המתכנן על הנתונים, קווי היסוד, התקציב וההנחיות שיקבעו ע"י המזמין ובתאום מלא עם הגורמים השונים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שיקבעו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ע"י המזמין ויהיה חייב לנהוג לפיהם ולקיימם ללא סטייה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הוראה</w:t>
      </w:r>
      <w:r w:rsidRPr="00217E81">
        <w:rPr>
          <w:rFonts w:ascii="Times New Roman" w:eastAsia="Times New Roman" w:hAnsi="Times New Roman" w:cs="David" w:hint="cs"/>
          <w:sz w:val="20"/>
          <w:szCs w:val="24"/>
          <w:rtl/>
          <w:lang w:eastAsia="he-IL"/>
        </w:rPr>
        <w:t xml:space="preserve"> מפורשת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מהמזמין.</w:t>
      </w:r>
    </w:p>
    <w:p w14:paraId="718047B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לבצע את שרותי המתכנן בתיאום מלא, בשיתוף פעולה ותוך קיום קשר מתמיד עם המזמין והמנהל, עם צוותו המקצועי וצוות הניהול,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אום ופיקוח של המזמין, עם היועצים, ועם כל יתר הגורמים שיפעלו באתר, ככל שיידרש לקידום, תכנון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הכל כפי שיקבע ע"י המנהל. כן מתחייב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להשתתף בת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אום מראש בכל ישיבות התיאום אליהן יוזמן.</w:t>
      </w:r>
    </w:p>
    <w:p w14:paraId="614C1AE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המתכנן ישמור על נוהלי קשר, תיאום,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שום וצורת המסמכים לפי דרישת המנהל.</w:t>
      </w:r>
    </w:p>
    <w:p w14:paraId="3FB137F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עוד לא יקבע אחרת ע"י המזמין, יהיה המנהל כ</w:t>
      </w:r>
      <w:r w:rsidRPr="00217E81">
        <w:rPr>
          <w:rFonts w:ascii="Times New Roman" w:eastAsia="Times New Roman" w:hAnsi="Times New Roman" w:cs="David" w:hint="cs"/>
          <w:sz w:val="20"/>
          <w:szCs w:val="24"/>
          <w:rtl/>
          <w:lang w:eastAsia="he-IL"/>
        </w:rPr>
        <w:t>הגדרתו</w:t>
      </w:r>
      <w:r w:rsidRPr="00217E81">
        <w:rPr>
          <w:rFonts w:ascii="Times New Roman" w:eastAsia="Times New Roman" w:hAnsi="Times New Roman" w:cs="David"/>
          <w:sz w:val="20"/>
          <w:szCs w:val="24"/>
          <w:rtl/>
          <w:lang w:eastAsia="he-IL"/>
        </w:rPr>
        <w:t xml:space="preserve"> בנספח </w:t>
      </w:r>
      <w:r w:rsidRPr="00217E81">
        <w:rPr>
          <w:rFonts w:ascii="Times New Roman" w:eastAsia="Times New Roman" w:hAnsi="Times New Roman" w:cs="David"/>
          <w:bCs/>
          <w:sz w:val="20"/>
          <w:szCs w:val="24"/>
          <w:rtl/>
          <w:lang w:eastAsia="he-IL"/>
        </w:rPr>
        <w:t xml:space="preserve">א' </w:t>
      </w:r>
      <w:r w:rsidRPr="00217E81">
        <w:rPr>
          <w:rFonts w:ascii="Times New Roman" w:eastAsia="Times New Roman" w:hAnsi="Times New Roman" w:cs="David"/>
          <w:sz w:val="20"/>
          <w:szCs w:val="24"/>
          <w:rtl/>
          <w:lang w:eastAsia="he-IL"/>
        </w:rPr>
        <w:t>ועל המתכנן להיות</w:t>
      </w:r>
      <w:r w:rsidRPr="00217E81">
        <w:rPr>
          <w:rFonts w:ascii="Times New Roman" w:eastAsia="Times New Roman" w:hAnsi="Times New Roman" w:cs="David" w:hint="cs"/>
          <w:sz w:val="20"/>
          <w:szCs w:val="24"/>
          <w:rtl/>
          <w:lang w:eastAsia="he-IL"/>
        </w:rPr>
        <w:t xml:space="preserve"> עמו</w:t>
      </w:r>
      <w:r w:rsidRPr="00217E81">
        <w:rPr>
          <w:rFonts w:ascii="Times New Roman" w:eastAsia="Times New Roman" w:hAnsi="Times New Roman" w:cs="David"/>
          <w:sz w:val="20"/>
          <w:szCs w:val="24"/>
          <w:rtl/>
          <w:lang w:eastAsia="he-IL"/>
        </w:rPr>
        <w:t xml:space="preserve"> בקשר מתמי</w:t>
      </w:r>
      <w:r w:rsidRPr="00217E81">
        <w:rPr>
          <w:rFonts w:ascii="Times New Roman" w:eastAsia="Times New Roman" w:hAnsi="Times New Roman" w:cs="David" w:hint="cs"/>
          <w:sz w:val="20"/>
          <w:szCs w:val="24"/>
          <w:rtl/>
          <w:lang w:eastAsia="he-IL"/>
        </w:rPr>
        <w:t>ד</w:t>
      </w:r>
      <w:r w:rsidRPr="00217E81">
        <w:rPr>
          <w:rFonts w:ascii="Times New Roman" w:eastAsia="Times New Roman" w:hAnsi="Times New Roman" w:cs="David"/>
          <w:sz w:val="20"/>
          <w:szCs w:val="24"/>
          <w:rtl/>
          <w:lang w:eastAsia="he-IL"/>
        </w:rPr>
        <w:t xml:space="preserve"> ולתאם עמו את כל פעולותיו, אלא אם נקבע </w:t>
      </w:r>
      <w:r w:rsidRPr="00217E81">
        <w:rPr>
          <w:rFonts w:ascii="Times New Roman" w:eastAsia="Times New Roman" w:hAnsi="Times New Roman" w:cs="David" w:hint="cs"/>
          <w:sz w:val="20"/>
          <w:szCs w:val="24"/>
          <w:rtl/>
          <w:lang w:eastAsia="he-IL"/>
        </w:rPr>
        <w:t xml:space="preserve">מפורשות </w:t>
      </w:r>
      <w:r w:rsidRPr="00217E81">
        <w:rPr>
          <w:rFonts w:ascii="Times New Roman" w:eastAsia="Times New Roman" w:hAnsi="Times New Roman" w:cs="David"/>
          <w:sz w:val="20"/>
          <w:szCs w:val="24"/>
          <w:rtl/>
          <w:lang w:eastAsia="he-IL"/>
        </w:rPr>
        <w:t>אחרת ע"י המזמין.</w:t>
      </w:r>
    </w:p>
    <w:p w14:paraId="0CBD822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ידועות לו הוראות כל התכניות הקיימות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הנמצאות בשלבי הכנה על ידי הרשויות המוסמכות לכך לגבי האתר וכן הוראות</w:t>
      </w:r>
      <w:r w:rsidRPr="00217E81">
        <w:rPr>
          <w:rFonts w:ascii="Times New Roman" w:eastAsia="Times New Roman" w:hAnsi="Times New Roman" w:cs="David" w:hint="cs"/>
          <w:sz w:val="20"/>
          <w:szCs w:val="24"/>
          <w:rtl/>
          <w:lang w:eastAsia="he-IL"/>
        </w:rPr>
        <w:t>יהם של</w:t>
      </w:r>
      <w:r w:rsidRPr="00217E81">
        <w:rPr>
          <w:rFonts w:ascii="Times New Roman" w:eastAsia="Times New Roman" w:hAnsi="Times New Roman" w:cs="David"/>
          <w:sz w:val="20"/>
          <w:szCs w:val="24"/>
          <w:rtl/>
          <w:lang w:eastAsia="he-IL"/>
        </w:rPr>
        <w:t xml:space="preserve"> הדין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הנהלים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התקנים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התקנות החלים בקשר עם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והוא מתחייב לפעול בהתאם לקבוע בהם.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מצהיר המתכנן כי </w:t>
      </w:r>
      <w:r w:rsidRPr="00217E81">
        <w:rPr>
          <w:rFonts w:ascii="Times New Roman" w:eastAsia="Times New Roman" w:hAnsi="Times New Roman" w:cs="David" w:hint="cs"/>
          <w:sz w:val="20"/>
          <w:szCs w:val="24"/>
          <w:rtl/>
          <w:lang w:eastAsia="he-IL"/>
        </w:rPr>
        <w:t xml:space="preserve">הוא </w:t>
      </w:r>
      <w:r w:rsidRPr="00217E81">
        <w:rPr>
          <w:rFonts w:ascii="Times New Roman" w:eastAsia="Times New Roman" w:hAnsi="Times New Roman" w:cs="David"/>
          <w:sz w:val="20"/>
          <w:szCs w:val="24"/>
          <w:rtl/>
          <w:lang w:eastAsia="he-IL"/>
        </w:rPr>
        <w:t xml:space="preserve">בדק בעצמו את כל הנושאים הרלוונטיים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הקשורים למתן שירותי המתכנן, הן אצל המזמין, הן אצל הרשות המקומית והן אצל רשויות התכנון, לרבות את התנאים הפיזיים באתר, את טיב הקרקע, את קיום קווי מים, חשמל, טלפון ואחרים, וכן את התנאים הטופוגרפיים, האקלימיים והאקולוגיים השוררים בו, ומצא הכל מתאים למטרותיו, ויש בידיו את כל הנתונים הנוגעים לאתר, כנדרש לשם ביצוע שירותי המתכנן.</w:t>
      </w:r>
    </w:p>
    <w:p w14:paraId="5D36260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להפיק את כל התכניות </w:t>
      </w:r>
      <w:r w:rsidRPr="00217E81">
        <w:rPr>
          <w:rFonts w:ascii="Times New Roman" w:eastAsia="Times New Roman" w:hAnsi="Times New Roman" w:cs="David" w:hint="cs"/>
          <w:sz w:val="20"/>
          <w:szCs w:val="24"/>
          <w:rtl/>
          <w:lang w:eastAsia="he-IL"/>
        </w:rPr>
        <w:t>נשוא</w:t>
      </w:r>
      <w:r w:rsidRPr="00217E81">
        <w:rPr>
          <w:rFonts w:ascii="Times New Roman" w:eastAsia="Times New Roman" w:hAnsi="Times New Roman" w:cs="David"/>
          <w:sz w:val="20"/>
          <w:szCs w:val="24"/>
          <w:rtl/>
          <w:lang w:eastAsia="he-IL"/>
        </w:rPr>
        <w:t xml:space="preserve"> חוזה זה, בכל שלבי הביצוע של שירותי המתכנן, ולרבות כל שינוי בתכניותיו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באמצעות מחשב בתוכנה או בקבצים במתכונת הקבועה בנספח </w:t>
      </w:r>
      <w:r w:rsidRPr="00217E81">
        <w:rPr>
          <w:rFonts w:ascii="Times New Roman" w:eastAsia="Times New Roman" w:hAnsi="Times New Roman" w:cs="David"/>
          <w:b/>
          <w:bCs/>
          <w:sz w:val="20"/>
          <w:szCs w:val="24"/>
          <w:rtl/>
          <w:lang w:eastAsia="he-IL"/>
        </w:rPr>
        <w:t>א'</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וע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הנחיות המזמין מעת לעת. המתכנן מתחייב להעביר ליועצים ולקבל מהם קבצים אך ורק באותה מתכונת שנקבעה</w:t>
      </w:r>
      <w:r w:rsidRPr="00217E81">
        <w:rPr>
          <w:rFonts w:ascii="Times New Roman" w:eastAsia="Times New Roman" w:hAnsi="Times New Roman" w:cs="David" w:hint="cs"/>
          <w:sz w:val="20"/>
          <w:szCs w:val="24"/>
          <w:rtl/>
          <w:lang w:eastAsia="he-IL"/>
        </w:rPr>
        <w:t xml:space="preserve"> בנספח </w:t>
      </w:r>
      <w:r w:rsidRPr="00217E81">
        <w:rPr>
          <w:rFonts w:ascii="Times New Roman" w:eastAsia="Times New Roman" w:hAnsi="Times New Roman" w:cs="David" w:hint="cs"/>
          <w:b/>
          <w:bCs/>
          <w:sz w:val="20"/>
          <w:szCs w:val="24"/>
          <w:rtl/>
          <w:lang w:eastAsia="he-IL"/>
        </w:rPr>
        <w:t>א'</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w:t>
      </w:r>
    </w:p>
    <w:p w14:paraId="015E701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יגיש ליועצים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 xml:space="preserve">לכל גורם אחר הקשור בפרויקט כל שרות הקשור במישרין או בעקיפין בו, בין בתמורה ובין שלא בתמורה, פרט לשירותים המתחייבים </w:t>
      </w:r>
      <w:r w:rsidRPr="00217E81">
        <w:rPr>
          <w:rFonts w:ascii="Times New Roman" w:eastAsia="Times New Roman" w:hAnsi="Times New Roman" w:cs="David" w:hint="cs"/>
          <w:sz w:val="20"/>
          <w:szCs w:val="24"/>
          <w:rtl/>
          <w:lang w:eastAsia="he-IL"/>
        </w:rPr>
        <w:t xml:space="preserve">מפורשות על פי </w:t>
      </w:r>
      <w:r w:rsidRPr="00217E81">
        <w:rPr>
          <w:rFonts w:ascii="Times New Roman" w:eastAsia="Times New Roman" w:hAnsi="Times New Roman" w:cs="David"/>
          <w:sz w:val="20"/>
          <w:szCs w:val="24"/>
          <w:rtl/>
          <w:lang w:eastAsia="he-IL"/>
        </w:rPr>
        <w:t>חוזה זה.</w:t>
      </w:r>
    </w:p>
    <w:p w14:paraId="1EFE815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אין לו ולא תהינה לו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תביעות ו/או טענות</w:t>
      </w:r>
      <w:r w:rsidRPr="00217E81">
        <w:rPr>
          <w:rFonts w:ascii="Times New Roman" w:eastAsia="Times New Roman" w:hAnsi="Times New Roman" w:cs="David" w:hint="cs"/>
          <w:sz w:val="20"/>
          <w:szCs w:val="24"/>
          <w:rtl/>
          <w:lang w:eastAsia="he-IL"/>
        </w:rPr>
        <w:t xml:space="preserve"> ו/או דרישות ו/או תלונות</w:t>
      </w:r>
      <w:r w:rsidRPr="00217E81">
        <w:rPr>
          <w:rFonts w:ascii="Times New Roman" w:eastAsia="Times New Roman" w:hAnsi="Times New Roman" w:cs="David"/>
          <w:sz w:val="20"/>
          <w:szCs w:val="24"/>
          <w:rtl/>
          <w:lang w:eastAsia="he-IL"/>
        </w:rPr>
        <w:t xml:space="preserve"> כלפי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כלפי המתכננים האחרים בגין מסירת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כאמור. משמסר המזמין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 xml:space="preserve">ביצוע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שירותים כאמור למתכנן אחר, מתחייב המתכנן לשתף עמו פעולה ככל שיידרש.</w:t>
      </w:r>
    </w:p>
    <w:p w14:paraId="24B3AFEF"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ערוך לביצוע העבודות, בין היתר, גם במערכת ניהול ותיאום פרויקטים באמצעות האינטרנט, כדוגמת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0"/>
          <w:szCs w:val="24"/>
          <w:rtl/>
          <w:lang w:eastAsia="he-IL"/>
        </w:rPr>
        <w:t>", "רמדורנט"</w:t>
      </w:r>
      <w:r w:rsidRPr="00217E81">
        <w:rPr>
          <w:rFonts w:ascii="Times New Roman" w:eastAsia="Times New Roman" w:hAnsi="Times New Roman" w:cs="David"/>
          <w:sz w:val="20"/>
          <w:szCs w:val="24"/>
          <w:rtl/>
          <w:lang w:eastAsia="he-IL"/>
        </w:rPr>
        <w:t xml:space="preserve"> של רמדור או אחרת המאושרת ע"י המזמין ויפעל במערכת זו ללא כל תמורה נוספת</w:t>
      </w:r>
      <w:r w:rsidRPr="00217E81">
        <w:rPr>
          <w:rFonts w:ascii="Times New Roman" w:eastAsia="Times New Roman" w:hAnsi="Times New Roman" w:cs="David" w:hint="cs"/>
          <w:sz w:val="20"/>
          <w:szCs w:val="24"/>
          <w:rtl/>
          <w:lang w:eastAsia="he-IL"/>
        </w:rPr>
        <w:t>.</w:t>
      </w:r>
    </w:p>
    <w:p w14:paraId="1C7128F3"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צוות עובדים ואמצעים</w:t>
      </w:r>
    </w:p>
    <w:p w14:paraId="3C3CA83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יקיים משרד מאויש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מאורגן ומצויד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באופן שיאפשר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בהתאם להוראות חוזה זה.</w:t>
      </w:r>
    </w:p>
    <w:p w14:paraId="7E0D1A9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שהרכבם המספרי והמקצועי של צוות עובדיו, כמפורט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Cs/>
          <w:sz w:val="20"/>
          <w:szCs w:val="24"/>
          <w:rtl/>
          <w:lang w:eastAsia="he-IL"/>
        </w:rPr>
        <w:t xml:space="preserve"> </w:t>
      </w:r>
      <w:r w:rsidRPr="00217E81">
        <w:rPr>
          <w:rFonts w:ascii="Times New Roman" w:eastAsia="Times New Roman" w:hAnsi="Times New Roman" w:cs="David" w:hint="cs"/>
          <w:b/>
          <w:sz w:val="20"/>
          <w:szCs w:val="24"/>
          <w:rtl/>
          <w:lang w:eastAsia="he-IL"/>
        </w:rPr>
        <w:t>המצ"ב,</w:t>
      </w:r>
      <w:r w:rsidRPr="00217E81">
        <w:rPr>
          <w:rFonts w:ascii="Times New Roman" w:eastAsia="Times New Roman" w:hAnsi="Times New Roman" w:cs="David"/>
          <w:sz w:val="20"/>
          <w:szCs w:val="24"/>
          <w:rtl/>
          <w:lang w:eastAsia="he-IL"/>
        </w:rPr>
        <w:t xml:space="preserve"> יתאים לביצוע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ברמה ובמועדים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המפורטים בחוזה זה ויניח את דעתו של המנהל במשך כל תקופת מתן שרותי המתכנן.</w:t>
      </w:r>
    </w:p>
    <w:p w14:paraId="57C19FE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מהתחייבותו האמורה של המתכנן, רשאי המנהל - אם וכאשר יראה צורך בכך על פי שיקול דעתו </w:t>
      </w:r>
      <w:r w:rsidRPr="00217E81">
        <w:rPr>
          <w:rFonts w:ascii="Times New Roman" w:eastAsia="Times New Roman" w:hAnsi="Times New Roman" w:cs="David" w:hint="cs"/>
          <w:sz w:val="20"/>
          <w:szCs w:val="24"/>
          <w:rtl/>
          <w:lang w:eastAsia="he-IL"/>
        </w:rPr>
        <w:t xml:space="preserve">המוחלט </w:t>
      </w:r>
      <w:r w:rsidRPr="00217E81">
        <w:rPr>
          <w:rFonts w:ascii="Times New Roman" w:eastAsia="Times New Roman" w:hAnsi="Times New Roman" w:cs="David"/>
          <w:sz w:val="20"/>
          <w:szCs w:val="24"/>
          <w:rtl/>
          <w:lang w:eastAsia="he-IL"/>
        </w:rPr>
        <w:t>- להורות למתכנן מ</w:t>
      </w:r>
      <w:r w:rsidRPr="00217E81">
        <w:rPr>
          <w:rFonts w:ascii="Times New Roman" w:eastAsia="Times New Roman" w:hAnsi="Times New Roman" w:cs="David" w:hint="cs"/>
          <w:sz w:val="20"/>
          <w:szCs w:val="24"/>
          <w:rtl/>
          <w:lang w:eastAsia="he-IL"/>
        </w:rPr>
        <w:t>עת לעת,</w:t>
      </w:r>
      <w:r w:rsidRPr="00217E81">
        <w:rPr>
          <w:rFonts w:ascii="Times New Roman" w:eastAsia="Times New Roman" w:hAnsi="Times New Roman" w:cs="David"/>
          <w:sz w:val="20"/>
          <w:szCs w:val="24"/>
          <w:rtl/>
          <w:lang w:eastAsia="he-IL"/>
        </w:rPr>
        <w:t xml:space="preserve"> להגדיל את צוות עובדיו, על חשבונו ואחריותו של המתכנן, במספר, לתקופה ובמקומות אותם יציין המנהל בהוראותיו.</w:t>
      </w:r>
    </w:p>
    <w:p w14:paraId="3A1FDF0C"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במשך כל תקופת החוזה יהיה האדריכל ו/או המהנדס ו/או היועץ הנקוב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lastRenderedPageBreak/>
        <w:t>המצ"ב</w:t>
      </w:r>
      <w:r w:rsidRPr="00217E81">
        <w:rPr>
          <w:rFonts w:ascii="Times New Roman" w:eastAsia="Times New Roman" w:hAnsi="Times New Roman" w:cs="David"/>
          <w:sz w:val="20"/>
          <w:szCs w:val="24"/>
          <w:rtl/>
          <w:lang w:eastAsia="he-IL"/>
        </w:rPr>
        <w:t>, מנהלו הראשי של המתכנן למטרת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המנהל הראשי</w:t>
      </w:r>
      <w:r w:rsidRPr="00217E81">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73BC9471"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w:t>
      </w:r>
      <w:r w:rsidRPr="00217E81">
        <w:rPr>
          <w:rFonts w:ascii="Times New Roman" w:eastAsia="Times New Roman" w:hAnsi="Times New Roman" w:cs="David" w:hint="cs"/>
          <w:sz w:val="20"/>
          <w:szCs w:val="24"/>
          <w:rtl/>
          <w:lang w:eastAsia="he-IL"/>
        </w:rPr>
        <w:t>צהיר, כי ידוע לו, ש</w:t>
      </w:r>
      <w:r w:rsidRPr="00217E81">
        <w:rPr>
          <w:rFonts w:ascii="Times New Roman" w:eastAsia="Times New Roman" w:hAnsi="Times New Roman" w:cs="David"/>
          <w:sz w:val="20"/>
          <w:szCs w:val="24"/>
          <w:rtl/>
          <w:lang w:eastAsia="he-IL"/>
        </w:rPr>
        <w:t>במשך כל ת</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קפ</w:t>
      </w:r>
      <w:r w:rsidRPr="00217E81">
        <w:rPr>
          <w:rFonts w:ascii="Times New Roman" w:eastAsia="Times New Roman" w:hAnsi="Times New Roman" w:cs="David" w:hint="cs"/>
          <w:sz w:val="20"/>
          <w:szCs w:val="24"/>
          <w:rtl/>
          <w:lang w:eastAsia="he-IL"/>
        </w:rPr>
        <w:t>ו של</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יעמוד המנהל הראשי בראשו, יהיה מעורב אישית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החוזה, יקדיש למטרה זו את כל הזמן הנדרש, ויעמוד לרשות המזמין כל אימת שיוזמן על ידו להשתתף בישיבות ודיונים למטרות הפרויקט ויפקח על הצוות המקצועי של המתכנן שיעסוק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התכנון. מבלי לגרוע מהתחייבויות המתכנן כמתחייב מ</w:t>
      </w:r>
      <w:r w:rsidRPr="00217E81">
        <w:rPr>
          <w:rFonts w:ascii="Times New Roman" w:eastAsia="Times New Roman" w:hAnsi="Times New Roman" w:cs="David" w:hint="cs"/>
          <w:sz w:val="20"/>
          <w:szCs w:val="24"/>
          <w:rtl/>
          <w:lang w:eastAsia="he-IL"/>
        </w:rPr>
        <w:t>חוזה זה,</w:t>
      </w:r>
      <w:r w:rsidRPr="00217E81">
        <w:rPr>
          <w:rFonts w:ascii="Times New Roman" w:eastAsia="Times New Roman" w:hAnsi="Times New Roman" w:cs="David"/>
          <w:sz w:val="20"/>
          <w:szCs w:val="24"/>
          <w:rtl/>
          <w:lang w:eastAsia="he-IL"/>
        </w:rPr>
        <w:t xml:space="preserve"> הרי בכל מקרה שהשירותים לא יינתנו ע"י המנהל הראשי כאמור מכל סיבה שהיא, יהיה המזמין זכאי לבטל את החוזה ויחולו הוראות סעיפים 12.3.2 ו - 12.3.3 להלן.</w:t>
      </w:r>
    </w:p>
    <w:p w14:paraId="24979F06"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p>
    <w:p w14:paraId="67BC7947"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 xml:space="preserve">המזמין רשאי </w:t>
      </w:r>
      <w:r w:rsidRPr="00217E81">
        <w:rPr>
          <w:rFonts w:ascii="Times New Roman" w:eastAsia="Times New Roman" w:hAnsi="Times New Roman" w:cs="David"/>
          <w:sz w:val="20"/>
          <w:szCs w:val="24"/>
          <w:rtl/>
          <w:lang w:eastAsia="he-IL"/>
        </w:rPr>
        <w:t xml:space="preserve">לדרוש מהמתכנן להחליף כל עובד מעובדיו של המתכנן שלדעת המזמין אינו מתאים לתפקידו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אינו מבצעו להנחת דעתו, אף אם אושר תחילה ע"י המזמין וכן לדרוש תגבור צוות המתכנן, ועל המתכנן למלא </w:t>
      </w:r>
      <w:r w:rsidRPr="00217E81">
        <w:rPr>
          <w:rFonts w:ascii="Times New Roman" w:eastAsia="Times New Roman" w:hAnsi="Times New Roman" w:cs="David" w:hint="cs"/>
          <w:sz w:val="20"/>
          <w:szCs w:val="24"/>
          <w:rtl/>
          <w:lang w:eastAsia="he-IL"/>
        </w:rPr>
        <w:t xml:space="preserve">אחר </w:t>
      </w:r>
      <w:r w:rsidRPr="00217E81">
        <w:rPr>
          <w:rFonts w:ascii="Times New Roman" w:eastAsia="Times New Roman" w:hAnsi="Times New Roman" w:cs="David"/>
          <w:sz w:val="20"/>
          <w:szCs w:val="24"/>
          <w:rtl/>
          <w:lang w:eastAsia="he-IL"/>
        </w:rPr>
        <w:t>דרישת המזמין לאלתר.</w:t>
      </w:r>
    </w:p>
    <w:p w14:paraId="4485794D"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החלטות המזמין בדבר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ו/או החלפת עובד מעובדי המתכנן תינתנה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המוחלט</w:t>
      </w:r>
      <w:r w:rsidRPr="00217E81">
        <w:rPr>
          <w:rFonts w:ascii="Times New Roman" w:eastAsia="Times New Roman" w:hAnsi="Times New Roman" w:cs="David" w:hint="cs"/>
          <w:sz w:val="20"/>
          <w:szCs w:val="24"/>
          <w:rtl/>
          <w:lang w:eastAsia="he-IL"/>
        </w:rPr>
        <w:t xml:space="preserve"> של המזמין</w:t>
      </w:r>
      <w:r w:rsidRPr="00217E81">
        <w:rPr>
          <w:rFonts w:ascii="Times New Roman" w:eastAsia="Times New Roman" w:hAnsi="Times New Roman" w:cs="David"/>
          <w:sz w:val="20"/>
          <w:szCs w:val="24"/>
          <w:rtl/>
          <w:lang w:eastAsia="he-IL"/>
        </w:rPr>
        <w:t xml:space="preserve"> וללא צורך במתן נימוקים</w:t>
      </w:r>
      <w:r w:rsidRPr="00217E81">
        <w:rPr>
          <w:rFonts w:ascii="Times New Roman" w:eastAsia="Times New Roman" w:hAnsi="Times New Roman" w:cs="David" w:hint="cs"/>
          <w:sz w:val="20"/>
          <w:szCs w:val="24"/>
          <w:rtl/>
          <w:lang w:eastAsia="he-IL"/>
        </w:rPr>
        <w:t xml:space="preserve"> כאלה ואחרים</w:t>
      </w:r>
      <w:r w:rsidRPr="00217E81">
        <w:rPr>
          <w:rFonts w:ascii="Times New Roman" w:eastAsia="Times New Roman" w:hAnsi="Times New Roman" w:cs="David"/>
          <w:sz w:val="20"/>
          <w:szCs w:val="24"/>
          <w:rtl/>
          <w:lang w:eastAsia="he-IL"/>
        </w:rPr>
        <w:t>. אין בהחלטות אלה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לשחרר את המתכנן מאי</w:t>
      </w:r>
      <w:r w:rsidRPr="00217E81">
        <w:rPr>
          <w:rFonts w:ascii="Times New Roman" w:eastAsia="Times New Roman" w:hAnsi="Times New Roman" w:cs="David" w:hint="cs"/>
          <w:sz w:val="20"/>
          <w:szCs w:val="24"/>
          <w:rtl/>
          <w:lang w:eastAsia="he-IL"/>
        </w:rPr>
        <w:t>לו</w:t>
      </w:r>
      <w:r w:rsidRPr="00217E81">
        <w:rPr>
          <w:rFonts w:ascii="Times New Roman" w:eastAsia="Times New Roman" w:hAnsi="Times New Roman" w:cs="David"/>
          <w:sz w:val="20"/>
          <w:szCs w:val="24"/>
          <w:rtl/>
          <w:lang w:eastAsia="he-IL"/>
        </w:rPr>
        <w:t xml:space="preserve"> מהתחייבויותיו לפי חוזה זה ואין בהן כדי להטיל על המזמין כל אחריות</w:t>
      </w:r>
      <w:r w:rsidRPr="00217E81">
        <w:rPr>
          <w:rFonts w:ascii="Times New Roman" w:eastAsia="Times New Roman" w:hAnsi="Times New Roman" w:cs="David" w:hint="cs"/>
          <w:sz w:val="20"/>
          <w:szCs w:val="24"/>
          <w:rtl/>
          <w:lang w:eastAsia="he-IL"/>
        </w:rPr>
        <w:t xml:space="preserve"> ו/או חבות</w:t>
      </w:r>
      <w:r w:rsidRPr="00217E81">
        <w:rPr>
          <w:rFonts w:ascii="Times New Roman" w:eastAsia="Times New Roman" w:hAnsi="Times New Roman" w:cs="David"/>
          <w:sz w:val="20"/>
          <w:szCs w:val="24"/>
          <w:rtl/>
          <w:lang w:eastAsia="he-IL"/>
        </w:rPr>
        <w:t xml:space="preserve"> שהיא.</w:t>
      </w:r>
    </w:p>
    <w:p w14:paraId="4F8B5703"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לצייד על חשבונו את צוות עובדיו בכל הציוד הדרוש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w:t>
      </w:r>
      <w:r w:rsidRPr="00217E81">
        <w:rPr>
          <w:rFonts w:ascii="Times New Roman" w:eastAsia="Times New Roman" w:hAnsi="Times New Roman" w:cs="David" w:hint="cs"/>
          <w:sz w:val="20"/>
          <w:szCs w:val="24"/>
          <w:rtl/>
          <w:lang w:eastAsia="he-IL"/>
        </w:rPr>
        <w:t>האחריות בגין אחזקת</w:t>
      </w:r>
      <w:r w:rsidRPr="00217E81">
        <w:rPr>
          <w:rFonts w:ascii="Times New Roman" w:eastAsia="Times New Roman" w:hAnsi="Times New Roman" w:cs="David"/>
          <w:sz w:val="20"/>
          <w:szCs w:val="24"/>
          <w:rtl/>
          <w:lang w:eastAsia="he-IL"/>
        </w:rPr>
        <w:t xml:space="preserve"> ושמיר</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ציוד</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תהיה בידי המתכנן ועל חשבונו, והמזמין לא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בכל אחריות </w:t>
      </w:r>
      <w:r w:rsidRPr="00217E81">
        <w:rPr>
          <w:rFonts w:ascii="Times New Roman" w:eastAsia="Times New Roman" w:hAnsi="Times New Roman" w:cs="David" w:hint="cs"/>
          <w:sz w:val="20"/>
          <w:szCs w:val="24"/>
          <w:rtl/>
          <w:lang w:eastAsia="he-IL"/>
        </w:rPr>
        <w:t xml:space="preserve">ו/או חבות </w:t>
      </w:r>
      <w:r w:rsidRPr="00217E81">
        <w:rPr>
          <w:rFonts w:ascii="Times New Roman" w:eastAsia="Times New Roman" w:hAnsi="Times New Roman" w:cs="David"/>
          <w:sz w:val="20"/>
          <w:szCs w:val="24"/>
          <w:rtl/>
          <w:lang w:eastAsia="he-IL"/>
        </w:rPr>
        <w:t>בגין א</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בדן </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או נזק</w:t>
      </w:r>
      <w:r w:rsidRPr="00217E81">
        <w:rPr>
          <w:rFonts w:ascii="Times New Roman" w:eastAsia="Times New Roman" w:hAnsi="Times New Roman" w:cs="David" w:hint="cs"/>
          <w:sz w:val="20"/>
          <w:szCs w:val="24"/>
          <w:rtl/>
          <w:lang w:eastAsia="he-IL"/>
        </w:rPr>
        <w:t xml:space="preserve"> ו/או קלקול</w:t>
      </w:r>
      <w:r w:rsidRPr="00217E81">
        <w:rPr>
          <w:rFonts w:ascii="Times New Roman" w:eastAsia="Times New Roman" w:hAnsi="Times New Roman" w:cs="David"/>
          <w:sz w:val="20"/>
          <w:szCs w:val="24"/>
          <w:rtl/>
          <w:lang w:eastAsia="he-IL"/>
        </w:rPr>
        <w:t xml:space="preserve"> כלשהו לציוד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לכל חלק ממנו מכל סיבה שהיא.</w:t>
      </w:r>
    </w:p>
    <w:p w14:paraId="2F95F857"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המתכנן</w:t>
      </w:r>
    </w:p>
    <w:p w14:paraId="2764EAD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במגעים עם רשויות 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עם הרשות המקומית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הנוגע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וכל הכרוך בכך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יפעל המתכנן בתור בא-כוחו הטכני של המזמין והמזמין מסמיכו לכך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w:t>
      </w:r>
    </w:p>
    <w:p w14:paraId="6590F2CB"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שהמתכנן לא יגיש 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תיקונים לתכניות לא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הרשויות המוסמכות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אם כן אושרו קודם לכן</w:t>
      </w:r>
      <w:r w:rsidRPr="00217E81">
        <w:rPr>
          <w:rFonts w:ascii="Times New Roman" w:eastAsia="Times New Roman" w:hAnsi="Times New Roman" w:cs="David" w:hint="cs"/>
          <w:sz w:val="20"/>
          <w:szCs w:val="24"/>
          <w:rtl/>
          <w:lang w:eastAsia="he-IL"/>
        </w:rPr>
        <w:t>, מראש ובכתב,</w:t>
      </w:r>
      <w:r w:rsidRPr="00217E81">
        <w:rPr>
          <w:rFonts w:ascii="Times New Roman" w:eastAsia="Times New Roman" w:hAnsi="Times New Roman" w:cs="David"/>
          <w:sz w:val="20"/>
          <w:szCs w:val="24"/>
          <w:rtl/>
          <w:lang w:eastAsia="he-IL"/>
        </w:rPr>
        <w:t xml:space="preserve"> ע"י המזמין.</w:t>
      </w:r>
    </w:p>
    <w:p w14:paraId="04BF4FA9"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שהמתכנן לא יקבל כל החלטה ולא יפעל ולא יחייב את המזמין בכל עניין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הכרוך בהתחייבות חוקית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כספית</w:t>
      </w:r>
      <w:r w:rsidRPr="00217E81">
        <w:rPr>
          <w:rFonts w:ascii="Times New Roman" w:eastAsia="Times New Roman" w:hAnsi="Times New Roman" w:cs="David" w:hint="cs"/>
          <w:sz w:val="20"/>
          <w:szCs w:val="24"/>
          <w:rtl/>
          <w:lang w:eastAsia="he-IL"/>
        </w:rPr>
        <w:t xml:space="preserve"> ו/או אחרת,</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שורו של המזמין</w:t>
      </w:r>
      <w:r w:rsidRPr="00217E81">
        <w:rPr>
          <w:rFonts w:ascii="Times New Roman" w:eastAsia="Times New Roman" w:hAnsi="Times New Roman" w:cs="David" w:hint="cs"/>
          <w:sz w:val="20"/>
          <w:szCs w:val="24"/>
          <w:rtl/>
          <w:lang w:eastAsia="he-IL"/>
        </w:rPr>
        <w:t xml:space="preserve"> מראש ובכתב</w:t>
      </w:r>
      <w:r w:rsidRPr="00217E81">
        <w:rPr>
          <w:rFonts w:ascii="Times New Roman" w:eastAsia="Times New Roman" w:hAnsi="Times New Roman" w:cs="David"/>
          <w:sz w:val="20"/>
          <w:szCs w:val="24"/>
          <w:rtl/>
          <w:lang w:eastAsia="he-IL"/>
        </w:rPr>
        <w:t>.</w:t>
      </w:r>
    </w:p>
    <w:p w14:paraId="3A5FA7D0"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זולת אם</w:t>
      </w:r>
      <w:r w:rsidRPr="00217E81">
        <w:rPr>
          <w:rFonts w:ascii="Times New Roman" w:eastAsia="Times New Roman" w:hAnsi="Times New Roman" w:cs="David"/>
          <w:sz w:val="20"/>
          <w:szCs w:val="24"/>
          <w:rtl/>
          <w:lang w:eastAsia="he-IL"/>
        </w:rPr>
        <w:t xml:space="preserve"> יוסמך לכך ע"י המזמין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יהיה המתכנן רשאי ליתן הוראות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הנחיות</w:t>
      </w:r>
      <w:r w:rsidRPr="00217E81">
        <w:rPr>
          <w:rFonts w:ascii="Times New Roman" w:eastAsia="Times New Roman" w:hAnsi="Times New Roman" w:cs="David" w:hint="cs"/>
          <w:sz w:val="20"/>
          <w:szCs w:val="24"/>
          <w:rtl/>
          <w:lang w:eastAsia="he-IL"/>
        </w:rPr>
        <w:t>, בין</w:t>
      </w:r>
      <w:r w:rsidRPr="00217E81">
        <w:rPr>
          <w:rFonts w:ascii="Times New Roman" w:eastAsia="Times New Roman" w:hAnsi="Times New Roman" w:cs="David"/>
          <w:sz w:val="20"/>
          <w:szCs w:val="24"/>
          <w:rtl/>
          <w:lang w:eastAsia="he-IL"/>
        </w:rPr>
        <w:t xml:space="preserve"> במישרין</w:t>
      </w:r>
      <w:r w:rsidRPr="00217E81">
        <w:rPr>
          <w:rFonts w:ascii="Times New Roman" w:eastAsia="Times New Roman" w:hAnsi="Times New Roman" w:cs="David" w:hint="cs"/>
          <w:sz w:val="20"/>
          <w:szCs w:val="24"/>
          <w:rtl/>
          <w:lang w:eastAsia="he-IL"/>
        </w:rPr>
        <w:t xml:space="preserve"> ובין בעקיפין,</w:t>
      </w:r>
      <w:r w:rsidRPr="00217E81">
        <w:rPr>
          <w:rFonts w:ascii="Times New Roman" w:eastAsia="Times New Roman" w:hAnsi="Times New Roman" w:cs="David"/>
          <w:sz w:val="20"/>
          <w:szCs w:val="24"/>
          <w:rtl/>
          <w:lang w:eastAsia="he-IL"/>
        </w:rPr>
        <w:t xml:space="preserve"> לקבלן הראשי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לקבלן העבודות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לנהל עמם מו"מ ביחס למחירים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דרכי ביצוע הכרוכים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 מחירים</w:t>
      </w:r>
      <w:r w:rsidRPr="00217E81">
        <w:rPr>
          <w:rFonts w:ascii="Times New Roman" w:eastAsia="Times New Roman" w:hAnsi="Times New Roman" w:cs="David" w:hint="cs"/>
          <w:sz w:val="20"/>
          <w:szCs w:val="24"/>
          <w:rtl/>
          <w:lang w:eastAsia="he-IL"/>
        </w:rPr>
        <w:t xml:space="preserve"> ו/או כמויות</w:t>
      </w:r>
      <w:r w:rsidRPr="00217E81">
        <w:rPr>
          <w:rFonts w:ascii="Times New Roman" w:eastAsia="Times New Roman" w:hAnsi="Times New Roman" w:cs="David"/>
          <w:sz w:val="20"/>
          <w:szCs w:val="24"/>
          <w:rtl/>
          <w:lang w:eastAsia="he-IL"/>
        </w:rPr>
        <w:t>, אלא באמצעות המזמין או המנהל.</w:t>
      </w:r>
    </w:p>
    <w:p w14:paraId="02B5B0DB"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סמכויות המנהל</w:t>
      </w:r>
    </w:p>
    <w:p w14:paraId="0F4E705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לבדוק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עת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את שרותי המתכנן כולם או </w:t>
      </w:r>
      <w:r w:rsidRPr="00217E81">
        <w:rPr>
          <w:rFonts w:ascii="Times New Roman" w:eastAsia="Times New Roman" w:hAnsi="Times New Roman" w:cs="David" w:hint="cs"/>
          <w:sz w:val="20"/>
          <w:szCs w:val="24"/>
          <w:rtl/>
          <w:lang w:eastAsia="he-IL"/>
        </w:rPr>
        <w:t>מקצתם</w:t>
      </w:r>
      <w:r w:rsidRPr="00217E81">
        <w:rPr>
          <w:rFonts w:ascii="Times New Roman" w:eastAsia="Times New Roman" w:hAnsi="Times New Roman" w:cs="David"/>
          <w:sz w:val="20"/>
          <w:szCs w:val="24"/>
          <w:rtl/>
          <w:lang w:eastAsia="he-IL"/>
        </w:rPr>
        <w:t xml:space="preserve">, להשגיח על ביצוע שרותי המתכנן וכן לבדוק את טיב שירותי המתכנן הנעשים על ידי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 כן רשאי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לבדוק אם המתכנן מבצע כהלכה את הוראות חוזה זה, את הוראות המזמין ואת הוראותיו.</w:t>
      </w:r>
    </w:p>
    <w:p w14:paraId="4F37941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 xml:space="preserve">המתכנן ימסור למנהל על פי דרישתו דין וחשבון על התקדמות ביצוע שרותי המתכנן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217E81">
        <w:rPr>
          <w:rFonts w:ascii="Times New Roman" w:eastAsia="Times New Roman" w:hAnsi="Times New Roman" w:cs="David"/>
          <w:bCs/>
          <w:sz w:val="20"/>
          <w:szCs w:val="24"/>
          <w:rtl/>
          <w:lang w:eastAsia="he-IL"/>
        </w:rPr>
        <w:t>א'</w:t>
      </w:r>
      <w:r w:rsidRPr="00217E81">
        <w:rPr>
          <w:rFonts w:ascii="Times New Roman" w:eastAsia="Times New Roman" w:hAnsi="Times New Roman" w:cs="David" w:hint="cs"/>
          <w:b/>
          <w:sz w:val="20"/>
          <w:szCs w:val="24"/>
          <w:rtl/>
          <w:lang w:eastAsia="he-IL"/>
        </w:rPr>
        <w:t xml:space="preserve"> המצ"ב</w:t>
      </w:r>
      <w:r w:rsidRPr="00217E81">
        <w:rPr>
          <w:rFonts w:ascii="Times New Roman" w:eastAsia="Times New Roman" w:hAnsi="Times New Roman" w:cs="David"/>
          <w:sz w:val="20"/>
          <w:szCs w:val="24"/>
          <w:rtl/>
          <w:lang w:eastAsia="he-IL"/>
        </w:rPr>
        <w:t>.</w:t>
      </w:r>
    </w:p>
    <w:p w14:paraId="22391DD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לצורך הפעלת סמכויותיו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רשאי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מי מטעמו לבקר במשרד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בכל מקום אחר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בו מבוצעים שירותי המתכנן והמתכנן מתחייב למסור כל הסבר שיידרש על יד</w:t>
      </w:r>
      <w:r w:rsidRPr="00217E81">
        <w:rPr>
          <w:rFonts w:ascii="Times New Roman" w:eastAsia="Times New Roman" w:hAnsi="Times New Roman" w:cs="David" w:hint="cs"/>
          <w:sz w:val="20"/>
          <w:szCs w:val="24"/>
          <w:rtl/>
          <w:lang w:eastAsia="he-IL"/>
        </w:rPr>
        <w:t>י המנהל 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על ידי מי </w:t>
      </w:r>
      <w:r w:rsidRPr="00217E81">
        <w:rPr>
          <w:rFonts w:ascii="Times New Roman" w:eastAsia="Times New Roman" w:hAnsi="Times New Roman" w:cs="David"/>
          <w:sz w:val="20"/>
          <w:szCs w:val="24"/>
          <w:rtl/>
          <w:lang w:eastAsia="he-IL"/>
        </w:rPr>
        <w:t>מטעמו.</w:t>
      </w:r>
    </w:p>
    <w:p w14:paraId="043A484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בהפעלת סמכויות המנהל על 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לגרוע </w:t>
      </w:r>
      <w:r w:rsidRPr="00217E81">
        <w:rPr>
          <w:rFonts w:ascii="Times New Roman" w:eastAsia="Times New Roman" w:hAnsi="Times New Roman" w:cs="David" w:hint="cs"/>
          <w:sz w:val="20"/>
          <w:szCs w:val="24"/>
          <w:rtl/>
          <w:lang w:eastAsia="he-IL"/>
        </w:rPr>
        <w:t xml:space="preserve">ו/או לשחרר </w:t>
      </w:r>
      <w:r w:rsidRPr="00217E81">
        <w:rPr>
          <w:rFonts w:ascii="Times New Roman" w:eastAsia="Times New Roman" w:hAnsi="Times New Roman" w:cs="David"/>
          <w:sz w:val="20"/>
          <w:szCs w:val="24"/>
          <w:rtl/>
          <w:lang w:eastAsia="he-IL"/>
        </w:rPr>
        <w:t xml:space="preserve">מאחריות </w:t>
      </w:r>
      <w:r w:rsidRPr="00217E81">
        <w:rPr>
          <w:rFonts w:ascii="Times New Roman" w:eastAsia="Times New Roman" w:hAnsi="Times New Roman" w:cs="David" w:hint="cs"/>
          <w:sz w:val="20"/>
          <w:szCs w:val="24"/>
          <w:rtl/>
          <w:lang w:eastAsia="he-IL"/>
        </w:rPr>
        <w:t>המתכנן על פי חוזה זה ו/או על פי כל דין.</w:t>
      </w:r>
      <w:r w:rsidRPr="00217E81">
        <w:rPr>
          <w:rFonts w:ascii="Times New Roman" w:eastAsia="Times New Roman" w:hAnsi="Times New Roman" w:cs="David"/>
          <w:sz w:val="20"/>
          <w:szCs w:val="24"/>
          <w:rtl/>
          <w:lang w:eastAsia="he-IL"/>
        </w:rPr>
        <w:t xml:space="preserve"> בהקשר זה מובהר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אישור המנהל לתכניות, בין לתכנון מוקדם ובין לתכנון סופי, לא יפטור את המתכנן מחובת ביצוע שינויים ו/או התאמות ו/או תכנון מחדש של התכניות, ככל שהדבר יידרש.</w:t>
      </w:r>
    </w:p>
    <w:p w14:paraId="4AF4763B"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אישר המנהל 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מסמכים אחרים הקשורים בשרותי המתכנן על פי חוזה זה או שדרש המנהל מהמתכנן להכינם בהתאם ל</w:t>
      </w:r>
      <w:r w:rsidRPr="00217E81">
        <w:rPr>
          <w:rFonts w:ascii="Times New Roman" w:eastAsia="Times New Roman" w:hAnsi="Times New Roman" w:cs="David" w:hint="cs"/>
          <w:sz w:val="20"/>
          <w:szCs w:val="24"/>
          <w:rtl/>
          <w:lang w:eastAsia="he-IL"/>
        </w:rPr>
        <w:t>חוזה</w:t>
      </w:r>
      <w:r w:rsidRPr="00217E81">
        <w:rPr>
          <w:rFonts w:ascii="Times New Roman" w:eastAsia="Times New Roman" w:hAnsi="Times New Roman" w:cs="David"/>
          <w:sz w:val="20"/>
          <w:szCs w:val="24"/>
          <w:rtl/>
          <w:lang w:eastAsia="he-IL"/>
        </w:rPr>
        <w:t xml:space="preserve"> זה, </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לשחרר את המתכנן מאחריותו המקצועית המלאה ו</w:t>
      </w:r>
      <w:r w:rsidRPr="00217E81">
        <w:rPr>
          <w:rFonts w:ascii="Times New Roman" w:eastAsia="Times New Roman" w:hAnsi="Times New Roman" w:cs="David" w:hint="cs"/>
          <w:sz w:val="20"/>
          <w:szCs w:val="24"/>
          <w:rtl/>
          <w:lang w:eastAsia="he-IL"/>
        </w:rPr>
        <w:t>לא יהא</w:t>
      </w:r>
      <w:r w:rsidRPr="00217E81">
        <w:rPr>
          <w:rFonts w:ascii="Times New Roman" w:eastAsia="Times New Roman" w:hAnsi="Times New Roman" w:cs="David"/>
          <w:sz w:val="20"/>
          <w:szCs w:val="24"/>
          <w:rtl/>
          <w:lang w:eastAsia="he-IL"/>
        </w:rPr>
        <w:t xml:space="preserve"> בכך כדי להטיל על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על המזמין אחריות כלשהי לטיב התכניות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המסמכים האמורים.</w:t>
      </w:r>
    </w:p>
    <w:p w14:paraId="1F68A17C"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לוח זמנים ושלבי ב</w:t>
      </w:r>
      <w:r w:rsidRPr="00217E81">
        <w:rPr>
          <w:rFonts w:ascii="Times New Roman" w:eastAsia="Times New Roman" w:hAnsi="Times New Roman" w:cs="David" w:hint="cs"/>
          <w:bCs/>
          <w:sz w:val="20"/>
          <w:szCs w:val="24"/>
          <w:u w:val="single"/>
          <w:rtl/>
          <w:lang w:eastAsia="he-IL"/>
        </w:rPr>
        <w:t>י</w:t>
      </w:r>
      <w:r w:rsidRPr="00217E81">
        <w:rPr>
          <w:rFonts w:ascii="Times New Roman" w:eastAsia="Times New Roman" w:hAnsi="Times New Roman" w:cs="David"/>
          <w:bCs/>
          <w:sz w:val="20"/>
          <w:szCs w:val="24"/>
          <w:u w:val="single"/>
          <w:rtl/>
          <w:lang w:eastAsia="he-IL"/>
        </w:rPr>
        <w:t>צוע</w:t>
      </w:r>
    </w:p>
    <w:p w14:paraId="0C07C2A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יבצע את שרותי המתכנן בשלבים ובמועדים כמפורט בנספח </w:t>
      </w:r>
      <w:r w:rsidRPr="00217E81">
        <w:rPr>
          <w:rFonts w:ascii="Times New Roman" w:eastAsia="Times New Roman" w:hAnsi="Times New Roman" w:cs="David"/>
          <w:b/>
          <w:bCs/>
          <w:sz w:val="20"/>
          <w:szCs w:val="24"/>
          <w:rtl/>
          <w:lang w:eastAsia="he-IL"/>
        </w:rPr>
        <w:t>ג'</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 xml:space="preserve"> (להלן: "</w:t>
      </w:r>
      <w:r w:rsidRPr="00217E81">
        <w:rPr>
          <w:rFonts w:ascii="Times New Roman" w:eastAsia="Times New Roman" w:hAnsi="Times New Roman" w:cs="David"/>
          <w:b/>
          <w:bCs/>
          <w:sz w:val="20"/>
          <w:szCs w:val="24"/>
          <w:rtl/>
          <w:lang w:eastAsia="he-IL"/>
        </w:rPr>
        <w:t>לוח הזמנים</w:t>
      </w:r>
      <w:r w:rsidRPr="00217E81">
        <w:rPr>
          <w:rFonts w:ascii="Times New Roman" w:eastAsia="Times New Roman" w:hAnsi="Times New Roman" w:cs="David"/>
          <w:sz w:val="20"/>
          <w:szCs w:val="24"/>
          <w:rtl/>
          <w:lang w:eastAsia="he-IL"/>
        </w:rPr>
        <w:t>"). כל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 הכלול בשרותי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לא נקבע לו מועד בלוח הזמנים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יבוצע על ידי המתכנן במועד שיהיה דרוש על מנת להבטיח</w:t>
      </w:r>
      <w:r w:rsidRPr="00217E81">
        <w:rPr>
          <w:rFonts w:ascii="Times New Roman" w:eastAsia="Times New Roman" w:hAnsi="Times New Roman" w:cs="David" w:hint="cs"/>
          <w:sz w:val="20"/>
          <w:szCs w:val="24"/>
          <w:rtl/>
          <w:lang w:eastAsia="he-IL"/>
        </w:rPr>
        <w:t xml:space="preserve"> את</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בהתאם ללוח הזמנים ובאופן שיאפשר את גמר ביצוע הפרויקט על ידי הקבלן הראשי וגמר ביצוע עבודות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 xml:space="preserve">קבלנים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אחרים בהתאם ללוח הזמנים המוסכם 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מם.</w:t>
      </w:r>
    </w:p>
    <w:p w14:paraId="20C43C4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לא יתחיל המתכנן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קטע מהפרויקט ו/או שלב משלבי העבודה כמפורט בנספח </w:t>
      </w:r>
      <w:r w:rsidRPr="00217E81">
        <w:rPr>
          <w:rFonts w:ascii="Times New Roman" w:eastAsia="Times New Roman" w:hAnsi="Times New Roman" w:cs="David"/>
          <w:bCs/>
          <w:sz w:val="20"/>
          <w:szCs w:val="24"/>
          <w:rtl/>
          <w:lang w:eastAsia="he-IL"/>
        </w:rPr>
        <w:t>ב'</w:t>
      </w:r>
      <w:r w:rsidRPr="00217E81">
        <w:rPr>
          <w:rFonts w:ascii="Times New Roman" w:eastAsia="Times New Roman" w:hAnsi="Times New Roman" w:cs="David"/>
          <w:sz w:val="20"/>
          <w:szCs w:val="24"/>
          <w:rtl/>
          <w:lang w:eastAsia="he-IL"/>
        </w:rPr>
        <w:t xml:space="preserve"> או </w:t>
      </w:r>
      <w:r w:rsidRPr="00217E81">
        <w:rPr>
          <w:rFonts w:ascii="Times New Roman" w:eastAsia="Times New Roman" w:hAnsi="Times New Roman" w:cs="David"/>
          <w:b/>
          <w:bCs/>
          <w:sz w:val="20"/>
          <w:szCs w:val="24"/>
          <w:rtl/>
          <w:lang w:eastAsia="he-IL"/>
        </w:rPr>
        <w:t xml:space="preserve">ג'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אלא אם כן הודיע למזמין תחילה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הגיע לדעתו מועד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זה וק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מהמזמין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לביצועו.</w:t>
      </w:r>
    </w:p>
    <w:p w14:paraId="2348D93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יש לראות </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חוזה זה כהתקשרות בין המזמין לבין המתכנן לגבי כל קטעי הפרויקט או לגבי כל קטע שלו בנפרד ולגבי כל שרותי המתכנן או לגבי כל שלב שלהם בנפרד, לפי בחירת המזמין. המזמין יהיה זכאי אפוא להפסיק את שרותי המתכנן עם השלמת כל קטע ואף במהלכו ועם השלמת כל שלב ואף במהלכו ויחולו הוראות סעיף 12 להלן.</w:t>
      </w:r>
    </w:p>
    <w:p w14:paraId="3CC2DF83"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ידוע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התחייבויות היועצים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הקבלנים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יתר הגורמים, מותנות בכך שיסופקו להם כל התכניות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ההנחיות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ההוראות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הפרטים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הביאורים שידרשו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עבודותיהם ושרותיהם במהירות ובקצב שימנעו כל עיכוב בביצועם וברציפותם. המתכנן מתחייב לבצע את שרותי המתכנן באופן שימנע כל עילה מהיועצים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מהקבלנים מלטעון לעיכוב מוצדק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עבודותיהם ובאופן שיבטיח ביצועם בהתאם ללוחות הזמנים שיהיו רצופים לחוזים שיחתמו עמם.</w:t>
      </w:r>
    </w:p>
    <w:p w14:paraId="1B058314"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 יוכר כמוצדק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אך ו</w:t>
      </w:r>
      <w:r w:rsidRPr="00217E81">
        <w:rPr>
          <w:rFonts w:ascii="Times New Roman" w:eastAsia="Times New Roman" w:hAnsi="Times New Roman" w:cs="David"/>
          <w:sz w:val="20"/>
          <w:szCs w:val="24"/>
          <w:rtl/>
          <w:lang w:eastAsia="he-IL"/>
        </w:rPr>
        <w:t>רק בהימלא כל התנאים המצטברים הבאים ולמשך הזמן שהמנהל יקבע, דהיינו:</w:t>
      </w:r>
    </w:p>
    <w:p w14:paraId="3D824B9D"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הוא נובע מכ</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ח עליון או גורם אחר (להלן יחדיו: "</w:t>
      </w:r>
      <w:r w:rsidRPr="00217E81">
        <w:rPr>
          <w:rFonts w:ascii="Times New Roman" w:eastAsia="Times New Roman" w:hAnsi="Times New Roman" w:cs="David"/>
          <w:b/>
          <w:bCs/>
          <w:sz w:val="20"/>
          <w:szCs w:val="24"/>
          <w:rtl/>
          <w:lang w:eastAsia="he-IL"/>
        </w:rPr>
        <w:t>אירוע דוחה</w:t>
      </w:r>
      <w:r w:rsidRPr="00217E81">
        <w:rPr>
          <w:rFonts w:ascii="Times New Roman" w:eastAsia="Times New Roman" w:hAnsi="Times New Roman" w:cs="David"/>
          <w:sz w:val="20"/>
          <w:szCs w:val="24"/>
          <w:rtl/>
          <w:lang w:eastAsia="he-IL"/>
        </w:rPr>
        <w:t xml:space="preserve">") שלדעת המנהל לא הייתה </w:t>
      </w:r>
      <w:r w:rsidRPr="00217E81">
        <w:rPr>
          <w:rFonts w:ascii="Times New Roman" w:eastAsia="Times New Roman" w:hAnsi="Times New Roman" w:cs="David"/>
          <w:sz w:val="20"/>
          <w:szCs w:val="24"/>
          <w:rtl/>
          <w:lang w:eastAsia="he-IL"/>
        </w:rPr>
        <w:lastRenderedPageBreak/>
        <w:t>למתכנן שליטה עליו.</w:t>
      </w:r>
    </w:p>
    <w:p w14:paraId="4A9BAC76"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מיד משהתרחש אירוע דוחה הודיע המתכנן למנהל על קיומו ועל משך העיכוב הצפוי.</w:t>
      </w:r>
    </w:p>
    <w:p w14:paraId="51341052"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לא קיבל תכניות, הנחיות, הוראות, פרטים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אורים שנדרשו על ידו ונדרשים לביצוע התכנון מהמזמין או היועצים במועד שסוכם עימם.</w:t>
      </w:r>
    </w:p>
    <w:p w14:paraId="5562F161"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אישר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האירוע הדוחה אכן מצדיק 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השירות ואת משך הדחייה.</w:t>
      </w:r>
    </w:p>
    <w:p w14:paraId="4FD2FD0A" w14:textId="77777777" w:rsidR="00217E81" w:rsidRPr="00217E81" w:rsidRDefault="00217E81" w:rsidP="00217E81">
      <w:pPr>
        <w:widowControl w:val="0"/>
        <w:spacing w:before="0" w:beforeAutospacing="0" w:after="200" w:afterAutospacing="0" w:line="240" w:lineRule="auto"/>
        <w:ind w:left="144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w:t>
      </w:r>
      <w:r w:rsidRPr="00217E81">
        <w:rPr>
          <w:rFonts w:ascii="Times New Roman" w:eastAsia="Times New Roman" w:hAnsi="Times New Roman" w:cs="David" w:hint="cs"/>
          <w:sz w:val="20"/>
          <w:szCs w:val="24"/>
          <w:rtl/>
          <w:lang w:eastAsia="he-IL"/>
        </w:rPr>
        <w:t xml:space="preserve">כלליות </w:t>
      </w:r>
      <w:r w:rsidRPr="00217E81">
        <w:rPr>
          <w:rFonts w:ascii="Times New Roman" w:eastAsia="Times New Roman" w:hAnsi="Times New Roman" w:cs="David"/>
          <w:sz w:val="20"/>
          <w:szCs w:val="24"/>
          <w:rtl/>
          <w:lang w:eastAsia="he-IL"/>
        </w:rPr>
        <w:t>האמור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חור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עבודות תכנון ע"י אחרים לא יהווה עילה לעיכוב בב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שירותי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אלא בא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שור המנהל </w:t>
      </w:r>
      <w:r w:rsidRPr="00217E81">
        <w:rPr>
          <w:rFonts w:ascii="Times New Roman" w:eastAsia="Times New Roman" w:hAnsi="Times New Roman" w:cs="David" w:hint="cs"/>
          <w:sz w:val="20"/>
          <w:szCs w:val="24"/>
          <w:rtl/>
          <w:lang w:eastAsia="he-IL"/>
        </w:rPr>
        <w:t>מראש ו</w:t>
      </w:r>
      <w:r w:rsidRPr="00217E81">
        <w:rPr>
          <w:rFonts w:ascii="Times New Roman" w:eastAsia="Times New Roman" w:hAnsi="Times New Roman" w:cs="David"/>
          <w:sz w:val="20"/>
          <w:szCs w:val="24"/>
          <w:rtl/>
          <w:lang w:eastAsia="he-IL"/>
        </w:rPr>
        <w:t>בכתב.</w:t>
      </w:r>
    </w:p>
    <w:p w14:paraId="6C424A9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להודיע למנהל מידית, על כל עיכוב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לפי הערכתו עלול לגרום לאיחור בקיום לוח הזמנים.</w:t>
      </w:r>
    </w:p>
    <w:p w14:paraId="46335FA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ב- 1 לכל חודש גרגוריאני וכן בכל מועד שיידרש על ידי המזמין, ימסור המתכנן למזמין דו"ח על התקדמות ביצוע שרותי המתכנן ועם תחילת ביצוע העבודות באתר גם דו"ח פיקוח על ביצוען.</w:t>
      </w:r>
    </w:p>
    <w:p w14:paraId="3BE9BF38"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רשאי לבקר במשרד המתכנן ולעיין בהתקדמות ובאופן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שרותי המתכנן, והמתכנן ימסור למנהל כל הסבר </w:t>
      </w:r>
      <w:r w:rsidRPr="00217E81">
        <w:rPr>
          <w:rFonts w:ascii="Times New Roman" w:eastAsia="Times New Roman" w:hAnsi="Times New Roman" w:cs="David" w:hint="cs"/>
          <w:sz w:val="20"/>
          <w:szCs w:val="24"/>
          <w:rtl/>
          <w:lang w:eastAsia="he-IL"/>
        </w:rPr>
        <w:t xml:space="preserve">ו/או </w:t>
      </w:r>
      <w:r w:rsidRPr="00217E81">
        <w:rPr>
          <w:rFonts w:ascii="Times New Roman" w:eastAsia="Times New Roman" w:hAnsi="Times New Roman" w:cs="David"/>
          <w:sz w:val="20"/>
          <w:szCs w:val="24"/>
          <w:rtl/>
          <w:lang w:eastAsia="he-IL"/>
        </w:rPr>
        <w:t>פרט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דיווח</w:t>
      </w:r>
      <w:r w:rsidRPr="00217E81">
        <w:rPr>
          <w:rFonts w:ascii="Times New Roman" w:eastAsia="Times New Roman" w:hAnsi="Times New Roman" w:cs="David" w:hint="cs"/>
          <w:sz w:val="20"/>
          <w:szCs w:val="24"/>
          <w:rtl/>
          <w:lang w:eastAsia="he-IL"/>
        </w:rPr>
        <w:t>, מיד</w:t>
      </w:r>
      <w:r w:rsidRPr="00217E81">
        <w:rPr>
          <w:rFonts w:ascii="Times New Roman" w:eastAsia="Times New Roman" w:hAnsi="Times New Roman" w:cs="David"/>
          <w:sz w:val="20"/>
          <w:szCs w:val="24"/>
          <w:rtl/>
          <w:lang w:eastAsia="he-IL"/>
        </w:rPr>
        <w:t xml:space="preserve"> לפי בקשתו. אין בסעיף זה כדי לגרוע מהתחייבויות המתכנן לפי חוזה</w:t>
      </w:r>
      <w:r w:rsidRPr="00217E81">
        <w:rPr>
          <w:rFonts w:ascii="Times New Roman" w:eastAsia="Times New Roman" w:hAnsi="Times New Roman" w:cs="David" w:hint="cs"/>
          <w:sz w:val="20"/>
          <w:szCs w:val="24"/>
          <w:rtl/>
          <w:lang w:eastAsia="he-IL"/>
        </w:rPr>
        <w:t xml:space="preserve"> זה ו/או לפי כל דין</w:t>
      </w:r>
      <w:r w:rsidRPr="00217E81">
        <w:rPr>
          <w:rFonts w:ascii="Times New Roman" w:eastAsia="Times New Roman" w:hAnsi="Times New Roman" w:cs="David"/>
          <w:sz w:val="20"/>
          <w:szCs w:val="24"/>
          <w:rtl/>
          <w:lang w:eastAsia="he-IL"/>
        </w:rPr>
        <w:t>.</w:t>
      </w:r>
    </w:p>
    <w:p w14:paraId="1159A59B" w14:textId="77777777" w:rsidR="00217E81" w:rsidRPr="00217E81"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3732F21E"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שכר המתכנן</w:t>
      </w:r>
    </w:p>
    <w:p w14:paraId="387F3553"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תמורת שרותי המתכנן וכל יתר התחייבויותיו לפי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כמפורט בנספח </w:t>
      </w:r>
      <w:r w:rsidRPr="00217E81">
        <w:rPr>
          <w:rFonts w:ascii="Times New Roman" w:eastAsia="Times New Roman" w:hAnsi="Times New Roman" w:cs="David"/>
          <w:bCs/>
          <w:sz w:val="20"/>
          <w:szCs w:val="24"/>
          <w:rtl/>
          <w:lang w:eastAsia="he-IL"/>
        </w:rPr>
        <w:t xml:space="preserve">ד' </w:t>
      </w:r>
      <w:r w:rsidRPr="00217E81">
        <w:rPr>
          <w:rFonts w:ascii="Times New Roman" w:eastAsia="Times New Roman" w:hAnsi="Times New Roman" w:cs="David" w:hint="cs"/>
          <w:b/>
          <w:sz w:val="20"/>
          <w:szCs w:val="24"/>
          <w:rtl/>
          <w:lang w:eastAsia="he-IL"/>
        </w:rPr>
        <w:t xml:space="preserve">המצ"ב </w:t>
      </w:r>
      <w:r w:rsidRPr="00217E81">
        <w:rPr>
          <w:rFonts w:ascii="Times New Roman" w:eastAsia="Times New Roman" w:hAnsi="Times New Roman" w:cs="David"/>
          <w:sz w:val="20"/>
          <w:szCs w:val="24"/>
          <w:rtl/>
          <w:lang w:eastAsia="he-IL"/>
        </w:rPr>
        <w:t>(להלן: "</w:t>
      </w:r>
      <w:r w:rsidRPr="00217E81">
        <w:rPr>
          <w:rFonts w:ascii="Times New Roman" w:eastAsia="Times New Roman" w:hAnsi="Times New Roman" w:cs="David"/>
          <w:b/>
          <w:bCs/>
          <w:sz w:val="20"/>
          <w:szCs w:val="24"/>
          <w:rtl/>
          <w:lang w:eastAsia="he-IL"/>
        </w:rPr>
        <w:t>שכר המתכנן</w:t>
      </w:r>
      <w:r w:rsidRPr="00217E81">
        <w:rPr>
          <w:rFonts w:ascii="Times New Roman" w:eastAsia="Times New Roman" w:hAnsi="Times New Roman" w:cs="David"/>
          <w:sz w:val="20"/>
          <w:szCs w:val="24"/>
          <w:rtl/>
          <w:lang w:eastAsia="he-IL"/>
        </w:rPr>
        <w:t>").</w:t>
      </w:r>
    </w:p>
    <w:p w14:paraId="032D957C"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בהוצאות הממשיות בשרותי העזר המפורטים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שא המזמין:</w:t>
      </w:r>
    </w:p>
    <w:p w14:paraId="06CC71D8" w14:textId="77777777" w:rsidR="00217E81" w:rsidRPr="00EB38F9" w:rsidRDefault="00217E81" w:rsidP="00EB38F9">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הדפסות בתוויין המיועדות להפצה לאחרים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למעט הדפסות שיפיק המתכנן במשרדו. להסרת ספקות, יובהר כי בגין הוצאות הדפסות בתוויין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אשר מיועדות למתכנן בהליך עבודתו, לא יהיה המתכנן זכאי לקבל</w:t>
      </w:r>
      <w:r w:rsidRPr="00217E81">
        <w:rPr>
          <w:rFonts w:ascii="Times New Roman" w:eastAsia="Times New Roman" w:hAnsi="Times New Roman" w:cs="David" w:hint="cs"/>
          <w:sz w:val="20"/>
          <w:szCs w:val="24"/>
          <w:rtl/>
          <w:lang w:eastAsia="he-IL"/>
        </w:rPr>
        <w:t>ת</w:t>
      </w:r>
      <w:r w:rsidRPr="00217E81">
        <w:rPr>
          <w:rFonts w:ascii="Times New Roman" w:eastAsia="Times New Roman" w:hAnsi="Times New Roman" w:cs="David"/>
          <w:sz w:val="20"/>
          <w:szCs w:val="24"/>
          <w:rtl/>
          <w:lang w:eastAsia="he-IL"/>
        </w:rPr>
        <w:t xml:space="preserve"> החזר.</w:t>
      </w:r>
    </w:p>
    <w:p w14:paraId="6C381CFF"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4"/>
          <w:rtl/>
          <w:lang w:eastAsia="he-IL"/>
        </w:rPr>
      </w:pPr>
    </w:p>
    <w:p w14:paraId="3FBD55F1"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העתקות שנמסרו ע"י המתכנן למזמין</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לרשויות המוסמכות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ליועצים, למעט העתקות וצילומים שיפיק המתכנן במשרדו.</w:t>
      </w:r>
    </w:p>
    <w:p w14:paraId="5D96DE15"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שכפול מסמכים.</w:t>
      </w:r>
    </w:p>
    <w:p w14:paraId="7FD2BC2B"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5289B714"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מדידות וצילומי אויר.</w:t>
      </w:r>
    </w:p>
    <w:p w14:paraId="0841650B"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קידוחים ובדיקות קרקע.</w:t>
      </w:r>
    </w:p>
    <w:p w14:paraId="4FCE0441"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שליחויות.</w:t>
      </w:r>
    </w:p>
    <w:p w14:paraId="2D86005D"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העזר המפורטים בסעיפים 7.2.1 עד 7.2.3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יוזמנו על ידי המתכנן באמצעות מערכת ניהול פרויקטים </w:t>
      </w:r>
      <w:r w:rsidRPr="00217E81">
        <w:rPr>
          <w:rFonts w:ascii="Times New Roman" w:eastAsia="Times New Roman" w:hAnsi="Times New Roman" w:cs="David"/>
          <w:sz w:val="20"/>
          <w:szCs w:val="24"/>
          <w:lang w:eastAsia="he-IL"/>
        </w:rPr>
        <w:t>VIEW</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 מערכת רמדורנט מודול ניהול מסמכים (</w:t>
      </w:r>
      <w:r w:rsidRPr="00217E81">
        <w:rPr>
          <w:rFonts w:ascii="Times New Roman" w:eastAsia="Times New Roman" w:hAnsi="Times New Roman" w:cs="David"/>
          <w:sz w:val="20"/>
          <w:szCs w:val="24"/>
          <w:lang w:eastAsia="he-IL"/>
        </w:rPr>
        <w:t>DM</w:t>
      </w:r>
      <w:r w:rsidRPr="00217E81">
        <w:rPr>
          <w:rFonts w:ascii="Times New Roman" w:eastAsia="Times New Roman" w:hAnsi="Times New Roman" w:cs="David"/>
          <w:sz w:val="20"/>
          <w:szCs w:val="24"/>
          <w:rtl/>
          <w:lang w:eastAsia="he-IL"/>
        </w:rPr>
        <w:t>) רק ממכונים המאושרים ע"י המזמין לבצע עבודות עבורו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הוצאות לפי סעיפים 7.2.4 עד 7.2.7 ועבור הדפסות והעתקות צבעוניות יוצאו רק אם אושרו תחילה בכתב, טרם הזמנתם ע"י המנהל.</w:t>
      </w:r>
    </w:p>
    <w:p w14:paraId="08C8C5F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על חשבון שכר המתכנן ישולמו למתכנן תשלומי ביניים בש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עורים ובמועדים המפורטים בנספח</w:t>
      </w:r>
      <w:r w:rsidRPr="00217E81">
        <w:rPr>
          <w:rFonts w:ascii="Times New Roman" w:eastAsia="Times New Roman" w:hAnsi="Times New Roman" w:cs="David"/>
          <w:bCs/>
          <w:sz w:val="20"/>
          <w:szCs w:val="24"/>
          <w:rtl/>
          <w:lang w:eastAsia="he-IL"/>
        </w:rPr>
        <w:t xml:space="preserve"> ה'</w:t>
      </w:r>
      <w:r w:rsidRPr="00217E81">
        <w:rPr>
          <w:rFonts w:ascii="Times New Roman" w:eastAsia="Times New Roman" w:hAnsi="Times New Roman" w:cs="David" w:hint="cs"/>
          <w:sz w:val="20"/>
          <w:szCs w:val="24"/>
          <w:rtl/>
          <w:lang w:eastAsia="he-IL"/>
        </w:rPr>
        <w:t xml:space="preserve"> המצ"ב,</w:t>
      </w:r>
      <w:r w:rsidRPr="00217E81">
        <w:rPr>
          <w:rFonts w:ascii="Times New Roman" w:eastAsia="Times New Roman" w:hAnsi="Times New Roman" w:cs="David"/>
          <w:sz w:val="20"/>
          <w:szCs w:val="24"/>
          <w:rtl/>
          <w:lang w:eastAsia="he-IL"/>
        </w:rPr>
        <w:t xml:space="preserve"> וכן כל תשלומי ביניים נוספים במידה והמזמין יחליט לשלמם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p>
    <w:p w14:paraId="195EF723"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תשלומי הביניים לפי פסקה זו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מקדמות על חשבון שכר המתכנן ואין באישורם ו/או בתשלומם משום אישור כלשהו מצד המזמין לגבי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שלב משלבי שירותי המתכנן ו/או טיב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 ו/או הסכום המגיע למתכנן. במקרה של הפסקת עבודתו של המתכנן כאמור בסעיף 6.3 לעיל, יחולו הוראות סעיף 12.1.2 להלן. </w:t>
      </w:r>
    </w:p>
    <w:p w14:paraId="6B3BB6D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trike/>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השכר האמור בנספח </w:t>
      </w:r>
      <w:r w:rsidRPr="00217E81">
        <w:rPr>
          <w:rFonts w:ascii="Times New Roman" w:eastAsia="Times New Roman" w:hAnsi="Times New Roman" w:cs="David"/>
          <w:b/>
          <w:bCs/>
          <w:sz w:val="20"/>
          <w:szCs w:val="24"/>
          <w:rtl/>
          <w:lang w:eastAsia="he-IL"/>
        </w:rPr>
        <w:t xml:space="preserve">ד' </w:t>
      </w:r>
      <w:r w:rsidRPr="00217E81">
        <w:rPr>
          <w:rFonts w:ascii="Times New Roman" w:eastAsia="Times New Roman" w:hAnsi="Times New Roman" w:cs="David" w:hint="cs"/>
          <w:sz w:val="20"/>
          <w:szCs w:val="24"/>
          <w:rtl/>
          <w:lang w:eastAsia="he-IL"/>
        </w:rPr>
        <w:t xml:space="preserve">המצ"ב, </w:t>
      </w:r>
      <w:r w:rsidRPr="00217E81">
        <w:rPr>
          <w:rFonts w:ascii="Times New Roman" w:eastAsia="Times New Roman" w:hAnsi="Times New Roman" w:cs="David"/>
          <w:sz w:val="20"/>
          <w:szCs w:val="24"/>
          <w:rtl/>
          <w:lang w:eastAsia="he-IL"/>
        </w:rPr>
        <w:t>ה</w:t>
      </w:r>
      <w:r w:rsidRPr="00217E81">
        <w:rPr>
          <w:rFonts w:ascii="Times New Roman" w:eastAsia="Times New Roman" w:hAnsi="Times New Roman" w:cs="David" w:hint="cs"/>
          <w:sz w:val="20"/>
          <w:szCs w:val="24"/>
          <w:rtl/>
          <w:lang w:eastAsia="he-IL"/>
        </w:rPr>
        <w:t xml:space="preserve">ינו </w:t>
      </w:r>
      <w:r w:rsidRPr="00217E81">
        <w:rPr>
          <w:rFonts w:ascii="Times New Roman" w:eastAsia="Times New Roman" w:hAnsi="Times New Roman" w:cs="David"/>
          <w:sz w:val="20"/>
          <w:szCs w:val="24"/>
          <w:rtl/>
          <w:lang w:eastAsia="he-IL"/>
        </w:rPr>
        <w:t xml:space="preserve">סופי ומוחלט, והמתכנן לא יהיה זכאי לשום תוספת מסיבת הימשכות עבודות הפרויקט מעל למצופה, הקטנת היקף היחידות בפרויקט, קצב הבניה, מידת השינויים שידרשו ע"י המזמין, ו/או צורת ביצוע הבניה או מכל עילה אחרת איזו שהיא, אלא אם נאמר בחוזה </w:t>
      </w:r>
      <w:r w:rsidRPr="00217E81">
        <w:rPr>
          <w:rFonts w:ascii="Times New Roman" w:eastAsia="Times New Roman" w:hAnsi="Times New Roman" w:cs="David" w:hint="cs"/>
          <w:sz w:val="20"/>
          <w:szCs w:val="24"/>
          <w:rtl/>
          <w:lang w:eastAsia="he-IL"/>
        </w:rPr>
        <w:t xml:space="preserve">זה </w:t>
      </w:r>
      <w:r w:rsidRPr="00217E81">
        <w:rPr>
          <w:rFonts w:ascii="Times New Roman" w:eastAsia="Times New Roman" w:hAnsi="Times New Roman" w:cs="David"/>
          <w:sz w:val="20"/>
          <w:szCs w:val="24"/>
          <w:rtl/>
          <w:lang w:eastAsia="he-IL"/>
        </w:rPr>
        <w:t>במפורש אחרת. תנאי לתשלום שכר המתכנן במלואו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הינו המצאת הצהרה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לפיה בדק המתכנן את העבודות ומצא אותן תואמות לתכניותיו ולתקנים המחייבים וכי הן בוצעו לשביעות רצונו בנוסח המצורף כנספח </w:t>
      </w:r>
      <w:r w:rsidRPr="00217E81">
        <w:rPr>
          <w:rFonts w:ascii="Times New Roman" w:eastAsia="Times New Roman" w:hAnsi="Times New Roman" w:cs="David"/>
          <w:b/>
          <w:bCs/>
          <w:sz w:val="20"/>
          <w:szCs w:val="24"/>
          <w:rtl/>
          <w:lang w:eastAsia="he-IL"/>
        </w:rPr>
        <w:t>ט'</w:t>
      </w:r>
      <w:r w:rsidRPr="00217E81">
        <w:rPr>
          <w:rFonts w:ascii="Times New Roman" w:eastAsia="Times New Roman" w:hAnsi="Times New Roman" w:cs="David"/>
          <w:sz w:val="20"/>
          <w:szCs w:val="24"/>
          <w:rtl/>
          <w:lang w:eastAsia="he-IL"/>
        </w:rPr>
        <w:t xml:space="preserve"> לחוזה זה וכתב היעדר תביעות המצורף כנספח</w:t>
      </w:r>
      <w:r w:rsidRPr="00217E81">
        <w:rPr>
          <w:rFonts w:ascii="Times New Roman" w:eastAsia="Times New Roman" w:hAnsi="Times New Roman" w:cs="David"/>
          <w:b/>
          <w:bCs/>
          <w:sz w:val="20"/>
          <w:szCs w:val="24"/>
          <w:rtl/>
          <w:lang w:eastAsia="he-IL"/>
        </w:rPr>
        <w:t xml:space="preserve"> י'</w:t>
      </w:r>
      <w:r w:rsidRPr="00217E81">
        <w:rPr>
          <w:rFonts w:ascii="Times New Roman" w:eastAsia="Times New Roman" w:hAnsi="Times New Roman" w:cs="David"/>
          <w:sz w:val="20"/>
          <w:szCs w:val="24"/>
          <w:rtl/>
          <w:lang w:eastAsia="he-IL"/>
        </w:rPr>
        <w:t xml:space="preserve"> לחוזה זה למזמין, חתום ע"י המתכנן ומאומת כנדרש בו.</w:t>
      </w:r>
    </w:p>
    <w:p w14:paraId="6CE2D1CA"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מבלי לפגוע בכלליות האמור בסעיף </w:t>
      </w:r>
      <w:r w:rsidRPr="00217E81">
        <w:rPr>
          <w:rFonts w:ascii="Times New Roman" w:eastAsia="Times New Roman" w:hAnsi="Times New Roman" w:cs="David" w:hint="cs"/>
          <w:sz w:val="20"/>
          <w:szCs w:val="24"/>
          <w:rtl/>
          <w:lang w:eastAsia="he-IL"/>
        </w:rPr>
        <w:t>7 לעיל</w:t>
      </w:r>
      <w:r w:rsidRPr="00217E81">
        <w:rPr>
          <w:rFonts w:ascii="Times New Roman" w:eastAsia="Times New Roman" w:hAnsi="Times New Roman" w:cs="David"/>
          <w:sz w:val="20"/>
          <w:szCs w:val="24"/>
          <w:rtl/>
          <w:lang w:eastAsia="he-IL"/>
        </w:rPr>
        <w:t>, מוסכם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בשום מקרה, לקבל תמורה ו/או שכר ו/או טובות הנאה כלשהן מכל צד שלישי אחר, לרבות מהיועצים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מהקבלן, וכל סכום שיתקבל על ידו כאמור, בין במישרין ובין בעקיפין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רכוש ה</w:t>
      </w:r>
      <w:r w:rsidRPr="00217E81">
        <w:rPr>
          <w:rFonts w:ascii="Times New Roman" w:eastAsia="Times New Roman" w:hAnsi="Times New Roman" w:cs="David" w:hint="cs"/>
          <w:sz w:val="20"/>
          <w:szCs w:val="24"/>
          <w:rtl/>
          <w:lang w:eastAsia="he-IL"/>
        </w:rPr>
        <w:t>מזמין</w:t>
      </w:r>
      <w:r w:rsidRPr="00217E81">
        <w:rPr>
          <w:rFonts w:ascii="Times New Roman" w:eastAsia="Times New Roman" w:hAnsi="Times New Roman" w:cs="David"/>
          <w:sz w:val="20"/>
          <w:szCs w:val="24"/>
          <w:rtl/>
          <w:lang w:eastAsia="he-IL"/>
        </w:rPr>
        <w:t>. מובהר בזה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הפרת סעיף זה על ידי המתכנן תה</w:t>
      </w:r>
      <w:r w:rsidRPr="00217E81">
        <w:rPr>
          <w:rFonts w:ascii="Times New Roman" w:eastAsia="Times New Roman" w:hAnsi="Times New Roman" w:cs="David" w:hint="cs"/>
          <w:sz w:val="20"/>
          <w:szCs w:val="24"/>
          <w:rtl/>
          <w:lang w:eastAsia="he-IL"/>
        </w:rPr>
        <w:t>ווה</w:t>
      </w:r>
      <w:r w:rsidRPr="00217E81">
        <w:rPr>
          <w:rFonts w:ascii="Times New Roman" w:eastAsia="Times New Roman" w:hAnsi="Times New Roman" w:cs="David"/>
          <w:sz w:val="20"/>
          <w:szCs w:val="24"/>
          <w:rtl/>
          <w:lang w:eastAsia="he-IL"/>
        </w:rPr>
        <w:t xml:space="preserve"> הפרה יסודית של חוזה</w:t>
      </w:r>
      <w:r w:rsidRPr="00217E81">
        <w:rPr>
          <w:rFonts w:ascii="Times New Roman" w:eastAsia="Times New Roman" w:hAnsi="Times New Roman" w:cs="David" w:hint="cs"/>
          <w:sz w:val="20"/>
          <w:szCs w:val="24"/>
          <w:rtl/>
          <w:lang w:eastAsia="he-IL"/>
        </w:rPr>
        <w:t xml:space="preserve"> זה. </w:t>
      </w:r>
    </w:p>
    <w:p w14:paraId="54971151"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תנאים מקדמיים לביצוע תשלום כלשהו ע"ח שכר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הינם הצגת ר</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שיון המתכנן כאמור בסעיף 2.2 לעיל והמצאת אישור בדבר ניהול ספרי המתכנן כדין, חתום ע"י רו"ח או רשויות המס, כנדרש.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ככל שהמתכנן לא ימציא למזמין אישור תקף בדבר פטור מניכוי מס במקור, </w:t>
      </w:r>
      <w:r w:rsidRPr="00217E81">
        <w:rPr>
          <w:rFonts w:ascii="Times New Roman" w:eastAsia="Times New Roman" w:hAnsi="Times New Roman" w:cs="David" w:hint="cs"/>
          <w:sz w:val="20"/>
          <w:szCs w:val="24"/>
          <w:rtl/>
          <w:lang w:eastAsia="he-IL"/>
        </w:rPr>
        <w:t>עובר</w:t>
      </w:r>
      <w:r w:rsidRPr="00217E81">
        <w:rPr>
          <w:rFonts w:ascii="Times New Roman" w:eastAsia="Times New Roman" w:hAnsi="Times New Roman" w:cs="David"/>
          <w:sz w:val="20"/>
          <w:szCs w:val="24"/>
          <w:rtl/>
          <w:lang w:eastAsia="he-IL"/>
        </w:rPr>
        <w:t xml:space="preserve"> לביצוע כל תשלום ע"ח שכר המתכנן, ינוכה מס במקור כדין, מכל סכום ע"ח שכר המתכנן שישולם ע"י המזמין. למען הסר ספק מובהר ומוסכם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המצאת אישור בדבר ניכוי המס במקור, תיחשב כביצוע תשלום של המזמין ע"ח שכר המתכנן בגובה הסכום הנקוב באישור.  </w:t>
      </w:r>
    </w:p>
    <w:p w14:paraId="42802FA9" w14:textId="77777777" w:rsidR="00217E81" w:rsidRPr="00217E81" w:rsidRDefault="00217E81" w:rsidP="00217E81">
      <w:pPr>
        <w:widowControl w:val="0"/>
        <w:spacing w:before="0" w:beforeAutospacing="0" w:after="240" w:afterAutospacing="0" w:line="240" w:lineRule="auto"/>
        <w:ind w:left="788"/>
        <w:jc w:val="both"/>
        <w:rPr>
          <w:rFonts w:ascii="Times New Roman" w:eastAsia="Times New Roman" w:hAnsi="Times New Roman" w:cs="David"/>
          <w:sz w:val="20"/>
          <w:szCs w:val="24"/>
          <w:rtl/>
          <w:lang w:eastAsia="he-IL"/>
        </w:rPr>
      </w:pPr>
    </w:p>
    <w:p w14:paraId="4AB13B10"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שנויים בתכנון</w:t>
      </w:r>
    </w:p>
    <w:p w14:paraId="0C33B86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המנהל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לערוך בכל קטע מקטעי הפרויקט ו/או בכל שלב משלבי התכנון או העבודה את כל השינויים בתכניות שיידרשו מבלי שיהיה זכאי לכל תשלום נוסף בעד עבודות אלו, אלא כפי שנקבע בסעיף 8.2 להלן.</w:t>
      </w:r>
    </w:p>
    <w:p w14:paraId="3735BD87" w14:textId="77777777" w:rsidR="00217E81" w:rsidRPr="00027EF2"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027EF2">
        <w:rPr>
          <w:rFonts w:ascii="Times New Roman" w:eastAsia="Times New Roman" w:hAnsi="Times New Roman" w:cs="David"/>
          <w:sz w:val="20"/>
          <w:szCs w:val="24"/>
          <w:rtl/>
          <w:lang w:eastAsia="he-IL"/>
        </w:rPr>
        <w:t>נדרשו השינויים לאחר שלב התכנון המפורט שהוזמן ע"י המזמין כמפורט בנספח</w:t>
      </w:r>
      <w:r w:rsidRPr="00027EF2">
        <w:rPr>
          <w:rFonts w:ascii="Times New Roman" w:eastAsia="Times New Roman" w:hAnsi="Times New Roman" w:cs="David" w:hint="cs"/>
          <w:sz w:val="20"/>
          <w:szCs w:val="24"/>
          <w:rtl/>
          <w:lang w:eastAsia="he-IL"/>
        </w:rPr>
        <w:t>ים</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bCs/>
          <w:sz w:val="20"/>
          <w:szCs w:val="24"/>
          <w:rtl/>
          <w:lang w:eastAsia="he-IL"/>
        </w:rPr>
        <w:t>ב' או ג'</w:t>
      </w:r>
      <w:r w:rsidRPr="00027EF2">
        <w:rPr>
          <w:rFonts w:ascii="Times New Roman" w:eastAsia="Times New Roman" w:hAnsi="Times New Roman" w:cs="David" w:hint="cs"/>
          <w:b/>
          <w:sz w:val="20"/>
          <w:szCs w:val="24"/>
          <w:rtl/>
          <w:lang w:eastAsia="he-IL"/>
        </w:rPr>
        <w:t xml:space="preserve"> המצ"ב</w:t>
      </w:r>
      <w:r w:rsidRPr="00027EF2">
        <w:rPr>
          <w:rFonts w:ascii="Times New Roman" w:eastAsia="Times New Roman" w:hAnsi="Times New Roman" w:cs="David"/>
          <w:sz w:val="20"/>
          <w:szCs w:val="24"/>
          <w:rtl/>
          <w:lang w:eastAsia="he-IL"/>
        </w:rPr>
        <w:t>, וב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צוע השינויים מחייב את המתכנן בעבודה העולה במידה רבה ובאופן יסודי על 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רותי המתכנן</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אלמלא השנויים</w:t>
      </w:r>
      <w:r w:rsidRPr="00027EF2">
        <w:rPr>
          <w:rFonts w:ascii="Times New Roman" w:eastAsia="Times New Roman" w:hAnsi="Times New Roman" w:cs="David" w:hint="cs"/>
          <w:sz w:val="20"/>
          <w:szCs w:val="24"/>
          <w:rtl/>
          <w:lang w:eastAsia="he-IL"/>
        </w:rPr>
        <w:t xml:space="preserve"> כאמור</w:t>
      </w:r>
      <w:r w:rsidRPr="00027EF2">
        <w:rPr>
          <w:rFonts w:ascii="Times New Roman" w:eastAsia="Times New Roman" w:hAnsi="Times New Roman" w:cs="David"/>
          <w:sz w:val="20"/>
          <w:szCs w:val="24"/>
          <w:rtl/>
          <w:lang w:eastAsia="he-IL"/>
        </w:rPr>
        <w:t>, יהיה</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זכאי לפיצוי בעד העבודה הנוספת שב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עקב השנויים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כאמור</w:t>
      </w:r>
      <w:r w:rsidRPr="00027EF2">
        <w:rPr>
          <w:rFonts w:ascii="Times New Roman" w:eastAsia="Times New Roman" w:hAnsi="Times New Roman" w:cs="David"/>
          <w:sz w:val="20"/>
          <w:szCs w:val="24"/>
          <w:rtl/>
          <w:lang w:eastAsia="he-IL"/>
        </w:rPr>
        <w:t xml:space="preserve">. הפיצוי </w:t>
      </w:r>
      <w:r w:rsidRPr="00027EF2">
        <w:rPr>
          <w:rFonts w:ascii="Times New Roman" w:eastAsia="Times New Roman" w:hAnsi="Times New Roman" w:cs="David"/>
          <w:sz w:val="20"/>
          <w:szCs w:val="24"/>
          <w:rtl/>
          <w:lang w:eastAsia="he-IL"/>
        </w:rPr>
        <w:lastRenderedPageBreak/>
        <w:t>ישולם בגין העבודה הנוספת שהמתכנן ב</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צע לעומת העבודה שהיה עליו לבצע אלמלא השנויים, כפי שיקבע ע"י המנהל בהתאם לחלקו של התכנון החוזר כפי שיקבע ע"י המנהל מתוך סך שרותי</w:t>
      </w:r>
      <w:r w:rsidRPr="00027EF2">
        <w:rPr>
          <w:rFonts w:ascii="Times New Roman" w:eastAsia="Times New Roman" w:hAnsi="Times New Roman" w:cs="David" w:hint="cs"/>
          <w:sz w:val="20"/>
          <w:szCs w:val="24"/>
          <w:rtl/>
          <w:lang w:eastAsia="he-IL"/>
        </w:rPr>
        <w:t xml:space="preserve"> </w:t>
      </w:r>
      <w:r w:rsidRPr="00027EF2">
        <w:rPr>
          <w:rFonts w:ascii="Times New Roman" w:eastAsia="Times New Roman" w:hAnsi="Times New Roman" w:cs="David"/>
          <w:sz w:val="20"/>
          <w:szCs w:val="24"/>
          <w:rtl/>
          <w:lang w:eastAsia="he-IL"/>
        </w:rPr>
        <w:t xml:space="preserve"> המתכנן ושכר המתכנן. בכל מקרה</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w:t>
      </w:r>
      <w:r w:rsidRPr="00027EF2">
        <w:rPr>
          <w:rFonts w:ascii="Times New Roman" w:eastAsia="Times New Roman" w:hAnsi="Times New Roman" w:cs="David" w:hint="cs"/>
          <w:sz w:val="20"/>
          <w:szCs w:val="24"/>
          <w:rtl/>
          <w:lang w:eastAsia="he-IL"/>
        </w:rPr>
        <w:t>ה</w:t>
      </w:r>
      <w:r w:rsidRPr="00027EF2">
        <w:rPr>
          <w:rFonts w:ascii="Times New Roman" w:eastAsia="Times New Roman" w:hAnsi="Times New Roman" w:cs="David"/>
          <w:sz w:val="20"/>
          <w:szCs w:val="24"/>
          <w:rtl/>
          <w:lang w:eastAsia="he-IL"/>
        </w:rPr>
        <w:t>שנויים</w:t>
      </w:r>
      <w:r w:rsidRPr="00027EF2">
        <w:rPr>
          <w:rFonts w:ascii="Times New Roman" w:eastAsia="Times New Roman" w:hAnsi="Times New Roman" w:cs="David" w:hint="cs"/>
          <w:sz w:val="20"/>
          <w:szCs w:val="24"/>
          <w:rtl/>
          <w:lang w:eastAsia="he-IL"/>
        </w:rPr>
        <w:t xml:space="preserve"> כאמור, לא יהוו</w:t>
      </w:r>
      <w:r w:rsidRPr="00027EF2">
        <w:rPr>
          <w:rFonts w:ascii="Times New Roman" w:eastAsia="Times New Roman" w:hAnsi="Times New Roman" w:cs="David"/>
          <w:sz w:val="20"/>
          <w:szCs w:val="24"/>
          <w:rtl/>
          <w:lang w:eastAsia="he-IL"/>
        </w:rPr>
        <w:t xml:space="preserve"> עילה לש</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נוי בלוח הזמנים</w:t>
      </w:r>
      <w:r w:rsidRPr="00027EF2">
        <w:rPr>
          <w:rFonts w:ascii="Times New Roman" w:eastAsia="Times New Roman" w:hAnsi="Times New Roman" w:cs="David" w:hint="cs"/>
          <w:sz w:val="20"/>
          <w:szCs w:val="24"/>
          <w:rtl/>
          <w:lang w:eastAsia="he-IL"/>
        </w:rPr>
        <w:t>,</w:t>
      </w:r>
      <w:r w:rsidRPr="00027EF2">
        <w:rPr>
          <w:rFonts w:ascii="Times New Roman" w:eastAsia="Times New Roman" w:hAnsi="Times New Roman" w:cs="David"/>
          <w:sz w:val="20"/>
          <w:szCs w:val="24"/>
          <w:rtl/>
          <w:lang w:eastAsia="he-IL"/>
        </w:rPr>
        <w:t xml:space="preserve"> אלא בא</w:t>
      </w:r>
      <w:r w:rsidRPr="00027EF2">
        <w:rPr>
          <w:rFonts w:ascii="Times New Roman" w:eastAsia="Times New Roman" w:hAnsi="Times New Roman" w:cs="David" w:hint="cs"/>
          <w:sz w:val="20"/>
          <w:szCs w:val="24"/>
          <w:rtl/>
          <w:lang w:eastAsia="he-IL"/>
        </w:rPr>
        <w:t>י</w:t>
      </w:r>
      <w:r w:rsidRPr="00027EF2">
        <w:rPr>
          <w:rFonts w:ascii="Times New Roman" w:eastAsia="Times New Roman" w:hAnsi="Times New Roman" w:cs="David"/>
          <w:sz w:val="20"/>
          <w:szCs w:val="24"/>
          <w:rtl/>
          <w:lang w:eastAsia="he-IL"/>
        </w:rPr>
        <w:t xml:space="preserve">שור המנהל </w:t>
      </w:r>
      <w:r w:rsidRPr="00027EF2">
        <w:rPr>
          <w:rFonts w:ascii="Times New Roman" w:eastAsia="Times New Roman" w:hAnsi="Times New Roman" w:cs="David" w:hint="cs"/>
          <w:sz w:val="20"/>
          <w:szCs w:val="24"/>
          <w:rtl/>
          <w:lang w:eastAsia="he-IL"/>
        </w:rPr>
        <w:t>מראש ו</w:t>
      </w:r>
      <w:r w:rsidRPr="00027EF2">
        <w:rPr>
          <w:rFonts w:ascii="Times New Roman" w:eastAsia="Times New Roman" w:hAnsi="Times New Roman" w:cs="David"/>
          <w:sz w:val="20"/>
          <w:szCs w:val="24"/>
          <w:rtl/>
          <w:lang w:eastAsia="he-IL"/>
        </w:rPr>
        <w:t>בכתב.</w:t>
      </w:r>
    </w:p>
    <w:p w14:paraId="23B4BEC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hint="cs"/>
          <w:sz w:val="20"/>
          <w:szCs w:val="24"/>
          <w:rtl/>
          <w:lang w:eastAsia="he-IL"/>
        </w:rPr>
        <w:t>על אף</w:t>
      </w:r>
      <w:r w:rsidRPr="00217E81">
        <w:rPr>
          <w:rFonts w:ascii="Times New Roman" w:eastAsia="Times New Roman" w:hAnsi="Times New Roman" w:cs="David"/>
          <w:sz w:val="20"/>
          <w:szCs w:val="24"/>
          <w:rtl/>
          <w:lang w:eastAsia="he-IL"/>
        </w:rPr>
        <w:t xml:space="preserve"> האמור בסעיף 8.2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יגיע למתכנן דבר בגין שינויים הנובעים מ:</w:t>
      </w:r>
    </w:p>
    <w:p w14:paraId="6807D738"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טעות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קוי בתכנון ו/או באומדן של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של היועצים.</w:t>
      </w:r>
    </w:p>
    <w:p w14:paraId="0FD87403"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התכנון אינו התכנון היעיל ביותר.</w:t>
      </w:r>
    </w:p>
    <w:p w14:paraId="7DE74372"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7"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השינוי מתחייב במישרין או בעקיפין מהפרת איזה מהוראות חוזה זה ע"י המתכנן.</w:t>
      </w:r>
    </w:p>
    <w:p w14:paraId="2C135AA3" w14:textId="77777777" w:rsidR="00217E81" w:rsidRPr="00217E81" w:rsidRDefault="00217E81" w:rsidP="00217E81">
      <w:pPr>
        <w:widowControl w:val="0"/>
        <w:numPr>
          <w:ilvl w:val="2"/>
          <w:numId w:val="32"/>
        </w:numPr>
        <w:tabs>
          <w:tab w:val="num" w:pos="1507"/>
        </w:tabs>
        <w:spacing w:before="0" w:beforeAutospacing="0" w:after="200" w:afterAutospacing="0" w:line="240" w:lineRule="auto"/>
        <w:ind w:left="1508" w:hanging="425"/>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השינויים מתחייבים מדרישת רשויות מוסמכות. </w:t>
      </w:r>
    </w:p>
    <w:p w14:paraId="7D88DA2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להכין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עבור רוכשים שיבקשו זאת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תכנית שינויים בדירות שאינם עומדים בסתירה להיתרי הבניה ולכל דין. </w:t>
      </w:r>
    </w:p>
    <w:p w14:paraId="0627150B" w14:textId="77777777" w:rsidR="00217E81" w:rsidRPr="00217E81" w:rsidRDefault="00217E81" w:rsidP="00217E81">
      <w:pPr>
        <w:widowControl w:val="0"/>
        <w:spacing w:before="0" w:beforeAutospacing="0" w:after="24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מחיר השינויים ותנאי התשלום בגין תכנון השינויים </w:t>
      </w:r>
      <w:r w:rsidRPr="00217E81">
        <w:rPr>
          <w:rFonts w:ascii="Times New Roman" w:eastAsia="Times New Roman" w:hAnsi="Times New Roman" w:cs="David" w:hint="cs"/>
          <w:sz w:val="20"/>
          <w:szCs w:val="24"/>
          <w:rtl/>
          <w:lang w:eastAsia="he-IL"/>
        </w:rPr>
        <w:t xml:space="preserve">כאמור, </w:t>
      </w:r>
      <w:r w:rsidRPr="00217E81">
        <w:rPr>
          <w:rFonts w:ascii="Times New Roman" w:eastAsia="Times New Roman" w:hAnsi="Times New Roman" w:cs="David"/>
          <w:sz w:val="20"/>
          <w:szCs w:val="24"/>
          <w:rtl/>
          <w:lang w:eastAsia="he-IL"/>
        </w:rPr>
        <w:t>יסוכמו בין המתכנן לרוכשים. המתכנן יתקשר עם הרוכש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בהסכם נפרד לתכנון השינויים. כל מחלוקת שתתעורר בין המתכנן לבין </w:t>
      </w:r>
      <w:r w:rsidRPr="00217E81">
        <w:rPr>
          <w:rFonts w:ascii="Times New Roman" w:eastAsia="Times New Roman" w:hAnsi="Times New Roman" w:cs="David" w:hint="cs"/>
          <w:sz w:val="20"/>
          <w:szCs w:val="24"/>
          <w:rtl/>
          <w:lang w:eastAsia="he-IL"/>
        </w:rPr>
        <w:t>ה</w:t>
      </w:r>
      <w:r w:rsidRPr="00217E81">
        <w:rPr>
          <w:rFonts w:ascii="Times New Roman" w:eastAsia="Times New Roman" w:hAnsi="Times New Roman" w:cs="David"/>
          <w:sz w:val="20"/>
          <w:szCs w:val="24"/>
          <w:rtl/>
          <w:lang w:eastAsia="he-IL"/>
        </w:rPr>
        <w:t>רוכש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בענ</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ין קביעת מחיר השינויים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תובא בפני המנהל והוא יהיה המוסמך להכריע בה.</w:t>
      </w:r>
    </w:p>
    <w:p w14:paraId="245F0411"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t>אחריות וביטוח</w:t>
      </w:r>
    </w:p>
    <w:p w14:paraId="6C2BB513" w14:textId="77777777" w:rsidR="00A37B0F" w:rsidRPr="00013687" w:rsidRDefault="00A37B0F" w:rsidP="00A37B0F">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3CE7CE1" w14:textId="77777777" w:rsidR="00A37B0F" w:rsidRPr="00013687" w:rsidRDefault="00A37B0F" w:rsidP="00A37B0F">
      <w:pPr>
        <w:pStyle w:val="a4"/>
        <w:numPr>
          <w:ilvl w:val="1"/>
          <w:numId w:val="32"/>
        </w:numPr>
        <w:ind w:right="0"/>
        <w:rPr>
          <w:rFonts w:eastAsia="Times New Roman" w:cs="David"/>
          <w:color w:val="auto"/>
          <w:szCs w:val="24"/>
        </w:rPr>
      </w:pPr>
      <w:r w:rsidRPr="00013687">
        <w:rPr>
          <w:rFonts w:eastAsia="Times New Roman" w:cs="David" w:hint="cs"/>
          <w:color w:val="auto"/>
          <w:szCs w:val="24"/>
          <w:rtl/>
        </w:rPr>
        <w:t>ה</w:t>
      </w:r>
      <w:r>
        <w:rPr>
          <w:rFonts w:eastAsia="Times New Roman" w:cs="David" w:hint="cs"/>
          <w:color w:val="auto"/>
          <w:szCs w:val="24"/>
          <w:rtl/>
        </w:rPr>
        <w:t>יועץ</w:t>
      </w:r>
      <w:r w:rsidRPr="00013687">
        <w:rPr>
          <w:rFonts w:eastAsia="Times New Roman" w:cs="David" w:hint="cs"/>
          <w:color w:val="auto"/>
          <w:szCs w:val="24"/>
          <w:rtl/>
        </w:rPr>
        <w:t xml:space="preserve"> מתחייב לבצע את שירותי ה</w:t>
      </w:r>
      <w:r>
        <w:rPr>
          <w:rFonts w:eastAsia="Times New Roman" w:cs="David" w:hint="cs"/>
          <w:color w:val="auto"/>
          <w:szCs w:val="24"/>
          <w:rtl/>
        </w:rPr>
        <w:t>יועץ</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w:t>
      </w:r>
      <w:r>
        <w:rPr>
          <w:rFonts w:eastAsia="Times New Roman" w:cs="David" w:hint="cs"/>
          <w:color w:val="auto"/>
          <w:szCs w:val="24"/>
          <w:rtl/>
        </w:rPr>
        <w:t>יועץ</w:t>
      </w:r>
      <w:r w:rsidRPr="00013687">
        <w:rPr>
          <w:rFonts w:eastAsia="Times New Roman" w:cs="David" w:hint="cs"/>
          <w:color w:val="auto"/>
          <w:szCs w:val="24"/>
          <w:rtl/>
        </w:rPr>
        <w:t xml:space="preserve"> ו/או לעובדיו ו/או לאדם אחר כלשהו, לגוף או לרכוש, בשל מעשה או מחדל של ה</w:t>
      </w:r>
      <w:r>
        <w:rPr>
          <w:rFonts w:eastAsia="Times New Roman" w:cs="David" w:hint="cs"/>
          <w:color w:val="auto"/>
          <w:szCs w:val="24"/>
          <w:rtl/>
        </w:rPr>
        <w:t>יועץ</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המתכנן פוטר את המזמין מכל אחריות בגין נזקים שייגרמו כאמור לעיל.</w:t>
      </w:r>
    </w:p>
    <w:p w14:paraId="0399C1FF" w14:textId="77777777" w:rsidR="00A37B0F" w:rsidRPr="00013687" w:rsidRDefault="00A37B0F" w:rsidP="00A37B0F">
      <w:pPr>
        <w:pStyle w:val="a4"/>
        <w:ind w:left="792" w:right="0" w:firstLine="0"/>
        <w:rPr>
          <w:rFonts w:eastAsia="Times New Roman" w:cs="David"/>
          <w:color w:val="auto"/>
          <w:szCs w:val="24"/>
          <w:rtl/>
        </w:rPr>
      </w:pPr>
      <w:r>
        <w:rPr>
          <w:rFonts w:eastAsia="Times New Roman" w:cs="David" w:hint="cs"/>
          <w:color w:val="auto"/>
          <w:szCs w:val="24"/>
          <w:rtl/>
        </w:rPr>
        <w:t>היועץ</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ה</w:t>
      </w:r>
      <w:r>
        <w:rPr>
          <w:rFonts w:eastAsia="Times New Roman" w:cs="David" w:hint="cs"/>
          <w:color w:val="auto"/>
          <w:szCs w:val="24"/>
          <w:rtl/>
        </w:rPr>
        <w:t>יועץ</w:t>
      </w:r>
      <w:r w:rsidRPr="00013687">
        <w:rPr>
          <w:rFonts w:eastAsia="Times New Roman" w:cs="David" w:hint="cs"/>
          <w:color w:val="auto"/>
          <w:szCs w:val="24"/>
          <w:rtl/>
        </w:rPr>
        <w:t xml:space="preserve"> על פי הוראות חוזה זה, אשר המזמין רשאי לקזז בגינו סכומים ע"ח התמורה המגיעה ל</w:t>
      </w:r>
      <w:r>
        <w:rPr>
          <w:rFonts w:eastAsia="Times New Roman" w:cs="David" w:hint="cs"/>
          <w:color w:val="auto"/>
          <w:szCs w:val="24"/>
          <w:rtl/>
        </w:rPr>
        <w:t>יועץ</w:t>
      </w:r>
      <w:r w:rsidRPr="00013687">
        <w:rPr>
          <w:rFonts w:eastAsia="Times New Roman" w:cs="David" w:hint="cs"/>
          <w:color w:val="auto"/>
          <w:szCs w:val="24"/>
          <w:rtl/>
        </w:rPr>
        <w:t>.</w:t>
      </w:r>
    </w:p>
    <w:p w14:paraId="3CB40996" w14:textId="77777777" w:rsidR="00A37B0F" w:rsidRPr="00013687" w:rsidRDefault="00A37B0F" w:rsidP="00A37B0F">
      <w:pPr>
        <w:pStyle w:val="a4"/>
        <w:numPr>
          <w:ilvl w:val="1"/>
          <w:numId w:val="32"/>
        </w:numPr>
        <w:ind w:right="0"/>
        <w:rPr>
          <w:rFonts w:eastAsia="Times New Roman" w:cs="David"/>
          <w:color w:val="auto"/>
          <w:szCs w:val="24"/>
        </w:rPr>
      </w:pPr>
      <w:r w:rsidRPr="00013687">
        <w:rPr>
          <w:rFonts w:eastAsia="Times New Roman" w:cs="David"/>
          <w:color w:val="auto"/>
          <w:szCs w:val="24"/>
          <w:rtl/>
        </w:rPr>
        <w:t>אשור המזמין למסמכים ו/או כל גורמים אחרים הקשורים בשירותי ה</w:t>
      </w:r>
      <w:r>
        <w:rPr>
          <w:rFonts w:eastAsia="Times New Roman" w:cs="David" w:hint="cs"/>
          <w:color w:val="auto"/>
          <w:szCs w:val="24"/>
          <w:rtl/>
        </w:rPr>
        <w:t>יועץ</w:t>
      </w:r>
      <w:r w:rsidRPr="00013687">
        <w:rPr>
          <w:rFonts w:eastAsia="Times New Roman" w:cs="David"/>
          <w:color w:val="auto"/>
          <w:szCs w:val="24"/>
          <w:rtl/>
        </w:rPr>
        <w:t xml:space="preserve"> ו/או מתן הוראות ל</w:t>
      </w:r>
      <w:r>
        <w:rPr>
          <w:rFonts w:eastAsia="Times New Roman" w:cs="David" w:hint="cs"/>
          <w:color w:val="auto"/>
          <w:szCs w:val="24"/>
          <w:rtl/>
        </w:rPr>
        <w:t>יועץ</w:t>
      </w:r>
      <w:r w:rsidRPr="00013687">
        <w:rPr>
          <w:rFonts w:eastAsia="Times New Roman" w:cs="David"/>
          <w:color w:val="auto"/>
          <w:szCs w:val="24"/>
          <w:rtl/>
        </w:rPr>
        <w:t xml:space="preserve"> אינו משחרר את ה</w:t>
      </w:r>
      <w:r>
        <w:rPr>
          <w:rFonts w:eastAsia="Times New Roman" w:cs="David" w:hint="cs"/>
          <w:color w:val="auto"/>
          <w:szCs w:val="24"/>
          <w:rtl/>
        </w:rPr>
        <w:t>יועץ</w:t>
      </w:r>
      <w:r w:rsidRPr="00013687">
        <w:rPr>
          <w:rFonts w:eastAsia="Times New Roman" w:cs="David"/>
          <w:color w:val="auto"/>
          <w:szCs w:val="24"/>
          <w:rtl/>
        </w:rPr>
        <w:t xml:space="preserve"> מאחריותו המלאה, ואין בו כדי להטיל על המזמין אחריות כלשהי.</w:t>
      </w:r>
    </w:p>
    <w:p w14:paraId="61E090F0" w14:textId="77777777" w:rsidR="00A37B0F" w:rsidDel="00073E19" w:rsidRDefault="00A37B0F" w:rsidP="00A37B0F">
      <w:pPr>
        <w:widowControl w:val="0"/>
        <w:spacing w:before="0" w:beforeAutospacing="0" w:after="200" w:afterAutospacing="0" w:line="240" w:lineRule="auto"/>
        <w:ind w:left="368" w:firstLine="425"/>
        <w:rPr>
          <w:del w:id="7" w:author="Meryl Etman" w:date="2021-05-30T15:47:00Z"/>
          <w:rFonts w:ascii="Times New Roman" w:eastAsia="Times New Roman" w:hAnsi="Times New Roman" w:cs="David"/>
          <w:b/>
          <w:bCs/>
          <w:sz w:val="20"/>
          <w:szCs w:val="24"/>
          <w:u w:val="single"/>
          <w:rtl/>
          <w:lang w:eastAsia="he-IL"/>
        </w:rPr>
      </w:pPr>
    </w:p>
    <w:p w14:paraId="7F253208" w14:textId="77777777" w:rsidR="00A37B0F" w:rsidRDefault="00A37B0F">
      <w:pPr>
        <w:widowControl w:val="0"/>
        <w:spacing w:before="0" w:beforeAutospacing="0" w:after="200" w:afterAutospacing="0" w:line="240" w:lineRule="auto"/>
        <w:rPr>
          <w:rFonts w:ascii="Times New Roman" w:eastAsia="Times New Roman" w:hAnsi="Times New Roman" w:cs="David"/>
          <w:b/>
          <w:bCs/>
          <w:sz w:val="20"/>
          <w:szCs w:val="24"/>
          <w:u w:val="single"/>
          <w:rtl/>
          <w:lang w:eastAsia="he-IL"/>
        </w:rPr>
        <w:pPrChange w:id="8" w:author="Meryl Etman" w:date="2021-05-30T15:47:00Z">
          <w:pPr>
            <w:widowControl w:val="0"/>
            <w:spacing w:before="0" w:beforeAutospacing="0" w:after="200" w:afterAutospacing="0" w:line="240" w:lineRule="auto"/>
            <w:ind w:left="368" w:firstLine="425"/>
          </w:pPr>
        </w:pPrChange>
      </w:pPr>
    </w:p>
    <w:p w14:paraId="50FD5DDB" w14:textId="77777777" w:rsidR="00A37B0F" w:rsidRPr="00013687" w:rsidRDefault="00A37B0F" w:rsidP="00A37B0F">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23068BA1" w14:textId="77777777" w:rsidR="00A37B0F" w:rsidRDefault="00A37B0F" w:rsidP="00A37B0F">
      <w:pPr>
        <w:widowControl w:val="0"/>
        <w:numPr>
          <w:ilvl w:val="1"/>
          <w:numId w:val="32"/>
        </w:numPr>
        <w:tabs>
          <w:tab w:val="left" w:pos="8306"/>
        </w:tabs>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 xml:space="preserve">מבלי לגרוע מאחריות היועץ על פי הסכם זה או על פי כל דין, על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 xml:space="preserve"> לערוך ולקיים, על חשבון </w:t>
      </w:r>
      <w:r w:rsidRPr="00E034F9">
        <w:rPr>
          <w:rFonts w:ascii="Times New Roman" w:eastAsia="Times New Roman" w:hAnsi="Times New Roman" w:cs="David" w:hint="cs"/>
          <w:sz w:val="20"/>
          <w:szCs w:val="24"/>
          <w:rtl/>
          <w:lang w:eastAsia="he-IL"/>
        </w:rPr>
        <w:t>המתכנן</w:t>
      </w:r>
      <w:r>
        <w:rPr>
          <w:rFonts w:ascii="Times New Roman" w:eastAsia="Times New Roman" w:hAnsi="Times New Roman" w:cs="David" w:hint="cs"/>
          <w:sz w:val="20"/>
          <w:szCs w:val="24"/>
          <w:rtl/>
          <w:lang w:eastAsia="he-IL"/>
        </w:rPr>
        <w:t xml:space="preserve">, למשך כל תקופת ההסכם וכל עוד אחריות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קיימת, את הביטוחים המפורטים </w:t>
      </w:r>
      <w:r>
        <w:rPr>
          <w:rFonts w:ascii="Times New Roman" w:eastAsia="Times New Roman" w:hAnsi="Times New Roman" w:cs="David" w:hint="cs"/>
          <w:sz w:val="20"/>
          <w:szCs w:val="24"/>
          <w:rtl/>
          <w:lang w:eastAsia="he-IL"/>
        </w:rPr>
        <w:lastRenderedPageBreak/>
        <w:t xml:space="preserve">במפרט ביטוחי היועץ המצורף להסכם זה </w:t>
      </w:r>
      <w:r w:rsidRPr="002419E5">
        <w:rPr>
          <w:rFonts w:ascii="Times New Roman" w:eastAsia="Times New Roman" w:hAnsi="Times New Roman" w:cs="David" w:hint="eastAsia"/>
          <w:b/>
          <w:bCs/>
          <w:sz w:val="20"/>
          <w:szCs w:val="24"/>
          <w:u w:val="single"/>
          <w:rtl/>
          <w:lang w:eastAsia="he-IL"/>
        </w:rPr>
        <w:t>כ</w:t>
      </w:r>
      <w:r>
        <w:rPr>
          <w:rFonts w:ascii="Times New Roman" w:eastAsia="Times New Roman" w:hAnsi="Times New Roman" w:cs="David" w:hint="cs"/>
          <w:b/>
          <w:bCs/>
          <w:sz w:val="20"/>
          <w:szCs w:val="24"/>
          <w:u w:val="single"/>
          <w:rtl/>
          <w:lang w:eastAsia="he-IL"/>
        </w:rPr>
        <w:t xml:space="preserve">נספח </w:t>
      </w:r>
      <w:r w:rsidRPr="002419E5">
        <w:rPr>
          <w:rFonts w:ascii="Times New Roman" w:eastAsia="Times New Roman" w:hAnsi="Times New Roman" w:cs="David" w:hint="eastAsia"/>
          <w:b/>
          <w:bCs/>
          <w:sz w:val="20"/>
          <w:szCs w:val="24"/>
          <w:u w:val="single"/>
          <w:rtl/>
          <w:lang w:eastAsia="he-IL"/>
        </w:rPr>
        <w:t>ז</w:t>
      </w:r>
      <w:r>
        <w:rPr>
          <w:rFonts w:ascii="Times New Roman" w:eastAsia="Times New Roman" w:hAnsi="Times New Roman" w:cs="David" w:hint="cs"/>
          <w:b/>
          <w:bCs/>
          <w:sz w:val="20"/>
          <w:szCs w:val="24"/>
          <w:u w:val="single"/>
          <w:rtl/>
          <w:lang w:eastAsia="he-IL"/>
        </w:rPr>
        <w:t>'</w:t>
      </w:r>
      <w:r>
        <w:rPr>
          <w:rFonts w:ascii="Times New Roman" w:eastAsia="Times New Roman" w:hAnsi="Times New Roman" w:cs="David" w:hint="cs"/>
          <w:sz w:val="20"/>
          <w:szCs w:val="24"/>
          <w:rtl/>
          <w:lang w:eastAsia="he-IL"/>
        </w:rPr>
        <w:t xml:space="preserve"> וכן אישור עריכת הביטוח המצורף להסכם זה כ</w:t>
      </w:r>
      <w:r>
        <w:rPr>
          <w:rFonts w:ascii="Times New Roman" w:eastAsia="Times New Roman" w:hAnsi="Times New Roman" w:cs="David" w:hint="cs"/>
          <w:b/>
          <w:bCs/>
          <w:sz w:val="20"/>
          <w:szCs w:val="24"/>
          <w:u w:val="single"/>
          <w:rtl/>
          <w:lang w:eastAsia="he-IL"/>
        </w:rPr>
        <w:t xml:space="preserve">נספח </w:t>
      </w:r>
      <w:r w:rsidRPr="00235529">
        <w:rPr>
          <w:rFonts w:ascii="Times New Roman" w:eastAsia="Times New Roman" w:hAnsi="Times New Roman" w:cs="David" w:hint="cs"/>
          <w:b/>
          <w:bCs/>
          <w:sz w:val="20"/>
          <w:szCs w:val="24"/>
          <w:u w:val="single"/>
          <w:rtl/>
          <w:lang w:eastAsia="he-IL"/>
        </w:rPr>
        <w:t>ז</w:t>
      </w:r>
      <w:r>
        <w:rPr>
          <w:rFonts w:ascii="Times New Roman" w:eastAsia="Times New Roman" w:hAnsi="Times New Roman" w:cs="David" w:hint="cs"/>
          <w:b/>
          <w:bCs/>
          <w:sz w:val="20"/>
          <w:szCs w:val="24"/>
          <w:u w:val="single"/>
          <w:rtl/>
          <w:lang w:eastAsia="he-IL"/>
        </w:rPr>
        <w:t>1'</w:t>
      </w:r>
      <w:r>
        <w:rPr>
          <w:rFonts w:ascii="Times New Roman" w:eastAsia="Times New Roman" w:hAnsi="Times New Roman" w:cs="David" w:hint="cs"/>
          <w:sz w:val="20"/>
          <w:szCs w:val="24"/>
          <w:rtl/>
          <w:lang w:eastAsia="he-IL"/>
        </w:rPr>
        <w:t xml:space="preserve">, והמהווה חלק בלתי נפרד ממנו ("מפרט ביטוחי היועץ" ו"אישור עריכת הביטוח", בהתאמה), אצל חברת ביטוח מורשית כדין בישראל ובעלת מוניטין. על אף האמור לעיל, ככל ולא יועסקו בידי </w:t>
      </w:r>
      <w:r w:rsidRPr="00E034F9">
        <w:rPr>
          <w:rFonts w:ascii="Times New Roman" w:eastAsia="Times New Roman" w:hAnsi="Times New Roman" w:cs="David" w:hint="cs"/>
          <w:sz w:val="20"/>
          <w:szCs w:val="24"/>
          <w:rtl/>
          <w:lang w:eastAsia="he-IL"/>
        </w:rPr>
        <w:t xml:space="preserve">המתכנן </w:t>
      </w:r>
      <w:r>
        <w:rPr>
          <w:rFonts w:ascii="Times New Roman" w:eastAsia="Times New Roman" w:hAnsi="Times New Roman" w:cs="David" w:hint="cs"/>
          <w:sz w:val="20"/>
          <w:szCs w:val="24"/>
          <w:rtl/>
          <w:lang w:eastAsia="he-IL"/>
        </w:rPr>
        <w:t xml:space="preserve">עובדים במסגרת ההסכם, יהיה רשאי </w:t>
      </w:r>
      <w:r w:rsidRPr="00E034F9">
        <w:rPr>
          <w:rFonts w:ascii="Times New Roman" w:eastAsia="Times New Roman" w:hAnsi="Times New Roman" w:cs="David" w:hint="cs"/>
          <w:sz w:val="20"/>
          <w:szCs w:val="24"/>
          <w:rtl/>
          <w:lang w:eastAsia="he-IL"/>
        </w:rPr>
        <w:t>המתכנן</w:t>
      </w:r>
      <w:r w:rsidRPr="00E034F9">
        <w:rPr>
          <w:rFonts w:ascii="Times New Roman" w:eastAsia="Times New Roman" w:hAnsi="Times New Roman" w:cs="David"/>
          <w:sz w:val="20"/>
          <w:szCs w:val="24"/>
          <w:rtl/>
          <w:lang w:eastAsia="he-IL"/>
        </w:rPr>
        <w:t xml:space="preserve"> </w:t>
      </w:r>
      <w:r>
        <w:rPr>
          <w:rFonts w:ascii="Times New Roman" w:eastAsia="Times New Roman" w:hAnsi="Times New Roman" w:cs="David" w:hint="cs"/>
          <w:sz w:val="20"/>
          <w:szCs w:val="24"/>
          <w:rtl/>
          <w:lang w:eastAsia="he-IL"/>
        </w:rPr>
        <w:t>שלא לערוך את הביטוח המצוין בסעיף א' לאישור עריכת הביטוח.</w:t>
      </w:r>
    </w:p>
    <w:p w14:paraId="4D2756A3"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ללא צורך בכל דרישה מצד המזמין,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להמציא לידי המזמין, לפני תחילת מתן השירותים נשוא הסכם זה וכתנאי מוקדם להתקשרות או לכל תשלום על חשבון התמורה, את אישור עריכת הביטוח, כשהוא חתום בידי מבטחיו. </w:t>
      </w:r>
    </w:p>
    <w:p w14:paraId="79337910"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כמו כן, מיד בתום תקופת הביטוח,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להמציא לידי המזמין אישור עריכת ביטוח מעודכן, בגין חידוש תוקף ביטוחי היועץ לתקופת ביטוח נוספת, ומידי תקופת ביטוח, כל עוד הסכם זה בתוקף או לתקופה מאוחרת יותר כמפורט בסעיף 9.3 לעיל.</w:t>
      </w:r>
    </w:p>
    <w:p w14:paraId="46B85073"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מובהר, כי גבולות האחריות, הנדרשים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כמפורט באישור עריכת הביטוח, הינם בבחינת דרישה מזערית,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שאינה פוטרת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E034F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ממלוא החבות על פי הסכם זה. </w:t>
      </w:r>
    </w:p>
    <w:p w14:paraId="27F32C83"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מוסכם בזאת, כי ליועץ לא תהיה כל טענה כלפי המזמין או מי מטעם המזמין, בכל הקשור לגבולות האחריות כאמור.</w:t>
      </w:r>
    </w:p>
    <w:p w14:paraId="36FF642C"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למזמין תהא הזכות, אך לא החובה, לבדוק את אישור עריכת הביטוח, שיומצא על ידי היועץ כאמור לעיל, ועל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לבצע כל שינוי, תיקון, התאמה או הרחבה, שיידרשו על מנת להתאים את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להתחייבויות היועץ על פי הסכם זה.</w:t>
      </w:r>
    </w:p>
    <w:p w14:paraId="7EB2C9DE"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מוצהר ומוסכם כי זכויות המזמין לעריכת הבדיקה ולדרישת השינויים כמפורט לעיל, אינן מטילות על המזמין או מי מטעם המזמין כל חובה או כל אחריות שהיא לגבי ביטוחי היועץ, טיבם, היקפם, ותוקפם, או לגבי העדרם, ואין בהן כדי לגרוע מכל חובה שהיא, המוטלת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על פי הסכם זה או על פי כל דין, וזאת בין אם דרשו עריכת שינויים כמפורט לעיל ובין אם לאו, בין אם בדקו את אישור עריכת הביטוחים ובין אם לאו.</w:t>
      </w:r>
    </w:p>
    <w:p w14:paraId="2BF73A58"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פוטר את המזמין ואת הבאים מטעם המזמין מאחריות לכל אובדן או נזק לרכוש, המובא על ידי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או על ידי מי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לחצרי המזמין או המשמש את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לצורך מתן השירותים, ולא תהיה ליועץ כל טענה, דרישה או תביעה כלפי הנזכרים לעיל, בגין אובדן או נזק כאמור.</w:t>
      </w:r>
    </w:p>
    <w:p w14:paraId="4685FCA3"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אם לדעת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יש צורך בעריכת ביטוחים נוספים או משלימים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לערוך ולקיים את הביטוחים הנוספים או המשלימים כאמור. </w:t>
      </w:r>
    </w:p>
    <w:p w14:paraId="1D39DBAC"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בכל ביטוח רכוש נוסף או משלים לביטוחי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ייכלל סעיף בדבר ויתור המבטחים על זכות התחלוף כלפי המזמין וכלפי הבאים מטעם המזמין, ובלבד שהוויתור על זכות התחלוף כאמור, לא יחול לטובת אדם שגרם לנזק בזדון. </w:t>
      </w:r>
    </w:p>
    <w:p w14:paraId="4FAD22E2"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מבלי לגרוע מכל הוראה מהוראות הסכם זה לעניין הסבת ההסכם, ובמקרה בו השירותים נשוא הסכם זה או חלק מהם יינתנו על ידי קבלני משנה מטעם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על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לדאוג, כי בידי קבלני המשנה פוליסות ביטוח, בהתאם לתנאים ולסכומים הנדרשים על פי הסכם זה. לחלופין, ליועץ נתונה הרשות לכלול את קבלני המשנה בשם המבוטח במסגרת ביטוחי </w:t>
      </w:r>
      <w:r w:rsidRPr="00E034F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 xml:space="preserve">יועץ. </w:t>
      </w:r>
    </w:p>
    <w:p w14:paraId="40202A4B"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lastRenderedPageBreak/>
        <w:t xml:space="preserve">למען הסר ספק, מובהר בזאת כי 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מוטלת האחריות כלפי המזמין ביחס לשירותים במלואם, לרבות שירותים שניתנו או אמורים היו להינתן על ידי קבלן משנה, ועל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תחול האחריות לשפות את המזמין בגין כל אובדן או נזק שייגרם, במישרין או בעקיפין, עקב שירותים שניתנו או אמורים היו להינתן על ידי קבלן המשנה כאמור, אם ייגרם, בין אם אובדן או נזק כאמור מכוסה במי מהפוליסות דלעיל ובין אם לאו.</w:t>
      </w:r>
    </w:p>
    <w:p w14:paraId="2D035231"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אין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לצמצם או לגרוע בצורה כל שהיא מהתחייבויותיו בהתאם להסכם, ולא יהיה בעריכת ביטוחי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כדי לשחרר את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מחובתו לשפות ו/או לפצות את המזמין ו/או מי מטעמו, בגין כל נזק ,שהוא אחראי לו על פי הסכם זה ו/או על פי כל דין.</w:t>
      </w:r>
    </w:p>
    <w:p w14:paraId="7374FE8F" w14:textId="77777777" w:rsidR="00A37B0F"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Pr>
          <w:rFonts w:ascii="Times New Roman" w:eastAsia="Times New Roman" w:hAnsi="Times New Roman" w:cs="David" w:hint="cs"/>
          <w:sz w:val="20"/>
          <w:szCs w:val="24"/>
          <w:rtl/>
          <w:lang w:eastAsia="he-IL"/>
        </w:rPr>
        <w:t>היועץ</w:t>
      </w:r>
      <w:r w:rsidRPr="00235529">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 xml:space="preserve">מתחייב לשמור ולקיים באופן קפדני ומדוקדק את כל החוקים, התקנות, הצווים, ההוראות והתקנים המתייחסים לשירותים הניתנים על ידו על פי ההסכם. היועץ מתחייב למלא אחר כל דרישות והוראות החוק לביטוח לאומי נוסח משולב, תשנ"ה- 1995 ואחר כל הצווים והתקנות שהותקנו על פיו, ובעיקר, אך מבלי לפגוע בכלליות האמור לעיל, באופן </w:t>
      </w:r>
      <w:r w:rsidRPr="00235529">
        <w:rPr>
          <w:rFonts w:ascii="Times New Roman" w:eastAsia="Times New Roman" w:hAnsi="Times New Roman" w:cs="David" w:hint="cs"/>
          <w:sz w:val="20"/>
          <w:szCs w:val="24"/>
          <w:rtl/>
          <w:lang w:eastAsia="he-IL"/>
        </w:rPr>
        <w:t>ה</w:t>
      </w:r>
      <w:r>
        <w:rPr>
          <w:rFonts w:ascii="Times New Roman" w:eastAsia="Times New Roman" w:hAnsi="Times New Roman" w:cs="David" w:hint="cs"/>
          <w:sz w:val="20"/>
          <w:szCs w:val="24"/>
          <w:rtl/>
          <w:lang w:eastAsia="he-IL"/>
        </w:rPr>
        <w:t>יועץ, כל עובדיו ו/או שליחיו ו/או משמשיו ו/או קבלני המשנה שלו ועובדיהם, שיועסקו במתן השירותים, לרבות אלה שיעסקו בשירותים האמורים באופן מקרי או זמני, יהיו בכל עת ובמשך כל תקופת ההתקשרות זכאים לכל הזכויות שעל פי החוק הנ"ל.</w:t>
      </w:r>
    </w:p>
    <w:p w14:paraId="6A56AF34" w14:textId="77777777" w:rsidR="00A37B0F" w:rsidRPr="00A42052" w:rsidRDefault="00A37B0F" w:rsidP="00A37B0F">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A42052">
        <w:rPr>
          <w:rFonts w:ascii="Times New Roman" w:eastAsia="Times New Roman" w:hAnsi="Times New Roman" w:cs="David"/>
          <w:sz w:val="20"/>
          <w:szCs w:val="24"/>
          <w:rtl/>
          <w:lang w:eastAsia="he-IL"/>
        </w:rPr>
        <w:t>הפרת סעיף זה על כל תנאיו תיחשב להפרה יסודית של ההסכם.</w:t>
      </w:r>
    </w:p>
    <w:p w14:paraId="1A8C5674"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אספקת תכניות</w:t>
      </w:r>
    </w:p>
    <w:p w14:paraId="14DD5D9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בכל עת במהלך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וכן בתקופת הבדק של העבודות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למזמין מיד לפי דרישתו כל תכניות, ובכללן, תכניות ומסמכים המנויים ברשימה המצ"ב כנספח </w:t>
      </w:r>
      <w:r w:rsidRPr="00217E81">
        <w:rPr>
          <w:rFonts w:ascii="Times New Roman" w:eastAsia="Times New Roman" w:hAnsi="Times New Roman" w:cs="David"/>
          <w:b/>
          <w:bCs/>
          <w:sz w:val="20"/>
          <w:szCs w:val="24"/>
          <w:rtl/>
          <w:lang w:eastAsia="he-IL"/>
        </w:rPr>
        <w:t>ח'</w:t>
      </w:r>
      <w:r w:rsidRPr="00217E81">
        <w:rPr>
          <w:rFonts w:ascii="Times New Roman" w:eastAsia="Times New Roman" w:hAnsi="Times New Roman" w:cs="David"/>
          <w:sz w:val="20"/>
          <w:szCs w:val="24"/>
          <w:rtl/>
          <w:lang w:eastAsia="he-IL"/>
        </w:rPr>
        <w:t xml:space="preserve"> לחוזה זה, ובמידה והדרישה מתייחסת לתכניות שאינ</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בידו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יערכ</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המתכנן בהקדם האפשרי וימסר</w:t>
      </w:r>
      <w:r w:rsidRPr="00217E81">
        <w:rPr>
          <w:rFonts w:ascii="Times New Roman" w:eastAsia="Times New Roman" w:hAnsi="Times New Roman" w:cs="David" w:hint="cs"/>
          <w:sz w:val="20"/>
          <w:szCs w:val="24"/>
          <w:rtl/>
          <w:lang w:eastAsia="he-IL"/>
        </w:rPr>
        <w:t>ן</w:t>
      </w:r>
      <w:r w:rsidRPr="00217E81">
        <w:rPr>
          <w:rFonts w:ascii="Times New Roman" w:eastAsia="Times New Roman" w:hAnsi="Times New Roman" w:cs="David"/>
          <w:sz w:val="20"/>
          <w:szCs w:val="24"/>
          <w:rtl/>
          <w:lang w:eastAsia="he-IL"/>
        </w:rPr>
        <w:t xml:space="preserve"> למזמין.</w:t>
      </w:r>
    </w:p>
    <w:p w14:paraId="0B5BF4E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עם גמר שרותי </w:t>
      </w:r>
      <w:r w:rsidRPr="00217E81">
        <w:rPr>
          <w:rFonts w:ascii="Times New Roman" w:eastAsia="Times New Roman" w:hAnsi="Times New Roman" w:cs="David" w:hint="cs"/>
          <w:sz w:val="20"/>
          <w:szCs w:val="24"/>
          <w:rtl/>
          <w:lang w:eastAsia="he-IL"/>
        </w:rPr>
        <w:t>המתכנן,</w:t>
      </w:r>
      <w:r w:rsidRPr="00217E81">
        <w:rPr>
          <w:rFonts w:ascii="Times New Roman" w:eastAsia="Times New Roman" w:hAnsi="Times New Roman" w:cs="David"/>
          <w:sz w:val="20"/>
          <w:szCs w:val="24"/>
          <w:rtl/>
          <w:lang w:eastAsia="he-IL"/>
        </w:rPr>
        <w:t xml:space="preserve"> ימסור המתכנן למזמין סדרה אחת של העתקי התכניות כשהן מעודכנות, ומשקפות את התכנון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הסופי בשטח </w:t>
      </w:r>
      <w:r w:rsidRPr="00217E81">
        <w:rPr>
          <w:rFonts w:ascii="Times New Roman" w:eastAsia="Times New Roman" w:hAnsi="Times New Roman" w:cs="David"/>
          <w:color w:val="000000"/>
          <w:sz w:val="20"/>
          <w:szCs w:val="24"/>
          <w:lang w:eastAsia="he-IL"/>
        </w:rPr>
        <w:t>(AS MADE)</w:t>
      </w:r>
      <w:r w:rsidRPr="00217E81">
        <w:rPr>
          <w:rFonts w:ascii="Times New Roman" w:eastAsia="Times New Roman" w:hAnsi="Times New Roman" w:cs="David"/>
          <w:sz w:val="20"/>
          <w:szCs w:val="24"/>
          <w:rtl/>
          <w:lang w:eastAsia="he-IL"/>
        </w:rPr>
        <w:t xml:space="preserve">, למעט שינויי דיירים, </w:t>
      </w:r>
      <w:r w:rsidRPr="00217E81">
        <w:rPr>
          <w:rFonts w:ascii="Times New Roman" w:eastAsia="Times New Roman" w:hAnsi="Times New Roman" w:cs="David" w:hint="cs"/>
          <w:sz w:val="20"/>
          <w:szCs w:val="24"/>
          <w:rtl/>
          <w:lang w:eastAsia="he-IL"/>
        </w:rPr>
        <w:t xml:space="preserve">וקבצים </w:t>
      </w:r>
      <w:r w:rsidRPr="00217E81">
        <w:rPr>
          <w:rFonts w:ascii="Times New Roman" w:eastAsia="Times New Roman" w:hAnsi="Times New Roman" w:cs="David"/>
          <w:sz w:val="20"/>
          <w:szCs w:val="24"/>
          <w:rtl/>
          <w:lang w:eastAsia="he-IL"/>
        </w:rPr>
        <w:t>המכילים את התכנון במדיה ממוחשבת.</w:t>
      </w:r>
    </w:p>
    <w:p w14:paraId="61CDDD6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הובא החוזה לידי גמר או בוטל לפי סעיף 12 להלן, ימסור המתכנן למזמין סדרה אחת של העתקי התכניות ו</w:t>
      </w:r>
      <w:r w:rsidRPr="00217E81">
        <w:rPr>
          <w:rFonts w:ascii="Times New Roman" w:eastAsia="Times New Roman" w:hAnsi="Times New Roman" w:cs="David" w:hint="cs"/>
          <w:sz w:val="20"/>
          <w:szCs w:val="24"/>
          <w:rtl/>
          <w:lang w:eastAsia="he-IL"/>
        </w:rPr>
        <w:t>הקבצים</w:t>
      </w:r>
      <w:r w:rsidRPr="00217E81">
        <w:rPr>
          <w:rFonts w:ascii="Times New Roman" w:eastAsia="Times New Roman" w:hAnsi="Times New Roman" w:cs="David"/>
          <w:sz w:val="20"/>
          <w:szCs w:val="24"/>
          <w:rtl/>
          <w:lang w:eastAsia="he-IL"/>
        </w:rPr>
        <w:t xml:space="preserve"> כשה</w:t>
      </w:r>
      <w:r w:rsidRPr="00217E81">
        <w:rPr>
          <w:rFonts w:ascii="Times New Roman" w:eastAsia="Times New Roman" w:hAnsi="Times New Roman" w:cs="David" w:hint="cs"/>
          <w:sz w:val="20"/>
          <w:szCs w:val="24"/>
          <w:rtl/>
          <w:lang w:eastAsia="he-IL"/>
        </w:rPr>
        <w:t>ם</w:t>
      </w:r>
      <w:r w:rsidRPr="00217E81">
        <w:rPr>
          <w:rFonts w:ascii="Times New Roman" w:eastAsia="Times New Roman" w:hAnsi="Times New Roman" w:cs="David"/>
          <w:sz w:val="20"/>
          <w:szCs w:val="24"/>
          <w:rtl/>
          <w:lang w:eastAsia="he-IL"/>
        </w:rPr>
        <w:t xml:space="preserve"> מעודכנ</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עד לתאריך הבאת החוזה לידי גמר, או עד לתאריך ביטולו, הכל לפי העניין.</w:t>
      </w:r>
    </w:p>
    <w:p w14:paraId="31B2F8A8"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חייב המתכנן לשמור אצלו למשך תקופה של 7 שנים לפחות את התכניות בקבצי מחשב ובתדפיסים ולספק למזמין לפי דרישתו העתקים מהן בכל עת שיידרש לכך.</w:t>
      </w:r>
    </w:p>
    <w:p w14:paraId="39FA08C4"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המתכנן לא יהיה זכאי לכל תשלום נוסף בעד תכניות שימסור למזמין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סעיף 10 זה.</w:t>
      </w:r>
    </w:p>
    <w:p w14:paraId="482F28D6"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זכות הקניין בכל התכניות שייכת למזמין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ובלבד ששולם שכר המתכנן בהתאם להוראות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בתוקף זכות הקניין הנ"ל זכאי המזמין לעשות כל שימוש בתכניות,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חל גם לגבי זכות היוצרים, במידה וקיימת, בכל עבודות שבוצעו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התכניות. המתכנן אינו רשאי להשתמש בתכניות לצורך תכנון ובניה של פרויקט אחר  שלא בהסכמת המזמין.</w:t>
      </w:r>
    </w:p>
    <w:p w14:paraId="543E6738" w14:textId="77777777" w:rsidR="00217E81" w:rsidRPr="00217E81" w:rsidRDefault="00217E81" w:rsidP="00217E81">
      <w:pPr>
        <w:widowControl w:val="0"/>
        <w:numPr>
          <w:ilvl w:val="0"/>
          <w:numId w:val="32"/>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lastRenderedPageBreak/>
        <w:t>מעמד המתכנן</w:t>
      </w:r>
    </w:p>
    <w:p w14:paraId="790AA22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ומובהר על ידי הצדדים לחוזה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מעמדו של המתכנן כנותן השירותים למזמין הינו של קבלן עצמאי וכל הפעולות שיעשו על ידו על פי חוזה זה נעשות על ידו, עבורו ועל חשבונו</w:t>
      </w:r>
      <w:r w:rsidRPr="00217E81">
        <w:rPr>
          <w:rFonts w:ascii="Times New Roman" w:eastAsia="Times New Roman" w:hAnsi="Times New Roman" w:cs="David" w:hint="cs"/>
          <w:sz w:val="20"/>
          <w:szCs w:val="24"/>
          <w:rtl/>
          <w:lang w:eastAsia="he-IL"/>
        </w:rPr>
        <w:t xml:space="preserve"> של המתכנן</w:t>
      </w:r>
      <w:r w:rsidRPr="00217E81">
        <w:rPr>
          <w:rFonts w:ascii="Times New Roman" w:eastAsia="Times New Roman" w:hAnsi="Times New Roman" w:cs="David"/>
          <w:sz w:val="20"/>
          <w:szCs w:val="24"/>
          <w:rtl/>
          <w:lang w:eastAsia="he-IL"/>
        </w:rPr>
        <w:t>.</w:t>
      </w:r>
    </w:p>
    <w:p w14:paraId="27FB0DE8"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אין ולא יהיו יחסי עובד-מעביד בין המזמין ובין </w:t>
      </w:r>
      <w:r w:rsidRPr="00217E81">
        <w:rPr>
          <w:rFonts w:ascii="Times New Roman" w:eastAsia="Times New Roman" w:hAnsi="Times New Roman" w:cs="David"/>
          <w:color w:val="000000"/>
          <w:sz w:val="24"/>
          <w:szCs w:val="24"/>
          <w:rtl/>
          <w:lang w:eastAsia="he-IL"/>
        </w:rPr>
        <w:t xml:space="preserve">המתכנן ו/או </w:t>
      </w:r>
      <w:r w:rsidRPr="00217E81">
        <w:rPr>
          <w:rFonts w:ascii="Times New Roman" w:eastAsia="Times New Roman" w:hAnsi="Times New Roman" w:cs="David" w:hint="cs"/>
          <w:color w:val="000000"/>
          <w:sz w:val="24"/>
          <w:szCs w:val="24"/>
          <w:rtl/>
          <w:lang w:eastAsia="he-IL"/>
        </w:rPr>
        <w:t>מי מטעמו ו</w:t>
      </w:r>
      <w:r w:rsidRPr="00217E81">
        <w:rPr>
          <w:rFonts w:ascii="Times New Roman" w:eastAsia="Times New Roman" w:hAnsi="Times New Roman" w:cs="David"/>
          <w:color w:val="000000"/>
          <w:sz w:val="24"/>
          <w:szCs w:val="24"/>
          <w:rtl/>
          <w:lang w:eastAsia="he-IL"/>
        </w:rPr>
        <w:t xml:space="preserve">בין המזמין לבין עובדי </w:t>
      </w:r>
      <w:r w:rsidRPr="00217E81">
        <w:rPr>
          <w:rFonts w:ascii="Times New Roman" w:eastAsia="Times New Roman" w:hAnsi="Times New Roman" w:cs="David" w:hint="cs"/>
          <w:color w:val="000000"/>
          <w:sz w:val="24"/>
          <w:szCs w:val="24"/>
          <w:rtl/>
          <w:lang w:eastAsia="he-IL"/>
        </w:rPr>
        <w:t xml:space="preserve"> המתכנן ו/או מי מטעמיהם</w:t>
      </w:r>
      <w:r w:rsidRPr="00217E81">
        <w:rPr>
          <w:rFonts w:ascii="Times New Roman" w:eastAsia="Times New Roman" w:hAnsi="Times New Roman" w:cs="David"/>
          <w:color w:val="000000"/>
          <w:sz w:val="24"/>
          <w:szCs w:val="24"/>
          <w:rtl/>
          <w:lang w:eastAsia="he-IL"/>
        </w:rPr>
        <w:t xml:space="preserve"> </w:t>
      </w:r>
      <w:r w:rsidRPr="00217E81">
        <w:rPr>
          <w:rFonts w:ascii="Times New Roman" w:eastAsia="Times New Roman" w:hAnsi="Times New Roman" w:cs="David"/>
          <w:sz w:val="20"/>
          <w:szCs w:val="24"/>
          <w:rtl/>
          <w:lang w:eastAsia="he-IL"/>
        </w:rPr>
        <w:t>ואין בהוראות חוזה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כדי ליצור בין המתכנן ו/או מי מעובדיו</w:t>
      </w:r>
      <w:r w:rsidRPr="00217E81">
        <w:rPr>
          <w:rFonts w:ascii="Times New Roman" w:eastAsia="Times New Roman" w:hAnsi="Times New Roman" w:cs="David" w:hint="cs"/>
          <w:sz w:val="20"/>
          <w:szCs w:val="24"/>
          <w:rtl/>
          <w:lang w:eastAsia="he-IL"/>
        </w:rPr>
        <w:t xml:space="preserve"> ו/או מי מטעמו</w:t>
      </w:r>
      <w:r w:rsidRPr="00217E81">
        <w:rPr>
          <w:rFonts w:ascii="Times New Roman" w:eastAsia="Times New Roman" w:hAnsi="Times New Roman" w:cs="David"/>
          <w:sz w:val="20"/>
          <w:szCs w:val="24"/>
          <w:rtl/>
          <w:lang w:eastAsia="he-IL"/>
        </w:rPr>
        <w:t xml:space="preserve"> לבין המזמין ו/או המנהל ו/או מי מטעמו יחסי עובד מעביד</w:t>
      </w:r>
      <w:r w:rsidRPr="00217E81">
        <w:rPr>
          <w:rFonts w:ascii="Times New Roman" w:eastAsia="Times New Roman" w:hAnsi="Times New Roman" w:cs="David"/>
          <w:color w:val="000000"/>
          <w:sz w:val="24"/>
          <w:szCs w:val="24"/>
          <w:rtl/>
          <w:lang w:eastAsia="he-IL"/>
        </w:rPr>
        <w:t>, לכל ענין ודבר. 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מוסכם ומובהר בין הצדדים</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 לא יהיו זכאים כלפי המזמין לכל זכות החלה ע</w:t>
      </w:r>
      <w:r w:rsidRPr="00217E81">
        <w:rPr>
          <w:rFonts w:ascii="Times New Roman" w:eastAsia="Times New Roman" w:hAnsi="Times New Roman" w:cs="David" w:hint="cs"/>
          <w:color w:val="000000"/>
          <w:sz w:val="24"/>
          <w:szCs w:val="24"/>
          <w:rtl/>
          <w:lang w:eastAsia="he-IL"/>
        </w:rPr>
        <w:t>ל פ</w:t>
      </w:r>
      <w:r w:rsidRPr="00217E81">
        <w:rPr>
          <w:rFonts w:ascii="Times New Roman" w:eastAsia="Times New Roman" w:hAnsi="Times New Roman" w:cs="David"/>
          <w:color w:val="000000"/>
          <w:sz w:val="24"/>
          <w:szCs w:val="24"/>
          <w:rtl/>
          <w:lang w:eastAsia="he-IL"/>
        </w:rPr>
        <w:t>י הדין ו/או מכח צו הרחבה ו/או מכח הסכם כלשהו על עובד</w:t>
      </w:r>
      <w:r w:rsidRPr="00217E81">
        <w:rPr>
          <w:rFonts w:ascii="Times New Roman" w:eastAsia="Times New Roman" w:hAnsi="Times New Roman" w:cs="David" w:hint="cs"/>
          <w:sz w:val="20"/>
          <w:szCs w:val="24"/>
          <w:rtl/>
          <w:lang w:eastAsia="he-IL"/>
        </w:rPr>
        <w:t>.</w:t>
      </w:r>
    </w:p>
    <w:p w14:paraId="6551340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מוסכם בזה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המתכנן ו/או עובדיו</w:t>
      </w:r>
      <w:r w:rsidRPr="00217E81">
        <w:rPr>
          <w:rFonts w:ascii="Times New Roman" w:eastAsia="Times New Roman" w:hAnsi="Times New Roman" w:cs="David" w:hint="cs"/>
          <w:color w:val="000000"/>
          <w:sz w:val="24"/>
          <w:szCs w:val="24"/>
          <w:rtl/>
          <w:lang w:eastAsia="he-IL"/>
        </w:rPr>
        <w:t xml:space="preserve"> ו/או שלוחיו ו/או אחר מטעמו או מטעמם של אלו</w:t>
      </w:r>
      <w:r w:rsidRPr="00217E81">
        <w:rPr>
          <w:rFonts w:ascii="Times New Roman" w:eastAsia="Times New Roman" w:hAnsi="Times New Roman" w:cs="David"/>
          <w:color w:val="000000"/>
          <w:sz w:val="24"/>
          <w:szCs w:val="24"/>
          <w:rtl/>
          <w:lang w:eastAsia="he-IL"/>
        </w:rPr>
        <w:t xml:space="preserve"> מוותרים על כל טענות ו/או</w:t>
      </w:r>
      <w:r w:rsidRPr="00217E81">
        <w:rPr>
          <w:rFonts w:ascii="Times New Roman" w:eastAsia="Times New Roman" w:hAnsi="Times New Roman" w:cs="David" w:hint="cs"/>
          <w:color w:val="000000"/>
          <w:sz w:val="24"/>
          <w:szCs w:val="24"/>
          <w:rtl/>
          <w:lang w:eastAsia="he-IL"/>
        </w:rPr>
        <w:t xml:space="preserve"> דרישות ו/או תלונות ו/או</w:t>
      </w:r>
      <w:r w:rsidRPr="00217E81">
        <w:rPr>
          <w:rFonts w:ascii="Times New Roman" w:eastAsia="Times New Roman" w:hAnsi="Times New Roman" w:cs="David"/>
          <w:color w:val="000000"/>
          <w:sz w:val="24"/>
          <w:szCs w:val="24"/>
          <w:rtl/>
          <w:lang w:eastAsia="he-IL"/>
        </w:rPr>
        <w:t xml:space="preserve"> תביעות כלפי המזמין ו/או כלפי מי מטעמו, שעילתן ביחסי עובד ומעביד ו/או בסיומם והם יהיו מנועים מהגשת כל תביעה שהיא כאמור כנגד המזמין.</w:t>
      </w:r>
    </w:p>
    <w:p w14:paraId="7746CE7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 ומתחייב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ישא לבדו </w:t>
      </w:r>
      <w:r w:rsidRPr="00217E81">
        <w:rPr>
          <w:rFonts w:ascii="Times New Roman" w:eastAsia="Times New Roman" w:hAnsi="Times New Roman" w:cs="David"/>
          <w:color w:val="000000"/>
          <w:sz w:val="24"/>
          <w:szCs w:val="24"/>
          <w:rtl/>
          <w:lang w:eastAsia="he-IL"/>
        </w:rPr>
        <w:t>בכל התשלומים ו/או המסים ו/או תשלומי חובה אחרים, החלים ו/או שיחולו על המתכנן ו/או עובדי המתכנן בגין מתן השירותים ו/או בגין התקבולים שיקבל ע</w:t>
      </w:r>
      <w:r w:rsidRPr="00217E81">
        <w:rPr>
          <w:rFonts w:ascii="Times New Roman" w:eastAsia="Times New Roman" w:hAnsi="Times New Roman" w:cs="David" w:hint="cs"/>
          <w:color w:val="000000"/>
          <w:sz w:val="24"/>
          <w:szCs w:val="24"/>
          <w:rtl/>
          <w:lang w:eastAsia="he-IL"/>
        </w:rPr>
        <w:t>ל פי</w:t>
      </w:r>
      <w:r w:rsidRPr="00217E81">
        <w:rPr>
          <w:rFonts w:ascii="Times New Roman" w:eastAsia="Times New Roman" w:hAnsi="Times New Roman" w:cs="David"/>
          <w:color w:val="000000"/>
          <w:sz w:val="24"/>
          <w:szCs w:val="24"/>
          <w:rtl/>
          <w:lang w:eastAsia="he-IL"/>
        </w:rPr>
        <w:t xml:space="preserve"> חוזה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ובכלל זה</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sz w:val="20"/>
          <w:szCs w:val="24"/>
          <w:rtl/>
          <w:lang w:eastAsia="he-IL"/>
        </w:rPr>
        <w:t xml:space="preserve"> תשלומי מס הכנסה והב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הלאומי שהוא חב בגין מתן שרותי המתכנן.</w:t>
      </w:r>
    </w:p>
    <w:p w14:paraId="726B4261"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ישא לבדו באחריות לכל הזכויות הסוציאליות של עובדיו (כגון - ניכויי מס הכנסה וב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טוח לאומי, תשלומים לקרנות איגודים מקצוע</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ים ותשלומים סוציאליים אחרים) ולכל החובות החלות על פי דין על מעביד כלפי עובדיו.</w:t>
      </w:r>
    </w:p>
    <w:p w14:paraId="17DE886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color w:val="000000"/>
          <w:sz w:val="24"/>
          <w:szCs w:val="24"/>
          <w:rtl/>
          <w:lang w:eastAsia="he-IL"/>
        </w:rPr>
      </w:pPr>
      <w:r w:rsidRPr="00217E81">
        <w:rPr>
          <w:rFonts w:ascii="Times New Roman" w:eastAsia="Times New Roman" w:hAnsi="Times New Roman" w:cs="David"/>
          <w:color w:val="000000"/>
          <w:sz w:val="24"/>
          <w:szCs w:val="24"/>
          <w:rtl/>
          <w:lang w:eastAsia="he-IL"/>
        </w:rPr>
        <w:t>מבלי לגרוע מ</w:t>
      </w:r>
      <w:r w:rsidRPr="00217E81">
        <w:rPr>
          <w:rFonts w:ascii="Times New Roman" w:eastAsia="Times New Roman" w:hAnsi="Times New Roman" w:cs="David" w:hint="cs"/>
          <w:color w:val="000000"/>
          <w:sz w:val="24"/>
          <w:szCs w:val="24"/>
          <w:rtl/>
          <w:lang w:eastAsia="he-IL"/>
        </w:rPr>
        <w:t xml:space="preserve">כלליות </w:t>
      </w:r>
      <w:r w:rsidRPr="00217E81">
        <w:rPr>
          <w:rFonts w:ascii="Times New Roman" w:eastAsia="Times New Roman" w:hAnsi="Times New Roman" w:cs="David"/>
          <w:color w:val="000000"/>
          <w:sz w:val="24"/>
          <w:szCs w:val="24"/>
          <w:rtl/>
          <w:lang w:eastAsia="he-IL"/>
        </w:rPr>
        <w:t>האמור לעיל, המתכנן מצהיר ומתחייב</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אם י</w:t>
      </w:r>
      <w:r w:rsidRPr="00217E81">
        <w:rPr>
          <w:rFonts w:ascii="Times New Roman" w:eastAsia="Times New Roman" w:hAnsi="Times New Roman" w:cs="David" w:hint="cs"/>
          <w:color w:val="000000"/>
          <w:sz w:val="24"/>
          <w:szCs w:val="24"/>
          <w:rtl/>
          <w:lang w:eastAsia="he-IL"/>
        </w:rPr>
        <w:t>י</w:t>
      </w:r>
      <w:r w:rsidRPr="00217E81">
        <w:rPr>
          <w:rFonts w:ascii="Times New Roman" w:eastAsia="Times New Roman" w:hAnsi="Times New Roman" w:cs="David"/>
          <w:color w:val="000000"/>
          <w:sz w:val="24"/>
          <w:szCs w:val="24"/>
          <w:rtl/>
          <w:lang w:eastAsia="he-IL"/>
        </w:rPr>
        <w:t>דרש המזמין על ידי המתכנן ו/או על ידי מי מ</w:t>
      </w:r>
      <w:r w:rsidRPr="00217E81">
        <w:rPr>
          <w:rFonts w:ascii="Times New Roman" w:eastAsia="Times New Roman" w:hAnsi="Times New Roman" w:cs="David" w:hint="cs"/>
          <w:color w:val="000000"/>
          <w:sz w:val="24"/>
          <w:szCs w:val="24"/>
          <w:rtl/>
          <w:lang w:eastAsia="he-IL"/>
        </w:rPr>
        <w:t>שלוחיו ו/או עובדיו</w:t>
      </w:r>
      <w:r w:rsidRPr="00217E81">
        <w:rPr>
          <w:rFonts w:ascii="Times New Roman" w:eastAsia="Times New Roman" w:hAnsi="Times New Roman" w:cs="David"/>
          <w:color w:val="000000"/>
          <w:sz w:val="24"/>
          <w:szCs w:val="24"/>
          <w:rtl/>
          <w:lang w:eastAsia="he-IL"/>
        </w:rPr>
        <w:t xml:space="preserve"> ו/או</w:t>
      </w:r>
      <w:r w:rsidRPr="00217E81">
        <w:rPr>
          <w:rFonts w:ascii="Times New Roman" w:eastAsia="Times New Roman" w:hAnsi="Times New Roman" w:cs="David" w:hint="cs"/>
          <w:color w:val="000000"/>
          <w:sz w:val="24"/>
          <w:szCs w:val="24"/>
          <w:rtl/>
          <w:lang w:eastAsia="he-IL"/>
        </w:rPr>
        <w:t xml:space="preserve"> אחר מטעמו ו/או</w:t>
      </w:r>
      <w:r w:rsidRPr="00217E81">
        <w:rPr>
          <w:rFonts w:ascii="Times New Roman" w:eastAsia="Times New Roman" w:hAnsi="Times New Roman" w:cs="David"/>
          <w:color w:val="000000"/>
          <w:sz w:val="24"/>
          <w:szCs w:val="24"/>
          <w:rtl/>
          <w:lang w:eastAsia="he-IL"/>
        </w:rPr>
        <w:t xml:space="preserve"> על ידי כל צד ג' לשאת בתשלום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בגין עילות הנובעות מיחסי עובד ומעביד ו/או מהפסקתם ו/או אם יחולו על המזמין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כלשהם כאמור, אזי ישפה המתכנן את המזמין מיד עם דרישתו הראשונה של המזמין, בגין כל תשלום ו/או הוצאה ו/או עלות</w:t>
      </w:r>
      <w:r w:rsidRPr="00217E81">
        <w:rPr>
          <w:rFonts w:ascii="Times New Roman" w:eastAsia="Times New Roman" w:hAnsi="Times New Roman" w:cs="David" w:hint="cs"/>
          <w:color w:val="000000"/>
          <w:sz w:val="24"/>
          <w:szCs w:val="24"/>
          <w:rtl/>
          <w:lang w:eastAsia="he-IL"/>
        </w:rPr>
        <w:t xml:space="preserve"> ו/או פיצוי ו/או שיפוי</w:t>
      </w:r>
      <w:r w:rsidRPr="00217E81">
        <w:rPr>
          <w:rFonts w:ascii="Times New Roman" w:eastAsia="Times New Roman" w:hAnsi="Times New Roman" w:cs="David"/>
          <w:color w:val="000000"/>
          <w:sz w:val="24"/>
          <w:szCs w:val="24"/>
          <w:rtl/>
          <w:lang w:eastAsia="he-IL"/>
        </w:rPr>
        <w:t xml:space="preserve"> שיחולו על המזמין ו/או ידרשו ממנו כאמור ו/או בגין כל נזק שיגרם למזמין בשל דרישה או תביעה כאמור, לרבות הוצאות משפט ושכ"ט עו"ד. סכום השיפוי כאמור</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ייחשב </w:t>
      </w:r>
      <w:r w:rsidRPr="00217E81">
        <w:rPr>
          <w:rFonts w:ascii="Times New Roman" w:eastAsia="Times New Roman" w:hAnsi="Times New Roman" w:cs="David" w:hint="cs"/>
          <w:color w:val="000000"/>
          <w:sz w:val="24"/>
          <w:szCs w:val="24"/>
          <w:rtl/>
          <w:lang w:eastAsia="he-IL"/>
        </w:rPr>
        <w:t>כ</w:t>
      </w:r>
      <w:r w:rsidRPr="00217E81">
        <w:rPr>
          <w:rFonts w:ascii="Times New Roman" w:eastAsia="Times New Roman" w:hAnsi="Times New Roman" w:cs="David"/>
          <w:color w:val="000000"/>
          <w:sz w:val="24"/>
          <w:szCs w:val="24"/>
          <w:rtl/>
          <w:lang w:eastAsia="he-IL"/>
        </w:rPr>
        <w:t>חוב המגיע למזמין מאת המתכנן על פי הוראות חוזה זה, אשר המזמין רשאי לקזז בגינו סכומים ע"ח התמורה המגיעה למתכנן.</w:t>
      </w:r>
    </w:p>
    <w:p w14:paraId="4F230F43"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color w:val="000000"/>
          <w:sz w:val="24"/>
          <w:szCs w:val="24"/>
          <w:rtl/>
          <w:lang w:eastAsia="he-IL"/>
        </w:rPr>
        <w:t>בשים לב לאמור לעיל, אם יקבע פורום מוסמך כלשהו</w:t>
      </w:r>
      <w:r w:rsidRPr="00217E81">
        <w:rPr>
          <w:rFonts w:ascii="Times New Roman" w:eastAsia="Times New Roman" w:hAnsi="Times New Roman" w:cs="David" w:hint="cs"/>
          <w:color w:val="000000"/>
          <w:sz w:val="24"/>
          <w:szCs w:val="24"/>
          <w:rtl/>
          <w:lang w:eastAsia="he-IL"/>
        </w:rPr>
        <w:t>,</w:t>
      </w:r>
      <w:r w:rsidRPr="00217E81">
        <w:rPr>
          <w:rFonts w:ascii="Times New Roman" w:eastAsia="Times New Roman" w:hAnsi="Times New Roman" w:cs="David"/>
          <w:color w:val="000000"/>
          <w:sz w:val="24"/>
          <w:szCs w:val="24"/>
          <w:rtl/>
          <w:lang w:eastAsia="he-IL"/>
        </w:rPr>
        <w:t xml:space="preserve"> כי נתקיימו יחסי עובד ומעביד בין המתכנן ו/או מי מעובדיו</w:t>
      </w:r>
      <w:r w:rsidRPr="00217E81">
        <w:rPr>
          <w:rFonts w:ascii="Times New Roman" w:eastAsia="Times New Roman" w:hAnsi="Times New Roman" w:cs="David" w:hint="cs"/>
          <w:color w:val="000000"/>
          <w:sz w:val="24"/>
          <w:szCs w:val="24"/>
          <w:rtl/>
          <w:lang w:eastAsia="he-IL"/>
        </w:rPr>
        <w:t xml:space="preserve"> ו/או מי משלוחיו ו/או אחר מטעמו</w:t>
      </w:r>
      <w:r w:rsidRPr="00217E81">
        <w:rPr>
          <w:rFonts w:ascii="Times New Roman" w:eastAsia="Times New Roman" w:hAnsi="Times New Roman" w:cs="David"/>
          <w:color w:val="000000"/>
          <w:sz w:val="24"/>
          <w:szCs w:val="24"/>
          <w:rtl/>
          <w:lang w:eastAsia="he-IL"/>
        </w:rPr>
        <w:t xml:space="preserve">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r w:rsidRPr="00217E81">
        <w:rPr>
          <w:rFonts w:ascii="Times New Roman" w:eastAsia="Times New Roman" w:hAnsi="Times New Roman" w:cs="David" w:hint="cs"/>
          <w:color w:val="000000"/>
          <w:sz w:val="24"/>
          <w:szCs w:val="24"/>
          <w:rtl/>
          <w:lang w:eastAsia="he-IL"/>
        </w:rPr>
        <w:t>.</w:t>
      </w:r>
    </w:p>
    <w:p w14:paraId="0F0D5A41" w14:textId="77777777" w:rsidR="00217E81" w:rsidRPr="00217E81" w:rsidRDefault="00217E81" w:rsidP="00217E81">
      <w:pPr>
        <w:widowControl w:val="0"/>
        <w:numPr>
          <w:ilvl w:val="0"/>
          <w:numId w:val="32"/>
        </w:numPr>
        <w:spacing w:before="0" w:beforeAutospacing="0" w:after="240" w:afterAutospacing="0" w:line="240" w:lineRule="auto"/>
        <w:ind w:left="363" w:hanging="74"/>
        <w:jc w:val="both"/>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הבאת החוזה לגמר או ביטולו</w:t>
      </w:r>
    </w:p>
    <w:p w14:paraId="0E4C2C1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lang w:eastAsia="he-IL"/>
        </w:rPr>
      </w:pPr>
    </w:p>
    <w:p w14:paraId="1B43EB83" w14:textId="77777777" w:rsidR="00217E81" w:rsidRPr="00217E81" w:rsidRDefault="00217E81" w:rsidP="00217E81">
      <w:pPr>
        <w:widowControl w:val="0"/>
        <w:numPr>
          <w:ilvl w:val="2"/>
          <w:numId w:val="32"/>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על אף האמור בכל מקום אחר בחוזה </w:t>
      </w:r>
      <w:r w:rsidRPr="00217E81">
        <w:rPr>
          <w:rFonts w:ascii="Times New Roman" w:eastAsia="Times New Roman" w:hAnsi="Times New Roman" w:cs="David" w:hint="cs"/>
          <w:sz w:val="20"/>
          <w:szCs w:val="24"/>
          <w:rtl/>
          <w:lang w:eastAsia="he-IL"/>
        </w:rPr>
        <w:t xml:space="preserve">זה על נספחיו, </w:t>
      </w:r>
      <w:r w:rsidRPr="00217E81">
        <w:rPr>
          <w:rFonts w:ascii="Times New Roman" w:eastAsia="Times New Roman" w:hAnsi="Times New Roman" w:cs="David"/>
          <w:sz w:val="20"/>
          <w:szCs w:val="24"/>
          <w:rtl/>
          <w:lang w:eastAsia="he-IL"/>
        </w:rPr>
        <w:t>רשאי המזמין,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 בכל עת ומסיבה כלשהי, להביא חוזה זה, כולו או מקצתו, לידי גמר על ידי מתן הודעה בכתב על כך למתכנן. ניתנה הודעה כאמור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יבוא החוזה לידי גמר בתאריך הנקוב בהודעה אשר לא יהיה פחות מ</w:t>
      </w:r>
      <w:r w:rsidRPr="00217E81">
        <w:rPr>
          <w:rFonts w:ascii="Times New Roman" w:eastAsia="Times New Roman" w:hAnsi="Times New Roman" w:cs="David" w:hint="cs"/>
          <w:sz w:val="20"/>
          <w:szCs w:val="24"/>
          <w:rtl/>
          <w:lang w:eastAsia="he-IL"/>
        </w:rPr>
        <w:t>-7</w:t>
      </w:r>
      <w:r w:rsidRPr="00217E81">
        <w:rPr>
          <w:rFonts w:ascii="Times New Roman" w:eastAsia="Times New Roman" w:hAnsi="Times New Roman" w:cs="David"/>
          <w:sz w:val="20"/>
          <w:szCs w:val="24"/>
          <w:rtl/>
          <w:lang w:eastAsia="he-IL"/>
        </w:rPr>
        <w:t xml:space="preserve"> י</w:t>
      </w:r>
      <w:r w:rsidRPr="00217E81">
        <w:rPr>
          <w:rFonts w:ascii="Times New Roman" w:eastAsia="Times New Roman" w:hAnsi="Times New Roman" w:cs="David" w:hint="cs"/>
          <w:sz w:val="20"/>
          <w:szCs w:val="24"/>
          <w:rtl/>
          <w:lang w:eastAsia="he-IL"/>
        </w:rPr>
        <w:t>מים</w:t>
      </w:r>
      <w:r w:rsidRPr="00217E81">
        <w:rPr>
          <w:rFonts w:ascii="Times New Roman" w:eastAsia="Times New Roman" w:hAnsi="Times New Roman" w:cs="David"/>
          <w:sz w:val="20"/>
          <w:szCs w:val="24"/>
          <w:rtl/>
          <w:lang w:eastAsia="he-IL"/>
        </w:rPr>
        <w:t xml:space="preserve"> מיום משלוחה (להלן: "</w:t>
      </w:r>
      <w:r w:rsidRPr="00217E81">
        <w:rPr>
          <w:rFonts w:ascii="Times New Roman" w:eastAsia="Times New Roman" w:hAnsi="Times New Roman" w:cs="David"/>
          <w:b/>
          <w:bCs/>
          <w:sz w:val="20"/>
          <w:szCs w:val="24"/>
          <w:rtl/>
          <w:lang w:eastAsia="he-IL"/>
        </w:rPr>
        <w:t>תאריך הפסקת השרות</w:t>
      </w:r>
      <w:r w:rsidRPr="00217E81">
        <w:rPr>
          <w:rFonts w:ascii="Times New Roman" w:eastAsia="Times New Roman" w:hAnsi="Times New Roman" w:cs="David"/>
          <w:sz w:val="20"/>
          <w:szCs w:val="24"/>
          <w:rtl/>
          <w:lang w:eastAsia="he-IL"/>
        </w:rPr>
        <w:t>").</w:t>
      </w:r>
    </w:p>
    <w:p w14:paraId="17AEB7D1" w14:textId="77777777" w:rsidR="00217E81" w:rsidRPr="00217E81" w:rsidRDefault="00217E81" w:rsidP="00217E81">
      <w:pPr>
        <w:widowControl w:val="0"/>
        <w:numPr>
          <w:ilvl w:val="2"/>
          <w:numId w:val="32"/>
        </w:numPr>
        <w:spacing w:before="0" w:beforeAutospacing="0" w:after="200" w:afterAutospacing="0" w:line="240" w:lineRule="auto"/>
        <w:ind w:left="1507" w:hanging="373"/>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lastRenderedPageBreak/>
        <w:t>הובא החוזה לידי גמר כאמור בסעיף 12.1.1 לעיל, ישלם המזמין למתכנן שכר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קביעתו הבלעדית של המנהל, בעד אותו קטע מקטעי הפרויקט ו/או שלב משרותי המתכנן שב</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צע עד לתאריך הפסקת הש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 ו - ה'</w:t>
      </w:r>
      <w:r w:rsidRPr="00217E81">
        <w:rPr>
          <w:rFonts w:ascii="Times New Roman" w:eastAsia="Times New Roman" w:hAnsi="Times New Roman" w:cs="David"/>
          <w:sz w:val="20"/>
          <w:szCs w:val="24"/>
          <w:rtl/>
          <w:lang w:eastAsia="he-IL"/>
        </w:rPr>
        <w:t>. במקרה שבוצע חלק של קטע ו/או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ישולם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כפי שיקבע המנהל.</w:t>
      </w:r>
    </w:p>
    <w:p w14:paraId="24CE7B62"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12.1.1 לעיל לא תשמש עילה למתכנן לתביעת פיצויים כלשהם</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לטענה </w:t>
      </w:r>
      <w:r w:rsidRPr="00217E81">
        <w:rPr>
          <w:rFonts w:ascii="Times New Roman" w:eastAsia="Times New Roman" w:hAnsi="Times New Roman" w:cs="David" w:hint="cs"/>
          <w:sz w:val="20"/>
          <w:szCs w:val="24"/>
          <w:rtl/>
          <w:lang w:eastAsia="he-IL"/>
        </w:rPr>
        <w:t>ו/או דרישה ו/או תלונה ו/</w:t>
      </w:r>
      <w:r w:rsidRPr="00217E81">
        <w:rPr>
          <w:rFonts w:ascii="Times New Roman" w:eastAsia="Times New Roman" w:hAnsi="Times New Roman" w:cs="David"/>
          <w:sz w:val="20"/>
          <w:szCs w:val="24"/>
          <w:rtl/>
          <w:lang w:eastAsia="he-IL"/>
        </w:rPr>
        <w:t>או תביעה כלשהי, פרט לאמור בסעיף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והשכר שישולם לפי סעיף 12.1.2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206029C2"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תוך 12 חודש</w:t>
      </w:r>
      <w:r w:rsidRPr="00217E81">
        <w:rPr>
          <w:rFonts w:ascii="Times New Roman" w:eastAsia="Times New Roman" w:hAnsi="Times New Roman" w:cs="David" w:hint="cs"/>
          <w:sz w:val="20"/>
          <w:szCs w:val="24"/>
          <w:rtl/>
          <w:lang w:eastAsia="he-IL"/>
        </w:rPr>
        <w:t>ים</w:t>
      </w:r>
      <w:r w:rsidRPr="00217E81">
        <w:rPr>
          <w:rFonts w:ascii="Times New Roman" w:eastAsia="Times New Roman" w:hAnsi="Times New Roman" w:cs="David"/>
          <w:sz w:val="20"/>
          <w:szCs w:val="24"/>
          <w:rtl/>
          <w:lang w:eastAsia="he-IL"/>
        </w:rPr>
        <w:t xml:space="preserve"> מהבאת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כאמור</w:t>
      </w:r>
      <w:r w:rsidRPr="00217E81">
        <w:rPr>
          <w:rFonts w:ascii="Times New Roman" w:eastAsia="Times New Roman" w:hAnsi="Times New Roman" w:cs="David" w:hint="cs"/>
          <w:sz w:val="20"/>
          <w:szCs w:val="24"/>
          <w:rtl/>
          <w:lang w:eastAsia="he-IL"/>
        </w:rPr>
        <w:t>, רשאי המזמין</w:t>
      </w:r>
      <w:r w:rsidRPr="00217E81">
        <w:rPr>
          <w:rFonts w:ascii="Times New Roman" w:eastAsia="Times New Roman" w:hAnsi="Times New Roman" w:cs="David"/>
          <w:sz w:val="20"/>
          <w:szCs w:val="24"/>
          <w:rtl/>
          <w:lang w:eastAsia="he-IL"/>
        </w:rPr>
        <w:t xml:space="preserve"> לחדשו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במקרה 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לפי דרישת המזמין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לחדש את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תנאי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242EB213"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במקרה שחוזה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יבוא לידי גמר עקב הפסקת עבודות הפרויקט מחמת כוח עליון (לרבות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מצוות הדין)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המתכנן זכאי לתשלום כמוגדר בסעיף 12.3.2 להלן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ויחולו הסעיפים 12.1.3 ו- 12.1.4 לעיל.</w:t>
      </w:r>
    </w:p>
    <w:p w14:paraId="2E72380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p>
    <w:p w14:paraId="6EDC3610"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מזכויות מזמין לפי סעיף 12.1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זכאי המזמין לבטל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לפי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קול דעתו הבלעדי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בלא צורך בהודעה מוקדמת</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בכל אחד מהמקרים הבאים:</w:t>
      </w:r>
    </w:p>
    <w:p w14:paraId="1112F5A2"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הפר ו/או לא קיים איזה מהוראות החוזה ולא ת</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קן </w:t>
      </w:r>
      <w:r w:rsidRPr="00217E81">
        <w:rPr>
          <w:rFonts w:ascii="Times New Roman" w:eastAsia="Times New Roman" w:hAnsi="Times New Roman" w:cs="David" w:hint="cs"/>
          <w:sz w:val="20"/>
          <w:szCs w:val="24"/>
          <w:rtl/>
          <w:lang w:eastAsia="he-IL"/>
        </w:rPr>
        <w:t>את ה</w:t>
      </w:r>
      <w:r w:rsidRPr="00217E81">
        <w:rPr>
          <w:rFonts w:ascii="Times New Roman" w:eastAsia="Times New Roman" w:hAnsi="Times New Roman" w:cs="David"/>
          <w:sz w:val="20"/>
          <w:szCs w:val="24"/>
          <w:rtl/>
          <w:lang w:eastAsia="he-IL"/>
        </w:rPr>
        <w:t>הפרה</w:t>
      </w:r>
      <w:r w:rsidRPr="00217E81">
        <w:rPr>
          <w:rFonts w:ascii="Times New Roman" w:eastAsia="Times New Roman" w:hAnsi="Times New Roman" w:cs="David" w:hint="cs"/>
          <w:sz w:val="20"/>
          <w:szCs w:val="24"/>
          <w:rtl/>
          <w:lang w:eastAsia="he-IL"/>
        </w:rPr>
        <w:t xml:space="preserve"> כאמור,</w:t>
      </w:r>
      <w:r w:rsidRPr="00217E81">
        <w:rPr>
          <w:rFonts w:ascii="Times New Roman" w:eastAsia="Times New Roman" w:hAnsi="Times New Roman" w:cs="David"/>
          <w:sz w:val="20"/>
          <w:szCs w:val="24"/>
          <w:rtl/>
          <w:lang w:eastAsia="he-IL"/>
        </w:rPr>
        <w:t xml:space="preserve"> לאחר שק</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בל התראה על כך מהמזמין בתוך הזמן הנקוב בהתראה.</w:t>
      </w:r>
    </w:p>
    <w:p w14:paraId="1F65F808"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התרה במתכנן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שאין הוא מבצע את עבודתו בצורה המבטיחה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 והמתכנן לא נקט בצעדים המבטיחים לדעת המזמין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צועה התקין ו/או התקדמותה וסיומה לפי לוח הזמנים.</w:t>
      </w:r>
    </w:p>
    <w:p w14:paraId="25E91CE1"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הפר את הוראת סעיף 7.5 לעיל.</w:t>
      </w:r>
    </w:p>
    <w:p w14:paraId="7B05B2A2"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נבצר מהמתכנן או מהמנהל הראשי לקיים את ה</w:t>
      </w:r>
      <w:r w:rsidRPr="00217E81">
        <w:rPr>
          <w:rFonts w:ascii="Times New Roman" w:eastAsia="Times New Roman" w:hAnsi="Times New Roman" w:cs="David" w:hint="cs"/>
          <w:sz w:val="20"/>
          <w:szCs w:val="24"/>
          <w:rtl/>
          <w:lang w:eastAsia="he-IL"/>
        </w:rPr>
        <w:t xml:space="preserve">וראות </w:t>
      </w: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מסיבת מחלה או מכל סיבה אחרת שהיא. מבלי לפגוע בכלליות האמור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יחול הסעיף אם המנהל הראשי במשרד המתכנן נפטר, המתכנן פשט רגל, או נעשה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לפעולה משפטית או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למתן שירותי המתכנן או אם ארע אירוע דומה.</w:t>
      </w:r>
    </w:p>
    <w:p w14:paraId="24A2FB52" w14:textId="77777777" w:rsidR="00217E81" w:rsidRPr="00217E81" w:rsidRDefault="00217E81" w:rsidP="00217E81">
      <w:pPr>
        <w:widowControl w:val="0"/>
        <w:numPr>
          <w:ilvl w:val="3"/>
          <w:numId w:val="32"/>
        </w:numPr>
        <w:tabs>
          <w:tab w:val="left" w:pos="2357"/>
        </w:tabs>
        <w:spacing w:before="0" w:beforeAutospacing="0" w:after="200" w:afterAutospacing="0" w:line="240" w:lineRule="auto"/>
        <w:ind w:left="2359" w:hanging="14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חל שינוי בהחזקת המניות ו/או בהרכב המנהלים של המתכנן.</w:t>
      </w:r>
    </w:p>
    <w:p w14:paraId="1B90460B"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בוטל החוזה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ישלם המזמין למתכנן שכר בעד אותו קטע מקטעי הפרויקט ו/או שלב משרותי המתכנן שהוא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צע עד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טול החוזה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לפי השיעור המפורט בנספחים </w:t>
      </w:r>
      <w:r w:rsidRPr="00217E81">
        <w:rPr>
          <w:rFonts w:ascii="Times New Roman" w:eastAsia="Times New Roman" w:hAnsi="Times New Roman" w:cs="David"/>
          <w:bCs/>
          <w:sz w:val="20"/>
          <w:szCs w:val="24"/>
          <w:rtl/>
          <w:lang w:eastAsia="he-IL"/>
        </w:rPr>
        <w:t>ד'</w:t>
      </w:r>
      <w:r w:rsidRPr="00217E81">
        <w:rPr>
          <w:rFonts w:ascii="Times New Roman" w:eastAsia="Times New Roman" w:hAnsi="Times New Roman" w:cs="David" w:hint="cs"/>
          <w:bCs/>
          <w:sz w:val="20"/>
          <w:szCs w:val="24"/>
          <w:rtl/>
          <w:lang w:eastAsia="he-IL"/>
        </w:rPr>
        <w:t xml:space="preserve"> </w:t>
      </w:r>
      <w:r w:rsidRPr="00217E81">
        <w:rPr>
          <w:rFonts w:ascii="Times New Roman" w:eastAsia="Times New Roman" w:hAnsi="Times New Roman" w:cs="David"/>
          <w:bCs/>
          <w:sz w:val="20"/>
          <w:szCs w:val="24"/>
          <w:rtl/>
          <w:lang w:eastAsia="he-IL"/>
        </w:rPr>
        <w:t xml:space="preserve">ו -ה' </w:t>
      </w:r>
      <w:r w:rsidRPr="00217E81">
        <w:rPr>
          <w:rFonts w:ascii="Times New Roman" w:eastAsia="Times New Roman" w:hAnsi="Times New Roman" w:cs="David"/>
          <w:sz w:val="20"/>
          <w:szCs w:val="24"/>
          <w:rtl/>
          <w:lang w:eastAsia="he-IL"/>
        </w:rPr>
        <w:t xml:space="preserve">לגבי כל שלב שבוצע, ובמקרה שבוצע חלק של שלב - חלק יחסי מתאים מהשכר הקבוע בנספחים </w:t>
      </w:r>
      <w:r w:rsidRPr="00217E81">
        <w:rPr>
          <w:rFonts w:ascii="Times New Roman" w:eastAsia="Times New Roman" w:hAnsi="Times New Roman" w:cs="David"/>
          <w:bCs/>
          <w:sz w:val="20"/>
          <w:szCs w:val="24"/>
          <w:rtl/>
          <w:lang w:eastAsia="he-IL"/>
        </w:rPr>
        <w:t xml:space="preserve">ד' ו-ה' </w:t>
      </w:r>
      <w:r w:rsidRPr="00217E81">
        <w:rPr>
          <w:rFonts w:ascii="Times New Roman" w:eastAsia="Times New Roman" w:hAnsi="Times New Roman" w:cs="David"/>
          <w:sz w:val="20"/>
          <w:szCs w:val="24"/>
          <w:rtl/>
          <w:lang w:eastAsia="he-IL"/>
        </w:rPr>
        <w:t>לאותו שלב כפי שיקבע המנהל, וזאת לסילוק כל המגיע למתכנן מהמזמין.</w:t>
      </w:r>
    </w:p>
    <w:p w14:paraId="08DBD1E4"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הודעה בדבר הבאת החוזה לידי גמר כאמור בסעיף 12.3.1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לא תשמש עילה למתכנן </w:t>
      </w:r>
      <w:r w:rsidRPr="00217E81">
        <w:rPr>
          <w:rFonts w:ascii="Times New Roman" w:eastAsia="Times New Roman" w:hAnsi="Times New Roman" w:cs="David"/>
          <w:sz w:val="20"/>
          <w:szCs w:val="24"/>
          <w:rtl/>
          <w:lang w:eastAsia="he-IL"/>
        </w:rPr>
        <w:lastRenderedPageBreak/>
        <w:t xml:space="preserve">לתביעת פיצויים כלשהם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לטענה</w:t>
      </w:r>
      <w:r w:rsidRPr="00217E81">
        <w:rPr>
          <w:rFonts w:ascii="Times New Roman" w:eastAsia="Times New Roman" w:hAnsi="Times New Roman" w:cs="David" w:hint="cs"/>
          <w:sz w:val="20"/>
          <w:szCs w:val="24"/>
          <w:rtl/>
          <w:lang w:eastAsia="he-IL"/>
        </w:rPr>
        <w:t xml:space="preserve"> ו/או לדרישה ו/או לתלונה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ל</w:t>
      </w:r>
      <w:r w:rsidRPr="00217E81">
        <w:rPr>
          <w:rFonts w:ascii="Times New Roman" w:eastAsia="Times New Roman" w:hAnsi="Times New Roman" w:cs="David"/>
          <w:sz w:val="20"/>
          <w:szCs w:val="24"/>
          <w:rtl/>
          <w:lang w:eastAsia="he-IL"/>
        </w:rPr>
        <w:t>תביעה כלשהי, פרט לאמור בסעיף 12.3.2 לעיל, והשכר שישולם לפי סעיף 12.3.2</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לסילוק כל המגיע למתכנן מהמזמין לפי החוזה ו/או עקב הבאתו לידי גמר כאמור, בין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ובין מכוח עילה כלשהי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הדין.</w:t>
      </w:r>
    </w:p>
    <w:p w14:paraId="740FCCA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אם המנהל הראשי במשרד המתכנן ו/או המתכנן נפטר, פשט רגל, או נעשה בלתי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 למתן השירותים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 זה או אם אירע אירוע דומה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סעיפים 12.3.2 ו - 12.3.3 לעיל.</w:t>
      </w:r>
    </w:p>
    <w:p w14:paraId="1D2AFEA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סעיפים 12.1, 12.2 ו-12.3 לעיל</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מותנה בכך שהמזמין קיבל לידיו את כל התכניות ועד לקבלתן לא יהיה עליו לבצע תשלום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הסעיפים הנ"ל.</w:t>
      </w:r>
    </w:p>
    <w:p w14:paraId="1579352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בכל מקרה של הבאת חוזה</w:t>
      </w:r>
      <w:r w:rsidRPr="00217E81">
        <w:rPr>
          <w:rFonts w:ascii="Times New Roman" w:eastAsia="Times New Roman" w:hAnsi="Times New Roman" w:cs="David" w:hint="cs"/>
          <w:sz w:val="20"/>
          <w:szCs w:val="24"/>
          <w:rtl/>
          <w:lang w:eastAsia="he-IL"/>
        </w:rPr>
        <w:t xml:space="preserve"> זה לידי</w:t>
      </w:r>
      <w:r w:rsidRPr="00217E81">
        <w:rPr>
          <w:rFonts w:ascii="Times New Roman" w:eastAsia="Times New Roman" w:hAnsi="Times New Roman" w:cs="David"/>
          <w:sz w:val="20"/>
          <w:szCs w:val="24"/>
          <w:rtl/>
          <w:lang w:eastAsia="he-IL"/>
        </w:rPr>
        <w:t xml:space="preserve"> גמר או ביטולו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יהיה המזמין זכאי למסור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המשך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לאחר ולהשתמש ללא הגבלה בשרותי המתכנן שבוצעו עד לאותו מועד, והמתכנן מסכים לכך ולא יהיה זכאי לדבר בגין זאת.</w:t>
      </w:r>
    </w:p>
    <w:p w14:paraId="65F8C7C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אימת שהמתכנן לא יקיים איזו מהתחייבויותיו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1414D006" w14:textId="77777777" w:rsidR="00217E81" w:rsidRPr="00217E81" w:rsidDel="00073E19" w:rsidRDefault="00217E81" w:rsidP="00217E81">
      <w:pPr>
        <w:widowControl w:val="0"/>
        <w:numPr>
          <w:ilvl w:val="1"/>
          <w:numId w:val="32"/>
        </w:numPr>
        <w:spacing w:before="0" w:beforeAutospacing="0" w:after="200" w:afterAutospacing="0" w:line="240" w:lineRule="auto"/>
        <w:jc w:val="both"/>
        <w:rPr>
          <w:del w:id="9" w:author="Meryl Etman" w:date="2021-05-30T15:48:00Z"/>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השתמש המזמין בזכותו על פי סעיף 12.7 לעיל, יהיה הוא רשאי לגבות מאת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לנכות מכל סכום שיגיע לו את הסכומים שהמזמין נשא בהם בשל כך, בתוספת 15% לכ</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סוי הוצאותיו הכלליות, וזאת מבלי שיהיה עליו להוכיח את הסכומים הנ"ל.</w:t>
      </w:r>
    </w:p>
    <w:p w14:paraId="7D7D2887" w14:textId="1324CD5C" w:rsidR="00217E81" w:rsidRPr="00073E19" w:rsidDel="00073E19" w:rsidRDefault="00217E81">
      <w:pPr>
        <w:widowControl w:val="0"/>
        <w:numPr>
          <w:ilvl w:val="1"/>
          <w:numId w:val="32"/>
        </w:numPr>
        <w:spacing w:before="0" w:beforeAutospacing="0" w:after="200" w:afterAutospacing="0" w:line="240" w:lineRule="auto"/>
        <w:jc w:val="both"/>
        <w:rPr>
          <w:del w:id="10" w:author="Meryl Etman" w:date="2021-05-30T15:47:00Z"/>
          <w:rFonts w:ascii="Times New Roman" w:eastAsia="Times New Roman" w:hAnsi="Times New Roman" w:cs="David"/>
          <w:sz w:val="20"/>
          <w:szCs w:val="24"/>
          <w:lang w:eastAsia="he-IL"/>
        </w:rPr>
        <w:pPrChange w:id="11" w:author="Meryl Etman" w:date="2021-05-30T15:48:00Z">
          <w:pPr>
            <w:widowControl w:val="0"/>
            <w:spacing w:before="0" w:beforeAutospacing="0" w:after="200" w:afterAutospacing="0" w:line="240" w:lineRule="auto"/>
            <w:ind w:left="792"/>
            <w:jc w:val="both"/>
          </w:pPr>
        </w:pPrChange>
      </w:pPr>
    </w:p>
    <w:p w14:paraId="4588C5A5" w14:textId="77777777" w:rsidR="00217E81" w:rsidRPr="00217E81" w:rsidRDefault="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Change w:id="12" w:author="Meryl Etman" w:date="2021-05-30T15:48:00Z">
          <w:pPr>
            <w:widowControl w:val="0"/>
            <w:spacing w:before="0" w:beforeAutospacing="0" w:after="200" w:afterAutospacing="0" w:line="240" w:lineRule="auto"/>
            <w:jc w:val="both"/>
          </w:pPr>
        </w:pPrChange>
      </w:pPr>
    </w:p>
    <w:p w14:paraId="2B13157F" w14:textId="77777777" w:rsidR="00217E81" w:rsidRPr="00217E81" w:rsidRDefault="00217E81" w:rsidP="00217E81">
      <w:pPr>
        <w:widowControl w:val="0"/>
        <w:numPr>
          <w:ilvl w:val="0"/>
          <w:numId w:val="32"/>
        </w:numPr>
        <w:spacing w:before="0" w:beforeAutospacing="0" w:after="240" w:afterAutospacing="0" w:line="240" w:lineRule="auto"/>
        <w:ind w:left="363" w:hanging="414"/>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העברת זכויות</w:t>
      </w:r>
    </w:p>
    <w:p w14:paraId="162C78B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אין המתכנן רשאי להסב לאחר את החוזה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כל חלק ממנו, וכן אין הוא רשאי להעביר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להסב לאחר כל זכות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חובה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אלא בהסכמת המזמין בכתב ומראש.</w:t>
      </w:r>
    </w:p>
    <w:p w14:paraId="431FB436"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אין המתכנן רשאי למסור לאחר את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שרותי המתכנן, כולם או מקצתם, אלא בהסכמת המזמין בכתב ומראש.</w:t>
      </w:r>
    </w:p>
    <w:p w14:paraId="32514A2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ניתנה הסכמת המזמין לפי סעיפים 13.1 או 13.2 לעיל, הרי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אין בכך כדי לפטור את המתכנן מאחריותו והתחייבויותיו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 xml:space="preserve"> ומזכויות המזמין על פיו, והמתכנן </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ישא באחריות מלאה, כלפי המזמין וכלפי </w:t>
      </w:r>
      <w:r w:rsidRPr="00217E81">
        <w:rPr>
          <w:rFonts w:ascii="Times New Roman" w:eastAsia="Times New Roman" w:hAnsi="Times New Roman" w:cs="David" w:hint="cs"/>
          <w:sz w:val="20"/>
          <w:szCs w:val="24"/>
          <w:rtl/>
          <w:lang w:eastAsia="he-IL"/>
        </w:rPr>
        <w:t xml:space="preserve">כל </w:t>
      </w:r>
      <w:r w:rsidRPr="00217E81">
        <w:rPr>
          <w:rFonts w:ascii="Times New Roman" w:eastAsia="Times New Roman" w:hAnsi="Times New Roman" w:cs="David"/>
          <w:sz w:val="20"/>
          <w:szCs w:val="24"/>
          <w:rtl/>
          <w:lang w:eastAsia="he-IL"/>
        </w:rPr>
        <w:t xml:space="preserve">צד שלישי שהוא, גם לכל מעשה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מחדל של אלה שיבצעו עבודה כלשהי מכוח הוראות סעיפים 13.1 או/וגם 13.2 לעיל</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באי כחם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עובדיהם</w:t>
      </w:r>
      <w:r w:rsidRPr="00217E81">
        <w:rPr>
          <w:rFonts w:ascii="Times New Roman" w:eastAsia="Times New Roman" w:hAnsi="Times New Roman" w:cs="David" w:hint="cs"/>
          <w:sz w:val="20"/>
          <w:szCs w:val="24"/>
          <w:rtl/>
          <w:lang w:eastAsia="he-IL"/>
        </w:rPr>
        <w:t xml:space="preserve"> ו/או מי מטעמם</w:t>
      </w:r>
      <w:r w:rsidRPr="00217E81">
        <w:rPr>
          <w:rFonts w:ascii="Times New Roman" w:eastAsia="Times New Roman" w:hAnsi="Times New Roman" w:cs="David"/>
          <w:sz w:val="20"/>
          <w:szCs w:val="24"/>
          <w:rtl/>
          <w:lang w:eastAsia="he-IL"/>
        </w:rPr>
        <w:t>, ואילו למזמין ישמרו כל זכויותיו כלפי המתכנן.</w:t>
      </w:r>
    </w:p>
    <w:p w14:paraId="73962EB3"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יינתנו באמצעות המנהל הראשי אישית ובאמצעות צוות עובדיו של המתכנן בפיקוחו הישיר של המנהל הראשי. מבלי לגרוע מהתחי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המתכנן כמתחייב מהאמור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הרי בכל מקרה שהשירותים לא יינתנו ע"י המנהל הראשי מכל סיבה שהיא יהיה המזמין זכאי לבטל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החוזה ויחולו הוראות סעיף 12.3.2 ו-12.3.3 לעיל.</w:t>
      </w:r>
    </w:p>
    <w:p w14:paraId="638A913F"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בלא צורך בהסכמה כלשהי מצד המתכנן.</w:t>
      </w:r>
    </w:p>
    <w:p w14:paraId="55F3006B" w14:textId="77777777" w:rsidR="00217E81" w:rsidRPr="00217E81" w:rsidRDefault="00217E81" w:rsidP="00217E81">
      <w:pPr>
        <w:widowControl w:val="0"/>
        <w:numPr>
          <w:ilvl w:val="0"/>
          <w:numId w:val="32"/>
        </w:numPr>
        <w:spacing w:before="0" w:beforeAutospacing="0" w:after="200" w:afterAutospacing="0" w:line="240" w:lineRule="auto"/>
        <w:ind w:left="363" w:hanging="272"/>
        <w:jc w:val="both"/>
        <w:rPr>
          <w:rFonts w:ascii="Times New Roman" w:eastAsia="Times New Roman" w:hAnsi="Times New Roman" w:cs="David"/>
          <w:sz w:val="20"/>
          <w:szCs w:val="24"/>
          <w:lang w:eastAsia="he-IL"/>
        </w:rPr>
      </w:pPr>
      <w:r w:rsidRPr="00217E81">
        <w:rPr>
          <w:rFonts w:ascii="Times New Roman" w:eastAsia="Times New Roman" w:hAnsi="Times New Roman" w:cs="David"/>
          <w:bCs/>
          <w:sz w:val="20"/>
          <w:szCs w:val="24"/>
          <w:u w:val="single"/>
          <w:rtl/>
          <w:lang w:eastAsia="he-IL"/>
        </w:rPr>
        <w:lastRenderedPageBreak/>
        <w:t>סיום שרותי המתכנן</w:t>
      </w:r>
    </w:p>
    <w:p w14:paraId="6663DD3D"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יחושבו כבאים לסיום בכל אחד מהמקרים הבאים:</w:t>
      </w:r>
    </w:p>
    <w:p w14:paraId="202B5B3B"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הובא לידי </w:t>
      </w:r>
      <w:r w:rsidRPr="00217E81">
        <w:rPr>
          <w:rFonts w:ascii="Times New Roman" w:eastAsia="Times New Roman" w:hAnsi="Times New Roman" w:cs="David" w:hint="cs"/>
          <w:sz w:val="20"/>
          <w:szCs w:val="24"/>
          <w:rtl/>
          <w:lang w:eastAsia="he-IL"/>
        </w:rPr>
        <w:t>גמר</w:t>
      </w:r>
      <w:r w:rsidRPr="00217E81">
        <w:rPr>
          <w:rFonts w:ascii="Times New Roman" w:eastAsia="Times New Roman" w:hAnsi="Times New Roman" w:cs="David"/>
          <w:sz w:val="20"/>
          <w:szCs w:val="24"/>
          <w:rtl/>
          <w:lang w:eastAsia="he-IL"/>
        </w:rPr>
        <w:t xml:space="preserve"> או בוטל כאמור בסעיף 12 לעיל, והחל במועד הנקוב בהודעה שניתנה ע"י המזמין למתכנן במסגרת הוראות אותו סעיף.</w:t>
      </w:r>
    </w:p>
    <w:p w14:paraId="3A57B9C1"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עם מתן א</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שור בכתב ע"י המזמין למתכנן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הושלם מתן שרותי המתכנן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w:t>
      </w:r>
    </w:p>
    <w:p w14:paraId="527DFA5A"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סודיות והמצאת מסמכים</w:t>
      </w:r>
    </w:p>
    <w:p w14:paraId="45FA3559"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מתחייב לשמור על סודיות התכניות, השרטוטים, המפרטים וכל יתר המפרטים וכל יתר המסמכים המתייחסים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העתקים וניירות עבודה, בין שהוכנו על ידי המתכנן </w:t>
      </w:r>
      <w:r w:rsidRPr="00217E81">
        <w:rPr>
          <w:rFonts w:ascii="Times New Roman" w:eastAsia="Times New Roman" w:hAnsi="Times New Roman" w:cs="David" w:hint="cs"/>
          <w:sz w:val="20"/>
          <w:szCs w:val="24"/>
          <w:rtl/>
          <w:lang w:eastAsia="he-IL"/>
        </w:rPr>
        <w:t>ו/או על ידי</w:t>
      </w:r>
      <w:r w:rsidRPr="00217E81">
        <w:rPr>
          <w:rFonts w:ascii="Times New Roman" w:eastAsia="Times New Roman" w:hAnsi="Times New Roman" w:cs="David"/>
          <w:sz w:val="20"/>
          <w:szCs w:val="24"/>
          <w:rtl/>
          <w:lang w:eastAsia="he-IL"/>
        </w:rPr>
        <w:t xml:space="preserve"> מ</w:t>
      </w:r>
      <w:r w:rsidRPr="00217E81">
        <w:rPr>
          <w:rFonts w:ascii="Times New Roman" w:eastAsia="Times New Roman" w:hAnsi="Times New Roman" w:cs="David" w:hint="cs"/>
          <w:sz w:val="20"/>
          <w:szCs w:val="24"/>
          <w:rtl/>
          <w:lang w:eastAsia="he-IL"/>
        </w:rPr>
        <w:t>י מ</w:t>
      </w:r>
      <w:r w:rsidRPr="00217E81">
        <w:rPr>
          <w:rFonts w:ascii="Times New Roman" w:eastAsia="Times New Roman" w:hAnsi="Times New Roman" w:cs="David"/>
          <w:sz w:val="20"/>
          <w:szCs w:val="24"/>
          <w:rtl/>
          <w:lang w:eastAsia="he-IL"/>
        </w:rPr>
        <w:t xml:space="preserve">טעמו ובין שהוכנו על ידי המזמין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המנהל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w:t>
      </w:r>
      <w:r w:rsidRPr="00217E81">
        <w:rPr>
          <w:rFonts w:ascii="Times New Roman" w:eastAsia="Times New Roman" w:hAnsi="Times New Roman" w:cs="David" w:hint="cs"/>
          <w:sz w:val="20"/>
          <w:szCs w:val="24"/>
          <w:rtl/>
          <w:lang w:eastAsia="he-IL"/>
        </w:rPr>
        <w:t xml:space="preserve">מי </w:t>
      </w:r>
      <w:r w:rsidRPr="00217E81">
        <w:rPr>
          <w:rFonts w:ascii="Times New Roman" w:eastAsia="Times New Roman" w:hAnsi="Times New Roman" w:cs="David"/>
          <w:sz w:val="20"/>
          <w:szCs w:val="24"/>
          <w:rtl/>
          <w:lang w:eastAsia="he-IL"/>
        </w:rPr>
        <w:t>מטעמם, וכן לשמור בסוד כל ידיעה שהגיעה אליו עקב ביצוע חוזה זה ולא למסור כל ידיעה כאמור לאדם שלא הוסמך לקבלה על ידי המזמין.</w:t>
      </w:r>
    </w:p>
    <w:p w14:paraId="2ADD6B5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מבלי לגרוע מאחריותו </w:t>
      </w:r>
      <w:r w:rsidRPr="00217E81">
        <w:rPr>
          <w:rFonts w:ascii="Times New Roman" w:eastAsia="Times New Roman" w:hAnsi="Times New Roman" w:cs="David" w:hint="cs"/>
          <w:sz w:val="20"/>
          <w:szCs w:val="24"/>
          <w:rtl/>
          <w:lang w:eastAsia="he-IL"/>
        </w:rPr>
        <w:t xml:space="preserve">של המתכנן </w:t>
      </w:r>
      <w:r w:rsidRPr="00217E81">
        <w:rPr>
          <w:rFonts w:ascii="Times New Roman" w:eastAsia="Times New Roman" w:hAnsi="Times New Roman" w:cs="David"/>
          <w:sz w:val="20"/>
          <w:szCs w:val="24"/>
          <w:rtl/>
          <w:lang w:eastAsia="he-IL"/>
        </w:rPr>
        <w:t>על פי כל דין, ינקוט המתכנן בכל אמצעי סביר כדי לשמור שמירה מעולה על כל מסמך המוחזק על ידיו בקשר לש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רותי המתכנן כדי למנוע עיון בו מכל אדם שהמנהל לא התיר לו זאת. כמו כן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יציית המתכנן לכל דרישה של המנהל בדבר נקיטת אמצעי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טחון נוספים לאלה שננקטו על ידיו. במקרה של תקלה כלשהי למסמכים כאמור לעיל, יודיע המתכנן למנהל מיד עם אירועה.</w:t>
      </w:r>
    </w:p>
    <w:p w14:paraId="0B6B40BF"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יחתים את עובדיו</w:t>
      </w:r>
      <w:r w:rsidRPr="00217E81">
        <w:rPr>
          <w:rFonts w:ascii="Times New Roman" w:eastAsia="Times New Roman" w:hAnsi="Times New Roman" w:cs="David" w:hint="cs"/>
          <w:sz w:val="20"/>
          <w:szCs w:val="24"/>
          <w:rtl/>
          <w:lang w:eastAsia="he-IL"/>
        </w:rPr>
        <w:t xml:space="preserve"> ו/או שלוחיו ו/או אחר מטעמו</w:t>
      </w:r>
      <w:r w:rsidRPr="00217E81">
        <w:rPr>
          <w:rFonts w:ascii="Times New Roman" w:eastAsia="Times New Roman" w:hAnsi="Times New Roman" w:cs="David"/>
          <w:sz w:val="20"/>
          <w:szCs w:val="24"/>
          <w:rtl/>
          <w:lang w:eastAsia="he-IL"/>
        </w:rPr>
        <w:t xml:space="preserve"> בקשר עם ביצוע הסכם זה</w:t>
      </w:r>
      <w:r w:rsidRPr="00217E81">
        <w:rPr>
          <w:rFonts w:ascii="Times New Roman" w:eastAsia="Times New Roman" w:hAnsi="Times New Roman" w:cs="David" w:hint="cs"/>
          <w:sz w:val="20"/>
          <w:szCs w:val="24"/>
          <w:rtl/>
          <w:lang w:eastAsia="he-IL"/>
        </w:rPr>
        <w:t xml:space="preserve"> על נספחיו,</w:t>
      </w:r>
      <w:r w:rsidRPr="00217E81">
        <w:rPr>
          <w:rFonts w:ascii="Times New Roman" w:eastAsia="Times New Roman" w:hAnsi="Times New Roman" w:cs="David"/>
          <w:sz w:val="20"/>
          <w:szCs w:val="24"/>
          <w:rtl/>
          <w:lang w:eastAsia="he-IL"/>
        </w:rPr>
        <w:t xml:space="preserve"> על כתב התחייבות לשמירת סודיות על פי הנוסח המפורט בנספח </w:t>
      </w:r>
      <w:r w:rsidRPr="00217E81">
        <w:rPr>
          <w:rFonts w:ascii="Times New Roman" w:eastAsia="Times New Roman" w:hAnsi="Times New Roman" w:cs="David"/>
          <w:bCs/>
          <w:sz w:val="20"/>
          <w:szCs w:val="24"/>
          <w:rtl/>
          <w:lang w:eastAsia="he-IL"/>
        </w:rPr>
        <w:t>ו'</w:t>
      </w:r>
      <w:r w:rsidRPr="00217E81">
        <w:rPr>
          <w:rFonts w:ascii="Times New Roman" w:eastAsia="Times New Roman" w:hAnsi="Times New Roman" w:cs="David"/>
          <w:sz w:val="20"/>
          <w:szCs w:val="24"/>
          <w:rtl/>
          <w:lang w:eastAsia="he-IL"/>
        </w:rPr>
        <w:t>,.</w:t>
      </w:r>
    </w:p>
    <w:p w14:paraId="2C9FA0F3"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לפי דרישת המזמין ועם סיום שרותי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ימסור המתכנן לידי המזמין כל חומר בכתב ו/או במדיה ממוחשבת המצוי בידו והמתייחס לפרויקט, אשר נערך על ידו</w:t>
      </w:r>
      <w:r w:rsidRPr="00217E81">
        <w:rPr>
          <w:rFonts w:ascii="Times New Roman" w:eastAsia="Times New Roman" w:hAnsi="Times New Roman" w:cs="David" w:hint="cs"/>
          <w:sz w:val="20"/>
          <w:szCs w:val="24"/>
          <w:rtl/>
          <w:lang w:eastAsia="he-IL"/>
        </w:rPr>
        <w:t>.</w:t>
      </w:r>
    </w:p>
    <w:p w14:paraId="02EE61A6"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b/>
          <w:sz w:val="20"/>
          <w:szCs w:val="24"/>
          <w:rtl/>
          <w:lang w:eastAsia="he-IL"/>
        </w:rPr>
      </w:pPr>
      <w:r w:rsidRPr="00217E81">
        <w:rPr>
          <w:rFonts w:ascii="Times New Roman" w:eastAsia="Times New Roman" w:hAnsi="Times New Roman" w:cs="David"/>
          <w:bCs/>
          <w:sz w:val="20"/>
          <w:szCs w:val="24"/>
          <w:u w:val="single"/>
          <w:rtl/>
          <w:lang w:eastAsia="he-IL"/>
        </w:rPr>
        <w:t>ויתור על זכויות מצד המתכנן</w:t>
      </w:r>
    </w:p>
    <w:p w14:paraId="0E24C8D7"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השתמש המזמין כדין בסמכות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בזכות כלשהי הנתונה לו על פי חוזה זה והביא את החוזה לידי גמר, או ביטל את החוזה כולו או מקצתו, או הפסיק את ביצועו, כולו או מקצתו, לא תהיה ל</w:t>
      </w:r>
      <w:r w:rsidRPr="00217E81">
        <w:rPr>
          <w:rFonts w:ascii="Times New Roman" w:eastAsia="Times New Roman" w:hAnsi="Times New Roman" w:cs="David" w:hint="cs"/>
          <w:sz w:val="20"/>
          <w:szCs w:val="24"/>
          <w:rtl/>
          <w:lang w:eastAsia="he-IL"/>
        </w:rPr>
        <w:t>מתכנן כל טענה ו/או דרישה ו/או תלונה ו/או</w:t>
      </w:r>
      <w:r w:rsidRPr="00217E81">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והמתכנן לא יהיה זכאי לתבוע פיצוי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w:t>
      </w:r>
      <w:r w:rsidRPr="00217E81">
        <w:rPr>
          <w:rFonts w:ascii="Times New Roman" w:eastAsia="Times New Roman" w:hAnsi="Times New Roman" w:cs="David" w:hint="cs"/>
          <w:sz w:val="20"/>
          <w:szCs w:val="24"/>
          <w:rtl/>
          <w:lang w:eastAsia="he-IL"/>
        </w:rPr>
        <w:t xml:space="preserve"> שיפוי ו/או</w:t>
      </w:r>
      <w:r w:rsidRPr="00217E81">
        <w:rPr>
          <w:rFonts w:ascii="Times New Roman" w:eastAsia="Times New Roman" w:hAnsi="Times New Roman" w:cs="David"/>
          <w:sz w:val="20"/>
          <w:szCs w:val="24"/>
          <w:rtl/>
          <w:lang w:eastAsia="he-IL"/>
        </w:rPr>
        <w:t xml:space="preserve"> תשלום כלשהו בעד נזק (לרבות נזק עקיף ו/או הפסד הזדמנויות)</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פגיעה במוניטין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הפסד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לרבות הפסד רווח העלולים להיגרם לו עקב הביטול</w:t>
      </w:r>
      <w:r w:rsidRPr="00217E81">
        <w:rPr>
          <w:rFonts w:ascii="Times New Roman" w:eastAsia="Times New Roman" w:hAnsi="Times New Roman" w:cs="David" w:hint="cs"/>
          <w:sz w:val="20"/>
          <w:szCs w:val="24"/>
          <w:rtl/>
          <w:lang w:eastAsia="he-IL"/>
        </w:rPr>
        <w:t xml:space="preserve"> או</w:t>
      </w:r>
      <w:r w:rsidRPr="00217E81">
        <w:rPr>
          <w:rFonts w:ascii="Times New Roman" w:eastAsia="Times New Roman" w:hAnsi="Times New Roman" w:cs="David"/>
          <w:sz w:val="20"/>
          <w:szCs w:val="24"/>
          <w:rtl/>
          <w:lang w:eastAsia="he-IL"/>
        </w:rPr>
        <w:t xml:space="preserve"> ההפסקה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מכל סיבה אחרת.</w:t>
      </w:r>
    </w:p>
    <w:p w14:paraId="3439A80A"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מזכויות המזמין על פי חוזה זה, יהא המזמין רשאי עם ביטול החוזה או הבאתו לידי גמר או הפסקת ביצועו, למסור את המשך ביצוע שרותי המתכנן לאחר ולהשתמש ללא הגבלה בשרותי המתכנן</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שביצע המתכנן על פי חוזה זה.</w:t>
      </w:r>
    </w:p>
    <w:p w14:paraId="22F06080" w14:textId="77777777" w:rsidR="00217E81" w:rsidRPr="00217E81" w:rsidRDefault="00217E81" w:rsidP="00217E81">
      <w:pPr>
        <w:widowControl w:val="0"/>
        <w:numPr>
          <w:ilvl w:val="1"/>
          <w:numId w:val="32"/>
        </w:numPr>
        <w:spacing w:before="0" w:beforeAutospacing="0" w:after="240" w:afterAutospacing="0" w:line="240" w:lineRule="auto"/>
        <w:ind w:left="788" w:hanging="431"/>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המתכנן מתחייב שלא לנקוט בכל צעדים מכל סוג שהוא שיהיה בהם כדי לסכל </w:t>
      </w:r>
      <w:r w:rsidRPr="00217E81">
        <w:rPr>
          <w:rFonts w:ascii="Times New Roman" w:eastAsia="Times New Roman" w:hAnsi="Times New Roman" w:cs="David" w:hint="cs"/>
          <w:sz w:val="20"/>
          <w:szCs w:val="24"/>
          <w:rtl/>
          <w:lang w:eastAsia="he-IL"/>
        </w:rPr>
        <w:t xml:space="preserve">את </w:t>
      </w:r>
      <w:r w:rsidRPr="00217E81">
        <w:rPr>
          <w:rFonts w:ascii="Times New Roman" w:eastAsia="Times New Roman" w:hAnsi="Times New Roman" w:cs="David"/>
          <w:sz w:val="20"/>
          <w:szCs w:val="24"/>
          <w:rtl/>
          <w:lang w:eastAsia="he-IL"/>
        </w:rPr>
        <w:t>המשך ביצוע 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רותי המתכנן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מסירתם לידי מתכנן אחר, והינו מתחייב</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על פי דרישת המזמין ישתף המתכנן פעולה עם המזמין ו/או עם המתכנן החליפי בכל הקשור להעברת האינפורמציה לגבי מהלך </w:t>
      </w:r>
      <w:r w:rsidRPr="00217E81">
        <w:rPr>
          <w:rFonts w:ascii="Times New Roman" w:eastAsia="Times New Roman" w:hAnsi="Times New Roman" w:cs="David"/>
          <w:sz w:val="20"/>
          <w:szCs w:val="24"/>
          <w:rtl/>
          <w:lang w:eastAsia="he-IL"/>
        </w:rPr>
        <w:lastRenderedPageBreak/>
        <w:t>הפרויקט עד להפסקת עבודתו וחפיפה נאותה של המתכנן החליפי.</w:t>
      </w:r>
    </w:p>
    <w:p w14:paraId="7AB2D24F" w14:textId="77777777" w:rsidR="00217E81" w:rsidRPr="00217E81" w:rsidRDefault="00217E81" w:rsidP="00217E81">
      <w:pPr>
        <w:widowControl w:val="0"/>
        <w:numPr>
          <w:ilvl w:val="0"/>
          <w:numId w:val="32"/>
        </w:numPr>
        <w:spacing w:before="0" w:beforeAutospacing="0" w:after="240" w:afterAutospacing="0" w:line="240" w:lineRule="auto"/>
        <w:ind w:left="363" w:hanging="272"/>
        <w:jc w:val="both"/>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t>שונות</w:t>
      </w:r>
    </w:p>
    <w:p w14:paraId="393B094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המנהל הראשי במשרד המתכנן</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מתחייב לבצע את השירותים שעליו לבצע אישית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 חוזה</w:t>
      </w:r>
      <w:r w:rsidRPr="00217E81">
        <w:rPr>
          <w:rFonts w:ascii="Times New Roman" w:eastAsia="Times New Roman" w:hAnsi="Times New Roman" w:cs="David" w:hint="cs"/>
          <w:sz w:val="20"/>
          <w:szCs w:val="24"/>
          <w:rtl/>
          <w:lang w:eastAsia="he-IL"/>
        </w:rPr>
        <w:t xml:space="preserve"> זה והינו</w:t>
      </w:r>
      <w:r w:rsidRPr="00217E81">
        <w:rPr>
          <w:rFonts w:ascii="Times New Roman" w:eastAsia="Times New Roman" w:hAnsi="Times New Roman" w:cs="David"/>
          <w:sz w:val="20"/>
          <w:szCs w:val="24"/>
          <w:rtl/>
          <w:lang w:eastAsia="he-IL"/>
        </w:rPr>
        <w:t xml:space="preserve"> אחראי וערב כלפי המזמין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התחייבויות המתכנן לפי חוזה</w:t>
      </w:r>
      <w:r w:rsidRPr="00217E81">
        <w:rPr>
          <w:rFonts w:ascii="Times New Roman" w:eastAsia="Times New Roman" w:hAnsi="Times New Roman" w:cs="David" w:hint="cs"/>
          <w:sz w:val="20"/>
          <w:szCs w:val="24"/>
          <w:rtl/>
          <w:lang w:eastAsia="he-IL"/>
        </w:rPr>
        <w:t xml:space="preserve"> זה על נספחיו</w:t>
      </w:r>
      <w:r w:rsidRPr="00217E81">
        <w:rPr>
          <w:rFonts w:ascii="Times New Roman" w:eastAsia="Times New Roman" w:hAnsi="Times New Roman" w:cs="David"/>
          <w:sz w:val="20"/>
          <w:szCs w:val="24"/>
          <w:rtl/>
          <w:lang w:eastAsia="he-IL"/>
        </w:rPr>
        <w:t>.</w:t>
      </w:r>
    </w:p>
    <w:p w14:paraId="28E09854"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כל צד אשר יפר או לא יקיים איזו מהתחייבויותיו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יהיה חייב לפצות את הצד המקיים על כל הנזקים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ההפסדים שיגרמו לו עקב כך</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וזאת מבלי לגרוע מזכות הצד המקיים לכל סעד ו</w:t>
      </w:r>
      <w:r w:rsidRPr="00217E81">
        <w:rPr>
          <w:rFonts w:ascii="Times New Roman" w:eastAsia="Times New Roman" w:hAnsi="Times New Roman" w:cs="David" w:hint="cs"/>
          <w:sz w:val="20"/>
          <w:szCs w:val="24"/>
          <w:rtl/>
          <w:lang w:eastAsia="he-IL"/>
        </w:rPr>
        <w:t xml:space="preserve">/או </w:t>
      </w:r>
      <w:r w:rsidRPr="00217E81">
        <w:rPr>
          <w:rFonts w:ascii="Times New Roman" w:eastAsia="Times New Roman" w:hAnsi="Times New Roman" w:cs="David"/>
          <w:sz w:val="20"/>
          <w:szCs w:val="24"/>
          <w:rtl/>
          <w:lang w:eastAsia="he-IL"/>
        </w:rPr>
        <w:t>תרופה אחרים ו/או נוספים.</w:t>
      </w:r>
    </w:p>
    <w:p w14:paraId="4B40A1B0"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למניעת ספקות מוצהר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עיכוב בהשלמת עבודות תכנון הפרויקט עלול להביא להתייקרות הקמתו וכן עלול להביא להפרת התחייבויות המזמין כלפי צד ג'.</w:t>
      </w:r>
    </w:p>
    <w:p w14:paraId="0987A83E"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מצהיר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הוא מודע לכל אלה ולהשלכות אחרות העלולות לנבוע מעיכוב בהשלמת הפרויקט ויהיה אחראי להם במידה והעיכוב בהשלמת הפרויקט י</w:t>
      </w:r>
      <w:r w:rsidRPr="00217E81">
        <w:rPr>
          <w:rFonts w:ascii="Times New Roman" w:eastAsia="Times New Roman" w:hAnsi="Times New Roman" w:cs="David" w:hint="cs"/>
          <w:sz w:val="20"/>
          <w:szCs w:val="24"/>
          <w:rtl/>
          <w:lang w:eastAsia="he-IL"/>
        </w:rPr>
        <w:t>נבע</w:t>
      </w:r>
      <w:r w:rsidRPr="00217E81">
        <w:rPr>
          <w:rFonts w:ascii="Times New Roman" w:eastAsia="Times New Roman" w:hAnsi="Times New Roman" w:cs="David"/>
          <w:sz w:val="20"/>
          <w:szCs w:val="24"/>
          <w:rtl/>
          <w:lang w:eastAsia="he-IL"/>
        </w:rPr>
        <w:t xml:space="preserve"> מאי עמידתו בהתחייבויותיו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 זה.</w:t>
      </w:r>
    </w:p>
    <w:p w14:paraId="344E1B0E"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המזמין זכאי לקזז כנגד כל סכום המגיע למתכנן מאת המזמין לפי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כל סכום שלפי טענתו מגיע לו מהמתכנן, וכל זכות של המתכנן לתשלום מהמזמין כפופה לזכות הקיזוז הנ"ל.</w:t>
      </w:r>
    </w:p>
    <w:p w14:paraId="3370BB5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מוסכם במפורש</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צוע כל </w:t>
      </w:r>
      <w:r w:rsidRPr="00217E81">
        <w:rPr>
          <w:rFonts w:ascii="Times New Roman" w:eastAsia="Times New Roman" w:hAnsi="Times New Roman" w:cs="David" w:hint="cs"/>
          <w:sz w:val="20"/>
          <w:szCs w:val="24"/>
          <w:rtl/>
          <w:lang w:eastAsia="he-IL"/>
        </w:rPr>
        <w:t>אחת</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אחת מהתחייבויות המזמין ע</w:t>
      </w:r>
      <w:r w:rsidRPr="00217E81">
        <w:rPr>
          <w:rFonts w:ascii="Times New Roman" w:eastAsia="Times New Roman" w:hAnsi="Times New Roman" w:cs="David" w:hint="cs"/>
          <w:sz w:val="20"/>
          <w:szCs w:val="24"/>
          <w:rtl/>
          <w:lang w:eastAsia="he-IL"/>
        </w:rPr>
        <w:t>ל פ</w:t>
      </w:r>
      <w:r w:rsidRPr="00217E81">
        <w:rPr>
          <w:rFonts w:ascii="Times New Roman" w:eastAsia="Times New Roman" w:hAnsi="Times New Roman" w:cs="David"/>
          <w:sz w:val="20"/>
          <w:szCs w:val="24"/>
          <w:rtl/>
          <w:lang w:eastAsia="he-IL"/>
        </w:rPr>
        <w:t>י</w:t>
      </w:r>
      <w:r w:rsidRPr="00217E81">
        <w:rPr>
          <w:rFonts w:ascii="Times New Roman" w:eastAsia="Times New Roman" w:hAnsi="Times New Roman" w:cs="David" w:hint="cs"/>
          <w:sz w:val="20"/>
          <w:szCs w:val="24"/>
          <w:rtl/>
          <w:lang w:eastAsia="he-IL"/>
        </w:rPr>
        <w:t xml:space="preserve"> </w:t>
      </w:r>
      <w:r w:rsidRPr="00217E81">
        <w:rPr>
          <w:rFonts w:ascii="Times New Roman" w:eastAsia="Times New Roman" w:hAnsi="Times New Roman" w:cs="David"/>
          <w:sz w:val="20"/>
          <w:szCs w:val="24"/>
          <w:rtl/>
          <w:lang w:eastAsia="he-IL"/>
        </w:rPr>
        <w:t>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מותנה בכך שהמתכנן יקיים תחילה את התחייבויותיו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עד לאותו מועד. המזמין זכאי, מבלי לפגוע </w:t>
      </w:r>
      <w:r w:rsidRPr="00217E81">
        <w:rPr>
          <w:rFonts w:ascii="Times New Roman" w:eastAsia="Times New Roman" w:hAnsi="Times New Roman" w:cs="David" w:hint="cs"/>
          <w:sz w:val="20"/>
          <w:szCs w:val="24"/>
          <w:rtl/>
          <w:lang w:eastAsia="he-IL"/>
        </w:rPr>
        <w:t>מכלליות ה</w:t>
      </w:r>
      <w:r w:rsidRPr="00217E81">
        <w:rPr>
          <w:rFonts w:ascii="Times New Roman" w:eastAsia="Times New Roman" w:hAnsi="Times New Roman" w:cs="David"/>
          <w:sz w:val="20"/>
          <w:szCs w:val="24"/>
          <w:rtl/>
          <w:lang w:eastAsia="he-IL"/>
        </w:rPr>
        <w:t>אמור בכל מקום אחר בחוזה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לעכב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התחי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בות כלשהי מהתחייבויותיו עד לאחר שהמתכנן קיים את התחייבויותיו כאמור.</w:t>
      </w:r>
    </w:p>
    <w:p w14:paraId="06CF7E27"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שום התנהגות מצד</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של מי</w:t>
      </w:r>
      <w:r w:rsidRPr="00217E81">
        <w:rPr>
          <w:rFonts w:ascii="Times New Roman" w:eastAsia="Times New Roman" w:hAnsi="Times New Roman" w:cs="David"/>
          <w:sz w:val="20"/>
          <w:szCs w:val="24"/>
          <w:rtl/>
          <w:lang w:eastAsia="he-IL"/>
        </w:rPr>
        <w:t xml:space="preserve"> מהצדדים לא תחשב כויתור על איזה מזכויותיו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ו/או</w:t>
      </w:r>
      <w:r w:rsidRPr="00217E81">
        <w:rPr>
          <w:rFonts w:ascii="Times New Roman" w:eastAsia="Times New Roman" w:hAnsi="Times New Roman" w:cs="David"/>
          <w:sz w:val="20"/>
          <w:szCs w:val="24"/>
          <w:rtl/>
          <w:lang w:eastAsia="he-IL"/>
        </w:rPr>
        <w:t xml:space="preserve"> ע</w:t>
      </w:r>
      <w:r w:rsidRPr="00217E81">
        <w:rPr>
          <w:rFonts w:ascii="Times New Roman" w:eastAsia="Times New Roman" w:hAnsi="Times New Roman" w:cs="David" w:hint="cs"/>
          <w:sz w:val="20"/>
          <w:szCs w:val="24"/>
          <w:rtl/>
          <w:lang w:eastAsia="he-IL"/>
        </w:rPr>
        <w:t>ל פי כל</w:t>
      </w:r>
      <w:r w:rsidRPr="00217E81">
        <w:rPr>
          <w:rFonts w:ascii="Times New Roman" w:eastAsia="Times New Roman" w:hAnsi="Times New Roman" w:cs="David"/>
          <w:sz w:val="20"/>
          <w:szCs w:val="24"/>
          <w:rtl/>
          <w:lang w:eastAsia="he-IL"/>
        </w:rPr>
        <w:t xml:space="preserve"> דין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כויתור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כהסכמה מצדו לאיזה הפרה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אי קיום של תנאי מתנאי חוזה</w:t>
      </w:r>
      <w:r w:rsidRPr="00217E81">
        <w:rPr>
          <w:rFonts w:ascii="Times New Roman" w:eastAsia="Times New Roman" w:hAnsi="Times New Roman" w:cs="David" w:hint="cs"/>
          <w:sz w:val="20"/>
          <w:szCs w:val="24"/>
          <w:rtl/>
          <w:lang w:eastAsia="he-IL"/>
        </w:rPr>
        <w:t xml:space="preserve"> זה ו/</w:t>
      </w:r>
      <w:r w:rsidRPr="00217E81">
        <w:rPr>
          <w:rFonts w:ascii="Times New Roman" w:eastAsia="Times New Roman" w:hAnsi="Times New Roman" w:cs="David"/>
          <w:sz w:val="20"/>
          <w:szCs w:val="24"/>
          <w:rtl/>
          <w:lang w:eastAsia="he-IL"/>
        </w:rPr>
        <w:t xml:space="preserve"> או כנותנת דחייה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ארכה לב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צוע כל פעולה</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ש</w:t>
      </w:r>
      <w:r w:rsidRPr="00217E81">
        <w:rPr>
          <w:rFonts w:ascii="Times New Roman" w:eastAsia="Times New Roman" w:hAnsi="Times New Roman" w:cs="David"/>
          <w:sz w:val="20"/>
          <w:szCs w:val="24"/>
          <w:rtl/>
          <w:lang w:eastAsia="he-IL"/>
        </w:rPr>
        <w:t>יש לעשותה ע</w:t>
      </w:r>
      <w:r w:rsidRPr="00217E81">
        <w:rPr>
          <w:rFonts w:ascii="Times New Roman" w:eastAsia="Times New Roman" w:hAnsi="Times New Roman" w:cs="David" w:hint="cs"/>
          <w:sz w:val="20"/>
          <w:szCs w:val="24"/>
          <w:rtl/>
          <w:lang w:eastAsia="he-IL"/>
        </w:rPr>
        <w:t>ל פי</w:t>
      </w:r>
      <w:r w:rsidRPr="00217E81">
        <w:rPr>
          <w:rFonts w:ascii="Times New Roman" w:eastAsia="Times New Roman" w:hAnsi="Times New Roman" w:cs="David"/>
          <w:sz w:val="20"/>
          <w:szCs w:val="24"/>
          <w:rtl/>
          <w:lang w:eastAsia="he-IL"/>
        </w:rPr>
        <w:t xml:space="preserve"> חוזה</w:t>
      </w:r>
      <w:r w:rsidRPr="00217E81">
        <w:rPr>
          <w:rFonts w:ascii="Times New Roman" w:eastAsia="Times New Roman" w:hAnsi="Times New Roman" w:cs="David" w:hint="cs"/>
          <w:sz w:val="20"/>
          <w:szCs w:val="24"/>
          <w:rtl/>
          <w:lang w:eastAsia="he-IL"/>
        </w:rPr>
        <w:t xml:space="preserve"> זה</w:t>
      </w:r>
      <w:r w:rsidRPr="00217E81">
        <w:rPr>
          <w:rFonts w:ascii="Times New Roman" w:eastAsia="Times New Roman" w:hAnsi="Times New Roman" w:cs="David"/>
          <w:sz w:val="20"/>
          <w:szCs w:val="24"/>
          <w:rtl/>
          <w:lang w:eastAsia="he-IL"/>
        </w:rPr>
        <w:t xml:space="preserve">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או כש</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נוי</w:t>
      </w:r>
      <w:r w:rsidRPr="00217E81">
        <w:rPr>
          <w:rFonts w:ascii="Times New Roman" w:eastAsia="Times New Roman" w:hAnsi="Times New Roman" w:cs="David" w:hint="cs"/>
          <w:sz w:val="20"/>
          <w:szCs w:val="24"/>
          <w:rtl/>
          <w:lang w:eastAsia="he-IL"/>
        </w:rPr>
        <w:t xml:space="preserve"> ו/או</w:t>
      </w:r>
      <w:r w:rsidRPr="00217E81">
        <w:rPr>
          <w:rFonts w:ascii="Times New Roman" w:eastAsia="Times New Roman" w:hAnsi="Times New Roman" w:cs="David"/>
          <w:sz w:val="20"/>
          <w:szCs w:val="24"/>
          <w:rtl/>
          <w:lang w:eastAsia="he-IL"/>
        </w:rPr>
        <w:t xml:space="preserve"> ב</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טול </w:t>
      </w:r>
      <w:r w:rsidRPr="00217E81">
        <w:rPr>
          <w:rFonts w:ascii="Times New Roman" w:eastAsia="Times New Roman" w:hAnsi="Times New Roman" w:cs="David" w:hint="cs"/>
          <w:sz w:val="20"/>
          <w:szCs w:val="24"/>
          <w:rtl/>
          <w:lang w:eastAsia="he-IL"/>
        </w:rPr>
        <w:t>ו/</w:t>
      </w:r>
      <w:r w:rsidRPr="00217E81">
        <w:rPr>
          <w:rFonts w:ascii="Times New Roman" w:eastAsia="Times New Roman" w:hAnsi="Times New Roman" w:cs="David"/>
          <w:sz w:val="20"/>
          <w:szCs w:val="24"/>
          <w:rtl/>
          <w:lang w:eastAsia="he-IL"/>
        </w:rPr>
        <w:t xml:space="preserve">או תוספת של תנאי </w:t>
      </w:r>
      <w:r w:rsidRPr="00217E81">
        <w:rPr>
          <w:rFonts w:ascii="Times New Roman" w:eastAsia="Times New Roman" w:hAnsi="Times New Roman" w:cs="David" w:hint="cs"/>
          <w:sz w:val="20"/>
          <w:szCs w:val="24"/>
          <w:rtl/>
          <w:lang w:eastAsia="he-IL"/>
        </w:rPr>
        <w:t>כלשהו</w:t>
      </w:r>
      <w:r w:rsidRPr="00217E81">
        <w:rPr>
          <w:rFonts w:ascii="Times New Roman" w:eastAsia="Times New Roman" w:hAnsi="Times New Roman" w:cs="David"/>
          <w:sz w:val="20"/>
          <w:szCs w:val="24"/>
          <w:rtl/>
          <w:lang w:eastAsia="he-IL"/>
        </w:rPr>
        <w:t>, אלא אם נעשו במפורש ובכתב.</w:t>
      </w:r>
    </w:p>
    <w:p w14:paraId="61276293" w14:textId="77777777" w:rsidR="00217E81" w:rsidRPr="00217E81" w:rsidRDefault="00217E81" w:rsidP="00217E81">
      <w:pPr>
        <w:widowControl w:val="0"/>
        <w:spacing w:before="0" w:beforeAutospacing="0" w:after="200" w:afterAutospacing="0" w:line="240" w:lineRule="auto"/>
        <w:ind w:left="79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מבלי לגרוע מכלליות האמור לעיל -</w:t>
      </w:r>
    </w:p>
    <w:p w14:paraId="3EFD9B63"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הסכמה מצד המזמין או המנהל או המתכנן לסטות מתנאי החוזה במקרה מסוים לא תהווה תקדים ולא ילמדו ממנה גזירה שווה למקרה אחר.</w:t>
      </w:r>
    </w:p>
    <w:p w14:paraId="223EF3B7" w14:textId="77777777" w:rsidR="00217E81" w:rsidRPr="00217E81" w:rsidRDefault="00217E81" w:rsidP="00217E81">
      <w:pPr>
        <w:widowControl w:val="0"/>
        <w:numPr>
          <w:ilvl w:val="2"/>
          <w:numId w:val="32"/>
        </w:numPr>
        <w:spacing w:before="0" w:beforeAutospacing="0" w:after="200" w:afterAutospacing="0" w:line="240" w:lineRule="auto"/>
        <w:ind w:left="1508" w:hanging="374"/>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לא השתמשו המזמין או המנהל או המתכנן בזכויות הניתנות להם לפי החוזה במקרה מסוים, אין לראות בכך ויתור על אותן זכויות במקרה אחר ואין ללמוד מהתנהגות זו ו</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תור כלשהו על זכויות וחובות לפי החוזה.</w:t>
      </w:r>
    </w:p>
    <w:p w14:paraId="641889A5" w14:textId="77777777" w:rsidR="00217E81" w:rsidRPr="00217E81" w:rsidRDefault="00217E81" w:rsidP="00217E81">
      <w:pPr>
        <w:widowControl w:val="0"/>
        <w:numPr>
          <w:ilvl w:val="1"/>
          <w:numId w:val="32"/>
        </w:numPr>
        <w:spacing w:before="0" w:beforeAutospacing="0" w:after="20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במידה והמתכנן כולל מספר גופים או יחידים</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יהיו הם אחראים ביחד ולחוד כלפי המזמין למילוי התחייבויות המתכנן לפי חוזה זה.</w:t>
      </w:r>
    </w:p>
    <w:p w14:paraId="1C657ACD"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יחידי המזמין אחראים ביחד למלוא התחייבויות המזמין המפורטות בחוזה זה ואולם כל אחד מיחידי המזמין אחראי בנפרד כלפי המתכנן רק כפי חלקו המפורט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בגין כל חיוב מחיובי המזמין </w:t>
      </w:r>
      <w:r w:rsidRPr="00217E81">
        <w:rPr>
          <w:rFonts w:ascii="Times New Roman" w:eastAsia="Times New Roman" w:hAnsi="Times New Roman" w:cs="David" w:hint="cs"/>
          <w:sz w:val="24"/>
          <w:szCs w:val="24"/>
          <w:rtl/>
          <w:lang w:eastAsia="he-IL"/>
        </w:rPr>
        <w:t>על פי</w:t>
      </w:r>
      <w:r w:rsidRPr="00217E81">
        <w:rPr>
          <w:rFonts w:ascii="Times New Roman" w:eastAsia="Times New Roman" w:hAnsi="Times New Roman" w:cs="David"/>
          <w:sz w:val="24"/>
          <w:szCs w:val="24"/>
          <w:rtl/>
          <w:lang w:eastAsia="he-IL"/>
        </w:rPr>
        <w:t xml:space="preserve"> חוזה זה, ככל שיחולו, ובכל מקרה כל אחד מיחידי המזמין אינו אחראי, </w:t>
      </w:r>
      <w:r w:rsidRPr="00217E81">
        <w:rPr>
          <w:rFonts w:ascii="Times New Roman" w:eastAsia="Times New Roman" w:hAnsi="Times New Roman" w:cs="David"/>
          <w:sz w:val="24"/>
          <w:szCs w:val="24"/>
          <w:rtl/>
          <w:lang w:eastAsia="he-IL"/>
        </w:rPr>
        <w:lastRenderedPageBreak/>
        <w:t xml:space="preserve">ביחד ולחוד, למלוא חיובי המזמין כלפי המתכנן </w:t>
      </w:r>
      <w:r w:rsidRPr="00217E81">
        <w:rPr>
          <w:rFonts w:ascii="Times New Roman" w:eastAsia="Times New Roman" w:hAnsi="Times New Roman" w:cs="David" w:hint="cs"/>
          <w:sz w:val="24"/>
          <w:szCs w:val="24"/>
          <w:rtl/>
          <w:lang w:eastAsia="he-IL"/>
        </w:rPr>
        <w:t>על פ</w:t>
      </w:r>
      <w:r w:rsidRPr="00217E81">
        <w:rPr>
          <w:rFonts w:ascii="Times New Roman" w:eastAsia="Times New Roman" w:hAnsi="Times New Roman" w:cs="David"/>
          <w:sz w:val="24"/>
          <w:szCs w:val="24"/>
          <w:rtl/>
          <w:lang w:eastAsia="he-IL"/>
        </w:rPr>
        <w:t>י חוזה זה. וזאת מבלי לגרוע מהאמור להלן בסיפא לס"ק זה.</w:t>
      </w:r>
    </w:p>
    <w:p w14:paraId="7C24C79C" w14:textId="77777777" w:rsidR="00217E81" w:rsidRPr="00217E81" w:rsidRDefault="00217E81" w:rsidP="00217E81">
      <w:pPr>
        <w:keepNext/>
        <w:spacing w:before="0" w:beforeAutospacing="0" w:after="200" w:afterAutospacing="0" w:line="240" w:lineRule="auto"/>
        <w:ind w:left="798"/>
        <w:jc w:val="both"/>
        <w:outlineLvl w:val="1"/>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המתכנן מתחייב בזה</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כי כל דרישה</w:t>
      </w:r>
      <w:r w:rsidRPr="00217E81">
        <w:rPr>
          <w:rFonts w:ascii="Times New Roman" w:eastAsia="Times New Roman" w:hAnsi="Times New Roman" w:cs="David" w:hint="cs"/>
          <w:sz w:val="24"/>
          <w:szCs w:val="24"/>
          <w:rtl/>
          <w:lang w:eastAsia="he-IL"/>
        </w:rPr>
        <w:t xml:space="preserve"> ו/או תלונה</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ו/או </w:t>
      </w:r>
      <w:r w:rsidRPr="00217E81">
        <w:rPr>
          <w:rFonts w:ascii="Times New Roman" w:eastAsia="Times New Roman" w:hAnsi="Times New Roman" w:cs="David"/>
          <w:sz w:val="24"/>
          <w:szCs w:val="24"/>
          <w:rtl/>
          <w:lang w:eastAsia="he-IL"/>
        </w:rPr>
        <w:t>טענה ו/או תביעה, ככל שתהיינה לו כנגד המזמין בגין חיובי המזמין ע</w:t>
      </w:r>
      <w:r w:rsidRPr="00217E81">
        <w:rPr>
          <w:rFonts w:ascii="Times New Roman" w:eastAsia="Times New Roman" w:hAnsi="Times New Roman" w:cs="David" w:hint="cs"/>
          <w:sz w:val="24"/>
          <w:szCs w:val="24"/>
          <w:rtl/>
          <w:lang w:eastAsia="he-IL"/>
        </w:rPr>
        <w:t>ל פי</w:t>
      </w:r>
      <w:r w:rsidRPr="00217E81">
        <w:rPr>
          <w:rFonts w:ascii="Times New Roman" w:eastAsia="Times New Roman" w:hAnsi="Times New Roman" w:cs="David"/>
          <w:sz w:val="24"/>
          <w:szCs w:val="24"/>
          <w:rtl/>
          <w:lang w:eastAsia="he-IL"/>
        </w:rPr>
        <w:t xml:space="preserve"> חוזה זה, תוגבל עד לגובה חלקו היחסי של כל אחד מיחידי המזמין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אותו דין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יחול לגבי תביעה של מי מיחידי המזמין כנגד המתכנן</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קרי</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תביעה כאמור</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תוגבל עד לגובה חלקו היחסי של התובע במזמין  כמפורט בנספח </w:t>
      </w:r>
      <w:r w:rsidRPr="00217E81">
        <w:rPr>
          <w:rFonts w:ascii="Times New Roman" w:eastAsia="Times New Roman" w:hAnsi="Times New Roman" w:cs="David" w:hint="cs"/>
          <w:b/>
          <w:bCs/>
          <w:sz w:val="24"/>
          <w:szCs w:val="24"/>
          <w:rtl/>
          <w:lang w:eastAsia="he-IL"/>
        </w:rPr>
        <w:t>א</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w:t>
      </w:r>
    </w:p>
    <w:p w14:paraId="2A0AB445"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77B273A2" w14:textId="77777777" w:rsidR="00217E81" w:rsidRPr="00217E81" w:rsidRDefault="00217E81" w:rsidP="00217E81">
      <w:pPr>
        <w:widowControl w:val="0"/>
        <w:spacing w:before="0" w:beforeAutospacing="0" w:after="200" w:afterAutospacing="0" w:line="240" w:lineRule="auto"/>
        <w:ind w:left="792"/>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למען הסר ספק</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מוסכם ומוצהר</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כי המתכנן לא יהיה זכאי, בכל מקרה ובכל נסיבות, להפסיק את שירותי המתכנן, מכל סיבה שהיא וכל תובענה כאמור תוגש, באם תוגש, רק לאחר השלמת שירותי המתכנן ו/או עם סיום חוזה זה, לפי העניין.</w:t>
      </w:r>
    </w:p>
    <w:p w14:paraId="140B1360"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כל ההוצאות ומס הבולים בגין החוזה ובגין כל המסמכים, החשבונות והערבויות שיערכו על פיו ובקשר אליו, חלות על המתכנן ותשולמנה על ידו.</w:t>
      </w:r>
    </w:p>
    <w:p w14:paraId="07F317BB" w14:textId="77777777" w:rsidR="00217E81" w:rsidRPr="00217E81" w:rsidRDefault="00217E81" w:rsidP="00217E81">
      <w:pPr>
        <w:widowControl w:val="0"/>
        <w:numPr>
          <w:ilvl w:val="1"/>
          <w:numId w:val="32"/>
        </w:numPr>
        <w:spacing w:before="0" w:beforeAutospacing="0" w:after="20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חוזה זה על נספחיו</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יחייב את המזמין אך ורק בכפוף לחתימתו כדין ע"י מורשי החתימה של המזמין.</w:t>
      </w:r>
    </w:p>
    <w:p w14:paraId="13E209D9" w14:textId="77777777" w:rsidR="00217E81" w:rsidRPr="00217E81" w:rsidRDefault="00217E81" w:rsidP="00217E81">
      <w:pPr>
        <w:widowControl w:val="0"/>
        <w:numPr>
          <w:ilvl w:val="1"/>
          <w:numId w:val="32"/>
        </w:numPr>
        <w:spacing w:before="0" w:beforeAutospacing="0" w:after="720" w:afterAutospacing="0" w:line="240" w:lineRule="auto"/>
        <w:ind w:left="788" w:hanging="431"/>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כתובות הצדדים הן כמפורט בכותרת לחוזה זה, וכל הודעה שתימסר למי מהצדדים לחוזה לפי הכתובת דלעיל תחשב כנמסרת לידו בתום 72 שעות מעת מסירתה בדואר </w:t>
      </w:r>
      <w:r w:rsidRPr="00217E81">
        <w:rPr>
          <w:rFonts w:ascii="Times New Roman" w:eastAsia="Times New Roman" w:hAnsi="Times New Roman" w:cs="David" w:hint="cs"/>
          <w:sz w:val="20"/>
          <w:szCs w:val="24"/>
          <w:rtl/>
          <w:lang w:eastAsia="he-IL"/>
        </w:rPr>
        <w:t>רשום</w:t>
      </w:r>
      <w:r w:rsidRPr="00217E81">
        <w:rPr>
          <w:rFonts w:ascii="Times New Roman" w:eastAsia="Times New Roman" w:hAnsi="Times New Roman" w:cs="David"/>
          <w:sz w:val="20"/>
          <w:szCs w:val="24"/>
          <w:rtl/>
          <w:lang w:eastAsia="he-IL"/>
        </w:rPr>
        <w:t>, ואם נשלחה ההודעה בפקסימיליה ביום עסקים בשעות העבודה או נמסרה ביד</w:t>
      </w:r>
      <w:r w:rsidRPr="00217E81">
        <w:rPr>
          <w:rFonts w:ascii="Times New Roman" w:eastAsia="Times New Roman" w:hAnsi="Times New Roman" w:cs="David" w:hint="cs"/>
          <w:sz w:val="20"/>
          <w:szCs w:val="24"/>
          <w:rtl/>
          <w:lang w:eastAsia="he-IL"/>
        </w:rPr>
        <w:t>,</w:t>
      </w:r>
      <w:r w:rsidRPr="00217E81">
        <w:rPr>
          <w:rFonts w:ascii="Times New Roman" w:eastAsia="Times New Roman" w:hAnsi="Times New Roman" w:cs="David"/>
          <w:sz w:val="20"/>
          <w:szCs w:val="24"/>
          <w:rtl/>
          <w:lang w:eastAsia="he-IL"/>
        </w:rPr>
        <w:t xml:space="preserve"> תחשב היא כמתקבלת ביום משלוח או מסירתה כאמור.</w:t>
      </w:r>
    </w:p>
    <w:p w14:paraId="61A0840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5F6C5B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217E81">
        <w:rPr>
          <w:rFonts w:ascii="Times New Roman" w:eastAsia="Times New Roman" w:hAnsi="Times New Roman" w:cs="David"/>
          <w:bCs/>
          <w:sz w:val="20"/>
          <w:szCs w:val="24"/>
          <w:rtl/>
          <w:lang w:eastAsia="he-IL"/>
        </w:rPr>
        <w:t>ולראיה באו הצדדים על החתום:</w:t>
      </w:r>
    </w:p>
    <w:p w14:paraId="470C7D10"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5269864"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4B11C67" w14:textId="77777777" w:rsidR="00217E81" w:rsidRPr="00217E81" w:rsidRDefault="00217E81" w:rsidP="00217E81">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99B80B9" w14:textId="6F73BD09" w:rsidR="00217E81" w:rsidRPr="00217E81" w:rsidRDefault="00217E81" w:rsidP="002910A0">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r>
      <w:sdt>
        <w:sdtPr>
          <w:rPr>
            <w:rFonts w:ascii="Times New Roman" w:eastAsia="Times New Roman" w:hAnsi="Times New Roman" w:cs="David"/>
            <w:sz w:val="20"/>
            <w:szCs w:val="24"/>
            <w:rtl/>
            <w:lang w:eastAsia="he-IL"/>
          </w:rPr>
          <w:alias w:val="שם ספק"/>
          <w:tag w:val="cntSupllierName"/>
          <w:id w:val="-1615893775"/>
          <w:placeholder>
            <w:docPart w:val="8DADE1D46F9B4EEBAB100E43DDCF4C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3" w:author="Meryl Etman" w:date="2021-05-30T15:44:00Z">
            <w:r w:rsidR="005E5071">
              <w:rPr>
                <w:rFonts w:ascii="Times New Roman" w:eastAsia="Times New Roman" w:hAnsi="Times New Roman" w:cs="David"/>
                <w:sz w:val="20"/>
                <w:szCs w:val="24"/>
                <w:rtl/>
                <w:lang w:eastAsia="he-IL"/>
              </w:rPr>
              <w:t>מרחב מוגן רמי לוי בע"מ</w:t>
            </w:r>
          </w:ins>
        </w:sdtContent>
      </w:sdt>
      <w:r w:rsidRPr="00217E81">
        <w:rPr>
          <w:rFonts w:ascii="Times New Roman" w:eastAsia="Times New Roman" w:hAnsi="Times New Roman" w:cs="David"/>
          <w:sz w:val="20"/>
          <w:szCs w:val="24"/>
          <w:rtl/>
          <w:lang w:eastAsia="he-IL"/>
        </w:rPr>
        <w:tab/>
      </w:r>
      <w:sdt>
        <w:sdtPr>
          <w:rPr>
            <w:rStyle w:val="PlaceholderText"/>
            <w:color w:val="00B0F0"/>
            <w:u w:val="single"/>
            <w:rtl/>
          </w:rPr>
          <w:alias w:val="שם צד א"/>
          <w:tag w:val="cmtTzadAName"/>
          <w:id w:val="-1960099713"/>
          <w:placeholder>
            <w:docPart w:val="DDC6C1AFE1904EB48F1721802CBC280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rPr>
            <w:rStyle w:val="DefaultParagraphFont"/>
            <w:rFonts w:ascii="Times New Roman" w:eastAsia="Times New Roman" w:hAnsi="Times New Roman" w:cs="David"/>
            <w:color w:val="auto"/>
            <w:sz w:val="20"/>
            <w:szCs w:val="24"/>
            <w:lang w:eastAsia="he-IL"/>
          </w:rPr>
        </w:sdtEndPr>
        <w:sdtContent>
          <w:ins w:id="14" w:author="Meryl Etman" w:date="2021-05-30T15:44:00Z">
            <w:r w:rsidR="005E5071" w:rsidRPr="00E20F7F">
              <w:rPr>
                <w:rStyle w:val="PlaceholderText"/>
                <w:rtl/>
              </w:rPr>
              <w:t>[שם צד א]</w:t>
            </w:r>
          </w:ins>
        </w:sdtContent>
      </w:sdt>
    </w:p>
    <w:p w14:paraId="6DA602DC" w14:textId="77777777" w:rsidR="00217E81" w:rsidRPr="00217E81" w:rsidRDefault="00217E81" w:rsidP="00217E81">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ab/>
        <w:t>המתכנן</w:t>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lang w:eastAsia="he-IL"/>
        </w:rPr>
        <w:t xml:space="preserve"> </w:t>
      </w:r>
      <w:r w:rsidRPr="00217E81">
        <w:rPr>
          <w:rFonts w:ascii="Times New Roman" w:eastAsia="Times New Roman" w:hAnsi="Times New Roman" w:cs="David"/>
          <w:sz w:val="20"/>
          <w:szCs w:val="24"/>
          <w:rtl/>
          <w:lang w:eastAsia="he-IL"/>
        </w:rPr>
        <w:t>המזמין</w:t>
      </w:r>
      <w:r w:rsidRPr="00217E81">
        <w:rPr>
          <w:rFonts w:ascii="Times New Roman" w:eastAsia="Times New Roman" w:hAnsi="Times New Roman" w:cs="David"/>
          <w:sz w:val="20"/>
          <w:szCs w:val="24"/>
          <w:lang w:eastAsia="he-IL"/>
        </w:rPr>
        <w:t xml:space="preserve"> </w:t>
      </w:r>
    </w:p>
    <w:p w14:paraId="14C8A0F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FD4050F"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3D30EC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אני הח"מ, ______________ עו"ד/ רו"ח מרח' __________ מאשר כי ה"ה __________ הם שחתמו בשם המתכנן על החוזה דלעיל וכי חתימתם המשותפת בצירוף חותמת החברה מחייבת את המתכנן לעני</w:t>
      </w:r>
      <w:r w:rsidRPr="00217E81">
        <w:rPr>
          <w:rFonts w:ascii="Times New Roman" w:eastAsia="Times New Roman" w:hAnsi="Times New Roman" w:cs="David" w:hint="cs"/>
          <w:sz w:val="20"/>
          <w:szCs w:val="24"/>
          <w:rtl/>
          <w:lang w:eastAsia="he-IL"/>
        </w:rPr>
        <w:t>י</w:t>
      </w:r>
      <w:r w:rsidRPr="00217E81">
        <w:rPr>
          <w:rFonts w:ascii="Times New Roman" w:eastAsia="Times New Roman" w:hAnsi="Times New Roman" w:cs="David"/>
          <w:sz w:val="20"/>
          <w:szCs w:val="24"/>
          <w:rtl/>
          <w:lang w:eastAsia="he-IL"/>
        </w:rPr>
        <w:t xml:space="preserve">ן זה. </w:t>
      </w:r>
    </w:p>
    <w:p w14:paraId="42EACBB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4965378" w14:textId="77777777" w:rsidR="00EB38F9"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תאריך :  _______________</w:t>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r w:rsidRPr="00217E81">
        <w:rPr>
          <w:rFonts w:ascii="Times New Roman" w:eastAsia="Times New Roman" w:hAnsi="Times New Roman" w:cs="David"/>
          <w:sz w:val="20"/>
          <w:szCs w:val="24"/>
          <w:rtl/>
          <w:lang w:eastAsia="he-IL"/>
        </w:rPr>
        <w:tab/>
      </w:r>
    </w:p>
    <w:p w14:paraId="560D059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חתימה וחותמת עו"ד/ רו"ח : ________________</w:t>
      </w:r>
    </w:p>
    <w:p w14:paraId="4C9BB03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BC429B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779CC5F1" w14:textId="77777777" w:rsidR="00073E19" w:rsidRDefault="00073E19">
      <w:pPr>
        <w:bidi w:val="0"/>
        <w:spacing w:before="0" w:beforeAutospacing="0" w:after="160" w:afterAutospacing="0" w:line="259" w:lineRule="auto"/>
        <w:rPr>
          <w:ins w:id="15" w:author="Meryl Etman" w:date="2021-05-30T15:48:00Z"/>
          <w:rFonts w:ascii="Times New Roman" w:eastAsia="Times New Roman" w:hAnsi="Times New Roman" w:cs="David"/>
          <w:bCs/>
          <w:sz w:val="20"/>
          <w:szCs w:val="24"/>
          <w:u w:val="single"/>
          <w:rtl/>
          <w:lang w:eastAsia="he-IL"/>
        </w:rPr>
      </w:pPr>
      <w:ins w:id="16" w:author="Meryl Etman" w:date="2021-05-30T15:48:00Z">
        <w:r>
          <w:rPr>
            <w:rFonts w:ascii="Times New Roman" w:eastAsia="Times New Roman" w:hAnsi="Times New Roman" w:cs="David"/>
            <w:bCs/>
            <w:sz w:val="20"/>
            <w:szCs w:val="24"/>
            <w:u w:val="single"/>
            <w:rtl/>
            <w:lang w:eastAsia="he-IL"/>
          </w:rPr>
          <w:lastRenderedPageBreak/>
          <w:br w:type="page"/>
        </w:r>
      </w:ins>
    </w:p>
    <w:p w14:paraId="7F801A81" w14:textId="6AD48FC7" w:rsidR="00EB38F9" w:rsidRPr="00EB38F9"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rtl/>
          <w:lang w:eastAsia="he-IL"/>
        </w:rPr>
      </w:pPr>
      <w:r w:rsidRPr="00EB38F9">
        <w:rPr>
          <w:rFonts w:ascii="Times New Roman" w:eastAsia="Times New Roman" w:hAnsi="Times New Roman" w:cs="David" w:hint="cs"/>
          <w:bCs/>
          <w:sz w:val="20"/>
          <w:szCs w:val="24"/>
          <w:u w:val="single"/>
          <w:rtl/>
          <w:lang w:eastAsia="he-IL"/>
        </w:rPr>
        <w:lastRenderedPageBreak/>
        <w:t>נספח ''א''</w:t>
      </w:r>
    </w:p>
    <w:p w14:paraId="7085B155" w14:textId="77777777" w:rsidR="00EB38F9" w:rsidRPr="00EB38F9" w:rsidRDefault="00EB38F9" w:rsidP="00EB38F9">
      <w:pPr>
        <w:widowControl w:val="0"/>
        <w:spacing w:before="0" w:beforeAutospacing="0" w:after="0" w:afterAutospacing="0" w:line="240" w:lineRule="auto"/>
        <w:jc w:val="center"/>
        <w:outlineLvl w:val="3"/>
        <w:rPr>
          <w:rFonts w:ascii="Times New Roman" w:eastAsia="Times New Roman" w:hAnsi="Times New Roman" w:cs="David"/>
          <w:bCs/>
          <w:sz w:val="20"/>
          <w:szCs w:val="24"/>
          <w:u w:val="single"/>
          <w:lang w:eastAsia="he-IL"/>
        </w:rPr>
      </w:pPr>
      <w:r w:rsidRPr="00EB38F9">
        <w:rPr>
          <w:rFonts w:ascii="Times New Roman" w:eastAsia="Times New Roman" w:hAnsi="Times New Roman" w:cs="David" w:hint="cs"/>
          <w:bCs/>
          <w:sz w:val="20"/>
          <w:szCs w:val="24"/>
          <w:u w:val="single"/>
          <w:rtl/>
          <w:lang w:eastAsia="he-IL"/>
        </w:rPr>
        <w:t>נספח כללי</w:t>
      </w:r>
    </w:p>
    <w:p w14:paraId="53F10E6D"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1.1</w:t>
      </w:r>
      <w:r w:rsidRPr="00EB38F9">
        <w:rPr>
          <w:rFonts w:ascii="Times New Roman" w:eastAsia="Times New Roman" w:hAnsi="Times New Roman" w:cs="David" w:hint="cs"/>
          <w:sz w:val="24"/>
          <w:szCs w:val="24"/>
          <w:rtl/>
          <w:lang w:eastAsia="he-IL"/>
        </w:rPr>
        <w:tab/>
        <w:t>הגדרות -</w:t>
      </w:r>
    </w:p>
    <w:p w14:paraId="61C351DF"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D28D5E5" w14:textId="7AC71B8F" w:rsidR="00EB38F9" w:rsidRPr="00EB38F9" w:rsidRDefault="00EB38F9" w:rsidP="000E7B02">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w:t>
      </w:r>
      <w:r w:rsidRPr="00EB38F9">
        <w:rPr>
          <w:rFonts w:ascii="Times New Roman" w:eastAsia="Times New Roman" w:hAnsi="Times New Roman" w:cs="David" w:hint="cs"/>
          <w:b/>
          <w:bCs/>
          <w:sz w:val="24"/>
          <w:szCs w:val="24"/>
          <w:rtl/>
          <w:lang w:eastAsia="he-IL"/>
        </w:rPr>
        <w:t>הפרויקט</w:t>
      </w:r>
      <w:r w:rsidRPr="00EB38F9">
        <w:rPr>
          <w:rFonts w:ascii="Times New Roman" w:eastAsia="Times New Roman" w:hAnsi="Times New Roman" w:cs="David" w:hint="cs"/>
          <w:sz w:val="24"/>
          <w:szCs w:val="24"/>
          <w:rtl/>
          <w:lang w:eastAsia="he-IL"/>
        </w:rPr>
        <w:t>" -</w:t>
      </w:r>
      <w:r w:rsidRPr="00EB38F9">
        <w:rPr>
          <w:rFonts w:ascii="Times New Roman" w:eastAsia="Times New Roman" w:hAnsi="Times New Roman" w:cs="David" w:hint="cs"/>
          <w:sz w:val="24"/>
          <w:szCs w:val="24"/>
          <w:lang w:eastAsia="he-IL"/>
        </w:rPr>
        <w:t xml:space="preserve"> </w:t>
      </w:r>
      <w:r w:rsidRPr="00EB38F9">
        <w:rPr>
          <w:rFonts w:ascii="Times New Roman" w:eastAsia="Times New Roman" w:hAnsi="Times New Roman" w:cs="David" w:hint="cs"/>
          <w:sz w:val="24"/>
          <w:szCs w:val="24"/>
          <w:rtl/>
          <w:lang w:eastAsia="he-IL"/>
        </w:rPr>
        <w:t xml:space="preserve">פרויקט לבניית יחידות דיור, שטחי </w:t>
      </w:r>
      <w:del w:id="17" w:author="Meryl Etman" w:date="2021-05-30T15:48:00Z">
        <w:r w:rsidRPr="00EB38F9" w:rsidDel="00073E19">
          <w:rPr>
            <w:rFonts w:ascii="Times New Roman" w:eastAsia="Times New Roman" w:hAnsi="Times New Roman" w:cs="David" w:hint="cs"/>
            <w:sz w:val="24"/>
            <w:szCs w:val="24"/>
            <w:rtl/>
            <w:lang w:eastAsia="he-IL"/>
          </w:rPr>
          <w:delText>מסחר ומשרדים</w:delText>
        </w:r>
      </w:del>
      <w:ins w:id="18" w:author="Meryl Etman" w:date="2021-05-30T15:48:00Z">
        <w:r w:rsidR="00073E19">
          <w:rPr>
            <w:rFonts w:ascii="Times New Roman" w:eastAsia="Times New Roman" w:hAnsi="Times New Roman" w:cs="David" w:hint="cs"/>
            <w:sz w:val="24"/>
            <w:szCs w:val="24"/>
            <w:rtl/>
            <w:lang w:eastAsia="he-IL"/>
          </w:rPr>
          <w:t>תעסוקה ומוסד ציבורי</w:t>
        </w:r>
      </w:ins>
      <w:r w:rsidRPr="00EB38F9">
        <w:rPr>
          <w:rFonts w:ascii="Times New Roman" w:eastAsia="Times New Roman" w:hAnsi="Times New Roman" w:cs="David" w:hint="cs"/>
          <w:sz w:val="24"/>
          <w:szCs w:val="24"/>
          <w:rtl/>
          <w:lang w:eastAsia="he-IL"/>
        </w:rPr>
        <w:t>, חניונים ועבודות פיתוח ב</w:t>
      </w:r>
      <w:sdt>
        <w:sdtPr>
          <w:rPr>
            <w:rFonts w:ascii="Times New Roman" w:eastAsia="Times New Roman" w:hAnsi="Times New Roman" w:cs="David" w:hint="cs"/>
            <w:color w:val="00B0F0"/>
            <w:sz w:val="24"/>
            <w:szCs w:val="24"/>
            <w:rtl/>
            <w:lang w:eastAsia="he-IL"/>
          </w:rPr>
          <w:alias w:val="רשות מקומית"/>
          <w:tag w:val="cntLocalAuth"/>
          <w:id w:val="1782831239"/>
          <w:placeholder>
            <w:docPart w:val="0EF05558CE4548D8B533A3E926D91DD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19" w:author="Meryl Etman" w:date="2021-05-30T15:40:00Z">
            <w:r w:rsidR="006A61CE">
              <w:rPr>
                <w:rFonts w:ascii="Times New Roman" w:eastAsia="Times New Roman" w:hAnsi="Times New Roman" w:cs="David" w:hint="cs"/>
                <w:color w:val="00B0F0"/>
                <w:sz w:val="24"/>
                <w:szCs w:val="24"/>
                <w:rtl/>
                <w:lang w:eastAsia="he-IL"/>
              </w:rPr>
              <w:t>נס ציונה</w:t>
            </w:r>
          </w:ins>
        </w:sdtContent>
      </w:sdt>
      <w:del w:id="20" w:author="Meryl Etman" w:date="2021-05-30T15:48:00Z">
        <w:r w:rsidRPr="00EB38F9" w:rsidDel="00073E19">
          <w:rPr>
            <w:rFonts w:ascii="Times New Roman" w:eastAsia="Times New Roman" w:hAnsi="Times New Roman" w:cs="David" w:hint="cs"/>
            <w:color w:val="00B0F0"/>
            <w:sz w:val="24"/>
            <w:szCs w:val="24"/>
            <w:rtl/>
            <w:lang w:eastAsia="he-IL"/>
          </w:rPr>
          <w:delText xml:space="preserve"> - </w:delText>
        </w:r>
      </w:del>
      <w:customXmlDelRangeStart w:id="21" w:author="Meryl Etman" w:date="2021-05-30T15:48:00Z"/>
      <w:sdt>
        <w:sdtPr>
          <w:rPr>
            <w:rFonts w:ascii="Times New Roman" w:eastAsia="Times New Roman" w:hAnsi="Times New Roman" w:cs="David" w:hint="cs"/>
            <w:color w:val="00B0F0"/>
            <w:sz w:val="24"/>
            <w:szCs w:val="24"/>
            <w:rtl/>
          </w:rPr>
          <w:alias w:val="שם אתר"/>
          <w:tag w:val="cntSite"/>
          <w:id w:val="-1682512962"/>
          <w:placeholder>
            <w:docPart w:val="BE9BA9880FD048E38CE55C7E2A70611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customXmlDelRangeEnd w:id="21"/>
          <w:customXmlDelRangeStart w:id="22" w:author="Meryl Etman" w:date="2021-05-30T15:48:00Z"/>
        </w:sdtContent>
      </w:sdt>
      <w:customXmlDelRangeEnd w:id="22"/>
      <w:r w:rsidRPr="00EB38F9">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hint="cs"/>
            <w:color w:val="00B0F0"/>
            <w:sz w:val="24"/>
            <w:szCs w:val="24"/>
            <w:rtl/>
          </w:rPr>
          <w:alias w:val="שם הפרויקט"/>
          <w:tag w:val="cntProjectName"/>
          <w:id w:val="-1647974920"/>
          <w:placeholder>
            <w:docPart w:val="026D0EEF8E88461B893F14678DCC9B6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23" w:author="Meryl Etman" w:date="2021-05-30T15:40:00Z">
            <w:r w:rsidR="006A61CE">
              <w:rPr>
                <w:rFonts w:ascii="Times New Roman" w:eastAsia="Times New Roman" w:hAnsi="Times New Roman" w:cs="David" w:hint="cs"/>
                <w:color w:val="00B0F0"/>
                <w:sz w:val="24"/>
                <w:szCs w:val="24"/>
                <w:rtl/>
              </w:rPr>
              <w:t>סביוני נצר סירני - בניין 31</w:t>
            </w:r>
          </w:ins>
        </w:sdtContent>
      </w:sdt>
      <w:r w:rsidRPr="00EB38F9">
        <w:rPr>
          <w:rFonts w:ascii="Times New Roman" w:eastAsia="Times New Roman" w:hAnsi="Times New Roman" w:cs="David" w:hint="cs"/>
          <w:sz w:val="24"/>
          <w:szCs w:val="24"/>
          <w:rtl/>
          <w:lang w:eastAsia="he-IL"/>
        </w:rPr>
        <w:t xml:space="preserve"> לרבות עבודות פיתוח על, אשר יתוכנן ו/או יבוצע עבור המזמין באתר בקטעים ובשלבים לפי שיקול דעתו.</w:t>
      </w:r>
    </w:p>
    <w:p w14:paraId="42A26BA9"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C091872" w14:textId="3C8BAAFD"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w:t>
      </w:r>
      <w:r w:rsidRPr="00EB38F9">
        <w:rPr>
          <w:rFonts w:ascii="Times New Roman" w:eastAsia="Times New Roman" w:hAnsi="Times New Roman" w:cs="David" w:hint="cs"/>
          <w:b/>
          <w:bCs/>
          <w:sz w:val="24"/>
          <w:szCs w:val="24"/>
          <w:rtl/>
          <w:lang w:eastAsia="he-IL"/>
        </w:rPr>
        <w:t>התכנית</w:t>
      </w:r>
      <w:r w:rsidRPr="00EB38F9">
        <w:rPr>
          <w:rFonts w:ascii="Times New Roman" w:eastAsia="Times New Roman" w:hAnsi="Times New Roman" w:cs="David" w:hint="cs"/>
          <w:sz w:val="24"/>
          <w:szCs w:val="24"/>
          <w:rtl/>
          <w:lang w:eastAsia="he-IL"/>
        </w:rPr>
        <w:t xml:space="preserve">" או </w:t>
      </w:r>
      <w:r w:rsidRPr="00EB38F9">
        <w:rPr>
          <w:rFonts w:ascii="Times New Roman" w:eastAsia="Times New Roman" w:hAnsi="Times New Roman" w:cs="David" w:hint="cs"/>
          <w:b/>
          <w:bCs/>
          <w:sz w:val="24"/>
          <w:szCs w:val="24"/>
          <w:rtl/>
          <w:lang w:eastAsia="he-IL"/>
        </w:rPr>
        <w:t xml:space="preserve">"המקרקעין" </w:t>
      </w:r>
      <w:r w:rsidRPr="00EB38F9">
        <w:rPr>
          <w:rFonts w:ascii="Times New Roman" w:eastAsia="Times New Roman" w:hAnsi="Times New Roman" w:cs="David"/>
          <w:sz w:val="24"/>
          <w:szCs w:val="24"/>
          <w:lang w:eastAsia="he-IL"/>
        </w:rPr>
        <w:t>–</w:t>
      </w:r>
      <w:r w:rsidRPr="00EB38F9">
        <w:rPr>
          <w:rFonts w:ascii="Times New Roman" w:eastAsia="Times New Roman" w:hAnsi="Times New Roman" w:cs="David" w:hint="cs"/>
          <w:sz w:val="24"/>
          <w:szCs w:val="24"/>
          <w:rtl/>
          <w:lang w:eastAsia="he-IL"/>
        </w:rPr>
        <w:t xml:space="preserve"> תכנית בנין עיר מס' </w:t>
      </w:r>
      <w:sdt>
        <w:sdtPr>
          <w:rPr>
            <w:rFonts w:ascii="Times New Roman" w:eastAsia="Times New Roman" w:hAnsi="Times New Roman" w:cs="David" w:hint="cs"/>
            <w:color w:val="008000"/>
            <w:sz w:val="24"/>
            <w:szCs w:val="24"/>
            <w:rtl/>
          </w:rPr>
          <w:alias w:val="שדה נוסף 2"/>
          <w:tag w:val="cntCustomField2"/>
          <w:id w:val="1880663104"/>
          <w:placeholder>
            <w:docPart w:val="99B7B92A58534A06A723D61F836E977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ins w:id="24" w:author="Meryl Etman" w:date="2021-05-30T15:47:00Z">
            <w:r w:rsidR="00073E19">
              <w:rPr>
                <w:rFonts w:ascii="Times New Roman" w:eastAsia="Times New Roman" w:hAnsi="Times New Roman" w:cs="David" w:hint="cs"/>
                <w:color w:val="008000"/>
                <w:sz w:val="24"/>
                <w:szCs w:val="24"/>
                <w:rtl/>
              </w:rPr>
              <w:t>407-0508069</w:t>
            </w:r>
          </w:ins>
        </w:sdtContent>
      </w:sdt>
      <w:r w:rsidRPr="00EB38F9">
        <w:rPr>
          <w:rFonts w:ascii="Times New Roman" w:eastAsia="Times New Roman" w:hAnsi="Times New Roman" w:cs="David" w:hint="cs"/>
          <w:sz w:val="24"/>
          <w:szCs w:val="24"/>
          <w:rtl/>
          <w:lang w:eastAsia="he-IL"/>
        </w:rPr>
        <w:t xml:space="preserve"> על שינוייה מעת לעת וכן כל תכנית נוספת החלה על מקרקעי הפרויקט ו/או המקרקעין הידועים כ-</w:t>
      </w:r>
      <w:sdt>
        <w:sdtPr>
          <w:rPr>
            <w:rFonts w:ascii="Times New Roman" w:eastAsia="Times New Roman" w:hAnsi="Times New Roman" w:cs="David" w:hint="cs"/>
            <w:sz w:val="24"/>
            <w:szCs w:val="24"/>
            <w:rtl/>
            <w:lang w:eastAsia="he-IL"/>
          </w:rPr>
          <w:alias w:val="שדה נוסף 1"/>
          <w:tag w:val="cntCustomField1"/>
          <w:id w:val="-452094098"/>
          <w:placeholder>
            <w:docPart w:val="456F6F2E172C431C91A4FDE1DDAA3D7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sdtContent>
          <w:ins w:id="25" w:author="Meryl Etman" w:date="2021-05-30T15:47:00Z">
            <w:r w:rsidR="00073E19">
              <w:rPr>
                <w:rFonts w:ascii="Times New Roman" w:eastAsia="Times New Roman" w:hAnsi="Times New Roman" w:cs="David" w:hint="cs"/>
                <w:sz w:val="24"/>
                <w:szCs w:val="24"/>
                <w:rtl/>
                <w:lang w:eastAsia="he-IL"/>
              </w:rPr>
              <w:t>4722</w:t>
            </w:r>
          </w:ins>
        </w:sdtContent>
      </w:sdt>
      <w:ins w:id="26" w:author="Meryl Etman" w:date="2021-05-30T15:48:00Z">
        <w:r w:rsidR="00073E19">
          <w:rPr>
            <w:rFonts w:ascii="Times New Roman" w:eastAsia="Times New Roman" w:hAnsi="Times New Roman" w:cs="David" w:hint="cs"/>
            <w:sz w:val="24"/>
            <w:szCs w:val="24"/>
            <w:rtl/>
            <w:lang w:eastAsia="he-IL"/>
          </w:rPr>
          <w:t>, חלקה 82.</w:t>
        </w:r>
      </w:ins>
      <w:del w:id="27" w:author="Meryl Etman" w:date="2021-05-30T15:48:00Z">
        <w:r w:rsidRPr="00EB38F9" w:rsidDel="00073E19">
          <w:rPr>
            <w:rFonts w:ascii="Times New Roman" w:eastAsia="Times New Roman" w:hAnsi="Times New Roman" w:cs="David" w:hint="cs"/>
            <w:sz w:val="24"/>
            <w:szCs w:val="24"/>
            <w:rtl/>
            <w:lang w:eastAsia="he-IL"/>
          </w:rPr>
          <w:delText>.</w:delText>
        </w:r>
      </w:del>
    </w:p>
    <w:p w14:paraId="33FBB664"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המזמין שומר לעצמו הזכות לערוך שינויים בתב"ע ממתכונתה היום והשירותים המוזמנים מן המתכנן הינם בהתאם לתכנית התקפה בעת הזמנת כל שלב. המתכנן מתחייב להתעדכן בתב"ע ובתכניות הבינוי על תיקוניהם ולספק את השירותים כנדרש לשם בניית הפרויקט עפ"י התב"ע ותכניות הבינוי במתכונת שתאושר ובהתאם להוראות המזמין.</w:t>
      </w:r>
    </w:p>
    <w:p w14:paraId="5A90E03C" w14:textId="77777777" w:rsidR="00EB38F9" w:rsidRPr="00EB38F9" w:rsidRDefault="00EB38F9" w:rsidP="00EB38F9">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02F749B3" w14:textId="510F3A2D" w:rsidR="00EB38F9" w:rsidRPr="00EB38F9" w:rsidRDefault="00EB38F9" w:rsidP="00EB38F9">
      <w:pPr>
        <w:spacing w:before="0" w:beforeAutospacing="0" w:after="0" w:afterAutospacing="0" w:line="240" w:lineRule="auto"/>
        <w:ind w:left="720"/>
        <w:rPr>
          <w:rFonts w:ascii="Times New Roman" w:eastAsia="Times New Roman" w:hAnsi="Times New Roman" w:cs="David"/>
          <w:color w:val="008000"/>
          <w:sz w:val="24"/>
          <w:szCs w:val="24"/>
          <w:rtl/>
        </w:rPr>
      </w:pPr>
      <w:r w:rsidRPr="00EB38F9">
        <w:rPr>
          <w:rFonts w:ascii="Times New Roman" w:eastAsia="Times New Roman" w:hAnsi="Times New Roman" w:cs="David" w:hint="cs"/>
          <w:sz w:val="24"/>
          <w:szCs w:val="24"/>
          <w:rtl/>
          <w:lang w:eastAsia="he-IL"/>
        </w:rPr>
        <w:t xml:space="preserve">"הרשות המקומית" - </w:t>
      </w:r>
      <w:sdt>
        <w:sdtPr>
          <w:rPr>
            <w:rFonts w:ascii="Times New Roman" w:eastAsia="Times New Roman" w:hAnsi="Times New Roman" w:cs="David" w:hint="cs"/>
            <w:color w:val="008000"/>
            <w:sz w:val="24"/>
            <w:szCs w:val="24"/>
            <w:rtl/>
          </w:rPr>
          <w:alias w:val="רשות מקומית"/>
          <w:tag w:val="cntLocalAuth"/>
          <w:id w:val="1088732537"/>
          <w:placeholder>
            <w:docPart w:val="DE56E4D427C246AD958ED7303D0F0D8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sdtContent>
          <w:ins w:id="28" w:author="Meryl Etman" w:date="2021-05-30T15:40:00Z">
            <w:r w:rsidR="006A61CE">
              <w:rPr>
                <w:rFonts w:ascii="Times New Roman" w:eastAsia="Times New Roman" w:hAnsi="Times New Roman" w:cs="David" w:hint="cs"/>
                <w:color w:val="008000"/>
                <w:sz w:val="24"/>
                <w:szCs w:val="24"/>
                <w:rtl/>
              </w:rPr>
              <w:t>נס ציונה</w:t>
            </w:r>
          </w:ins>
        </w:sdtContent>
      </w:sdt>
      <w:r w:rsidRPr="00EB38F9">
        <w:rPr>
          <w:rFonts w:ascii="Times New Roman" w:eastAsia="Times New Roman" w:hAnsi="Times New Roman" w:cs="David" w:hint="cs"/>
          <w:color w:val="008000"/>
          <w:sz w:val="24"/>
          <w:szCs w:val="24"/>
          <w:rtl/>
        </w:rPr>
        <w:t>.</w:t>
      </w:r>
    </w:p>
    <w:p w14:paraId="63D2FAB8"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color w:val="FF0000"/>
          <w:sz w:val="24"/>
          <w:szCs w:val="24"/>
          <w:rtl/>
        </w:rPr>
      </w:pPr>
    </w:p>
    <w:p w14:paraId="2FE94282" w14:textId="77777777" w:rsidR="00EB38F9" w:rsidRPr="00EB38F9" w:rsidRDefault="00EB38F9" w:rsidP="00EB38F9">
      <w:pPr>
        <w:spacing w:before="0" w:beforeAutospacing="0" w:after="0" w:afterAutospacing="0" w:line="240" w:lineRule="auto"/>
        <w:ind w:left="720"/>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rPr>
        <w:t xml:space="preserve">"חוזה הפיתוח" </w:t>
      </w:r>
      <w:r w:rsidRPr="00EB38F9">
        <w:rPr>
          <w:rFonts w:ascii="Times New Roman" w:eastAsia="Times New Roman" w:hAnsi="Times New Roman" w:cs="David"/>
          <w:sz w:val="24"/>
          <w:szCs w:val="24"/>
        </w:rPr>
        <w:t>–</w:t>
      </w:r>
      <w:r w:rsidRPr="00EB38F9">
        <w:rPr>
          <w:rFonts w:ascii="Times New Roman" w:eastAsia="Times New Roman" w:hAnsi="Times New Roman" w:cs="David" w:hint="cs"/>
          <w:sz w:val="24"/>
          <w:szCs w:val="24"/>
          <w:rtl/>
        </w:rPr>
        <w:t xml:space="preserve"> חוזה הפיתוח אשר נחתם בין המזמין לבין הרשות המקומית.</w:t>
      </w:r>
    </w:p>
    <w:p w14:paraId="22A941A8"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24887FF" w14:textId="7F8724AA"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bCs/>
          <w:color w:val="FF0000"/>
          <w:sz w:val="24"/>
          <w:szCs w:val="24"/>
          <w:rtl/>
          <w:lang w:eastAsia="he-IL"/>
        </w:rPr>
      </w:pPr>
      <w:r w:rsidRPr="00EB38F9">
        <w:rPr>
          <w:rFonts w:ascii="Times New Roman" w:eastAsia="Times New Roman" w:hAnsi="Times New Roman" w:cs="David" w:hint="cs"/>
          <w:sz w:val="24"/>
          <w:szCs w:val="24"/>
          <w:rtl/>
          <w:lang w:eastAsia="he-IL"/>
        </w:rPr>
        <w:t>2.8</w:t>
      </w:r>
      <w:r w:rsidRPr="00EB38F9">
        <w:rPr>
          <w:rFonts w:ascii="Times New Roman" w:eastAsia="Times New Roman" w:hAnsi="Times New Roman" w:cs="David" w:hint="cs"/>
          <w:sz w:val="24"/>
          <w:szCs w:val="24"/>
          <w:rtl/>
          <w:lang w:eastAsia="he-IL"/>
        </w:rPr>
        <w:tab/>
        <w:t xml:space="preserve">המנהל הוא: </w:t>
      </w:r>
      <w:sdt>
        <w:sdtPr>
          <w:rPr>
            <w:rFonts w:ascii="Times New Roman" w:eastAsia="Times New Roman" w:hAnsi="Times New Roman" w:cs="David" w:hint="cs"/>
            <w:sz w:val="24"/>
            <w:szCs w:val="24"/>
            <w:rtl/>
            <w:lang w:eastAsia="he-IL"/>
          </w:rPr>
          <w:alias w:val="שדה נוסף 3"/>
          <w:tag w:val="cntCustomField3"/>
          <w:id w:val="405040135"/>
          <w:placeholder>
            <w:docPart w:val="61BBC20B61004E19B90006BC0C07A9FA"/>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ins w:id="29" w:author="Meryl Etman" w:date="2021-05-30T15:47:00Z">
            <w:r w:rsidR="00073E19">
              <w:rPr>
                <w:rFonts w:ascii="Times New Roman" w:eastAsia="Times New Roman" w:hAnsi="Times New Roman" w:cs="David" w:hint="cs"/>
                <w:sz w:val="24"/>
                <w:szCs w:val="24"/>
                <w:rtl/>
                <w:lang w:eastAsia="he-IL"/>
              </w:rPr>
              <w:t>מרול אטמן</w:t>
            </w:r>
          </w:ins>
        </w:sdtContent>
      </w:sdt>
    </w:p>
    <w:p w14:paraId="439623CB"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bCs/>
          <w:sz w:val="24"/>
          <w:szCs w:val="24"/>
          <w:rtl/>
          <w:lang w:eastAsia="he-IL"/>
        </w:rPr>
      </w:pPr>
    </w:p>
    <w:p w14:paraId="71E7FAA2" w14:textId="77777777" w:rsidR="00EB38F9" w:rsidRPr="00EB38F9"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2.10</w:t>
      </w:r>
      <w:r w:rsidRPr="00EB38F9">
        <w:rPr>
          <w:rFonts w:ascii="Times New Roman" w:eastAsia="Times New Roman" w:hAnsi="Times New Roman" w:cs="David" w:hint="cs"/>
          <w:sz w:val="24"/>
          <w:szCs w:val="24"/>
          <w:rtl/>
          <w:lang w:eastAsia="he-IL"/>
        </w:rPr>
        <w:tab/>
        <w:t xml:space="preserve">התכנון יתבצע בסביבת תוכנת </w:t>
      </w:r>
      <w:r w:rsidRPr="00EB38F9">
        <w:rPr>
          <w:rFonts w:ascii="Times New Roman" w:eastAsia="Times New Roman" w:hAnsi="Times New Roman" w:cs="David"/>
          <w:sz w:val="24"/>
          <w:szCs w:val="24"/>
          <w:lang w:eastAsia="he-IL"/>
        </w:rPr>
        <w:t>REVIT</w:t>
      </w:r>
      <w:r w:rsidRPr="00EB38F9">
        <w:rPr>
          <w:rFonts w:ascii="Times New Roman" w:eastAsia="Times New Roman" w:hAnsi="Times New Roman" w:cs="David" w:hint="cs"/>
          <w:sz w:val="24"/>
          <w:szCs w:val="24"/>
          <w:rtl/>
          <w:lang w:eastAsia="he-IL"/>
        </w:rPr>
        <w:t xml:space="preserve"> בתלת-מימד, תוך שיתוף, תיאום וקליטת הקבצים ממתכננים ויועצים אחרים באמצעות תוכנה כדוגמת - </w:t>
      </w:r>
      <w:r w:rsidRPr="00EB38F9">
        <w:rPr>
          <w:rFonts w:ascii="Times New Roman" w:eastAsia="Times New Roman" w:hAnsi="Times New Roman" w:cs="David"/>
          <w:sz w:val="24"/>
          <w:szCs w:val="24"/>
          <w:lang w:eastAsia="he-IL"/>
        </w:rPr>
        <w:t>@view</w:t>
      </w:r>
      <w:r w:rsidRPr="00EB38F9">
        <w:rPr>
          <w:rFonts w:ascii="Times New Roman" w:eastAsia="Times New Roman" w:hAnsi="Times New Roman" w:cs="David" w:hint="cs"/>
          <w:sz w:val="24"/>
          <w:szCs w:val="24"/>
          <w:rtl/>
          <w:lang w:eastAsia="he-IL"/>
        </w:rPr>
        <w:t xml:space="preserve">. </w:t>
      </w:r>
      <w:r w:rsidRPr="00EB38F9">
        <w:rPr>
          <w:rFonts w:ascii="Times New Roman" w:eastAsia="Times New Roman" w:hAnsi="Times New Roman" w:cs="David"/>
          <w:sz w:val="24"/>
          <w:szCs w:val="24"/>
          <w:rtl/>
          <w:lang w:eastAsia="he-IL"/>
        </w:rPr>
        <w:t>כל תעבורת הקבצים תבוצע באמצע</w:t>
      </w:r>
      <w:r w:rsidRPr="00EB38F9">
        <w:rPr>
          <w:rFonts w:ascii="Times New Roman" w:eastAsia="Times New Roman" w:hAnsi="Times New Roman" w:cs="David" w:hint="cs"/>
          <w:sz w:val="24"/>
          <w:szCs w:val="24"/>
          <w:rtl/>
          <w:lang w:eastAsia="he-IL"/>
        </w:rPr>
        <w:t>ות התוכנה בלבד או תוכנה אחרת לפי החלטת המזמין.</w:t>
      </w:r>
    </w:p>
    <w:p w14:paraId="6B871B86" w14:textId="77777777" w:rsidR="00EB38F9" w:rsidRPr="00EB38F9" w:rsidRDefault="00EB38F9" w:rsidP="00EB38F9">
      <w:pPr>
        <w:widowControl w:val="0"/>
        <w:spacing w:before="0" w:beforeAutospacing="0" w:after="0" w:afterAutospacing="0" w:line="240" w:lineRule="auto"/>
        <w:ind w:left="720" w:right="720" w:hanging="720"/>
        <w:jc w:val="both"/>
        <w:rPr>
          <w:rFonts w:ascii="Times New Roman" w:eastAsia="Times New Roman" w:hAnsi="Times New Roman" w:cs="David"/>
          <w:color w:val="FF0000"/>
          <w:sz w:val="24"/>
          <w:szCs w:val="24"/>
          <w:rtl/>
          <w:lang w:eastAsia="he-IL"/>
        </w:rPr>
      </w:pPr>
    </w:p>
    <w:p w14:paraId="3937DB7E"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3.2</w:t>
      </w:r>
      <w:r w:rsidRPr="00EB38F9">
        <w:rPr>
          <w:rFonts w:ascii="Times New Roman" w:eastAsia="Times New Roman" w:hAnsi="Times New Roman" w:cs="David" w:hint="cs"/>
          <w:sz w:val="24"/>
          <w:szCs w:val="24"/>
          <w:rtl/>
          <w:lang w:eastAsia="he-IL"/>
        </w:rPr>
        <w:tab/>
        <w:t>בעלי המקצוע במשרד המתכנן הם:</w:t>
      </w:r>
    </w:p>
    <w:p w14:paraId="2EEC3556"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C6DF70" w14:textId="52018041"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א.</w:t>
      </w:r>
      <w:r w:rsidRPr="00EB38F9">
        <w:rPr>
          <w:rFonts w:ascii="Times New Roman" w:eastAsia="Times New Roman" w:hAnsi="Times New Roman" w:cs="David" w:hint="cs"/>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B3A828DD39CF440B872E1BC340E8F0C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ins w:id="30" w:author="Meryl Etman" w:date="2021-05-30T15:47:00Z">
            <w:r w:rsidR="00073E19">
              <w:rPr>
                <w:rFonts w:ascii="Times New Roman" w:eastAsia="Times New Roman" w:hAnsi="Times New Roman" w:cs="David"/>
                <w:color w:val="008000"/>
                <w:sz w:val="24"/>
                <w:szCs w:val="24"/>
                <w:rtl/>
                <w:lang w:eastAsia="he-IL"/>
              </w:rPr>
              <w:t>רמי לוי</w:t>
            </w:r>
          </w:ins>
        </w:sdtContent>
      </w:sdt>
    </w:p>
    <w:p w14:paraId="06769233" w14:textId="77777777" w:rsidR="00EB38F9" w:rsidRPr="00EB38F9" w:rsidRDefault="00EB38F9" w:rsidP="00EB38F9">
      <w:pPr>
        <w:keepNext/>
        <w:widowControl w:val="0"/>
        <w:spacing w:before="0" w:beforeAutospacing="0" w:after="0" w:afterAutospacing="0" w:line="240" w:lineRule="auto"/>
        <w:ind w:left="1440" w:right="1440" w:hanging="720"/>
        <w:jc w:val="both"/>
        <w:outlineLvl w:val="7"/>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ב. </w:t>
      </w:r>
      <w:r w:rsidRPr="00EB38F9">
        <w:rPr>
          <w:rFonts w:ascii="Times New Roman" w:eastAsia="Times New Roman" w:hAnsi="Times New Roman" w:cs="David" w:hint="cs"/>
          <w:sz w:val="24"/>
          <w:szCs w:val="24"/>
          <w:rtl/>
          <w:lang w:eastAsia="he-IL"/>
        </w:rPr>
        <w:tab/>
        <w:t xml:space="preserve">מספר העובדים המקצועיים במשרד המתכנן לצורך מתן שירותי המתכנן ע"פ חוזה זה: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204245C9C9344AAF84FEADA3EB34AF6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Pr="00EB38F9">
            <w:rPr>
              <w:color w:val="00B0F0"/>
              <w:rtl/>
            </w:rPr>
            <w:t>[שדה נוסף 5]</w:t>
          </w:r>
        </w:sdtContent>
      </w:sdt>
    </w:p>
    <w:p w14:paraId="0DD35F16"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0F37715" w14:textId="3C6A39E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color w:val="FF0000"/>
          <w:sz w:val="24"/>
          <w:szCs w:val="24"/>
          <w:rtl/>
          <w:lang w:eastAsia="he-IL"/>
        </w:rPr>
      </w:pPr>
      <w:r w:rsidRPr="00EB38F9">
        <w:rPr>
          <w:rFonts w:ascii="Times New Roman" w:eastAsia="Times New Roman" w:hAnsi="Times New Roman" w:cs="David" w:hint="cs"/>
          <w:sz w:val="24"/>
          <w:szCs w:val="24"/>
          <w:rtl/>
          <w:lang w:eastAsia="he-IL"/>
        </w:rPr>
        <w:t>3.4</w:t>
      </w:r>
      <w:r w:rsidRPr="00EB38F9">
        <w:rPr>
          <w:rFonts w:ascii="Times New Roman" w:eastAsia="Times New Roman" w:hAnsi="Times New Roman" w:cs="David" w:hint="cs"/>
          <w:sz w:val="24"/>
          <w:szCs w:val="24"/>
          <w:rtl/>
          <w:lang w:eastAsia="he-IL"/>
        </w:rPr>
        <w:tab/>
        <w:t xml:space="preserve">המנהל הראשי במשרד המתכנן הוא אדריכל/מהנדס: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C54B377C84EC46D7ACA8D090723DFBA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ins w:id="31" w:author="Meryl Etman" w:date="2021-05-30T15:47:00Z">
            <w:r w:rsidR="00073E19">
              <w:rPr>
                <w:rFonts w:ascii="Times New Roman" w:eastAsia="Times New Roman" w:hAnsi="Times New Roman" w:cs="David"/>
                <w:color w:val="008000"/>
                <w:sz w:val="24"/>
                <w:szCs w:val="24"/>
                <w:rtl/>
                <w:lang w:eastAsia="he-IL"/>
              </w:rPr>
              <w:t>רמי לוי</w:t>
            </w:r>
          </w:ins>
        </w:sdtContent>
      </w:sdt>
    </w:p>
    <w:p w14:paraId="172C1AED"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211B5B7"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5.2</w:t>
      </w:r>
      <w:r w:rsidRPr="00EB38F9">
        <w:rPr>
          <w:rFonts w:ascii="Times New Roman" w:eastAsia="Times New Roman" w:hAnsi="Times New Roman" w:cs="David" w:hint="cs"/>
          <w:sz w:val="24"/>
          <w:szCs w:val="24"/>
          <w:rtl/>
          <w:lang w:eastAsia="he-IL"/>
        </w:rPr>
        <w:tab/>
        <w:t>הנושאים הם:</w:t>
      </w:r>
    </w:p>
    <w:p w14:paraId="4C74F4A0" w14:textId="77777777" w:rsidR="00EB38F9" w:rsidRPr="00EB38F9" w:rsidRDefault="00EB38F9" w:rsidP="00EB38F9">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DD976BA"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א.</w:t>
      </w:r>
      <w:r w:rsidRPr="00EB38F9">
        <w:rPr>
          <w:rFonts w:ascii="Times New Roman" w:eastAsia="Times New Roman" w:hAnsi="Times New Roman" w:cs="David" w:hint="cs"/>
          <w:sz w:val="24"/>
          <w:szCs w:val="24"/>
          <w:rtl/>
          <w:lang w:eastAsia="he-IL"/>
        </w:rPr>
        <w:tab/>
        <w:t>התקדמות שרותי המתכנן.</w:t>
      </w:r>
    </w:p>
    <w:p w14:paraId="5AACA293"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ב.</w:t>
      </w:r>
      <w:r w:rsidRPr="00EB38F9">
        <w:rPr>
          <w:rFonts w:ascii="Times New Roman" w:eastAsia="Times New Roman" w:hAnsi="Times New Roman" w:cs="David" w:hint="cs"/>
          <w:sz w:val="24"/>
          <w:szCs w:val="24"/>
          <w:rtl/>
          <w:lang w:eastAsia="he-IL"/>
        </w:rPr>
        <w:tab/>
        <w:t>סטיות מלוח הזמנים לרבות סיבת הסטייה.</w:t>
      </w:r>
    </w:p>
    <w:p w14:paraId="2BE5B58C"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ג.</w:t>
      </w:r>
      <w:r w:rsidRPr="00EB38F9">
        <w:rPr>
          <w:rFonts w:ascii="Times New Roman" w:eastAsia="Times New Roman" w:hAnsi="Times New Roman" w:cs="David" w:hint="cs"/>
          <w:sz w:val="24"/>
          <w:szCs w:val="24"/>
          <w:rtl/>
          <w:lang w:eastAsia="he-IL"/>
        </w:rPr>
        <w:tab/>
        <w:t>תאום לוח הזמנים המתחייב מסטיות לרבות תיאור השלכות התאום על הפרויקט.</w:t>
      </w:r>
    </w:p>
    <w:p w14:paraId="26729507"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ד.</w:t>
      </w:r>
      <w:r w:rsidRPr="00EB38F9">
        <w:rPr>
          <w:rFonts w:ascii="Times New Roman" w:eastAsia="Times New Roman" w:hAnsi="Times New Roman" w:cs="David" w:hint="cs"/>
          <w:sz w:val="24"/>
          <w:szCs w:val="24"/>
          <w:rtl/>
          <w:lang w:eastAsia="he-IL"/>
        </w:rPr>
        <w:tab/>
        <w:t>סטיות מהערכות ו/או תחזיות תקציביות והשלכותיהן.</w:t>
      </w:r>
    </w:p>
    <w:p w14:paraId="14CBE6DE" w14:textId="77777777" w:rsidR="00EB38F9" w:rsidRPr="00EB38F9" w:rsidRDefault="00EB38F9" w:rsidP="00EB38F9">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ה.</w:t>
      </w:r>
      <w:r w:rsidRPr="00EB38F9">
        <w:rPr>
          <w:rFonts w:ascii="Times New Roman" w:eastAsia="Times New Roman" w:hAnsi="Times New Roman" w:cs="David" w:hint="cs"/>
          <w:sz w:val="24"/>
          <w:szCs w:val="24"/>
          <w:rtl/>
          <w:lang w:eastAsia="he-IL"/>
        </w:rPr>
        <w:tab/>
        <w:t>ריכוז הוראות שנויים.</w:t>
      </w:r>
    </w:p>
    <w:p w14:paraId="6D648466" w14:textId="77777777" w:rsidR="00EB38F9" w:rsidRPr="00EB38F9" w:rsidRDefault="00EB38F9" w:rsidP="00EB38F9">
      <w:pPr>
        <w:widowControl w:val="0"/>
        <w:spacing w:before="0" w:beforeAutospacing="0" w:after="0" w:afterAutospacing="0" w:line="240" w:lineRule="auto"/>
        <w:ind w:left="679" w:hanging="709"/>
        <w:outlineLvl w:val="2"/>
        <w:rPr>
          <w:rFonts w:ascii="Times New Roman" w:eastAsia="Times New Roman" w:hAnsi="Times New Roman" w:cs="David"/>
          <w:b/>
          <w:bCs/>
          <w:sz w:val="24"/>
          <w:szCs w:val="24"/>
          <w:u w:val="single"/>
          <w:rtl/>
        </w:rPr>
      </w:pPr>
    </w:p>
    <w:p w14:paraId="44382E45" w14:textId="77777777" w:rsidR="00EB38F9" w:rsidRPr="00EB38F9" w:rsidRDefault="00EB38F9" w:rsidP="00EB38F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17.7 </w:t>
      </w:r>
      <w:r w:rsidRPr="00EB38F9">
        <w:rPr>
          <w:rFonts w:ascii="Times New Roman" w:eastAsia="Times New Roman" w:hAnsi="Times New Roman" w:cs="David" w:hint="cs"/>
          <w:sz w:val="24"/>
          <w:szCs w:val="24"/>
          <w:rtl/>
          <w:lang w:eastAsia="he-IL"/>
        </w:rPr>
        <w:tab/>
        <w:t>שיעור חלקו היחסי של כל אחד מיחידי המזמין הינו כדלקמן :</w:t>
      </w:r>
    </w:p>
    <w:tbl>
      <w:tblPr>
        <w:tblStyle w:val="11"/>
        <w:bidiVisual/>
        <w:tblW w:w="0" w:type="auto"/>
        <w:tblInd w:w="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66"/>
        <w:gridCol w:w="2163"/>
      </w:tblGrid>
      <w:tr w:rsidR="00EB38F9" w:rsidRPr="00EB38F9" w14:paraId="2E01B530" w14:textId="77777777" w:rsidTr="00EB38F9">
        <w:tc>
          <w:tcPr>
            <w:tcW w:w="3366" w:type="dxa"/>
          </w:tcPr>
          <w:p w14:paraId="3A53F897" w14:textId="377AE58E" w:rsidR="00EB38F9" w:rsidRPr="00EB38F9" w:rsidRDefault="00AA740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220D7DA3E5CA42519122E7A1C3275BC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ins w:id="32" w:author="Meryl Etman" w:date="2021-05-30T15:44:00Z">
                  <w:r w:rsidR="005E5071">
                    <w:rPr>
                      <w:rFonts w:ascii="Times New Roman" w:eastAsia="Times New Roman" w:hAnsi="Times New Roman" w:cs="David" w:hint="cs"/>
                      <w:color w:val="008000"/>
                      <w:sz w:val="24"/>
                      <w:szCs w:val="24"/>
                      <w:rtl/>
                      <w:lang w:eastAsia="he-IL"/>
                    </w:rPr>
                    <w:t>50%</w:t>
                  </w:r>
                </w:ins>
              </w:sdtContent>
            </w:sdt>
          </w:p>
          <w:p w14:paraId="4274856F" w14:textId="77777777" w:rsidR="00EB38F9" w:rsidRPr="00EB38F9" w:rsidRDefault="00EB38F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r w:rsidRPr="00EB38F9">
              <w:rPr>
                <w:rFonts w:ascii="Times New Roman" w:eastAsia="Times New Roman" w:hAnsi="Times New Roman" w:cs="David" w:hint="cs"/>
                <w:sz w:val="24"/>
                <w:szCs w:val="24"/>
                <w:rtl/>
                <w:lang w:eastAsia="he-IL"/>
              </w:rPr>
              <w:t xml:space="preserve">             </w:t>
            </w:r>
          </w:p>
        </w:tc>
        <w:tc>
          <w:tcPr>
            <w:tcW w:w="2163" w:type="dxa"/>
          </w:tcPr>
          <w:p w14:paraId="0B2FBF3B" w14:textId="77777777" w:rsidR="00EB38F9" w:rsidRPr="00EB38F9" w:rsidRDefault="00EB38F9" w:rsidP="00EB38F9">
            <w:pPr>
              <w:widowControl w:val="0"/>
              <w:spacing w:before="0" w:beforeAutospacing="0" w:after="0" w:afterAutospacing="0" w:line="240" w:lineRule="auto"/>
              <w:ind w:left="720"/>
              <w:outlineLvl w:val="2"/>
            </w:pPr>
          </w:p>
          <w:p w14:paraId="41C7EDFC" w14:textId="77777777" w:rsidR="00EB38F9" w:rsidRPr="00EB38F9" w:rsidRDefault="00EB38F9" w:rsidP="00EB38F9">
            <w:pPr>
              <w:widowControl w:val="0"/>
              <w:spacing w:before="0" w:beforeAutospacing="0" w:after="0" w:afterAutospacing="0" w:line="240" w:lineRule="auto"/>
              <w:outlineLvl w:val="2"/>
              <w:rPr>
                <w:rFonts w:ascii="Times New Roman" w:eastAsia="Times New Roman" w:hAnsi="Times New Roman" w:cs="David"/>
                <w:sz w:val="24"/>
                <w:szCs w:val="24"/>
                <w:rtl/>
                <w:lang w:eastAsia="he-IL"/>
              </w:rPr>
            </w:pPr>
          </w:p>
        </w:tc>
      </w:tr>
    </w:tbl>
    <w:p w14:paraId="1290C7B6" w14:textId="77777777" w:rsidR="00EB38F9" w:rsidRPr="00EB38F9" w:rsidRDefault="00EB38F9" w:rsidP="00EB38F9">
      <w:pPr>
        <w:widowControl w:val="0"/>
        <w:spacing w:before="0" w:beforeAutospacing="0" w:after="0" w:afterAutospacing="0" w:line="240" w:lineRule="auto"/>
        <w:ind w:left="-30"/>
        <w:outlineLvl w:val="2"/>
        <w:rPr>
          <w:rFonts w:ascii="Times New Roman" w:eastAsia="Times New Roman" w:hAnsi="Times New Roman" w:cs="David"/>
          <w:sz w:val="24"/>
          <w:szCs w:val="24"/>
          <w:rtl/>
          <w:lang w:eastAsia="he-IL"/>
        </w:rPr>
      </w:pPr>
    </w:p>
    <w:p w14:paraId="574A395A"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5587204A"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3BEE949E"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4AC85427"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02514572"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02E1E1C3" w14:textId="77777777" w:rsidR="00EB38F9" w:rsidRDefault="00EB38F9"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p>
    <w:p w14:paraId="2E9EA3ED" w14:textId="77777777" w:rsidR="00AA7633" w:rsidRDefault="00AA7633"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rtl/>
          <w:lang w:eastAsia="he-IL"/>
        </w:rPr>
      </w:pPr>
      <w:r>
        <w:rPr>
          <w:rFonts w:ascii="Times New Roman" w:eastAsia="Times New Roman" w:hAnsi="Times New Roman" w:cs="David"/>
          <w:b/>
          <w:bCs/>
          <w:sz w:val="24"/>
          <w:szCs w:val="24"/>
          <w:u w:val="single"/>
          <w:rtl/>
          <w:lang w:eastAsia="he-IL"/>
        </w:rPr>
        <w:br w:type="page"/>
      </w:r>
    </w:p>
    <w:p w14:paraId="17037A69" w14:textId="77777777" w:rsidR="00217E81" w:rsidRPr="00217E81" w:rsidRDefault="00217E81" w:rsidP="00027EF2">
      <w:pPr>
        <w:keepNext/>
        <w:widowControl w:val="0"/>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217E81">
        <w:rPr>
          <w:rFonts w:ascii="Times New Roman" w:eastAsia="Times New Roman" w:hAnsi="Times New Roman" w:cs="David"/>
          <w:b/>
          <w:bCs/>
          <w:sz w:val="24"/>
          <w:szCs w:val="24"/>
          <w:u w:val="single"/>
          <w:rtl/>
          <w:lang w:eastAsia="he-IL"/>
        </w:rPr>
        <w:lastRenderedPageBreak/>
        <w:t xml:space="preserve">נספח </w:t>
      </w:r>
      <w:r w:rsidR="00EB38F9">
        <w:rPr>
          <w:rFonts w:ascii="Times New Roman" w:eastAsia="Times New Roman" w:hAnsi="Times New Roman" w:cs="David" w:hint="cs"/>
          <w:b/>
          <w:bCs/>
          <w:sz w:val="24"/>
          <w:szCs w:val="24"/>
          <w:u w:val="single"/>
          <w:rtl/>
          <w:lang w:eastAsia="he-IL"/>
        </w:rPr>
        <w:t>"</w:t>
      </w:r>
      <w:r w:rsidRPr="00217E81">
        <w:rPr>
          <w:rFonts w:ascii="Times New Roman" w:eastAsia="Times New Roman" w:hAnsi="Times New Roman" w:cs="David"/>
          <w:b/>
          <w:bCs/>
          <w:sz w:val="24"/>
          <w:szCs w:val="24"/>
          <w:u w:val="single"/>
          <w:rtl/>
          <w:lang w:eastAsia="he-IL"/>
        </w:rPr>
        <w:t>ב</w:t>
      </w:r>
      <w:r w:rsidR="00EB38F9">
        <w:rPr>
          <w:rFonts w:ascii="Times New Roman" w:eastAsia="Times New Roman" w:hAnsi="Times New Roman" w:cs="David" w:hint="cs"/>
          <w:b/>
          <w:bCs/>
          <w:sz w:val="24"/>
          <w:szCs w:val="24"/>
          <w:u w:val="single"/>
          <w:rtl/>
          <w:lang w:eastAsia="he-IL"/>
        </w:rPr>
        <w:t>'</w:t>
      </w:r>
      <w:r w:rsidRPr="00217E81">
        <w:rPr>
          <w:rFonts w:ascii="Times New Roman" w:eastAsia="Times New Roman" w:hAnsi="Times New Roman" w:cs="David"/>
          <w:b/>
          <w:bCs/>
          <w:sz w:val="24"/>
          <w:szCs w:val="24"/>
          <w:u w:val="single"/>
          <w:rtl/>
          <w:lang w:eastAsia="he-IL"/>
        </w:rPr>
        <w:t>'</w:t>
      </w:r>
    </w:p>
    <w:p w14:paraId="7B7BCCA2"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7664F6C"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ש</w:t>
      </w:r>
      <w:r w:rsidRPr="00217E81">
        <w:rPr>
          <w:rFonts w:ascii="Times New Roman" w:eastAsia="Times New Roman" w:hAnsi="Times New Roman" w:cs="David" w:hint="cs"/>
          <w:bCs/>
          <w:sz w:val="24"/>
          <w:szCs w:val="24"/>
          <w:u w:val="single"/>
          <w:rtl/>
          <w:lang w:eastAsia="he-IL"/>
        </w:rPr>
        <w:t>י</w:t>
      </w:r>
      <w:r w:rsidRPr="00217E81">
        <w:rPr>
          <w:rFonts w:ascii="Times New Roman" w:eastAsia="Times New Roman" w:hAnsi="Times New Roman" w:cs="David"/>
          <w:bCs/>
          <w:sz w:val="24"/>
          <w:szCs w:val="24"/>
          <w:u w:val="single"/>
          <w:rtl/>
          <w:lang w:eastAsia="he-IL"/>
        </w:rPr>
        <w:t xml:space="preserve">רותי </w:t>
      </w:r>
      <w:r w:rsidRPr="00217E81">
        <w:rPr>
          <w:rFonts w:ascii="Times New Roman" w:eastAsia="Times New Roman" w:hAnsi="Times New Roman" w:cs="David" w:hint="cs"/>
          <w:bCs/>
          <w:sz w:val="24"/>
          <w:szCs w:val="24"/>
          <w:u w:val="single"/>
          <w:rtl/>
          <w:lang w:eastAsia="he-IL"/>
        </w:rPr>
        <w:t>המתכנן</w:t>
      </w:r>
    </w:p>
    <w:p w14:paraId="0B01C3B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5DBE2962"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כללי</w:t>
      </w:r>
      <w:r w:rsidRPr="00217E81">
        <w:rPr>
          <w:rFonts w:ascii="Times New Roman" w:eastAsia="Times New Roman" w:hAnsi="Times New Roman" w:cs="David"/>
          <w:b/>
          <w:bCs/>
          <w:sz w:val="24"/>
          <w:szCs w:val="24"/>
          <w:rtl/>
          <w:lang w:eastAsia="he-IL"/>
        </w:rPr>
        <w:t>:</w:t>
      </w:r>
    </w:p>
    <w:p w14:paraId="63466FA3"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2035B4A8"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 xml:space="preserve">שרותי </w:t>
      </w:r>
      <w:r w:rsidRPr="00217E81">
        <w:rPr>
          <w:rFonts w:ascii="Times New Roman" w:eastAsia="Times New Roman" w:hAnsi="Times New Roman" w:cs="David" w:hint="cs"/>
          <w:sz w:val="24"/>
          <w:szCs w:val="24"/>
          <w:u w:val="single"/>
          <w:rtl/>
          <w:lang w:eastAsia="he-IL"/>
        </w:rPr>
        <w:t>המתכנן</w:t>
      </w:r>
      <w:r w:rsidRPr="00217E81">
        <w:rPr>
          <w:rFonts w:ascii="Times New Roman" w:eastAsia="Times New Roman" w:hAnsi="Times New Roman" w:cs="David"/>
          <w:sz w:val="24"/>
          <w:szCs w:val="24"/>
          <w:u w:val="single"/>
          <w:rtl/>
          <w:lang w:eastAsia="he-IL"/>
        </w:rPr>
        <w:t xml:space="preserve"> יכללו</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rtl/>
          <w:lang w:eastAsia="he-IL"/>
        </w:rPr>
        <w:tab/>
      </w:r>
    </w:p>
    <w:p w14:paraId="47604ED9" w14:textId="77777777" w:rsidR="00217E81" w:rsidRPr="00217E81" w:rsidRDefault="00217E81" w:rsidP="00217E81">
      <w:pPr>
        <w:widowControl w:val="0"/>
        <w:numPr>
          <w:ilvl w:val="0"/>
          <w:numId w:val="18"/>
        </w:numPr>
        <w:spacing w:before="240" w:beforeAutospacing="0" w:after="0" w:afterAutospacing="0" w:line="36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הכנת פרוגרמת מיגון ומ</w:t>
      </w:r>
      <w:r w:rsidR="00EB38F9">
        <w:rPr>
          <w:rFonts w:ascii="Times New Roman" w:eastAsia="Times New Roman" w:hAnsi="Times New Roman" w:cs="David" w:hint="cs"/>
          <w:sz w:val="26"/>
          <w:szCs w:val="24"/>
          <w:rtl/>
          <w:lang w:val="x-none" w:eastAsia="x-none"/>
        </w:rPr>
        <w:t>קלוט במבנים, מתן הנחיות והכנת ת</w:t>
      </w:r>
      <w:r w:rsidRPr="00217E81">
        <w:rPr>
          <w:rFonts w:ascii="Times New Roman" w:eastAsia="Times New Roman" w:hAnsi="Times New Roman" w:cs="David" w:hint="cs"/>
          <w:sz w:val="26"/>
          <w:szCs w:val="24"/>
          <w:rtl/>
          <w:lang w:val="x-none" w:eastAsia="x-none"/>
        </w:rPr>
        <w:t>כניות ומפרטים טכניים, אשר יכללו בין היתר את הפרטים הבאים:</w:t>
      </w:r>
    </w:p>
    <w:p w14:paraId="54BDAF0D"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מרחבים מוגנים.</w:t>
      </w:r>
    </w:p>
    <w:p w14:paraId="0BF165DC"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מרחקי מילוט למרחבים מוגנים.</w:t>
      </w:r>
    </w:p>
    <w:p w14:paraId="46DD5E1F"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מערכות סינון אב"כ.</w:t>
      </w:r>
    </w:p>
    <w:p w14:paraId="3570A3C1"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מקלטים.</w:t>
      </w:r>
    </w:p>
    <w:p w14:paraId="3D46EA72"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אמצעי מיגון וסימון.</w:t>
      </w:r>
    </w:p>
    <w:p w14:paraId="649CEE41" w14:textId="77777777" w:rsidR="00217E81" w:rsidRPr="00217E81" w:rsidRDefault="00217E81" w:rsidP="00217E81">
      <w:pPr>
        <w:widowControl w:val="0"/>
        <w:numPr>
          <w:ilvl w:val="0"/>
          <w:numId w:val="2"/>
        </w:numPr>
        <w:tabs>
          <w:tab w:val="num" w:pos="2522"/>
        </w:tabs>
        <w:spacing w:before="0" w:beforeAutospacing="0" w:after="0" w:afterAutospacing="0" w:line="36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אישור פקע"ר, הרשויות, וכל הגורמים הרלוונטיים להיתרי הבניה ואישור האכלוס.</w:t>
      </w:r>
    </w:p>
    <w:p w14:paraId="736D2175"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ייעוץ לתכנון האדריכלי והקונסטרוקטיבי של המרחבים המוגנים.</w:t>
      </w:r>
    </w:p>
    <w:p w14:paraId="3CA96A48"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תיאום עם מהנדסי פיקוד העורף לקביעת פתרונות המקלוט.</w:t>
      </w:r>
    </w:p>
    <w:p w14:paraId="4A5F31D5"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קבלת אישור סופי מפיקוד העורף לצורך היתרי בניה.</w:t>
      </w:r>
    </w:p>
    <w:p w14:paraId="4107A4E0"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קבלה סופית של המרחבים המוגנים בגמר הביצוע כולל אישור פיקוד העורף לטופס 4 ותעודת גמר של המבנה.</w:t>
      </w:r>
    </w:p>
    <w:p w14:paraId="5D4CFFD0" w14:textId="77777777" w:rsidR="00217E81" w:rsidRPr="00217E81" w:rsidRDefault="00217E81" w:rsidP="00217E81">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סיוע</w:t>
      </w:r>
      <w:r w:rsidRPr="00217E81">
        <w:rPr>
          <w:rFonts w:ascii="Times New Roman" w:eastAsia="Times New Roman" w:hAnsi="Times New Roman" w:cs="David"/>
          <w:sz w:val="24"/>
          <w:szCs w:val="24"/>
          <w:rtl/>
          <w:lang w:eastAsia="he-IL"/>
        </w:rPr>
        <w:t xml:space="preserve"> לאדריכל הפרויקט ו/או לאדריכל מטעם רוכש דירה בפרויקט בעריכת שינויים בדירה, בפתרונות </w:t>
      </w:r>
      <w:r w:rsidRPr="00217E81">
        <w:rPr>
          <w:rFonts w:ascii="Times New Roman" w:eastAsia="Times New Roman" w:hAnsi="Times New Roman" w:cs="David" w:hint="cs"/>
          <w:sz w:val="24"/>
          <w:szCs w:val="24"/>
          <w:rtl/>
          <w:lang w:eastAsia="he-IL"/>
        </w:rPr>
        <w:t>למיגון הדירה בפרט</w:t>
      </w:r>
      <w:r w:rsidRPr="00217E81">
        <w:rPr>
          <w:rFonts w:ascii="Times New Roman" w:eastAsia="Times New Roman" w:hAnsi="Times New Roman" w:cs="David"/>
          <w:sz w:val="24"/>
          <w:szCs w:val="24"/>
          <w:rtl/>
          <w:lang w:eastAsia="he-IL"/>
        </w:rPr>
        <w:t xml:space="preserve"> ות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מול פיקוד העורף, לרבות מתן הנחיות לאדריכל לתכנון מפורט של חלופת המיגון בהתאם לתקנות העדכניות. סיוע לאדריכל בקבלת אישור פיקוד העורף לפתרון המיגון לאחר השינויים.</w:t>
      </w:r>
    </w:p>
    <w:p w14:paraId="6DFEB19D" w14:textId="77777777" w:rsidR="00217E81" w:rsidRPr="00217E81" w:rsidDel="003C2700" w:rsidRDefault="00217E81" w:rsidP="00217E81">
      <w:pPr>
        <w:widowControl w:val="0"/>
        <w:numPr>
          <w:ilvl w:val="0"/>
          <w:numId w:val="18"/>
        </w:numPr>
        <w:spacing w:before="0" w:beforeAutospacing="0" w:after="0" w:afterAutospacing="0" w:line="360" w:lineRule="auto"/>
        <w:jc w:val="both"/>
        <w:rPr>
          <w:del w:id="33" w:author="Meryl Etman" w:date="2021-05-30T15:57:00Z"/>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תכנון המיגון והמקלוט יתבצע בסביבת תוכנת </w:t>
      </w:r>
      <w:r w:rsidRPr="00217E81">
        <w:rPr>
          <w:rFonts w:ascii="Times New Roman" w:eastAsia="Times New Roman" w:hAnsi="Times New Roman" w:cs="David"/>
          <w:sz w:val="24"/>
          <w:szCs w:val="24"/>
          <w:lang w:eastAsia="he-IL"/>
        </w:rPr>
        <w:t>REVIT</w:t>
      </w:r>
      <w:r w:rsidRPr="00217E81">
        <w:rPr>
          <w:rFonts w:ascii="Times New Roman" w:eastAsia="Times New Roman" w:hAnsi="Times New Roman" w:cs="David" w:hint="cs"/>
          <w:sz w:val="24"/>
          <w:szCs w:val="24"/>
          <w:rtl/>
          <w:lang w:eastAsia="he-IL"/>
        </w:rPr>
        <w:t xml:space="preserve"> בתלת-מימד, תוך שיתוף, תיאום וקליטת הקבצים מן האדריכלים והיועצים האחרים באמצעות תוכנת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 xml:space="preserve">כל תעבורת הקבצים תבוצע באמצעות מערכת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xml:space="preserve"> בלבד.</w:t>
      </w:r>
    </w:p>
    <w:p w14:paraId="5EF0D92E" w14:textId="77777777" w:rsidR="00217E81" w:rsidRPr="003C2700" w:rsidDel="003C2700" w:rsidRDefault="00217E81">
      <w:pPr>
        <w:widowControl w:val="0"/>
        <w:numPr>
          <w:ilvl w:val="0"/>
          <w:numId w:val="18"/>
        </w:numPr>
        <w:spacing w:before="0" w:beforeAutospacing="0" w:after="0" w:afterAutospacing="0" w:line="360" w:lineRule="auto"/>
        <w:jc w:val="both"/>
        <w:rPr>
          <w:del w:id="34" w:author="Meryl Etman" w:date="2021-05-30T15:57:00Z"/>
          <w:rFonts w:ascii="Times New Roman" w:eastAsia="Times New Roman" w:hAnsi="Times New Roman" w:cs="David"/>
          <w:sz w:val="24"/>
          <w:szCs w:val="24"/>
          <w:rtl/>
          <w:lang w:eastAsia="he-IL"/>
        </w:rPr>
        <w:pPrChange w:id="35" w:author="Meryl Etman" w:date="2021-05-30T15:57:00Z">
          <w:pPr>
            <w:spacing w:before="0" w:beforeAutospacing="0" w:after="0" w:afterAutospacing="0" w:line="276" w:lineRule="auto"/>
            <w:ind w:left="2160" w:hanging="720"/>
            <w:jc w:val="both"/>
          </w:pPr>
        </w:pPrChange>
      </w:pPr>
    </w:p>
    <w:p w14:paraId="58C8B15F" w14:textId="77777777" w:rsidR="00EB38F9" w:rsidRDefault="00EB38F9">
      <w:pPr>
        <w:widowControl w:val="0"/>
        <w:numPr>
          <w:ilvl w:val="0"/>
          <w:numId w:val="18"/>
        </w:numPr>
        <w:spacing w:before="0" w:beforeAutospacing="0" w:after="0" w:afterAutospacing="0" w:line="360" w:lineRule="auto"/>
        <w:jc w:val="both"/>
        <w:rPr>
          <w:rFonts w:ascii="Times New Roman" w:eastAsia="Times New Roman" w:hAnsi="Times New Roman" w:cs="David"/>
          <w:sz w:val="24"/>
          <w:szCs w:val="24"/>
          <w:rtl/>
          <w:lang w:eastAsia="he-IL"/>
        </w:rPr>
        <w:pPrChange w:id="36" w:author="Meryl Etman" w:date="2021-05-30T15:57:00Z">
          <w:pPr>
            <w:spacing w:before="0" w:beforeAutospacing="0" w:after="0" w:afterAutospacing="0" w:line="276" w:lineRule="auto"/>
            <w:ind w:left="2160" w:hanging="720"/>
            <w:jc w:val="both"/>
          </w:pPr>
        </w:pPrChange>
      </w:pPr>
    </w:p>
    <w:p w14:paraId="2649666D" w14:textId="77777777" w:rsidR="00EB38F9"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68EB2010" w14:textId="77777777" w:rsidR="00EB38F9" w:rsidRPr="00217E81" w:rsidRDefault="00EB38F9"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1F39F60F" w14:textId="77777777" w:rsidR="00217E81" w:rsidRPr="00217E81" w:rsidRDefault="00217E81" w:rsidP="00217E81">
      <w:pPr>
        <w:spacing w:before="0" w:beforeAutospacing="0" w:after="0" w:afterAutospacing="0" w:line="276" w:lineRule="auto"/>
        <w:ind w:left="1388" w:hanging="709"/>
        <w:jc w:val="both"/>
        <w:rPr>
          <w:rFonts w:ascii="Times New Roman" w:eastAsia="Times New Roman" w:hAnsi="Times New Roman" w:cs="David"/>
          <w:sz w:val="24"/>
          <w:szCs w:val="24"/>
          <w:rtl/>
          <w:lang w:eastAsia="he-IL"/>
        </w:rPr>
      </w:pPr>
      <w:bookmarkStart w:id="37" w:name="OLE_LINK5"/>
      <w:bookmarkStart w:id="38" w:name="OLE_LINK6"/>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r>
      <w:bookmarkStart w:id="39" w:name="OLE_LINK7"/>
      <w:bookmarkStart w:id="40" w:name="OLE_LINK8"/>
      <w:r w:rsidRPr="00217E81">
        <w:rPr>
          <w:rFonts w:ascii="Times New Roman" w:eastAsia="Times New Roman" w:hAnsi="Times New Roman" w:cs="David"/>
          <w:sz w:val="24"/>
          <w:szCs w:val="24"/>
          <w:u w:val="single"/>
          <w:rtl/>
        </w:rPr>
        <w:t>המהנדס, צוות עובדים ואמצעים</w:t>
      </w:r>
      <w:r w:rsidRPr="00217E81">
        <w:rPr>
          <w:rFonts w:ascii="Times New Roman" w:eastAsia="Times New Roman" w:hAnsi="Times New Roman" w:cs="David" w:hint="cs"/>
          <w:sz w:val="24"/>
          <w:szCs w:val="24"/>
          <w:u w:val="single"/>
          <w:rtl/>
          <w:lang w:eastAsia="he-IL"/>
        </w:rPr>
        <w:t xml:space="preserve"> של המתכנן</w:t>
      </w:r>
      <w:r w:rsidRPr="00217E81">
        <w:rPr>
          <w:rFonts w:ascii="Times New Roman" w:eastAsia="Times New Roman" w:hAnsi="Times New Roman" w:cs="David" w:hint="cs"/>
          <w:sz w:val="24"/>
          <w:szCs w:val="24"/>
          <w:rtl/>
          <w:lang w:eastAsia="he-IL"/>
        </w:rPr>
        <w:t>:</w:t>
      </w:r>
    </w:p>
    <w:p w14:paraId="0DA154AD" w14:textId="77777777" w:rsidR="00217E81" w:rsidRPr="00217E81" w:rsidRDefault="00217E81" w:rsidP="00217E81">
      <w:pPr>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013A1F4F"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lastRenderedPageBreak/>
        <w:t>א</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יהיה בעל המשרד, אשר יהיה אחראי, מעורב וישתתף באופן אישי בכל ישיבות התכנון שיזומן אליהן ללא עוררין.</w:t>
      </w:r>
    </w:p>
    <w:p w14:paraId="2DCFBE7E"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המהנדס הבכיר ישתתף בכל ישיבות התכנון שיזומן אליהן ללא הגבלה. </w:t>
      </w:r>
    </w:p>
    <w:p w14:paraId="15CBA25F" w14:textId="77777777" w:rsidR="00217E81" w:rsidRPr="00217E81" w:rsidRDefault="00217E81" w:rsidP="00217E81">
      <w:pPr>
        <w:spacing w:before="0" w:beforeAutospacing="0" w:after="0" w:afterAutospacing="0" w:line="360"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ג</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המהנדס הבכיר יקדיש את כל הזמן הדרוש לתאומים עם האדריכלים והיועצים, כולל בישיבות פרטניות שיוזמן אליהן, מבלי לדחות את השתתפותו.</w:t>
      </w:r>
    </w:p>
    <w:bookmarkEnd w:id="37"/>
    <w:bookmarkEnd w:id="38"/>
    <w:bookmarkEnd w:id="39"/>
    <w:bookmarkEnd w:id="40"/>
    <w:p w14:paraId="4020D723" w14:textId="77777777" w:rsidR="00217E81" w:rsidRPr="00217E81" w:rsidRDefault="00217E81" w:rsidP="00217E81">
      <w:pPr>
        <w:widowControl w:val="0"/>
        <w:bidi w:val="0"/>
        <w:spacing w:before="0" w:beforeAutospacing="0" w:after="0" w:afterAutospacing="0" w:line="240" w:lineRule="auto"/>
        <w:rPr>
          <w:rFonts w:ascii="Times New Roman" w:eastAsia="Times New Roman" w:hAnsi="Times New Roman" w:cs="David"/>
          <w:sz w:val="20"/>
          <w:szCs w:val="20"/>
          <w:lang w:eastAsia="he-IL"/>
        </w:rPr>
      </w:pPr>
    </w:p>
    <w:p w14:paraId="46EA39E3"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3</w:t>
      </w:r>
      <w:r w:rsidRPr="00217E81">
        <w:rPr>
          <w:rFonts w:ascii="Times New Roman" w:eastAsia="Times New Roman" w:hAnsi="Times New Roman" w:cs="David"/>
          <w:sz w:val="24"/>
          <w:szCs w:val="24"/>
          <w:rtl/>
          <w:lang w:eastAsia="he-IL"/>
        </w:rPr>
        <w:tab/>
        <w:t xml:space="preserve">על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לקבל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 בכתב מאת המנהל לפני התחלת כל קטע וכל שלב ולפני כל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 חלקי.</w:t>
      </w:r>
      <w:r w:rsidRPr="00217E81">
        <w:rPr>
          <w:rFonts w:ascii="Times New Roman" w:eastAsia="Times New Roman" w:hAnsi="Times New Roman" w:cs="David" w:hint="cs"/>
          <w:sz w:val="24"/>
          <w:szCs w:val="24"/>
          <w:rtl/>
          <w:lang w:eastAsia="he-IL"/>
        </w:rPr>
        <w:t xml:space="preserve"> אישור כאמור לא יהווה אישור לשכר נוסף במקרה של בדיקות נוספות או עבודה נוספת שיידרשו לאחר התקדמות התכנון לשלב הבא. </w:t>
      </w:r>
    </w:p>
    <w:p w14:paraId="22BB854B"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p>
    <w:p w14:paraId="0EF56132"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xml:space="preserve"> יידרש לבצע את </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 xml:space="preserve">המיגון והמקלוט </w:t>
      </w:r>
      <w:r w:rsidRPr="00217E81">
        <w:rPr>
          <w:rFonts w:ascii="Times New Roman" w:eastAsia="Times New Roman" w:hAnsi="Times New Roman" w:cs="David"/>
          <w:sz w:val="24"/>
          <w:szCs w:val="24"/>
          <w:rtl/>
          <w:lang w:eastAsia="he-IL"/>
        </w:rPr>
        <w:t>גם על סקיצות אדריכליות, גם על תכנון מוקדם וגם על תכנון לא סופי, וזאת לרמה שתידרש ותוגדר ע"י האדריכל ו/או מנהל הפרויקט</w:t>
      </w:r>
      <w:r w:rsidRPr="00217E81">
        <w:rPr>
          <w:rFonts w:ascii="Times New Roman" w:eastAsia="Times New Roman" w:hAnsi="Times New Roman" w:cs="David" w:hint="cs"/>
          <w:sz w:val="24"/>
          <w:szCs w:val="24"/>
          <w:rtl/>
          <w:lang w:eastAsia="he-IL"/>
        </w:rPr>
        <w:t>.</w:t>
      </w:r>
    </w:p>
    <w:p w14:paraId="769E718F"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37777635"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1.</w:t>
      </w: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lang w:eastAsia="he-IL"/>
        </w:rPr>
        <w:tab/>
      </w:r>
      <w:r w:rsidRPr="00217E81">
        <w:rPr>
          <w:rFonts w:ascii="Times New Roman" w:eastAsia="Times New Roman" w:hAnsi="Times New Roman" w:cs="David" w:hint="cs"/>
          <w:sz w:val="24"/>
          <w:szCs w:val="24"/>
          <w:rtl/>
          <w:lang w:eastAsia="he-IL"/>
        </w:rPr>
        <w:t>יועץ המיגון</w:t>
      </w:r>
      <w:r w:rsidRPr="00217E81">
        <w:rPr>
          <w:rFonts w:ascii="Times New Roman" w:eastAsia="Times New Roman" w:hAnsi="Times New Roman" w:cs="David"/>
          <w:sz w:val="24"/>
          <w:szCs w:val="24"/>
          <w:rtl/>
          <w:lang w:eastAsia="he-IL"/>
        </w:rPr>
        <w:t xml:space="preserve"> יציג תכנון אלטרנטיבות קונסטרוקטיביות ואומדנים לקבלת החלטות על חלופות</w:t>
      </w:r>
      <w:r w:rsidRPr="00217E81">
        <w:rPr>
          <w:rFonts w:ascii="Times New Roman" w:eastAsia="Times New Roman" w:hAnsi="Times New Roman" w:cs="David" w:hint="cs"/>
          <w:sz w:val="24"/>
          <w:szCs w:val="24"/>
          <w:rtl/>
          <w:lang w:eastAsia="he-IL"/>
        </w:rPr>
        <w:t xml:space="preserve"> לתכנון המרחבים המוגנים.</w:t>
      </w:r>
    </w:p>
    <w:p w14:paraId="7CFEA172"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4F849C95"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1.12</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זכותו המלאה של המזמין להחליף את המתכנן במקרה של אי עמידה בתנאים </w:t>
      </w:r>
      <w:r w:rsidRPr="00217E81">
        <w:rPr>
          <w:rFonts w:ascii="Times New Roman" w:eastAsia="Times New Roman" w:hAnsi="Times New Roman" w:cs="David" w:hint="cs"/>
          <w:sz w:val="24"/>
          <w:szCs w:val="24"/>
          <w:rtl/>
          <w:lang w:eastAsia="he-IL"/>
        </w:rPr>
        <w:t>המפורטים בנספחים א'-ח', ללא כל זכות לטענה ו/או דרישת פיצוי ע"י המתכנן.</w:t>
      </w:r>
    </w:p>
    <w:p w14:paraId="2D77D7DF"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p>
    <w:p w14:paraId="69A15462" w14:textId="77777777" w:rsidR="00217E81" w:rsidRPr="00217E81" w:rsidRDefault="00217E81" w:rsidP="00217E81">
      <w:pPr>
        <w:widowControl w:val="0"/>
        <w:tabs>
          <w:tab w:val="left" w:pos="720"/>
          <w:tab w:val="center" w:pos="4153"/>
          <w:tab w:val="right" w:pos="8306"/>
        </w:tabs>
        <w:spacing w:before="0" w:beforeAutospacing="0" w:after="0" w:afterAutospacing="0" w:line="276" w:lineRule="auto"/>
        <w:ind w:left="1431" w:hanging="70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1.13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 xml:space="preserve">קיימת אפשרות למזמין לקיזוז / מתן קנסות עקב עי עמידה בתנאים </w:t>
      </w:r>
      <w:r w:rsidRPr="00217E81">
        <w:rPr>
          <w:rFonts w:ascii="Times New Roman" w:eastAsia="Times New Roman" w:hAnsi="Times New Roman" w:cs="David" w:hint="cs"/>
          <w:sz w:val="24"/>
          <w:szCs w:val="24"/>
          <w:rtl/>
          <w:lang w:eastAsia="he-IL"/>
        </w:rPr>
        <w:t>המפורטים בנספחים א'-ח'.</w:t>
      </w:r>
    </w:p>
    <w:p w14:paraId="6D2F33A7" w14:textId="77777777" w:rsidR="00217E81" w:rsidRPr="00217E81" w:rsidRDefault="00217E81" w:rsidP="00217E81">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46DD77C4"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הגדרות</w:t>
      </w:r>
      <w:r w:rsidRPr="00217E81">
        <w:rPr>
          <w:rFonts w:ascii="Times New Roman" w:eastAsia="Times New Roman" w:hAnsi="Times New Roman" w:cs="David"/>
          <w:b/>
          <w:bCs/>
          <w:sz w:val="24"/>
          <w:szCs w:val="24"/>
          <w:rtl/>
          <w:lang w:eastAsia="he-IL"/>
        </w:rPr>
        <w:t>:</w:t>
      </w:r>
    </w:p>
    <w:p w14:paraId="39487BD6"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u w:val="single"/>
          <w:rtl/>
          <w:lang w:eastAsia="he-IL"/>
        </w:rPr>
      </w:pPr>
    </w:p>
    <w:p w14:paraId="2CC38E38"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מוקדם</w:t>
      </w:r>
      <w:r w:rsidRPr="00217E81">
        <w:rPr>
          <w:rFonts w:ascii="Times New Roman" w:eastAsia="Times New Roman" w:hAnsi="Times New Roman" w:cs="David" w:hint="cs"/>
          <w:sz w:val="24"/>
          <w:szCs w:val="24"/>
          <w:rtl/>
          <w:lang w:eastAsia="he-IL"/>
        </w:rPr>
        <w:t>"</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סכמה המתארת את המערכת הקונסטרוקטיבית של המבנה ואת חומרי הבניה של חלקי השלד.</w:t>
      </w:r>
    </w:p>
    <w:p w14:paraId="6533CD23" w14:textId="77777777" w:rsidR="00217E81" w:rsidRPr="00217E81" w:rsidRDefault="00217E81" w:rsidP="00217E81">
      <w:pPr>
        <w:widowControl w:val="0"/>
        <w:spacing w:before="0" w:beforeAutospacing="0" w:after="0" w:afterAutospacing="0" w:line="276" w:lineRule="auto"/>
        <w:ind w:left="720"/>
        <w:jc w:val="both"/>
        <w:rPr>
          <w:rFonts w:ascii="Times New Roman" w:eastAsia="Times New Roman" w:hAnsi="Times New Roman" w:cs="David"/>
          <w:sz w:val="24"/>
          <w:szCs w:val="24"/>
          <w:rtl/>
          <w:lang w:eastAsia="he-IL"/>
        </w:rPr>
      </w:pPr>
    </w:p>
    <w:p w14:paraId="0F51ACE8"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2.2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סופי</w:t>
      </w:r>
      <w:r w:rsidRPr="00217E81">
        <w:rPr>
          <w:rFonts w:ascii="Times New Roman" w:eastAsia="Times New Roman" w:hAnsi="Times New Roman" w:cs="David" w:hint="cs"/>
          <w:sz w:val="24"/>
          <w:szCs w:val="24"/>
          <w:rtl/>
          <w:lang w:eastAsia="he-IL"/>
        </w:rPr>
        <w:t>" -</w:t>
      </w:r>
      <w:r w:rsidRPr="00217E81">
        <w:rPr>
          <w:rFonts w:ascii="Times New Roman" w:eastAsia="Times New Roman" w:hAnsi="Times New Roman" w:cs="David"/>
          <w:sz w:val="24"/>
          <w:szCs w:val="24"/>
          <w:rtl/>
          <w:lang w:eastAsia="he-IL"/>
        </w:rPr>
        <w:t xml:space="preserve"> חלופות לפי סוגי הבניה השונים ערוך בהתאם לחוק התכנון והבניה, בהתאם לתקנים הישראליים ובינלאומיים ובהתאם להנחיות והוראות המזמין. הכנת חישוב </w:t>
      </w:r>
      <w:r w:rsidRPr="00217E81">
        <w:rPr>
          <w:rFonts w:ascii="Times New Roman" w:eastAsia="Times New Roman" w:hAnsi="Times New Roman" w:cs="David" w:hint="cs"/>
          <w:sz w:val="24"/>
          <w:szCs w:val="24"/>
          <w:rtl/>
          <w:lang w:eastAsia="he-IL"/>
        </w:rPr>
        <w:t>המיגון</w:t>
      </w:r>
      <w:r w:rsidRPr="00217E81">
        <w:rPr>
          <w:rFonts w:ascii="Times New Roman" w:eastAsia="Times New Roman" w:hAnsi="Times New Roman" w:cs="David"/>
          <w:sz w:val="24"/>
          <w:szCs w:val="24"/>
          <w:rtl/>
          <w:lang w:eastAsia="he-IL"/>
        </w:rPr>
        <w:t xml:space="preserve"> ל</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תידרש לפי חוקי התכנון והבניה כולל חתימת המתכנן על החישובים הנ"ל.</w:t>
      </w:r>
    </w:p>
    <w:p w14:paraId="4B62F70E"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2EACA576"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2.3</w:t>
      </w:r>
      <w:r w:rsidRPr="00217E81">
        <w:rPr>
          <w:rFonts w:ascii="Times New Roman" w:eastAsia="Times New Roman" w:hAnsi="Times New Roman" w:cs="David"/>
          <w:sz w:val="24"/>
          <w:szCs w:val="24"/>
          <w:rtl/>
          <w:lang w:eastAsia="he-IL"/>
        </w:rPr>
        <w:tab/>
        <w:t xml:space="preserve">"תכניות סופיות"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תכניות שלאחר אישורן ניתן יהיה לעבד את המסמכים הטכניים לביצוע המבנה.</w:t>
      </w:r>
    </w:p>
    <w:p w14:paraId="30545D62"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2F8F5750"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2.4</w:t>
      </w:r>
      <w:r w:rsidRPr="00217E81">
        <w:rPr>
          <w:rFonts w:ascii="Times New Roman" w:eastAsia="Times New Roman" w:hAnsi="Times New Roman" w:cs="David"/>
          <w:sz w:val="24"/>
          <w:szCs w:val="24"/>
          <w:rtl/>
          <w:lang w:eastAsia="he-IL"/>
        </w:rPr>
        <w:tab/>
        <w:t>"</w:t>
      </w:r>
      <w:r w:rsidRPr="00217E81">
        <w:rPr>
          <w:rFonts w:ascii="Times New Roman" w:eastAsia="Times New Roman" w:hAnsi="Times New Roman" w:cs="David" w:hint="cs"/>
          <w:sz w:val="24"/>
          <w:szCs w:val="24"/>
          <w:rtl/>
          <w:lang w:eastAsia="he-IL"/>
        </w:rPr>
        <w:t>ייעוץ</w:t>
      </w:r>
      <w:r w:rsidRPr="00217E81">
        <w:rPr>
          <w:rFonts w:ascii="Times New Roman" w:eastAsia="Times New Roman" w:hAnsi="Times New Roman" w:cs="David"/>
          <w:sz w:val="24"/>
          <w:szCs w:val="24"/>
          <w:rtl/>
          <w:lang w:eastAsia="he-IL"/>
        </w:rPr>
        <w:t xml:space="preserve"> מפורט"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תכניות מפורטות, פרטים, מפרטים, כתבי כמויות והמסמכים וכל הדרוש לביצוע מכרזים בין הקבלנים ו/או לביצוע המבנים בשטח.</w:t>
      </w:r>
    </w:p>
    <w:p w14:paraId="29156251" w14:textId="77777777" w:rsidR="00217E81" w:rsidRPr="00217E81" w:rsidRDefault="00217E81" w:rsidP="00217E81">
      <w:pPr>
        <w:widowControl w:val="0"/>
        <w:spacing w:before="0" w:beforeAutospacing="0" w:after="0" w:afterAutospacing="0" w:line="276" w:lineRule="auto"/>
        <w:jc w:val="both"/>
        <w:rPr>
          <w:rFonts w:ascii="Times New Roman" w:eastAsia="Times New Roman" w:hAnsi="Times New Roman" w:cs="David"/>
          <w:sz w:val="24"/>
          <w:szCs w:val="24"/>
          <w:rtl/>
          <w:lang w:eastAsia="he-IL"/>
        </w:rPr>
      </w:pPr>
    </w:p>
    <w:p w14:paraId="3469977E"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lastRenderedPageBreak/>
        <w:t>2.5</w:t>
      </w:r>
      <w:r w:rsidRPr="00217E81">
        <w:rPr>
          <w:rFonts w:ascii="Times New Roman" w:eastAsia="Times New Roman" w:hAnsi="Times New Roman" w:cs="David"/>
          <w:sz w:val="24"/>
          <w:szCs w:val="24"/>
          <w:rtl/>
          <w:lang w:eastAsia="he-IL"/>
        </w:rPr>
        <w:tab/>
        <w:t xml:space="preserve">"פיקוח עליון" </w:t>
      </w:r>
      <w:r w:rsidRPr="00217E81">
        <w:rPr>
          <w:rFonts w:ascii="Times New Roman" w:eastAsia="Times New Roman" w:hAnsi="Times New Roman" w:cs="David"/>
          <w:sz w:val="24"/>
          <w:szCs w:val="24"/>
          <w:lang w:eastAsia="he-IL"/>
        </w:rPr>
        <w:t>–</w:t>
      </w:r>
      <w:r w:rsidRPr="00217E81">
        <w:rPr>
          <w:rFonts w:ascii="Times New Roman" w:eastAsia="Times New Roman" w:hAnsi="Times New Roman" w:cs="David"/>
          <w:sz w:val="24"/>
          <w:szCs w:val="24"/>
          <w:rtl/>
          <w:lang w:eastAsia="he-IL"/>
        </w:rPr>
        <w:t xml:space="preserve"> פיקוח עליון על הקמת וסימון היסודות, שלד המבנים והאלמנטים הקונסטרוקטיביים.</w:t>
      </w:r>
    </w:p>
    <w:p w14:paraId="51E57CFC" w14:textId="77777777" w:rsidR="00217E81" w:rsidRPr="00217E81" w:rsidRDefault="00217E81" w:rsidP="00217E81">
      <w:pPr>
        <w:widowControl w:val="0"/>
        <w:spacing w:before="0" w:beforeAutospacing="0" w:after="0" w:afterAutospacing="0" w:line="276" w:lineRule="auto"/>
        <w:ind w:left="1440" w:hanging="720"/>
        <w:jc w:val="both"/>
        <w:rPr>
          <w:rFonts w:ascii="Times New Roman" w:eastAsia="Times New Roman" w:hAnsi="Times New Roman" w:cs="David"/>
          <w:sz w:val="24"/>
          <w:szCs w:val="24"/>
          <w:lang w:eastAsia="he-IL"/>
        </w:rPr>
      </w:pPr>
    </w:p>
    <w:p w14:paraId="6BF8C2EF"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שלבי העבודה ההנדסית ופ</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רוט הש</w:t>
      </w:r>
      <w:r w:rsidRPr="00217E81">
        <w:rPr>
          <w:rFonts w:ascii="Times New Roman" w:eastAsia="Times New Roman" w:hAnsi="Times New Roman" w:cs="David" w:hint="cs"/>
          <w:b/>
          <w:bCs/>
          <w:sz w:val="24"/>
          <w:szCs w:val="24"/>
          <w:u w:val="single"/>
          <w:rtl/>
          <w:lang w:eastAsia="he-IL"/>
        </w:rPr>
        <w:t>י</w:t>
      </w:r>
      <w:r w:rsidRPr="00217E81">
        <w:rPr>
          <w:rFonts w:ascii="Times New Roman" w:eastAsia="Times New Roman" w:hAnsi="Times New Roman" w:cs="David"/>
          <w:b/>
          <w:bCs/>
          <w:sz w:val="24"/>
          <w:szCs w:val="24"/>
          <w:u w:val="single"/>
          <w:rtl/>
          <w:lang w:eastAsia="he-IL"/>
        </w:rPr>
        <w:t>רותים</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r>
    </w:p>
    <w:p w14:paraId="415B4089"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4C7AF65" w14:textId="77777777" w:rsidR="00217E81" w:rsidRPr="00217E81" w:rsidRDefault="00217E81" w:rsidP="00217E81">
      <w:pPr>
        <w:widowControl w:val="0"/>
        <w:spacing w:before="0" w:beforeAutospacing="0" w:after="0" w:afterAutospacing="0" w:line="360" w:lineRule="auto"/>
        <w:ind w:left="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העבודה תבוצע בקטעים לפי התקדמות הפרויקט והנחיות המנהל, לרבות להסדרי ביניים לבניה ואכלוס בשלבים. </w:t>
      </w:r>
    </w:p>
    <w:p w14:paraId="5BA0978C" w14:textId="77777777" w:rsidR="00217E81" w:rsidRPr="00217E81" w:rsidRDefault="00217E81" w:rsidP="00217E81">
      <w:pPr>
        <w:widowControl w:val="0"/>
        <w:spacing w:before="0" w:beforeAutospacing="0" w:after="0" w:afterAutospacing="0" w:line="360" w:lineRule="auto"/>
        <w:ind w:firstLine="72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העבודה תבוצע בשלבים הכוללים את הש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רותים כלהלן:</w:t>
      </w:r>
    </w:p>
    <w:p w14:paraId="3AE2B83E"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26C2E8F5"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מוקדם</w:t>
      </w:r>
      <w:r w:rsidRPr="00217E81">
        <w:rPr>
          <w:rFonts w:ascii="Times New Roman" w:eastAsia="Times New Roman" w:hAnsi="Times New Roman" w:cs="David"/>
          <w:sz w:val="24"/>
          <w:szCs w:val="24"/>
          <w:rtl/>
          <w:lang w:eastAsia="he-IL"/>
        </w:rPr>
        <w:t>:</w:t>
      </w:r>
    </w:p>
    <w:p w14:paraId="1E6FCEF4"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42633936"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קבלת תדריך תכנון מנציג המזמין.</w:t>
      </w:r>
    </w:p>
    <w:p w14:paraId="7396ACE6"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7673DD0D"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רור</w:t>
      </w:r>
      <w:r w:rsidRPr="00217E81">
        <w:rPr>
          <w:rFonts w:ascii="Times New Roman" w:eastAsia="Times New Roman" w:hAnsi="Times New Roman" w:cs="David" w:hint="cs"/>
          <w:sz w:val="24"/>
          <w:szCs w:val="24"/>
          <w:rtl/>
          <w:lang w:eastAsia="he-IL"/>
        </w:rPr>
        <w:t xml:space="preserve"> הפרוגרמה</w:t>
      </w:r>
      <w:r w:rsidRPr="00217E81">
        <w:rPr>
          <w:rFonts w:ascii="Times New Roman" w:eastAsia="Times New Roman" w:hAnsi="Times New Roman" w:cs="David"/>
          <w:sz w:val="24"/>
          <w:szCs w:val="24"/>
          <w:rtl/>
          <w:lang w:eastAsia="he-IL"/>
        </w:rPr>
        <w:t xml:space="preserve"> עם נציג המזמין והאדריכל בכל הקשור למערכת הקונסטרוקטיבית</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של המבנה</w:t>
      </w:r>
      <w:r w:rsidRPr="00217E81">
        <w:rPr>
          <w:rFonts w:ascii="Times New Roman" w:eastAsia="Times New Roman" w:hAnsi="Times New Roman" w:cs="David" w:hint="cs"/>
          <w:sz w:val="24"/>
          <w:szCs w:val="24"/>
          <w:rtl/>
          <w:lang w:eastAsia="he-IL"/>
        </w:rPr>
        <w:t xml:space="preserve"> עם הקונסטרוקטור</w:t>
      </w:r>
      <w:r w:rsidRPr="00217E81">
        <w:rPr>
          <w:rFonts w:ascii="Times New Roman" w:eastAsia="Times New Roman" w:hAnsi="Times New Roman" w:cs="David"/>
          <w:sz w:val="24"/>
          <w:szCs w:val="24"/>
          <w:rtl/>
          <w:lang w:eastAsia="he-IL"/>
        </w:rPr>
        <w:t>, בירורים באתר במידת הצורך, חקירות מוקדמות, התייעצות ותיאום עם היועצים האחרים.</w:t>
      </w:r>
    </w:p>
    <w:p w14:paraId="55F43255"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lang w:eastAsia="he-IL"/>
        </w:rPr>
      </w:pPr>
    </w:p>
    <w:p w14:paraId="143BD567"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רורים </w:t>
      </w:r>
      <w:r w:rsidRPr="00217E81">
        <w:rPr>
          <w:rFonts w:ascii="Times New Roman" w:eastAsia="Times New Roman" w:hAnsi="Times New Roman" w:cs="David" w:hint="cs"/>
          <w:sz w:val="24"/>
          <w:szCs w:val="24"/>
          <w:rtl/>
          <w:lang w:eastAsia="he-IL"/>
        </w:rPr>
        <w:t xml:space="preserve">בפיקוד העורף </w:t>
      </w:r>
      <w:r w:rsidRPr="00217E81">
        <w:rPr>
          <w:rFonts w:ascii="Times New Roman" w:eastAsia="Times New Roman" w:hAnsi="Times New Roman" w:cs="David"/>
          <w:sz w:val="24"/>
          <w:szCs w:val="24"/>
          <w:rtl/>
          <w:lang w:eastAsia="he-IL"/>
        </w:rPr>
        <w:t xml:space="preserve">ו/או גורמים אחרים בקשר לבעיות </w:t>
      </w:r>
      <w:r w:rsidRPr="00217E81">
        <w:rPr>
          <w:rFonts w:ascii="Times New Roman" w:eastAsia="Times New Roman" w:hAnsi="Times New Roman" w:cs="David" w:hint="cs"/>
          <w:sz w:val="24"/>
          <w:szCs w:val="24"/>
          <w:rtl/>
          <w:lang w:eastAsia="he-IL"/>
        </w:rPr>
        <w:t xml:space="preserve">טכניות, </w:t>
      </w:r>
      <w:r w:rsidRPr="00217E81">
        <w:rPr>
          <w:rFonts w:ascii="Times New Roman" w:eastAsia="Times New Roman" w:hAnsi="Times New Roman" w:cs="David"/>
          <w:sz w:val="24"/>
          <w:szCs w:val="24"/>
          <w:rtl/>
          <w:lang w:eastAsia="he-IL"/>
        </w:rPr>
        <w:t xml:space="preserve">חוקיות ואחרות הכרוכות בתכנון העבודה ההנדסית ו/או בקבלת אשור </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הנ"ל לביצועה</w:t>
      </w:r>
      <w:r w:rsidRPr="00217E81">
        <w:rPr>
          <w:rFonts w:ascii="Times New Roman" w:eastAsia="Times New Roman" w:hAnsi="Times New Roman" w:cs="David" w:hint="cs"/>
          <w:sz w:val="24"/>
          <w:szCs w:val="24"/>
          <w:rtl/>
          <w:lang w:eastAsia="he-IL"/>
        </w:rPr>
        <w:t>, הכולל קבלת אישורים עקרוניים לתכנון המרחבים המוגנים</w:t>
      </w:r>
      <w:r w:rsidRPr="00217E81">
        <w:rPr>
          <w:rFonts w:ascii="Times New Roman" w:eastAsia="Times New Roman" w:hAnsi="Times New Roman" w:cs="David"/>
          <w:sz w:val="24"/>
          <w:szCs w:val="24"/>
          <w:rtl/>
          <w:lang w:eastAsia="he-IL"/>
        </w:rPr>
        <w:t>.</w:t>
      </w:r>
    </w:p>
    <w:p w14:paraId="567680D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B38DF2B"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קביעת עקרונות המיגון והמרחבים המוגנים בתיאום עם האדריכל והקונסטרוקטור</w:t>
      </w:r>
      <w:r w:rsidRPr="00217E81" w:rsidDel="00C2721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sz w:val="24"/>
          <w:szCs w:val="24"/>
          <w:rtl/>
          <w:lang w:eastAsia="he-IL"/>
        </w:rPr>
        <w:t>ובמספר חלופות לפי דרישת נציג המזמין והכנסת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נויים בהם בהתאם לדרישות המזמין ו/או לפי דרישת הרשויות המוסמכות, באישור המזמין, לרבות הצגת אומדנים. </w:t>
      </w:r>
    </w:p>
    <w:p w14:paraId="6FD6372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80EDEC3"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אומדנים תקציביים כולל כתבי כמויות, לצורך בדיקת חלופות תכנון, בהתאם לדרישת המזמין ונציגיו. עריכת אומדן ראשוני של המרחבים המוגנים.</w:t>
      </w:r>
    </w:p>
    <w:p w14:paraId="3D84A19A"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243864B8"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הכנת פרוגראמה של האלטרנטיבות השונות, המצאת דו"ח הכולל תיאור השיטות, יתרונות וחסרונות, עלויות הקמה, עלויות תפעול והיבטי תפעול ותחזוקה וכיו"ב.</w:t>
      </w:r>
    </w:p>
    <w:p w14:paraId="227C9D2B"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21A6488C" w14:textId="77777777" w:rsidR="00217E81" w:rsidRPr="00217E81" w:rsidRDefault="00217E81" w:rsidP="00217E81">
      <w:pPr>
        <w:widowControl w:val="0"/>
        <w:numPr>
          <w:ilvl w:val="0"/>
          <w:numId w:val="1"/>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מסירת הנתונים, הפרוגראמה וחוות הדעת למזמין, למתכנן וכן ליועצים ולמתכננים ולכל גורם אחר שייקבע על ידי המזמין.</w:t>
      </w:r>
    </w:p>
    <w:p w14:paraId="0339F91B"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621636E8"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r>
    </w:p>
    <w:p w14:paraId="094541AC"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3.2</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hint="cs"/>
          <w:sz w:val="24"/>
          <w:szCs w:val="24"/>
          <w:u w:val="single"/>
          <w:rtl/>
          <w:lang w:eastAsia="he-IL"/>
        </w:rPr>
        <w:t>ייעוץ</w:t>
      </w:r>
      <w:r w:rsidRPr="00217E81">
        <w:rPr>
          <w:rFonts w:ascii="Times New Roman" w:eastAsia="Times New Roman" w:hAnsi="Times New Roman" w:cs="David"/>
          <w:sz w:val="24"/>
          <w:szCs w:val="24"/>
          <w:u w:val="single"/>
          <w:rtl/>
          <w:lang w:eastAsia="he-IL"/>
        </w:rPr>
        <w:t xml:space="preserve"> סופי</w:t>
      </w:r>
      <w:r w:rsidRPr="00217E81">
        <w:rPr>
          <w:rFonts w:ascii="Times New Roman" w:eastAsia="Times New Roman" w:hAnsi="Times New Roman" w:cs="David"/>
          <w:sz w:val="24"/>
          <w:szCs w:val="24"/>
          <w:rtl/>
          <w:lang w:eastAsia="he-IL"/>
        </w:rPr>
        <w:t>:</w:t>
      </w:r>
    </w:p>
    <w:p w14:paraId="40F5105E"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t>ייעוץ לאדריכל ולקונסטרוקטור בכל הנוגע למרחבים המוגנים בשלב התכנון הסופי. ייעוץ לתכנון המרחבים המוגנים בהתאם לאלטרנטיבה שתיבחר על ידי המזמין בתיאום עם המזמין, המתכננים וכל יתר היועצים של המזמין.</w:t>
      </w:r>
    </w:p>
    <w:p w14:paraId="1481B86C"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lang w:val="x-none" w:eastAsia="x-none"/>
        </w:rPr>
      </w:pPr>
      <w:r w:rsidRPr="00217E81">
        <w:rPr>
          <w:rFonts w:ascii="Times New Roman" w:eastAsia="Times New Roman" w:hAnsi="Times New Roman" w:cs="David" w:hint="cs"/>
          <w:sz w:val="26"/>
          <w:szCs w:val="24"/>
          <w:rtl/>
          <w:lang w:val="x-none" w:eastAsia="x-none"/>
        </w:rPr>
        <w:lastRenderedPageBreak/>
        <w:t>מתן המלצות לאדריכל ולקונסטרוקטור לתכנון המרחבים המוגנים למזמין ולמתכננים בכתב ו/או על ידי שרטוטים, כולל פתרון פרטים ייעודיים.</w:t>
      </w:r>
    </w:p>
    <w:p w14:paraId="4F8CCBA5"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lang w:val="x-none" w:eastAsia="x-none"/>
        </w:rPr>
      </w:pPr>
      <w:r w:rsidRPr="00217E81">
        <w:rPr>
          <w:rFonts w:ascii="Times New Roman" w:eastAsia="Times New Roman" w:hAnsi="Times New Roman" w:cs="David"/>
          <w:sz w:val="24"/>
          <w:szCs w:val="24"/>
          <w:rtl/>
          <w:lang w:val="x-none" w:eastAsia="x-none"/>
        </w:rPr>
        <w:t xml:space="preserve">החישובים הנ"ל יוגשו עפ"י דרישות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w:t>
      </w:r>
    </w:p>
    <w:p w14:paraId="676D4C8F"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6"/>
          <w:szCs w:val="24"/>
          <w:rtl/>
          <w:lang w:val="x-none" w:eastAsia="x-none"/>
        </w:rPr>
      </w:pPr>
      <w:r w:rsidRPr="00217E81">
        <w:rPr>
          <w:rFonts w:ascii="Times New Roman" w:eastAsia="Times New Roman" w:hAnsi="Times New Roman" w:cs="David" w:hint="cs"/>
          <w:sz w:val="26"/>
          <w:szCs w:val="24"/>
          <w:rtl/>
          <w:lang w:val="x-none" w:eastAsia="x-none"/>
        </w:rPr>
        <w:t>טיפול בהנפקת אישורי פקע"ר לכל תכניות ההגשה והפקת כל האישורים הנדרשים למתחם כולו.</w:t>
      </w:r>
    </w:p>
    <w:p w14:paraId="671EFF0F"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חתימה על בקשות להוצאת היתרי בניה כאחראי לתכנון, לפ</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קוח העליון ולביקורת בתחום </w:t>
      </w:r>
      <w:r w:rsidRPr="00217E81">
        <w:rPr>
          <w:rFonts w:ascii="Times New Roman" w:eastAsia="Times New Roman" w:hAnsi="Times New Roman" w:cs="David" w:hint="cs"/>
          <w:sz w:val="24"/>
          <w:szCs w:val="24"/>
          <w:rtl/>
          <w:lang w:val="x-none" w:eastAsia="x-none"/>
        </w:rPr>
        <w:t>המרחבים המוגנים</w:t>
      </w:r>
      <w:r w:rsidRPr="00217E81">
        <w:rPr>
          <w:rFonts w:ascii="Times New Roman" w:eastAsia="Times New Roman" w:hAnsi="Times New Roman" w:cs="David"/>
          <w:sz w:val="24"/>
          <w:szCs w:val="24"/>
          <w:rtl/>
          <w:lang w:val="x-none" w:eastAsia="x-none"/>
        </w:rPr>
        <w:t xml:space="preserve">. כמו כן </w:t>
      </w:r>
      <w:r w:rsidRPr="00217E81">
        <w:rPr>
          <w:rFonts w:ascii="Times New Roman" w:eastAsia="Times New Roman" w:hAnsi="Times New Roman" w:cs="David" w:hint="cs"/>
          <w:sz w:val="24"/>
          <w:szCs w:val="24"/>
          <w:rtl/>
          <w:lang w:val="x-none" w:eastAsia="x-none"/>
        </w:rPr>
        <w:t>קבלת אישור סופי מפיקוד העורף,</w:t>
      </w:r>
      <w:r w:rsidRPr="00217E81">
        <w:rPr>
          <w:rFonts w:ascii="Times New Roman" w:eastAsia="Times New Roman" w:hAnsi="Times New Roman" w:cs="David"/>
          <w:sz w:val="24"/>
          <w:szCs w:val="24"/>
          <w:rtl/>
          <w:lang w:val="x-none" w:eastAsia="x-none"/>
        </w:rPr>
        <w:t xml:space="preserve"> יכין ויחתום המתכנן על כל מסמך שי</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 xml:space="preserve">דרש ע"י </w:t>
      </w:r>
      <w:r w:rsidRPr="00217E81">
        <w:rPr>
          <w:rFonts w:ascii="Times New Roman" w:eastAsia="Times New Roman" w:hAnsi="Times New Roman" w:cs="David" w:hint="cs"/>
          <w:sz w:val="24"/>
          <w:szCs w:val="24"/>
          <w:rtl/>
          <w:lang w:val="x-none" w:eastAsia="x-none"/>
        </w:rPr>
        <w:t>פיקוד העורף</w:t>
      </w:r>
      <w:r w:rsidRPr="00217E81">
        <w:rPr>
          <w:rFonts w:ascii="Times New Roman" w:eastAsia="Times New Roman" w:hAnsi="Times New Roman" w:cs="David"/>
          <w:sz w:val="24"/>
          <w:szCs w:val="24"/>
          <w:rtl/>
          <w:lang w:val="x-none" w:eastAsia="x-none"/>
        </w:rPr>
        <w:t xml:space="preserve"> מהמתכנן בתהליך הבקשה להיתר, במהלך הב</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צוע ועד לקבלת תעודת גמר.</w:t>
      </w:r>
    </w:p>
    <w:p w14:paraId="2B2BDEFB"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הכנסת תיקונים ושינויים בתוכניות ובמסמכים האחרים</w:t>
      </w:r>
      <w:r w:rsidRPr="00217E81">
        <w:rPr>
          <w:rFonts w:ascii="Times New Roman" w:eastAsia="Times New Roman" w:hAnsi="Times New Roman" w:cs="David" w:hint="cs"/>
          <w:sz w:val="24"/>
          <w:szCs w:val="24"/>
          <w:rtl/>
          <w:lang w:val="x-none" w:eastAsia="x-none"/>
        </w:rPr>
        <w:t xml:space="preserve"> של המרחבים המוגנים</w:t>
      </w:r>
      <w:r w:rsidRPr="00217E81">
        <w:rPr>
          <w:rFonts w:ascii="Times New Roman" w:eastAsia="Times New Roman" w:hAnsi="Times New Roman" w:cs="David"/>
          <w:sz w:val="24"/>
          <w:szCs w:val="24"/>
          <w:rtl/>
          <w:lang w:val="x-none" w:eastAsia="x-none"/>
        </w:rPr>
        <w:t xml:space="preserve"> לפי דרישות המזמין ו/או לפי דרישת הרשויות המוסמכות, בהסכמת המנהל, וטיפול באישורן כולל קבלת היתרי בניה מתוקנים.</w:t>
      </w:r>
    </w:p>
    <w:p w14:paraId="4D1618AD"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hint="cs"/>
          <w:sz w:val="24"/>
          <w:szCs w:val="24"/>
          <w:rtl/>
          <w:lang w:val="x-none" w:eastAsia="x-none"/>
        </w:rPr>
        <w:t>ייעוץ להכנת</w:t>
      </w:r>
      <w:r w:rsidRPr="00217E81">
        <w:rPr>
          <w:rFonts w:ascii="Times New Roman" w:eastAsia="Times New Roman" w:hAnsi="Times New Roman" w:cs="David"/>
          <w:sz w:val="24"/>
          <w:szCs w:val="24"/>
          <w:rtl/>
          <w:lang w:val="x-none" w:eastAsia="x-none"/>
        </w:rPr>
        <w:t xml:space="preserve"> תכניות לאשור סופי של היועצים והמזמין לפני התחלת שלב תכניות עבודה.</w:t>
      </w:r>
    </w:p>
    <w:p w14:paraId="63BD885A" w14:textId="77777777" w:rsidR="00217E81" w:rsidRPr="00217E81" w:rsidRDefault="00217E81" w:rsidP="00217E81">
      <w:pPr>
        <w:widowControl w:val="0"/>
        <w:numPr>
          <w:ilvl w:val="0"/>
          <w:numId w:val="19"/>
        </w:numPr>
        <w:spacing w:before="240" w:beforeAutospacing="0" w:after="0" w:afterAutospacing="0" w:line="240" w:lineRule="auto"/>
        <w:jc w:val="both"/>
        <w:rPr>
          <w:rFonts w:ascii="Times New Roman" w:eastAsia="Times New Roman" w:hAnsi="Times New Roman" w:cs="David"/>
          <w:sz w:val="24"/>
          <w:szCs w:val="24"/>
          <w:rtl/>
          <w:lang w:val="x-none" w:eastAsia="x-none"/>
        </w:rPr>
      </w:pPr>
      <w:r w:rsidRPr="00217E81">
        <w:rPr>
          <w:rFonts w:ascii="Times New Roman" w:eastAsia="Times New Roman" w:hAnsi="Times New Roman" w:cs="David"/>
          <w:sz w:val="24"/>
          <w:szCs w:val="24"/>
          <w:rtl/>
          <w:lang w:val="x-none" w:eastAsia="x-none"/>
        </w:rPr>
        <w:t>א</w:t>
      </w:r>
      <w:r w:rsidRPr="00217E81">
        <w:rPr>
          <w:rFonts w:ascii="Times New Roman" w:eastAsia="Times New Roman" w:hAnsi="Times New Roman" w:cs="David" w:hint="cs"/>
          <w:sz w:val="24"/>
          <w:szCs w:val="24"/>
          <w:rtl/>
          <w:lang w:val="x-none" w:eastAsia="x-none"/>
        </w:rPr>
        <w:t>י</w:t>
      </w:r>
      <w:r w:rsidRPr="00217E81">
        <w:rPr>
          <w:rFonts w:ascii="Times New Roman" w:eastAsia="Times New Roman" w:hAnsi="Times New Roman" w:cs="David"/>
          <w:sz w:val="24"/>
          <w:szCs w:val="24"/>
          <w:rtl/>
          <w:lang w:val="x-none" w:eastAsia="x-none"/>
        </w:rPr>
        <w:t>שור התכנון הסופי של היועצים.</w:t>
      </w:r>
    </w:p>
    <w:p w14:paraId="7924C6EC"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12F050F6" w14:textId="77777777" w:rsidR="00217E81" w:rsidRPr="00217E81" w:rsidRDefault="00217E81" w:rsidP="00217E81">
      <w:pPr>
        <w:widowControl w:val="0"/>
        <w:numPr>
          <w:ilvl w:val="0"/>
          <w:numId w:val="19"/>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עדכון האומדן </w:t>
      </w:r>
      <w:r w:rsidRPr="00217E81">
        <w:rPr>
          <w:rFonts w:ascii="Times New Roman" w:eastAsia="Times New Roman" w:hAnsi="Times New Roman" w:cs="David" w:hint="cs"/>
          <w:sz w:val="24"/>
          <w:szCs w:val="24"/>
          <w:rtl/>
          <w:lang w:eastAsia="he-IL"/>
        </w:rPr>
        <w:t xml:space="preserve">הראשוני </w:t>
      </w:r>
      <w:r w:rsidRPr="00217E81">
        <w:rPr>
          <w:rFonts w:ascii="Times New Roman" w:eastAsia="Times New Roman" w:hAnsi="Times New Roman" w:cs="David"/>
          <w:sz w:val="24"/>
          <w:szCs w:val="24"/>
          <w:rtl/>
          <w:lang w:eastAsia="he-IL"/>
        </w:rPr>
        <w:t xml:space="preserve">המשוער של </w:t>
      </w:r>
      <w:r w:rsidRPr="00217E81">
        <w:rPr>
          <w:rFonts w:ascii="Times New Roman" w:eastAsia="Times New Roman" w:hAnsi="Times New Roman" w:cs="David" w:hint="cs"/>
          <w:sz w:val="24"/>
          <w:szCs w:val="24"/>
          <w:rtl/>
          <w:lang w:eastAsia="he-IL"/>
        </w:rPr>
        <w:t>המרחבים המוגנים השונים והעבודות הנלוות</w:t>
      </w:r>
      <w:r w:rsidRPr="00217E81">
        <w:rPr>
          <w:rFonts w:ascii="Times New Roman" w:eastAsia="Times New Roman" w:hAnsi="Times New Roman" w:cs="David"/>
          <w:sz w:val="24"/>
          <w:szCs w:val="24"/>
          <w:rtl/>
          <w:lang w:eastAsia="he-IL"/>
        </w:rPr>
        <w:t>.</w:t>
      </w:r>
    </w:p>
    <w:p w14:paraId="285E9F59"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 xml:space="preserve"> </w:t>
      </w:r>
    </w:p>
    <w:p w14:paraId="5113D2BA" w14:textId="77777777" w:rsidR="00217E81" w:rsidRPr="00217E81" w:rsidRDefault="00217E81" w:rsidP="00217E81">
      <w:pPr>
        <w:widowControl w:val="0"/>
        <w:numPr>
          <w:ilvl w:val="0"/>
          <w:numId w:val="19"/>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כל יתר הדרוש לתכנון סופי.</w:t>
      </w:r>
    </w:p>
    <w:p w14:paraId="008808A9"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7DC0DBC3"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3.3</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תכנון מפורט</w:t>
      </w:r>
      <w:r w:rsidRPr="00217E81">
        <w:rPr>
          <w:rFonts w:ascii="Times New Roman" w:eastAsia="Times New Roman" w:hAnsi="Times New Roman" w:cs="David"/>
          <w:sz w:val="24"/>
          <w:szCs w:val="24"/>
          <w:rtl/>
          <w:lang w:eastAsia="he-IL"/>
        </w:rPr>
        <w:t>:</w:t>
      </w:r>
    </w:p>
    <w:p w14:paraId="6ABBB3A9"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3DE84E75"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כללי</w:t>
      </w:r>
      <w:r w:rsidRPr="00217E81">
        <w:rPr>
          <w:rFonts w:ascii="Times New Roman" w:eastAsia="Times New Roman" w:hAnsi="Times New Roman" w:cs="David"/>
          <w:sz w:val="24"/>
          <w:szCs w:val="24"/>
          <w:rtl/>
          <w:lang w:eastAsia="he-IL"/>
        </w:rPr>
        <w:t>:</w:t>
      </w:r>
    </w:p>
    <w:p w14:paraId="1416C635"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8BEA1B7"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התכנון המפורט יתאים לסוג הבנייה שתיבחר ע"י המזמין.</w:t>
      </w:r>
    </w:p>
    <w:p w14:paraId="544EC7BD"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תכניות </w:t>
      </w:r>
      <w:r w:rsidRPr="00217E81">
        <w:rPr>
          <w:rFonts w:ascii="Times New Roman" w:eastAsia="Times New Roman" w:hAnsi="Times New Roman" w:cs="David"/>
          <w:sz w:val="24"/>
          <w:szCs w:val="24"/>
          <w:rtl/>
          <w:lang w:eastAsia="he-IL"/>
        </w:rPr>
        <w:t>פירוט הזיון בכל תכניות הקונסטרוקציה</w:t>
      </w:r>
      <w:r w:rsidRPr="00217E81">
        <w:rPr>
          <w:rFonts w:ascii="Times New Roman" w:eastAsia="Times New Roman" w:hAnsi="Times New Roman" w:cs="David" w:hint="cs"/>
          <w:sz w:val="24"/>
          <w:szCs w:val="24"/>
          <w:rtl/>
          <w:lang w:eastAsia="he-IL"/>
        </w:rPr>
        <w:t xml:space="preserve"> של המרחבים המוגנים והקירות היורדים</w:t>
      </w:r>
      <w:r w:rsidRPr="00217E81">
        <w:rPr>
          <w:rFonts w:ascii="Times New Roman" w:eastAsia="Times New Roman" w:hAnsi="Times New Roman" w:cs="David"/>
          <w:sz w:val="24"/>
          <w:szCs w:val="24"/>
          <w:rtl/>
          <w:lang w:eastAsia="he-IL"/>
        </w:rPr>
        <w:t xml:space="preserve">, </w:t>
      </w:r>
    </w:p>
    <w:p w14:paraId="6D518AD4" w14:textId="77777777" w:rsidR="00217E81" w:rsidRPr="00217E81" w:rsidRDefault="00217E81" w:rsidP="00217E81">
      <w:pPr>
        <w:widowControl w:val="0"/>
        <w:spacing w:before="0" w:beforeAutospacing="0" w:after="0" w:afterAutospacing="0" w:line="240" w:lineRule="auto"/>
        <w:ind w:left="2160" w:hanging="720"/>
        <w:rPr>
          <w:rFonts w:ascii="Times New Roman" w:eastAsia="Times New Roman" w:hAnsi="Times New Roman" w:cs="David"/>
          <w:sz w:val="24"/>
          <w:szCs w:val="24"/>
          <w:rtl/>
          <w:lang w:eastAsia="he-IL"/>
        </w:rPr>
      </w:pPr>
    </w:p>
    <w:p w14:paraId="6C47D9CE"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u w:val="single"/>
          <w:rtl/>
          <w:lang w:eastAsia="he-IL"/>
        </w:rPr>
        <w:t>תכנית המרחבים המוגנים (בכל מקום שרשום מקלט הכוונה למקלט ו/או מרחב מוגן)</w:t>
      </w:r>
      <w:r w:rsidRPr="00217E81">
        <w:rPr>
          <w:rFonts w:ascii="Times New Roman" w:eastAsia="Times New Roman" w:hAnsi="Times New Roman" w:cs="David"/>
          <w:sz w:val="24"/>
          <w:szCs w:val="24"/>
          <w:rtl/>
          <w:lang w:eastAsia="he-IL"/>
        </w:rPr>
        <w:t>:</w:t>
      </w:r>
    </w:p>
    <w:p w14:paraId="1B7B982B" w14:textId="77777777" w:rsidR="00217E81" w:rsidRPr="00217E81" w:rsidRDefault="00217E81" w:rsidP="00217E81">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6F89657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תרשים רצפת המקלט ותקרת המקלט;</w:t>
      </w:r>
    </w:p>
    <w:p w14:paraId="05074B46"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ייעוץ מפורט ליועצים להכנת </w:t>
      </w:r>
      <w:r w:rsidRPr="00217E81">
        <w:rPr>
          <w:rFonts w:ascii="Times New Roman" w:eastAsia="Times New Roman" w:hAnsi="Times New Roman" w:cs="David"/>
          <w:sz w:val="24"/>
          <w:szCs w:val="24"/>
          <w:rtl/>
          <w:lang w:eastAsia="he-IL"/>
        </w:rPr>
        <w:t>מבט על כל אחד מקירות המקלט, תוך פירוט מלא של הזיון בכל אחד מהאלמנטים;</w:t>
      </w:r>
    </w:p>
    <w:p w14:paraId="03DF6E69"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העברת </w:t>
      </w:r>
      <w:r w:rsidRPr="00217E81">
        <w:rPr>
          <w:rFonts w:ascii="Times New Roman" w:eastAsia="Times New Roman" w:hAnsi="Times New Roman" w:cs="David"/>
          <w:sz w:val="24"/>
          <w:szCs w:val="24"/>
          <w:rtl/>
          <w:lang w:eastAsia="he-IL"/>
        </w:rPr>
        <w:t xml:space="preserve">הוראות מיוחדות לגבי איטום המקלט, הפסקות יציקה וחיבור אלמנטים כגון: דלתות הדף, סולמות, צינורות אוורור ותאי </w:t>
      </w:r>
      <w:r w:rsidRPr="00217E81">
        <w:rPr>
          <w:rFonts w:ascii="Times New Roman" w:eastAsia="Times New Roman" w:hAnsi="Times New Roman" w:cs="David" w:hint="cs"/>
          <w:sz w:val="24"/>
          <w:szCs w:val="24"/>
          <w:rtl/>
          <w:lang w:eastAsia="he-IL"/>
        </w:rPr>
        <w:t xml:space="preserve">ומערכות </w:t>
      </w:r>
      <w:r w:rsidRPr="00217E81">
        <w:rPr>
          <w:rFonts w:ascii="Times New Roman" w:eastAsia="Times New Roman" w:hAnsi="Times New Roman" w:cs="David"/>
          <w:sz w:val="24"/>
          <w:szCs w:val="24"/>
          <w:rtl/>
          <w:lang w:eastAsia="he-IL"/>
        </w:rPr>
        <w:t>סינון</w:t>
      </w:r>
      <w:r w:rsidRPr="00217E81">
        <w:rPr>
          <w:rFonts w:ascii="Times New Roman" w:eastAsia="Times New Roman" w:hAnsi="Times New Roman" w:cs="David" w:hint="cs"/>
          <w:sz w:val="24"/>
          <w:szCs w:val="24"/>
          <w:rtl/>
          <w:lang w:eastAsia="he-IL"/>
        </w:rPr>
        <w:t xml:space="preserve"> גזים</w:t>
      </w:r>
      <w:r w:rsidRPr="00217E81">
        <w:rPr>
          <w:rFonts w:ascii="Times New Roman" w:eastAsia="Times New Roman" w:hAnsi="Times New Roman" w:cs="David"/>
          <w:sz w:val="24"/>
          <w:szCs w:val="24"/>
          <w:rtl/>
          <w:lang w:eastAsia="he-IL"/>
        </w:rPr>
        <w:t xml:space="preserve"> הקשורים במקלט.</w:t>
      </w:r>
    </w:p>
    <w:p w14:paraId="2D9B6B8B"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E796C38"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ההתאמה של תכניות הפרויקט המוגשות לכל הרשויות והגופים הרלבנטיים </w:t>
      </w:r>
      <w:r w:rsidRPr="00217E81">
        <w:rPr>
          <w:rFonts w:ascii="Times New Roman" w:eastAsia="Times New Roman" w:hAnsi="Times New Roman" w:cs="David" w:hint="cs"/>
          <w:sz w:val="24"/>
          <w:szCs w:val="24"/>
          <w:rtl/>
          <w:lang w:eastAsia="he-IL"/>
        </w:rPr>
        <w:lastRenderedPageBreak/>
        <w:t>לצורך קבלת אישור סופי, לאישורים שניתנו על ידי כל הרשויות והגופים הרלבנטיים בנושאי המרחבים המוגנים.</w:t>
      </w:r>
    </w:p>
    <w:p w14:paraId="53396713"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lang w:eastAsia="he-IL"/>
        </w:rPr>
      </w:pPr>
    </w:p>
    <w:p w14:paraId="5C342FB9"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ביקורת על כל התכניות והמפרטים של האדריכל, הקונסטרוקטור והיועצים השונים כדי לוודא שהתכנון המפורט תואם את דרישות פיקוד העורף. בדיקת תכניות כל המתכננים והיועצים האחרים בפרויקט לבחינה ואישור בכל התחומים. באחריות המתכנן לקיים ישיבות ייעודיות להסבר התכנון ומתן חוות דעתו בכל תחומי התכנון בפרויקט הנוגעים למרחבים המוגנים. באחריות המתכנן להעביר התייחסות בכתב ו/או על גבי התכניות של כל אחד מן היועצים ו/או המתכננים.</w:t>
      </w:r>
    </w:p>
    <w:p w14:paraId="5917B4A8"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7D7A72CF"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עיבוד הפתרונות המפורטים באופן ובקנ"מ ברור וערוך לביצוע, עפ"י קביעת המזמין ונציגיו.</w:t>
      </w:r>
    </w:p>
    <w:p w14:paraId="5D9370F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7C61F15F"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בדיקת </w:t>
      </w:r>
      <w:r w:rsidRPr="00217E81">
        <w:rPr>
          <w:rFonts w:ascii="Times New Roman" w:eastAsia="Times New Roman" w:hAnsi="Times New Roman" w:cs="David"/>
          <w:sz w:val="24"/>
          <w:szCs w:val="24"/>
          <w:rtl/>
          <w:lang w:eastAsia="he-IL"/>
        </w:rPr>
        <w:t xml:space="preserve">מפרטים טכניים, כתבי כמויות ורשימות ברזל המתאימות למפרטים הכלליים ולכתבי הכמויות </w:t>
      </w:r>
      <w:r w:rsidRPr="00217E81">
        <w:rPr>
          <w:rFonts w:ascii="Times New Roman" w:eastAsia="Times New Roman" w:hAnsi="Times New Roman" w:cs="David" w:hint="cs"/>
          <w:sz w:val="24"/>
          <w:szCs w:val="24"/>
          <w:rtl/>
          <w:lang w:eastAsia="he-IL"/>
        </w:rPr>
        <w:t>הנדרשים ע"י פיקוד העורף,</w:t>
      </w:r>
      <w:r w:rsidRPr="00217E81">
        <w:rPr>
          <w:rFonts w:ascii="Times New Roman" w:eastAsia="Times New Roman" w:hAnsi="Times New Roman" w:cs="David"/>
          <w:sz w:val="24"/>
          <w:szCs w:val="24"/>
          <w:rtl/>
          <w:lang w:eastAsia="he-IL"/>
        </w:rPr>
        <w:t xml:space="preserve"> בצורה שיכללו את כל העבודות המתוכננות ע"י המתכנן והאדריכל תוך בדיקה של העדר כפילות עם מפרט מלאכה אחר בבניין או אי כיסוי מערכות הנופלות בין המתכננים השונים.</w:t>
      </w:r>
    </w:p>
    <w:p w14:paraId="5475BF73"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43E7505"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המפרטים יודפסו באמצעות מעבד תמלילים והם יוצאו בקבצי "אסקי", כך שניתן יהיה להעתיקם לכל מעבד תמלילים אחר, ע"ג דיסקט ובתדפיס. </w:t>
      </w:r>
    </w:p>
    <w:p w14:paraId="2B1C1D48"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709C0C2D"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כתבי הכמויות יוכנו באמצעות תוכנה לכתבי כמויות "סופר מכרז" והניתנת להמרה גם לתוכנות אחרות לכתבי כמויות ע"ג דיסקט ובתדפיס.</w:t>
      </w:r>
    </w:p>
    <w:p w14:paraId="2D8BFCF4"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E73F7FA"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עדכון האומדן לביצועו של </w:t>
      </w:r>
      <w:r w:rsidRPr="00217E81">
        <w:rPr>
          <w:rFonts w:ascii="Times New Roman" w:eastAsia="Times New Roman" w:hAnsi="Times New Roman" w:cs="David" w:hint="cs"/>
          <w:sz w:val="24"/>
          <w:szCs w:val="24"/>
          <w:rtl/>
          <w:lang w:eastAsia="he-IL"/>
        </w:rPr>
        <w:t>המרחבים המוגנים</w:t>
      </w:r>
      <w:r w:rsidRPr="00217E81">
        <w:rPr>
          <w:rFonts w:ascii="Times New Roman" w:eastAsia="Times New Roman" w:hAnsi="Times New Roman" w:cs="David"/>
          <w:sz w:val="24"/>
          <w:szCs w:val="24"/>
          <w:rtl/>
          <w:lang w:eastAsia="he-IL"/>
        </w:rPr>
        <w:t>, שיהיה מבוסס על המפרטים וכתבי הכמויות, תוך ציון המדד התקף במועד הכנת האומדן.</w:t>
      </w:r>
    </w:p>
    <w:p w14:paraId="71FD1BC4"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61F286A"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בדיקת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שינויים בתוכניות ככל שיתחייב להתאמת הפרויקט למסגרת התקציבית כפי שיקבע ע"י המזמין.</w:t>
      </w:r>
    </w:p>
    <w:p w14:paraId="445E27E0" w14:textId="77777777" w:rsidR="00217E81" w:rsidRPr="00217E81" w:rsidRDefault="00217E81" w:rsidP="00217E81">
      <w:pPr>
        <w:widowControl w:val="0"/>
        <w:spacing w:before="0" w:beforeAutospacing="0" w:after="0" w:afterAutospacing="0" w:line="240" w:lineRule="auto"/>
        <w:ind w:left="2160"/>
        <w:jc w:val="both"/>
        <w:rPr>
          <w:rFonts w:ascii="Times New Roman" w:eastAsia="Times New Roman" w:hAnsi="Times New Roman" w:cs="David"/>
          <w:sz w:val="24"/>
          <w:szCs w:val="24"/>
          <w:rtl/>
          <w:lang w:eastAsia="he-IL"/>
        </w:rPr>
      </w:pPr>
    </w:p>
    <w:p w14:paraId="6B2C8D25"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וי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בכל הקשור בהכנת המכרזים ופרסומם.</w:t>
      </w:r>
    </w:p>
    <w:p w14:paraId="272FBD4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D7E0C5C"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בסיורי קבלנים. הכנת תשובות לשאלות הקבלנים והגשתן למנהל.</w:t>
      </w:r>
    </w:p>
    <w:p w14:paraId="17AD1A0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66CBB0D7"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חוות דעת טכנית, בכל הקשור להצעות הקבלנים.</w:t>
      </w:r>
    </w:p>
    <w:p w14:paraId="2F4C1A73"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59F684D"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הכנת תכניות עבודה, פרטים ומפרטים משלימים ככל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לבצוע העבודות.</w:t>
      </w:r>
    </w:p>
    <w:p w14:paraId="1F710021" w14:textId="77777777" w:rsidR="00217E81" w:rsidRPr="00217E81" w:rsidRDefault="00217E81" w:rsidP="00217E81">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p>
    <w:p w14:paraId="4D1EC7A1" w14:textId="77777777" w:rsidR="00217E81" w:rsidRPr="00217E81" w:rsidRDefault="00217E81" w:rsidP="00217E81">
      <w:pPr>
        <w:widowControl w:val="0"/>
        <w:numPr>
          <w:ilvl w:val="0"/>
          <w:numId w:val="20"/>
        </w:numPr>
        <w:spacing w:before="0" w:beforeAutospacing="0" w:after="0" w:afterAutospacing="0" w:line="240" w:lineRule="auto"/>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הכנת רשימה מומלצת לבדיקות מעבדה או בדיקות שבכוונתו לערוך באתר הבניה או בבתי המלאכה, תוך ציון החלק שבבדיקות אלו שהם חובה עפ"י החוק, התקנות, התקנים או כל דין.</w:t>
      </w:r>
    </w:p>
    <w:p w14:paraId="30DD5CEE" w14:textId="77777777" w:rsidR="00217E81" w:rsidRPr="00217E81" w:rsidRDefault="00217E81" w:rsidP="00217E81">
      <w:pPr>
        <w:widowControl w:val="0"/>
        <w:spacing w:before="0" w:beforeAutospacing="0" w:after="0" w:afterAutospacing="0" w:line="240" w:lineRule="auto"/>
        <w:ind w:firstLine="720"/>
        <w:jc w:val="both"/>
        <w:rPr>
          <w:rFonts w:ascii="Times New Roman" w:eastAsia="Times New Roman" w:hAnsi="Times New Roman" w:cs="David"/>
          <w:sz w:val="24"/>
          <w:szCs w:val="24"/>
          <w:rtl/>
          <w:lang w:eastAsia="he-IL"/>
        </w:rPr>
      </w:pPr>
    </w:p>
    <w:p w14:paraId="3742F073" w14:textId="77777777" w:rsidR="00217E81" w:rsidRPr="00217E81" w:rsidRDefault="00217E81" w:rsidP="00217E81">
      <w:pPr>
        <w:widowControl w:val="0"/>
        <w:spacing w:before="0" w:beforeAutospacing="0" w:after="120" w:afterAutospacing="0" w:line="240" w:lineRule="auto"/>
        <w:ind w:left="144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מובהר בזאת שהמתכנן יכין, באם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דרש מסמכים למכרזים, עוד לפני השלמת המסמכים </w:t>
      </w:r>
      <w:r w:rsidRPr="00217E81">
        <w:rPr>
          <w:rFonts w:ascii="Times New Roman" w:eastAsia="Times New Roman" w:hAnsi="Times New Roman" w:cs="David"/>
          <w:sz w:val="24"/>
          <w:szCs w:val="24"/>
          <w:rtl/>
          <w:lang w:eastAsia="he-IL"/>
        </w:rPr>
        <w:lastRenderedPageBreak/>
        <w:t>המפורטים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w:t>
      </w:r>
    </w:p>
    <w:p w14:paraId="1E0F4B63"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4BCBE61D"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sz w:val="24"/>
          <w:szCs w:val="24"/>
          <w:rtl/>
          <w:lang w:eastAsia="he-IL"/>
        </w:rPr>
        <w:t>3.4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sz w:val="24"/>
          <w:szCs w:val="24"/>
          <w:u w:val="single"/>
          <w:rtl/>
          <w:lang w:eastAsia="he-IL"/>
        </w:rPr>
        <w:t>פיקוח עליון</w:t>
      </w:r>
      <w:r w:rsidRPr="00217E81">
        <w:rPr>
          <w:rFonts w:ascii="Times New Roman" w:eastAsia="Times New Roman" w:hAnsi="Times New Roman" w:cs="David"/>
          <w:sz w:val="24"/>
          <w:szCs w:val="24"/>
          <w:rtl/>
          <w:lang w:eastAsia="he-IL"/>
        </w:rPr>
        <w:t>:</w:t>
      </w:r>
    </w:p>
    <w:p w14:paraId="6847B582"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b/>
          <w:bCs/>
          <w:sz w:val="24"/>
          <w:szCs w:val="24"/>
          <w:u w:val="single"/>
          <w:rtl/>
          <w:lang w:eastAsia="he-IL"/>
        </w:rPr>
      </w:pPr>
    </w:p>
    <w:p w14:paraId="220B274D" w14:textId="77777777" w:rsidR="00217E81" w:rsidRPr="00217E81" w:rsidRDefault="00217E81" w:rsidP="00217E81">
      <w:pPr>
        <w:widowControl w:val="0"/>
        <w:spacing w:before="0" w:beforeAutospacing="0" w:after="0" w:afterAutospacing="0" w:line="240" w:lineRule="auto"/>
        <w:ind w:left="2096"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א.</w:t>
      </w:r>
      <w:r w:rsidRPr="00217E81">
        <w:rPr>
          <w:rFonts w:ascii="Times New Roman" w:eastAsia="Times New Roman" w:hAnsi="Times New Roman" w:cs="David"/>
          <w:sz w:val="24"/>
          <w:szCs w:val="24"/>
          <w:rtl/>
          <w:lang w:eastAsia="he-IL"/>
        </w:rPr>
        <w:tab/>
        <w:t>הפ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העליון של המתכנן על בצוע העבודות יכלול:</w:t>
      </w:r>
    </w:p>
    <w:p w14:paraId="20EF7E1B" w14:textId="77777777" w:rsidR="00217E81" w:rsidRPr="00217E81" w:rsidRDefault="00217E81" w:rsidP="00217E81">
      <w:pPr>
        <w:widowControl w:val="0"/>
        <w:spacing w:before="0" w:beforeAutospacing="0" w:after="0" w:afterAutospacing="0" w:line="240" w:lineRule="auto"/>
        <w:ind w:left="2880" w:hanging="720"/>
        <w:jc w:val="both"/>
        <w:rPr>
          <w:rFonts w:ascii="Times New Roman" w:eastAsia="Times New Roman" w:hAnsi="Times New Roman" w:cs="David"/>
          <w:sz w:val="24"/>
          <w:szCs w:val="24"/>
          <w:rtl/>
          <w:lang w:eastAsia="he-IL"/>
        </w:rPr>
      </w:pPr>
    </w:p>
    <w:p w14:paraId="1EC59014"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פיקוח עליון על ביצוע העבודות בהתאם לתכניות ולמסמכים האחרים המאושרים ע"י המנהל, לרבות על ביצוע התיקונים שקבלני העבודות חייבים בהם, הן לפני מסירת העבודות והן בתקופת הבדק, כל אלה הן באתר והן בבתי מלאכה מחוץ לאתר.</w:t>
      </w:r>
    </w:p>
    <w:p w14:paraId="1C350092"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863A872"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פיקוח עליון על טיב ביצוע הפרויקט וביצוע </w:t>
      </w:r>
      <w:r w:rsidRPr="00217E81">
        <w:rPr>
          <w:rFonts w:ascii="Times New Roman" w:eastAsia="Times New Roman" w:hAnsi="Times New Roman" w:cs="David" w:hint="cs"/>
          <w:sz w:val="24"/>
          <w:szCs w:val="24"/>
          <w:rtl/>
          <w:lang w:eastAsia="he-IL"/>
        </w:rPr>
        <w:t>התחייבויו</w:t>
      </w:r>
      <w:r w:rsidRPr="00217E81">
        <w:rPr>
          <w:rFonts w:ascii="Times New Roman" w:eastAsia="Times New Roman" w:hAnsi="Times New Roman" w:cs="David" w:hint="eastAsia"/>
          <w:sz w:val="24"/>
          <w:szCs w:val="24"/>
          <w:rtl/>
          <w:lang w:eastAsia="he-IL"/>
        </w:rPr>
        <w:t>ת</w:t>
      </w:r>
      <w:r w:rsidRPr="00217E81">
        <w:rPr>
          <w:rFonts w:ascii="Times New Roman" w:eastAsia="Times New Roman" w:hAnsi="Times New Roman" w:cs="David"/>
          <w:sz w:val="24"/>
          <w:szCs w:val="24"/>
          <w:rtl/>
          <w:lang w:eastAsia="he-IL"/>
        </w:rPr>
        <w:t xml:space="preserve"> קבלני העבודות.</w:t>
      </w:r>
    </w:p>
    <w:p w14:paraId="6241FB39"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84FA36F"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יעוץ והמלצה לגבי בחירה, בדיקה ואישור של חומרים וציוד.</w:t>
      </w:r>
    </w:p>
    <w:p w14:paraId="423D981D"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001729E"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בדיקה באתר ומחוצה</w:t>
      </w:r>
      <w:r w:rsidR="00EB38F9">
        <w:rPr>
          <w:rFonts w:ascii="Times New Roman" w:eastAsia="Times New Roman" w:hAnsi="Times New Roman" w:cs="David"/>
          <w:sz w:val="24"/>
          <w:szCs w:val="24"/>
          <w:rtl/>
          <w:lang w:eastAsia="he-IL"/>
        </w:rPr>
        <w:t xml:space="preserve"> לו באם הקבלן והמפקח הבינו את ת</w:t>
      </w:r>
      <w:r w:rsidRPr="00217E81">
        <w:rPr>
          <w:rFonts w:ascii="Times New Roman" w:eastAsia="Times New Roman" w:hAnsi="Times New Roman" w:cs="David"/>
          <w:sz w:val="24"/>
          <w:szCs w:val="24"/>
          <w:rtl/>
          <w:lang w:eastAsia="he-IL"/>
        </w:rPr>
        <w:t>כניות המתכנן ואת הוראותיו.</w:t>
      </w:r>
    </w:p>
    <w:p w14:paraId="6296E852"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25B7239"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הדרכה ומתן הסברים למפקח, במידה ונתמנה כזה לפקוח על העבודות,</w:t>
      </w:r>
      <w:r w:rsidRPr="00217E81">
        <w:rPr>
          <w:rFonts w:ascii="Times New Roman" w:eastAsia="Times New Roman" w:hAnsi="Times New Roman" w:cs="David" w:hint="cs"/>
          <w:sz w:val="24"/>
          <w:szCs w:val="24"/>
          <w:rtl/>
          <w:lang w:eastAsia="he-IL"/>
        </w:rPr>
        <w:t xml:space="preserve"> פרטים אופייניי</w:t>
      </w:r>
      <w:r w:rsidRPr="00217E81">
        <w:rPr>
          <w:rFonts w:ascii="Times New Roman" w:eastAsia="Times New Roman" w:hAnsi="Times New Roman" w:cs="David" w:hint="eastAsia"/>
          <w:sz w:val="24"/>
          <w:szCs w:val="24"/>
          <w:rtl/>
          <w:lang w:eastAsia="he-IL"/>
        </w:rPr>
        <w:t>ם</w:t>
      </w:r>
      <w:r w:rsidRPr="00217E81">
        <w:rPr>
          <w:rFonts w:ascii="Times New Roman" w:eastAsia="Times New Roman" w:hAnsi="Times New Roman" w:cs="David" w:hint="cs"/>
          <w:sz w:val="24"/>
          <w:szCs w:val="24"/>
          <w:rtl/>
          <w:lang w:eastAsia="he-IL"/>
        </w:rPr>
        <w:t xml:space="preserve"> והכנת דוגמאות לאישור ולבדיקות התאמה לת"י</w:t>
      </w:r>
      <w:r w:rsidRPr="00217E81">
        <w:rPr>
          <w:rFonts w:ascii="Times New Roman" w:eastAsia="Times New Roman" w:hAnsi="Times New Roman" w:cs="David"/>
          <w:sz w:val="24"/>
          <w:szCs w:val="24"/>
          <w:rtl/>
          <w:lang w:eastAsia="he-IL"/>
        </w:rPr>
        <w:t xml:space="preserve"> הדרכה ומתן הסברים לקבלני העבודות באתר ומחוצה לו.</w:t>
      </w:r>
    </w:p>
    <w:p w14:paraId="1939C5C8"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586551A9"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דיווח למנהל על התקדמות ביצוע העבודות לאחר כל ביקור באתר ו/או בבית המלאכה.</w:t>
      </w:r>
    </w:p>
    <w:p w14:paraId="41FAAF97"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92EFC9C"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עדכון התכניות והפרטים בהתאם לשינויים שיתחייבו מדרישת הרשויות ומבעיות שיופיעו במהלך בצוע העבודות. כל עדכון יבוצע בתאום עם המנהל בכתב.</w:t>
      </w:r>
    </w:p>
    <w:p w14:paraId="2A9DD4D3"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3FA6890"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בקבלת העבודות ואישור גמר ביצוע העבודות, בתאום עם היועצים. העברת רשימות ליקויים לתיקון.</w:t>
      </w:r>
    </w:p>
    <w:p w14:paraId="388A21D9"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6414AE4"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למנהל והשתתפות בדיונים ובברורים עם הקבלנים בקשר עם ביצוע העבודות ובפיקוח העליון עליהן ועל התאמתן לתנאי החוזים עם קבלני העבודות, הן לפני מסירת העבודה והן בתקופת הבדק.</w:t>
      </w:r>
    </w:p>
    <w:p w14:paraId="31E2C420"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638ADB69"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מתן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לפתרונות במקרים של כשלים בבצוע העבודות לעומת התכנון.</w:t>
      </w:r>
    </w:p>
    <w:p w14:paraId="6110388A"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655E777"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ייעוץ למפקח בבדיקה ואישור מקצועי של מרכיבי חשבונות חלקיים והחשבונות הסופיים של קבלני העבודות, בהסתמך על ההסכמים הקיימים עימם, ולאחר אישור הכמויות ע"י המפקח.</w:t>
      </w:r>
    </w:p>
    <w:p w14:paraId="689D9832"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0E49973"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ייעוץ למזמין והשתתפות בברורים עם קבלני העבודות בין במהלך ביצוע העבודות ובין לאחר מכן, לתביעות בגין שינויים ולגמר חשבון סופי, לגבי מחירים חריגים ו/או </w:t>
      </w:r>
      <w:r w:rsidRPr="00217E81">
        <w:rPr>
          <w:rFonts w:ascii="Times New Roman" w:eastAsia="Times New Roman" w:hAnsi="Times New Roman" w:cs="David"/>
          <w:sz w:val="24"/>
          <w:szCs w:val="24"/>
          <w:rtl/>
          <w:lang w:eastAsia="he-IL"/>
        </w:rPr>
        <w:lastRenderedPageBreak/>
        <w:t>הבהרת כוונות המפרט וכתב הכמויות, לרבות סיוע ככל הנדרש בכל בוררות או הליך משפטי בין המזמין לבין קבלני העבודות.</w:t>
      </w:r>
    </w:p>
    <w:p w14:paraId="5CDF77BD"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40178E3"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הכנה וחתימה על כל מסמך שי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דרש ע"י הרשויות מהמתכנן במהלך הבניה, על אישור לחיבור הפרויקט למערכות, ועל אישור לאכלוס ולתעודת גמר.</w:t>
      </w:r>
    </w:p>
    <w:p w14:paraId="478758A2"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E601339"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בדיקת ביצוע עבודות הבדק וקבלה סופית של העבודות בגמר אחריות קבלני העבודות.</w:t>
      </w:r>
    </w:p>
    <w:p w14:paraId="36CE396A"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207D6AD5"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סיוע ככל הנדרש לשם אישור הרשויות להשלמת העבודות ולקבלת תעודת גמר.</w:t>
      </w:r>
    </w:p>
    <w:p w14:paraId="06782042"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497A4444"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סיוע למזמין במתן מענה לפניות אליו בקשר לתכנון ובצוע העבודות. </w:t>
      </w:r>
    </w:p>
    <w:p w14:paraId="7299B8B2"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0E4F7642"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השתתפות עם המזמין בהגנה בפני תביעות בקשר עם תכנון ובצוע העבודות</w:t>
      </w:r>
      <w:r w:rsidRPr="00217E81">
        <w:rPr>
          <w:rFonts w:ascii="Times New Roman" w:eastAsia="Times New Roman" w:hAnsi="Times New Roman" w:cs="David" w:hint="cs"/>
          <w:sz w:val="24"/>
          <w:szCs w:val="24"/>
          <w:rtl/>
          <w:lang w:eastAsia="he-IL"/>
        </w:rPr>
        <w:t xml:space="preserve"> ומתן חוות דעת מקצועית במסגרת תביעות משפטיות שיוגשו, אם יוגשו, נגד המזמין בקשר לפרויקט ולאתר</w:t>
      </w:r>
      <w:r w:rsidRPr="00217E81">
        <w:rPr>
          <w:rFonts w:ascii="Times New Roman" w:eastAsia="Times New Roman" w:hAnsi="Times New Roman" w:cs="David"/>
          <w:sz w:val="24"/>
          <w:szCs w:val="24"/>
          <w:rtl/>
          <w:lang w:eastAsia="he-IL"/>
        </w:rPr>
        <w:t>.</w:t>
      </w:r>
    </w:p>
    <w:p w14:paraId="1978838B"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3F5B1C80"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יתר הדרוש לפיקוח עליון, ולביקורת על הבניה.</w:t>
      </w:r>
    </w:p>
    <w:p w14:paraId="25612C66" w14:textId="77777777" w:rsidR="00217E81" w:rsidRPr="00217E81" w:rsidRDefault="00217E81" w:rsidP="00217E81">
      <w:pPr>
        <w:widowControl w:val="0"/>
        <w:spacing w:before="0" w:beforeAutospacing="0" w:after="0" w:afterAutospacing="0" w:line="240" w:lineRule="auto"/>
        <w:ind w:left="2522"/>
        <w:jc w:val="both"/>
        <w:rPr>
          <w:rFonts w:ascii="Times New Roman" w:eastAsia="Times New Roman" w:hAnsi="Times New Roman" w:cs="David"/>
          <w:sz w:val="24"/>
          <w:szCs w:val="24"/>
          <w:rtl/>
          <w:lang w:eastAsia="he-IL"/>
        </w:rPr>
      </w:pPr>
    </w:p>
    <w:p w14:paraId="1BF10CFD" w14:textId="77777777" w:rsidR="00217E81" w:rsidRPr="00217E81" w:rsidRDefault="00217E81" w:rsidP="00217E81">
      <w:pPr>
        <w:widowControl w:val="0"/>
        <w:numPr>
          <w:ilvl w:val="0"/>
          <w:numId w:val="2"/>
        </w:numPr>
        <w:tabs>
          <w:tab w:val="num" w:pos="2522"/>
        </w:tabs>
        <w:spacing w:before="0" w:beforeAutospacing="0" w:after="0" w:afterAutospacing="0" w:line="240" w:lineRule="auto"/>
        <w:ind w:left="2522" w:hanging="362"/>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עיבוד תכניות הפרויקט כפי שבוצעו למעשה (</w:t>
      </w:r>
      <w:r w:rsidRPr="00217E81">
        <w:rPr>
          <w:rFonts w:ascii="Times New Roman" w:eastAsia="Times New Roman" w:hAnsi="Times New Roman" w:cs="David"/>
          <w:sz w:val="24"/>
          <w:szCs w:val="24"/>
          <w:lang w:eastAsia="he-IL"/>
        </w:rPr>
        <w:t>AS-MADE</w:t>
      </w:r>
      <w:r w:rsidRPr="00217E81">
        <w:rPr>
          <w:rFonts w:ascii="Times New Roman" w:eastAsia="Times New Roman" w:hAnsi="Times New Roman" w:cs="David"/>
          <w:sz w:val="24"/>
          <w:szCs w:val="24"/>
          <w:rtl/>
          <w:lang w:eastAsia="he-IL"/>
        </w:rPr>
        <w:t xml:space="preserve">) על בסיס תכניות </w:t>
      </w:r>
      <w:r w:rsidRPr="00217E81">
        <w:rPr>
          <w:rFonts w:ascii="Times New Roman" w:eastAsia="Times New Roman" w:hAnsi="Times New Roman" w:cs="David"/>
          <w:sz w:val="24"/>
          <w:szCs w:val="24"/>
          <w:lang w:eastAsia="he-IL"/>
        </w:rPr>
        <w:t>AS-MADE</w:t>
      </w:r>
      <w:r w:rsidRPr="00217E81">
        <w:rPr>
          <w:rFonts w:ascii="Times New Roman" w:eastAsia="Times New Roman" w:hAnsi="Times New Roman" w:cs="David"/>
          <w:sz w:val="24"/>
          <w:szCs w:val="24"/>
          <w:rtl/>
          <w:lang w:eastAsia="he-IL"/>
        </w:rPr>
        <w:t xml:space="preserve"> שימסור הקבלן תוך ציון כל השינויים שחלו בזמן הביצוע, ומסירתם למזמין ע"ג דיסקט.</w:t>
      </w:r>
    </w:p>
    <w:p w14:paraId="098C07C7" w14:textId="77777777" w:rsidR="00217E81" w:rsidRPr="00217E81" w:rsidRDefault="00217E81" w:rsidP="00217E81">
      <w:pPr>
        <w:widowControl w:val="0"/>
        <w:spacing w:before="0" w:beforeAutospacing="0" w:after="0" w:afterAutospacing="0" w:line="240" w:lineRule="auto"/>
        <w:ind w:left="2160" w:hanging="720"/>
        <w:jc w:val="both"/>
        <w:rPr>
          <w:rFonts w:ascii="Times New Roman" w:eastAsia="Times New Roman" w:hAnsi="Times New Roman" w:cs="David"/>
          <w:sz w:val="24"/>
          <w:szCs w:val="24"/>
          <w:rtl/>
          <w:lang w:eastAsia="he-IL"/>
        </w:rPr>
      </w:pPr>
    </w:p>
    <w:p w14:paraId="5C1303CE" w14:textId="77777777" w:rsidR="00217E81" w:rsidRPr="00217E81" w:rsidRDefault="00217E81" w:rsidP="00217E81">
      <w:pPr>
        <w:widowControl w:val="0"/>
        <w:spacing w:before="0" w:beforeAutospacing="0" w:after="0" w:afterAutospacing="0" w:line="276" w:lineRule="auto"/>
        <w:ind w:left="216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מובהר שעל המתכנן לאשר בכתב ביומן העבודה ו/או בדרך אחרת שתיקבע על ידי המפקח את המוכנות לפני ביצוע/ יציקה של כל הנושאים הנ"ל.</w:t>
      </w:r>
    </w:p>
    <w:p w14:paraId="6085DD9C"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בישיבות ת</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אום תקופ</w:t>
      </w:r>
      <w:r w:rsidRPr="00217E81">
        <w:rPr>
          <w:rFonts w:ascii="Times New Roman" w:eastAsia="Times New Roman" w:hAnsi="Times New Roman" w:cs="David" w:hint="cs"/>
          <w:sz w:val="24"/>
          <w:szCs w:val="24"/>
          <w:rtl/>
          <w:lang w:eastAsia="he-IL"/>
        </w:rPr>
        <w:t>ת</w:t>
      </w:r>
      <w:r w:rsidRPr="00217E81">
        <w:rPr>
          <w:rFonts w:ascii="Times New Roman" w:eastAsia="Times New Roman" w:hAnsi="Times New Roman" w:cs="David"/>
          <w:sz w:val="24"/>
          <w:szCs w:val="24"/>
          <w:rtl/>
          <w:lang w:eastAsia="he-IL"/>
        </w:rPr>
        <w:t xml:space="preserve">יות. </w:t>
      </w:r>
    </w:p>
    <w:p w14:paraId="0A939978" w14:textId="77777777" w:rsidR="00217E81" w:rsidRPr="00217E81" w:rsidRDefault="00217E81" w:rsidP="00217E81">
      <w:pPr>
        <w:widowControl w:val="0"/>
        <w:numPr>
          <w:ilvl w:val="0"/>
          <w:numId w:val="2"/>
        </w:numPr>
        <w:tabs>
          <w:tab w:val="num" w:pos="2522"/>
        </w:tabs>
        <w:spacing w:before="0" w:beforeAutospacing="0" w:after="0" w:afterAutospacing="0" w:line="276" w:lineRule="auto"/>
        <w:ind w:left="2522" w:hanging="362"/>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 xml:space="preserve">בתקופת הבדק. </w:t>
      </w:r>
    </w:p>
    <w:p w14:paraId="5B73445E" w14:textId="77777777" w:rsidR="00217E81" w:rsidRPr="00217E81" w:rsidRDefault="00217E81" w:rsidP="00217E81">
      <w:pPr>
        <w:widowControl w:val="0"/>
        <w:spacing w:before="0" w:beforeAutospacing="0" w:after="0" w:afterAutospacing="0" w:line="276" w:lineRule="auto"/>
        <w:ind w:left="2522"/>
        <w:jc w:val="both"/>
        <w:rPr>
          <w:rFonts w:ascii="Times New Roman" w:eastAsia="Times New Roman" w:hAnsi="Times New Roman" w:cs="David"/>
          <w:sz w:val="24"/>
          <w:szCs w:val="24"/>
          <w:rtl/>
          <w:lang w:eastAsia="he-IL"/>
        </w:rPr>
      </w:pPr>
    </w:p>
    <w:p w14:paraId="7012B7B1" w14:textId="77777777" w:rsidR="00217E81" w:rsidRPr="00217E81" w:rsidRDefault="00217E81" w:rsidP="00217E81">
      <w:pPr>
        <w:widowControl w:val="0"/>
        <w:spacing w:before="0" w:beforeAutospacing="0" w:after="0" w:afterAutospacing="0" w:line="360" w:lineRule="auto"/>
        <w:ind w:left="2160" w:hanging="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ג.</w:t>
      </w:r>
      <w:r w:rsidRPr="00217E81">
        <w:rPr>
          <w:rFonts w:ascii="Times New Roman" w:eastAsia="Times New Roman" w:hAnsi="Times New Roman" w:cs="David"/>
          <w:sz w:val="24"/>
          <w:szCs w:val="24"/>
          <w:rtl/>
          <w:lang w:eastAsia="he-IL"/>
        </w:rPr>
        <w:tab/>
        <w:t>אין המתכנן רשאי לתת הוראות במישרין לקבלנים או לנהל משא ומתן עם הקבלנים ביחס למחירים או לדרכי ביצוע אלא באמצעות נציג המזמין.</w:t>
      </w:r>
    </w:p>
    <w:p w14:paraId="191DF092"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ab/>
        <w:t xml:space="preserve">ללא דו"חות והצהרה אלה לא תשולם למתכנן יתרת שכרו עבור פיקוח עליון. </w:t>
      </w:r>
    </w:p>
    <w:p w14:paraId="2CA2E0D7"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p>
    <w:p w14:paraId="7F985CBC" w14:textId="77777777" w:rsidR="00217E81" w:rsidRPr="00217E81" w:rsidRDefault="00217E81" w:rsidP="00217E81">
      <w:pPr>
        <w:widowControl w:val="0"/>
        <w:spacing w:before="0" w:beforeAutospacing="0" w:after="0" w:afterAutospacing="0" w:line="276" w:lineRule="auto"/>
        <w:ind w:left="216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w:t>
      </w:r>
      <w:r w:rsidRPr="00217E81">
        <w:rPr>
          <w:rFonts w:ascii="Times New Roman" w:eastAsia="Times New Roman" w:hAnsi="Times New Roman" w:cs="David"/>
          <w:sz w:val="24"/>
          <w:szCs w:val="24"/>
          <w:rtl/>
          <w:lang w:eastAsia="he-IL"/>
        </w:rPr>
        <w:tab/>
        <w:t>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למזמין בדבר אחזקת המתקן.</w:t>
      </w:r>
    </w:p>
    <w:p w14:paraId="132AA730"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65C9EE6"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217E81">
        <w:rPr>
          <w:rFonts w:ascii="Times New Roman" w:eastAsia="Times New Roman" w:hAnsi="Times New Roman" w:cs="David"/>
          <w:b/>
          <w:bCs/>
          <w:sz w:val="24"/>
          <w:szCs w:val="24"/>
          <w:u w:val="single"/>
          <w:rtl/>
          <w:lang w:eastAsia="he-IL"/>
        </w:rPr>
        <w:t>אופציה לבחירת המזמין</w:t>
      </w:r>
      <w:r w:rsidRPr="00217E81">
        <w:rPr>
          <w:rFonts w:ascii="Times New Roman" w:eastAsia="Times New Roman" w:hAnsi="Times New Roman" w:cs="David"/>
          <w:b/>
          <w:bCs/>
          <w:sz w:val="24"/>
          <w:szCs w:val="24"/>
          <w:rtl/>
          <w:lang w:eastAsia="he-IL"/>
        </w:rPr>
        <w:t>:</w:t>
      </w:r>
    </w:p>
    <w:p w14:paraId="0A48BBD1" w14:textId="77777777" w:rsidR="00217E81" w:rsidRPr="00217E81" w:rsidRDefault="00217E81" w:rsidP="00217E81">
      <w:pPr>
        <w:widowControl w:val="0"/>
        <w:spacing w:before="0" w:beforeAutospacing="0" w:after="0" w:afterAutospacing="0" w:line="240" w:lineRule="auto"/>
        <w:ind w:left="-58" w:firstLine="142"/>
        <w:jc w:val="both"/>
        <w:rPr>
          <w:rFonts w:ascii="Times New Roman" w:eastAsia="Times New Roman" w:hAnsi="Times New Roman" w:cs="David"/>
          <w:sz w:val="24"/>
          <w:szCs w:val="24"/>
          <w:rtl/>
          <w:lang w:eastAsia="he-IL"/>
        </w:rPr>
      </w:pPr>
    </w:p>
    <w:p w14:paraId="235A07BC" w14:textId="77777777" w:rsidR="00217E81" w:rsidRPr="00217E81" w:rsidRDefault="00217E81" w:rsidP="00217E81">
      <w:pPr>
        <w:widowControl w:val="0"/>
        <w:tabs>
          <w:tab w:val="left" w:pos="2096"/>
        </w:tabs>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 xml:space="preserve">א.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במקרה בו יחליט המזמין להוציא מכרזים לב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צוע העבודות ללא תכנון מפורט ולהטיל את התכנון המפורט על הקבלן - 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דרש המתכנן </w:t>
      </w:r>
      <w:r w:rsidRPr="00217E81">
        <w:rPr>
          <w:rFonts w:ascii="Times New Roman" w:eastAsia="Times New Roman" w:hAnsi="Times New Roman" w:cs="David" w:hint="cs"/>
          <w:sz w:val="24"/>
          <w:szCs w:val="24"/>
          <w:rtl/>
          <w:lang w:eastAsia="he-IL"/>
        </w:rPr>
        <w:t>להתאים את</w:t>
      </w: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 xml:space="preserve">תכנון </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מוקדם ו</w:t>
      </w:r>
      <w:r w:rsidRPr="00217E81">
        <w:rPr>
          <w:rFonts w:ascii="Times New Roman" w:eastAsia="Times New Roman" w:hAnsi="Times New Roman" w:cs="David" w:hint="cs"/>
          <w:sz w:val="24"/>
          <w:szCs w:val="24"/>
          <w:rtl/>
          <w:lang w:eastAsia="he-IL"/>
        </w:rPr>
        <w:t>ה</w:t>
      </w:r>
      <w:r w:rsidRPr="00217E81">
        <w:rPr>
          <w:rFonts w:ascii="Times New Roman" w:eastAsia="Times New Roman" w:hAnsi="Times New Roman" w:cs="David"/>
          <w:sz w:val="24"/>
          <w:szCs w:val="24"/>
          <w:rtl/>
          <w:lang w:eastAsia="he-IL"/>
        </w:rPr>
        <w:t>סופי כהגדרתו לעיל וכן מסמכים למכרזים בין קבלנים במתכונת זו.</w:t>
      </w:r>
    </w:p>
    <w:p w14:paraId="4FE783B9" w14:textId="77777777" w:rsidR="00217E81" w:rsidRPr="00217E81" w:rsidRDefault="00217E81" w:rsidP="00217E81">
      <w:pPr>
        <w:widowControl w:val="0"/>
        <w:spacing w:before="0" w:beforeAutospacing="0" w:after="0" w:afterAutospacing="0" w:line="360" w:lineRule="auto"/>
        <w:ind w:left="2096" w:hanging="708"/>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lastRenderedPageBreak/>
        <w:t xml:space="preserve">ב. </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הקבלנים יהיו רשאים להציע פתרונות אדריכליים וקונסטרוקטיביים, ופתרונות א</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טום וב</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דוד שונים מהפתרונות שהוצעו ע"י המתכנן. המתכנן ייעץ למזמין בבחינת הצעות הקבלנים ולאחר בחירת הקבלנים יסייע למזמין באשור התכנון שיוגש ע"י מהנדס מטעם הקבלן ובפקוח על הבצוע. לצורך כך ישתתף המתכנן בפגישות, יבדוק תכניות ומסמכים אחרים שיוגשו ע"י הקבלן, יעביר את המלצותיו לדחייתם/לא</w:t>
      </w:r>
      <w:r w:rsidR="00F9121E">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שורם ו/או את הערותיו לתכנון המוצע,</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ויבצע פ</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קוח עליון.</w:t>
      </w:r>
    </w:p>
    <w:p w14:paraId="7FB53488"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המתכנן מתחייב לשמור על דיסקט ואוריגינלים של התוכניות עד לאחר סיום הביצוע בשטח של העבודות נשוא התכנון, כך שניתן יהיה לבצע מהם העתקות, צילומים וכו' וכן ניתן יהיה לבצע בהם תיקונים ושינויים. </w:t>
      </w:r>
    </w:p>
    <w:p w14:paraId="65AD4DEC"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 xml:space="preserve"> </w:t>
      </w: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נציג המזמין רשאי להזמין מהמתכנן את כל שלבי העבודות המפורטות בנספח זה ו/או חלק מהן  ו/או עבודות נוספות להן, הכל כפי שיפורט בנספח ד'.</w:t>
      </w:r>
    </w:p>
    <w:p w14:paraId="44935523" w14:textId="77777777" w:rsidR="00217E81" w:rsidRPr="00217E81" w:rsidRDefault="00217E81" w:rsidP="00217E81">
      <w:pPr>
        <w:widowControl w:val="0"/>
        <w:spacing w:before="0" w:beforeAutospacing="0" w:after="0" w:afterAutospacing="0" w:line="360" w:lineRule="auto"/>
        <w:ind w:left="720" w:hanging="720"/>
        <w:jc w:val="both"/>
        <w:rPr>
          <w:rFonts w:ascii="Times New Roman" w:eastAsia="Times New Roman" w:hAnsi="Times New Roman" w:cs="David"/>
          <w:bCs/>
          <w:sz w:val="20"/>
          <w:szCs w:val="24"/>
          <w:u w:val="single"/>
          <w:rtl/>
          <w:lang w:eastAsia="he-IL"/>
        </w:rPr>
      </w:pPr>
    </w:p>
    <w:p w14:paraId="633609F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B2911F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1A1E96B"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B84A7C8"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4B256B7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759781F9"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06228F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60C96636"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9631C7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A476B2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00E5946E" w14:textId="77777777" w:rsidR="00CD5A24" w:rsidRDefault="00CD5A24"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027BDF5C"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lastRenderedPageBreak/>
        <w:t xml:space="preserve">נספח </w:t>
      </w:r>
      <w:r w:rsidR="00EB38F9">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ג</w:t>
      </w:r>
      <w:r w:rsidR="00EB38F9">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w:t>
      </w:r>
    </w:p>
    <w:p w14:paraId="6534840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AB9909D"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t>לוח זמנים ושלבי עבודה</w:t>
      </w:r>
    </w:p>
    <w:p w14:paraId="2BEDABA1"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7DE1C1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7EE8D866"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לוח הזמנים לפיקוח העליון </w:t>
      </w:r>
      <w:r w:rsidRPr="00217E81">
        <w:rPr>
          <w:rFonts w:ascii="Times New Roman" w:eastAsia="Times New Roman" w:hAnsi="Times New Roman" w:cs="David"/>
          <w:sz w:val="20"/>
          <w:szCs w:val="24"/>
          <w:lang w:eastAsia="he-IL"/>
        </w:rPr>
        <w:t>–</w:t>
      </w:r>
      <w:r w:rsidRPr="00217E81">
        <w:rPr>
          <w:rFonts w:ascii="Times New Roman" w:eastAsia="Times New Roman" w:hAnsi="Times New Roman" w:cs="David"/>
          <w:sz w:val="20"/>
          <w:szCs w:val="24"/>
          <w:rtl/>
          <w:lang w:eastAsia="he-IL"/>
        </w:rPr>
        <w:t xml:space="preserve"> ברציפות מתחילת ביצוע העבודות ועד להשלמתן כולל תקופת הבדק, ככל שיידרש ע"י המנהל.</w:t>
      </w:r>
    </w:p>
    <w:p w14:paraId="45C2C1C8"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B90F1E4"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המהנדס וצוותו יעסקו בפרויקט לפי הצורך וללא הגבלת זמן.</w:t>
      </w:r>
    </w:p>
    <w:p w14:paraId="629CA8AB"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2EFF9717"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המתכנן ימסור את התכניות לאישור המזמין בהתאם ללוח הזמנים והתכניות לא תיחשבנה כמושלמות עד לקבלת אישור המזמין.</w:t>
      </w:r>
    </w:p>
    <w:p w14:paraId="1E542792"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D7EDA31"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0"/>
          <w:szCs w:val="24"/>
          <w:rtl/>
          <w:lang w:eastAsia="he-IL"/>
        </w:rPr>
        <w:t>העביר המזמין למתכנן הערות או הנחיות נוספות לגבי התכניות, יתכנן המתכנן את התכניות תוך פרק זמן סביר שיוסכם בינו ל</w:t>
      </w:r>
      <w:r w:rsidRPr="00217E81">
        <w:rPr>
          <w:rFonts w:ascii="Times New Roman" w:eastAsia="Times New Roman" w:hAnsi="Times New Roman" w:cs="David" w:hint="cs"/>
          <w:sz w:val="20"/>
          <w:szCs w:val="24"/>
          <w:rtl/>
          <w:lang w:eastAsia="he-IL"/>
        </w:rPr>
        <w:t>ב</w:t>
      </w:r>
      <w:r w:rsidRPr="00217E81">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למתכנן הערותיו ו/או הנחיותיו לגבי תכניות שהוגשו לו ע"י המתכנן בתוך 30 יום ממועד הגשתן למזמין.</w:t>
      </w:r>
    </w:p>
    <w:p w14:paraId="26854E9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324A097"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אם לא יקבע לוח זמנים במעמד חתימת ההסכם יעביר המתכנן לוח זמנים ראשוני לאישור המנהל תוך 7 ימים ממועד החתימה.</w:t>
      </w:r>
    </w:p>
    <w:p w14:paraId="0F31A15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E0844D3" w14:textId="77777777" w:rsidR="00217E81" w:rsidRPr="00217E81"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r w:rsidRPr="00217E81">
        <w:rPr>
          <w:rFonts w:ascii="Times New Roman" w:eastAsia="Times New Roman" w:hAnsi="Times New Roman" w:cs="David"/>
          <w:sz w:val="20"/>
          <w:szCs w:val="24"/>
          <w:rtl/>
          <w:lang w:eastAsia="he-IL"/>
        </w:rPr>
        <w:t xml:space="preserve">התקדמות תכנון </w:t>
      </w:r>
      <w:r w:rsidRPr="00217E81">
        <w:rPr>
          <w:rFonts w:ascii="Times New Roman" w:eastAsia="Times New Roman" w:hAnsi="Times New Roman" w:cs="David" w:hint="cs"/>
          <w:sz w:val="20"/>
          <w:szCs w:val="24"/>
          <w:rtl/>
          <w:lang w:eastAsia="he-IL"/>
        </w:rPr>
        <w:t>המרחבים המוגנים</w:t>
      </w:r>
      <w:r w:rsidRPr="00217E81">
        <w:rPr>
          <w:rFonts w:ascii="Times New Roman" w:eastAsia="Times New Roman" w:hAnsi="Times New Roman" w:cs="David"/>
          <w:sz w:val="20"/>
          <w:szCs w:val="24"/>
          <w:rtl/>
          <w:lang w:eastAsia="he-IL"/>
        </w:rPr>
        <w:t xml:space="preserve"> תעשה לפי שלבי הפרויקט ועל פי שינויי תכנון של האדריכל והיועצים, ללא זכות לתוספות שכר.</w:t>
      </w:r>
    </w:p>
    <w:p w14:paraId="1E453CE7"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613E3345" w14:textId="04BE8EF3" w:rsidR="00217E81" w:rsidRPr="00073E19" w:rsidRDefault="00217E81" w:rsidP="00217E81">
      <w:pPr>
        <w:widowControl w:val="0"/>
        <w:numPr>
          <w:ilvl w:val="0"/>
          <w:numId w:val="14"/>
        </w:numPr>
        <w:spacing w:before="0" w:beforeAutospacing="0" w:after="0" w:afterAutospacing="0" w:line="240" w:lineRule="auto"/>
        <w:ind w:hanging="608"/>
        <w:jc w:val="both"/>
        <w:rPr>
          <w:rFonts w:ascii="Times New Roman" w:eastAsia="Times New Roman" w:hAnsi="Times New Roman" w:cs="David"/>
          <w:sz w:val="20"/>
          <w:szCs w:val="24"/>
          <w:lang w:eastAsia="he-IL"/>
        </w:rPr>
      </w:pPr>
      <w:del w:id="41" w:author="Meryl Etman" w:date="2021-05-30T15:55:00Z">
        <w:r w:rsidRPr="00073E19" w:rsidDel="00073E19">
          <w:rPr>
            <w:rFonts w:ascii="Times New Roman" w:eastAsia="Times New Roman" w:hAnsi="Times New Roman" w:cs="David" w:hint="eastAsia"/>
            <w:sz w:val="20"/>
            <w:szCs w:val="24"/>
            <w:rtl/>
            <w:lang w:eastAsia="he-IL"/>
            <w:rPrChange w:id="42" w:author="Meryl Etman" w:date="2021-05-30T15:55:00Z">
              <w:rPr>
                <w:rFonts w:ascii="Times New Roman" w:eastAsia="Times New Roman" w:hAnsi="Times New Roman" w:cs="David" w:hint="eastAsia"/>
                <w:sz w:val="20"/>
                <w:szCs w:val="24"/>
                <w:u w:val="single"/>
                <w:rtl/>
                <w:lang w:eastAsia="he-IL"/>
              </w:rPr>
            </w:rPrChange>
          </w:rPr>
          <w:delText>לו</w:delText>
        </w:r>
        <w:r w:rsidRPr="00073E19" w:rsidDel="00073E19">
          <w:rPr>
            <w:rFonts w:ascii="Times New Roman" w:eastAsia="Times New Roman" w:hAnsi="Times New Roman" w:cs="David"/>
            <w:sz w:val="20"/>
            <w:szCs w:val="24"/>
            <w:rtl/>
            <w:lang w:eastAsia="he-IL"/>
            <w:rPrChange w:id="43" w:author="Meryl Etman" w:date="2021-05-30T15:55:00Z">
              <w:rPr>
                <w:rFonts w:ascii="Times New Roman" w:eastAsia="Times New Roman" w:hAnsi="Times New Roman" w:cs="David"/>
                <w:sz w:val="20"/>
                <w:szCs w:val="24"/>
                <w:u w:val="single"/>
                <w:rtl/>
                <w:lang w:eastAsia="he-IL"/>
              </w:rPr>
            </w:rPrChange>
          </w:rPr>
          <w:delText xml:space="preserve">"ז </w:delText>
        </w:r>
        <w:r w:rsidRPr="00073E19" w:rsidDel="00073E19">
          <w:rPr>
            <w:rFonts w:ascii="Times New Roman" w:eastAsia="Times New Roman" w:hAnsi="Times New Roman" w:cs="David" w:hint="eastAsia"/>
            <w:sz w:val="20"/>
            <w:szCs w:val="24"/>
            <w:rtl/>
            <w:lang w:eastAsia="he-IL"/>
            <w:rPrChange w:id="44" w:author="Meryl Etman" w:date="2021-05-30T15:55:00Z">
              <w:rPr>
                <w:rFonts w:ascii="Times New Roman" w:eastAsia="Times New Roman" w:hAnsi="Times New Roman" w:cs="David" w:hint="eastAsia"/>
                <w:sz w:val="20"/>
                <w:szCs w:val="24"/>
                <w:u w:val="single"/>
                <w:rtl/>
                <w:lang w:eastAsia="he-IL"/>
              </w:rPr>
            </w:rPrChange>
          </w:rPr>
          <w:delText>עקרוני</w:delText>
        </w:r>
        <w:r w:rsidRPr="00073E19" w:rsidDel="00073E19">
          <w:rPr>
            <w:rFonts w:ascii="Times New Roman" w:eastAsia="Times New Roman" w:hAnsi="Times New Roman" w:cs="David"/>
            <w:sz w:val="20"/>
            <w:szCs w:val="24"/>
            <w:rtl/>
            <w:lang w:eastAsia="he-IL"/>
          </w:rPr>
          <w:delText>:</w:delText>
        </w:r>
      </w:del>
      <w:ins w:id="45" w:author="Meryl Etman" w:date="2021-05-30T15:55:00Z">
        <w:r w:rsidR="00073E19" w:rsidRPr="00073E19">
          <w:rPr>
            <w:rFonts w:ascii="Times New Roman" w:eastAsia="Times New Roman" w:hAnsi="Times New Roman" w:cs="David" w:hint="eastAsia"/>
            <w:sz w:val="20"/>
            <w:szCs w:val="24"/>
            <w:rtl/>
            <w:lang w:eastAsia="he-IL"/>
            <w:rPrChange w:id="46" w:author="Meryl Etman" w:date="2021-05-30T15:55:00Z">
              <w:rPr>
                <w:rFonts w:ascii="Times New Roman" w:eastAsia="Times New Roman" w:hAnsi="Times New Roman" w:cs="David" w:hint="eastAsia"/>
                <w:sz w:val="20"/>
                <w:szCs w:val="24"/>
                <w:u w:val="single"/>
                <w:rtl/>
                <w:lang w:eastAsia="he-IL"/>
              </w:rPr>
            </w:rPrChange>
          </w:rPr>
          <w:t>מבוטל</w:t>
        </w:r>
      </w:ins>
    </w:p>
    <w:p w14:paraId="2A41D79A"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3AF8FA40" w14:textId="7FBF361A" w:rsidR="00217E81" w:rsidRPr="00217E81" w:rsidDel="00073E19" w:rsidRDefault="00217E81" w:rsidP="00217E81">
      <w:pPr>
        <w:widowControl w:val="0"/>
        <w:numPr>
          <w:ilvl w:val="1"/>
          <w:numId w:val="14"/>
        </w:numPr>
        <w:spacing w:before="0" w:beforeAutospacing="0" w:after="0" w:afterAutospacing="0" w:line="240" w:lineRule="auto"/>
        <w:jc w:val="both"/>
        <w:rPr>
          <w:del w:id="47" w:author="Meryl Etman" w:date="2021-05-30T15:55:00Z"/>
          <w:rFonts w:ascii="Times New Roman" w:eastAsia="Times New Roman" w:hAnsi="Times New Roman" w:cs="David"/>
          <w:sz w:val="20"/>
          <w:szCs w:val="24"/>
          <w:lang w:eastAsia="he-IL"/>
        </w:rPr>
      </w:pPr>
      <w:del w:id="48" w:author="Meryl Etman" w:date="2021-05-30T15:55:00Z">
        <w:r w:rsidRPr="00217E81" w:rsidDel="00073E19">
          <w:rPr>
            <w:rFonts w:ascii="Times New Roman" w:eastAsia="Times New Roman" w:hAnsi="Times New Roman" w:cs="David" w:hint="cs"/>
            <w:sz w:val="20"/>
            <w:szCs w:val="24"/>
            <w:rtl/>
            <w:lang w:eastAsia="he-IL"/>
          </w:rPr>
          <w:delText xml:space="preserve">השלמת תכנון מוקדם </w:delText>
        </w:r>
        <w:r w:rsidRPr="00217E81" w:rsidDel="00073E19">
          <w:rPr>
            <w:rFonts w:ascii="Times New Roman" w:eastAsia="Times New Roman" w:hAnsi="Times New Roman" w:cs="David"/>
            <w:sz w:val="20"/>
            <w:szCs w:val="24"/>
            <w:rtl/>
            <w:lang w:eastAsia="he-IL"/>
          </w:rPr>
          <w:delText>–</w:delText>
        </w:r>
        <w:r w:rsidRPr="00217E81" w:rsidDel="00073E19">
          <w:rPr>
            <w:rFonts w:ascii="Times New Roman" w:eastAsia="Times New Roman" w:hAnsi="Times New Roman" w:cs="David" w:hint="cs"/>
            <w:sz w:val="20"/>
            <w:szCs w:val="24"/>
            <w:rtl/>
            <w:lang w:eastAsia="he-IL"/>
          </w:rPr>
          <w:tab/>
        </w:r>
        <w:r w:rsidRPr="00217E81" w:rsidDel="00073E19">
          <w:rPr>
            <w:rFonts w:ascii="Times New Roman" w:eastAsia="Times New Roman" w:hAnsi="Times New Roman" w:cs="David" w:hint="cs"/>
            <w:sz w:val="20"/>
            <w:szCs w:val="24"/>
            <w:rtl/>
            <w:lang w:eastAsia="he-IL"/>
          </w:rPr>
          <w:tab/>
        </w:r>
        <w:r w:rsidRPr="00217E81" w:rsidDel="00073E19">
          <w:rPr>
            <w:rFonts w:ascii="Times New Roman" w:eastAsia="Times New Roman" w:hAnsi="Times New Roman" w:cs="David" w:hint="cs"/>
            <w:sz w:val="20"/>
            <w:szCs w:val="24"/>
            <w:lang w:eastAsia="he-IL"/>
          </w:rPr>
          <w:delText>XX</w:delText>
        </w:r>
        <w:r w:rsidRPr="00217E81" w:rsidDel="00073E19">
          <w:rPr>
            <w:rFonts w:ascii="Times New Roman" w:eastAsia="Times New Roman" w:hAnsi="Times New Roman" w:cs="David"/>
            <w:sz w:val="20"/>
            <w:szCs w:val="24"/>
            <w:lang w:eastAsia="he-IL"/>
          </w:rPr>
          <w:delText>/XXXX</w:delText>
        </w:r>
        <w:r w:rsidRPr="00217E81" w:rsidDel="00073E19">
          <w:rPr>
            <w:rFonts w:ascii="Times New Roman" w:eastAsia="Times New Roman" w:hAnsi="Times New Roman" w:cs="David" w:hint="cs"/>
            <w:sz w:val="20"/>
            <w:szCs w:val="24"/>
            <w:rtl/>
            <w:lang w:eastAsia="he-IL"/>
          </w:rPr>
          <w:tab/>
        </w:r>
      </w:del>
    </w:p>
    <w:p w14:paraId="7CA531C7" w14:textId="5832EEEB" w:rsidR="00217E81" w:rsidRPr="00217E81" w:rsidDel="00073E19" w:rsidRDefault="00217E81" w:rsidP="00217E81">
      <w:pPr>
        <w:widowControl w:val="0"/>
        <w:numPr>
          <w:ilvl w:val="1"/>
          <w:numId w:val="14"/>
        </w:numPr>
        <w:spacing w:before="0" w:beforeAutospacing="0" w:after="0" w:afterAutospacing="0" w:line="240" w:lineRule="auto"/>
        <w:jc w:val="both"/>
        <w:rPr>
          <w:del w:id="49" w:author="Meryl Etman" w:date="2021-05-30T15:55:00Z"/>
          <w:rFonts w:ascii="Times New Roman" w:eastAsia="Times New Roman" w:hAnsi="Times New Roman" w:cs="David"/>
          <w:sz w:val="20"/>
          <w:szCs w:val="24"/>
          <w:lang w:eastAsia="he-IL"/>
        </w:rPr>
      </w:pPr>
      <w:del w:id="50" w:author="Meryl Etman" w:date="2021-05-30T15:55:00Z">
        <w:r w:rsidRPr="00217E81" w:rsidDel="00073E19">
          <w:rPr>
            <w:rFonts w:ascii="Times New Roman" w:eastAsia="Times New Roman" w:hAnsi="Times New Roman" w:cs="David" w:hint="cs"/>
            <w:sz w:val="20"/>
            <w:szCs w:val="24"/>
            <w:rtl/>
            <w:lang w:eastAsia="he-IL"/>
          </w:rPr>
          <w:delText xml:space="preserve">השלמת תכנון סופי להיתרים </w:delText>
        </w:r>
        <w:r w:rsidRPr="00217E81" w:rsidDel="00073E19">
          <w:rPr>
            <w:rFonts w:ascii="Times New Roman" w:eastAsia="Times New Roman" w:hAnsi="Times New Roman" w:cs="David"/>
            <w:sz w:val="20"/>
            <w:szCs w:val="24"/>
            <w:rtl/>
            <w:lang w:eastAsia="he-IL"/>
          </w:rPr>
          <w:delText>–</w:delText>
        </w:r>
        <w:r w:rsidRPr="00217E81" w:rsidDel="00073E19">
          <w:rPr>
            <w:rFonts w:ascii="Times New Roman" w:eastAsia="Times New Roman" w:hAnsi="Times New Roman" w:cs="David" w:hint="cs"/>
            <w:sz w:val="20"/>
            <w:szCs w:val="24"/>
            <w:rtl/>
            <w:lang w:eastAsia="he-IL"/>
          </w:rPr>
          <w:tab/>
        </w:r>
        <w:r w:rsidRPr="00217E81" w:rsidDel="00073E19">
          <w:rPr>
            <w:rFonts w:ascii="Times New Roman" w:eastAsia="Times New Roman" w:hAnsi="Times New Roman" w:cs="David" w:hint="cs"/>
            <w:sz w:val="20"/>
            <w:szCs w:val="24"/>
            <w:lang w:eastAsia="he-IL"/>
          </w:rPr>
          <w:delText>XX</w:delText>
        </w:r>
        <w:r w:rsidRPr="00217E81" w:rsidDel="00073E19">
          <w:rPr>
            <w:rFonts w:ascii="Times New Roman" w:eastAsia="Times New Roman" w:hAnsi="Times New Roman" w:cs="David"/>
            <w:sz w:val="20"/>
            <w:szCs w:val="24"/>
            <w:lang w:eastAsia="he-IL"/>
          </w:rPr>
          <w:delText>/XXXX</w:delText>
        </w:r>
      </w:del>
    </w:p>
    <w:p w14:paraId="687398E6" w14:textId="05297A89" w:rsidR="00217E81" w:rsidRPr="00217E81" w:rsidDel="00073E19" w:rsidRDefault="00217E81" w:rsidP="00217E81">
      <w:pPr>
        <w:widowControl w:val="0"/>
        <w:numPr>
          <w:ilvl w:val="1"/>
          <w:numId w:val="14"/>
        </w:numPr>
        <w:spacing w:before="0" w:beforeAutospacing="0" w:after="0" w:afterAutospacing="0" w:line="240" w:lineRule="auto"/>
        <w:jc w:val="both"/>
        <w:rPr>
          <w:del w:id="51" w:author="Meryl Etman" w:date="2021-05-30T15:55:00Z"/>
          <w:rFonts w:ascii="Times New Roman" w:eastAsia="Times New Roman" w:hAnsi="Times New Roman" w:cs="David"/>
          <w:sz w:val="20"/>
          <w:szCs w:val="24"/>
          <w:lang w:eastAsia="he-IL"/>
        </w:rPr>
      </w:pPr>
      <w:del w:id="52" w:author="Meryl Etman" w:date="2021-05-30T15:55:00Z">
        <w:r w:rsidRPr="00217E81" w:rsidDel="00073E19">
          <w:rPr>
            <w:rFonts w:ascii="Times New Roman" w:eastAsia="Times New Roman" w:hAnsi="Times New Roman" w:cs="David" w:hint="cs"/>
            <w:sz w:val="20"/>
            <w:szCs w:val="24"/>
            <w:rtl/>
            <w:lang w:eastAsia="he-IL"/>
          </w:rPr>
          <w:delText xml:space="preserve">השלמת תכנון מפורט למכרזים </w:delText>
        </w:r>
        <w:r w:rsidRPr="00217E81" w:rsidDel="00073E19">
          <w:rPr>
            <w:rFonts w:ascii="Times New Roman" w:eastAsia="Times New Roman" w:hAnsi="Times New Roman" w:cs="David"/>
            <w:sz w:val="20"/>
            <w:szCs w:val="24"/>
            <w:rtl/>
            <w:lang w:eastAsia="he-IL"/>
          </w:rPr>
          <w:delText>–</w:delText>
        </w:r>
        <w:r w:rsidRPr="00217E81" w:rsidDel="00073E19">
          <w:rPr>
            <w:rFonts w:ascii="Times New Roman" w:eastAsia="Times New Roman" w:hAnsi="Times New Roman" w:cs="David" w:hint="cs"/>
            <w:sz w:val="20"/>
            <w:szCs w:val="24"/>
            <w:rtl/>
            <w:lang w:eastAsia="he-IL"/>
          </w:rPr>
          <w:tab/>
        </w:r>
        <w:r w:rsidRPr="00217E81" w:rsidDel="00073E19">
          <w:rPr>
            <w:rFonts w:ascii="Times New Roman" w:eastAsia="Times New Roman" w:hAnsi="Times New Roman" w:cs="David" w:hint="cs"/>
            <w:sz w:val="20"/>
            <w:szCs w:val="24"/>
            <w:lang w:eastAsia="he-IL"/>
          </w:rPr>
          <w:delText>XX/XXXX</w:delText>
        </w:r>
        <w:r w:rsidRPr="00217E81" w:rsidDel="00073E19">
          <w:rPr>
            <w:rFonts w:ascii="Times New Roman" w:eastAsia="Times New Roman" w:hAnsi="Times New Roman" w:cs="David" w:hint="cs"/>
            <w:sz w:val="20"/>
            <w:szCs w:val="24"/>
            <w:rtl/>
            <w:lang w:eastAsia="he-IL"/>
          </w:rPr>
          <w:tab/>
        </w:r>
      </w:del>
    </w:p>
    <w:p w14:paraId="35BDA844" w14:textId="1E97F940" w:rsidR="00217E81" w:rsidRPr="00217E81" w:rsidDel="00073E19" w:rsidRDefault="00217E81" w:rsidP="00217E81">
      <w:pPr>
        <w:widowControl w:val="0"/>
        <w:numPr>
          <w:ilvl w:val="1"/>
          <w:numId w:val="14"/>
        </w:numPr>
        <w:spacing w:before="0" w:beforeAutospacing="0" w:after="0" w:afterAutospacing="0" w:line="240" w:lineRule="auto"/>
        <w:jc w:val="both"/>
        <w:rPr>
          <w:del w:id="53" w:author="Meryl Etman" w:date="2021-05-30T15:55:00Z"/>
          <w:rFonts w:ascii="Times New Roman" w:eastAsia="Times New Roman" w:hAnsi="Times New Roman" w:cs="David"/>
          <w:sz w:val="20"/>
          <w:szCs w:val="24"/>
          <w:lang w:eastAsia="he-IL"/>
        </w:rPr>
      </w:pPr>
      <w:del w:id="54" w:author="Meryl Etman" w:date="2021-05-30T15:55:00Z">
        <w:r w:rsidRPr="00217E81" w:rsidDel="00073E19">
          <w:rPr>
            <w:rFonts w:ascii="Times New Roman" w:eastAsia="Times New Roman" w:hAnsi="Times New Roman" w:cs="David" w:hint="cs"/>
            <w:sz w:val="20"/>
            <w:szCs w:val="24"/>
            <w:rtl/>
            <w:lang w:eastAsia="he-IL"/>
          </w:rPr>
          <w:delText xml:space="preserve">יציאה למכרזים </w:delText>
        </w:r>
        <w:r w:rsidRPr="00217E81" w:rsidDel="00073E19">
          <w:rPr>
            <w:rFonts w:ascii="Times New Roman" w:eastAsia="Times New Roman" w:hAnsi="Times New Roman" w:cs="David"/>
            <w:sz w:val="20"/>
            <w:szCs w:val="24"/>
            <w:rtl/>
            <w:lang w:eastAsia="he-IL"/>
          </w:rPr>
          <w:delText>–</w:delText>
        </w:r>
        <w:r w:rsidRPr="00217E81" w:rsidDel="00073E19">
          <w:rPr>
            <w:rFonts w:ascii="Times New Roman" w:eastAsia="Times New Roman" w:hAnsi="Times New Roman" w:cs="David" w:hint="cs"/>
            <w:sz w:val="20"/>
            <w:szCs w:val="24"/>
            <w:rtl/>
            <w:lang w:eastAsia="he-IL"/>
          </w:rPr>
          <w:delText xml:space="preserve"> </w:delText>
        </w:r>
        <w:r w:rsidRPr="00217E81" w:rsidDel="00073E19">
          <w:rPr>
            <w:rFonts w:ascii="Times New Roman" w:eastAsia="Times New Roman" w:hAnsi="Times New Roman" w:cs="David" w:hint="cs"/>
            <w:sz w:val="20"/>
            <w:szCs w:val="24"/>
            <w:rtl/>
            <w:lang w:eastAsia="he-IL"/>
          </w:rPr>
          <w:tab/>
        </w:r>
        <w:r w:rsidRPr="00217E81" w:rsidDel="00073E19">
          <w:rPr>
            <w:rFonts w:ascii="Times New Roman" w:eastAsia="Times New Roman" w:hAnsi="Times New Roman" w:cs="David" w:hint="cs"/>
            <w:sz w:val="20"/>
            <w:szCs w:val="24"/>
            <w:rtl/>
            <w:lang w:eastAsia="he-IL"/>
          </w:rPr>
          <w:tab/>
        </w:r>
        <w:r w:rsidRPr="00217E81" w:rsidDel="00073E19">
          <w:rPr>
            <w:rFonts w:ascii="Times New Roman" w:eastAsia="Times New Roman" w:hAnsi="Times New Roman" w:cs="David" w:hint="cs"/>
            <w:sz w:val="20"/>
            <w:szCs w:val="24"/>
            <w:lang w:eastAsia="he-IL"/>
          </w:rPr>
          <w:delText>XX/XXXX</w:delText>
        </w:r>
        <w:r w:rsidRPr="00217E81" w:rsidDel="00073E19">
          <w:rPr>
            <w:rFonts w:ascii="Times New Roman" w:eastAsia="Times New Roman" w:hAnsi="Times New Roman" w:cs="David" w:hint="cs"/>
            <w:sz w:val="20"/>
            <w:szCs w:val="24"/>
            <w:rtl/>
            <w:lang w:eastAsia="he-IL"/>
          </w:rPr>
          <w:tab/>
        </w:r>
      </w:del>
    </w:p>
    <w:p w14:paraId="47ED0415" w14:textId="31F322FC" w:rsidR="00217E81" w:rsidRPr="00217E81" w:rsidDel="00073E19" w:rsidRDefault="00217E81" w:rsidP="00217E81">
      <w:pPr>
        <w:widowControl w:val="0"/>
        <w:numPr>
          <w:ilvl w:val="1"/>
          <w:numId w:val="14"/>
        </w:numPr>
        <w:spacing w:before="0" w:beforeAutospacing="0" w:after="0" w:afterAutospacing="0" w:line="240" w:lineRule="auto"/>
        <w:jc w:val="both"/>
        <w:rPr>
          <w:del w:id="55" w:author="Meryl Etman" w:date="2021-05-30T15:55:00Z"/>
          <w:rFonts w:ascii="Times New Roman" w:eastAsia="Times New Roman" w:hAnsi="Times New Roman" w:cs="David"/>
          <w:sz w:val="20"/>
          <w:szCs w:val="24"/>
          <w:rtl/>
          <w:lang w:eastAsia="he-IL"/>
        </w:rPr>
      </w:pPr>
      <w:del w:id="56" w:author="Meryl Etman" w:date="2021-05-30T15:55:00Z">
        <w:r w:rsidRPr="00217E81" w:rsidDel="00073E19">
          <w:rPr>
            <w:rFonts w:ascii="Times New Roman" w:eastAsia="Times New Roman" w:hAnsi="Times New Roman" w:cs="David" w:hint="cs"/>
            <w:sz w:val="20"/>
            <w:szCs w:val="24"/>
            <w:rtl/>
            <w:lang w:eastAsia="he-IL"/>
          </w:rPr>
          <w:delText xml:space="preserve">השלמת תכנון לביצוע </w:delText>
        </w:r>
        <w:r w:rsidRPr="00217E81" w:rsidDel="00073E19">
          <w:rPr>
            <w:rFonts w:ascii="Times New Roman" w:eastAsia="Times New Roman" w:hAnsi="Times New Roman" w:cs="David"/>
            <w:sz w:val="20"/>
            <w:szCs w:val="24"/>
            <w:rtl/>
            <w:lang w:eastAsia="he-IL"/>
          </w:rPr>
          <w:delText>–</w:delText>
        </w:r>
        <w:r w:rsidRPr="00217E81" w:rsidDel="00073E19">
          <w:rPr>
            <w:rFonts w:ascii="Times New Roman" w:eastAsia="Times New Roman" w:hAnsi="Times New Roman" w:cs="David" w:hint="cs"/>
            <w:sz w:val="20"/>
            <w:szCs w:val="24"/>
            <w:rtl/>
            <w:lang w:eastAsia="he-IL"/>
          </w:rPr>
          <w:delText xml:space="preserve"> </w:delText>
        </w:r>
        <w:r w:rsidRPr="00217E81" w:rsidDel="00073E19">
          <w:rPr>
            <w:rFonts w:ascii="Times New Roman" w:eastAsia="Times New Roman" w:hAnsi="Times New Roman" w:cs="David" w:hint="cs"/>
            <w:sz w:val="20"/>
            <w:szCs w:val="24"/>
            <w:rtl/>
            <w:lang w:eastAsia="he-IL"/>
          </w:rPr>
          <w:tab/>
        </w:r>
        <w:r w:rsidRPr="00217E81" w:rsidDel="00073E19">
          <w:rPr>
            <w:rFonts w:ascii="Times New Roman" w:eastAsia="Times New Roman" w:hAnsi="Times New Roman" w:cs="David" w:hint="cs"/>
            <w:sz w:val="20"/>
            <w:szCs w:val="24"/>
            <w:rtl/>
            <w:lang w:eastAsia="he-IL"/>
          </w:rPr>
          <w:tab/>
        </w:r>
        <w:r w:rsidRPr="00217E81" w:rsidDel="00073E19">
          <w:rPr>
            <w:rFonts w:ascii="Times New Roman" w:eastAsia="Times New Roman" w:hAnsi="Times New Roman" w:cs="David" w:hint="cs"/>
            <w:sz w:val="20"/>
            <w:szCs w:val="24"/>
            <w:lang w:eastAsia="he-IL"/>
          </w:rPr>
          <w:delText>XX/XXXX</w:delText>
        </w:r>
        <w:r w:rsidRPr="00217E81" w:rsidDel="00073E19">
          <w:rPr>
            <w:rFonts w:ascii="Times New Roman" w:eastAsia="Times New Roman" w:hAnsi="Times New Roman" w:cs="David" w:hint="cs"/>
            <w:sz w:val="20"/>
            <w:szCs w:val="24"/>
            <w:rtl/>
            <w:lang w:eastAsia="he-IL"/>
          </w:rPr>
          <w:tab/>
        </w:r>
      </w:del>
    </w:p>
    <w:p w14:paraId="6AC26920" w14:textId="5791FDD4" w:rsidR="00217E81" w:rsidRPr="00217E81" w:rsidDel="00073E19" w:rsidRDefault="00217E81" w:rsidP="00217E81">
      <w:pPr>
        <w:widowControl w:val="0"/>
        <w:spacing w:before="0" w:beforeAutospacing="0" w:after="0" w:afterAutospacing="0" w:line="240" w:lineRule="auto"/>
        <w:ind w:left="112"/>
        <w:jc w:val="both"/>
        <w:rPr>
          <w:del w:id="57" w:author="Meryl Etman" w:date="2021-05-30T15:55:00Z"/>
          <w:rFonts w:ascii="Times New Roman" w:eastAsia="Times New Roman" w:hAnsi="Times New Roman" w:cs="David"/>
          <w:sz w:val="20"/>
          <w:szCs w:val="24"/>
          <w:rtl/>
          <w:lang w:eastAsia="he-IL"/>
        </w:rPr>
      </w:pPr>
    </w:p>
    <w:p w14:paraId="3F47E61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453B92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AF400F6"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DD5C2BE"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0"/>
          <w:szCs w:val="24"/>
          <w:u w:val="single"/>
          <w:rtl/>
          <w:lang w:eastAsia="he-IL"/>
        </w:rPr>
        <w:br w:type="page"/>
      </w:r>
      <w:r w:rsidRPr="00217E81">
        <w:rPr>
          <w:rFonts w:ascii="Times New Roman" w:eastAsia="Times New Roman" w:hAnsi="Times New Roman" w:cs="David"/>
          <w:bCs/>
          <w:sz w:val="24"/>
          <w:szCs w:val="24"/>
          <w:u w:val="single"/>
          <w:rtl/>
          <w:lang w:eastAsia="he-IL"/>
        </w:rPr>
        <w:lastRenderedPageBreak/>
        <w:t>נספח ד'</w:t>
      </w:r>
    </w:p>
    <w:p w14:paraId="6C9CEA02"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ACA39A6"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שכר </w:t>
      </w:r>
      <w:r w:rsidRPr="00217E81">
        <w:rPr>
          <w:rFonts w:ascii="Times New Roman" w:eastAsia="Times New Roman" w:hAnsi="Times New Roman" w:cs="David" w:hint="cs"/>
          <w:bCs/>
          <w:sz w:val="24"/>
          <w:szCs w:val="24"/>
          <w:u w:val="single"/>
          <w:rtl/>
          <w:lang w:eastAsia="he-IL"/>
        </w:rPr>
        <w:t>המתכנן</w:t>
      </w:r>
    </w:p>
    <w:p w14:paraId="1B1276F0"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2E69A2AA" w14:textId="29AE575E" w:rsidR="00217E81" w:rsidRDefault="00217E81" w:rsidP="000E7B02">
      <w:pPr>
        <w:widowControl w:val="0"/>
        <w:numPr>
          <w:ilvl w:val="0"/>
          <w:numId w:val="4"/>
        </w:numPr>
        <w:spacing w:before="0" w:beforeAutospacing="0" w:after="0" w:afterAutospacing="0" w:line="240" w:lineRule="auto"/>
        <w:rPr>
          <w:ins w:id="58" w:author="Meryl Etman" w:date="2021-05-30T15:53:00Z"/>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תמורת ביצוע מלוא ש</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 xml:space="preserve">רותי </w:t>
      </w:r>
      <w:r w:rsidRPr="00217E81">
        <w:rPr>
          <w:rFonts w:ascii="Times New Roman" w:eastAsia="Times New Roman" w:hAnsi="Times New Roman" w:cs="David" w:hint="cs"/>
          <w:sz w:val="24"/>
          <w:szCs w:val="24"/>
          <w:rtl/>
          <w:lang w:eastAsia="he-IL"/>
        </w:rPr>
        <w:t>המתכנן</w:t>
      </w:r>
      <w:r w:rsidRPr="00217E81">
        <w:rPr>
          <w:rFonts w:ascii="Times New Roman" w:eastAsia="Times New Roman" w:hAnsi="Times New Roman" w:cs="David"/>
          <w:sz w:val="24"/>
          <w:szCs w:val="24"/>
          <w:rtl/>
          <w:lang w:eastAsia="he-IL"/>
        </w:rPr>
        <w:t>, כמפורט בנספח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 xml:space="preserve">, ישלם המזמין למתכנן </w:t>
      </w:r>
      <w:r w:rsidRPr="00217E81">
        <w:rPr>
          <w:rFonts w:ascii="Times New Roman" w:eastAsia="Times New Roman" w:hAnsi="Times New Roman" w:cs="David" w:hint="cs"/>
          <w:sz w:val="24"/>
          <w:szCs w:val="24"/>
          <w:rtl/>
          <w:lang w:eastAsia="he-IL"/>
        </w:rPr>
        <w:t xml:space="preserve">סך כולל </w:t>
      </w:r>
      <w:del w:id="59" w:author="Meryl Etman" w:date="2021-05-30T15:53:00Z">
        <w:r w:rsidRPr="00217E81" w:rsidDel="00073E19">
          <w:rPr>
            <w:rFonts w:ascii="Times New Roman" w:eastAsia="Times New Roman" w:hAnsi="Times New Roman" w:cs="David" w:hint="cs"/>
            <w:sz w:val="24"/>
            <w:szCs w:val="24"/>
            <w:rtl/>
            <w:lang w:eastAsia="he-IL"/>
          </w:rPr>
          <w:delText xml:space="preserve">  </w:delText>
        </w:r>
      </w:del>
      <w:r w:rsidRPr="00217E81">
        <w:rPr>
          <w:rFonts w:ascii="Times New Roman" w:eastAsia="Times New Roman" w:hAnsi="Times New Roman" w:cs="David" w:hint="cs"/>
          <w:sz w:val="24"/>
          <w:szCs w:val="24"/>
          <w:rtl/>
          <w:lang w:eastAsia="he-IL"/>
        </w:rPr>
        <w:t xml:space="preserve"> שלֹ </w:t>
      </w:r>
      <w:del w:id="60" w:author="Meryl Etman" w:date="2021-05-30T15:49:00Z">
        <w:r w:rsidRPr="00217E81" w:rsidDel="00073E19">
          <w:rPr>
            <w:rFonts w:ascii="Times New Roman" w:eastAsia="Times New Roman" w:hAnsi="Times New Roman" w:cs="David" w:hint="cs"/>
            <w:sz w:val="24"/>
            <w:szCs w:val="24"/>
            <w:rtl/>
            <w:lang w:eastAsia="he-IL"/>
          </w:rPr>
          <w:delText>___________________________</w:delText>
        </w:r>
      </w:del>
      <w:ins w:id="61" w:author="Meryl Etman" w:date="2021-05-30T15:49:00Z">
        <w:r w:rsidR="00073E19">
          <w:rPr>
            <w:rFonts w:ascii="Times New Roman" w:eastAsia="Times New Roman" w:hAnsi="Times New Roman" w:cs="David" w:hint="cs"/>
            <w:sz w:val="24"/>
            <w:szCs w:val="24"/>
            <w:rtl/>
            <w:lang w:eastAsia="he-IL"/>
          </w:rPr>
          <w:t xml:space="preserve">9,000 </w:t>
        </w:r>
      </w:ins>
      <w:r w:rsidRPr="00217E81">
        <w:rPr>
          <w:rFonts w:ascii="Times New Roman" w:eastAsia="Times New Roman" w:hAnsi="Times New Roman" w:cs="David" w:hint="cs"/>
          <w:sz w:val="24"/>
          <w:szCs w:val="24"/>
          <w:rtl/>
          <w:lang w:eastAsia="he-IL"/>
        </w:rPr>
        <w:t xml:space="preserve">ש"ח (במילים: </w:t>
      </w:r>
      <w:del w:id="62" w:author="Meryl Etman" w:date="2021-05-30T15:49:00Z">
        <w:r w:rsidRPr="00217E81" w:rsidDel="00073E19">
          <w:rPr>
            <w:rFonts w:ascii="Times New Roman" w:eastAsia="Times New Roman" w:hAnsi="Times New Roman" w:cs="David" w:hint="cs"/>
            <w:sz w:val="24"/>
            <w:szCs w:val="24"/>
            <w:rtl/>
            <w:lang w:eastAsia="he-IL"/>
          </w:rPr>
          <w:delText>________________________</w:delText>
        </w:r>
      </w:del>
      <w:ins w:id="63" w:author="Meryl Etman" w:date="2021-05-30T15:49:00Z">
        <w:r w:rsidR="00073E19">
          <w:rPr>
            <w:rFonts w:ascii="Times New Roman" w:eastAsia="Times New Roman" w:hAnsi="Times New Roman" w:cs="David" w:hint="cs"/>
            <w:sz w:val="24"/>
            <w:szCs w:val="24"/>
            <w:rtl/>
            <w:lang w:eastAsia="he-IL"/>
          </w:rPr>
          <w:t xml:space="preserve">תשעת אלפים </w:t>
        </w:r>
      </w:ins>
      <w:r w:rsidRPr="00217E81">
        <w:rPr>
          <w:rFonts w:ascii="Times New Roman" w:eastAsia="Times New Roman" w:hAnsi="Times New Roman" w:cs="David" w:hint="cs"/>
          <w:sz w:val="24"/>
          <w:szCs w:val="24"/>
          <w:rtl/>
          <w:lang w:eastAsia="he-IL"/>
        </w:rPr>
        <w:t xml:space="preserve">שקלים חדשים).ֹֹֹֹֹֹֹֹֹֹֹֹֹֹֹֹֹֹֹֹֹֹֹֹֹ </w:t>
      </w:r>
    </w:p>
    <w:p w14:paraId="781C133A" w14:textId="41AAB140" w:rsidR="00073E19" w:rsidRDefault="00073E19">
      <w:pPr>
        <w:widowControl w:val="0"/>
        <w:spacing w:before="0" w:beforeAutospacing="0" w:after="0" w:afterAutospacing="0" w:line="240" w:lineRule="auto"/>
        <w:ind w:left="720"/>
        <w:rPr>
          <w:ins w:id="64" w:author="Meryl Etman" w:date="2021-05-30T15:50:00Z"/>
          <w:rFonts w:ascii="Times New Roman" w:eastAsia="Times New Roman" w:hAnsi="Times New Roman" w:cs="David"/>
          <w:sz w:val="24"/>
          <w:szCs w:val="24"/>
          <w:lang w:eastAsia="he-IL"/>
        </w:rPr>
        <w:pPrChange w:id="65" w:author="Meryl Etman" w:date="2021-05-30T15:53:00Z">
          <w:pPr>
            <w:widowControl w:val="0"/>
            <w:numPr>
              <w:numId w:val="4"/>
            </w:numPr>
            <w:tabs>
              <w:tab w:val="num" w:pos="720"/>
            </w:tabs>
            <w:spacing w:before="0" w:beforeAutospacing="0" w:after="0" w:afterAutospacing="0" w:line="240" w:lineRule="auto"/>
            <w:ind w:left="720" w:hanging="720"/>
          </w:pPr>
        </w:pPrChange>
      </w:pPr>
      <w:ins w:id="66" w:author="Meryl Etman" w:date="2021-05-30T15:53:00Z">
        <w:r>
          <w:rPr>
            <w:rFonts w:ascii="Times New Roman" w:eastAsia="Times New Roman" w:hAnsi="Times New Roman" w:cs="David" w:hint="cs"/>
            <w:sz w:val="24"/>
            <w:szCs w:val="24"/>
            <w:rtl/>
            <w:lang w:eastAsia="he-IL"/>
          </w:rPr>
          <w:t xml:space="preserve">השכר הינו בעבור הגשה אחת לפרויקט. ככל </w:t>
        </w:r>
      </w:ins>
      <w:ins w:id="67" w:author="Meryl Etman" w:date="2021-05-30T15:54:00Z">
        <w:r>
          <w:rPr>
            <w:rFonts w:ascii="Times New Roman" w:eastAsia="Times New Roman" w:hAnsi="Times New Roman" w:cs="David" w:hint="cs"/>
            <w:sz w:val="24"/>
            <w:szCs w:val="24"/>
            <w:rtl/>
            <w:lang w:eastAsia="he-IL"/>
          </w:rPr>
          <w:t>ויידרשו הגשות נוספות, ישולם סך של 1,500 ₪ (במילים: אלף וחמש מאות ₪) בעבור כל הגשה נוספת.</w:t>
        </w:r>
      </w:ins>
    </w:p>
    <w:p w14:paraId="56FFAD75" w14:textId="77777777" w:rsidR="00073E19" w:rsidRPr="00217E81" w:rsidRDefault="00073E19">
      <w:pPr>
        <w:widowControl w:val="0"/>
        <w:spacing w:before="0" w:beforeAutospacing="0" w:after="0" w:afterAutospacing="0" w:line="240" w:lineRule="auto"/>
        <w:ind w:left="720"/>
        <w:rPr>
          <w:rFonts w:ascii="Times New Roman" w:eastAsia="Times New Roman" w:hAnsi="Times New Roman" w:cs="David"/>
          <w:sz w:val="24"/>
          <w:szCs w:val="24"/>
          <w:lang w:eastAsia="he-IL"/>
        </w:rPr>
        <w:pPrChange w:id="68" w:author="Meryl Etman" w:date="2021-05-30T15:50:00Z">
          <w:pPr>
            <w:widowControl w:val="0"/>
            <w:numPr>
              <w:numId w:val="4"/>
            </w:numPr>
            <w:tabs>
              <w:tab w:val="num" w:pos="720"/>
            </w:tabs>
            <w:spacing w:before="0" w:beforeAutospacing="0" w:after="0" w:afterAutospacing="0" w:line="240" w:lineRule="auto"/>
            <w:ind w:left="720" w:hanging="720"/>
          </w:pPr>
        </w:pPrChange>
      </w:pPr>
    </w:p>
    <w:p w14:paraId="2592268E" w14:textId="49D9D1FC" w:rsidR="00217E81" w:rsidRPr="00217E81" w:rsidDel="00073E19" w:rsidRDefault="00217E81" w:rsidP="000E7B02">
      <w:pPr>
        <w:widowControl w:val="0"/>
        <w:numPr>
          <w:ilvl w:val="0"/>
          <w:numId w:val="4"/>
        </w:numPr>
        <w:spacing w:before="0" w:beforeAutospacing="0" w:after="0" w:afterAutospacing="0" w:line="240" w:lineRule="auto"/>
        <w:jc w:val="both"/>
        <w:rPr>
          <w:del w:id="69" w:author="Meryl Etman" w:date="2021-05-30T15:50:00Z"/>
          <w:rFonts w:ascii="Times New Roman" w:eastAsia="Times New Roman" w:hAnsi="Times New Roman" w:cs="David"/>
          <w:sz w:val="24"/>
          <w:szCs w:val="24"/>
          <w:lang w:eastAsia="he-IL"/>
        </w:rPr>
      </w:pPr>
      <w:del w:id="70" w:author="Meryl Etman" w:date="2021-05-30T15:50:00Z">
        <w:r w:rsidRPr="00217E81" w:rsidDel="00073E19">
          <w:rPr>
            <w:rFonts w:ascii="Times New Roman" w:eastAsia="Times New Roman" w:hAnsi="Times New Roman" w:cs="David" w:hint="cs"/>
            <w:sz w:val="24"/>
            <w:szCs w:val="24"/>
            <w:rtl/>
            <w:lang w:eastAsia="he-IL"/>
          </w:rPr>
          <w:delText>הפרויקט והתכנון יכלול _____יח"ד בהיקף שטחים כמפורט להלן:</w:delText>
        </w:r>
      </w:del>
      <w:ins w:id="71" w:author="Meryl Etman" w:date="2021-05-30T15:50:00Z">
        <w:r w:rsidR="00073E19">
          <w:rPr>
            <w:rFonts w:ascii="Times New Roman" w:eastAsia="Times New Roman" w:hAnsi="Times New Roman" w:cs="David" w:hint="cs"/>
            <w:sz w:val="24"/>
            <w:szCs w:val="24"/>
            <w:rtl/>
            <w:lang w:eastAsia="he-IL"/>
          </w:rPr>
          <w:t>מבוטל</w:t>
        </w:r>
      </w:ins>
    </w:p>
    <w:p w14:paraId="72DDE468" w14:textId="408DAED5" w:rsidR="00217E81" w:rsidRPr="00073E19" w:rsidDel="00073E19" w:rsidRDefault="00217E81">
      <w:pPr>
        <w:widowControl w:val="0"/>
        <w:numPr>
          <w:ilvl w:val="0"/>
          <w:numId w:val="4"/>
        </w:numPr>
        <w:spacing w:before="0" w:beforeAutospacing="0" w:after="0" w:afterAutospacing="0" w:line="240" w:lineRule="auto"/>
        <w:jc w:val="both"/>
        <w:rPr>
          <w:del w:id="72" w:author="Meryl Etman" w:date="2021-05-30T15:49:00Z"/>
          <w:rFonts w:ascii="Times New Roman" w:eastAsia="Times New Roman" w:hAnsi="Times New Roman" w:cs="David"/>
          <w:sz w:val="24"/>
          <w:szCs w:val="24"/>
          <w:rtl/>
          <w:lang w:eastAsia="he-IL"/>
        </w:rPr>
        <w:pPrChange w:id="73" w:author="Meryl Etman" w:date="2021-05-30T15:50:00Z">
          <w:pPr>
            <w:widowControl w:val="0"/>
            <w:spacing w:before="0" w:beforeAutospacing="0" w:after="0" w:afterAutospacing="0" w:line="240" w:lineRule="auto"/>
            <w:ind w:left="720"/>
            <w:jc w:val="both"/>
          </w:pPr>
        </w:pPrChange>
      </w:pPr>
    </w:p>
    <w:p w14:paraId="45906D48" w14:textId="3286FBE1" w:rsidR="00217E81" w:rsidRPr="00217E81" w:rsidDel="00073E19" w:rsidRDefault="00217E81">
      <w:pPr>
        <w:widowControl w:val="0"/>
        <w:spacing w:before="0" w:beforeAutospacing="0" w:after="0" w:afterAutospacing="0" w:line="240" w:lineRule="auto"/>
        <w:jc w:val="both"/>
        <w:rPr>
          <w:del w:id="74" w:author="Meryl Etman" w:date="2021-05-30T15:49:00Z"/>
          <w:rFonts w:ascii="Times New Roman" w:eastAsia="Times New Roman" w:hAnsi="Times New Roman" w:cs="David"/>
          <w:sz w:val="24"/>
          <w:szCs w:val="24"/>
          <w:rtl/>
          <w:lang w:eastAsia="he-IL"/>
        </w:rPr>
        <w:pPrChange w:id="75" w:author="Meryl Etman" w:date="2021-05-30T15:49:00Z">
          <w:pPr>
            <w:widowControl w:val="0"/>
            <w:spacing w:before="0" w:beforeAutospacing="0" w:after="0" w:afterAutospacing="0" w:line="240" w:lineRule="auto"/>
            <w:ind w:left="720"/>
            <w:jc w:val="both"/>
          </w:pPr>
        </w:pPrChange>
      </w:pPr>
      <w:del w:id="76" w:author="Meryl Etman" w:date="2021-05-30T15:49:00Z">
        <w:r w:rsidRPr="00217E81" w:rsidDel="00073E19">
          <w:rPr>
            <w:rFonts w:ascii="Times New Roman" w:eastAsia="Times New Roman" w:hAnsi="Times New Roman" w:cs="David" w:hint="cs"/>
            <w:sz w:val="24"/>
            <w:szCs w:val="24"/>
            <w:rtl/>
            <w:lang w:eastAsia="he-IL"/>
          </w:rPr>
          <w:delText>2.1</w:delText>
        </w:r>
        <w:r w:rsidRPr="00217E81" w:rsidDel="00073E19">
          <w:rPr>
            <w:rFonts w:ascii="Times New Roman" w:eastAsia="Times New Roman" w:hAnsi="Times New Roman" w:cs="David" w:hint="cs"/>
            <w:sz w:val="24"/>
            <w:szCs w:val="24"/>
            <w:rtl/>
            <w:lang w:eastAsia="he-IL"/>
          </w:rPr>
          <w:tab/>
          <w:delText xml:space="preserve">שטחי מגורים כ </w:delText>
        </w:r>
        <w:r w:rsidRPr="00217E81" w:rsidDel="00073E19">
          <w:rPr>
            <w:rFonts w:ascii="Times New Roman" w:eastAsia="Times New Roman" w:hAnsi="Times New Roman" w:cs="David"/>
            <w:sz w:val="24"/>
            <w:szCs w:val="24"/>
            <w:rtl/>
            <w:lang w:eastAsia="he-IL"/>
          </w:rPr>
          <w:delText>–</w:delText>
        </w:r>
        <w:r w:rsidRPr="00217E81" w:rsidDel="00073E19">
          <w:rPr>
            <w:rFonts w:ascii="Times New Roman" w:eastAsia="Times New Roman" w:hAnsi="Times New Roman" w:cs="David" w:hint="cs"/>
            <w:sz w:val="24"/>
            <w:szCs w:val="24"/>
            <w:rtl/>
            <w:lang w:eastAsia="he-IL"/>
          </w:rPr>
          <w:delText xml:space="preserve"> __________</w:delText>
        </w:r>
      </w:del>
    </w:p>
    <w:p w14:paraId="50BD349A" w14:textId="539FB282" w:rsidR="00217E81" w:rsidRPr="00217E81" w:rsidDel="00073E19" w:rsidRDefault="00217E81">
      <w:pPr>
        <w:widowControl w:val="0"/>
        <w:spacing w:before="0" w:beforeAutospacing="0" w:after="0" w:afterAutospacing="0" w:line="240" w:lineRule="auto"/>
        <w:jc w:val="both"/>
        <w:rPr>
          <w:del w:id="77" w:author="Meryl Etman" w:date="2021-05-30T15:49:00Z"/>
          <w:rFonts w:ascii="Times New Roman" w:eastAsia="Times New Roman" w:hAnsi="Times New Roman" w:cs="David"/>
          <w:sz w:val="24"/>
          <w:szCs w:val="24"/>
          <w:rtl/>
          <w:lang w:eastAsia="he-IL"/>
        </w:rPr>
        <w:pPrChange w:id="78" w:author="Meryl Etman" w:date="2021-05-30T15:49:00Z">
          <w:pPr>
            <w:widowControl w:val="0"/>
            <w:spacing w:before="0" w:beforeAutospacing="0" w:after="0" w:afterAutospacing="0" w:line="240" w:lineRule="auto"/>
            <w:ind w:left="720"/>
            <w:jc w:val="both"/>
          </w:pPr>
        </w:pPrChange>
      </w:pPr>
      <w:del w:id="79" w:author="Meryl Etman" w:date="2021-05-30T15:49:00Z">
        <w:r w:rsidRPr="00217E81" w:rsidDel="00073E19">
          <w:rPr>
            <w:rFonts w:ascii="Times New Roman" w:eastAsia="Times New Roman" w:hAnsi="Times New Roman" w:cs="David" w:hint="cs"/>
            <w:sz w:val="24"/>
            <w:szCs w:val="24"/>
            <w:rtl/>
            <w:lang w:eastAsia="he-IL"/>
          </w:rPr>
          <w:delText>2.2</w:delText>
        </w:r>
        <w:r w:rsidRPr="00217E81" w:rsidDel="00073E19">
          <w:rPr>
            <w:rFonts w:ascii="Times New Roman" w:eastAsia="Times New Roman" w:hAnsi="Times New Roman" w:cs="David" w:hint="cs"/>
            <w:sz w:val="24"/>
            <w:szCs w:val="24"/>
            <w:rtl/>
            <w:lang w:eastAsia="he-IL"/>
          </w:rPr>
          <w:tab/>
          <w:delText>שטחי מסחר כ</w:delText>
        </w:r>
        <w:r w:rsidRPr="00217E81" w:rsidDel="00073E19">
          <w:rPr>
            <w:rFonts w:ascii="Times New Roman" w:eastAsia="Times New Roman" w:hAnsi="Times New Roman" w:cs="David"/>
            <w:sz w:val="24"/>
            <w:szCs w:val="24"/>
            <w:rtl/>
            <w:lang w:eastAsia="he-IL"/>
          </w:rPr>
          <w:delText>–</w:delText>
        </w:r>
        <w:r w:rsidRPr="00217E81" w:rsidDel="00073E19">
          <w:rPr>
            <w:rFonts w:ascii="Times New Roman" w:eastAsia="Times New Roman" w:hAnsi="Times New Roman" w:cs="David" w:hint="cs"/>
            <w:sz w:val="24"/>
            <w:szCs w:val="24"/>
            <w:rtl/>
            <w:lang w:eastAsia="he-IL"/>
          </w:rPr>
          <w:delText>___________</w:delText>
        </w:r>
      </w:del>
    </w:p>
    <w:p w14:paraId="0597E2CC" w14:textId="3F1EF447" w:rsidR="00217E81" w:rsidRPr="00217E81" w:rsidRDefault="00217E81">
      <w:pPr>
        <w:widowControl w:val="0"/>
        <w:numPr>
          <w:ilvl w:val="0"/>
          <w:numId w:val="4"/>
        </w:numPr>
        <w:spacing w:before="0" w:beforeAutospacing="0" w:after="0" w:afterAutospacing="0" w:line="240" w:lineRule="auto"/>
        <w:jc w:val="both"/>
        <w:rPr>
          <w:rFonts w:ascii="Times New Roman" w:eastAsia="Times New Roman" w:hAnsi="Times New Roman" w:cs="David"/>
          <w:sz w:val="24"/>
          <w:szCs w:val="24"/>
          <w:rtl/>
          <w:lang w:eastAsia="he-IL"/>
        </w:rPr>
        <w:pPrChange w:id="80" w:author="Meryl Etman" w:date="2021-05-30T15:50:00Z">
          <w:pPr>
            <w:widowControl w:val="0"/>
            <w:spacing w:before="0" w:beforeAutospacing="0" w:after="0" w:afterAutospacing="0" w:line="240" w:lineRule="auto"/>
            <w:ind w:left="720"/>
            <w:jc w:val="both"/>
          </w:pPr>
        </w:pPrChange>
      </w:pPr>
      <w:del w:id="81" w:author="Meryl Etman" w:date="2021-05-30T15:49:00Z">
        <w:r w:rsidRPr="00217E81" w:rsidDel="00073E19">
          <w:rPr>
            <w:rFonts w:ascii="Times New Roman" w:eastAsia="Times New Roman" w:hAnsi="Times New Roman" w:cs="David" w:hint="cs"/>
            <w:sz w:val="24"/>
            <w:szCs w:val="24"/>
            <w:rtl/>
            <w:lang w:eastAsia="he-IL"/>
          </w:rPr>
          <w:delText>2.3</w:delText>
        </w:r>
        <w:r w:rsidRPr="00217E81" w:rsidDel="00073E19">
          <w:rPr>
            <w:rFonts w:ascii="Times New Roman" w:eastAsia="Times New Roman" w:hAnsi="Times New Roman" w:cs="David" w:hint="cs"/>
            <w:sz w:val="24"/>
            <w:szCs w:val="24"/>
            <w:rtl/>
            <w:lang w:eastAsia="he-IL"/>
          </w:rPr>
          <w:tab/>
          <w:delText>מרתפים כ</w:delText>
        </w:r>
        <w:r w:rsidRPr="00217E81" w:rsidDel="00073E19">
          <w:rPr>
            <w:rFonts w:ascii="Times New Roman" w:eastAsia="Times New Roman" w:hAnsi="Times New Roman" w:cs="David"/>
            <w:sz w:val="24"/>
            <w:szCs w:val="24"/>
            <w:rtl/>
            <w:lang w:eastAsia="he-IL"/>
          </w:rPr>
          <w:delText>–</w:delText>
        </w:r>
        <w:r w:rsidRPr="00217E81" w:rsidDel="00073E19">
          <w:rPr>
            <w:rFonts w:ascii="Times New Roman" w:eastAsia="Times New Roman" w:hAnsi="Times New Roman" w:cs="David" w:hint="cs"/>
            <w:sz w:val="24"/>
            <w:szCs w:val="24"/>
            <w:rtl/>
            <w:lang w:eastAsia="he-IL"/>
          </w:rPr>
          <w:delText>______________</w:delText>
        </w:r>
      </w:del>
    </w:p>
    <w:p w14:paraId="2EE46056"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A508DE0" w14:textId="77777777" w:rsidR="00217E81" w:rsidRPr="00217E81" w:rsidRDefault="00217E81" w:rsidP="00217E81">
      <w:pPr>
        <w:widowControl w:val="0"/>
        <w:numPr>
          <w:ilvl w:val="0"/>
          <w:numId w:val="4"/>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למען הסר ספק:</w:t>
      </w:r>
    </w:p>
    <w:p w14:paraId="4F5F7A8E"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CED6B8F"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3.1</w:t>
      </w:r>
      <w:r w:rsidRPr="00217E81">
        <w:rPr>
          <w:rFonts w:ascii="Times New Roman" w:eastAsia="Times New Roman" w:hAnsi="Times New Roman" w:cs="David"/>
          <w:sz w:val="24"/>
          <w:szCs w:val="24"/>
          <w:rtl/>
          <w:lang w:eastAsia="he-IL"/>
        </w:rPr>
        <w:tab/>
        <w:t>מובהר כי שכר המתכנן ומועדי התשלום הינם סופיים ומוחלטים, והם לא ישתנו מכל גורם שהו</w:t>
      </w:r>
      <w:r w:rsidRPr="00217E81">
        <w:rPr>
          <w:rFonts w:ascii="Times New Roman" w:eastAsia="Times New Roman" w:hAnsi="Times New Roman" w:cs="David" w:hint="cs"/>
          <w:sz w:val="24"/>
          <w:szCs w:val="24"/>
          <w:rtl/>
          <w:lang w:eastAsia="he-IL"/>
        </w:rPr>
        <w:t xml:space="preserve">א כמפורט בסעיף 7 לחוזה. </w:t>
      </w:r>
    </w:p>
    <w:p w14:paraId="5B441BD9"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EED37EF"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3.</w:t>
      </w:r>
      <w:r w:rsidRPr="00217E81">
        <w:rPr>
          <w:rFonts w:ascii="Times New Roman" w:eastAsia="Times New Roman" w:hAnsi="Times New Roman" w:cs="David" w:hint="cs"/>
          <w:sz w:val="24"/>
          <w:szCs w:val="24"/>
          <w:rtl/>
          <w:lang w:eastAsia="he-IL"/>
        </w:rPr>
        <w:t>2</w:t>
      </w:r>
      <w:r w:rsidRPr="00217E81">
        <w:rPr>
          <w:rFonts w:ascii="Times New Roman" w:eastAsia="Times New Roman" w:hAnsi="Times New Roman" w:cs="David"/>
          <w:sz w:val="24"/>
          <w:szCs w:val="24"/>
          <w:rtl/>
          <w:lang w:eastAsia="he-IL"/>
        </w:rPr>
        <w:tab/>
        <w:t>שכר המתכנן כולל את כל המפורט בחוזה על כל נספחיו, לרבות נספח ב'</w:t>
      </w:r>
      <w:r w:rsidRPr="00217E81">
        <w:rPr>
          <w:rFonts w:ascii="Times New Roman" w:eastAsia="Times New Roman" w:hAnsi="Times New Roman" w:cs="David" w:hint="cs"/>
          <w:sz w:val="24"/>
          <w:szCs w:val="24"/>
          <w:rtl/>
          <w:lang w:eastAsia="he-IL"/>
        </w:rPr>
        <w:t xml:space="preserve"> ונספח ח'</w:t>
      </w:r>
      <w:r w:rsidRPr="00217E81">
        <w:rPr>
          <w:rFonts w:ascii="Times New Roman" w:eastAsia="Times New Roman" w:hAnsi="Times New Roman" w:cs="David"/>
          <w:sz w:val="24"/>
          <w:szCs w:val="24"/>
          <w:rtl/>
          <w:lang w:eastAsia="he-IL"/>
        </w:rPr>
        <w:t>.</w:t>
      </w:r>
    </w:p>
    <w:p w14:paraId="4D87BF70" w14:textId="77777777" w:rsidR="00217E81" w:rsidRPr="00217E81" w:rsidRDefault="00217E81" w:rsidP="00217E81">
      <w:pPr>
        <w:widowControl w:val="0"/>
        <w:spacing w:before="0" w:beforeAutospacing="0" w:after="0" w:afterAutospacing="0" w:line="240" w:lineRule="auto"/>
        <w:ind w:left="720"/>
        <w:jc w:val="both"/>
        <w:rPr>
          <w:rFonts w:ascii="Times New Roman" w:eastAsia="Times New Roman" w:hAnsi="Times New Roman" w:cs="David"/>
          <w:sz w:val="24"/>
          <w:szCs w:val="24"/>
          <w:rtl/>
          <w:lang w:eastAsia="he-IL"/>
        </w:rPr>
      </w:pPr>
    </w:p>
    <w:p w14:paraId="6BC80FF0" w14:textId="77777777" w:rsidR="00217E81" w:rsidRPr="00217E81" w:rsidRDefault="00217E81" w:rsidP="00217E81">
      <w:pPr>
        <w:widowControl w:val="0"/>
        <w:spacing w:before="0" w:beforeAutospacing="0" w:after="0" w:afterAutospacing="0" w:line="240" w:lineRule="auto"/>
        <w:ind w:left="144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3.3</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sz w:val="24"/>
          <w:szCs w:val="24"/>
          <w:rtl/>
          <w:lang w:eastAsia="he-IL"/>
        </w:rPr>
        <w:t>התמורה הינה סופית ולא תאושרנה תוספות שכר עקב שינויי תכנון בגלל התקדמות התכנון של שאר היועצים</w:t>
      </w:r>
      <w:r w:rsidRPr="00217E81">
        <w:rPr>
          <w:rFonts w:ascii="Times New Roman" w:eastAsia="Times New Roman" w:hAnsi="Times New Roman" w:cs="David" w:hint="cs"/>
          <w:sz w:val="24"/>
          <w:szCs w:val="24"/>
          <w:rtl/>
          <w:lang w:eastAsia="he-IL"/>
        </w:rPr>
        <w:t>.</w:t>
      </w:r>
    </w:p>
    <w:p w14:paraId="75186BBC" w14:textId="77777777" w:rsidR="00217E81" w:rsidRPr="00217E81" w:rsidRDefault="00217E81" w:rsidP="00217E81">
      <w:pPr>
        <w:widowControl w:val="0"/>
        <w:spacing w:before="0" w:beforeAutospacing="0" w:after="0" w:afterAutospacing="0" w:line="240" w:lineRule="auto"/>
        <w:ind w:left="1440" w:hanging="720"/>
        <w:rPr>
          <w:rFonts w:ascii="Times New Roman" w:eastAsia="Times New Roman" w:hAnsi="Times New Roman" w:cs="David"/>
          <w:sz w:val="24"/>
          <w:szCs w:val="24"/>
          <w:rtl/>
          <w:lang w:eastAsia="he-IL"/>
        </w:rPr>
      </w:pPr>
    </w:p>
    <w:p w14:paraId="44EA0DBF" w14:textId="77777777" w:rsidR="00217E81" w:rsidRPr="00217E81" w:rsidRDefault="00217E81" w:rsidP="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3.4</w:t>
      </w:r>
      <w:r w:rsidRPr="00217E81">
        <w:rPr>
          <w:rFonts w:ascii="Times New Roman" w:eastAsia="Times New Roman" w:hAnsi="Times New Roman" w:cs="David" w:hint="cs"/>
          <w:sz w:val="24"/>
          <w:szCs w:val="24"/>
          <w:rtl/>
          <w:lang w:eastAsia="he-IL"/>
        </w:rPr>
        <w:tab/>
        <w:t xml:space="preserve">על אף האמור בסעיף 3.1 לעיל, </w:t>
      </w:r>
      <w:r w:rsidRPr="00217E81">
        <w:rPr>
          <w:rFonts w:ascii="Times New Roman" w:eastAsia="Times New Roman" w:hAnsi="Times New Roman" w:cs="David"/>
          <w:sz w:val="24"/>
          <w:szCs w:val="24"/>
          <w:rtl/>
          <w:lang w:eastAsia="he-IL"/>
        </w:rPr>
        <w:t xml:space="preserve">בקשות לתוספת שכר </w:t>
      </w:r>
      <w:r w:rsidRPr="00217E81">
        <w:rPr>
          <w:rFonts w:ascii="Times New Roman" w:eastAsia="Times New Roman" w:hAnsi="Times New Roman" w:cs="David" w:hint="cs"/>
          <w:sz w:val="24"/>
          <w:szCs w:val="24"/>
          <w:rtl/>
          <w:lang w:eastAsia="he-IL"/>
        </w:rPr>
        <w:t>ידונו בתנאים כמפורט בסעיף 8 לחוזה בלבד.</w:t>
      </w:r>
    </w:p>
    <w:p w14:paraId="621E3B5E"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CD85CF7" w14:textId="22B0335F" w:rsidR="00217E81" w:rsidRPr="00217E81" w:rsidDel="00073E19" w:rsidRDefault="00217E81" w:rsidP="000E7B02">
      <w:pPr>
        <w:widowControl w:val="0"/>
        <w:spacing w:before="0" w:beforeAutospacing="0" w:after="0" w:afterAutospacing="0" w:line="240" w:lineRule="auto"/>
        <w:ind w:left="1388" w:hanging="709"/>
        <w:jc w:val="both"/>
        <w:rPr>
          <w:del w:id="82" w:author="Meryl Etman" w:date="2021-05-30T15:53:00Z"/>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3.5</w:t>
      </w:r>
      <w:r w:rsidRPr="00217E81">
        <w:rPr>
          <w:rFonts w:ascii="Times New Roman" w:eastAsia="Times New Roman" w:hAnsi="Times New Roman" w:cs="David" w:hint="cs"/>
          <w:sz w:val="24"/>
          <w:szCs w:val="24"/>
          <w:rtl/>
          <w:lang w:eastAsia="he-IL"/>
        </w:rPr>
        <w:tab/>
      </w:r>
      <w:del w:id="83" w:author="Meryl Etman" w:date="2021-05-30T15:53:00Z">
        <w:r w:rsidRPr="00217E81" w:rsidDel="00073E19">
          <w:rPr>
            <w:rFonts w:ascii="Times New Roman" w:eastAsia="Times New Roman" w:hAnsi="Times New Roman" w:cs="David" w:hint="cs"/>
            <w:sz w:val="24"/>
            <w:szCs w:val="24"/>
            <w:rtl/>
            <w:lang w:eastAsia="he-IL"/>
          </w:rPr>
          <w:delText xml:space="preserve">תוספות שכר ככל שיתקבלו על פי סעיף </w:delText>
        </w:r>
      </w:del>
      <w:del w:id="84" w:author="Meryl Etman" w:date="2021-05-30T15:52:00Z">
        <w:r w:rsidRPr="00217E81" w:rsidDel="00073E19">
          <w:rPr>
            <w:rFonts w:ascii="Times New Roman" w:eastAsia="Times New Roman" w:hAnsi="Times New Roman" w:cs="David" w:hint="cs"/>
            <w:sz w:val="24"/>
            <w:szCs w:val="24"/>
            <w:rtl/>
            <w:lang w:eastAsia="he-IL"/>
          </w:rPr>
          <w:delText xml:space="preserve">8.2.2 </w:delText>
        </w:r>
      </w:del>
      <w:del w:id="85" w:author="Meryl Etman" w:date="2021-05-30T15:53:00Z">
        <w:r w:rsidRPr="00217E81" w:rsidDel="00073E19">
          <w:rPr>
            <w:rFonts w:ascii="Times New Roman" w:eastAsia="Times New Roman" w:hAnsi="Times New Roman" w:cs="David" w:hint="cs"/>
            <w:sz w:val="24"/>
            <w:szCs w:val="24"/>
            <w:rtl/>
            <w:lang w:eastAsia="he-IL"/>
          </w:rPr>
          <w:delText xml:space="preserve">לחוזה יחושבו בשיעורים כדלקמן ובלבד שהגדלת מספר יחידות הדיור, מהווה חריגה מהיקף השטחים, המפורט בסעיף 2 לעיל: </w:delText>
        </w:r>
      </w:del>
    </w:p>
    <w:p w14:paraId="53734513" w14:textId="7755CD12" w:rsidR="00217E81" w:rsidRPr="00217E81" w:rsidDel="00073E19" w:rsidRDefault="00217E81" w:rsidP="00217E81">
      <w:pPr>
        <w:widowControl w:val="0"/>
        <w:spacing w:before="0" w:beforeAutospacing="0" w:after="0" w:afterAutospacing="0" w:line="240" w:lineRule="auto"/>
        <w:jc w:val="both"/>
        <w:rPr>
          <w:del w:id="86" w:author="Meryl Etman" w:date="2021-05-30T15:53:00Z"/>
          <w:rFonts w:ascii="Times New Roman" w:eastAsia="Times New Roman" w:hAnsi="Times New Roman" w:cs="David"/>
          <w:sz w:val="24"/>
          <w:szCs w:val="24"/>
          <w:rtl/>
          <w:lang w:eastAsia="he-IL"/>
        </w:rPr>
      </w:pPr>
    </w:p>
    <w:p w14:paraId="082DBF79" w14:textId="5A6F67C6" w:rsidR="00217E81" w:rsidRPr="00217E81" w:rsidDel="00073E19" w:rsidRDefault="00217E81" w:rsidP="00217E81">
      <w:pPr>
        <w:widowControl w:val="0"/>
        <w:spacing w:before="0" w:beforeAutospacing="0" w:after="0" w:afterAutospacing="0" w:line="276" w:lineRule="auto"/>
        <w:ind w:left="1388" w:hanging="709"/>
        <w:jc w:val="both"/>
        <w:rPr>
          <w:del w:id="87" w:author="Meryl Etman" w:date="2021-05-30T15:53:00Z"/>
          <w:rFonts w:ascii="Times New Roman" w:eastAsia="Times New Roman" w:hAnsi="Times New Roman" w:cs="David"/>
          <w:sz w:val="24"/>
          <w:szCs w:val="24"/>
          <w:rtl/>
          <w:lang w:eastAsia="he-IL"/>
        </w:rPr>
      </w:pPr>
      <w:del w:id="88" w:author="Meryl Etman" w:date="2021-05-30T15:53:00Z">
        <w:r w:rsidRPr="00217E81" w:rsidDel="00073E19">
          <w:rPr>
            <w:rFonts w:ascii="Times New Roman" w:eastAsia="Times New Roman" w:hAnsi="Times New Roman" w:cs="David"/>
            <w:sz w:val="24"/>
            <w:szCs w:val="24"/>
            <w:rtl/>
            <w:lang w:eastAsia="he-IL"/>
          </w:rPr>
          <w:tab/>
        </w:r>
        <w:r w:rsidRPr="00217E81" w:rsidDel="00073E19">
          <w:rPr>
            <w:rFonts w:ascii="Times New Roman" w:eastAsia="Times New Roman" w:hAnsi="Times New Roman" w:cs="David" w:hint="cs"/>
            <w:sz w:val="24"/>
            <w:szCs w:val="24"/>
            <w:rtl/>
            <w:lang w:eastAsia="he-IL"/>
          </w:rPr>
          <w:delText>3.5.1</w:delText>
        </w:r>
        <w:r w:rsidRPr="00217E81" w:rsidDel="00073E19">
          <w:rPr>
            <w:rFonts w:ascii="Times New Roman" w:eastAsia="Times New Roman" w:hAnsi="Times New Roman" w:cs="David" w:hint="cs"/>
            <w:sz w:val="24"/>
            <w:szCs w:val="24"/>
            <w:rtl/>
            <w:lang w:eastAsia="he-IL"/>
          </w:rPr>
          <w:tab/>
          <w:delText>____</w:delText>
        </w:r>
        <w:r w:rsidRPr="00217E81" w:rsidDel="00073E19">
          <w:rPr>
            <w:rFonts w:ascii="Times New Roman" w:eastAsia="Times New Roman" w:hAnsi="Times New Roman" w:cs="David"/>
            <w:sz w:val="24"/>
            <w:szCs w:val="24"/>
            <w:rtl/>
            <w:lang w:eastAsia="he-IL"/>
          </w:rPr>
          <w:delText xml:space="preserve"> ש"ח לכל</w:delText>
        </w:r>
        <w:r w:rsidRPr="00217E81" w:rsidDel="00073E19">
          <w:rPr>
            <w:rFonts w:ascii="Times New Roman" w:eastAsia="Times New Roman" w:hAnsi="Times New Roman" w:cs="David" w:hint="cs"/>
            <w:sz w:val="24"/>
            <w:szCs w:val="24"/>
            <w:rtl/>
            <w:lang w:eastAsia="he-IL"/>
          </w:rPr>
          <w:delText xml:space="preserve"> </w:delText>
        </w:r>
        <w:r w:rsidRPr="00217E81" w:rsidDel="00073E19">
          <w:rPr>
            <w:rFonts w:ascii="Times New Roman" w:eastAsia="Times New Roman" w:hAnsi="Times New Roman" w:cs="David"/>
            <w:sz w:val="24"/>
            <w:szCs w:val="24"/>
            <w:rtl/>
            <w:lang w:eastAsia="he-IL"/>
          </w:rPr>
          <w:delText>יחידת דיור</w:delText>
        </w:r>
        <w:r w:rsidRPr="00217E81" w:rsidDel="00073E19">
          <w:rPr>
            <w:rFonts w:ascii="Times New Roman" w:eastAsia="Times New Roman" w:hAnsi="Times New Roman" w:cs="David" w:hint="cs"/>
            <w:sz w:val="24"/>
            <w:szCs w:val="24"/>
            <w:rtl/>
            <w:lang w:eastAsia="he-IL"/>
          </w:rPr>
          <w:delText>.</w:delText>
        </w:r>
      </w:del>
    </w:p>
    <w:p w14:paraId="5E174911" w14:textId="7EED0DFD" w:rsidR="00217E81" w:rsidRPr="00217E81" w:rsidDel="00073E19" w:rsidRDefault="00217E81" w:rsidP="00217E81">
      <w:pPr>
        <w:widowControl w:val="0"/>
        <w:spacing w:before="0" w:beforeAutospacing="0" w:after="0" w:afterAutospacing="0" w:line="276" w:lineRule="auto"/>
        <w:ind w:left="1388" w:hanging="709"/>
        <w:jc w:val="both"/>
        <w:rPr>
          <w:del w:id="89" w:author="Meryl Etman" w:date="2021-05-30T15:53:00Z"/>
          <w:rFonts w:ascii="Times New Roman" w:eastAsia="Times New Roman" w:hAnsi="Times New Roman" w:cs="David"/>
          <w:sz w:val="24"/>
          <w:szCs w:val="24"/>
          <w:rtl/>
          <w:lang w:eastAsia="he-IL"/>
        </w:rPr>
      </w:pPr>
    </w:p>
    <w:p w14:paraId="3E5AEF49" w14:textId="563774E5" w:rsidR="00217E81" w:rsidRPr="00217E81" w:rsidDel="00073E19" w:rsidRDefault="00217E81" w:rsidP="00217E81">
      <w:pPr>
        <w:widowControl w:val="0"/>
        <w:spacing w:before="0" w:beforeAutospacing="0" w:after="0" w:afterAutospacing="0" w:line="276" w:lineRule="auto"/>
        <w:ind w:left="1388" w:hanging="709"/>
        <w:jc w:val="both"/>
        <w:rPr>
          <w:del w:id="90" w:author="Meryl Etman" w:date="2021-05-30T15:53:00Z"/>
          <w:rFonts w:ascii="Times New Roman" w:eastAsia="Times New Roman" w:hAnsi="Times New Roman" w:cs="David"/>
          <w:sz w:val="24"/>
          <w:szCs w:val="24"/>
          <w:rtl/>
          <w:lang w:eastAsia="he-IL"/>
        </w:rPr>
      </w:pPr>
      <w:del w:id="91" w:author="Meryl Etman" w:date="2021-05-30T15:53:00Z">
        <w:r w:rsidRPr="00217E81" w:rsidDel="00073E19">
          <w:rPr>
            <w:rFonts w:ascii="Times New Roman" w:eastAsia="Times New Roman" w:hAnsi="Times New Roman" w:cs="David" w:hint="cs"/>
            <w:sz w:val="24"/>
            <w:szCs w:val="24"/>
            <w:rtl/>
            <w:lang w:eastAsia="he-IL"/>
          </w:rPr>
          <w:tab/>
          <w:delText>3.5.2</w:delText>
        </w:r>
        <w:r w:rsidRPr="00217E81" w:rsidDel="00073E19">
          <w:rPr>
            <w:rFonts w:ascii="Times New Roman" w:eastAsia="Times New Roman" w:hAnsi="Times New Roman" w:cs="David" w:hint="cs"/>
            <w:sz w:val="24"/>
            <w:szCs w:val="24"/>
            <w:rtl/>
            <w:lang w:eastAsia="he-IL"/>
          </w:rPr>
          <w:tab/>
          <w:delText xml:space="preserve">_____ ש"ח </w:delText>
        </w:r>
        <w:r w:rsidRPr="00217E81" w:rsidDel="00073E19">
          <w:rPr>
            <w:rFonts w:ascii="Times New Roman" w:eastAsia="Times New Roman" w:hAnsi="Times New Roman" w:cs="David"/>
            <w:sz w:val="24"/>
            <w:szCs w:val="24"/>
            <w:rtl/>
            <w:lang w:eastAsia="he-IL"/>
          </w:rPr>
          <w:delText xml:space="preserve">כל מ"ר בנוי ומקורה </w:delText>
        </w:r>
        <w:r w:rsidRPr="00217E81" w:rsidDel="00073E19">
          <w:rPr>
            <w:rFonts w:ascii="Times New Roman" w:eastAsia="Times New Roman" w:hAnsi="Times New Roman" w:cs="David" w:hint="cs"/>
            <w:sz w:val="24"/>
            <w:szCs w:val="24"/>
            <w:rtl/>
            <w:lang w:eastAsia="he-IL"/>
          </w:rPr>
          <w:delText>של המסחר (עילי ותת קרקעי)</w:delText>
        </w:r>
        <w:r w:rsidRPr="00217E81" w:rsidDel="00073E19">
          <w:rPr>
            <w:rFonts w:ascii="Times New Roman" w:eastAsia="Times New Roman" w:hAnsi="Times New Roman" w:cs="David"/>
            <w:sz w:val="24"/>
            <w:szCs w:val="24"/>
            <w:rtl/>
            <w:lang w:eastAsia="he-IL"/>
          </w:rPr>
          <w:delText>.</w:delText>
        </w:r>
      </w:del>
    </w:p>
    <w:p w14:paraId="419AA2C1" w14:textId="288C57B9" w:rsidR="00217E81" w:rsidRPr="00217E81" w:rsidDel="00073E19" w:rsidRDefault="00217E81" w:rsidP="00217E81">
      <w:pPr>
        <w:widowControl w:val="0"/>
        <w:spacing w:before="0" w:beforeAutospacing="0" w:after="0" w:afterAutospacing="0" w:line="276" w:lineRule="auto"/>
        <w:ind w:left="1388" w:hanging="709"/>
        <w:jc w:val="both"/>
        <w:rPr>
          <w:del w:id="92" w:author="Meryl Etman" w:date="2021-05-30T15:53:00Z"/>
          <w:rFonts w:ascii="Times New Roman" w:eastAsia="Times New Roman" w:hAnsi="Times New Roman" w:cs="David"/>
          <w:sz w:val="24"/>
          <w:szCs w:val="24"/>
          <w:rtl/>
          <w:lang w:eastAsia="he-IL"/>
        </w:rPr>
      </w:pPr>
    </w:p>
    <w:p w14:paraId="64629AC8" w14:textId="5898C721" w:rsidR="00217E81" w:rsidRPr="00217E81" w:rsidRDefault="00217E81">
      <w:pPr>
        <w:widowControl w:val="0"/>
        <w:spacing w:before="0" w:beforeAutospacing="0" w:after="0" w:afterAutospacing="0" w:line="240" w:lineRule="auto"/>
        <w:ind w:left="1388" w:hanging="709"/>
        <w:jc w:val="both"/>
        <w:rPr>
          <w:rFonts w:ascii="Times New Roman" w:eastAsia="Times New Roman" w:hAnsi="Times New Roman" w:cs="David"/>
          <w:sz w:val="24"/>
          <w:szCs w:val="24"/>
          <w:rtl/>
          <w:lang w:eastAsia="he-IL"/>
        </w:rPr>
        <w:pPrChange w:id="93" w:author="Meryl Etman" w:date="2021-05-30T15:53:00Z">
          <w:pPr>
            <w:widowControl w:val="0"/>
            <w:spacing w:before="0" w:beforeAutospacing="0" w:after="0" w:afterAutospacing="0" w:line="276" w:lineRule="auto"/>
            <w:ind w:left="1388" w:hanging="709"/>
            <w:jc w:val="both"/>
          </w:pPr>
        </w:pPrChange>
      </w:pPr>
      <w:del w:id="94" w:author="Meryl Etman" w:date="2021-05-30T15:53:00Z">
        <w:r w:rsidRPr="00217E81" w:rsidDel="00073E19">
          <w:rPr>
            <w:rFonts w:ascii="Times New Roman" w:eastAsia="Times New Roman" w:hAnsi="Times New Roman" w:cs="David" w:hint="cs"/>
            <w:sz w:val="24"/>
            <w:szCs w:val="24"/>
            <w:rtl/>
            <w:lang w:eastAsia="he-IL"/>
          </w:rPr>
          <w:tab/>
          <w:delText>3.5.3</w:delText>
        </w:r>
        <w:r w:rsidRPr="00217E81" w:rsidDel="00073E19">
          <w:rPr>
            <w:rFonts w:ascii="Times New Roman" w:eastAsia="Times New Roman" w:hAnsi="Times New Roman" w:cs="David" w:hint="cs"/>
            <w:sz w:val="24"/>
            <w:szCs w:val="24"/>
            <w:rtl/>
            <w:lang w:eastAsia="he-IL"/>
          </w:rPr>
          <w:tab/>
          <w:delText>______</w:delText>
        </w:r>
        <w:r w:rsidRPr="00217E81" w:rsidDel="00073E19">
          <w:rPr>
            <w:rFonts w:ascii="Times New Roman" w:eastAsia="Times New Roman" w:hAnsi="Times New Roman" w:cs="David"/>
            <w:sz w:val="24"/>
            <w:szCs w:val="24"/>
            <w:rtl/>
            <w:lang w:eastAsia="he-IL"/>
          </w:rPr>
          <w:delText xml:space="preserve"> ש"ח לכל מ"ר </w:delText>
        </w:r>
        <w:r w:rsidRPr="00217E81" w:rsidDel="00073E19">
          <w:rPr>
            <w:rFonts w:ascii="Times New Roman" w:eastAsia="Times New Roman" w:hAnsi="Times New Roman" w:cs="David" w:hint="cs"/>
            <w:sz w:val="24"/>
            <w:szCs w:val="24"/>
            <w:rtl/>
            <w:lang w:eastAsia="he-IL"/>
          </w:rPr>
          <w:delText>ב</w:delText>
        </w:r>
        <w:r w:rsidRPr="00217E81" w:rsidDel="00073E19">
          <w:rPr>
            <w:rFonts w:ascii="Times New Roman" w:eastAsia="Times New Roman" w:hAnsi="Times New Roman" w:cs="David"/>
            <w:sz w:val="24"/>
            <w:szCs w:val="24"/>
            <w:rtl/>
            <w:lang w:eastAsia="he-IL"/>
          </w:rPr>
          <w:delText xml:space="preserve">נוי ומקורה </w:delText>
        </w:r>
        <w:r w:rsidRPr="00217E81" w:rsidDel="00073E19">
          <w:rPr>
            <w:rFonts w:ascii="Times New Roman" w:eastAsia="Times New Roman" w:hAnsi="Times New Roman" w:cs="David" w:hint="cs"/>
            <w:sz w:val="24"/>
            <w:szCs w:val="24"/>
            <w:rtl/>
            <w:lang w:eastAsia="he-IL"/>
          </w:rPr>
          <w:delText>של המרתפים</w:delText>
        </w:r>
      </w:del>
      <w:ins w:id="95" w:author="Meryl Etman" w:date="2021-05-30T15:53:00Z">
        <w:r w:rsidR="00073E19">
          <w:rPr>
            <w:rFonts w:ascii="Times New Roman" w:eastAsia="Times New Roman" w:hAnsi="Times New Roman" w:cs="David" w:hint="cs"/>
            <w:sz w:val="24"/>
            <w:szCs w:val="24"/>
            <w:rtl/>
            <w:lang w:eastAsia="he-IL"/>
          </w:rPr>
          <w:t>מבוטל</w:t>
        </w:r>
      </w:ins>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r w:rsidRPr="00217E81">
        <w:rPr>
          <w:rFonts w:ascii="Times New Roman" w:eastAsia="Times New Roman" w:hAnsi="Times New Roman" w:cs="David" w:hint="cs"/>
          <w:sz w:val="24"/>
          <w:szCs w:val="24"/>
          <w:rtl/>
          <w:lang w:eastAsia="he-IL"/>
        </w:rPr>
        <w:tab/>
      </w:r>
    </w:p>
    <w:p w14:paraId="35D8CE3D"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lang w:eastAsia="he-IL"/>
        </w:rPr>
      </w:pPr>
    </w:p>
    <w:p w14:paraId="596CBCFF" w14:textId="18CC8BAF" w:rsidR="00217E81" w:rsidRPr="00EB38F9"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4.</w:t>
      </w:r>
      <w:r w:rsidRPr="00217E81">
        <w:rPr>
          <w:rFonts w:ascii="Times New Roman" w:eastAsia="Times New Roman" w:hAnsi="Times New Roman" w:cs="David"/>
          <w:sz w:val="24"/>
          <w:szCs w:val="24"/>
          <w:rtl/>
          <w:lang w:eastAsia="he-IL"/>
        </w:rPr>
        <w:tab/>
      </w:r>
      <w:r w:rsidRPr="00EB38F9">
        <w:rPr>
          <w:rFonts w:ascii="Times New Roman" w:eastAsia="Times New Roman" w:hAnsi="Times New Roman" w:cs="David"/>
          <w:sz w:val="24"/>
          <w:szCs w:val="24"/>
          <w:rtl/>
          <w:lang w:eastAsia="he-IL"/>
        </w:rPr>
        <w:t>הסכומים המפורטים בסעי</w:t>
      </w:r>
      <w:r w:rsidRPr="00EB38F9">
        <w:rPr>
          <w:rFonts w:ascii="Times New Roman" w:eastAsia="Times New Roman" w:hAnsi="Times New Roman" w:cs="David" w:hint="cs"/>
          <w:sz w:val="24"/>
          <w:szCs w:val="24"/>
          <w:rtl/>
          <w:lang w:eastAsia="he-IL"/>
        </w:rPr>
        <w:t xml:space="preserve">פים 1-3 </w:t>
      </w:r>
      <w:r w:rsidRPr="00EB38F9">
        <w:rPr>
          <w:rFonts w:ascii="Times New Roman" w:eastAsia="Times New Roman" w:hAnsi="Times New Roman" w:cs="David"/>
          <w:sz w:val="24"/>
          <w:szCs w:val="24"/>
          <w:rtl/>
          <w:lang w:eastAsia="he-IL"/>
        </w:rPr>
        <w:t>לעיל יהיו צמודים ל</w:t>
      </w:r>
      <w:sdt>
        <w:sdtPr>
          <w:rPr>
            <w:rFonts w:ascii="Times New Roman" w:eastAsia="Times New Roman" w:hAnsi="Times New Roman" w:cs="David"/>
            <w:color w:val="008000"/>
            <w:sz w:val="24"/>
            <w:szCs w:val="24"/>
            <w:rtl/>
          </w:rPr>
          <w:alias w:val="סוג מדד כותרת"/>
          <w:tag w:val="cntMadadTypeTitle"/>
          <w:id w:val="-44753284"/>
          <w:placeholder>
            <w:docPart w:val="267CB14C3C6941FABF8A3DF143138DF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ins w:id="96" w:author="Meryl Etman" w:date="2021-05-30T15:46:00Z">
            <w:r w:rsidR="00073E19">
              <w:rPr>
                <w:rFonts w:ascii="Times New Roman" w:eastAsia="Times New Roman" w:hAnsi="Times New Roman" w:cs="David"/>
                <w:color w:val="008000"/>
                <w:sz w:val="24"/>
                <w:szCs w:val="24"/>
                <w:rtl/>
              </w:rPr>
              <w:t>מדד המחירים לצרכן</w:t>
            </w:r>
          </w:ins>
        </w:sdtContent>
      </w:sdt>
      <w:r w:rsidRPr="00EB38F9">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גין/ידוע - כותרת"/>
          <w:tag w:val="cntIsKnownTitle"/>
          <w:id w:val="1209063217"/>
          <w:placeholder>
            <w:docPart w:val="2D852CF2F8B54BC8AF1C3ED675FBF25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ins w:id="97" w:author="Meryl Etman" w:date="2021-05-30T15:46:00Z">
            <w:r w:rsidR="00073E19">
              <w:rPr>
                <w:rFonts w:ascii="Times New Roman" w:eastAsia="Times New Roman" w:hAnsi="Times New Roman" w:cs="David"/>
                <w:color w:val="008000"/>
                <w:sz w:val="24"/>
                <w:szCs w:val="24"/>
                <w:rtl/>
              </w:rPr>
              <w:t>בגין</w:t>
            </w:r>
          </w:ins>
        </w:sdtContent>
      </w:sdt>
      <w:r w:rsidRPr="00EB38F9">
        <w:rPr>
          <w:rFonts w:ascii="Times New Roman" w:eastAsia="Times New Roman" w:hAnsi="Times New Roman" w:cs="David"/>
          <w:color w:val="008000"/>
          <w:sz w:val="24"/>
          <w:szCs w:val="24"/>
          <w:rtl/>
        </w:rPr>
        <w:t xml:space="preserve"> </w:t>
      </w:r>
      <w:sdt>
        <w:sdtPr>
          <w:rPr>
            <w:rFonts w:ascii="Times New Roman" w:eastAsia="Times New Roman" w:hAnsi="Times New Roman" w:cs="David"/>
            <w:color w:val="008000"/>
            <w:sz w:val="24"/>
            <w:szCs w:val="24"/>
            <w:rtl/>
          </w:rPr>
          <w:alias w:val="מדד בסיס"/>
          <w:tag w:val="cntMadadBase"/>
          <w:id w:val="-672956043"/>
          <w:placeholder>
            <w:docPart w:val="436159D6813A489297A272C127B9B4A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20-11-01T00:00:00Z">
            <w:dateFormat w:val="dd/MM/yyyy"/>
            <w:lid w:val="he-IL"/>
            <w:storeMappedDataAs w:val="dateTime"/>
            <w:calendar w:val="gregorian"/>
          </w:date>
        </w:sdtPr>
        <w:sdtEndPr/>
        <w:sdtContent>
          <w:ins w:id="98" w:author="Meryl Etman" w:date="2021-05-30T15:46:00Z">
            <w:r w:rsidR="00073E19">
              <w:rPr>
                <w:rFonts w:ascii="Times New Roman" w:eastAsia="Times New Roman" w:hAnsi="Times New Roman" w:cs="David" w:hint="cs"/>
                <w:color w:val="008000"/>
                <w:sz w:val="24"/>
                <w:szCs w:val="24"/>
                <w:rtl/>
              </w:rPr>
              <w:t>‏01/11/2020</w:t>
            </w:r>
          </w:ins>
        </w:sdtContent>
      </w:sdt>
      <w:r w:rsidRPr="00EB38F9">
        <w:rPr>
          <w:rFonts w:ascii="Times New Roman" w:eastAsia="Times New Roman" w:hAnsi="Times New Roman" w:cs="David"/>
          <w:sz w:val="24"/>
          <w:szCs w:val="24"/>
          <w:rtl/>
        </w:rPr>
        <w:t xml:space="preserve"> העומד על </w:t>
      </w:r>
      <w:sdt>
        <w:sdtPr>
          <w:rPr>
            <w:rFonts w:ascii="Times New Roman" w:eastAsia="Times New Roman" w:hAnsi="Times New Roman" w:cs="David"/>
            <w:color w:val="008000"/>
            <w:sz w:val="24"/>
            <w:szCs w:val="24"/>
            <w:rtl/>
          </w:rPr>
          <w:alias w:val="נקודות מדד"/>
          <w:tag w:val="cntMadadPoints"/>
          <w:id w:val="-1795517717"/>
          <w:placeholder>
            <w:docPart w:val="8FD8B380CC39498DBFACDD4E6A4514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ins w:id="99" w:author="Meryl Etman" w:date="2021-05-30T15:46:00Z">
            <w:r w:rsidR="00073E19">
              <w:rPr>
                <w:rFonts w:ascii="Times New Roman" w:eastAsia="Times New Roman" w:hAnsi="Times New Roman" w:cs="David"/>
                <w:color w:val="008000"/>
                <w:sz w:val="24"/>
                <w:szCs w:val="24"/>
                <w:rtl/>
              </w:rPr>
              <w:t>223.3374</w:t>
            </w:r>
          </w:ins>
        </w:sdtContent>
      </w:sdt>
      <w:r w:rsidRPr="00EB38F9">
        <w:rPr>
          <w:rFonts w:ascii="Times New Roman" w:eastAsia="Times New Roman" w:hAnsi="Times New Roman" w:cs="David"/>
          <w:sz w:val="24"/>
          <w:szCs w:val="24"/>
          <w:rtl/>
        </w:rPr>
        <w:t xml:space="preserve"> נקודות </w:t>
      </w:r>
      <w:r w:rsidRPr="00EB38F9">
        <w:rPr>
          <w:rFonts w:ascii="Times New Roman" w:eastAsia="Times New Roman" w:hAnsi="Times New Roman" w:cs="David"/>
          <w:sz w:val="24"/>
          <w:szCs w:val="24"/>
          <w:rtl/>
          <w:lang w:eastAsia="he-IL"/>
        </w:rPr>
        <w:t xml:space="preserve"> עד למדד הידוע ביום הגשת כל חשבון.</w:t>
      </w:r>
    </w:p>
    <w:p w14:paraId="3B9B5D60" w14:textId="77777777" w:rsidR="00217E81" w:rsidRPr="00217E81" w:rsidRDefault="00217E81" w:rsidP="00217E81">
      <w:pPr>
        <w:widowControl w:val="0"/>
        <w:spacing w:before="0" w:beforeAutospacing="0" w:after="0" w:afterAutospacing="0" w:line="240" w:lineRule="auto"/>
        <w:ind w:left="1388" w:hanging="709"/>
        <w:rPr>
          <w:rFonts w:ascii="Times New Roman" w:eastAsia="Times New Roman" w:hAnsi="Times New Roman" w:cs="David"/>
          <w:sz w:val="24"/>
          <w:szCs w:val="24"/>
          <w:rtl/>
          <w:lang w:eastAsia="he-IL"/>
        </w:rPr>
      </w:pPr>
    </w:p>
    <w:p w14:paraId="525A0470"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5</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 xml:space="preserve">בנוסף לכל תשלום ישולם למתכנן מע"מ כשיעורו בחוק וזאת כנגד המצאת חשבונית מס כדין, למועד תשלום המע"מ ע"י המתכנן והמצאת כל אישור נוסף ע"פ </w:t>
      </w:r>
      <w:r w:rsidRPr="00217E81">
        <w:rPr>
          <w:rFonts w:ascii="Times New Roman" w:eastAsia="Times New Roman" w:hAnsi="Times New Roman" w:cs="David" w:hint="cs"/>
          <w:sz w:val="24"/>
          <w:szCs w:val="24"/>
          <w:rtl/>
          <w:lang w:eastAsia="he-IL"/>
        </w:rPr>
        <w:t xml:space="preserve">כל </w:t>
      </w:r>
      <w:r w:rsidRPr="00217E81">
        <w:rPr>
          <w:rFonts w:ascii="Times New Roman" w:eastAsia="Times New Roman" w:hAnsi="Times New Roman" w:cs="David"/>
          <w:sz w:val="24"/>
          <w:szCs w:val="24"/>
          <w:rtl/>
          <w:lang w:eastAsia="he-IL"/>
        </w:rPr>
        <w:t>דין</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rtl/>
          <w:lang w:eastAsia="he-IL"/>
        </w:rPr>
        <w:t>לרבות אשור על נ</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הול ספרים ואשור על ניכוי מס במקור</w:t>
      </w:r>
      <w:r w:rsidRPr="00217E81">
        <w:rPr>
          <w:rFonts w:ascii="Times New Roman" w:eastAsia="Times New Roman" w:hAnsi="Times New Roman" w:cs="David" w:hint="cs"/>
          <w:sz w:val="24"/>
          <w:szCs w:val="24"/>
          <w:rtl/>
          <w:lang w:eastAsia="he-IL"/>
        </w:rPr>
        <w:t>.</w:t>
      </w:r>
    </w:p>
    <w:p w14:paraId="62693159"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p>
    <w:p w14:paraId="78971C6A" w14:textId="77777777" w:rsidR="00217E81" w:rsidRPr="00217E81" w:rsidRDefault="00217E81" w:rsidP="00217E81">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217E81">
        <w:rPr>
          <w:rFonts w:ascii="Times New Roman" w:eastAsia="Times New Roman" w:hAnsi="Times New Roman" w:cs="David" w:hint="cs"/>
          <w:sz w:val="24"/>
          <w:szCs w:val="24"/>
          <w:rtl/>
          <w:lang w:eastAsia="he-IL"/>
        </w:rPr>
        <w:t>6</w:t>
      </w:r>
      <w:r w:rsidRPr="00217E81">
        <w:rPr>
          <w:rFonts w:ascii="Times New Roman" w:eastAsia="Times New Roman" w:hAnsi="Times New Roman" w:cs="David"/>
          <w:sz w:val="24"/>
          <w:szCs w:val="24"/>
          <w:rtl/>
          <w:lang w:eastAsia="he-IL"/>
        </w:rPr>
        <w:t>.</w:t>
      </w:r>
      <w:r w:rsidRPr="00217E81">
        <w:rPr>
          <w:rFonts w:ascii="Times New Roman" w:eastAsia="Times New Roman" w:hAnsi="Times New Roman" w:cs="David"/>
          <w:sz w:val="24"/>
          <w:szCs w:val="24"/>
          <w:rtl/>
          <w:lang w:eastAsia="he-IL"/>
        </w:rPr>
        <w:tab/>
        <w:t>תנאי מוקדם לביצוע התשלומים לפי נספח זה הוא קיום כל התחייבויות המתכנן על פי חוזה זה, השלמת כל עבודות התכנון הכלולות בשכר המתכנן, כמפורט בנספח ב', ומסירת כל המסמכים והתכניות למזמין.</w:t>
      </w:r>
    </w:p>
    <w:p w14:paraId="5829FCBA"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0"/>
          <w:szCs w:val="20"/>
          <w:rtl/>
          <w:lang w:eastAsia="he-IL"/>
        </w:rPr>
      </w:pPr>
      <w:r w:rsidRPr="00217E81">
        <w:rPr>
          <w:rFonts w:ascii="Times New Roman" w:eastAsia="Times New Roman" w:hAnsi="Times New Roman" w:cs="David"/>
          <w:sz w:val="20"/>
          <w:szCs w:val="20"/>
          <w:rtl/>
          <w:lang w:eastAsia="he-IL"/>
        </w:rPr>
        <w:br w:type="page"/>
      </w:r>
    </w:p>
    <w:p w14:paraId="5DD14CE7"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lastRenderedPageBreak/>
        <w:t xml:space="preserve">נספח </w:t>
      </w:r>
      <w:r w:rsidR="00EB38F9">
        <w:rPr>
          <w:rFonts w:ascii="Times New Roman" w:eastAsia="Times New Roman" w:hAnsi="Times New Roman" w:cs="David" w:hint="cs"/>
          <w:bCs/>
          <w:sz w:val="24"/>
          <w:szCs w:val="24"/>
          <w:u w:val="single"/>
          <w:rtl/>
          <w:lang w:eastAsia="he-IL"/>
        </w:rPr>
        <w:t>"</w:t>
      </w:r>
      <w:r w:rsidRPr="00217E81">
        <w:rPr>
          <w:rFonts w:ascii="Times New Roman" w:eastAsia="Times New Roman" w:hAnsi="Times New Roman" w:cs="David"/>
          <w:bCs/>
          <w:sz w:val="24"/>
          <w:szCs w:val="24"/>
          <w:u w:val="single"/>
          <w:rtl/>
          <w:lang w:eastAsia="he-IL"/>
        </w:rPr>
        <w:t>ה</w:t>
      </w:r>
      <w:r w:rsidR="00EB38F9">
        <w:rPr>
          <w:rFonts w:ascii="Times New Roman" w:eastAsia="Times New Roman" w:hAnsi="Times New Roman" w:cs="David" w:hint="cs"/>
          <w:bCs/>
          <w:sz w:val="24"/>
          <w:szCs w:val="24"/>
          <w:u w:val="single"/>
          <w:rtl/>
          <w:lang w:eastAsia="he-IL"/>
        </w:rPr>
        <w:t>'</w:t>
      </w:r>
      <w:r w:rsidRPr="00217E81">
        <w:rPr>
          <w:rFonts w:ascii="Times New Roman" w:eastAsia="Times New Roman" w:hAnsi="Times New Roman" w:cs="David"/>
          <w:bCs/>
          <w:sz w:val="24"/>
          <w:szCs w:val="24"/>
          <w:u w:val="single"/>
          <w:rtl/>
          <w:lang w:eastAsia="he-IL"/>
        </w:rPr>
        <w:t>'</w:t>
      </w:r>
    </w:p>
    <w:p w14:paraId="418011E2"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693AEE61" w14:textId="77777777" w:rsidR="00217E81" w:rsidRPr="00217E81" w:rsidRDefault="00217E81" w:rsidP="00217E81">
      <w:pPr>
        <w:keepNext/>
        <w:widowControl w:val="0"/>
        <w:spacing w:before="0" w:beforeAutospacing="0" w:after="0" w:afterAutospacing="0" w:line="240" w:lineRule="auto"/>
        <w:jc w:val="center"/>
        <w:outlineLvl w:val="1"/>
        <w:rPr>
          <w:rFonts w:ascii="Times New Roman" w:eastAsia="Times New Roman" w:hAnsi="Times New Roman" w:cs="David"/>
          <w:bCs/>
          <w:sz w:val="24"/>
          <w:szCs w:val="24"/>
          <w:u w:val="single"/>
          <w:rtl/>
          <w:lang w:eastAsia="he-IL"/>
        </w:rPr>
      </w:pPr>
      <w:r w:rsidRPr="00217E81">
        <w:rPr>
          <w:rFonts w:ascii="Times New Roman" w:eastAsia="Times New Roman" w:hAnsi="Times New Roman" w:cs="David"/>
          <w:bCs/>
          <w:sz w:val="24"/>
          <w:szCs w:val="24"/>
          <w:u w:val="single"/>
          <w:rtl/>
          <w:lang w:eastAsia="he-IL"/>
        </w:rPr>
        <w:t xml:space="preserve">תשלומי שכר </w:t>
      </w:r>
      <w:r w:rsidRPr="00217E81">
        <w:rPr>
          <w:rFonts w:ascii="Times New Roman" w:eastAsia="Times New Roman" w:hAnsi="Times New Roman" w:cs="David" w:hint="cs"/>
          <w:bCs/>
          <w:sz w:val="24"/>
          <w:szCs w:val="24"/>
          <w:u w:val="single"/>
          <w:rtl/>
          <w:lang w:eastAsia="he-IL"/>
        </w:rPr>
        <w:t>המתכנן</w:t>
      </w:r>
    </w:p>
    <w:p w14:paraId="14D7F2EE"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3B8F5952"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056275DC"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שכר המתכנן ישולם לשיעורין כנגד גמר כל שלב ושלב של שרותי המתכנן כמוגדר בחוזה לרבות בנספחים ב' ו- ח' כדלקמן:</w:t>
      </w:r>
      <w:r w:rsidRPr="00217E81">
        <w:rPr>
          <w:rFonts w:ascii="Times New Roman" w:eastAsia="Times New Roman" w:hAnsi="Times New Roman" w:cs="David"/>
          <w:sz w:val="24"/>
          <w:szCs w:val="24"/>
          <w:rtl/>
          <w:lang w:eastAsia="he-IL"/>
        </w:rPr>
        <w:br/>
      </w:r>
    </w:p>
    <w:tbl>
      <w:tblPr>
        <w:tblW w:w="9236" w:type="dxa"/>
        <w:tblInd w:w="108" w:type="dxa"/>
        <w:tblLook w:val="00A0" w:firstRow="1" w:lastRow="0" w:firstColumn="1" w:lastColumn="0" w:noHBand="0" w:noVBand="0"/>
      </w:tblPr>
      <w:tblGrid>
        <w:gridCol w:w="1586"/>
        <w:gridCol w:w="6117"/>
        <w:gridCol w:w="1533"/>
      </w:tblGrid>
      <w:tr w:rsidR="00217E81" w:rsidRPr="00217E81" w14:paraId="2BA27090" w14:textId="77777777" w:rsidTr="00217E81">
        <w:tc>
          <w:tcPr>
            <w:tcW w:w="1586" w:type="dxa"/>
            <w:vAlign w:val="bottom"/>
          </w:tcPr>
          <w:p w14:paraId="2D502EF2"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7825D254"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33" w:type="dxa"/>
          </w:tcPr>
          <w:p w14:paraId="5E02C73E"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217E81" w14:paraId="56ED1A87" w14:textId="77777777" w:rsidTr="00217E81">
        <w:trPr>
          <w:trHeight w:val="340"/>
        </w:trPr>
        <w:tc>
          <w:tcPr>
            <w:tcW w:w="1586" w:type="dxa"/>
          </w:tcPr>
          <w:p w14:paraId="11C51264" w14:textId="77777777" w:rsidR="00217E81" w:rsidRPr="00217E81" w:rsidRDefault="00217E81" w:rsidP="00AA7633">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20%</w:t>
            </w:r>
          </w:p>
        </w:tc>
        <w:tc>
          <w:tcPr>
            <w:tcW w:w="6117" w:type="dxa"/>
          </w:tcPr>
          <w:p w14:paraId="505F4425" w14:textId="77777777" w:rsidR="00217E81" w:rsidRPr="00217E81" w:rsidRDefault="00AA7633" w:rsidP="00AA7633">
            <w:pPr>
              <w:widowControl w:val="0"/>
              <w:spacing w:before="0" w:beforeAutospacing="0" w:after="0" w:afterAutospacing="0" w:line="240" w:lineRule="auto"/>
              <w:ind w:right="360"/>
              <w:rPr>
                <w:rFonts w:ascii="Times New Roman" w:eastAsia="Times New Roman" w:hAnsi="Times New Roman" w:cs="David"/>
                <w:sz w:val="24"/>
                <w:szCs w:val="24"/>
              </w:rPr>
            </w:pPr>
            <w:r>
              <w:rPr>
                <w:rFonts w:ascii="Times New Roman" w:eastAsia="Times New Roman" w:hAnsi="Times New Roman" w:cs="David" w:hint="cs"/>
                <w:sz w:val="24"/>
                <w:szCs w:val="24"/>
                <w:rtl/>
                <w:lang w:eastAsia="he-IL"/>
              </w:rPr>
              <w:t xml:space="preserve">       </w:t>
            </w:r>
            <w:r w:rsidR="00217E81" w:rsidRPr="00217E81">
              <w:rPr>
                <w:rFonts w:ascii="Times New Roman" w:eastAsia="Times New Roman" w:hAnsi="Times New Roman" w:cs="David"/>
                <w:sz w:val="24"/>
                <w:szCs w:val="24"/>
                <w:rtl/>
                <w:lang w:eastAsia="he-IL"/>
              </w:rPr>
              <w:t>לאחר גמר הי</w:t>
            </w:r>
            <w:r w:rsidR="00217E81" w:rsidRPr="00217E81">
              <w:rPr>
                <w:rFonts w:ascii="Times New Roman" w:eastAsia="Times New Roman" w:hAnsi="Times New Roman" w:cs="David" w:hint="cs"/>
                <w:sz w:val="24"/>
                <w:szCs w:val="24"/>
                <w:rtl/>
                <w:lang w:eastAsia="he-IL"/>
              </w:rPr>
              <w:t>י</w:t>
            </w:r>
            <w:r w:rsidR="00217E81" w:rsidRPr="00217E81">
              <w:rPr>
                <w:rFonts w:ascii="Times New Roman" w:eastAsia="Times New Roman" w:hAnsi="Times New Roman" w:cs="David"/>
                <w:sz w:val="24"/>
                <w:szCs w:val="24"/>
                <w:rtl/>
                <w:lang w:eastAsia="he-IL"/>
              </w:rPr>
              <w:t>עוץ המוקדם</w:t>
            </w:r>
          </w:p>
        </w:tc>
        <w:tc>
          <w:tcPr>
            <w:tcW w:w="1533" w:type="dxa"/>
          </w:tcPr>
          <w:p w14:paraId="71C613A8"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1.1</w:t>
            </w:r>
          </w:p>
        </w:tc>
      </w:tr>
      <w:tr w:rsidR="00217E81" w:rsidRPr="00217E81" w14:paraId="7098F2E1" w14:textId="77777777" w:rsidTr="00217E81">
        <w:trPr>
          <w:trHeight w:val="340"/>
        </w:trPr>
        <w:tc>
          <w:tcPr>
            <w:tcW w:w="1586" w:type="dxa"/>
          </w:tcPr>
          <w:p w14:paraId="611F88AE"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20%</w:t>
            </w:r>
          </w:p>
        </w:tc>
        <w:tc>
          <w:tcPr>
            <w:tcW w:w="6117" w:type="dxa"/>
          </w:tcPr>
          <w:p w14:paraId="11CB5AAC"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גמר הי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הסופי</w:t>
            </w:r>
          </w:p>
        </w:tc>
        <w:tc>
          <w:tcPr>
            <w:tcW w:w="1533" w:type="dxa"/>
          </w:tcPr>
          <w:p w14:paraId="41623BB2"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2</w:t>
            </w:r>
          </w:p>
        </w:tc>
      </w:tr>
      <w:tr w:rsidR="00217E81" w:rsidRPr="00217E81" w14:paraId="26E49BFE" w14:textId="77777777" w:rsidTr="00217E81">
        <w:trPr>
          <w:trHeight w:val="340"/>
        </w:trPr>
        <w:tc>
          <w:tcPr>
            <w:tcW w:w="1586" w:type="dxa"/>
          </w:tcPr>
          <w:p w14:paraId="36AA8C10"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25%</w:t>
            </w:r>
          </w:p>
        </w:tc>
        <w:tc>
          <w:tcPr>
            <w:tcW w:w="6117" w:type="dxa"/>
          </w:tcPr>
          <w:p w14:paraId="47CC1210"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גמר הי</w:t>
            </w:r>
            <w:r w:rsidRPr="00217E81">
              <w:rPr>
                <w:rFonts w:ascii="Times New Roman" w:eastAsia="Times New Roman" w:hAnsi="Times New Roman" w:cs="David" w:hint="cs"/>
                <w:sz w:val="24"/>
                <w:szCs w:val="24"/>
                <w:rtl/>
                <w:lang w:eastAsia="he-IL"/>
              </w:rPr>
              <w:t>י</w:t>
            </w:r>
            <w:r w:rsidRPr="00217E81">
              <w:rPr>
                <w:rFonts w:ascii="Times New Roman" w:eastAsia="Times New Roman" w:hAnsi="Times New Roman" w:cs="David"/>
                <w:sz w:val="24"/>
                <w:szCs w:val="24"/>
                <w:rtl/>
                <w:lang w:eastAsia="he-IL"/>
              </w:rPr>
              <w:t>עוץ בשלבי התכנון המפורט של המבנה</w:t>
            </w:r>
          </w:p>
        </w:tc>
        <w:tc>
          <w:tcPr>
            <w:tcW w:w="1533" w:type="dxa"/>
          </w:tcPr>
          <w:p w14:paraId="7ADDB7E4"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3</w:t>
            </w:r>
          </w:p>
        </w:tc>
      </w:tr>
      <w:tr w:rsidR="00217E81" w:rsidRPr="00217E81" w14:paraId="6FE8A80F" w14:textId="77777777" w:rsidTr="00217E81">
        <w:trPr>
          <w:trHeight w:val="340"/>
        </w:trPr>
        <w:tc>
          <w:tcPr>
            <w:tcW w:w="1586" w:type="dxa"/>
          </w:tcPr>
          <w:p w14:paraId="2B4123FC"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15%</w:t>
            </w:r>
          </w:p>
        </w:tc>
        <w:tc>
          <w:tcPr>
            <w:tcW w:w="6117" w:type="dxa"/>
          </w:tcPr>
          <w:p w14:paraId="7D0E43AC"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במהלך הפיקוח העליון</w:t>
            </w:r>
          </w:p>
        </w:tc>
        <w:tc>
          <w:tcPr>
            <w:tcW w:w="1533" w:type="dxa"/>
          </w:tcPr>
          <w:p w14:paraId="2747287A" w14:textId="77777777" w:rsidR="00217E81" w:rsidRPr="00217E81" w:rsidRDefault="00217E81" w:rsidP="00217E81">
            <w:pPr>
              <w:widowControl w:val="0"/>
              <w:tabs>
                <w:tab w:val="left" w:pos="764"/>
              </w:tabs>
              <w:spacing w:before="0" w:beforeAutospacing="0" w:after="0" w:afterAutospacing="0" w:line="240" w:lineRule="auto"/>
              <w:ind w:left="481"/>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4</w:t>
            </w:r>
          </w:p>
        </w:tc>
      </w:tr>
      <w:tr w:rsidR="00217E81" w:rsidRPr="00217E81" w14:paraId="6E52FE9E" w14:textId="77777777" w:rsidTr="00217E81">
        <w:trPr>
          <w:trHeight w:val="340"/>
        </w:trPr>
        <w:tc>
          <w:tcPr>
            <w:tcW w:w="1586" w:type="dxa"/>
          </w:tcPr>
          <w:p w14:paraId="4B843C30"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r w:rsidRPr="00217E81">
              <w:rPr>
                <w:rFonts w:ascii="Times New Roman" w:eastAsia="Times New Roman" w:hAnsi="Times New Roman" w:cs="David" w:hint="cs"/>
                <w:sz w:val="24"/>
                <w:szCs w:val="24"/>
                <w:rtl/>
                <w:lang w:eastAsia="he-IL"/>
              </w:rPr>
              <w:t>10%</w:t>
            </w:r>
          </w:p>
        </w:tc>
        <w:tc>
          <w:tcPr>
            <w:tcW w:w="6117" w:type="dxa"/>
          </w:tcPr>
          <w:p w14:paraId="2B05D747"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לאחר השתתפות בסיורי בקורת של גורמי </w:t>
            </w:r>
            <w:r w:rsidRPr="00217E81">
              <w:rPr>
                <w:rFonts w:ascii="Times New Roman" w:eastAsia="Times New Roman" w:hAnsi="Times New Roman" w:cs="David" w:hint="cs"/>
                <w:sz w:val="24"/>
                <w:szCs w:val="24"/>
                <w:rtl/>
                <w:lang w:eastAsia="he-IL"/>
              </w:rPr>
              <w:t>פיקוד העורף</w:t>
            </w:r>
            <w:r w:rsidRPr="00217E81">
              <w:rPr>
                <w:rFonts w:ascii="Times New Roman" w:eastAsia="Times New Roman" w:hAnsi="Times New Roman" w:cs="David"/>
                <w:sz w:val="24"/>
                <w:szCs w:val="24"/>
                <w:rtl/>
                <w:lang w:eastAsia="he-IL"/>
              </w:rPr>
              <w:t xml:space="preserve"> ו/או </w:t>
            </w:r>
          </w:p>
        </w:tc>
        <w:tc>
          <w:tcPr>
            <w:tcW w:w="1533" w:type="dxa"/>
          </w:tcPr>
          <w:p w14:paraId="1A209078"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5</w:t>
            </w:r>
          </w:p>
        </w:tc>
      </w:tr>
      <w:tr w:rsidR="00217E81" w:rsidRPr="00217E81" w14:paraId="0A31C9A6" w14:textId="77777777" w:rsidTr="00217E81">
        <w:trPr>
          <w:trHeight w:val="340"/>
        </w:trPr>
        <w:tc>
          <w:tcPr>
            <w:tcW w:w="1586" w:type="dxa"/>
          </w:tcPr>
          <w:p w14:paraId="00FEE7FE"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4E16A0AA"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רשויות אחרות למתן אישור אכלוס, והסדרת אישור זה</w:t>
            </w:r>
          </w:p>
        </w:tc>
        <w:tc>
          <w:tcPr>
            <w:tcW w:w="1533" w:type="dxa"/>
          </w:tcPr>
          <w:p w14:paraId="551E65BC"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16A9B36B" w14:textId="77777777" w:rsidTr="00217E81">
        <w:trPr>
          <w:trHeight w:val="340"/>
        </w:trPr>
        <w:tc>
          <w:tcPr>
            <w:tcW w:w="1586" w:type="dxa"/>
          </w:tcPr>
          <w:p w14:paraId="33118B72" w14:textId="069BCA7C"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del w:id="100" w:author="Meryl Etman" w:date="2021-06-21T14:03:00Z">
              <w:r w:rsidRPr="00217E81" w:rsidDel="000E7B02">
                <w:rPr>
                  <w:rFonts w:ascii="Times New Roman" w:eastAsia="Times New Roman" w:hAnsi="Times New Roman" w:cs="David" w:hint="cs"/>
                  <w:sz w:val="24"/>
                  <w:szCs w:val="24"/>
                  <w:rtl/>
                  <w:lang w:eastAsia="he-IL"/>
                </w:rPr>
                <w:delText>5%</w:delText>
              </w:r>
            </w:del>
            <w:ins w:id="101" w:author="Meryl Etman" w:date="2021-06-21T14:03:00Z">
              <w:r w:rsidR="000E7B02">
                <w:rPr>
                  <w:rFonts w:ascii="Times New Roman" w:eastAsia="Times New Roman" w:hAnsi="Times New Roman" w:cs="David" w:hint="cs"/>
                  <w:sz w:val="24"/>
                  <w:szCs w:val="24"/>
                  <w:rtl/>
                  <w:lang w:eastAsia="he-IL"/>
                </w:rPr>
                <w:t>10%</w:t>
              </w:r>
            </w:ins>
          </w:p>
        </w:tc>
        <w:tc>
          <w:tcPr>
            <w:tcW w:w="6117" w:type="dxa"/>
          </w:tcPr>
          <w:p w14:paraId="431F5959"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לאחר סיום התחייבויות המתכנן לפי הסכם זה, השתתפות</w:t>
            </w:r>
          </w:p>
        </w:tc>
        <w:tc>
          <w:tcPr>
            <w:tcW w:w="1533" w:type="dxa"/>
          </w:tcPr>
          <w:p w14:paraId="24B3895E"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6</w:t>
            </w:r>
          </w:p>
        </w:tc>
      </w:tr>
      <w:tr w:rsidR="00217E81" w:rsidRPr="00217E81" w14:paraId="33A13180" w14:textId="77777777" w:rsidTr="00217E81">
        <w:trPr>
          <w:trHeight w:val="340"/>
        </w:trPr>
        <w:tc>
          <w:tcPr>
            <w:tcW w:w="1586" w:type="dxa"/>
          </w:tcPr>
          <w:p w14:paraId="0754C24D"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Pr>
            </w:pPr>
          </w:p>
        </w:tc>
        <w:tc>
          <w:tcPr>
            <w:tcW w:w="6117" w:type="dxa"/>
          </w:tcPr>
          <w:p w14:paraId="59AEC0D0"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 xml:space="preserve">בסיור ביקורת של גורמי </w:t>
            </w:r>
            <w:r w:rsidRPr="00217E81">
              <w:rPr>
                <w:rFonts w:ascii="Times New Roman" w:eastAsia="Times New Roman" w:hAnsi="Times New Roman" w:cs="David" w:hint="cs"/>
                <w:sz w:val="24"/>
                <w:szCs w:val="24"/>
                <w:rtl/>
                <w:lang w:eastAsia="he-IL"/>
              </w:rPr>
              <w:t xml:space="preserve">פיקוד העורף </w:t>
            </w:r>
            <w:r w:rsidRPr="00217E81">
              <w:rPr>
                <w:rFonts w:ascii="Times New Roman" w:eastAsia="Times New Roman" w:hAnsi="Times New Roman" w:cs="David"/>
                <w:sz w:val="24"/>
                <w:szCs w:val="24"/>
                <w:rtl/>
                <w:lang w:eastAsia="he-IL"/>
              </w:rPr>
              <w:t xml:space="preserve">ו/או רשויות אחרות </w:t>
            </w:r>
          </w:p>
        </w:tc>
        <w:tc>
          <w:tcPr>
            <w:tcW w:w="1533" w:type="dxa"/>
          </w:tcPr>
          <w:p w14:paraId="2027D849"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6ED135C8" w14:textId="77777777" w:rsidTr="00217E81">
        <w:trPr>
          <w:trHeight w:val="340"/>
        </w:trPr>
        <w:tc>
          <w:tcPr>
            <w:tcW w:w="1586" w:type="dxa"/>
          </w:tcPr>
          <w:p w14:paraId="49F4D231"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503081B5"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Pr>
            </w:pPr>
            <w:r w:rsidRPr="00217E81">
              <w:rPr>
                <w:rFonts w:ascii="Times New Roman" w:eastAsia="Times New Roman" w:hAnsi="Times New Roman" w:cs="David"/>
                <w:sz w:val="24"/>
                <w:szCs w:val="24"/>
                <w:rtl/>
                <w:lang w:eastAsia="he-IL"/>
              </w:rPr>
              <w:t>למתן תעודת גמר, הסדרת אישו</w:t>
            </w:r>
            <w:r w:rsidRPr="00217E81">
              <w:rPr>
                <w:rFonts w:ascii="Times New Roman" w:eastAsia="Times New Roman" w:hAnsi="Times New Roman" w:cs="David" w:hint="cs"/>
                <w:sz w:val="24"/>
                <w:szCs w:val="24"/>
                <w:rtl/>
                <w:lang w:eastAsia="he-IL"/>
              </w:rPr>
              <w:t>ר</w:t>
            </w:r>
            <w:r w:rsidRPr="00217E81">
              <w:rPr>
                <w:rFonts w:ascii="Times New Roman" w:eastAsia="Times New Roman" w:hAnsi="Times New Roman" w:cs="David"/>
                <w:sz w:val="24"/>
                <w:szCs w:val="24"/>
                <w:rtl/>
                <w:lang w:eastAsia="he-IL"/>
              </w:rPr>
              <w:t xml:space="preserve"> זה ואישור המתכנן בכתב</w:t>
            </w:r>
          </w:p>
        </w:tc>
        <w:tc>
          <w:tcPr>
            <w:tcW w:w="1533" w:type="dxa"/>
          </w:tcPr>
          <w:p w14:paraId="6FECE9C6"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r w:rsidR="00217E81" w:rsidRPr="00217E81" w14:paraId="37AB11F1" w14:textId="77777777" w:rsidTr="00217E81">
        <w:trPr>
          <w:trHeight w:val="340"/>
        </w:trPr>
        <w:tc>
          <w:tcPr>
            <w:tcW w:w="1586" w:type="dxa"/>
          </w:tcPr>
          <w:p w14:paraId="6B092660"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p>
        </w:tc>
        <w:tc>
          <w:tcPr>
            <w:tcW w:w="6117" w:type="dxa"/>
          </w:tcPr>
          <w:p w14:paraId="5912204B"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rPr>
            </w:pPr>
            <w:r w:rsidRPr="00217E81">
              <w:rPr>
                <w:rFonts w:ascii="Times New Roman" w:eastAsia="Times New Roman" w:hAnsi="Times New Roman" w:cs="David"/>
                <w:sz w:val="24"/>
                <w:szCs w:val="24"/>
                <w:rtl/>
                <w:lang w:eastAsia="he-IL"/>
              </w:rPr>
              <w:t>לביצוע העבודות בהתאם לתכניותיו, הנחיותיו, תקנים</w:t>
            </w:r>
            <w:r w:rsidRPr="00217E81">
              <w:rPr>
                <w:rFonts w:ascii="Times New Roman" w:eastAsia="Times New Roman" w:hAnsi="Times New Roman" w:cs="David" w:hint="cs"/>
                <w:sz w:val="24"/>
                <w:szCs w:val="24"/>
                <w:rtl/>
              </w:rPr>
              <w:t xml:space="preserve"> רלוונטיים ולשביעות רצונו</w:t>
            </w:r>
          </w:p>
        </w:tc>
        <w:tc>
          <w:tcPr>
            <w:tcW w:w="1533" w:type="dxa"/>
          </w:tcPr>
          <w:p w14:paraId="276DBAFC"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217E81" w:rsidRPr="00217E81" w14:paraId="2FE5861B" w14:textId="77777777" w:rsidTr="00217E81">
        <w:trPr>
          <w:trHeight w:val="340"/>
        </w:trPr>
        <w:tc>
          <w:tcPr>
            <w:tcW w:w="1586" w:type="dxa"/>
          </w:tcPr>
          <w:p w14:paraId="38DC0D76" w14:textId="77777777" w:rsidR="00217E81" w:rsidRPr="00217E81"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14"/>
                <w:szCs w:val="14"/>
                <w:rtl/>
              </w:rPr>
            </w:pPr>
          </w:p>
          <w:p w14:paraId="6CFD4992" w14:textId="06A17C34" w:rsidR="00217E81" w:rsidRPr="00217E81" w:rsidDel="00023262" w:rsidRDefault="00217E81" w:rsidP="00217E81">
            <w:pPr>
              <w:widowControl w:val="0"/>
              <w:spacing w:before="0" w:beforeAutospacing="0" w:after="0" w:afterAutospacing="0" w:line="240" w:lineRule="auto"/>
              <w:ind w:right="360"/>
              <w:jc w:val="center"/>
              <w:rPr>
                <w:rFonts w:ascii="Times New Roman" w:eastAsia="Times New Roman" w:hAnsi="Times New Roman" w:cs="David"/>
                <w:sz w:val="24"/>
                <w:szCs w:val="24"/>
                <w:rtl/>
              </w:rPr>
            </w:pPr>
            <w:del w:id="102" w:author="Meryl Etman" w:date="2021-06-21T14:02:00Z">
              <w:r w:rsidRPr="00217E81" w:rsidDel="000E7B02">
                <w:rPr>
                  <w:rFonts w:ascii="Times New Roman" w:eastAsia="Times New Roman" w:hAnsi="Times New Roman" w:cs="David" w:hint="cs"/>
                  <w:sz w:val="24"/>
                  <w:szCs w:val="24"/>
                  <w:rtl/>
                </w:rPr>
                <w:delText>5%</w:delText>
              </w:r>
            </w:del>
          </w:p>
        </w:tc>
        <w:tc>
          <w:tcPr>
            <w:tcW w:w="6117" w:type="dxa"/>
          </w:tcPr>
          <w:p w14:paraId="4BFC60D9" w14:textId="7777777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14"/>
                <w:szCs w:val="14"/>
                <w:rtl/>
                <w:lang w:eastAsia="he-IL"/>
              </w:rPr>
            </w:pPr>
          </w:p>
          <w:p w14:paraId="2C1C3395" w14:textId="113212B7" w:rsidR="00217E81" w:rsidRPr="00217E81" w:rsidRDefault="00217E81" w:rsidP="00217E81">
            <w:pPr>
              <w:widowControl w:val="0"/>
              <w:spacing w:before="0" w:beforeAutospacing="0" w:after="0" w:afterAutospacing="0" w:line="240" w:lineRule="auto"/>
              <w:ind w:left="397" w:right="360"/>
              <w:rPr>
                <w:rFonts w:ascii="Times New Roman" w:eastAsia="Times New Roman" w:hAnsi="Times New Roman" w:cs="David"/>
                <w:sz w:val="24"/>
                <w:szCs w:val="24"/>
                <w:rtl/>
                <w:lang w:eastAsia="he-IL"/>
              </w:rPr>
            </w:pPr>
            <w:del w:id="103" w:author="Meryl Etman" w:date="2021-06-21T14:02:00Z">
              <w:r w:rsidRPr="00217E81" w:rsidDel="000E7B02">
                <w:rPr>
                  <w:rFonts w:ascii="Times New Roman" w:eastAsia="Times New Roman" w:hAnsi="Times New Roman" w:cs="David" w:hint="cs"/>
                  <w:sz w:val="24"/>
                  <w:szCs w:val="24"/>
                  <w:rtl/>
                  <w:lang w:eastAsia="he-IL"/>
                </w:rPr>
                <w:delText>בתום שנת הבדק</w:delText>
              </w:r>
            </w:del>
            <w:ins w:id="104" w:author="Meryl Etman" w:date="2021-06-21T14:02:00Z">
              <w:r w:rsidR="000E7B02">
                <w:rPr>
                  <w:rFonts w:ascii="Times New Roman" w:eastAsia="Times New Roman" w:hAnsi="Times New Roman" w:cs="David" w:hint="cs"/>
                  <w:sz w:val="24"/>
                  <w:szCs w:val="24"/>
                  <w:rtl/>
                  <w:lang w:eastAsia="he-IL"/>
                </w:rPr>
                <w:t>מבוטל</w:t>
              </w:r>
            </w:ins>
          </w:p>
        </w:tc>
        <w:tc>
          <w:tcPr>
            <w:tcW w:w="1533" w:type="dxa"/>
          </w:tcPr>
          <w:p w14:paraId="50F3B14C" w14:textId="77777777" w:rsidR="00217E81" w:rsidRPr="00217E81" w:rsidDel="00023262"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tl/>
              </w:rPr>
            </w:pPr>
            <w:r w:rsidRPr="00217E81">
              <w:rPr>
                <w:rFonts w:ascii="Times New Roman" w:eastAsia="Times New Roman" w:hAnsi="Times New Roman" w:cs="David"/>
                <w:sz w:val="24"/>
                <w:szCs w:val="24"/>
                <w:rtl/>
              </w:rPr>
              <w:t>1.</w:t>
            </w:r>
            <w:r w:rsidRPr="00217E81">
              <w:rPr>
                <w:rFonts w:ascii="Times New Roman" w:eastAsia="Times New Roman" w:hAnsi="Times New Roman" w:cs="David" w:hint="cs"/>
                <w:sz w:val="24"/>
                <w:szCs w:val="24"/>
                <w:rtl/>
              </w:rPr>
              <w:t>7</w:t>
            </w:r>
          </w:p>
        </w:tc>
      </w:tr>
      <w:tr w:rsidR="00217E81" w:rsidRPr="00217E81" w14:paraId="64DDD055" w14:textId="77777777" w:rsidTr="00217E81">
        <w:tc>
          <w:tcPr>
            <w:tcW w:w="1586" w:type="dxa"/>
          </w:tcPr>
          <w:p w14:paraId="135676F4" w14:textId="77777777" w:rsidR="00217E81" w:rsidRPr="00217E81" w:rsidRDefault="00217E81" w:rsidP="00217E81">
            <w:pPr>
              <w:widowControl w:val="0"/>
              <w:spacing w:before="0" w:beforeAutospacing="0" w:after="0" w:afterAutospacing="0" w:line="240" w:lineRule="auto"/>
              <w:ind w:right="360"/>
              <w:rPr>
                <w:rFonts w:ascii="Times New Roman" w:eastAsia="Times New Roman" w:hAnsi="Times New Roman" w:cs="David"/>
                <w:sz w:val="24"/>
                <w:szCs w:val="24"/>
              </w:rPr>
            </w:pPr>
          </w:p>
        </w:tc>
        <w:tc>
          <w:tcPr>
            <w:tcW w:w="6117" w:type="dxa"/>
          </w:tcPr>
          <w:p w14:paraId="771E2A81" w14:textId="77777777" w:rsidR="00217E81" w:rsidRPr="00217E81" w:rsidRDefault="00217E81" w:rsidP="00217E81">
            <w:pPr>
              <w:widowControl w:val="0"/>
              <w:spacing w:before="0" w:beforeAutospacing="0" w:after="0" w:afterAutospacing="0" w:line="240" w:lineRule="auto"/>
              <w:ind w:right="360"/>
              <w:rPr>
                <w:rFonts w:ascii="Times New Roman" w:eastAsia="Times New Roman" w:hAnsi="Times New Roman" w:cs="David"/>
                <w:sz w:val="24"/>
                <w:szCs w:val="24"/>
              </w:rPr>
            </w:pPr>
          </w:p>
        </w:tc>
        <w:tc>
          <w:tcPr>
            <w:tcW w:w="1533" w:type="dxa"/>
          </w:tcPr>
          <w:p w14:paraId="5B519C16" w14:textId="77777777" w:rsidR="00217E81" w:rsidRPr="00217E81" w:rsidRDefault="00217E81" w:rsidP="00217E81">
            <w:pPr>
              <w:widowControl w:val="0"/>
              <w:spacing w:before="0" w:beforeAutospacing="0" w:after="0" w:afterAutospacing="0" w:line="240" w:lineRule="auto"/>
              <w:jc w:val="right"/>
              <w:rPr>
                <w:rFonts w:ascii="Times New Roman" w:eastAsia="Times New Roman" w:hAnsi="Times New Roman" w:cs="David"/>
                <w:sz w:val="24"/>
                <w:szCs w:val="24"/>
              </w:rPr>
            </w:pPr>
          </w:p>
        </w:tc>
      </w:tr>
    </w:tbl>
    <w:p w14:paraId="2C8E2CA4" w14:textId="77777777" w:rsidR="00217E81" w:rsidRPr="00217E81" w:rsidRDefault="00217E81" w:rsidP="00217E81">
      <w:pPr>
        <w:widowControl w:val="0"/>
        <w:spacing w:before="0" w:beforeAutospacing="0" w:after="0" w:afterAutospacing="0" w:line="240" w:lineRule="auto"/>
        <w:ind w:left="720" w:right="360"/>
        <w:rPr>
          <w:rFonts w:ascii="Times New Roman" w:eastAsia="Times New Roman" w:hAnsi="Times New Roman" w:cs="David"/>
          <w:color w:val="008000"/>
          <w:sz w:val="24"/>
          <w:szCs w:val="24"/>
          <w:rtl/>
          <w:lang w:eastAsia="he-IL"/>
        </w:rPr>
      </w:pPr>
    </w:p>
    <w:p w14:paraId="6553484C"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למרות האמור בסעיף 1 לעיל רשאי המזמין לשלם למתכנן מקדמות בגין קידום התכנון אשר יקוזזו משלבי התשלום עפ"י קביעתו.</w:t>
      </w:r>
    </w:p>
    <w:p w14:paraId="470978B4"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1687D36" w14:textId="77777777" w:rsidR="00217E81" w:rsidRPr="00217E81" w:rsidRDefault="00217E81" w:rsidP="00217E81">
      <w:pPr>
        <w:widowControl w:val="0"/>
        <w:numPr>
          <w:ilvl w:val="0"/>
          <w:numId w:val="5"/>
        </w:numPr>
        <w:spacing w:before="0" w:beforeAutospacing="0" w:after="0" w:afterAutospacing="0" w:line="240" w:lineRule="auto"/>
        <w:ind w:right="360"/>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המתכנן יגיש חשבון לא יותר מאשר פעם בחודש.</w:t>
      </w:r>
    </w:p>
    <w:p w14:paraId="30986912" w14:textId="77777777" w:rsidR="00217E81" w:rsidRPr="00217E81" w:rsidRDefault="00217E81" w:rsidP="00217E81">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620392F5" w14:textId="77777777" w:rsidR="00217E81" w:rsidRPr="00217E81" w:rsidRDefault="00217E81" w:rsidP="00217E81">
      <w:pPr>
        <w:widowControl w:val="0"/>
        <w:numPr>
          <w:ilvl w:val="0"/>
          <w:numId w:val="5"/>
        </w:numPr>
        <w:spacing w:before="0" w:beforeAutospacing="0" w:after="0" w:afterAutospacing="0" w:line="240" w:lineRule="auto"/>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המזמין ישלם את שכר המתכנן תוך 60 יום מתאריך אישור החשבון ע"י המנהל.</w:t>
      </w:r>
    </w:p>
    <w:p w14:paraId="3E299C6B" w14:textId="77777777" w:rsidR="00217E81" w:rsidRPr="00217E81" w:rsidRDefault="00217E81" w:rsidP="00217E81">
      <w:pPr>
        <w:widowControl w:val="0"/>
        <w:bidi w:val="0"/>
        <w:spacing w:before="0" w:beforeAutospacing="0" w:after="0" w:afterAutospacing="0" w:line="240" w:lineRule="auto"/>
        <w:ind w:left="720"/>
        <w:rPr>
          <w:rFonts w:ascii="Times New Roman" w:eastAsia="Times New Roman" w:hAnsi="Times New Roman" w:cs="David"/>
          <w:sz w:val="24"/>
          <w:szCs w:val="24"/>
          <w:rtl/>
          <w:lang w:eastAsia="he-IL"/>
        </w:rPr>
      </w:pPr>
    </w:p>
    <w:p w14:paraId="5D627F6C" w14:textId="77777777" w:rsidR="00217E81" w:rsidRPr="00217E81" w:rsidRDefault="00217E81" w:rsidP="00AA7633">
      <w:pPr>
        <w:widowControl w:val="0"/>
        <w:numPr>
          <w:ilvl w:val="0"/>
          <w:numId w:val="5"/>
        </w:numPr>
        <w:spacing w:before="0" w:beforeAutospacing="0" w:after="0" w:afterAutospacing="0" w:line="240" w:lineRule="auto"/>
        <w:ind w:right="709"/>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הגשת החשבונות תתבצע תוך הטענתם לתיקיית "חשבונות מוגשים" במערכת ה-</w:t>
      </w:r>
      <w:r w:rsidRPr="00217E81">
        <w:rPr>
          <w:rFonts w:ascii="Times New Roman" w:eastAsia="Times New Roman" w:hAnsi="Times New Roman" w:cs="David" w:hint="cs"/>
          <w:sz w:val="24"/>
          <w:szCs w:val="24"/>
          <w:rtl/>
          <w:lang w:eastAsia="he-IL"/>
        </w:rPr>
        <w:t xml:space="preserve"> </w:t>
      </w:r>
      <w:r w:rsidRPr="00217E81">
        <w:rPr>
          <w:rFonts w:ascii="Times New Roman" w:eastAsia="Times New Roman" w:hAnsi="Times New Roman" w:cs="David"/>
          <w:sz w:val="24"/>
          <w:szCs w:val="24"/>
          <w:lang w:eastAsia="he-IL"/>
        </w:rPr>
        <w:t>view</w:t>
      </w:r>
      <w:r w:rsidRPr="00217E81">
        <w:rPr>
          <w:rFonts w:ascii="Times New Roman" w:eastAsia="Times New Roman" w:hAnsi="Times New Roman" w:cs="David"/>
          <w:sz w:val="24"/>
          <w:szCs w:val="24"/>
          <w:rtl/>
          <w:lang w:eastAsia="he-IL"/>
        </w:rPr>
        <w:t>@ ויידוע המנהל בהתאם. מובהר כי הטענת החשבון למערכת מהווה תנאי לטיפול בו.</w:t>
      </w:r>
    </w:p>
    <w:p w14:paraId="26BF482C"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rtl/>
          <w:lang w:eastAsia="he-IL"/>
        </w:rPr>
      </w:pPr>
    </w:p>
    <w:p w14:paraId="13409614" w14:textId="77777777" w:rsidR="00217E81" w:rsidRPr="00217E81" w:rsidRDefault="00217E81" w:rsidP="00217E81">
      <w:pPr>
        <w:widowControl w:val="0"/>
        <w:spacing w:before="0" w:beforeAutospacing="0" w:after="0" w:afterAutospacing="0" w:line="240" w:lineRule="auto"/>
        <w:rPr>
          <w:rFonts w:ascii="Times New Roman" w:eastAsia="Times New Roman" w:hAnsi="Times New Roman" w:cs="David"/>
          <w:sz w:val="24"/>
          <w:szCs w:val="24"/>
          <w:lang w:eastAsia="he-IL"/>
        </w:rPr>
      </w:pPr>
    </w:p>
    <w:p w14:paraId="2FCA4BCB"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7ECA6C01" w14:textId="77777777" w:rsidR="00217E81" w:rsidRPr="00217E81" w:rsidRDefault="00217E81" w:rsidP="00217E81">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369E6A95"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66BB8A8" w14:textId="77777777" w:rsidR="00AA7633" w:rsidRPr="00AA7633" w:rsidRDefault="00217E81" w:rsidP="00AA7633">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217E81">
        <w:rPr>
          <w:rFonts w:ascii="Times New Roman" w:eastAsia="Times New Roman" w:hAnsi="Times New Roman" w:cs="David"/>
          <w:bCs/>
          <w:sz w:val="20"/>
          <w:szCs w:val="24"/>
          <w:u w:val="single"/>
          <w:rtl/>
          <w:lang w:eastAsia="he-IL"/>
        </w:rPr>
        <w:br w:type="page"/>
      </w:r>
      <w:r w:rsidR="00AA7633" w:rsidRPr="00AA7633">
        <w:rPr>
          <w:rFonts w:ascii="Times New Roman" w:eastAsia="Times New Roman" w:hAnsi="Times New Roman" w:cs="David" w:hint="cs"/>
          <w:bCs/>
          <w:sz w:val="20"/>
          <w:szCs w:val="24"/>
          <w:u w:val="single"/>
          <w:rtl/>
          <w:lang w:eastAsia="he-IL"/>
        </w:rPr>
        <w:lastRenderedPageBreak/>
        <w:t>נספח "ו''</w:t>
      </w:r>
    </w:p>
    <w:p w14:paraId="1D97FFC4" w14:textId="4C87FCEA" w:rsidR="00AA7633" w:rsidRPr="00AA7633" w:rsidRDefault="00AA7633" w:rsidP="00AA7633">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0B4CB4676FDA4B36A6B635238645401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6-21T00:00:00Z">
            <w:dateFormat w:val="dd/MM/yyyy"/>
            <w:lid w:val="he-IL"/>
            <w:storeMappedDataAs w:val="dateTime"/>
            <w:calendar w:val="gregorian"/>
          </w:date>
        </w:sdtPr>
        <w:sdtEndPr>
          <w:rPr>
            <w:rFonts w:hint="cs"/>
          </w:rPr>
        </w:sdtEndPr>
        <w:sdtContent>
          <w:ins w:id="105" w:author="Meryl Etman" w:date="2021-06-21T14:09:00Z">
            <w:r w:rsidR="00AA7409">
              <w:rPr>
                <w:rFonts w:ascii="Times New Roman" w:eastAsia="Times New Roman" w:hAnsi="Times New Roman" w:cs="David" w:hint="cs"/>
                <w:color w:val="008000"/>
                <w:sz w:val="24"/>
                <w:szCs w:val="24"/>
                <w:rtl/>
                <w:lang w:eastAsia="he-IL"/>
              </w:rPr>
              <w:t>‏21/06/2021</w:t>
            </w:r>
          </w:ins>
        </w:sdtContent>
      </w:sdt>
      <w:r w:rsidRPr="00AA7633">
        <w:rPr>
          <w:rFonts w:ascii="Times New Roman" w:eastAsia="Times New Roman" w:hAnsi="Times New Roman" w:cs="David" w:hint="cs"/>
          <w:bCs/>
          <w:color w:val="FF0000"/>
          <w:sz w:val="24"/>
          <w:szCs w:val="24"/>
          <w:rtl/>
          <w:lang w:eastAsia="he-IL"/>
        </w:rPr>
        <w:br/>
      </w:r>
    </w:p>
    <w:p w14:paraId="6B3BCA0F"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לכבוד</w:t>
      </w:r>
      <w:r w:rsidRPr="00AA7633">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362561165"/>
        <w:placeholder>
          <w:docPart w:val="4D8749E3859F4E3484F41F4A1985EE3F"/>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FC382B4" w14:textId="2DFA1119" w:rsidR="00AA7633" w:rsidRPr="00AA7633" w:rsidRDefault="005E5071">
          <w:pPr>
            <w:widowControl w:val="0"/>
            <w:spacing w:before="0" w:beforeAutospacing="0" w:after="0" w:afterAutospacing="0" w:line="240" w:lineRule="auto"/>
            <w:rPr>
              <w:rFonts w:ascii="Times New Roman" w:eastAsia="Times New Roman" w:hAnsi="Times New Roman" w:cs="David"/>
              <w:color w:val="008000"/>
              <w:sz w:val="24"/>
              <w:szCs w:val="24"/>
              <w:rtl/>
              <w:lang w:eastAsia="he-IL"/>
            </w:rPr>
            <w:pPrChange w:id="106" w:author="Meryl Etman" w:date="2021-05-30T15:55:00Z">
              <w:pPr>
                <w:widowControl w:val="0"/>
                <w:spacing w:before="0" w:beforeAutospacing="0" w:after="0" w:afterAutospacing="0" w:line="240" w:lineRule="auto"/>
                <w:jc w:val="both"/>
              </w:pPr>
            </w:pPrChange>
          </w:pPr>
          <w:ins w:id="107" w:author="Meryl Etman" w:date="2021-05-30T15:44:00Z">
            <w:r>
              <w:rPr>
                <w:rFonts w:ascii="Times New Roman" w:eastAsia="Times New Roman" w:hAnsi="Times New Roman" w:cs="David"/>
                <w:color w:val="008000"/>
                <w:sz w:val="24"/>
                <w:szCs w:val="24"/>
                <w:rtl/>
                <w:lang w:eastAsia="he-IL"/>
              </w:rPr>
              <w:br/>
              <w:t>אפריקה ישראל מגורים בע"מ וישראל אדלר ובנו חברה להשקעות בע"מ</w:t>
            </w:r>
            <w:r>
              <w:rPr>
                <w:rFonts w:ascii="Times New Roman" w:eastAsia="Times New Roman" w:hAnsi="Times New Roman" w:cs="David"/>
                <w:color w:val="008000"/>
                <w:sz w:val="24"/>
                <w:szCs w:val="24"/>
                <w:rtl/>
                <w:lang w:eastAsia="he-IL"/>
              </w:rPr>
              <w:br/>
              <w:t>יוני נתניהו 1 ג' אור יהודה</w:t>
            </w:r>
            <w:r>
              <w:rPr>
                <w:rFonts w:ascii="Times New Roman" w:eastAsia="Times New Roman" w:hAnsi="Times New Roman" w:cs="David"/>
                <w:color w:val="008000"/>
                <w:sz w:val="24"/>
                <w:szCs w:val="24"/>
                <w:rtl/>
                <w:lang w:eastAsia="he-IL"/>
              </w:rPr>
              <w:br/>
              <w:t>558075404</w:t>
            </w:r>
            <w:r>
              <w:rPr>
                <w:rFonts w:ascii="Times New Roman" w:eastAsia="Times New Roman" w:hAnsi="Times New Roman" w:cs="David"/>
                <w:color w:val="008000"/>
                <w:sz w:val="24"/>
                <w:szCs w:val="24"/>
                <w:rtl/>
                <w:lang w:eastAsia="he-IL"/>
              </w:rPr>
              <w:br/>
            </w:r>
          </w:ins>
        </w:p>
      </w:sdtContent>
    </w:sdt>
    <w:p w14:paraId="3A7A2AE7" w14:textId="77777777" w:rsidR="00AA7633" w:rsidRPr="00AA7633" w:rsidDel="00073E19" w:rsidRDefault="00AA7633" w:rsidP="00AA7633">
      <w:pPr>
        <w:widowControl w:val="0"/>
        <w:spacing w:before="0" w:beforeAutospacing="0" w:after="0" w:afterAutospacing="0" w:line="240" w:lineRule="auto"/>
        <w:jc w:val="both"/>
        <w:rPr>
          <w:del w:id="108" w:author="Meryl Etman" w:date="2021-05-30T15:55:00Z"/>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w:t>
      </w:r>
    </w:p>
    <w:p w14:paraId="7BCCAEF7" w14:textId="77777777" w:rsidR="00AA7633" w:rsidRPr="00AA7633" w:rsidRDefault="00AA7633" w:rsidP="000E7B02">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76612BC5" w14:textId="77777777" w:rsidR="00AA7633" w:rsidRPr="00AA7633" w:rsidRDefault="00AA7633" w:rsidP="00AA7633">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AA7633">
        <w:rPr>
          <w:rFonts w:ascii="Times New Roman" w:eastAsia="Times New Roman" w:hAnsi="Times New Roman" w:cs="David" w:hint="cs"/>
          <w:bCs/>
          <w:sz w:val="24"/>
          <w:szCs w:val="24"/>
          <w:u w:val="single"/>
          <w:rtl/>
          <w:lang w:eastAsia="he-IL"/>
        </w:rPr>
        <w:t>הצהרה והתחייבות לשמירת סודיות</w:t>
      </w:r>
    </w:p>
    <w:p w14:paraId="08D91018"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0A4B0F03" w14:textId="65A16E85"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159131DFF1404594AAC8DCDA4232820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09" w:author="Meryl Etman" w:date="2021-05-30T15:44:00Z">
            <w:r w:rsidR="005E5071">
              <w:rPr>
                <w:rFonts w:ascii="Times New Roman" w:eastAsia="Times New Roman" w:hAnsi="Times New Roman" w:cs="David"/>
                <w:color w:val="008000"/>
                <w:sz w:val="24"/>
                <w:szCs w:val="24"/>
                <w:rtl/>
                <w:lang w:eastAsia="he-IL"/>
              </w:rPr>
              <w:t>מרחב מוגן רמי לוי בע"מ</w:t>
            </w:r>
          </w:ins>
        </w:sdtContent>
      </w:sdt>
      <w:r w:rsidRPr="00AA7633">
        <w:rPr>
          <w:rFonts w:ascii="Times New Roman" w:eastAsia="Times New Roman" w:hAnsi="Times New Roman" w:cs="David" w:hint="cs"/>
          <w:sz w:val="24"/>
          <w:szCs w:val="24"/>
          <w:rtl/>
          <w:lang w:eastAsia="he-IL"/>
        </w:rPr>
        <w:t xml:space="preserve"> / הפועל בשם חברת </w:t>
      </w:r>
      <w:r w:rsidRPr="00AA7633">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6830AE0E268949828CA765A071571A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0" w:author="Meryl Etman" w:date="2021-05-30T15:44:00Z">
            <w:r w:rsidR="005E5071">
              <w:rPr>
                <w:rFonts w:ascii="Times New Roman" w:eastAsia="Times New Roman" w:hAnsi="Times New Roman" w:cs="David"/>
                <w:color w:val="008000"/>
                <w:sz w:val="24"/>
                <w:szCs w:val="24"/>
                <w:rtl/>
                <w:lang w:eastAsia="he-IL"/>
              </w:rPr>
              <w:t>מרחב מוגן רמי לוי בע"מ</w:t>
            </w:r>
          </w:ins>
        </w:sdtContent>
      </w:sdt>
      <w:r w:rsidRPr="00AA7633">
        <w:rPr>
          <w:rFonts w:ascii="Times New Roman" w:eastAsia="Times New Roman" w:hAnsi="Times New Roman" w:cs="David" w:hint="cs"/>
          <w:bCs/>
          <w:sz w:val="24"/>
          <w:szCs w:val="24"/>
          <w:rtl/>
          <w:lang w:eastAsia="he-IL"/>
        </w:rPr>
        <w:t xml:space="preserve"> /</w:t>
      </w:r>
      <w:r w:rsidRPr="00AA7633">
        <w:rPr>
          <w:rFonts w:ascii="Times New Roman" w:eastAsia="Times New Roman" w:hAnsi="Times New Roman" w:cs="David" w:hint="cs"/>
          <w:sz w:val="24"/>
          <w:szCs w:val="24"/>
          <w:rtl/>
          <w:lang w:eastAsia="he-IL"/>
        </w:rPr>
        <w:t xml:space="preserve"> המספק שירותים לחברת </w:t>
      </w:r>
      <w:r w:rsidRPr="00AA763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2CB6E90BB37E40A49FD404E536A82CB5"/>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1" w:author="Meryl Etman" w:date="2021-05-30T15:44:00Z">
            <w:r w:rsidR="005E5071">
              <w:rPr>
                <w:rFonts w:ascii="Times New Roman" w:eastAsia="Times New Roman" w:hAnsi="Times New Roman" w:cs="David"/>
                <w:color w:val="008000"/>
                <w:sz w:val="24"/>
                <w:szCs w:val="24"/>
                <w:rtl/>
                <w:lang w:eastAsia="he-IL"/>
              </w:rPr>
              <w:t>מרחב מוגן רמי לוי בע"מ</w:t>
            </w:r>
          </w:ins>
        </w:sdtContent>
      </w:sdt>
      <w:r w:rsidRPr="00AA7633">
        <w:rPr>
          <w:rFonts w:ascii="Times New Roman" w:eastAsia="Times New Roman" w:hAnsi="Times New Roman" w:cs="David" w:hint="cs"/>
          <w:sz w:val="24"/>
          <w:szCs w:val="24"/>
          <w:rtl/>
          <w:lang w:eastAsia="he-IL"/>
        </w:rPr>
        <w:t xml:space="preserve"> *,מצהיר בזאת ומתחייב כלפיכם כדלקמן:</w:t>
      </w:r>
    </w:p>
    <w:p w14:paraId="7C8B9298"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1183CD61" w14:textId="297A6C58" w:rsidR="00AA7633" w:rsidRPr="00AA7633" w:rsidRDefault="00AA7633" w:rsidP="00AA7633">
      <w:pPr>
        <w:widowControl w:val="0"/>
        <w:numPr>
          <w:ilvl w:val="0"/>
          <w:numId w:val="6"/>
        </w:numPr>
        <w:tabs>
          <w:tab w:val="num" w:pos="515"/>
        </w:tabs>
        <w:spacing w:before="0" w:beforeAutospacing="0" w:after="0" w:afterAutospacing="0" w:line="360" w:lineRule="auto"/>
        <w:ind w:left="515" w:right="-993"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83FAFB976E3A472488020B512B85AF4C"/>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2" w:author="Meryl Etman" w:date="2021-05-30T15:44:00Z">
            <w:r w:rsidR="005E5071">
              <w:rPr>
                <w:rFonts w:ascii="Times New Roman" w:eastAsia="Times New Roman" w:hAnsi="Times New Roman" w:cs="David"/>
                <w:color w:val="008000"/>
                <w:sz w:val="24"/>
                <w:szCs w:val="24"/>
                <w:rtl/>
                <w:lang w:eastAsia="he-IL"/>
              </w:rPr>
              <w:t>מרחב מוגן רמי לוי בע"מ</w:t>
            </w:r>
          </w:ins>
        </w:sdtContent>
      </w:sdt>
      <w:r w:rsidRPr="00AA7633">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287C6FCC752F46EAAD6E53AFA2BDD0D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חוזה מיגון ומיקלוט</w:t>
          </w:r>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 xml:space="preserve">פרויקט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2E261690FF8140A384A939171E133CF4"/>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ins w:id="113" w:author="Meryl Etman" w:date="2021-05-30T15:40:00Z">
            <w:r w:rsidR="006A61CE">
              <w:rPr>
                <w:rFonts w:ascii="Times New Roman" w:eastAsia="Times New Roman" w:hAnsi="Times New Roman" w:cs="David" w:hint="cs"/>
                <w:bCs/>
                <w:color w:val="008000"/>
                <w:sz w:val="24"/>
                <w:szCs w:val="24"/>
                <w:rtl/>
                <w:lang w:eastAsia="he-IL"/>
              </w:rPr>
              <w:t>סביוני נצר סירני - בניין 31</w:t>
            </w:r>
          </w:ins>
        </w:sdtContent>
      </w:sdt>
      <w:r w:rsidRPr="00AA7633">
        <w:rPr>
          <w:rFonts w:ascii="Times New Roman" w:eastAsia="Times New Roman" w:hAnsi="Times New Roman" w:cs="David" w:hint="cs"/>
          <w:color w:val="008000"/>
          <w:sz w:val="24"/>
          <w:szCs w:val="24"/>
          <w:rtl/>
          <w:lang w:eastAsia="he-IL"/>
        </w:rPr>
        <w:t>.</w:t>
      </w:r>
    </w:p>
    <w:p w14:paraId="086AB4F8"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00AD4073" w14:textId="6449C088"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517FC91B9EE24B40867EC627572312D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14" w:author="Meryl Etman" w:date="2021-05-30T15:44:00Z">
            <w:r w:rsidR="005E5071">
              <w:rPr>
                <w:rFonts w:ascii="Times New Roman" w:eastAsia="Times New Roman" w:hAnsi="Times New Roman" w:cs="David"/>
                <w:color w:val="008000"/>
                <w:sz w:val="24"/>
                <w:szCs w:val="24"/>
                <w:rtl/>
                <w:lang w:eastAsia="he-IL"/>
              </w:rPr>
              <w:t>מרחב מוגן רמי לוי בע"מ</w:t>
            </w:r>
          </w:ins>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עשוי להגיע לרשותי מידע חסוי כמוגדר להלן:</w:t>
      </w:r>
    </w:p>
    <w:p w14:paraId="118E31A7" w14:textId="77777777" w:rsidR="00AA7633" w:rsidRPr="00AA7633" w:rsidRDefault="00AA7633" w:rsidP="00AA763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7139E27" w14:textId="5345BC3F" w:rsidR="00AA7633" w:rsidRPr="00AA7633" w:rsidRDefault="00AA7633" w:rsidP="00AA7633">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ab/>
        <w:t>"</w:t>
      </w:r>
      <w:r w:rsidRPr="00AA7633">
        <w:rPr>
          <w:rFonts w:ascii="Times New Roman" w:eastAsia="Times New Roman" w:hAnsi="Times New Roman" w:cs="David" w:hint="cs"/>
          <w:b/>
          <w:bCs/>
          <w:sz w:val="24"/>
          <w:szCs w:val="24"/>
          <w:rtl/>
          <w:lang w:eastAsia="he-IL"/>
        </w:rPr>
        <w:t>מידע חסוי</w:t>
      </w:r>
      <w:r w:rsidRPr="00AA7633">
        <w:rPr>
          <w:rFonts w:ascii="Times New Roman" w:eastAsia="Times New Roman" w:hAnsi="Times New Roman" w:cs="David" w:hint="cs"/>
          <w:sz w:val="24"/>
          <w:szCs w:val="24"/>
          <w:rtl/>
          <w:lang w:eastAsia="he-IL"/>
        </w:rPr>
        <w:t>"-</w:t>
      </w:r>
      <w:r w:rsidRPr="00AA7633">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FB099383A74844C3B3E4C70931AB7B48"/>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15" w:author="Meryl Etman" w:date="2021-05-30T15:44:00Z">
            <w:r w:rsidR="005E5071">
              <w:rPr>
                <w:rFonts w:ascii="Times New Roman" w:eastAsia="Times New Roman" w:hAnsi="Times New Roman" w:cs="David"/>
                <w:color w:val="008000"/>
                <w:sz w:val="24"/>
                <w:szCs w:val="24"/>
                <w:rtl/>
                <w:lang w:eastAsia="he-IL"/>
              </w:rPr>
              <w:t>מרחב מוגן רמי לוי בע"מ</w:t>
            </w:r>
          </w:ins>
        </w:sdtContent>
      </w:sdt>
      <w:r w:rsidRPr="00AA7633">
        <w:rPr>
          <w:rFonts w:ascii="Times New Roman" w:eastAsia="Times New Roman" w:hAnsi="Times New Roman" w:cs="David"/>
          <w:bCs/>
          <w:color w:val="008000"/>
          <w:sz w:val="24"/>
          <w:szCs w:val="24"/>
          <w:lang w:eastAsia="he-IL"/>
        </w:rPr>
        <w:t xml:space="preserve"> </w:t>
      </w:r>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color w:val="008000"/>
          <w:sz w:val="24"/>
          <w:szCs w:val="24"/>
          <w:rtl/>
          <w:lang w:eastAsia="he-IL"/>
        </w:rPr>
        <w:t>.</w:t>
      </w:r>
    </w:p>
    <w:p w14:paraId="66A6EBE9" w14:textId="77777777" w:rsidR="00AA7633" w:rsidRPr="00AA7633" w:rsidRDefault="00AA7633" w:rsidP="00AA7633">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2CB53282"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3E5F73C0"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6EE87460" w14:textId="77777777" w:rsidR="00AA7633" w:rsidRPr="00AA7633" w:rsidRDefault="00AA7633" w:rsidP="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66C568BB"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E4FB077" w14:textId="77777777" w:rsidR="00AA7633" w:rsidRPr="00AA7633" w:rsidDel="00073E19" w:rsidRDefault="00AA7633" w:rsidP="00AA7633">
      <w:pPr>
        <w:widowControl w:val="0"/>
        <w:numPr>
          <w:ilvl w:val="0"/>
          <w:numId w:val="6"/>
        </w:numPr>
        <w:tabs>
          <w:tab w:val="num" w:pos="515"/>
        </w:tabs>
        <w:spacing w:before="0" w:beforeAutospacing="0" w:after="0" w:afterAutospacing="0" w:line="360" w:lineRule="auto"/>
        <w:ind w:left="515" w:hanging="515"/>
        <w:jc w:val="both"/>
        <w:rPr>
          <w:del w:id="116" w:author="Meryl Etman" w:date="2021-05-30T15:56:00Z"/>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הנני מאשר כי התחייבויותיי הנ"ל תחולנה הן במהלך ביצוע הפרויקט והן לאחריו.</w:t>
      </w:r>
    </w:p>
    <w:p w14:paraId="1231999A" w14:textId="77777777" w:rsidR="00AA7633" w:rsidRPr="00073E19" w:rsidRDefault="00AA7633">
      <w:pPr>
        <w:widowControl w:val="0"/>
        <w:numPr>
          <w:ilvl w:val="0"/>
          <w:numId w:val="6"/>
        </w:numPr>
        <w:tabs>
          <w:tab w:val="num" w:pos="515"/>
        </w:tabs>
        <w:spacing w:before="0" w:beforeAutospacing="0" w:after="0" w:afterAutospacing="0" w:line="360" w:lineRule="auto"/>
        <w:ind w:left="515" w:hanging="515"/>
        <w:jc w:val="both"/>
        <w:rPr>
          <w:rFonts w:ascii="Times New Roman" w:eastAsia="Times New Roman" w:hAnsi="Times New Roman" w:cs="David"/>
          <w:sz w:val="24"/>
          <w:szCs w:val="24"/>
          <w:rtl/>
          <w:lang w:eastAsia="he-IL"/>
        </w:rPr>
        <w:pPrChange w:id="117" w:author="Meryl Etman" w:date="2021-05-30T15:56:00Z">
          <w:pPr>
            <w:widowControl w:val="0"/>
            <w:spacing w:before="0" w:beforeAutospacing="0" w:after="0" w:afterAutospacing="0" w:line="360" w:lineRule="auto"/>
            <w:jc w:val="both"/>
          </w:pPr>
        </w:pPrChange>
      </w:pPr>
    </w:p>
    <w:p w14:paraId="13DE70A8" w14:textId="77777777" w:rsidR="00AA7633" w:rsidRPr="00AA7633" w:rsidDel="00073E19" w:rsidRDefault="00AA7633" w:rsidP="00AA7633">
      <w:pPr>
        <w:widowControl w:val="0"/>
        <w:spacing w:before="0" w:beforeAutospacing="0" w:after="0" w:afterAutospacing="0" w:line="360" w:lineRule="auto"/>
        <w:ind w:left="6480" w:hanging="1151"/>
        <w:jc w:val="both"/>
        <w:rPr>
          <w:del w:id="118" w:author="Meryl Etman" w:date="2021-05-30T15:55:00Z"/>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בכבוד רב,</w:t>
      </w:r>
    </w:p>
    <w:p w14:paraId="579489FD" w14:textId="77777777" w:rsidR="00AA7633" w:rsidRPr="00AA7633" w:rsidRDefault="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Change w:id="119" w:author="Meryl Etman" w:date="2021-05-30T15:55:00Z">
          <w:pPr>
            <w:widowControl w:val="0"/>
            <w:spacing w:before="0" w:beforeAutospacing="0" w:after="0" w:afterAutospacing="0" w:line="360" w:lineRule="auto"/>
            <w:ind w:left="5040"/>
            <w:jc w:val="both"/>
          </w:pPr>
        </w:pPrChange>
      </w:pPr>
    </w:p>
    <w:p w14:paraId="787E8826"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lastRenderedPageBreak/>
        <w:t xml:space="preserve">_______________________ </w:t>
      </w:r>
    </w:p>
    <w:p w14:paraId="293A0075" w14:textId="79372951" w:rsidR="00AA7633" w:rsidRPr="00AA7633" w:rsidRDefault="00AA7633" w:rsidP="002910A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AA7633">
        <w:rPr>
          <w:rFonts w:ascii="Times New Roman" w:eastAsia="Times New Roman" w:hAnsi="Times New Roman" w:cs="David" w:hint="cs"/>
          <w:color w:val="00B0F0"/>
          <w:sz w:val="24"/>
          <w:szCs w:val="24"/>
          <w:rtl/>
          <w:lang w:eastAsia="he-IL"/>
        </w:rPr>
        <w:t xml:space="preserve">     </w:t>
      </w:r>
      <w:del w:id="120" w:author="Meryl Etman" w:date="2021-05-30T15:56:00Z">
        <w:r w:rsidRPr="00AA7633" w:rsidDel="00073E19">
          <w:rPr>
            <w:rFonts w:ascii="Times New Roman" w:eastAsia="Times New Roman" w:hAnsi="Times New Roman" w:cs="David" w:hint="cs"/>
            <w:color w:val="00B0F0"/>
            <w:sz w:val="24"/>
            <w:szCs w:val="24"/>
            <w:rtl/>
            <w:lang w:eastAsia="he-IL"/>
          </w:rPr>
          <w:delText xml:space="preserve">         </w:delText>
        </w:r>
      </w:del>
      <w:r w:rsidRPr="00AA763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1492523285"/>
          <w:placeholder>
            <w:docPart w:val="1A04D5113DED46D2B7BF839BB6CB848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21" w:author="Meryl Etman" w:date="2021-05-30T15:44:00Z">
            <w:r w:rsidR="005E5071">
              <w:rPr>
                <w:rFonts w:ascii="Times New Roman" w:eastAsia="Times New Roman" w:hAnsi="Times New Roman" w:cs="David"/>
                <w:color w:val="008000"/>
                <w:sz w:val="24"/>
                <w:szCs w:val="24"/>
                <w:rtl/>
                <w:lang w:eastAsia="he-IL"/>
              </w:rPr>
              <w:t>מרחב מוגן רמי לוי בע"מ</w:t>
            </w:r>
          </w:ins>
        </w:sdtContent>
      </w:sdt>
    </w:p>
    <w:p w14:paraId="31305CA6"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75F2579"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שם:____________</w:t>
      </w:r>
    </w:p>
    <w:p w14:paraId="082D4C48" w14:textId="77777777" w:rsidR="00AA7633" w:rsidRPr="00AA7633"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ת.ז:____________</w:t>
      </w:r>
    </w:p>
    <w:p w14:paraId="4CD417E8" w14:textId="77777777" w:rsidR="00AA7633" w:rsidRPr="00073E19" w:rsidRDefault="00AA7633" w:rsidP="00AA7633">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073E19">
        <w:rPr>
          <w:rFonts w:ascii="Times New Roman" w:eastAsia="Times New Roman" w:hAnsi="Times New Roman" w:cs="David" w:hint="eastAsia"/>
          <w:sz w:val="24"/>
          <w:szCs w:val="24"/>
          <w:rtl/>
          <w:lang w:eastAsia="he-IL"/>
        </w:rPr>
        <w:t>כתובת</w:t>
      </w:r>
      <w:r w:rsidRPr="00073E19">
        <w:rPr>
          <w:rFonts w:ascii="Times New Roman" w:eastAsia="Times New Roman" w:hAnsi="Times New Roman" w:cs="David"/>
          <w:sz w:val="24"/>
          <w:szCs w:val="24"/>
          <w:rtl/>
          <w:lang w:eastAsia="he-IL"/>
        </w:rPr>
        <w:t>:__________</w:t>
      </w:r>
    </w:p>
    <w:p w14:paraId="7FA6107F" w14:textId="77777777" w:rsidR="00AA7633" w:rsidRPr="00AA7633" w:rsidRDefault="00AA7633" w:rsidP="00AA7633">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073E19">
        <w:rPr>
          <w:rFonts w:ascii="Times New Roman" w:eastAsia="Times New Roman" w:hAnsi="Times New Roman" w:cs="David"/>
          <w:sz w:val="24"/>
          <w:szCs w:val="24"/>
          <w:rtl/>
          <w:lang w:eastAsia="he-IL"/>
          <w:rPrChange w:id="122" w:author="Meryl Etman" w:date="2021-05-30T15:56:00Z">
            <w:rPr>
              <w:rFonts w:ascii="Times New Roman" w:eastAsia="Times New Roman" w:hAnsi="Times New Roman" w:cs="David"/>
              <w:sz w:val="24"/>
              <w:szCs w:val="24"/>
              <w:highlight w:val="yellow"/>
              <w:rtl/>
              <w:lang w:eastAsia="he-IL"/>
            </w:rPr>
          </w:rPrChange>
        </w:rPr>
        <w:t xml:space="preserve">*מחק </w:t>
      </w:r>
      <w:r w:rsidRPr="00073E19">
        <w:rPr>
          <w:rFonts w:ascii="Times New Roman" w:eastAsia="Times New Roman" w:hAnsi="Times New Roman" w:cs="David" w:hint="eastAsia"/>
          <w:sz w:val="24"/>
          <w:szCs w:val="24"/>
          <w:rtl/>
          <w:lang w:eastAsia="he-IL"/>
          <w:rPrChange w:id="123" w:author="Meryl Etman" w:date="2021-05-30T15:56:00Z">
            <w:rPr>
              <w:rFonts w:ascii="Times New Roman" w:eastAsia="Times New Roman" w:hAnsi="Times New Roman" w:cs="David" w:hint="eastAsia"/>
              <w:sz w:val="24"/>
              <w:szCs w:val="24"/>
              <w:highlight w:val="yellow"/>
              <w:rtl/>
              <w:lang w:eastAsia="he-IL"/>
            </w:rPr>
          </w:rPrChange>
        </w:rPr>
        <w:t>את</w:t>
      </w:r>
      <w:r w:rsidRPr="00073E19">
        <w:rPr>
          <w:rFonts w:ascii="Times New Roman" w:eastAsia="Times New Roman" w:hAnsi="Times New Roman" w:cs="David"/>
          <w:sz w:val="24"/>
          <w:szCs w:val="24"/>
          <w:rtl/>
          <w:lang w:eastAsia="he-IL"/>
          <w:rPrChange w:id="124" w:author="Meryl Etman" w:date="2021-05-30T15:56:00Z">
            <w:rPr>
              <w:rFonts w:ascii="Times New Roman" w:eastAsia="Times New Roman" w:hAnsi="Times New Roman" w:cs="David"/>
              <w:sz w:val="24"/>
              <w:szCs w:val="24"/>
              <w:highlight w:val="yellow"/>
              <w:rtl/>
              <w:lang w:eastAsia="he-IL"/>
            </w:rPr>
          </w:rPrChange>
        </w:rPr>
        <w:t xml:space="preserve"> </w:t>
      </w:r>
      <w:r w:rsidRPr="00073E19">
        <w:rPr>
          <w:rFonts w:ascii="Times New Roman" w:eastAsia="Times New Roman" w:hAnsi="Times New Roman" w:cs="David" w:hint="eastAsia"/>
          <w:sz w:val="24"/>
          <w:szCs w:val="24"/>
          <w:rtl/>
          <w:lang w:eastAsia="he-IL"/>
          <w:rPrChange w:id="125" w:author="Meryl Etman" w:date="2021-05-30T15:56:00Z">
            <w:rPr>
              <w:rFonts w:ascii="Times New Roman" w:eastAsia="Times New Roman" w:hAnsi="Times New Roman" w:cs="David" w:hint="eastAsia"/>
              <w:sz w:val="24"/>
              <w:szCs w:val="24"/>
              <w:highlight w:val="yellow"/>
              <w:rtl/>
              <w:lang w:eastAsia="he-IL"/>
            </w:rPr>
          </w:rPrChange>
        </w:rPr>
        <w:t>המיותר</w:t>
      </w:r>
    </w:p>
    <w:p w14:paraId="20D3C396" w14:textId="77777777" w:rsidR="00AA7633" w:rsidRPr="00AA7633" w:rsidRDefault="00AA7633" w:rsidP="00AA7633">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703173F" w14:textId="77777777" w:rsidR="00AA7633" w:rsidRPr="00AA7633" w:rsidRDefault="00AA7633" w:rsidP="00AA7633">
      <w:pPr>
        <w:widowControl w:val="0"/>
        <w:spacing w:before="120" w:beforeAutospacing="0" w:after="60" w:afterAutospacing="0" w:line="240" w:lineRule="auto"/>
        <w:rPr>
          <w:rFonts w:ascii="Times New Roman" w:eastAsia="Times New Roman" w:hAnsi="Times New Roman" w:cs="David"/>
          <w:sz w:val="24"/>
          <w:szCs w:val="24"/>
          <w:rtl/>
          <w:lang w:eastAsia="he-IL"/>
        </w:rPr>
      </w:pPr>
    </w:p>
    <w:p w14:paraId="4C9FD036" w14:textId="77777777" w:rsidR="00A37B0F" w:rsidRPr="00232692" w:rsidRDefault="00A37B0F" w:rsidP="00A37B0F">
      <w:pPr>
        <w:spacing w:before="0" w:beforeAutospacing="0" w:after="0" w:afterAutospacing="0" w:line="240" w:lineRule="auto"/>
        <w:jc w:val="center"/>
        <w:rPr>
          <w:rFonts w:ascii="Times New Roman" w:eastAsia="Times New Roman" w:hAnsi="Times New Roman" w:cs="David"/>
          <w:sz w:val="20"/>
          <w:szCs w:val="24"/>
          <w:lang w:eastAsia="he-IL"/>
        </w:rPr>
      </w:pPr>
      <w:r w:rsidRPr="00232692">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400B84">
        <w:rPr>
          <w:rFonts w:ascii="Times New Roman" w:eastAsia="Times New Roman" w:hAnsi="Times New Roman" w:cs="David" w:hint="cs"/>
          <w:bCs/>
          <w:sz w:val="20"/>
          <w:szCs w:val="24"/>
          <w:u w:val="single"/>
          <w:rtl/>
          <w:lang w:eastAsia="he-IL"/>
        </w:rPr>
        <w:t>ז</w:t>
      </w:r>
      <w:r>
        <w:rPr>
          <w:rFonts w:ascii="Times New Roman" w:eastAsia="Times New Roman" w:hAnsi="Times New Roman" w:cs="David" w:hint="cs"/>
          <w:bCs/>
          <w:sz w:val="20"/>
          <w:szCs w:val="24"/>
          <w:u w:val="single"/>
          <w:rtl/>
          <w:lang w:eastAsia="he-IL"/>
        </w:rPr>
        <w:t>'</w:t>
      </w:r>
      <w:r w:rsidRPr="00232692">
        <w:rPr>
          <w:rFonts w:ascii="Times New Roman" w:eastAsia="Times New Roman" w:hAnsi="Times New Roman" w:cs="David" w:hint="cs"/>
          <w:bCs/>
          <w:sz w:val="20"/>
          <w:szCs w:val="24"/>
          <w:u w:val="single"/>
          <w:rtl/>
          <w:lang w:eastAsia="he-IL"/>
        </w:rPr>
        <w:t>'</w:t>
      </w:r>
    </w:p>
    <w:p w14:paraId="2A037911" w14:textId="77777777" w:rsidR="00A37B0F" w:rsidRPr="0009511C" w:rsidRDefault="00A37B0F" w:rsidP="00A37B0F">
      <w:pPr>
        <w:widowControl w:val="0"/>
        <w:spacing w:before="0" w:beforeAutospacing="0" w:after="0" w:afterAutospacing="0" w:line="240" w:lineRule="auto"/>
        <w:jc w:val="center"/>
        <w:rPr>
          <w:rFonts w:ascii="David" w:eastAsia="Times New Roman" w:hAnsi="David" w:cs="David"/>
          <w:sz w:val="24"/>
          <w:szCs w:val="24"/>
          <w:lang w:eastAsia="he-IL"/>
        </w:rPr>
      </w:pPr>
    </w:p>
    <w:p w14:paraId="624845A9" w14:textId="77777777" w:rsidR="00A37B0F" w:rsidRPr="002419E5" w:rsidRDefault="00A37B0F" w:rsidP="00A37B0F">
      <w:pPr>
        <w:widowControl w:val="0"/>
        <w:bidi w:val="0"/>
        <w:spacing w:before="0" w:beforeAutospacing="0" w:after="0" w:afterAutospacing="0" w:line="240" w:lineRule="auto"/>
        <w:jc w:val="center"/>
        <w:rPr>
          <w:rFonts w:eastAsia="Times New Roman" w:cs="David"/>
          <w:bCs/>
          <w:sz w:val="24"/>
          <w:szCs w:val="24"/>
          <w:u w:val="single"/>
          <w:rtl/>
          <w:lang w:eastAsia="he-IL"/>
        </w:rPr>
      </w:pPr>
      <w:r w:rsidRPr="0009511C">
        <w:rPr>
          <w:rFonts w:ascii="David" w:eastAsia="Times New Roman" w:hAnsi="David" w:cs="David" w:hint="cs"/>
          <w:bCs/>
          <w:sz w:val="24"/>
          <w:szCs w:val="24"/>
          <w:u w:val="single"/>
          <w:rtl/>
          <w:lang w:eastAsia="he-IL"/>
        </w:rPr>
        <w:t>מפרט ביטוחי</w:t>
      </w:r>
      <w:r w:rsidRPr="00E034F9">
        <w:rPr>
          <w:rFonts w:ascii="Times New Roman" w:eastAsia="Times New Roman" w:hAnsi="Times New Roman" w:cs="David" w:hint="cs"/>
          <w:b/>
          <w:bCs/>
          <w:sz w:val="20"/>
          <w:szCs w:val="24"/>
          <w:u w:val="single"/>
          <w:rtl/>
          <w:lang w:eastAsia="he-IL"/>
        </w:rPr>
        <w:t xml:space="preserve"> </w:t>
      </w:r>
      <w:r>
        <w:rPr>
          <w:rFonts w:ascii="Times New Roman" w:eastAsia="Times New Roman" w:hAnsi="Times New Roman" w:cs="David" w:hint="cs"/>
          <w:b/>
          <w:bCs/>
          <w:sz w:val="20"/>
          <w:szCs w:val="24"/>
          <w:u w:val="single"/>
          <w:rtl/>
          <w:lang w:eastAsia="he-IL"/>
        </w:rPr>
        <w:t>היועץ</w:t>
      </w:r>
      <w:r w:rsidRPr="0009511C">
        <w:rPr>
          <w:rFonts w:ascii="David" w:eastAsia="Times New Roman" w:hAnsi="David" w:cs="David" w:hint="cs"/>
          <w:bCs/>
          <w:sz w:val="24"/>
          <w:szCs w:val="24"/>
          <w:u w:val="single"/>
          <w:rtl/>
          <w:lang w:eastAsia="he-IL"/>
        </w:rPr>
        <w:t xml:space="preserve"> </w:t>
      </w:r>
    </w:p>
    <w:p w14:paraId="09A53EFD" w14:textId="77777777" w:rsidR="00A37B0F" w:rsidRPr="0009511C" w:rsidRDefault="00A37B0F" w:rsidP="00A37B0F">
      <w:pPr>
        <w:tabs>
          <w:tab w:val="left" w:pos="283"/>
        </w:tabs>
        <w:spacing w:line="240" w:lineRule="auto"/>
        <w:jc w:val="both"/>
        <w:rPr>
          <w:rFonts w:ascii="David" w:eastAsia="Calibri" w:hAnsi="David" w:cs="David"/>
          <w:sz w:val="24"/>
          <w:szCs w:val="24"/>
          <w:rtl/>
        </w:rPr>
      </w:pPr>
      <w:r w:rsidRPr="0009511C">
        <w:rPr>
          <w:rFonts w:ascii="David" w:eastAsia="Calibri" w:hAnsi="David" w:cs="David" w:hint="cs"/>
          <w:sz w:val="24"/>
          <w:szCs w:val="24"/>
          <w:rtl/>
        </w:rPr>
        <w:t>היועץ מאשר שהיקף הכיסוי הניתן על פי הפוליסות בכפוף לאמור להלן אינו נופל מהכיסוי הניתן על פי נוסח הפוליסות הידוע כ"ביט" מהדורת 2013 או נוסח מאוחר יותר המחליף את תנאי "ביט" מהדורת 2013. ביחס ל"אחריות מקצועית" היקף הכיסוי אינו נופל מהאמור בסעיף 1 להלן.</w:t>
      </w:r>
    </w:p>
    <w:p w14:paraId="236E142D"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1.</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מקצועית</w:t>
      </w:r>
      <w:r w:rsidRPr="0009511C">
        <w:rPr>
          <w:rFonts w:ascii="David" w:eastAsia="Calibri" w:hAnsi="David" w:cs="David" w:hint="cs"/>
          <w:sz w:val="24"/>
          <w:szCs w:val="24"/>
          <w:rtl/>
        </w:rPr>
        <w:t>, לכיסוי חבותו המקצועית של היועץ ביחס להתחייבויותיו על פי ההסכם הנדון.</w:t>
      </w:r>
    </w:p>
    <w:p w14:paraId="5108D8E4"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גבול האחריות על פי הפוליסה לא יפחת מ- 4,000,000 ₪  (ארבעה מליון ₪) לאירוע ובסה"כ לתקופת הביטוח.</w:t>
      </w:r>
    </w:p>
    <w:p w14:paraId="5B7574CC"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הביטוח על פי הפוליסה אינו כולל כל הגבלה ביחס לאובדן מסמכים, חריגה מסמכות שנעשתה בתום לב, הפרת סודיות , מעשה במתכוון, דיבה השמצה, מעשה מרמה ו/או אי יושר של מי מעובדי היועץ, אובדן השימוש ו/או עיכוב ו/או נזק תוצאתי כלשהו. ו/או חבות נושא משרה למעט במקרה שהיא ניתנת לכיסוי בפוליסת נושאי משרה . הכיסוי על פי הפוליסה מורחב לכלול את המזמין כמבוטח נוסף בגין חבותו כמזמין העבודה בכל הנובע מפעולותיו של היועץ והבאים מטעמו, כמוגדר בפוליסה ובכפוף לתנאיה ולסייגיה. הביטוח כולל מועד למפרע שאינו מאוחר ממועד תחילת ביצוע העבודות על ידי היועץ אך לא לפני התאריך _____________(להלן :" התאריך הרטרואקטיבי"),. כן כולל הביטוח הרחבת "חבות צולבת" ותקופת גילוי בת 12 חודש ביחס לתביעות הנובעות מביצוע העבודות נשוא החוזה הנדון וזאת אם פוליסה  זו לא תחודש מכל סיבה שהיא. נוסח הפוליסה לא יפחת מהנוסח היודע כ- "שפי-ב.ר. 2018".</w:t>
      </w:r>
    </w:p>
    <w:p w14:paraId="440EAB5F"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2.</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מעבידים</w:t>
      </w:r>
      <w:r w:rsidRPr="0009511C">
        <w:rPr>
          <w:rFonts w:ascii="David" w:eastAsia="Calibri" w:hAnsi="David" w:cs="David" w:hint="cs"/>
          <w:sz w:val="24"/>
          <w:szCs w:val="24"/>
          <w:rtl/>
        </w:rPr>
        <w:t>, המבטח חבות עפ"י פקודת הנזיקין (נוסח חדש) וחוק האחריות למוצרים פגומים תש"ם-1980,  כלפי כל העובדים, המועסקים על ידי היועץ, בגין פגיעה גופנית או מחלה העלולים להגרם למי מהם תוך כדי ועקב העסקתם על פי ההסכם בגבול האחריות שאינו נופל מ-20,000,000 ₪  (עשרים מיליון ₪ ) לעובד אחד, לאירוע ובסה"כ לתקופת ביטוח שנתית.</w:t>
      </w:r>
    </w:p>
    <w:p w14:paraId="01D13F9F"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יכלול כל הגבלה בדבר עבודות בגובה ובעומק, שעות עבודה, קבלנים, קבלני משנה ועובדיהם, שימוש במנופים ו/או במכונות הרמה, עבודות בגובה, פיתיונות ורעלים וכן בדבר העסקת נוער ,עבודות חוץ. הביטוח מורחב לשפות את המזמין היה ונטען</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לעניין קרות תאונת עבודה ו/או מחלה כלשהי</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כי הוא </w:t>
      </w:r>
      <w:r w:rsidRPr="0009511C">
        <w:rPr>
          <w:rFonts w:ascii="David" w:eastAsia="Calibri" w:hAnsi="David" w:cs="David" w:hint="cs"/>
          <w:sz w:val="24"/>
          <w:szCs w:val="24"/>
          <w:rtl/>
        </w:rPr>
        <w:lastRenderedPageBreak/>
        <w:t>נושא בחובות מעביד כלשהם כלפי מי מעובדי היועץ.</w:t>
      </w:r>
      <w:r w:rsidRPr="0009511C">
        <w:rPr>
          <w:rFonts w:ascii="David" w:eastAsia="Calibri" w:hAnsi="David" w:cs="David" w:hint="cs"/>
          <w:sz w:val="24"/>
          <w:szCs w:val="24"/>
          <w:rtl/>
        </w:rPr>
        <w:tab/>
      </w:r>
      <w:r w:rsidRPr="0009511C">
        <w:rPr>
          <w:rFonts w:ascii="David" w:eastAsia="Calibri" w:hAnsi="David" w:cs="David" w:hint="cs"/>
          <w:sz w:val="24"/>
          <w:szCs w:val="24"/>
          <w:rtl/>
        </w:rPr>
        <w:br/>
      </w:r>
    </w:p>
    <w:p w14:paraId="53825DA6"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3</w:t>
      </w:r>
      <w:r w:rsidRPr="0009511C">
        <w:rPr>
          <w:rFonts w:ascii="David" w:eastAsia="Calibri" w:hAnsi="David" w:cs="David" w:hint="cs"/>
          <w:sz w:val="24"/>
          <w:szCs w:val="24"/>
          <w:rtl/>
        </w:rPr>
        <w:tab/>
      </w:r>
      <w:r w:rsidRPr="0009511C">
        <w:rPr>
          <w:rFonts w:ascii="David" w:eastAsia="Calibri" w:hAnsi="David" w:cs="David" w:hint="cs"/>
          <w:b/>
          <w:bCs/>
          <w:sz w:val="24"/>
          <w:szCs w:val="24"/>
          <w:rtl/>
        </w:rPr>
        <w:t>ביטוח אחריות כלפי צד שלישי</w:t>
      </w:r>
      <w:r w:rsidRPr="0009511C">
        <w:rPr>
          <w:rFonts w:ascii="David" w:eastAsia="Calibri" w:hAnsi="David" w:cs="David" w:hint="cs"/>
          <w:sz w:val="24"/>
          <w:szCs w:val="24"/>
          <w:rtl/>
        </w:rPr>
        <w:t xml:space="preserve"> המבטח את חבות היועץ על פי דין בגבול אחריות שלא יפחת מ- 4,000,000 ₪ (ארבעה מיליון ₪) למקרה ולתקופת ביטוח שנתית, בגין אירועים הנובעים במישרין ו/או בעקיפין מפעולותיו של היועץ ו/או כל מי שפועל מטעמו וכל הבאים מכוחו ויחול על כל אובדן ו/או נזק לגוף ו/או לרכוש.</w:t>
      </w:r>
    </w:p>
    <w:p w14:paraId="4B4F8D90" w14:textId="77777777" w:rsidR="00A37B0F" w:rsidRPr="0009511C" w:rsidRDefault="00A37B0F" w:rsidP="00A37B0F">
      <w:pPr>
        <w:tabs>
          <w:tab w:val="left" w:pos="283"/>
          <w:tab w:val="left" w:pos="708"/>
        </w:tabs>
        <w:spacing w:line="240" w:lineRule="auto"/>
        <w:ind w:left="283" w:hanging="283"/>
        <w:jc w:val="both"/>
        <w:rPr>
          <w:rFonts w:ascii="David" w:eastAsia="Calibri" w:hAnsi="David" w:cs="David"/>
          <w:sz w:val="24"/>
          <w:szCs w:val="24"/>
          <w:rtl/>
        </w:rPr>
      </w:pPr>
      <w:r w:rsidRPr="0009511C">
        <w:rPr>
          <w:rFonts w:ascii="David" w:eastAsia="Calibri" w:hAnsi="David" w:cs="David" w:hint="cs"/>
          <w:sz w:val="24"/>
          <w:szCs w:val="24"/>
          <w:rtl/>
        </w:rPr>
        <w:tab/>
        <w:t>ביטוח זה לא  כפוף לכל הגבלה בדבר חבות הנובעת מאש, התפוצצות, בהלה, מכשירי הרמה, חבות</w:t>
      </w:r>
      <w:r w:rsidRPr="0009511C">
        <w:rPr>
          <w:rFonts w:ascii="David" w:eastAsia="Calibri" w:hAnsi="David" w:cs="David" w:hint="cs"/>
          <w:sz w:val="24"/>
          <w:szCs w:val="24"/>
        </w:rPr>
        <w:t xml:space="preserve"> </w:t>
      </w:r>
      <w:r w:rsidRPr="0009511C">
        <w:rPr>
          <w:rFonts w:ascii="David" w:eastAsia="Calibri" w:hAnsi="David" w:cs="David" w:hint="cs"/>
          <w:sz w:val="24"/>
          <w:szCs w:val="24"/>
          <w:rtl/>
        </w:rPr>
        <w:t>בגין וכלפי קבלנים, קבלני משנה</w:t>
      </w:r>
      <w:r w:rsidRPr="0009511C">
        <w:rPr>
          <w:rFonts w:ascii="David" w:eastAsia="Calibri" w:hAnsi="David" w:cs="David" w:hint="cs"/>
          <w:sz w:val="24"/>
          <w:szCs w:val="24"/>
        </w:rPr>
        <w:t xml:space="preserve"> </w:t>
      </w:r>
      <w:r w:rsidRPr="0009511C">
        <w:rPr>
          <w:rFonts w:ascii="David" w:eastAsia="Calibri" w:hAnsi="David" w:cs="David" w:hint="cs"/>
          <w:sz w:val="24"/>
          <w:szCs w:val="24"/>
          <w:rtl/>
        </w:rPr>
        <w:t xml:space="preserve">ועובדיהם, פריקה וטעינה, מתקנים סניטריים פגומים, הרעלה, כל דבר מזיק במאכל או משקה, שביתה והשבתה, עבודות חוץ, וכן תביעות שיבוב מצד המוסד לביטוח לאומי. </w:t>
      </w:r>
      <w:r w:rsidRPr="0009511C">
        <w:rPr>
          <w:rFonts w:ascii="David" w:eastAsia="Calibri" w:hAnsi="David" w:cs="David" w:hint="cs"/>
          <w:sz w:val="24"/>
          <w:szCs w:val="24"/>
          <w:rtl/>
        </w:rPr>
        <w:br/>
        <w:t>הביטוח מורחב לשפות את המזמין בגין אחריותו למעשי ו/או מחדלי היועץ והבאים מטעמו, וזאת בכפוף לסעיף אחריות צולבת לפי נחשב הביטוח כאילו נערך בנפרד עבור כל אחד מיחידי המבוטח.  רכוש המזמין ייחשב כרכוש צד שלישי.</w:t>
      </w:r>
    </w:p>
    <w:p w14:paraId="45F69924" w14:textId="77777777" w:rsidR="00A37B0F" w:rsidRPr="0009511C" w:rsidRDefault="00A37B0F" w:rsidP="00A37B0F">
      <w:pPr>
        <w:numPr>
          <w:ilvl w:val="0"/>
          <w:numId w:val="50"/>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 xml:space="preserve">הפוליסות תכלולנה  תנאי מפורש על פיו הינן קודמות לכל ביטוח אשר נערך על ידי המזמין ואנו מוותרים על כל טענה ו/או דרישה בדבר שיתוף ביטוחי המזמין. </w:t>
      </w:r>
    </w:p>
    <w:p w14:paraId="205DCD07" w14:textId="77777777" w:rsidR="00A37B0F" w:rsidRPr="0009511C" w:rsidRDefault="00A37B0F" w:rsidP="00A37B0F">
      <w:pPr>
        <w:numPr>
          <w:ilvl w:val="0"/>
          <w:numId w:val="50"/>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הפוליסה תכלולנה התחייבות לוויתור על זכות שיבוב כלפי המזמין, עובדיו והבאים מטעמו אולם האמור בדבר ויתור על זכות השיבוב לא יחול לטובת אדם שגרם לנזק בזדון.</w:t>
      </w:r>
    </w:p>
    <w:p w14:paraId="498F3BF1" w14:textId="77777777" w:rsidR="00A37B0F" w:rsidRPr="0009511C" w:rsidRDefault="00A37B0F" w:rsidP="00A37B0F">
      <w:pPr>
        <w:numPr>
          <w:ilvl w:val="0"/>
          <w:numId w:val="50"/>
        </w:numPr>
        <w:tabs>
          <w:tab w:val="left" w:pos="283"/>
        </w:tabs>
        <w:spacing w:before="0" w:beforeAutospacing="0" w:after="0" w:afterAutospacing="0" w:line="240" w:lineRule="auto"/>
        <w:jc w:val="both"/>
        <w:rPr>
          <w:rFonts w:ascii="David" w:eastAsia="Calibri" w:hAnsi="David" w:cs="David"/>
          <w:sz w:val="24"/>
          <w:szCs w:val="24"/>
          <w:rtl/>
        </w:rPr>
      </w:pPr>
      <w:r w:rsidRPr="0009511C">
        <w:rPr>
          <w:rFonts w:ascii="David" w:eastAsia="Calibri" w:hAnsi="David" w:cs="David" w:hint="cs"/>
          <w:sz w:val="24"/>
          <w:szCs w:val="24"/>
          <w:rtl/>
        </w:rPr>
        <w:t>כמו כן היועץ מתחייב שהכיסוי על פי הפוליסות לא יבוטל ולא יחול בו שינוי לרעה, אלא אם תימסר הודעה כתובה בדואר רשום לידי המזמין לפחות 60 יום מראש.</w:t>
      </w:r>
    </w:p>
    <w:p w14:paraId="16FB6173" w14:textId="77777777" w:rsidR="00A37B0F" w:rsidRPr="0009511C" w:rsidRDefault="00A37B0F" w:rsidP="00A37B0F">
      <w:pPr>
        <w:numPr>
          <w:ilvl w:val="0"/>
          <w:numId w:val="50"/>
        </w:numPr>
        <w:tabs>
          <w:tab w:val="left" w:pos="283"/>
        </w:tabs>
        <w:spacing w:before="0" w:beforeAutospacing="0" w:after="0" w:afterAutospacing="0" w:line="240" w:lineRule="auto"/>
        <w:jc w:val="both"/>
        <w:rPr>
          <w:rFonts w:ascii="David" w:eastAsia="Calibri" w:hAnsi="David" w:cs="David"/>
          <w:sz w:val="24"/>
          <w:szCs w:val="24"/>
        </w:rPr>
      </w:pPr>
      <w:r w:rsidRPr="0009511C">
        <w:rPr>
          <w:rFonts w:ascii="David" w:eastAsia="Calibri" w:hAnsi="David" w:cs="David" w:hint="cs"/>
          <w:sz w:val="24"/>
          <w:szCs w:val="24"/>
          <w:rtl/>
        </w:rPr>
        <w:t>חריג כוונה ו/או רשלנות רבתי מבוטל ככל שקיים, אך מו"מ בזה כי אין בביטול הסעיף כאמור כדי לגרוע מזכויות המבטחת וחובות המבוטח על פי חוק חוזה הביטוח, תשמ"א-1981, וזאת בכפוף לאמור באישור זה.</w:t>
      </w:r>
    </w:p>
    <w:p w14:paraId="44D62489" w14:textId="77777777" w:rsidR="00A37B0F" w:rsidRDefault="00A37B0F" w:rsidP="00A37B0F">
      <w:pPr>
        <w:widowControl w:val="0"/>
        <w:spacing w:before="0" w:beforeAutospacing="0" w:after="0" w:afterAutospacing="0" w:line="240" w:lineRule="auto"/>
        <w:jc w:val="center"/>
        <w:rPr>
          <w:rFonts w:ascii="David" w:eastAsia="Calibri" w:hAnsi="David" w:cs="David"/>
          <w:sz w:val="24"/>
          <w:szCs w:val="24"/>
          <w:rtl/>
        </w:rPr>
      </w:pPr>
      <w:r>
        <w:rPr>
          <w:rFonts w:ascii="David" w:eastAsia="Calibri" w:hAnsi="David" w:cs="David"/>
          <w:sz w:val="24"/>
          <w:szCs w:val="24"/>
          <w:rtl/>
        </w:rPr>
        <w:br w:type="page"/>
      </w:r>
    </w:p>
    <w:p w14:paraId="6644789B" w14:textId="77777777" w:rsidR="00A37B0F" w:rsidRPr="002419E5" w:rsidRDefault="00A37B0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David" w:eastAsia="Calibri" w:hAnsi="David" w:cs="David" w:hint="cs"/>
          <w:sz w:val="24"/>
          <w:szCs w:val="24"/>
          <w:rtl/>
        </w:rPr>
        <w:lastRenderedPageBreak/>
        <w:t xml:space="preserve"> </w:t>
      </w:r>
      <w:r w:rsidRPr="0009511C">
        <w:rPr>
          <w:rFonts w:ascii="Times New Roman" w:eastAsia="Times New Roman" w:hAnsi="Times New Roman" w:cs="David" w:hint="cs"/>
          <w:bCs/>
          <w:sz w:val="20"/>
          <w:szCs w:val="24"/>
          <w:u w:val="single"/>
          <w:rtl/>
          <w:lang w:eastAsia="he-IL"/>
        </w:rPr>
        <w:t>נספח "</w:t>
      </w:r>
      <w:r w:rsidRPr="002419E5">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6BD3AE2B" w14:textId="77777777" w:rsidR="00A37B0F" w:rsidRDefault="00A37B0F" w:rsidP="00A37B0F">
      <w:pPr>
        <w:widowControl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09511C">
        <w:rPr>
          <w:rFonts w:ascii="Times New Roman" w:eastAsia="Times New Roman" w:hAnsi="Times New Roman" w:cs="David" w:hint="cs"/>
          <w:b/>
          <w:bCs/>
          <w:sz w:val="20"/>
          <w:szCs w:val="24"/>
          <w:u w:val="single"/>
          <w:rtl/>
          <w:lang w:eastAsia="he-IL"/>
        </w:rPr>
        <w:t>אישור על קיום ביטוחי ה</w:t>
      </w:r>
      <w:r>
        <w:rPr>
          <w:rFonts w:ascii="Times New Roman" w:eastAsia="Times New Roman" w:hAnsi="Times New Roman" w:cs="David" w:hint="cs"/>
          <w:b/>
          <w:bCs/>
          <w:sz w:val="20"/>
          <w:szCs w:val="24"/>
          <w:u w:val="single"/>
          <w:rtl/>
          <w:lang w:eastAsia="he-IL"/>
        </w:rPr>
        <w:t>יועץ</w:t>
      </w:r>
    </w:p>
    <w:p w14:paraId="32CD9BFC" w14:textId="77777777" w:rsidR="00A37B0F" w:rsidRPr="00400B84" w:rsidRDefault="00A37B0F" w:rsidP="00A37B0F">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tbl>
      <w:tblPr>
        <w:tblpPr w:leftFromText="180" w:rightFromText="180" w:bottomFromText="160" w:vertAnchor="text" w:horzAnchor="margin" w:tblpXSpec="center" w:tblpY="102"/>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8"/>
        <w:gridCol w:w="1974"/>
        <w:gridCol w:w="2176"/>
        <w:gridCol w:w="3317"/>
      </w:tblGrid>
      <w:tr w:rsidR="00A37B0F" w:rsidRPr="0009511C" w14:paraId="1B644494" w14:textId="77777777" w:rsidTr="00073E19">
        <w:trPr>
          <w:trHeight w:val="463"/>
          <w:tblHeader/>
        </w:trPr>
        <w:tc>
          <w:tcPr>
            <w:tcW w:w="8218" w:type="dxa"/>
            <w:gridSpan w:val="3"/>
            <w:tcBorders>
              <w:top w:val="single" w:sz="4" w:space="0" w:color="auto"/>
              <w:left w:val="single" w:sz="4" w:space="0" w:color="auto"/>
              <w:bottom w:val="single" w:sz="4" w:space="0" w:color="auto"/>
              <w:right w:val="single" w:sz="4" w:space="0" w:color="auto"/>
            </w:tcBorders>
            <w:shd w:val="clear" w:color="auto" w:fill="F2F2F2"/>
            <w:hideMark/>
          </w:tcPr>
          <w:p w14:paraId="14E5EFD6"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קיום ביטוחים</w:t>
            </w:r>
          </w:p>
        </w:tc>
        <w:tc>
          <w:tcPr>
            <w:tcW w:w="3317" w:type="dxa"/>
            <w:tcBorders>
              <w:top w:val="single" w:sz="4" w:space="0" w:color="auto"/>
              <w:left w:val="single" w:sz="4" w:space="0" w:color="auto"/>
              <w:bottom w:val="single" w:sz="4" w:space="0" w:color="auto"/>
              <w:right w:val="single" w:sz="4" w:space="0" w:color="auto"/>
            </w:tcBorders>
            <w:hideMark/>
          </w:tcPr>
          <w:p w14:paraId="542E9DB0"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הנפקת האישור(</w:t>
            </w:r>
            <w:r w:rsidRPr="0009511C">
              <w:rPr>
                <w:rFonts w:ascii="David" w:eastAsia="Calibri" w:hAnsi="David" w:cs="David" w:hint="cs"/>
                <w:sz w:val="24"/>
                <w:szCs w:val="24"/>
                <w:lang w:eastAsia="he-IL"/>
              </w:rPr>
              <w:t>DD/MM/YYYY</w:t>
            </w:r>
            <w:r w:rsidRPr="0009511C">
              <w:rPr>
                <w:rFonts w:ascii="David" w:eastAsia="Calibri" w:hAnsi="David" w:cs="David" w:hint="cs"/>
                <w:sz w:val="24"/>
                <w:szCs w:val="24"/>
                <w:rtl/>
                <w:lang w:eastAsia="he-IL"/>
              </w:rPr>
              <w:t>)</w:t>
            </w:r>
          </w:p>
        </w:tc>
      </w:tr>
      <w:tr w:rsidR="00A37B0F" w:rsidRPr="0009511C" w14:paraId="68ECD37E" w14:textId="77777777" w:rsidTr="00073E19">
        <w:trPr>
          <w:trHeight w:val="315"/>
        </w:trPr>
        <w:tc>
          <w:tcPr>
            <w:tcW w:w="11535" w:type="dxa"/>
            <w:gridSpan w:val="4"/>
            <w:tcBorders>
              <w:top w:val="single" w:sz="4" w:space="0" w:color="auto"/>
              <w:left w:val="single" w:sz="4" w:space="0" w:color="auto"/>
              <w:bottom w:val="single" w:sz="4" w:space="0" w:color="auto"/>
              <w:right w:val="single" w:sz="4" w:space="0" w:color="auto"/>
            </w:tcBorders>
            <w:hideMark/>
          </w:tcPr>
          <w:p w14:paraId="70A79ADC"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tc>
      </w:tr>
      <w:tr w:rsidR="00A37B0F" w:rsidRPr="0009511C" w14:paraId="5C5E1E67" w14:textId="77777777" w:rsidTr="00073E19">
        <w:trPr>
          <w:trHeight w:val="278"/>
        </w:trPr>
        <w:tc>
          <w:tcPr>
            <w:tcW w:w="4068" w:type="dxa"/>
            <w:tcBorders>
              <w:top w:val="single" w:sz="4" w:space="0" w:color="auto"/>
              <w:left w:val="single" w:sz="4" w:space="0" w:color="auto"/>
              <w:bottom w:val="single" w:sz="4" w:space="0" w:color="auto"/>
              <w:right w:val="single" w:sz="4" w:space="0" w:color="auto"/>
            </w:tcBorders>
            <w:shd w:val="clear" w:color="auto" w:fill="F2F2F2"/>
            <w:hideMark/>
          </w:tcPr>
          <w:p w14:paraId="607A866D"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מבקש האישור*</w:t>
            </w:r>
          </w:p>
        </w:tc>
        <w:tc>
          <w:tcPr>
            <w:tcW w:w="1974" w:type="dxa"/>
            <w:tcBorders>
              <w:top w:val="single" w:sz="4" w:space="0" w:color="auto"/>
              <w:left w:val="single" w:sz="4" w:space="0" w:color="auto"/>
              <w:bottom w:val="single" w:sz="4" w:space="0" w:color="auto"/>
              <w:right w:val="single" w:sz="4" w:space="0" w:color="auto"/>
            </w:tcBorders>
            <w:shd w:val="clear" w:color="auto" w:fill="F2F2F2"/>
            <w:hideMark/>
          </w:tcPr>
          <w:p w14:paraId="5783F4E3"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המבוטח</w:t>
            </w:r>
          </w:p>
        </w:tc>
        <w:tc>
          <w:tcPr>
            <w:tcW w:w="2176" w:type="dxa"/>
            <w:tcBorders>
              <w:top w:val="single" w:sz="4" w:space="0" w:color="auto"/>
              <w:left w:val="single" w:sz="4" w:space="0" w:color="auto"/>
              <w:bottom w:val="single" w:sz="4" w:space="0" w:color="auto"/>
              <w:right w:val="single" w:sz="4" w:space="0" w:color="auto"/>
            </w:tcBorders>
            <w:shd w:val="clear" w:color="auto" w:fill="F2F2F2"/>
            <w:hideMark/>
          </w:tcPr>
          <w:p w14:paraId="7C569AE1"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אופי העסקה*</w:t>
            </w:r>
          </w:p>
        </w:tc>
        <w:tc>
          <w:tcPr>
            <w:tcW w:w="3317" w:type="dxa"/>
            <w:tcBorders>
              <w:top w:val="single" w:sz="4" w:space="0" w:color="auto"/>
              <w:left w:val="single" w:sz="4" w:space="0" w:color="auto"/>
              <w:bottom w:val="single" w:sz="4" w:space="0" w:color="auto"/>
              <w:right w:val="single" w:sz="4" w:space="0" w:color="auto"/>
            </w:tcBorders>
            <w:shd w:val="clear" w:color="auto" w:fill="F2F2F2"/>
            <w:hideMark/>
          </w:tcPr>
          <w:p w14:paraId="21809197"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מעמד מבקש האישור*</w:t>
            </w:r>
          </w:p>
        </w:tc>
      </w:tr>
      <w:tr w:rsidR="00A37B0F" w:rsidRPr="0009511C" w14:paraId="71C34BF3" w14:textId="77777777" w:rsidTr="00073E19">
        <w:trPr>
          <w:trHeight w:val="551"/>
        </w:trPr>
        <w:tc>
          <w:tcPr>
            <w:tcW w:w="4068" w:type="dxa"/>
            <w:tcBorders>
              <w:top w:val="single" w:sz="4" w:space="0" w:color="auto"/>
              <w:left w:val="single" w:sz="4" w:space="0" w:color="auto"/>
              <w:bottom w:val="single" w:sz="4" w:space="0" w:color="auto"/>
              <w:right w:val="single" w:sz="4" w:space="0" w:color="auto"/>
            </w:tcBorders>
            <w:hideMark/>
          </w:tcPr>
          <w:p w14:paraId="21C13960"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p w14:paraId="0CC2D731"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אפי מגורים בע"מ ו/או חברות אם ו/או חברות בנות ו/או חברות אחיות ו/או חברות קשורות חברות שלובות ו/או חברות קשורות ו/או כל חברה הנמנית בקבוצת "אפריקה-ישראל" ו/או עובדיהם ו/או מנהליהם</w:t>
            </w:r>
          </w:p>
        </w:tc>
        <w:tc>
          <w:tcPr>
            <w:tcW w:w="1974" w:type="dxa"/>
            <w:tcBorders>
              <w:top w:val="single" w:sz="4" w:space="0" w:color="auto"/>
              <w:left w:val="single" w:sz="4" w:space="0" w:color="auto"/>
              <w:bottom w:val="single" w:sz="4" w:space="0" w:color="auto"/>
              <w:right w:val="single" w:sz="4" w:space="0" w:color="auto"/>
            </w:tcBorders>
            <w:hideMark/>
          </w:tcPr>
          <w:p w14:paraId="29C638EF"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שם</w:t>
            </w:r>
          </w:p>
        </w:tc>
        <w:tc>
          <w:tcPr>
            <w:tcW w:w="2176" w:type="dxa"/>
            <w:vMerge w:val="restart"/>
            <w:tcBorders>
              <w:top w:val="single" w:sz="4" w:space="0" w:color="auto"/>
              <w:left w:val="single" w:sz="4" w:space="0" w:color="auto"/>
              <w:bottom w:val="single" w:sz="4" w:space="0" w:color="auto"/>
              <w:right w:val="single" w:sz="4" w:space="0" w:color="auto"/>
            </w:tcBorders>
          </w:tcPr>
          <w:p w14:paraId="34830344" w14:textId="77777777" w:rsidR="00A37B0F" w:rsidRPr="0009511C" w:rsidRDefault="00A37B0F" w:rsidP="00073E19">
            <w:pPr>
              <w:spacing w:before="0" w:beforeAutospacing="0" w:after="0" w:afterAutospacing="0" w:line="240" w:lineRule="auto"/>
              <w:ind w:left="50" w:right="78"/>
              <w:rPr>
                <w:rFonts w:ascii="David" w:eastAsia="Calibri" w:hAnsi="David" w:cs="David"/>
                <w:b/>
                <w:sz w:val="24"/>
                <w:szCs w:val="24"/>
                <w:rtl/>
                <w:lang w:eastAsia="he-IL"/>
              </w:rPr>
            </w:pPr>
          </w:p>
          <w:p w14:paraId="21210466" w14:textId="77777777" w:rsidR="00A37B0F" w:rsidRPr="0009511C" w:rsidRDefault="00A37B0F" w:rsidP="00073E1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שירותים - 085</w:t>
            </w:r>
          </w:p>
          <w:p w14:paraId="0AB2757B" w14:textId="77777777" w:rsidR="00A37B0F" w:rsidRPr="0009511C" w:rsidRDefault="00A37B0F" w:rsidP="00073E19">
            <w:pPr>
              <w:spacing w:before="0" w:beforeAutospacing="0" w:after="0" w:afterAutospacing="0" w:line="240" w:lineRule="auto"/>
              <w:ind w:left="50" w:right="78"/>
              <w:rPr>
                <w:rFonts w:ascii="David" w:eastAsia="Calibri" w:hAnsi="David" w:cs="David"/>
                <w:b/>
                <w:sz w:val="24"/>
                <w:szCs w:val="24"/>
                <w:rtl/>
                <w:lang w:eastAsia="he-IL"/>
              </w:rPr>
            </w:pPr>
          </w:p>
        </w:tc>
        <w:tc>
          <w:tcPr>
            <w:tcW w:w="3317" w:type="dxa"/>
            <w:vMerge w:val="restart"/>
            <w:tcBorders>
              <w:top w:val="single" w:sz="4" w:space="0" w:color="auto"/>
              <w:left w:val="single" w:sz="4" w:space="0" w:color="auto"/>
              <w:bottom w:val="single" w:sz="4" w:space="0" w:color="auto"/>
              <w:right w:val="single" w:sz="4" w:space="0" w:color="auto"/>
            </w:tcBorders>
          </w:tcPr>
          <w:p w14:paraId="7B519A8A" w14:textId="77777777" w:rsidR="00A37B0F" w:rsidRPr="0009511C" w:rsidRDefault="00A37B0F" w:rsidP="00073E19">
            <w:pPr>
              <w:spacing w:before="0" w:beforeAutospacing="0" w:after="0" w:afterAutospacing="0" w:line="240" w:lineRule="auto"/>
              <w:ind w:left="50" w:right="78"/>
              <w:rPr>
                <w:rFonts w:ascii="David" w:eastAsia="Calibri" w:hAnsi="David" w:cs="David"/>
                <w:b/>
                <w:sz w:val="24"/>
                <w:szCs w:val="24"/>
                <w:rtl/>
                <w:lang w:eastAsia="he-IL"/>
              </w:rPr>
            </w:pPr>
          </w:p>
          <w:p w14:paraId="04A29C71" w14:textId="77777777" w:rsidR="00A37B0F" w:rsidRPr="0009511C" w:rsidRDefault="00A37B0F" w:rsidP="00073E1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Segoe UI Symbol" w:eastAsia="MS Gothic" w:hAnsi="Segoe UI Symbol" w:cs="Segoe UI Symbol"/>
                <w:b/>
                <w:sz w:val="24"/>
                <w:szCs w:val="24"/>
                <w:rtl/>
                <w:lang w:eastAsia="he-IL"/>
              </w:rPr>
              <w:t>☒</w:t>
            </w:r>
            <w:r w:rsidRPr="0009511C">
              <w:rPr>
                <w:rFonts w:ascii="David" w:eastAsia="Calibri" w:hAnsi="David" w:cs="David" w:hint="cs"/>
                <w:b/>
                <w:sz w:val="24"/>
                <w:szCs w:val="24"/>
                <w:rtl/>
                <w:lang w:eastAsia="he-IL"/>
              </w:rPr>
              <w:t>מזמין שירותים</w:t>
            </w:r>
          </w:p>
          <w:p w14:paraId="6D585BB6" w14:textId="77777777" w:rsidR="00A37B0F" w:rsidRPr="0009511C" w:rsidRDefault="00A37B0F" w:rsidP="00073E19">
            <w:pPr>
              <w:spacing w:before="0" w:beforeAutospacing="0" w:after="0" w:afterAutospacing="0" w:line="240" w:lineRule="auto"/>
              <w:ind w:left="50" w:right="78"/>
              <w:rPr>
                <w:rFonts w:ascii="David" w:eastAsia="Calibri" w:hAnsi="David" w:cs="David"/>
                <w:b/>
                <w:sz w:val="24"/>
                <w:szCs w:val="24"/>
                <w:rtl/>
                <w:lang w:eastAsia="he-IL"/>
              </w:rPr>
            </w:pPr>
          </w:p>
        </w:tc>
      </w:tr>
      <w:tr w:rsidR="00A37B0F" w:rsidRPr="0009511C" w14:paraId="2A6AD755" w14:textId="77777777" w:rsidTr="00073E19">
        <w:trPr>
          <w:trHeight w:val="571"/>
        </w:trPr>
        <w:tc>
          <w:tcPr>
            <w:tcW w:w="4068" w:type="dxa"/>
            <w:tcBorders>
              <w:top w:val="single" w:sz="4" w:space="0" w:color="auto"/>
              <w:left w:val="single" w:sz="4" w:space="0" w:color="auto"/>
              <w:bottom w:val="single" w:sz="4" w:space="0" w:color="auto"/>
              <w:right w:val="single" w:sz="4" w:space="0" w:color="auto"/>
            </w:tcBorders>
            <w:hideMark/>
          </w:tcPr>
          <w:p w14:paraId="6C45ACC6"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ת.ז./ח.פ./ח.צ.</w:t>
            </w:r>
          </w:p>
          <w:p w14:paraId="48021FBD"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5200034760</w:t>
            </w:r>
          </w:p>
        </w:tc>
        <w:tc>
          <w:tcPr>
            <w:tcW w:w="1974" w:type="dxa"/>
            <w:tcBorders>
              <w:top w:val="single" w:sz="4" w:space="0" w:color="auto"/>
              <w:left w:val="single" w:sz="4" w:space="0" w:color="auto"/>
              <w:bottom w:val="single" w:sz="4" w:space="0" w:color="auto"/>
              <w:right w:val="single" w:sz="4" w:space="0" w:color="auto"/>
            </w:tcBorders>
            <w:hideMark/>
          </w:tcPr>
          <w:p w14:paraId="14888096"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ת.ז./ח.פ.</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3B9B5AF" w14:textId="77777777" w:rsidR="00A37B0F" w:rsidRPr="0009511C" w:rsidRDefault="00A37B0F" w:rsidP="00073E19">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67BE773" w14:textId="77777777" w:rsidR="00A37B0F" w:rsidRPr="0009511C" w:rsidRDefault="00A37B0F" w:rsidP="00073E19">
            <w:pPr>
              <w:spacing w:before="0" w:beforeAutospacing="0" w:after="0" w:afterAutospacing="0" w:line="256" w:lineRule="auto"/>
              <w:rPr>
                <w:rFonts w:ascii="David" w:eastAsia="Calibri" w:hAnsi="David" w:cs="David"/>
                <w:b/>
                <w:sz w:val="24"/>
                <w:szCs w:val="24"/>
                <w:lang w:eastAsia="he-IL"/>
              </w:rPr>
            </w:pPr>
          </w:p>
        </w:tc>
      </w:tr>
      <w:tr w:rsidR="00A37B0F" w:rsidRPr="0009511C" w14:paraId="1132E293" w14:textId="77777777" w:rsidTr="00073E19">
        <w:trPr>
          <w:trHeight w:val="391"/>
        </w:trPr>
        <w:tc>
          <w:tcPr>
            <w:tcW w:w="4068" w:type="dxa"/>
            <w:tcBorders>
              <w:top w:val="single" w:sz="4" w:space="0" w:color="auto"/>
              <w:left w:val="single" w:sz="4" w:space="0" w:color="auto"/>
              <w:bottom w:val="single" w:sz="4" w:space="0" w:color="auto"/>
              <w:right w:val="single" w:sz="4" w:space="0" w:color="auto"/>
            </w:tcBorders>
            <w:hideMark/>
          </w:tcPr>
          <w:p w14:paraId="5FD3A654"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מען </w:t>
            </w:r>
          </w:p>
          <w:p w14:paraId="55A0C52C"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יוני נתניהו 1ג', אור-יהודה</w:t>
            </w:r>
          </w:p>
        </w:tc>
        <w:tc>
          <w:tcPr>
            <w:tcW w:w="1974" w:type="dxa"/>
            <w:tcBorders>
              <w:top w:val="single" w:sz="4" w:space="0" w:color="auto"/>
              <w:left w:val="single" w:sz="4" w:space="0" w:color="auto"/>
              <w:bottom w:val="single" w:sz="4" w:space="0" w:color="auto"/>
              <w:right w:val="single" w:sz="4" w:space="0" w:color="auto"/>
            </w:tcBorders>
            <w:hideMark/>
          </w:tcPr>
          <w:p w14:paraId="13B90EF7" w14:textId="77777777" w:rsidR="00A37B0F" w:rsidRPr="0009511C" w:rsidRDefault="00A37B0F" w:rsidP="00073E19">
            <w:pPr>
              <w:spacing w:before="0" w:beforeAutospacing="0" w:after="0" w:afterAutospacing="0" w:line="240" w:lineRule="auto"/>
              <w:rPr>
                <w:rFonts w:ascii="David" w:eastAsia="Calibri" w:hAnsi="David" w:cs="David"/>
                <w:sz w:val="24"/>
                <w:szCs w:val="24"/>
                <w:lang w:eastAsia="he-IL"/>
              </w:rPr>
            </w:pPr>
            <w:r w:rsidRPr="0009511C">
              <w:rPr>
                <w:rFonts w:ascii="David" w:eastAsia="Calibri" w:hAnsi="David" w:cs="David" w:hint="cs"/>
                <w:sz w:val="24"/>
                <w:szCs w:val="24"/>
                <w:rtl/>
                <w:lang w:eastAsia="he-IL"/>
              </w:rPr>
              <w:t>מען</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D7FD560" w14:textId="77777777" w:rsidR="00A37B0F" w:rsidRPr="0009511C" w:rsidRDefault="00A37B0F" w:rsidP="00073E19">
            <w:pPr>
              <w:spacing w:before="0" w:beforeAutospacing="0" w:after="0" w:afterAutospacing="0" w:line="256" w:lineRule="auto"/>
              <w:rPr>
                <w:rFonts w:ascii="David" w:eastAsia="Calibri" w:hAnsi="David" w:cs="David"/>
                <w:b/>
                <w:sz w:val="24"/>
                <w:szCs w:val="24"/>
                <w:lang w:eastAsia="he-IL"/>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298DD4" w14:textId="77777777" w:rsidR="00A37B0F" w:rsidRPr="0009511C" w:rsidRDefault="00A37B0F" w:rsidP="00073E19">
            <w:pPr>
              <w:spacing w:before="0" w:beforeAutospacing="0" w:after="0" w:afterAutospacing="0" w:line="256" w:lineRule="auto"/>
              <w:rPr>
                <w:rFonts w:ascii="David" w:eastAsia="Calibri" w:hAnsi="David" w:cs="David"/>
                <w:b/>
                <w:sz w:val="24"/>
                <w:szCs w:val="24"/>
                <w:lang w:eastAsia="he-IL"/>
              </w:rPr>
            </w:pPr>
          </w:p>
        </w:tc>
      </w:tr>
    </w:tbl>
    <w:p w14:paraId="682ACBE2" w14:textId="77777777" w:rsidR="00A37B0F" w:rsidRPr="0009511C" w:rsidRDefault="00A37B0F" w:rsidP="00A37B0F">
      <w:pPr>
        <w:spacing w:before="0" w:beforeAutospacing="0" w:after="200" w:afterAutospacing="0" w:line="276" w:lineRule="auto"/>
        <w:outlineLvl w:val="0"/>
        <w:rPr>
          <w:rFonts w:ascii="David" w:eastAsia="Calibri" w:hAnsi="David" w:cs="David"/>
          <w:b/>
          <w:bCs/>
          <w:sz w:val="24"/>
          <w:szCs w:val="24"/>
          <w:u w:val="single"/>
          <w:rtl/>
          <w:lang w:eastAsia="he-IL"/>
        </w:rPr>
      </w:pPr>
    </w:p>
    <w:tbl>
      <w:tblPr>
        <w:tblpPr w:leftFromText="180" w:rightFromText="180" w:bottomFromText="160" w:vertAnchor="text" w:horzAnchor="margin" w:tblpXSpec="center" w:tblpY="130"/>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3"/>
        <w:gridCol w:w="956"/>
        <w:gridCol w:w="957"/>
        <w:gridCol w:w="1349"/>
        <w:gridCol w:w="1417"/>
        <w:gridCol w:w="1277"/>
        <w:gridCol w:w="1286"/>
        <w:gridCol w:w="2400"/>
      </w:tblGrid>
      <w:tr w:rsidR="00A37B0F" w:rsidRPr="0009511C" w14:paraId="467D2BA8" w14:textId="77777777" w:rsidTr="00073E19">
        <w:trPr>
          <w:trHeight w:val="303"/>
          <w:tblHeader/>
        </w:trPr>
        <w:tc>
          <w:tcPr>
            <w:tcW w:w="11535" w:type="dxa"/>
            <w:gridSpan w:val="8"/>
            <w:tcBorders>
              <w:top w:val="single" w:sz="4" w:space="0" w:color="auto"/>
              <w:left w:val="single" w:sz="4" w:space="0" w:color="auto"/>
              <w:bottom w:val="single" w:sz="4" w:space="0" w:color="auto"/>
              <w:right w:val="single" w:sz="4" w:space="0" w:color="auto"/>
            </w:tcBorders>
            <w:hideMark/>
          </w:tcPr>
          <w:p w14:paraId="4CDC9CEE"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כיסויים</w:t>
            </w:r>
          </w:p>
        </w:tc>
      </w:tr>
      <w:tr w:rsidR="00A37B0F" w:rsidRPr="0009511C" w14:paraId="0323DDA9" w14:textId="77777777" w:rsidTr="00073E19">
        <w:trPr>
          <w:trHeight w:val="173"/>
        </w:trPr>
        <w:tc>
          <w:tcPr>
            <w:tcW w:w="1893" w:type="dxa"/>
            <w:vMerge w:val="restart"/>
            <w:tcBorders>
              <w:top w:val="single" w:sz="4" w:space="0" w:color="auto"/>
              <w:left w:val="single" w:sz="4" w:space="0" w:color="auto"/>
              <w:bottom w:val="single" w:sz="4" w:space="0" w:color="auto"/>
              <w:right w:val="single" w:sz="4" w:space="0" w:color="auto"/>
            </w:tcBorders>
            <w:shd w:val="clear" w:color="auto" w:fill="F2F2F2"/>
          </w:tcPr>
          <w:p w14:paraId="4B0093AA"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סוג הביטוח</w:t>
            </w:r>
          </w:p>
          <w:p w14:paraId="702DAD1B"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p>
          <w:p w14:paraId="2356E889"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חלוקה לפי גבולות אחריות או סכומי ביטוח</w:t>
            </w:r>
          </w:p>
        </w:tc>
        <w:tc>
          <w:tcPr>
            <w:tcW w:w="956"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58238FD5"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מספר הפוליסה</w:t>
            </w:r>
          </w:p>
        </w:tc>
        <w:tc>
          <w:tcPr>
            <w:tcW w:w="95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6751C3D4"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נוסח ומהדורת הפוליסה</w:t>
            </w:r>
          </w:p>
        </w:tc>
        <w:tc>
          <w:tcPr>
            <w:tcW w:w="1349"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6D299F8"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תחילה</w:t>
            </w:r>
          </w:p>
        </w:tc>
        <w:tc>
          <w:tcPr>
            <w:tcW w:w="1417"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1869A5E6"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תאריך סיום</w:t>
            </w:r>
          </w:p>
        </w:tc>
        <w:tc>
          <w:tcPr>
            <w:tcW w:w="2563" w:type="dxa"/>
            <w:gridSpan w:val="2"/>
            <w:tcBorders>
              <w:top w:val="single" w:sz="4" w:space="0" w:color="auto"/>
              <w:left w:val="single" w:sz="4" w:space="0" w:color="auto"/>
              <w:bottom w:val="single" w:sz="4" w:space="0" w:color="auto"/>
              <w:right w:val="single" w:sz="4" w:space="0" w:color="auto"/>
            </w:tcBorders>
            <w:shd w:val="clear" w:color="auto" w:fill="F2F2F2"/>
            <w:hideMark/>
          </w:tcPr>
          <w:p w14:paraId="280E2420"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גבול האחריות/ סכום ביטוח</w:t>
            </w:r>
          </w:p>
        </w:tc>
        <w:tc>
          <w:tcPr>
            <w:tcW w:w="2400" w:type="dxa"/>
            <w:vMerge w:val="restart"/>
            <w:tcBorders>
              <w:top w:val="single" w:sz="4" w:space="0" w:color="auto"/>
              <w:left w:val="single" w:sz="4" w:space="0" w:color="auto"/>
              <w:bottom w:val="single" w:sz="4" w:space="0" w:color="auto"/>
              <w:right w:val="single" w:sz="4" w:space="0" w:color="auto"/>
            </w:tcBorders>
            <w:shd w:val="clear" w:color="auto" w:fill="F2F2F2"/>
            <w:hideMark/>
          </w:tcPr>
          <w:p w14:paraId="418CA29C"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 xml:space="preserve">כיסויים נוספים בתוקף וביטול חריגים </w:t>
            </w:r>
          </w:p>
          <w:p w14:paraId="4B472359"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יש לציין קוד כיסוי בהתאם לנספח ד'</w:t>
            </w:r>
          </w:p>
        </w:tc>
      </w:tr>
      <w:tr w:rsidR="00A37B0F" w:rsidRPr="0009511C" w14:paraId="7A3CF49B" w14:textId="77777777" w:rsidTr="00073E19">
        <w:trPr>
          <w:trHeight w:val="43"/>
        </w:trPr>
        <w:tc>
          <w:tcPr>
            <w:tcW w:w="11535" w:type="dxa"/>
            <w:vMerge/>
            <w:tcBorders>
              <w:top w:val="single" w:sz="4" w:space="0" w:color="auto"/>
              <w:left w:val="single" w:sz="4" w:space="0" w:color="auto"/>
              <w:bottom w:val="single" w:sz="4" w:space="0" w:color="auto"/>
              <w:right w:val="single" w:sz="4" w:space="0" w:color="auto"/>
            </w:tcBorders>
            <w:vAlign w:val="center"/>
            <w:hideMark/>
          </w:tcPr>
          <w:p w14:paraId="11FB4515" w14:textId="77777777" w:rsidR="00A37B0F" w:rsidRPr="0009511C" w:rsidRDefault="00A37B0F" w:rsidP="00073E19">
            <w:pPr>
              <w:spacing w:before="0" w:beforeAutospacing="0" w:after="0" w:afterAutospacing="0" w:line="256" w:lineRule="auto"/>
              <w:rPr>
                <w:rFonts w:ascii="David" w:eastAsia="Calibri" w:hAnsi="David" w:cs="David"/>
                <w:sz w:val="24"/>
                <w:szCs w:val="24"/>
                <w:lang w:eastAsia="he-IL"/>
              </w:rPr>
            </w:pPr>
          </w:p>
        </w:tc>
        <w:tc>
          <w:tcPr>
            <w:tcW w:w="956" w:type="dxa"/>
            <w:vMerge/>
            <w:tcBorders>
              <w:top w:val="single" w:sz="4" w:space="0" w:color="auto"/>
              <w:left w:val="single" w:sz="4" w:space="0" w:color="auto"/>
              <w:bottom w:val="single" w:sz="4" w:space="0" w:color="auto"/>
              <w:right w:val="single" w:sz="4" w:space="0" w:color="auto"/>
            </w:tcBorders>
            <w:vAlign w:val="center"/>
            <w:hideMark/>
          </w:tcPr>
          <w:p w14:paraId="6F96024E" w14:textId="77777777" w:rsidR="00A37B0F" w:rsidRPr="0009511C" w:rsidRDefault="00A37B0F" w:rsidP="00073E19">
            <w:pPr>
              <w:spacing w:before="0" w:beforeAutospacing="0" w:after="0" w:afterAutospacing="0" w:line="256" w:lineRule="auto"/>
              <w:rPr>
                <w:rFonts w:ascii="David" w:eastAsia="Calibri" w:hAnsi="David" w:cs="David"/>
                <w:sz w:val="24"/>
                <w:szCs w:val="24"/>
                <w:lang w:eastAsia="he-IL"/>
              </w:rPr>
            </w:pPr>
          </w:p>
        </w:tc>
        <w:tc>
          <w:tcPr>
            <w:tcW w:w="957" w:type="dxa"/>
            <w:vMerge/>
            <w:tcBorders>
              <w:top w:val="single" w:sz="4" w:space="0" w:color="auto"/>
              <w:left w:val="single" w:sz="4" w:space="0" w:color="auto"/>
              <w:bottom w:val="single" w:sz="4" w:space="0" w:color="auto"/>
              <w:right w:val="single" w:sz="4" w:space="0" w:color="auto"/>
            </w:tcBorders>
            <w:vAlign w:val="center"/>
            <w:hideMark/>
          </w:tcPr>
          <w:p w14:paraId="68E36CB6" w14:textId="77777777" w:rsidR="00A37B0F" w:rsidRPr="0009511C" w:rsidRDefault="00A37B0F" w:rsidP="00073E19">
            <w:pPr>
              <w:spacing w:before="0" w:beforeAutospacing="0" w:after="0" w:afterAutospacing="0" w:line="256" w:lineRule="auto"/>
              <w:rPr>
                <w:rFonts w:ascii="David" w:eastAsia="Calibri" w:hAnsi="David" w:cs="David"/>
                <w:sz w:val="24"/>
                <w:szCs w:val="24"/>
                <w:lang w:eastAsia="he-IL"/>
              </w:rPr>
            </w:pPr>
          </w:p>
        </w:tc>
        <w:tc>
          <w:tcPr>
            <w:tcW w:w="1349" w:type="dxa"/>
            <w:vMerge/>
            <w:tcBorders>
              <w:top w:val="single" w:sz="4" w:space="0" w:color="auto"/>
              <w:left w:val="single" w:sz="4" w:space="0" w:color="auto"/>
              <w:bottom w:val="single" w:sz="4" w:space="0" w:color="auto"/>
              <w:right w:val="single" w:sz="4" w:space="0" w:color="auto"/>
            </w:tcBorders>
            <w:vAlign w:val="center"/>
            <w:hideMark/>
          </w:tcPr>
          <w:p w14:paraId="77CE5E0D" w14:textId="77777777" w:rsidR="00A37B0F" w:rsidRPr="0009511C" w:rsidRDefault="00A37B0F" w:rsidP="00073E19">
            <w:pPr>
              <w:spacing w:before="0" w:beforeAutospacing="0" w:after="0" w:afterAutospacing="0" w:line="256" w:lineRule="auto"/>
              <w:rPr>
                <w:rFonts w:ascii="David" w:eastAsia="Calibri" w:hAnsi="David" w:cs="David"/>
                <w:sz w:val="24"/>
                <w:szCs w:val="24"/>
                <w:lang w:eastAsia="he-IL"/>
              </w:rPr>
            </w:pPr>
          </w:p>
        </w:tc>
        <w:tc>
          <w:tcPr>
            <w:tcW w:w="1417" w:type="dxa"/>
            <w:vMerge/>
            <w:tcBorders>
              <w:top w:val="single" w:sz="4" w:space="0" w:color="auto"/>
              <w:left w:val="single" w:sz="4" w:space="0" w:color="auto"/>
              <w:bottom w:val="single" w:sz="4" w:space="0" w:color="auto"/>
              <w:right w:val="single" w:sz="4" w:space="0" w:color="auto"/>
            </w:tcBorders>
            <w:vAlign w:val="center"/>
            <w:hideMark/>
          </w:tcPr>
          <w:p w14:paraId="42FB140E" w14:textId="77777777" w:rsidR="00A37B0F" w:rsidRPr="0009511C" w:rsidRDefault="00A37B0F" w:rsidP="00073E19">
            <w:pPr>
              <w:spacing w:before="0" w:beforeAutospacing="0" w:after="0" w:afterAutospacing="0" w:line="256" w:lineRule="auto"/>
              <w:rPr>
                <w:rFonts w:ascii="David" w:eastAsia="Calibri" w:hAnsi="David" w:cs="David"/>
                <w:sz w:val="24"/>
                <w:szCs w:val="24"/>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353D3654"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סכום</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0859F4CF"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מטבע</w:t>
            </w:r>
          </w:p>
        </w:tc>
        <w:tc>
          <w:tcPr>
            <w:tcW w:w="2400" w:type="dxa"/>
            <w:vMerge/>
            <w:tcBorders>
              <w:top w:val="single" w:sz="4" w:space="0" w:color="auto"/>
              <w:left w:val="single" w:sz="4" w:space="0" w:color="auto"/>
              <w:bottom w:val="single" w:sz="4" w:space="0" w:color="auto"/>
              <w:right w:val="single" w:sz="4" w:space="0" w:color="auto"/>
            </w:tcBorders>
            <w:vAlign w:val="center"/>
            <w:hideMark/>
          </w:tcPr>
          <w:p w14:paraId="7E1156D4" w14:textId="77777777" w:rsidR="00A37B0F" w:rsidRPr="0009511C" w:rsidRDefault="00A37B0F" w:rsidP="00073E19">
            <w:pPr>
              <w:spacing w:before="0" w:beforeAutospacing="0" w:after="0" w:afterAutospacing="0" w:line="256" w:lineRule="auto"/>
              <w:rPr>
                <w:rFonts w:ascii="David" w:eastAsia="Calibri" w:hAnsi="David" w:cs="David"/>
                <w:sz w:val="24"/>
                <w:szCs w:val="24"/>
                <w:lang w:eastAsia="he-IL"/>
              </w:rPr>
            </w:pPr>
          </w:p>
        </w:tc>
      </w:tr>
      <w:tr w:rsidR="00A37B0F" w:rsidRPr="0009511C" w14:paraId="17DD133E" w14:textId="77777777" w:rsidTr="00073E1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0F80C63D"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צד ג'</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5A41C33D"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27EBD407"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D31D45B"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1BAC694C"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405051F7"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646543E6"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1BEAC039" w14:textId="77777777" w:rsidR="00A37B0F" w:rsidRPr="0009511C" w:rsidRDefault="00A37B0F" w:rsidP="00073E19">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304/302/307/315/328/329/321/309</w:t>
            </w:r>
          </w:p>
        </w:tc>
      </w:tr>
      <w:tr w:rsidR="00A37B0F" w:rsidRPr="0009511C" w14:paraId="4B079EFF" w14:textId="77777777" w:rsidTr="00073E1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FFFFF"/>
            <w:hideMark/>
          </w:tcPr>
          <w:p w14:paraId="1737DE69"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מעבידים</w:t>
            </w:r>
          </w:p>
        </w:tc>
        <w:tc>
          <w:tcPr>
            <w:tcW w:w="956" w:type="dxa"/>
            <w:tcBorders>
              <w:top w:val="single" w:sz="4" w:space="0" w:color="auto"/>
              <w:left w:val="single" w:sz="4" w:space="0" w:color="auto"/>
              <w:bottom w:val="single" w:sz="4" w:space="0" w:color="auto"/>
              <w:right w:val="single" w:sz="4" w:space="0" w:color="auto"/>
            </w:tcBorders>
            <w:shd w:val="clear" w:color="auto" w:fill="FFFFFF"/>
          </w:tcPr>
          <w:p w14:paraId="555C0E0D"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FFFFF"/>
          </w:tcPr>
          <w:p w14:paraId="4793F37F"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FFFFF"/>
          </w:tcPr>
          <w:p w14:paraId="11F122C3"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FFFFF"/>
          </w:tcPr>
          <w:p w14:paraId="6ACF3B39"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FFFFF"/>
            <w:hideMark/>
          </w:tcPr>
          <w:p w14:paraId="2B1FF63D"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________ לתובע,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FFFFF"/>
            <w:hideMark/>
          </w:tcPr>
          <w:p w14:paraId="043657CF"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FFFFF"/>
            <w:hideMark/>
          </w:tcPr>
          <w:p w14:paraId="33D344EA" w14:textId="77777777" w:rsidR="00A37B0F" w:rsidRPr="0009511C" w:rsidRDefault="00A37B0F" w:rsidP="00073E19">
            <w:pPr>
              <w:spacing w:before="0" w:beforeAutospacing="0" w:after="0" w:afterAutospacing="0" w:line="240" w:lineRule="auto"/>
              <w:ind w:left="50" w:right="78"/>
              <w:rPr>
                <w:rFonts w:ascii="David" w:eastAsia="Calibri" w:hAnsi="David" w:cs="David"/>
                <w:bCs/>
                <w:sz w:val="24"/>
                <w:szCs w:val="24"/>
                <w:rtl/>
                <w:lang w:eastAsia="he-IL"/>
              </w:rPr>
            </w:pPr>
            <w:r w:rsidRPr="0009511C">
              <w:rPr>
                <w:rFonts w:ascii="David" w:eastAsia="Calibri" w:hAnsi="David" w:cs="David" w:hint="cs"/>
                <w:bCs/>
                <w:sz w:val="24"/>
                <w:szCs w:val="24"/>
                <w:rtl/>
                <w:lang w:eastAsia="he-IL"/>
              </w:rPr>
              <w:t>304/302/309/308/328/321</w:t>
            </w:r>
          </w:p>
        </w:tc>
      </w:tr>
      <w:tr w:rsidR="00A37B0F" w:rsidRPr="0009511C" w14:paraId="17B3C28A" w14:textId="77777777" w:rsidTr="00073E19">
        <w:trPr>
          <w:trHeight w:val="850"/>
        </w:trPr>
        <w:tc>
          <w:tcPr>
            <w:tcW w:w="1893" w:type="dxa"/>
            <w:tcBorders>
              <w:top w:val="single" w:sz="4" w:space="0" w:color="auto"/>
              <w:left w:val="single" w:sz="4" w:space="0" w:color="auto"/>
              <w:bottom w:val="single" w:sz="4" w:space="0" w:color="auto"/>
              <w:right w:val="single" w:sz="4" w:space="0" w:color="auto"/>
            </w:tcBorders>
            <w:shd w:val="clear" w:color="auto" w:fill="F2F2F2"/>
            <w:hideMark/>
          </w:tcPr>
          <w:p w14:paraId="7E6B7C3E"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אחריות מקצועית</w:t>
            </w:r>
          </w:p>
        </w:tc>
        <w:tc>
          <w:tcPr>
            <w:tcW w:w="956" w:type="dxa"/>
            <w:tcBorders>
              <w:top w:val="single" w:sz="4" w:space="0" w:color="auto"/>
              <w:left w:val="single" w:sz="4" w:space="0" w:color="auto"/>
              <w:bottom w:val="single" w:sz="4" w:space="0" w:color="auto"/>
              <w:right w:val="single" w:sz="4" w:space="0" w:color="auto"/>
            </w:tcBorders>
            <w:shd w:val="clear" w:color="auto" w:fill="F2F2F2"/>
          </w:tcPr>
          <w:p w14:paraId="7C8A4E08" w14:textId="77777777" w:rsidR="00A37B0F" w:rsidRPr="0009511C" w:rsidRDefault="00A37B0F" w:rsidP="00073E19">
            <w:pPr>
              <w:spacing w:before="0" w:beforeAutospacing="0" w:after="0" w:afterAutospacing="0" w:line="240" w:lineRule="auto"/>
              <w:rPr>
                <w:rFonts w:ascii="David" w:eastAsia="Calibri" w:hAnsi="David" w:cs="David"/>
                <w:strike/>
                <w:sz w:val="24"/>
                <w:szCs w:val="24"/>
                <w:rtl/>
                <w:lang w:eastAsia="he-IL"/>
              </w:rPr>
            </w:pPr>
          </w:p>
        </w:tc>
        <w:tc>
          <w:tcPr>
            <w:tcW w:w="957" w:type="dxa"/>
            <w:tcBorders>
              <w:top w:val="single" w:sz="4" w:space="0" w:color="auto"/>
              <w:left w:val="single" w:sz="4" w:space="0" w:color="auto"/>
              <w:bottom w:val="single" w:sz="4" w:space="0" w:color="auto"/>
              <w:right w:val="single" w:sz="4" w:space="0" w:color="auto"/>
            </w:tcBorders>
            <w:shd w:val="clear" w:color="auto" w:fill="F2F2F2"/>
          </w:tcPr>
          <w:p w14:paraId="60E07E51" w14:textId="77777777" w:rsidR="00A37B0F" w:rsidRPr="0009511C" w:rsidRDefault="00A37B0F" w:rsidP="00073E19">
            <w:pPr>
              <w:spacing w:before="0" w:beforeAutospacing="0" w:after="0" w:afterAutospacing="0" w:line="240" w:lineRule="auto"/>
              <w:rPr>
                <w:rFonts w:ascii="David" w:eastAsia="Calibri" w:hAnsi="David" w:cs="David"/>
                <w:strike/>
                <w:sz w:val="24"/>
                <w:szCs w:val="24"/>
                <w:rtl/>
                <w:lang w:eastAsia="he-IL"/>
              </w:rPr>
            </w:pPr>
          </w:p>
        </w:tc>
        <w:tc>
          <w:tcPr>
            <w:tcW w:w="1349" w:type="dxa"/>
            <w:tcBorders>
              <w:top w:val="single" w:sz="4" w:space="0" w:color="auto"/>
              <w:left w:val="single" w:sz="4" w:space="0" w:color="auto"/>
              <w:bottom w:val="single" w:sz="4" w:space="0" w:color="auto"/>
              <w:right w:val="single" w:sz="4" w:space="0" w:color="auto"/>
            </w:tcBorders>
            <w:shd w:val="clear" w:color="auto" w:fill="F2F2F2"/>
          </w:tcPr>
          <w:p w14:paraId="1F5ADB8B" w14:textId="77777777" w:rsidR="00A37B0F" w:rsidRPr="0009511C" w:rsidRDefault="00A37B0F" w:rsidP="00073E19">
            <w:pPr>
              <w:spacing w:before="0" w:beforeAutospacing="0" w:after="0" w:afterAutospacing="0" w:line="240" w:lineRule="auto"/>
              <w:rPr>
                <w:rFonts w:ascii="David" w:eastAsia="Calibri" w:hAnsi="David" w:cs="David"/>
                <w:strike/>
                <w:sz w:val="24"/>
                <w:szCs w:val="24"/>
                <w:rtl/>
                <w:lang w:eastAsia="he-IL"/>
              </w:rPr>
            </w:pPr>
          </w:p>
        </w:tc>
        <w:tc>
          <w:tcPr>
            <w:tcW w:w="1417" w:type="dxa"/>
            <w:tcBorders>
              <w:top w:val="single" w:sz="4" w:space="0" w:color="auto"/>
              <w:left w:val="single" w:sz="4" w:space="0" w:color="auto"/>
              <w:bottom w:val="single" w:sz="4" w:space="0" w:color="auto"/>
              <w:right w:val="single" w:sz="4" w:space="0" w:color="auto"/>
            </w:tcBorders>
            <w:shd w:val="clear" w:color="auto" w:fill="F2F2F2"/>
          </w:tcPr>
          <w:p w14:paraId="7BA52F78" w14:textId="77777777" w:rsidR="00A37B0F" w:rsidRPr="0009511C" w:rsidRDefault="00A37B0F" w:rsidP="00073E19">
            <w:pPr>
              <w:spacing w:before="0" w:beforeAutospacing="0" w:after="0" w:afterAutospacing="0" w:line="240" w:lineRule="auto"/>
              <w:rPr>
                <w:rFonts w:ascii="David" w:eastAsia="Calibri" w:hAnsi="David" w:cs="David"/>
                <w:strike/>
                <w:sz w:val="24"/>
                <w:szCs w:val="24"/>
                <w:rtl/>
                <w:lang w:eastAsia="he-IL"/>
              </w:rPr>
            </w:pPr>
          </w:p>
        </w:tc>
        <w:tc>
          <w:tcPr>
            <w:tcW w:w="1277" w:type="dxa"/>
            <w:tcBorders>
              <w:top w:val="single" w:sz="4" w:space="0" w:color="auto"/>
              <w:left w:val="single" w:sz="4" w:space="0" w:color="auto"/>
              <w:bottom w:val="single" w:sz="4" w:space="0" w:color="auto"/>
              <w:right w:val="single" w:sz="4" w:space="0" w:color="auto"/>
            </w:tcBorders>
            <w:shd w:val="clear" w:color="auto" w:fill="F2F2F2"/>
            <w:hideMark/>
          </w:tcPr>
          <w:p w14:paraId="0B1B15D8" w14:textId="77777777" w:rsidR="00A37B0F" w:rsidRPr="0009511C" w:rsidRDefault="00A37B0F" w:rsidP="00073E19">
            <w:pPr>
              <w:spacing w:before="0" w:beforeAutospacing="0" w:after="0" w:afterAutospacing="0" w:line="240" w:lineRule="auto"/>
              <w:rPr>
                <w:rFonts w:ascii="David" w:eastAsia="Calibri" w:hAnsi="David" w:cs="David"/>
                <w:strike/>
                <w:sz w:val="24"/>
                <w:szCs w:val="24"/>
                <w:rtl/>
                <w:lang w:eastAsia="he-IL"/>
              </w:rPr>
            </w:pPr>
            <w:r w:rsidRPr="0009511C">
              <w:rPr>
                <w:rFonts w:ascii="David" w:eastAsia="Calibri" w:hAnsi="David" w:cs="David" w:hint="cs"/>
                <w:sz w:val="24"/>
                <w:szCs w:val="24"/>
                <w:rtl/>
                <w:lang w:eastAsia="he-IL"/>
              </w:rPr>
              <w:t>________ לאירוע ובמצטבר על פי הפוליסה.</w:t>
            </w:r>
          </w:p>
        </w:tc>
        <w:tc>
          <w:tcPr>
            <w:tcW w:w="1286" w:type="dxa"/>
            <w:tcBorders>
              <w:top w:val="single" w:sz="4" w:space="0" w:color="auto"/>
              <w:left w:val="single" w:sz="4" w:space="0" w:color="auto"/>
              <w:bottom w:val="single" w:sz="4" w:space="0" w:color="auto"/>
              <w:right w:val="single" w:sz="4" w:space="0" w:color="auto"/>
            </w:tcBorders>
            <w:shd w:val="clear" w:color="auto" w:fill="F2F2F2"/>
            <w:hideMark/>
          </w:tcPr>
          <w:p w14:paraId="2921ADB4" w14:textId="77777777" w:rsidR="00A37B0F" w:rsidRPr="0009511C" w:rsidRDefault="00A37B0F" w:rsidP="00073E19">
            <w:pPr>
              <w:spacing w:before="0" w:beforeAutospacing="0" w:after="0" w:afterAutospacing="0" w:line="240" w:lineRule="auto"/>
              <w:rPr>
                <w:rFonts w:ascii="David" w:eastAsia="Calibri" w:hAnsi="David" w:cs="David"/>
                <w:sz w:val="24"/>
                <w:szCs w:val="24"/>
                <w:rtl/>
                <w:lang w:eastAsia="he-IL"/>
              </w:rPr>
            </w:pPr>
            <w:r w:rsidRPr="0009511C">
              <w:rPr>
                <w:rFonts w:ascii="David" w:eastAsia="Calibri" w:hAnsi="David" w:cs="David" w:hint="cs"/>
                <w:sz w:val="24"/>
                <w:szCs w:val="24"/>
                <w:rtl/>
                <w:lang w:eastAsia="he-IL"/>
              </w:rPr>
              <w:t>שקל</w:t>
            </w:r>
          </w:p>
        </w:tc>
        <w:tc>
          <w:tcPr>
            <w:tcW w:w="2400" w:type="dxa"/>
            <w:tcBorders>
              <w:top w:val="single" w:sz="4" w:space="0" w:color="auto"/>
              <w:left w:val="single" w:sz="4" w:space="0" w:color="auto"/>
              <w:bottom w:val="single" w:sz="4" w:space="0" w:color="auto"/>
              <w:right w:val="single" w:sz="4" w:space="0" w:color="auto"/>
            </w:tcBorders>
            <w:shd w:val="clear" w:color="auto" w:fill="F2F2F2"/>
            <w:hideMark/>
          </w:tcPr>
          <w:p w14:paraId="0C1188A4" w14:textId="77777777" w:rsidR="00A37B0F" w:rsidRPr="0009511C" w:rsidRDefault="00A37B0F" w:rsidP="00073E19">
            <w:pPr>
              <w:spacing w:before="0" w:beforeAutospacing="0" w:after="0" w:afterAutospacing="0" w:line="240" w:lineRule="auto"/>
              <w:ind w:left="50" w:right="78"/>
              <w:rPr>
                <w:rFonts w:ascii="David" w:eastAsia="Calibri" w:hAnsi="David" w:cs="David"/>
                <w:bCs/>
                <w:strike/>
                <w:sz w:val="24"/>
                <w:szCs w:val="24"/>
                <w:rtl/>
                <w:lang w:eastAsia="he-IL"/>
              </w:rPr>
            </w:pPr>
            <w:r w:rsidRPr="0009511C">
              <w:rPr>
                <w:rFonts w:ascii="David" w:eastAsia="Calibri" w:hAnsi="David" w:cs="David" w:hint="cs"/>
                <w:bCs/>
                <w:sz w:val="24"/>
                <w:szCs w:val="24"/>
                <w:rtl/>
                <w:lang w:eastAsia="he-IL"/>
              </w:rPr>
              <w:t>302/318/328/332/301/303/325/326/327/321</w:t>
            </w:r>
          </w:p>
        </w:tc>
      </w:tr>
    </w:tbl>
    <w:p w14:paraId="663ADC22" w14:textId="77777777" w:rsidR="00A37B0F" w:rsidRPr="0009511C" w:rsidRDefault="00A37B0F" w:rsidP="00A37B0F">
      <w:pPr>
        <w:spacing w:before="0" w:beforeAutospacing="0" w:after="200" w:afterAutospacing="0" w:line="276" w:lineRule="auto"/>
        <w:ind w:left="84" w:hanging="41"/>
        <w:rPr>
          <w:rFonts w:ascii="David" w:eastAsia="Calibri" w:hAnsi="David" w:cs="David"/>
          <w:sz w:val="24"/>
          <w:szCs w:val="24"/>
          <w:rtl/>
          <w:lang w:eastAsia="he-IL"/>
        </w:rPr>
      </w:pPr>
    </w:p>
    <w:tbl>
      <w:tblPr>
        <w:tblpPr w:leftFromText="180" w:rightFromText="180" w:bottomFromText="160" w:vertAnchor="text" w:horzAnchor="margin" w:tblpXSpec="center" w:tblpY="-661"/>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37B0F" w:rsidRPr="0009511C" w14:paraId="777E0B97" w14:textId="77777777" w:rsidTr="00073E19">
        <w:trPr>
          <w:trHeight w:val="5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7B1BE06F" w14:textId="77777777" w:rsidR="00A37B0F" w:rsidRPr="0009511C" w:rsidRDefault="00A37B0F" w:rsidP="00073E1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 xml:space="preserve">פירוט השירותים (בכפוף, לשירותים המפורטים בהסכם בין המבוטח למבקש האישור, יש לציין את קוד השירות מתוך הרשימה המפורטת בנספח </w:t>
            </w:r>
            <w:r w:rsidRPr="0009511C">
              <w:rPr>
                <w:rFonts w:ascii="David" w:eastAsia="Calibri" w:hAnsi="David" w:cs="David" w:hint="cs"/>
                <w:bCs/>
                <w:sz w:val="24"/>
                <w:szCs w:val="24"/>
                <w:rtl/>
                <w:lang w:eastAsia="he-IL"/>
              </w:rPr>
              <w:t>ג'</w:t>
            </w:r>
            <w:r w:rsidRPr="0009511C">
              <w:rPr>
                <w:rFonts w:ascii="David" w:eastAsia="Calibri" w:hAnsi="David" w:cs="David" w:hint="cs"/>
                <w:b/>
                <w:sz w:val="24"/>
                <w:szCs w:val="24"/>
                <w:rtl/>
                <w:lang w:eastAsia="he-IL"/>
              </w:rPr>
              <w:t>)*:</w:t>
            </w:r>
          </w:p>
        </w:tc>
      </w:tr>
      <w:tr w:rsidR="00A37B0F" w:rsidRPr="0009511C" w14:paraId="54A340B7" w14:textId="77777777" w:rsidTr="00073E19">
        <w:trPr>
          <w:trHeight w:val="798"/>
        </w:trPr>
        <w:tc>
          <w:tcPr>
            <w:tcW w:w="11530" w:type="dxa"/>
            <w:tcBorders>
              <w:top w:val="single" w:sz="4" w:space="0" w:color="auto"/>
              <w:left w:val="single" w:sz="4" w:space="0" w:color="auto"/>
              <w:bottom w:val="single" w:sz="4" w:space="0" w:color="auto"/>
              <w:right w:val="single" w:sz="4" w:space="0" w:color="auto"/>
            </w:tcBorders>
            <w:hideMark/>
          </w:tcPr>
          <w:p w14:paraId="398F9711" w14:textId="77777777" w:rsidR="00A37B0F" w:rsidRPr="0009511C" w:rsidRDefault="00A37B0F" w:rsidP="00073E1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038</w:t>
            </w:r>
          </w:p>
        </w:tc>
      </w:tr>
    </w:tbl>
    <w:p w14:paraId="15F688A5" w14:textId="77777777" w:rsidR="00A37B0F" w:rsidRPr="0009511C" w:rsidRDefault="00A37B0F" w:rsidP="00A37B0F">
      <w:pPr>
        <w:bidi w:val="0"/>
        <w:spacing w:before="0" w:beforeAutospacing="0" w:after="0" w:afterAutospacing="0" w:line="240" w:lineRule="auto"/>
        <w:rPr>
          <w:rFonts w:ascii="David" w:eastAsia="Times New Roman" w:hAnsi="David" w:cs="David"/>
          <w:vanish/>
          <w:sz w:val="24"/>
          <w:szCs w:val="24"/>
          <w:lang w:eastAsia="he-IL"/>
        </w:rPr>
      </w:pPr>
    </w:p>
    <w:tbl>
      <w:tblPr>
        <w:tblpPr w:leftFromText="180" w:rightFromText="180" w:bottomFromText="160" w:vertAnchor="text" w:horzAnchor="margin" w:tblpXSpec="center" w:tblpY="-166"/>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A37B0F" w:rsidRPr="0009511C" w14:paraId="41435FDE" w14:textId="77777777" w:rsidTr="00073E1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DE4E574" w14:textId="77777777" w:rsidR="00A37B0F" w:rsidRPr="0009511C" w:rsidRDefault="00A37B0F" w:rsidP="00073E19">
            <w:pPr>
              <w:spacing w:before="0" w:beforeAutospacing="0" w:after="0" w:afterAutospacing="0" w:line="240" w:lineRule="auto"/>
              <w:ind w:left="50" w:right="78"/>
              <w:rPr>
                <w:rFonts w:ascii="David" w:eastAsia="Calibri" w:hAnsi="David" w:cs="David"/>
                <w:b/>
                <w:sz w:val="24"/>
                <w:szCs w:val="24"/>
                <w:lang w:eastAsia="he-IL"/>
              </w:rPr>
            </w:pPr>
            <w:r w:rsidRPr="0009511C">
              <w:rPr>
                <w:rFonts w:ascii="David" w:eastAsia="Calibri" w:hAnsi="David" w:cs="David" w:hint="cs"/>
                <w:b/>
                <w:sz w:val="24"/>
                <w:szCs w:val="24"/>
                <w:rtl/>
                <w:lang w:eastAsia="he-IL"/>
              </w:rPr>
              <w:lastRenderedPageBreak/>
              <w:t>חתימת האישור</w:t>
            </w:r>
          </w:p>
        </w:tc>
      </w:tr>
      <w:tr w:rsidR="00A37B0F" w:rsidRPr="0009511C" w14:paraId="2F5D0A15" w14:textId="77777777" w:rsidTr="00073E19">
        <w:trPr>
          <w:trHeight w:val="598"/>
        </w:trPr>
        <w:tc>
          <w:tcPr>
            <w:tcW w:w="11530" w:type="dxa"/>
            <w:tcBorders>
              <w:top w:val="single" w:sz="4" w:space="0" w:color="auto"/>
              <w:left w:val="single" w:sz="4" w:space="0" w:color="auto"/>
              <w:bottom w:val="single" w:sz="4" w:space="0" w:color="auto"/>
              <w:right w:val="single" w:sz="4" w:space="0" w:color="auto"/>
            </w:tcBorders>
            <w:hideMark/>
          </w:tcPr>
          <w:p w14:paraId="50C1A17D" w14:textId="77777777" w:rsidR="00A37B0F" w:rsidRPr="0009511C" w:rsidRDefault="00A37B0F" w:rsidP="00073E1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המבטח:</w:t>
            </w:r>
          </w:p>
        </w:tc>
      </w:tr>
    </w:tbl>
    <w:p w14:paraId="1F58A105" w14:textId="77777777" w:rsidR="00BA32DF" w:rsidRDefault="00BA32DF" w:rsidP="00A37B0F">
      <w:pPr>
        <w:spacing w:before="0" w:beforeAutospacing="0" w:after="200" w:afterAutospacing="0" w:line="276" w:lineRule="auto"/>
        <w:rPr>
          <w:rFonts w:ascii="David" w:eastAsia="Calibri" w:hAnsi="David" w:cs="David"/>
          <w:b/>
          <w:bCs/>
          <w:sz w:val="24"/>
          <w:szCs w:val="24"/>
          <w:u w:val="single"/>
          <w:rtl/>
          <w:lang w:eastAsia="he-IL"/>
        </w:rPr>
      </w:pPr>
    </w:p>
    <w:tbl>
      <w:tblPr>
        <w:tblpPr w:leftFromText="180" w:rightFromText="180" w:bottomFromText="160" w:vertAnchor="text" w:horzAnchor="margin" w:tblpXSpec="center" w:tblpY="-585"/>
        <w:bidiVisual/>
        <w:tblW w:w="11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35"/>
      </w:tblGrid>
      <w:tr w:rsidR="00BA32DF" w:rsidRPr="0009511C" w14:paraId="1C8270C0" w14:textId="77777777" w:rsidTr="00073E19">
        <w:trPr>
          <w:trHeight w:val="227"/>
          <w:tblHeader/>
        </w:trPr>
        <w:tc>
          <w:tcPr>
            <w:tcW w:w="11530" w:type="dxa"/>
            <w:tcBorders>
              <w:top w:val="single" w:sz="4" w:space="0" w:color="auto"/>
              <w:left w:val="single" w:sz="4" w:space="0" w:color="auto"/>
              <w:bottom w:val="single" w:sz="4" w:space="0" w:color="auto"/>
              <w:right w:val="single" w:sz="4" w:space="0" w:color="auto"/>
            </w:tcBorders>
            <w:shd w:val="clear" w:color="auto" w:fill="F2F2F2"/>
            <w:hideMark/>
          </w:tcPr>
          <w:p w14:paraId="26260B0B" w14:textId="77777777" w:rsidR="00BA32DF" w:rsidRPr="0009511C" w:rsidRDefault="00BA32DF" w:rsidP="00073E19">
            <w:pPr>
              <w:spacing w:before="0" w:beforeAutospacing="0" w:after="0" w:afterAutospacing="0" w:line="240" w:lineRule="auto"/>
              <w:ind w:left="50" w:right="78"/>
              <w:rPr>
                <w:rFonts w:ascii="David" w:eastAsia="Calibri" w:hAnsi="David" w:cs="David"/>
                <w:b/>
                <w:sz w:val="24"/>
                <w:szCs w:val="24"/>
                <w:rtl/>
                <w:lang w:eastAsia="he-IL"/>
              </w:rPr>
            </w:pPr>
            <w:r w:rsidRPr="0009511C">
              <w:rPr>
                <w:rFonts w:ascii="David" w:eastAsia="Calibri" w:hAnsi="David" w:cs="David" w:hint="cs"/>
                <w:b/>
                <w:sz w:val="24"/>
                <w:szCs w:val="24"/>
                <w:rtl/>
                <w:lang w:eastAsia="he-IL"/>
              </w:rPr>
              <w:t>ביטול/שינוי הפוליסה *</w:t>
            </w:r>
          </w:p>
        </w:tc>
      </w:tr>
      <w:tr w:rsidR="00BA32DF" w:rsidRPr="0009511C" w14:paraId="63E25D73" w14:textId="77777777" w:rsidTr="00073E19">
        <w:trPr>
          <w:trHeight w:val="334"/>
        </w:trPr>
        <w:tc>
          <w:tcPr>
            <w:tcW w:w="11530" w:type="dxa"/>
            <w:tcBorders>
              <w:top w:val="single" w:sz="4" w:space="0" w:color="auto"/>
              <w:left w:val="single" w:sz="4" w:space="0" w:color="auto"/>
              <w:bottom w:val="single" w:sz="4" w:space="0" w:color="auto"/>
              <w:right w:val="single" w:sz="4" w:space="0" w:color="auto"/>
            </w:tcBorders>
            <w:vAlign w:val="center"/>
            <w:hideMark/>
          </w:tcPr>
          <w:p w14:paraId="532C41BA" w14:textId="77777777" w:rsidR="00BA32DF" w:rsidRPr="0009511C" w:rsidRDefault="00BA32DF" w:rsidP="00073E19">
            <w:pPr>
              <w:spacing w:before="0" w:beforeAutospacing="0" w:after="0" w:afterAutospacing="0" w:line="240" w:lineRule="auto"/>
              <w:rPr>
                <w:rFonts w:ascii="David" w:eastAsia="Calibri" w:hAnsi="David" w:cs="David"/>
                <w:bCs/>
                <w:sz w:val="24"/>
                <w:szCs w:val="24"/>
                <w:rtl/>
                <w:lang w:eastAsia="he-IL"/>
              </w:rPr>
            </w:pPr>
            <w:r w:rsidRPr="0009511C">
              <w:rPr>
                <w:rFonts w:ascii="David" w:eastAsia="Calibri" w:hAnsi="David" w:cs="David" w:hint="cs"/>
                <w:b/>
                <w:sz w:val="24"/>
                <w:szCs w:val="24"/>
                <w:rtl/>
                <w:lang w:eastAsia="he-IL"/>
              </w:rPr>
              <w:t xml:space="preserve">שינוי לרעת מבקש האישור או ביטול של פוליסת ביטוח,  לא ייכנס לתוקף אלא </w:t>
            </w:r>
            <w:r w:rsidRPr="0009511C">
              <w:rPr>
                <w:rFonts w:ascii="David" w:eastAsia="Calibri" w:hAnsi="David" w:cs="David" w:hint="cs"/>
                <w:bCs/>
                <w:sz w:val="24"/>
                <w:szCs w:val="24"/>
                <w:rtl/>
                <w:lang w:eastAsia="he-IL"/>
              </w:rPr>
              <w:t>30 יום</w:t>
            </w:r>
            <w:r w:rsidRPr="0009511C">
              <w:rPr>
                <w:rFonts w:ascii="David" w:eastAsia="Calibri" w:hAnsi="David" w:cs="David" w:hint="cs"/>
                <w:b/>
                <w:sz w:val="24"/>
                <w:szCs w:val="24"/>
                <w:rtl/>
                <w:lang w:eastAsia="he-IL"/>
              </w:rPr>
              <w:t xml:space="preserve"> לאחר משלוח הודעה למבקש האישור בדבר השינוי או הביטול.</w:t>
            </w:r>
          </w:p>
        </w:tc>
      </w:tr>
    </w:tbl>
    <w:p w14:paraId="7E27FFA8" w14:textId="77777777" w:rsidR="00BA32DF" w:rsidRDefault="00BA32DF" w:rsidP="00A37B0F">
      <w:pPr>
        <w:spacing w:before="0" w:beforeAutospacing="0" w:after="200" w:afterAutospacing="0" w:line="276" w:lineRule="auto"/>
        <w:rPr>
          <w:rFonts w:ascii="David" w:eastAsia="Calibri" w:hAnsi="David" w:cs="David"/>
          <w:b/>
          <w:bCs/>
          <w:sz w:val="24"/>
          <w:szCs w:val="24"/>
          <w:u w:val="single"/>
          <w:rtl/>
          <w:lang w:eastAsia="he-IL"/>
        </w:rPr>
      </w:pPr>
    </w:p>
    <w:p w14:paraId="5F87CC09" w14:textId="77777777" w:rsidR="00A37B0F" w:rsidRPr="0009511C" w:rsidRDefault="00A37B0F" w:rsidP="00A37B0F">
      <w:pPr>
        <w:spacing w:before="0" w:beforeAutospacing="0" w:after="200" w:afterAutospacing="0" w:line="276" w:lineRule="auto"/>
        <w:rPr>
          <w:rFonts w:ascii="David" w:eastAsia="Calibri" w:hAnsi="David" w:cs="David"/>
          <w:b/>
          <w:bCs/>
          <w:sz w:val="24"/>
          <w:szCs w:val="24"/>
          <w:u w:val="single"/>
          <w:rtl/>
          <w:lang w:eastAsia="he-IL"/>
        </w:rPr>
      </w:pPr>
      <w:r w:rsidRPr="0009511C">
        <w:rPr>
          <w:rFonts w:ascii="David" w:eastAsia="Calibri" w:hAnsi="David" w:cs="David" w:hint="cs"/>
          <w:b/>
          <w:bCs/>
          <w:sz w:val="24"/>
          <w:szCs w:val="24"/>
          <w:u w:val="single"/>
          <w:rtl/>
          <w:lang w:eastAsia="he-IL"/>
        </w:rPr>
        <w:t xml:space="preserve">* באישור ביטוח כללי </w:t>
      </w:r>
      <w:r w:rsidRPr="0009511C">
        <w:rPr>
          <w:rFonts w:ascii="David" w:eastAsia="Calibri" w:hAnsi="David" w:cs="David" w:hint="cs"/>
          <w:sz w:val="24"/>
          <w:szCs w:val="24"/>
          <w:rtl/>
          <w:lang w:eastAsia="he-IL"/>
        </w:rPr>
        <w:t xml:space="preserve">ניתן לסמן שדות אלה כשדות שאינם בתוקף. </w:t>
      </w:r>
    </w:p>
    <w:p w14:paraId="77AB66C8" w14:textId="77777777" w:rsidR="00BA32DF" w:rsidRDefault="00BA32DF"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Pr>
          <w:rFonts w:ascii="Times New Roman" w:eastAsia="Times New Roman" w:hAnsi="Times New Roman" w:cs="David"/>
          <w:bCs/>
          <w:sz w:val="20"/>
          <w:szCs w:val="24"/>
          <w:u w:val="single"/>
          <w:rtl/>
          <w:lang w:eastAsia="he-IL"/>
        </w:rPr>
        <w:br w:type="page"/>
      </w:r>
    </w:p>
    <w:p w14:paraId="05930DFB" w14:textId="77777777" w:rsidR="00217E81" w:rsidRPr="00217E81" w:rsidRDefault="00217E81" w:rsidP="00A37B0F">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217E81">
        <w:rPr>
          <w:rFonts w:ascii="Times New Roman" w:eastAsia="Times New Roman" w:hAnsi="Times New Roman" w:cs="David"/>
          <w:bCs/>
          <w:sz w:val="20"/>
          <w:szCs w:val="24"/>
          <w:u w:val="single"/>
          <w:rtl/>
          <w:lang w:eastAsia="he-IL"/>
        </w:rPr>
        <w:lastRenderedPageBreak/>
        <w:t xml:space="preserve">נספח </w:t>
      </w:r>
      <w:r w:rsidR="00AA7633">
        <w:rPr>
          <w:rFonts w:ascii="Times New Roman" w:eastAsia="Times New Roman" w:hAnsi="Times New Roman" w:cs="David" w:hint="cs"/>
          <w:bCs/>
          <w:sz w:val="20"/>
          <w:szCs w:val="24"/>
          <w:u w:val="single"/>
          <w:rtl/>
          <w:lang w:eastAsia="he-IL"/>
        </w:rPr>
        <w:t>"</w:t>
      </w:r>
      <w:r w:rsidRPr="00217E81">
        <w:rPr>
          <w:rFonts w:ascii="Times New Roman" w:eastAsia="Times New Roman" w:hAnsi="Times New Roman" w:cs="David"/>
          <w:bCs/>
          <w:sz w:val="20"/>
          <w:szCs w:val="24"/>
          <w:u w:val="single"/>
          <w:rtl/>
          <w:lang w:eastAsia="he-IL"/>
        </w:rPr>
        <w:t>ח'</w:t>
      </w:r>
      <w:r w:rsidR="00AA7633">
        <w:rPr>
          <w:rFonts w:ascii="Times New Roman" w:eastAsia="Times New Roman" w:hAnsi="Times New Roman" w:cs="David" w:hint="cs"/>
          <w:bCs/>
          <w:sz w:val="20"/>
          <w:szCs w:val="24"/>
          <w:u w:val="single"/>
          <w:rtl/>
          <w:lang w:eastAsia="he-IL"/>
        </w:rPr>
        <w:t>'</w:t>
      </w:r>
    </w:p>
    <w:p w14:paraId="758C0B74"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18A066F7"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217E81">
        <w:rPr>
          <w:rFonts w:ascii="Times New Roman" w:eastAsia="Times New Roman" w:hAnsi="Times New Roman" w:cs="David"/>
          <w:b/>
          <w:bCs/>
          <w:sz w:val="24"/>
          <w:szCs w:val="24"/>
          <w:u w:val="single"/>
          <w:rtl/>
          <w:lang w:eastAsia="he-IL"/>
        </w:rPr>
        <w:t>רשימת התוכניות והמסמכים שעל המתכנן להנפיק</w:t>
      </w:r>
    </w:p>
    <w:p w14:paraId="5C9AD517"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AEDB882" w14:textId="77777777" w:rsidR="00217E81" w:rsidRPr="00217E81" w:rsidRDefault="00217E81" w:rsidP="00217E81">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מסמך זה מהווה השלמה לנספח ב' ואינו גורע ממנו</w:t>
      </w:r>
    </w:p>
    <w:p w14:paraId="4CCC354F"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125E89F"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659FC32"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hint="cs"/>
          <w:sz w:val="24"/>
          <w:szCs w:val="24"/>
          <w:rtl/>
          <w:lang w:eastAsia="he-IL"/>
        </w:rPr>
        <w:t>מסמך הנחיות מיגון ראשוניות למרחבים המוגנים למתכננים: אדריכל, קונסטרוקטור, יועץ מיזוג אוויר, יועץ אינסטלציה, יועץ חשמל וכו'.</w:t>
      </w:r>
    </w:p>
    <w:p w14:paraId="352CDB3D" w14:textId="77777777" w:rsidR="00217E81" w:rsidRPr="00217E81" w:rsidRDefault="00217E81" w:rsidP="00217E81">
      <w:pPr>
        <w:widowControl w:val="0"/>
        <w:spacing w:before="0" w:beforeAutospacing="0" w:after="0" w:afterAutospacing="0" w:line="240" w:lineRule="auto"/>
        <w:ind w:left="720" w:right="720"/>
        <w:jc w:val="both"/>
        <w:rPr>
          <w:rFonts w:ascii="Times New Roman" w:eastAsia="Times New Roman" w:hAnsi="Times New Roman" w:cs="David"/>
          <w:sz w:val="24"/>
          <w:szCs w:val="24"/>
          <w:lang w:eastAsia="he-IL"/>
        </w:rPr>
      </w:pPr>
    </w:p>
    <w:p w14:paraId="14E37B2B"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lang w:eastAsia="he-IL"/>
        </w:rPr>
      </w:pPr>
      <w:r w:rsidRPr="00217E81">
        <w:rPr>
          <w:rFonts w:ascii="Times New Roman" w:eastAsia="Times New Roman" w:hAnsi="Times New Roman" w:cs="David"/>
          <w:sz w:val="24"/>
          <w:szCs w:val="24"/>
          <w:rtl/>
          <w:lang w:eastAsia="he-IL"/>
        </w:rPr>
        <w:t>מובהר בזאת שהתוכניות יוכנו לפי בצוע בקטעים של הפרויקט ויכללו פתרונות לקטעי הביניים.</w:t>
      </w:r>
    </w:p>
    <w:p w14:paraId="75F8E973" w14:textId="77777777" w:rsidR="00217E81" w:rsidRPr="00217E81" w:rsidRDefault="00217E81" w:rsidP="00217E81">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920CFE5" w14:textId="77777777" w:rsidR="00217E81" w:rsidRPr="00217E81" w:rsidRDefault="00217E81" w:rsidP="00217E81">
      <w:pPr>
        <w:widowControl w:val="0"/>
        <w:numPr>
          <w:ilvl w:val="0"/>
          <w:numId w:val="7"/>
        </w:numPr>
        <w:spacing w:before="0" w:beforeAutospacing="0" w:after="0" w:afterAutospacing="0" w:line="240" w:lineRule="auto"/>
        <w:ind w:right="720"/>
        <w:jc w:val="both"/>
        <w:rPr>
          <w:rFonts w:ascii="Times New Roman" w:eastAsia="Times New Roman" w:hAnsi="Times New Roman" w:cs="David"/>
          <w:sz w:val="24"/>
          <w:szCs w:val="24"/>
          <w:rtl/>
          <w:lang w:eastAsia="he-IL"/>
        </w:rPr>
      </w:pPr>
      <w:r w:rsidRPr="00217E81">
        <w:rPr>
          <w:rFonts w:ascii="Times New Roman" w:eastAsia="Times New Roman" w:hAnsi="Times New Roman" w:cs="David"/>
          <w:sz w:val="24"/>
          <w:szCs w:val="24"/>
          <w:rtl/>
          <w:lang w:eastAsia="he-IL"/>
        </w:rPr>
        <w:t>כל שאר תכניות הביצוע המתחייבות מכל תקן ודין, לרבות אך לא רק מחלקיו השונים של ת"י 1547 - "תכניות ביצוע לבניינים ולעבודות פיתוח סביבתי".</w:t>
      </w:r>
    </w:p>
    <w:p w14:paraId="2AD46C6B" w14:textId="77777777" w:rsidR="00217E81" w:rsidRPr="00217E81" w:rsidRDefault="00217E81" w:rsidP="00217E8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25011C0" w14:textId="77777777" w:rsidR="00217E81" w:rsidRPr="00217E81" w:rsidRDefault="00217E81" w:rsidP="00AA7633">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r w:rsidRPr="00217E81">
        <w:rPr>
          <w:rFonts w:ascii="Times New Roman" w:eastAsia="Times New Roman" w:hAnsi="Times New Roman" w:cs="David"/>
          <w:sz w:val="24"/>
          <w:szCs w:val="24"/>
          <w:rtl/>
          <w:lang w:eastAsia="he-IL"/>
        </w:rPr>
        <w:t>כל המסמכים והתכניות יערכו בשפה העברית.</w:t>
      </w:r>
    </w:p>
    <w:p w14:paraId="44C5B42A" w14:textId="77777777" w:rsidR="00AA7633" w:rsidRPr="00AA7633" w:rsidRDefault="00217E81" w:rsidP="00AA7633">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217E81">
        <w:rPr>
          <w:rFonts w:ascii="Times New Roman" w:eastAsia="Times New Roman" w:hAnsi="Times New Roman" w:cs="David"/>
          <w:b/>
          <w:bCs/>
          <w:sz w:val="20"/>
          <w:szCs w:val="24"/>
          <w:u w:val="single"/>
          <w:rtl/>
          <w:lang w:eastAsia="he-IL"/>
        </w:rPr>
        <w:br w:type="page"/>
      </w:r>
      <w:r w:rsidR="00AA7633" w:rsidRPr="00AA7633">
        <w:rPr>
          <w:rFonts w:ascii="Times New Roman" w:eastAsia="Times New Roman" w:hAnsi="Times New Roman" w:cs="David" w:hint="cs"/>
          <w:b/>
          <w:bCs/>
          <w:sz w:val="20"/>
          <w:szCs w:val="24"/>
          <w:u w:val="single"/>
          <w:rtl/>
          <w:lang w:eastAsia="he-IL"/>
        </w:rPr>
        <w:lastRenderedPageBreak/>
        <w:t>נספח "ט"</w:t>
      </w:r>
    </w:p>
    <w:p w14:paraId="6F9D78AF"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072BD214"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AA7633">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37271086"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0B1B48D"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C687730"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EB150EA"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לכבוד :</w:t>
      </w:r>
    </w:p>
    <w:p w14:paraId="737A112C" w14:textId="50737AD9" w:rsidR="00AA7633" w:rsidRPr="00AA7633" w:rsidRDefault="00AA7409" w:rsidP="00AA7633">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B3AD2A1386DC47EAB469D5B8AAA67B3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26" w:author="Meryl Etman" w:date="2021-05-30T15:44:00Z">
            <w:r w:rsidR="005E5071">
              <w:rPr>
                <w:rFonts w:ascii="Times New Roman" w:eastAsia="Times New Roman" w:hAnsi="Times New Roman" w:cs="David" w:hint="cs"/>
                <w:color w:val="008000"/>
                <w:sz w:val="24"/>
                <w:szCs w:val="24"/>
                <w:rtl/>
                <w:lang w:eastAsia="he-IL"/>
              </w:rPr>
              <w:br/>
              <w:t>אפריקה ישראל מגורים בע"מ וישראל אדלר ובנו חברה להשקעות בע"מ</w:t>
            </w:r>
            <w:r w:rsidR="005E5071">
              <w:rPr>
                <w:rFonts w:ascii="Times New Roman" w:eastAsia="Times New Roman" w:hAnsi="Times New Roman" w:cs="David" w:hint="cs"/>
                <w:color w:val="008000"/>
                <w:sz w:val="24"/>
                <w:szCs w:val="24"/>
                <w:rtl/>
                <w:lang w:eastAsia="he-IL"/>
              </w:rPr>
              <w:br/>
              <w:t>יוני נתניהו 1 ג' אור יהודה</w:t>
            </w:r>
            <w:r w:rsidR="005E5071">
              <w:rPr>
                <w:rFonts w:ascii="Times New Roman" w:eastAsia="Times New Roman" w:hAnsi="Times New Roman" w:cs="David" w:hint="cs"/>
                <w:color w:val="008000"/>
                <w:sz w:val="24"/>
                <w:szCs w:val="24"/>
                <w:rtl/>
                <w:lang w:eastAsia="he-IL"/>
              </w:rPr>
              <w:br/>
              <w:t>558075404</w:t>
            </w:r>
            <w:r w:rsidR="005E5071">
              <w:rPr>
                <w:rFonts w:ascii="Times New Roman" w:eastAsia="Times New Roman" w:hAnsi="Times New Roman" w:cs="David" w:hint="cs"/>
                <w:color w:val="008000"/>
                <w:sz w:val="24"/>
                <w:szCs w:val="24"/>
                <w:rtl/>
                <w:lang w:eastAsia="he-IL"/>
              </w:rPr>
              <w:br/>
            </w:r>
          </w:ins>
        </w:sdtContent>
      </w:sdt>
      <w:r w:rsidR="00AA7633" w:rsidRPr="00AA7633">
        <w:rPr>
          <w:rFonts w:ascii="Times New Roman" w:eastAsia="Times New Roman" w:hAnsi="Times New Roman" w:cs="David" w:hint="cs"/>
          <w:color w:val="008000"/>
          <w:sz w:val="24"/>
          <w:szCs w:val="24"/>
          <w:rtl/>
          <w:lang w:eastAsia="he-IL"/>
        </w:rPr>
        <w:br/>
      </w:r>
      <w:r w:rsidR="00AA7633" w:rsidRPr="00AA7633">
        <w:rPr>
          <w:rFonts w:ascii="Times New Roman" w:eastAsia="Times New Roman" w:hAnsi="Times New Roman" w:cs="David" w:hint="cs"/>
          <w:sz w:val="24"/>
          <w:szCs w:val="24"/>
          <w:rtl/>
          <w:lang w:eastAsia="he-IL"/>
        </w:rPr>
        <w:t>(המזמין)</w:t>
      </w:r>
    </w:p>
    <w:p w14:paraId="2CF1C20B"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51ADD99D"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5825007"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344D6EA"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42F59597" w14:textId="596C2065" w:rsidR="00AA7633" w:rsidRPr="00AA7633" w:rsidRDefault="00AA7633" w:rsidP="00AA7633">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AA7633">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AA270EE55FAD485BB958D1045ABB27EE"/>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ins w:id="127" w:author="Meryl Etman" w:date="2021-05-30T15:44:00Z">
            <w:r w:rsidR="005E5071">
              <w:rPr>
                <w:rFonts w:ascii="Times New Roman" w:eastAsia="Times New Roman" w:hAnsi="Times New Roman" w:cs="David"/>
                <w:color w:val="008000"/>
                <w:sz w:val="24"/>
                <w:szCs w:val="24"/>
                <w:rtl/>
                <w:lang w:eastAsia="he-IL"/>
              </w:rPr>
              <w:t>מרחב מוגן רמי לוי בע"מ</w:t>
            </w:r>
          </w:ins>
        </w:sdtContent>
      </w:sdt>
      <w:r w:rsidRPr="00AA7633">
        <w:rPr>
          <w:rFonts w:ascii="Times New Roman" w:eastAsia="Times New Roman" w:hAnsi="Times New Roman" w:cs="David" w:hint="cs"/>
          <w:bCs/>
          <w:color w:val="008000"/>
          <w:sz w:val="24"/>
          <w:szCs w:val="24"/>
          <w:rtl/>
          <w:lang w:eastAsia="he-IL"/>
        </w:rPr>
        <w:t xml:space="preserve"> </w:t>
      </w:r>
      <w:r w:rsidRPr="00AA7633">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19EC5663B816425DBA4C715313CF506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ins w:id="128" w:author="Meryl Etman" w:date="2021-05-30T15:40:00Z">
            <w:r w:rsidR="006A61CE">
              <w:rPr>
                <w:rFonts w:ascii="Times New Roman" w:eastAsia="Times New Roman" w:hAnsi="Times New Roman" w:cs="David"/>
                <w:color w:val="008000"/>
                <w:sz w:val="24"/>
                <w:szCs w:val="24"/>
                <w:rtl/>
                <w:lang w:eastAsia="he-IL"/>
              </w:rPr>
              <w:t>סביוני נצר סירני</w:t>
            </w:r>
          </w:ins>
        </w:sdtContent>
      </w:sdt>
      <w:r w:rsidRPr="00AA7633">
        <w:rPr>
          <w:rFonts w:ascii="Times New Roman" w:eastAsia="Times New Roman" w:hAnsi="Times New Roman" w:cs="David" w:hint="cs"/>
          <w:sz w:val="24"/>
          <w:szCs w:val="24"/>
          <w:rtl/>
          <w:lang w:eastAsia="he-IL"/>
        </w:rPr>
        <w:t xml:space="preserve"> בקשר עם</w:t>
      </w:r>
      <w:r w:rsidRPr="00AA7633">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CCBFBFD0D0F14EBCA4122A18D24A901B"/>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ins w:id="129" w:author="Meryl Etman" w:date="2021-05-30T15:40:00Z">
            <w:r w:rsidR="006A61CE">
              <w:rPr>
                <w:rFonts w:ascii="Times New Roman" w:eastAsia="Times New Roman" w:hAnsi="Times New Roman" w:cs="David" w:hint="cs"/>
                <w:color w:val="008000"/>
                <w:sz w:val="24"/>
                <w:szCs w:val="24"/>
                <w:rtl/>
              </w:rPr>
              <w:t>ייעוץ מיגון</w:t>
            </w:r>
          </w:ins>
        </w:sdtContent>
      </w:sdt>
      <w:r w:rsidRPr="00AA7633">
        <w:rPr>
          <w:rFonts w:ascii="Times New Roman" w:eastAsia="Times New Roman" w:hAnsi="Times New Roman" w:cs="David" w:hint="cs"/>
          <w:sz w:val="24"/>
          <w:szCs w:val="24"/>
          <w:rtl/>
          <w:lang w:eastAsia="he-IL"/>
        </w:rPr>
        <w:t>, מאשר בזאת שהעבודות הנ"ל בוצעו והושלמו בהתאם להנחיותי</w:t>
      </w:r>
      <w:r w:rsidRPr="00AA7633">
        <w:rPr>
          <w:rFonts w:ascii="Times New Roman" w:eastAsia="Times New Roman" w:hAnsi="Times New Roman" w:cs="David" w:hint="eastAsia"/>
          <w:sz w:val="24"/>
          <w:szCs w:val="24"/>
          <w:rtl/>
          <w:lang w:eastAsia="he-IL"/>
        </w:rPr>
        <w:t>י</w:t>
      </w:r>
      <w:r w:rsidRPr="00AA7633">
        <w:rPr>
          <w:rFonts w:ascii="Times New Roman" w:eastAsia="Times New Roman" w:hAnsi="Times New Roman" w:cs="David" w:hint="cs"/>
          <w:sz w:val="24"/>
          <w:szCs w:val="24"/>
          <w:rtl/>
          <w:lang w:eastAsia="he-IL"/>
        </w:rPr>
        <w:t>, לתכניותי</w:t>
      </w:r>
      <w:r w:rsidRPr="00AA7633">
        <w:rPr>
          <w:rFonts w:ascii="Times New Roman" w:eastAsia="Times New Roman" w:hAnsi="Times New Roman" w:cs="David" w:hint="eastAsia"/>
          <w:sz w:val="24"/>
          <w:szCs w:val="24"/>
          <w:rtl/>
          <w:lang w:eastAsia="he-IL"/>
        </w:rPr>
        <w:t>י</w:t>
      </w:r>
      <w:r w:rsidRPr="00AA7633">
        <w:rPr>
          <w:rFonts w:ascii="Times New Roman" w:eastAsia="Times New Roman" w:hAnsi="Times New Roman" w:cs="David" w:hint="cs"/>
          <w:sz w:val="24"/>
          <w:szCs w:val="24"/>
          <w:rtl/>
          <w:lang w:eastAsia="he-IL"/>
        </w:rPr>
        <w:t>, בהתאם</w:t>
      </w:r>
      <w:r w:rsidRPr="00AA7633">
        <w:rPr>
          <w:rFonts w:ascii="Times New Roman" w:eastAsia="Times New Roman" w:hAnsi="Times New Roman" w:cs="David" w:hint="cs"/>
          <w:sz w:val="20"/>
          <w:szCs w:val="24"/>
          <w:rtl/>
          <w:lang w:eastAsia="he-IL"/>
        </w:rPr>
        <w:t xml:space="preserve"> לתקנים מחייבים ולשביעות רצוני.</w:t>
      </w:r>
    </w:p>
    <w:p w14:paraId="62789FBD" w14:textId="77777777" w:rsidR="00AA7633" w:rsidRPr="00AA7633" w:rsidRDefault="00AA7633" w:rsidP="00AA7633">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4895065A"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8218BBB"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9FA4106"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09D76F1" w14:textId="77777777" w:rsidR="00AA7633" w:rsidRPr="00AA7633" w:rsidRDefault="00AA7633" w:rsidP="00AA7633">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3E8EDBD"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 xml:space="preserve">                                                                                      בכבוד רב,</w:t>
      </w:r>
    </w:p>
    <w:p w14:paraId="79F564F7"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62F5ADB"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1BD5899" w14:textId="77777777" w:rsidR="00AA7633" w:rsidRPr="00AA7633" w:rsidRDefault="00AA7633" w:rsidP="00AA7633">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AA7633">
        <w:rPr>
          <w:rFonts w:ascii="Times New Roman" w:eastAsia="Times New Roman" w:hAnsi="Times New Roman" w:cs="David" w:hint="cs"/>
          <w:sz w:val="20"/>
          <w:szCs w:val="24"/>
          <w:rtl/>
          <w:lang w:eastAsia="he-IL"/>
        </w:rPr>
        <w:t xml:space="preserve">                                                                                                             ___________________</w:t>
      </w:r>
    </w:p>
    <w:p w14:paraId="07FCEC02" w14:textId="13DE7FBA" w:rsidR="00AA7633" w:rsidRPr="00AA7633" w:rsidRDefault="00AA7409" w:rsidP="002910A0">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8000"/>
            <w:sz w:val="24"/>
            <w:szCs w:val="24"/>
            <w:rtl/>
            <w:lang w:eastAsia="he-IL"/>
          </w:rPr>
          <w:alias w:val="שם ספק"/>
          <w:tag w:val="cntSupllierName"/>
          <w:id w:val="-75210557"/>
          <w:placeholder>
            <w:docPart w:val="6A1F5DD1F3FA4D039667C369CD1A7550"/>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30" w:author="Meryl Etman" w:date="2021-05-30T15:44:00Z">
            <w:r w:rsidR="005E5071">
              <w:rPr>
                <w:rFonts w:ascii="Times New Roman" w:eastAsia="Times New Roman" w:hAnsi="Times New Roman" w:cs="David"/>
                <w:color w:val="008000"/>
                <w:sz w:val="24"/>
                <w:szCs w:val="24"/>
                <w:rtl/>
                <w:lang w:eastAsia="he-IL"/>
              </w:rPr>
              <w:t>מרחב מוגן רמי לוי בע"מ</w:t>
            </w:r>
          </w:ins>
        </w:sdtContent>
      </w:sdt>
    </w:p>
    <w:p w14:paraId="0CF6B71C"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AA7633">
        <w:rPr>
          <w:rFonts w:ascii="Times New Roman" w:eastAsia="Times New Roman" w:hAnsi="Times New Roman" w:cs="David" w:hint="cs"/>
          <w:sz w:val="20"/>
          <w:szCs w:val="20"/>
          <w:rtl/>
          <w:lang w:eastAsia="he-IL"/>
        </w:rPr>
        <w:t xml:space="preserve">                </w:t>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r>
      <w:r w:rsidRPr="00AA7633">
        <w:rPr>
          <w:rFonts w:ascii="Times New Roman" w:eastAsia="Times New Roman" w:hAnsi="Times New Roman" w:cs="David" w:hint="cs"/>
          <w:sz w:val="20"/>
          <w:szCs w:val="20"/>
          <w:rtl/>
          <w:lang w:eastAsia="he-IL"/>
        </w:rPr>
        <w:tab/>
        <w:t xml:space="preserve">   </w:t>
      </w:r>
    </w:p>
    <w:p w14:paraId="6FDB715B"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50989523"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AA7633">
        <w:rPr>
          <w:rFonts w:ascii="Times New Roman" w:eastAsia="Times New Roman" w:hAnsi="Times New Roman" w:cs="David" w:hint="cs"/>
          <w:sz w:val="20"/>
          <w:szCs w:val="20"/>
          <w:rtl/>
          <w:lang w:eastAsia="he-IL"/>
        </w:rPr>
        <w:br w:type="page"/>
      </w:r>
      <w:r w:rsidRPr="00AA7633">
        <w:rPr>
          <w:rFonts w:ascii="Times New Roman" w:eastAsia="Times New Roman" w:hAnsi="Times New Roman" w:cs="David" w:hint="cs"/>
          <w:b/>
          <w:bCs/>
          <w:sz w:val="24"/>
          <w:szCs w:val="24"/>
          <w:u w:val="single"/>
          <w:rtl/>
          <w:lang w:eastAsia="he-IL"/>
        </w:rPr>
        <w:t xml:space="preserve">נספח "י" </w:t>
      </w:r>
    </w:p>
    <w:p w14:paraId="089E3AE8" w14:textId="77777777" w:rsidR="00AA7633" w:rsidRPr="00AA7633" w:rsidRDefault="00AA7633" w:rsidP="00AA7633">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39468BEE" w14:textId="77777777" w:rsidR="00AA7633" w:rsidRPr="00AA7633" w:rsidRDefault="00AA7633" w:rsidP="00AA7633">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AA7633">
        <w:rPr>
          <w:rFonts w:ascii="Times New Roman" w:eastAsia="Times New Roman" w:hAnsi="Times New Roman" w:cs="David" w:hint="cs"/>
          <w:b/>
          <w:bCs/>
          <w:sz w:val="24"/>
          <w:szCs w:val="24"/>
          <w:u w:val="single"/>
          <w:rtl/>
          <w:lang w:eastAsia="he-IL"/>
        </w:rPr>
        <w:t>דוגמא לנוסח הצהרת יועץ בדבר היעדר תביעות</w:t>
      </w:r>
    </w:p>
    <w:p w14:paraId="62730565" w14:textId="77777777" w:rsidR="00AA7633" w:rsidRPr="00AA7633" w:rsidRDefault="00AA7633" w:rsidP="00AA7633">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1A2EF05" w14:textId="0E549DAD"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AA7633">
        <w:rPr>
          <w:rFonts w:ascii="Times New Roman" w:eastAsia="Times New Roman" w:hAnsi="Times New Roman" w:cs="David" w:hint="cs"/>
          <w:sz w:val="24"/>
          <w:szCs w:val="24"/>
          <w:rtl/>
          <w:lang w:eastAsia="he-IL"/>
        </w:rPr>
        <w:t>לכבוד</w:t>
      </w:r>
      <w:r w:rsidRPr="00AA7633">
        <w:rPr>
          <w:rFonts w:ascii="Times New Roman" w:eastAsia="Times New Roman" w:hAnsi="Times New Roman" w:cs="David" w:hint="cs"/>
          <w:color w:val="000000"/>
          <w:sz w:val="24"/>
          <w:szCs w:val="24"/>
          <w:rtl/>
          <w:lang w:eastAsia="he-IL"/>
        </w:rPr>
        <w:tab/>
      </w:r>
      <w:r w:rsidRPr="00AA7633">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color w:val="00B0F0"/>
            <w:sz w:val="24"/>
            <w:szCs w:val="24"/>
            <w:rtl/>
            <w:lang w:eastAsia="he-IL"/>
          </w:rPr>
          <w:alias w:val="צד א בחוזה"/>
          <w:tag w:val="cntTzadA"/>
          <w:id w:val="-329221123"/>
          <w:placeholder>
            <w:docPart w:val="B1414C4ACA2E43D0B9E54184A91F91E9"/>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ins w:id="131" w:author="Meryl Etman" w:date="2021-05-30T15:44:00Z">
            <w:r w:rsidR="005E5071">
              <w:rPr>
                <w:rFonts w:ascii="Times New Roman" w:eastAsia="Times New Roman" w:hAnsi="Times New Roman" w:cs="David"/>
                <w:color w:val="00B0F0"/>
                <w:sz w:val="24"/>
                <w:szCs w:val="24"/>
                <w:rtl/>
                <w:lang w:eastAsia="he-IL"/>
              </w:rPr>
              <w:br/>
              <w:t>אפריקה ישראל מגורים בע"מ וישראל אדלר ובנו חברה להשקעות בע"מ</w:t>
            </w:r>
            <w:r w:rsidR="005E5071">
              <w:rPr>
                <w:rFonts w:ascii="Times New Roman" w:eastAsia="Times New Roman" w:hAnsi="Times New Roman" w:cs="David"/>
                <w:color w:val="00B0F0"/>
                <w:sz w:val="24"/>
                <w:szCs w:val="24"/>
                <w:rtl/>
                <w:lang w:eastAsia="he-IL"/>
              </w:rPr>
              <w:br/>
              <w:t>יוני נתניהו 1 ג' אור יהודה</w:t>
            </w:r>
            <w:r w:rsidR="005E5071">
              <w:rPr>
                <w:rFonts w:ascii="Times New Roman" w:eastAsia="Times New Roman" w:hAnsi="Times New Roman" w:cs="David"/>
                <w:color w:val="00B0F0"/>
                <w:sz w:val="24"/>
                <w:szCs w:val="24"/>
                <w:rtl/>
                <w:lang w:eastAsia="he-IL"/>
              </w:rPr>
              <w:br/>
              <w:t>558075404</w:t>
            </w:r>
            <w:r w:rsidR="005E5071">
              <w:rPr>
                <w:rFonts w:ascii="Times New Roman" w:eastAsia="Times New Roman" w:hAnsi="Times New Roman" w:cs="David"/>
                <w:color w:val="00B0F0"/>
                <w:sz w:val="24"/>
                <w:szCs w:val="24"/>
                <w:rtl/>
                <w:lang w:eastAsia="he-IL"/>
              </w:rPr>
              <w:br/>
            </w:r>
          </w:ins>
        </w:sdtContent>
      </w:sdt>
    </w:p>
    <w:p w14:paraId="12B89246"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DD039DB"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ג.א.נ.,</w:t>
      </w:r>
    </w:p>
    <w:p w14:paraId="484869C3"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D0E4A90" w14:textId="04C14D12"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אנו הח"מ מצהירים בזאת שעם קבלת סך של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ש"ח (להלן:"</w:t>
      </w:r>
      <w:r w:rsidRPr="00AA7633">
        <w:rPr>
          <w:rFonts w:ascii="Times New Roman" w:eastAsia="Times New Roman" w:hAnsi="Times New Roman" w:cs="David" w:hint="cs"/>
          <w:b/>
          <w:bCs/>
          <w:sz w:val="24"/>
          <w:szCs w:val="24"/>
          <w:rtl/>
          <w:lang w:eastAsia="he-IL"/>
        </w:rPr>
        <w:t>היתרה הסופית</w:t>
      </w:r>
      <w:r w:rsidRPr="00AA7633">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0351E2A7EDBC4126834B910405728DA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ins w:id="132" w:author="Meryl Etman" w:date="2021-05-30T15:40:00Z">
            <w:r w:rsidR="006A61CE">
              <w:rPr>
                <w:rFonts w:ascii="Times New Roman" w:eastAsia="Times New Roman" w:hAnsi="Times New Roman" w:cs="David" w:hint="cs"/>
                <w:color w:val="008000"/>
                <w:sz w:val="24"/>
                <w:szCs w:val="24"/>
                <w:rtl/>
                <w:lang w:eastAsia="he-IL"/>
              </w:rPr>
              <w:t>סביוני נצר סירני</w:t>
            </w:r>
          </w:ins>
        </w:sdtContent>
      </w:sdt>
      <w:r w:rsidRPr="00AA7633">
        <w:rPr>
          <w:rFonts w:ascii="Times New Roman" w:eastAsia="Times New Roman" w:hAnsi="Times New Roman" w:cs="David" w:hint="cs"/>
          <w:sz w:val="24"/>
          <w:szCs w:val="24"/>
          <w:rtl/>
          <w:lang w:eastAsia="he-IL"/>
        </w:rPr>
        <w:t xml:space="preserve"> עפ"י חוזה מיום </w:t>
      </w:r>
      <w:r w:rsidRPr="00AA7633">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B1ABEB1147264283B4AE42531D9CFCE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fullDate="2021-06-21T00:00:00Z">
            <w:dateFormat w:val="dd/MM/yyyy"/>
            <w:lid w:val="he-IL"/>
            <w:storeMappedDataAs w:val="dateTime"/>
            <w:calendar w:val="gregorian"/>
          </w:date>
        </w:sdtPr>
        <w:sdtEndPr>
          <w:rPr>
            <w:rFonts w:hint="cs"/>
          </w:rPr>
        </w:sdtEndPr>
        <w:sdtContent>
          <w:ins w:id="133" w:author="Meryl Etman" w:date="2021-06-21T14:09:00Z">
            <w:r w:rsidR="00AA7409">
              <w:rPr>
                <w:rFonts w:ascii="Times New Roman" w:eastAsia="Times New Roman" w:hAnsi="Times New Roman" w:cs="David" w:hint="cs"/>
                <w:color w:val="008000"/>
                <w:sz w:val="24"/>
                <w:szCs w:val="24"/>
                <w:rtl/>
                <w:lang w:eastAsia="he-IL"/>
              </w:rPr>
              <w:t>‏21/06/2021</w:t>
            </w:r>
          </w:ins>
        </w:sdtContent>
      </w:sdt>
      <w:r w:rsidRPr="00AA7633">
        <w:rPr>
          <w:rFonts w:ascii="Times New Roman" w:eastAsia="Times New Roman" w:hAnsi="Times New Roman" w:cs="David" w:hint="cs"/>
          <w:sz w:val="24"/>
          <w:szCs w:val="24"/>
          <w:rtl/>
          <w:lang w:eastAsia="he-IL"/>
        </w:rPr>
        <w:t xml:space="preserve"> או עבור חלקן כמפורט להלן:</w:t>
      </w:r>
    </w:p>
    <w:p w14:paraId="484F3F4B"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233BF6F1"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E7D3518"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346AC6B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7F572583"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D46FF29"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7B7A961"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1BE9ADC8"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6EBC8654"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17A38F4"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58E7CCF8"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b/>
          <w:bCs/>
          <w:sz w:val="24"/>
          <w:szCs w:val="24"/>
          <w:rtl/>
          <w:lang w:eastAsia="he-IL"/>
        </w:rPr>
        <w:t>ולראיה באנו על החתום:</w:t>
      </w:r>
    </w:p>
    <w:p w14:paraId="4FAF2840"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DA7F725"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היום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לחודש </w:t>
      </w:r>
      <w:r w:rsidRPr="00AA7633">
        <w:rPr>
          <w:rFonts w:ascii="Times New Roman" w:eastAsia="Times New Roman" w:hAnsi="Times New Roman" w:cs="David" w:hint="cs"/>
          <w:sz w:val="24"/>
          <w:szCs w:val="24"/>
          <w:u w:val="single"/>
          <w:rtl/>
          <w:lang w:eastAsia="he-IL"/>
        </w:rPr>
        <w:t xml:space="preserve">               </w:t>
      </w:r>
      <w:r w:rsidRPr="00AA7633">
        <w:rPr>
          <w:rFonts w:ascii="Times New Roman" w:eastAsia="Times New Roman" w:hAnsi="Times New Roman" w:cs="David" w:hint="cs"/>
          <w:sz w:val="24"/>
          <w:szCs w:val="24"/>
          <w:rtl/>
          <w:lang w:eastAsia="he-IL"/>
        </w:rPr>
        <w:t xml:space="preserve"> לשנה _________</w:t>
      </w:r>
    </w:p>
    <w:p w14:paraId="7FC0FC63" w14:textId="77777777" w:rsidR="00AA7633" w:rsidRPr="00AA7633" w:rsidRDefault="00AA7633" w:rsidP="00AA7633">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299F59C7"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חתימה וחותמת המתכנן:</w:t>
      </w:r>
    </w:p>
    <w:p w14:paraId="6143EBDA"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sidRPr="00AA7633">
        <w:rPr>
          <w:rFonts w:ascii="Times New Roman" w:eastAsia="Times New Roman" w:hAnsi="Times New Roman" w:cs="David" w:hint="cs"/>
          <w:color w:val="00B0F0"/>
          <w:sz w:val="24"/>
          <w:szCs w:val="24"/>
          <w:u w:val="single"/>
          <w:rtl/>
          <w:lang w:eastAsia="he-IL"/>
        </w:rPr>
        <w:t xml:space="preserve">                  </w:t>
      </w:r>
    </w:p>
    <w:p w14:paraId="05BBEBC1" w14:textId="77777777" w:rsidR="00AA7633" w:rsidRPr="00AA7633" w:rsidRDefault="00AA7633" w:rsidP="00AA7633">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_______________________ </w:t>
      </w:r>
    </w:p>
    <w:p w14:paraId="155011A0" w14:textId="78DAC658" w:rsidR="00AA7633" w:rsidRPr="00AA7633" w:rsidRDefault="00AA7633" w:rsidP="002910A0">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AA7633">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2044480885"/>
          <w:placeholder>
            <w:docPart w:val="A1E42BDF1DAA4B9B852B88F0336C6137"/>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ins w:id="134" w:author="Meryl Etman" w:date="2021-05-30T15:44:00Z">
            <w:r w:rsidR="005E5071">
              <w:rPr>
                <w:rFonts w:ascii="Times New Roman" w:eastAsia="Times New Roman" w:hAnsi="Times New Roman" w:cs="David"/>
                <w:color w:val="008000"/>
                <w:sz w:val="24"/>
                <w:szCs w:val="24"/>
                <w:rtl/>
                <w:lang w:eastAsia="he-IL"/>
              </w:rPr>
              <w:t>מרחב מוגן רמי לוי בע"מ</w:t>
            </w:r>
          </w:ins>
        </w:sdtContent>
      </w:sdt>
    </w:p>
    <w:p w14:paraId="3BC0D7AE"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701EFCA9"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FCFC00D"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b/>
          <w:bCs/>
          <w:sz w:val="24"/>
          <w:szCs w:val="24"/>
          <w:rtl/>
          <w:lang w:eastAsia="he-IL"/>
        </w:rPr>
        <w:t>אישור</w:t>
      </w:r>
    </w:p>
    <w:p w14:paraId="100798DA" w14:textId="77777777" w:rsidR="00AA7633" w:rsidRPr="00AA7633" w:rsidRDefault="00AA7633" w:rsidP="00AA7633">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AA7633">
        <w:rPr>
          <w:rFonts w:ascii="Times New Roman" w:eastAsia="Times New Roman" w:hAnsi="Times New Roman" w:cs="David" w:hint="cs"/>
          <w:b/>
          <w:bCs/>
          <w:sz w:val="24"/>
          <w:szCs w:val="24"/>
          <w:rtl/>
          <w:lang w:eastAsia="he-IL"/>
        </w:rPr>
        <w:t>החברה</w:t>
      </w:r>
      <w:r w:rsidRPr="00AA7633">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0E7FACDA" w14:textId="77777777" w:rsidR="00AA7633" w:rsidRPr="00AA7633" w:rsidRDefault="00AA7633" w:rsidP="00AA7633">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5316EFE0" w14:textId="77777777" w:rsidR="00AA7633" w:rsidRPr="00AA7633" w:rsidRDefault="00AA7633" w:rsidP="00AA7633">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AA7633">
        <w:rPr>
          <w:rFonts w:ascii="Times New Roman" w:eastAsia="Times New Roman" w:hAnsi="Times New Roman" w:cs="David" w:hint="cs"/>
          <w:sz w:val="24"/>
          <w:szCs w:val="24"/>
          <w:rtl/>
          <w:lang w:eastAsia="he-IL"/>
        </w:rPr>
        <w:t xml:space="preserve">    תאריך : _______   </w:t>
      </w:r>
      <w:r w:rsidRPr="00AA7633">
        <w:rPr>
          <w:rFonts w:ascii="Times New Roman" w:eastAsia="Times New Roman" w:hAnsi="Times New Roman" w:cs="David" w:hint="cs"/>
          <w:sz w:val="24"/>
          <w:szCs w:val="24"/>
          <w:rtl/>
          <w:lang w:eastAsia="he-IL"/>
        </w:rPr>
        <w:tab/>
        <w:t>חתימה וחותמת עו"ד/רו"ח : _______________________</w:t>
      </w:r>
    </w:p>
    <w:p w14:paraId="31FD458F" w14:textId="77777777" w:rsidR="00AA7633" w:rsidRPr="00AA7633" w:rsidRDefault="00AA7633" w:rsidP="00AA7633">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C6248FA" w14:textId="77777777" w:rsidR="00AA7633" w:rsidRPr="00AA7633" w:rsidRDefault="00AA7633" w:rsidP="00AA7633">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1968A58" w14:textId="77777777" w:rsidR="00AA7633" w:rsidRPr="00AA7633" w:rsidRDefault="00AA7633" w:rsidP="00AA7633">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47461E8C" w14:textId="77777777" w:rsidR="00AA7633" w:rsidRPr="00AA7633" w:rsidRDefault="00AA7633" w:rsidP="00AA7633">
      <w:pPr>
        <w:spacing w:before="0" w:beforeAutospacing="0" w:after="0" w:afterAutospacing="0" w:line="240" w:lineRule="auto"/>
        <w:rPr>
          <w:rFonts w:ascii="Times New Roman" w:eastAsia="Times New Roman" w:hAnsi="Times New Roman" w:cs="David"/>
          <w:sz w:val="20"/>
          <w:szCs w:val="24"/>
          <w:rtl/>
        </w:rPr>
      </w:pPr>
    </w:p>
    <w:p w14:paraId="680EACC2" w14:textId="77777777" w:rsidR="00AA7633" w:rsidRPr="00AA7633" w:rsidRDefault="00AA7633" w:rsidP="00AA7633">
      <w:pPr>
        <w:spacing w:before="0" w:beforeAutospacing="0" w:after="0" w:afterAutospacing="0" w:line="240" w:lineRule="auto"/>
        <w:rPr>
          <w:rFonts w:ascii="Times New Roman" w:eastAsia="Times New Roman" w:hAnsi="Times New Roman" w:cs="David"/>
          <w:sz w:val="20"/>
          <w:szCs w:val="24"/>
          <w:rtl/>
        </w:rPr>
      </w:pPr>
    </w:p>
    <w:p w14:paraId="16068EC2" w14:textId="77777777" w:rsidR="00AA7633" w:rsidRPr="00AA7633" w:rsidRDefault="00AA7633" w:rsidP="00AA7633">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149F5AC2" w14:textId="77777777" w:rsidR="00AA7633" w:rsidRPr="00AA7633" w:rsidDel="00E02B58" w:rsidRDefault="00AA7633" w:rsidP="00AA7633">
      <w:pPr>
        <w:rPr>
          <w:del w:id="135" w:author="Meryl Etman" w:date="2021-05-30T15:56:00Z"/>
          <w:rFonts w:ascii="David" w:hAnsi="David" w:cs="David"/>
        </w:rPr>
      </w:pPr>
    </w:p>
    <w:p w14:paraId="40697362" w14:textId="77777777" w:rsidR="001A69D5" w:rsidRPr="00CF334C" w:rsidRDefault="001A69D5">
      <w:pPr>
        <w:keepNext/>
        <w:widowControl w:val="0"/>
        <w:spacing w:before="0" w:beforeAutospacing="0" w:after="0" w:afterAutospacing="0" w:line="240" w:lineRule="auto"/>
        <w:outlineLvl w:val="7"/>
        <w:pPrChange w:id="136" w:author="Meryl Etman" w:date="2021-05-30T15:56:00Z">
          <w:pPr>
            <w:keepNext/>
            <w:widowControl w:val="0"/>
            <w:spacing w:before="0" w:beforeAutospacing="0" w:after="0" w:afterAutospacing="0" w:line="240" w:lineRule="auto"/>
            <w:jc w:val="center"/>
            <w:outlineLvl w:val="7"/>
          </w:pPr>
        </w:pPrChange>
      </w:pPr>
    </w:p>
    <w:sectPr w:rsidR="001A69D5" w:rsidRPr="00CF334C" w:rsidSect="00CF334C">
      <w:headerReference w:type="default" r:id="rId13"/>
      <w:footerReference w:type="default" r:id="rId14"/>
      <w:pgSz w:w="11906" w:h="16838"/>
      <w:pgMar w:top="1440" w:right="1800" w:bottom="851" w:left="1800" w:header="708" w:footer="13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DB74FA5" w14:textId="77777777" w:rsidR="00073E19" w:rsidRDefault="00073E19" w:rsidP="00AF234B">
      <w:pPr>
        <w:spacing w:before="0" w:after="0" w:line="240" w:lineRule="auto"/>
      </w:pPr>
      <w:r>
        <w:separator/>
      </w:r>
    </w:p>
  </w:endnote>
  <w:endnote w:type="continuationSeparator" w:id="0">
    <w:p w14:paraId="25482AD3" w14:textId="77777777" w:rsidR="00073E19" w:rsidRDefault="00073E19" w:rsidP="00AF234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110"/>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
      <w:gridCol w:w="1633"/>
      <w:gridCol w:w="2810"/>
      <w:gridCol w:w="232"/>
      <w:gridCol w:w="1040"/>
      <w:gridCol w:w="1776"/>
    </w:tblGrid>
    <w:tr w:rsidR="00073E19" w:rsidRPr="00797990" w14:paraId="09D839E4" w14:textId="77777777" w:rsidTr="00797990">
      <w:tc>
        <w:tcPr>
          <w:tcW w:w="815" w:type="dxa"/>
        </w:tcPr>
        <w:p w14:paraId="4293FC8A" w14:textId="77777777" w:rsidR="00073E19" w:rsidRPr="00797990" w:rsidRDefault="00073E19"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פרויקט</w:t>
          </w:r>
          <w:r w:rsidRPr="00797990">
            <w:rPr>
              <w:rFonts w:ascii="David" w:hAnsi="David" w:hint="cs"/>
              <w:rtl/>
            </w:rPr>
            <w:t xml:space="preserve">: </w:t>
          </w:r>
        </w:p>
      </w:tc>
      <w:sdt>
        <w:sdtPr>
          <w:rPr>
            <w:rFonts w:ascii="David" w:hAnsi="David"/>
            <w:color w:val="00B0F0"/>
            <w:rtl/>
          </w:rPr>
          <w:alias w:val="שם הפרויקט"/>
          <w:tag w:val="cntProjectName"/>
          <w:id w:val="-1066646411"/>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633" w:type="dxa"/>
            </w:tcPr>
            <w:p w14:paraId="424C1BB1" w14:textId="4C6C060E" w:rsidR="00073E19" w:rsidRPr="00797990" w:rsidRDefault="00073E19" w:rsidP="00797990">
              <w:pPr>
                <w:tabs>
                  <w:tab w:val="center" w:pos="4153"/>
                  <w:tab w:val="right" w:pos="8306"/>
                </w:tabs>
                <w:spacing w:before="0" w:after="0" w:line="240" w:lineRule="auto"/>
                <w:rPr>
                  <w:rFonts w:ascii="David" w:hAnsi="David"/>
                  <w:color w:val="00B0F0"/>
                  <w:rtl/>
                </w:rPr>
              </w:pPr>
              <w:ins w:id="137" w:author="Meryl Etman" w:date="2021-05-30T15:40:00Z">
                <w:r>
                  <w:rPr>
                    <w:rFonts w:ascii="David" w:hAnsi="David"/>
                    <w:color w:val="00B0F0"/>
                    <w:rtl/>
                  </w:rPr>
                  <w:t>סביוני נצר סירני - בניין 31</w:t>
                </w:r>
              </w:ins>
            </w:p>
          </w:tc>
        </w:sdtContent>
      </w:sdt>
      <w:tc>
        <w:tcPr>
          <w:tcW w:w="2810" w:type="dxa"/>
        </w:tcPr>
        <w:p w14:paraId="7CCF1BCE" w14:textId="77777777" w:rsidR="00073E19" w:rsidRPr="00797990" w:rsidRDefault="00073E19"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תבנית</w:t>
          </w:r>
          <w:r w:rsidRPr="00797990">
            <w:rPr>
              <w:rFonts w:ascii="David" w:hAnsi="David" w:hint="cs"/>
              <w:rtl/>
            </w:rPr>
            <w:t xml:space="preserve">: </w:t>
          </w:r>
          <w:sdt>
            <w:sdtPr>
              <w:rPr>
                <w:rFonts w:ascii="David" w:hAnsi="David" w:hint="cs"/>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b/>
                  <w:bCs/>
                  <w:szCs w:val="20"/>
                  <w:rtl/>
                </w:rPr>
                <w:t>חוזה מיגון ומיקלוט</w:t>
              </w:r>
            </w:sdtContent>
          </w:sdt>
        </w:p>
      </w:tc>
      <w:tc>
        <w:tcPr>
          <w:tcW w:w="232" w:type="dxa"/>
        </w:tcPr>
        <w:p w14:paraId="306AAB1E" w14:textId="77777777" w:rsidR="00073E19" w:rsidRPr="00797990" w:rsidRDefault="00073E19" w:rsidP="00797990">
          <w:pPr>
            <w:tabs>
              <w:tab w:val="center" w:pos="4153"/>
              <w:tab w:val="right" w:pos="8306"/>
            </w:tabs>
            <w:spacing w:before="0" w:after="0" w:line="240" w:lineRule="auto"/>
            <w:rPr>
              <w:rFonts w:ascii="David" w:hAnsi="David"/>
              <w:sz w:val="16"/>
              <w:szCs w:val="16"/>
              <w:rtl/>
            </w:rPr>
          </w:pPr>
        </w:p>
      </w:tc>
      <w:tc>
        <w:tcPr>
          <w:tcW w:w="1040" w:type="dxa"/>
        </w:tcPr>
        <w:p w14:paraId="07336C5A" w14:textId="77777777" w:rsidR="00073E19" w:rsidRPr="00797990" w:rsidRDefault="00073E19" w:rsidP="00797990">
          <w:pPr>
            <w:tabs>
              <w:tab w:val="center" w:pos="4153"/>
              <w:tab w:val="right" w:pos="8306"/>
            </w:tabs>
            <w:spacing w:before="0" w:after="0" w:line="240" w:lineRule="auto"/>
            <w:rPr>
              <w:rFonts w:ascii="David" w:hAnsi="David"/>
              <w:sz w:val="20"/>
              <w:szCs w:val="20"/>
              <w:rtl/>
            </w:rPr>
          </w:pPr>
          <w:r w:rsidRPr="00797990">
            <w:rPr>
              <w:rFonts w:ascii="David" w:hAnsi="David"/>
              <w:sz w:val="20"/>
              <w:szCs w:val="20"/>
              <w:rtl/>
            </w:rPr>
            <w:t>מס' חוזה</w:t>
          </w:r>
          <w:r w:rsidRPr="00797990">
            <w:rPr>
              <w:rFonts w:ascii="David" w:hAnsi="David" w:hint="cs"/>
              <w:sz w:val="20"/>
              <w:szCs w:val="20"/>
              <w:rtl/>
            </w:rPr>
            <w:t>:</w:t>
          </w:r>
        </w:p>
      </w:tc>
      <w:sdt>
        <w:sdtPr>
          <w:rPr>
            <w:rFonts w:ascii="David" w:hAnsi="David" w:hint="cs"/>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1776" w:type="dxa"/>
            </w:tcPr>
            <w:p w14:paraId="5AD072FD" w14:textId="1A164A6F" w:rsidR="00073E19" w:rsidRPr="00797990" w:rsidRDefault="00073E19" w:rsidP="00797990">
              <w:pPr>
                <w:tabs>
                  <w:tab w:val="center" w:pos="4153"/>
                  <w:tab w:val="right" w:pos="8306"/>
                </w:tabs>
                <w:spacing w:before="0" w:after="0" w:line="240" w:lineRule="auto"/>
                <w:rPr>
                  <w:rFonts w:ascii="David" w:hAnsi="David"/>
                  <w:rtl/>
                </w:rPr>
              </w:pPr>
              <w:del w:id="138" w:author="Meryl Etman" w:date="2021-05-30T15:41:00Z">
                <w:r w:rsidDel="005E5071">
                  <w:rPr>
                    <w:rFonts w:ascii="David" w:hAnsi="David" w:hint="cs"/>
                    <w:b/>
                    <w:bCs/>
                    <w:szCs w:val="20"/>
                  </w:rPr>
                  <w:delText>CONT-5-583</w:delText>
                </w:r>
              </w:del>
              <w:ins w:id="139" w:author="Meryl Etman" w:date="2021-05-30T15:41:00Z">
                <w:r>
                  <w:rPr>
                    <w:rFonts w:ascii="David" w:hAnsi="David" w:hint="cs"/>
                  </w:rPr>
                  <w:t>CO</w:t>
                </w:r>
                <w:r>
                  <w:rPr>
                    <w:rFonts w:ascii="David" w:hAnsi="David" w:hint="cs"/>
                    <w:rtl/>
                  </w:rPr>
                  <w:t>NT-10-2067</w:t>
                </w:r>
              </w:ins>
            </w:p>
          </w:tc>
        </w:sdtContent>
      </w:sdt>
    </w:tr>
    <w:tr w:rsidR="00073E19" w:rsidRPr="00797990" w14:paraId="2EC9553C" w14:textId="77777777" w:rsidTr="00797990">
      <w:tc>
        <w:tcPr>
          <w:tcW w:w="815" w:type="dxa"/>
        </w:tcPr>
        <w:p w14:paraId="47319B79" w14:textId="77777777" w:rsidR="00073E19" w:rsidRPr="00797990" w:rsidRDefault="00073E19"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ספק</w:t>
          </w:r>
          <w:r w:rsidRPr="00797990">
            <w:rPr>
              <w:rFonts w:ascii="David" w:hAnsi="David" w:hint="cs"/>
              <w:rtl/>
            </w:rPr>
            <w:t>:</w:t>
          </w:r>
        </w:p>
      </w:tc>
      <w:sdt>
        <w:sdtPr>
          <w:rPr>
            <w:rFonts w:ascii="David" w:hAnsi="David"/>
            <w:color w:val="00B0F0"/>
            <w:rtl/>
          </w:rPr>
          <w:alias w:val="שם ספק"/>
          <w:tag w:val="cntSupllierName"/>
          <w:id w:val="-121312779"/>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633" w:type="dxa"/>
            </w:tcPr>
            <w:p w14:paraId="55263AE9" w14:textId="68377122" w:rsidR="00073E19" w:rsidRPr="00797990" w:rsidRDefault="00073E19" w:rsidP="00797990">
              <w:pPr>
                <w:tabs>
                  <w:tab w:val="center" w:pos="4153"/>
                  <w:tab w:val="right" w:pos="8306"/>
                </w:tabs>
                <w:spacing w:before="0" w:after="0" w:line="240" w:lineRule="auto"/>
                <w:rPr>
                  <w:rFonts w:ascii="David" w:hAnsi="David"/>
                  <w:color w:val="00B0F0"/>
                  <w:rtl/>
                </w:rPr>
              </w:pPr>
              <w:ins w:id="140" w:author="Meryl Etman" w:date="2021-05-30T15:44:00Z">
                <w:r>
                  <w:rPr>
                    <w:rFonts w:ascii="David" w:hAnsi="David"/>
                    <w:color w:val="00B0F0"/>
                    <w:rtl/>
                  </w:rPr>
                  <w:t>מרחב מוגן רמי לוי בע"מ</w:t>
                </w:r>
              </w:ins>
            </w:p>
          </w:tc>
        </w:sdtContent>
      </w:sdt>
      <w:tc>
        <w:tcPr>
          <w:tcW w:w="2810" w:type="dxa"/>
        </w:tcPr>
        <w:tbl>
          <w:tblPr>
            <w:tblStyle w:val="110"/>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073E19" w:rsidRPr="00797990" w14:paraId="654DA699" w14:textId="77777777" w:rsidTr="00073E19">
            <w:trPr>
              <w:trHeight w:val="201"/>
            </w:trPr>
            <w:tc>
              <w:tcPr>
                <w:tcW w:w="926" w:type="dxa"/>
              </w:tcPr>
              <w:p w14:paraId="36AEE133" w14:textId="77777777" w:rsidR="00073E19" w:rsidRPr="00797990" w:rsidRDefault="00073E19"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גרסה</w:t>
                </w:r>
                <w:r w:rsidRPr="00797990">
                  <w:rPr>
                    <w:rFonts w:ascii="David" w:hAnsi="David" w:hint="cs"/>
                    <w:rtl/>
                  </w:rPr>
                  <w:t>:</w:t>
                </w:r>
              </w:p>
            </w:tc>
            <w:sdt>
              <w:sdtPr>
                <w:rPr>
                  <w:rFonts w:ascii="David" w:hAnsi="David"/>
                  <w:color w:val="00B0F0"/>
                  <w:rtl/>
                </w:rPr>
                <w:alias w:val="גרסת חוזה"/>
                <w:tag w:val="cntContractVersion"/>
                <w:id w:val="-865203676"/>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6E023239" w14:textId="4C3D165E" w:rsidR="00073E19" w:rsidRPr="00797990" w:rsidRDefault="00AA7409" w:rsidP="00797990">
                    <w:pPr>
                      <w:tabs>
                        <w:tab w:val="center" w:pos="4153"/>
                        <w:tab w:val="right" w:pos="8306"/>
                      </w:tabs>
                      <w:spacing w:before="0" w:after="0" w:line="240" w:lineRule="auto"/>
                      <w:ind w:left="1" w:hanging="1"/>
                      <w:rPr>
                        <w:rFonts w:ascii="David" w:hAnsi="David"/>
                        <w:color w:val="00B0F0"/>
                        <w:rtl/>
                      </w:rPr>
                    </w:pPr>
                    <w:ins w:id="141" w:author="Meryl Etman" w:date="2021-06-21T14:08:00Z">
                      <w:r>
                        <w:rPr>
                          <w:rFonts w:ascii="David" w:hAnsi="David"/>
                          <w:color w:val="00B0F0"/>
                          <w:rtl/>
                        </w:rPr>
                        <w:t>0.5</w:t>
                      </w:r>
                    </w:ins>
                  </w:p>
                </w:tc>
              </w:sdtContent>
            </w:sdt>
          </w:tr>
        </w:tbl>
        <w:p w14:paraId="6EFD1904" w14:textId="77777777" w:rsidR="00073E19" w:rsidRPr="00797990" w:rsidRDefault="00073E19" w:rsidP="00797990">
          <w:pPr>
            <w:tabs>
              <w:tab w:val="center" w:pos="4153"/>
              <w:tab w:val="right" w:pos="8306"/>
            </w:tabs>
            <w:spacing w:before="0" w:after="0" w:line="240" w:lineRule="auto"/>
            <w:rPr>
              <w:rFonts w:ascii="David" w:hAnsi="David"/>
              <w:rtl/>
            </w:rPr>
          </w:pPr>
        </w:p>
      </w:tc>
      <w:tc>
        <w:tcPr>
          <w:tcW w:w="232" w:type="dxa"/>
        </w:tcPr>
        <w:p w14:paraId="7EB59BB2" w14:textId="77777777" w:rsidR="00073E19" w:rsidRPr="00797990" w:rsidRDefault="00073E19" w:rsidP="00797990">
          <w:pPr>
            <w:tabs>
              <w:tab w:val="center" w:pos="4153"/>
              <w:tab w:val="right" w:pos="8306"/>
            </w:tabs>
            <w:spacing w:before="0" w:after="0" w:line="240" w:lineRule="auto"/>
            <w:rPr>
              <w:rFonts w:ascii="David" w:hAnsi="David"/>
              <w:rtl/>
            </w:rPr>
          </w:pPr>
        </w:p>
      </w:tc>
      <w:tc>
        <w:tcPr>
          <w:tcW w:w="1040" w:type="dxa"/>
        </w:tcPr>
        <w:p w14:paraId="1822F593" w14:textId="77777777" w:rsidR="00073E19" w:rsidRPr="00797990" w:rsidRDefault="00073E19" w:rsidP="00797990">
          <w:pPr>
            <w:tabs>
              <w:tab w:val="center" w:pos="4153"/>
              <w:tab w:val="right" w:pos="8306"/>
            </w:tabs>
            <w:spacing w:before="0" w:after="0" w:line="240" w:lineRule="auto"/>
            <w:rPr>
              <w:rFonts w:ascii="David" w:hAnsi="David"/>
              <w:rtl/>
            </w:rPr>
          </w:pPr>
          <w:r w:rsidRPr="00797990">
            <w:rPr>
              <w:rFonts w:ascii="David" w:hAnsi="David" w:hint="cs"/>
              <w:sz w:val="20"/>
              <w:szCs w:val="20"/>
              <w:rtl/>
            </w:rPr>
            <w:t>סטטוס</w:t>
          </w:r>
          <w:r w:rsidRPr="00797990">
            <w:rPr>
              <w:rFonts w:ascii="David" w:hAnsi="David" w:hint="cs"/>
              <w:rtl/>
            </w:rPr>
            <w:t>:</w:t>
          </w:r>
        </w:p>
      </w:tc>
      <w:tc>
        <w:tcPr>
          <w:tcW w:w="1776" w:type="dxa"/>
        </w:tcPr>
        <w:p w14:paraId="1033D043" w14:textId="41C287BC" w:rsidR="00073E19" w:rsidRPr="00797990" w:rsidRDefault="00AA7409" w:rsidP="00797990">
          <w:pPr>
            <w:tabs>
              <w:tab w:val="center" w:pos="4153"/>
              <w:tab w:val="right" w:pos="8306"/>
            </w:tabs>
            <w:spacing w:before="0" w:after="0" w:line="240" w:lineRule="auto"/>
            <w:rPr>
              <w:rFonts w:ascii="David" w:hAnsi="David"/>
              <w:szCs w:val="20"/>
            </w:rPr>
          </w:pPr>
          <w:sdt>
            <w:sdtPr>
              <w:rPr>
                <w:rFonts w:ascii="David" w:hAnsi="David"/>
                <w:rtl/>
              </w:rPr>
              <w:alias w:val="סטטוס חוזה"/>
              <w:tag w:val="cntStatus"/>
              <w:id w:val="2000768465"/>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ins w:id="142" w:author="Meryl Etman" w:date="2021-05-30T15:41:00Z">
                <w:r w:rsidR="00073E19">
                  <w:rPr>
                    <w:rFonts w:ascii="David" w:hAnsi="David"/>
                    <w:rtl/>
                  </w:rPr>
                  <w:t>3;#</w:t>
                </w:r>
                <w:r w:rsidR="00073E19">
                  <w:rPr>
                    <w:rFonts w:ascii="David" w:hAnsi="David"/>
                  </w:rPr>
                  <w:t>Draft</w:t>
                </w:r>
              </w:ins>
            </w:sdtContent>
          </w:sdt>
        </w:p>
      </w:tc>
    </w:tr>
    <w:tr w:rsidR="00073E19" w:rsidRPr="00797990" w14:paraId="3B533E37" w14:textId="77777777" w:rsidTr="00797990">
      <w:trPr>
        <w:trHeight w:val="80"/>
      </w:trPr>
      <w:tc>
        <w:tcPr>
          <w:tcW w:w="815" w:type="dxa"/>
        </w:tcPr>
        <w:p w14:paraId="7CD7AFCA" w14:textId="77777777" w:rsidR="00073E19" w:rsidRPr="00797990" w:rsidRDefault="00073E19" w:rsidP="00797990">
          <w:pPr>
            <w:tabs>
              <w:tab w:val="center" w:pos="4153"/>
              <w:tab w:val="right" w:pos="8306"/>
            </w:tabs>
            <w:spacing w:before="0" w:after="0" w:line="240" w:lineRule="auto"/>
            <w:rPr>
              <w:rFonts w:ascii="David" w:hAnsi="David"/>
              <w:rtl/>
            </w:rPr>
          </w:pPr>
        </w:p>
      </w:tc>
      <w:tc>
        <w:tcPr>
          <w:tcW w:w="1633" w:type="dxa"/>
        </w:tcPr>
        <w:p w14:paraId="797FE625" w14:textId="77777777" w:rsidR="00073E19" w:rsidRPr="00797990" w:rsidRDefault="00073E19" w:rsidP="00797990">
          <w:pPr>
            <w:tabs>
              <w:tab w:val="center" w:pos="4153"/>
              <w:tab w:val="right" w:pos="8306"/>
            </w:tabs>
            <w:spacing w:before="0" w:after="0" w:line="240" w:lineRule="auto"/>
            <w:rPr>
              <w:rFonts w:ascii="David" w:hAnsi="David"/>
              <w:color w:val="00B0F0"/>
              <w:rtl/>
            </w:rPr>
          </w:pPr>
        </w:p>
      </w:tc>
      <w:tc>
        <w:tcPr>
          <w:tcW w:w="2810" w:type="dxa"/>
        </w:tcPr>
        <w:p w14:paraId="3AAD0CC2" w14:textId="77777777" w:rsidR="00073E19" w:rsidRPr="00797990" w:rsidRDefault="00073E19" w:rsidP="00797990">
          <w:pPr>
            <w:tabs>
              <w:tab w:val="center" w:pos="4153"/>
              <w:tab w:val="right" w:pos="8306"/>
            </w:tabs>
            <w:spacing w:before="0" w:after="0" w:line="240" w:lineRule="auto"/>
            <w:rPr>
              <w:rFonts w:ascii="David" w:hAnsi="David"/>
              <w:rtl/>
            </w:rPr>
          </w:pPr>
        </w:p>
      </w:tc>
      <w:tc>
        <w:tcPr>
          <w:tcW w:w="232" w:type="dxa"/>
        </w:tcPr>
        <w:p w14:paraId="1BCF36EF" w14:textId="77777777" w:rsidR="00073E19" w:rsidRPr="00797990" w:rsidRDefault="00073E19" w:rsidP="00797990">
          <w:pPr>
            <w:tabs>
              <w:tab w:val="center" w:pos="4153"/>
              <w:tab w:val="right" w:pos="8306"/>
            </w:tabs>
            <w:spacing w:before="0" w:after="0" w:line="240" w:lineRule="auto"/>
            <w:rPr>
              <w:rFonts w:ascii="David" w:hAnsi="David"/>
              <w:rtl/>
            </w:rPr>
          </w:pPr>
        </w:p>
      </w:tc>
      <w:tc>
        <w:tcPr>
          <w:tcW w:w="1040" w:type="dxa"/>
        </w:tcPr>
        <w:p w14:paraId="777B3B19" w14:textId="77777777" w:rsidR="00073E19" w:rsidRPr="00797990" w:rsidRDefault="00073E19" w:rsidP="00797990">
          <w:pPr>
            <w:tabs>
              <w:tab w:val="center" w:pos="4153"/>
              <w:tab w:val="right" w:pos="8306"/>
            </w:tabs>
            <w:spacing w:before="0" w:after="0" w:line="240" w:lineRule="auto"/>
            <w:rPr>
              <w:rFonts w:ascii="David" w:hAnsi="David"/>
              <w:rtl/>
            </w:rPr>
          </w:pPr>
        </w:p>
      </w:tc>
      <w:tc>
        <w:tcPr>
          <w:tcW w:w="1776" w:type="dxa"/>
        </w:tcPr>
        <w:p w14:paraId="4D972AD6" w14:textId="77777777" w:rsidR="00073E19" w:rsidRPr="00797990" w:rsidRDefault="00073E19" w:rsidP="00797990">
          <w:pPr>
            <w:tabs>
              <w:tab w:val="center" w:pos="4153"/>
              <w:tab w:val="right" w:pos="8306"/>
            </w:tabs>
            <w:spacing w:before="0" w:after="0" w:line="240" w:lineRule="auto"/>
            <w:rPr>
              <w:rFonts w:ascii="David" w:hAnsi="David"/>
              <w:rtl/>
            </w:rPr>
          </w:pPr>
        </w:p>
      </w:tc>
    </w:tr>
  </w:tbl>
  <w:p w14:paraId="0386A218" w14:textId="77777777" w:rsidR="00073E19" w:rsidRDefault="00073E19" w:rsidP="00797990">
    <w:pPr>
      <w:spacing w:before="0" w:beforeAutospacing="0" w:after="0" w:afterAutospacing="0" w:line="240" w:lineRule="auto"/>
      <w:rPr>
        <w:rFonts w:ascii="Arial" w:hAnsi="Arial" w:cs="Arial"/>
        <w:sz w:val="16"/>
        <w:szCs w:val="16"/>
        <w:rtl/>
      </w:rPr>
    </w:pPr>
    <w:r w:rsidRPr="00797990">
      <w:rPr>
        <w:rFonts w:ascii="Arial" w:hAnsi="Arial" w:cs="Arial" w:hint="cs"/>
        <w:sz w:val="16"/>
        <w:szCs w:val="16"/>
        <w:rtl/>
      </w:rPr>
      <w:t xml:space="preserve">   </w:t>
    </w:r>
    <w:r w:rsidRPr="00797990">
      <w:rPr>
        <w:rFonts w:ascii="Arial" w:hAnsi="Arial" w:cs="Arial"/>
        <w:sz w:val="16"/>
        <w:szCs w:val="16"/>
        <w:rtl/>
      </w:rPr>
      <w:t>© וקסלר, ברגמן ושות' עורכי-דין</w:t>
    </w:r>
  </w:p>
  <w:p w14:paraId="5F052B96" w14:textId="77777777" w:rsidR="00073E19" w:rsidRPr="00797990" w:rsidRDefault="00073E19" w:rsidP="00797990">
    <w:pPr>
      <w:spacing w:before="0" w:beforeAutospacing="0" w:after="0" w:afterAutospacing="0" w:line="240" w:lineRule="auto"/>
      <w:rPr>
        <w:rFonts w:ascii="Arial" w:hAnsi="Arial" w:cs="Arial"/>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DF1764" w14:textId="77777777" w:rsidR="00073E19" w:rsidRDefault="00073E19" w:rsidP="00AF234B">
      <w:pPr>
        <w:spacing w:before="0" w:after="0" w:line="240" w:lineRule="auto"/>
      </w:pPr>
      <w:r>
        <w:separator/>
      </w:r>
    </w:p>
  </w:footnote>
  <w:footnote w:type="continuationSeparator" w:id="0">
    <w:p w14:paraId="15684CA8" w14:textId="77777777" w:rsidR="00073E19" w:rsidRDefault="00073E19" w:rsidP="00AF234B">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792596257"/>
      <w:docPartObj>
        <w:docPartGallery w:val="Page Numbers (Top of Page)"/>
        <w:docPartUnique/>
      </w:docPartObj>
    </w:sdtPr>
    <w:sdtEndPr/>
    <w:sdtContent>
      <w:p w14:paraId="73051082" w14:textId="678A96F6" w:rsidR="00073E19" w:rsidRDefault="00073E19" w:rsidP="00CF334C">
        <w:pPr>
          <w:pStyle w:val="Header"/>
          <w:jc w:val="center"/>
        </w:pPr>
        <w:r>
          <w:fldChar w:fldCharType="begin"/>
        </w:r>
        <w:r>
          <w:instrText xml:space="preserve"> PAGE   \* MERGEFORMAT </w:instrText>
        </w:r>
        <w:r>
          <w:fldChar w:fldCharType="separate"/>
        </w:r>
        <w:r w:rsidR="00AA7409">
          <w:rPr>
            <w:noProof/>
            <w:rtl/>
          </w:rPr>
          <w:t>1</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D40B2"/>
    <w:multiLevelType w:val="singleLevel"/>
    <w:tmpl w:val="1278E3D0"/>
    <w:lvl w:ilvl="0">
      <w:start w:val="1"/>
      <w:numFmt w:val="hebrew1"/>
      <w:lvlText w:val="%1."/>
      <w:lvlJc w:val="left"/>
      <w:pPr>
        <w:tabs>
          <w:tab w:val="num" w:pos="2160"/>
        </w:tabs>
        <w:ind w:left="2160" w:hanging="720"/>
      </w:pPr>
      <w:rPr>
        <w:rFonts w:cs="David" w:hint="cs"/>
        <w:bCs w:val="0"/>
        <w:iCs w:val="0"/>
        <w:sz w:val="2"/>
        <w:szCs w:val="24"/>
      </w:rPr>
    </w:lvl>
  </w:abstractNum>
  <w:abstractNum w:abstractNumId="1" w15:restartNumberingAfterBreak="0">
    <w:nsid w:val="0D952DAD"/>
    <w:multiLevelType w:val="hybridMultilevel"/>
    <w:tmpl w:val="483A2FEC"/>
    <w:lvl w:ilvl="0" w:tplc="B29A72D8">
      <w:start w:val="2"/>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2" w15:restartNumberingAfterBreak="0">
    <w:nsid w:val="19C84B4B"/>
    <w:multiLevelType w:val="multilevel"/>
    <w:tmpl w:val="9D649DD6"/>
    <w:lvl w:ilvl="0">
      <w:start w:val="9"/>
      <w:numFmt w:val="decimal"/>
      <w:lvlText w:val="%1"/>
      <w:lvlJc w:val="left"/>
      <w:pPr>
        <w:tabs>
          <w:tab w:val="num" w:pos="360"/>
        </w:tabs>
        <w:ind w:left="360" w:hanging="360"/>
      </w:pPr>
      <w:rPr>
        <w:rFonts w:cs="Times New Roman" w:hint="default"/>
      </w:rPr>
    </w:lvl>
    <w:lvl w:ilvl="1">
      <w:start w:val="5"/>
      <w:numFmt w:val="decimal"/>
      <w:lvlText w:val="%1.%2"/>
      <w:lvlJc w:val="left"/>
      <w:pPr>
        <w:tabs>
          <w:tab w:val="num" w:pos="360"/>
        </w:tabs>
        <w:ind w:left="360" w:hanging="360"/>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3"/>
      <w:numFmt w:val="decimal"/>
      <w:lvlText w:val="%1.%2.%3.%4"/>
      <w:lvlJc w:val="left"/>
      <w:pPr>
        <w:tabs>
          <w:tab w:val="num" w:pos="720"/>
        </w:tabs>
        <w:ind w:left="720" w:hanging="72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080"/>
        </w:tabs>
        <w:ind w:left="1080" w:hanging="1080"/>
      </w:pPr>
      <w:rPr>
        <w:rFonts w:cs="Times New Roman" w:hint="default"/>
      </w:rPr>
    </w:lvl>
    <w:lvl w:ilvl="6">
      <w:start w:val="1"/>
      <w:numFmt w:val="decimal"/>
      <w:lvlText w:val="%1.%2.%3.%4.%5.%6.%7"/>
      <w:lvlJc w:val="left"/>
      <w:pPr>
        <w:tabs>
          <w:tab w:val="num" w:pos="1080"/>
        </w:tabs>
        <w:ind w:left="1080" w:hanging="1080"/>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440"/>
        </w:tabs>
        <w:ind w:left="1440" w:hanging="1440"/>
      </w:pPr>
      <w:rPr>
        <w:rFonts w:cs="Times New Roman" w:hint="default"/>
      </w:rPr>
    </w:lvl>
  </w:abstractNum>
  <w:abstractNum w:abstractNumId="3" w15:restartNumberingAfterBreak="0">
    <w:nsid w:val="1D212C3F"/>
    <w:multiLevelType w:val="singleLevel"/>
    <w:tmpl w:val="502E5D06"/>
    <w:lvl w:ilvl="0">
      <w:start w:val="1"/>
      <w:numFmt w:val="hebrew1"/>
      <w:lvlText w:val="%1."/>
      <w:lvlJc w:val="left"/>
      <w:pPr>
        <w:tabs>
          <w:tab w:val="num" w:pos="2160"/>
        </w:tabs>
        <w:ind w:left="2160" w:hanging="720"/>
      </w:pPr>
      <w:rPr>
        <w:rFonts w:cs="David" w:hint="cs"/>
        <w:bCs w:val="0"/>
        <w:iCs w:val="0"/>
        <w:sz w:val="2"/>
        <w:szCs w:val="24"/>
      </w:rPr>
    </w:lvl>
  </w:abstractNum>
  <w:abstractNum w:abstractNumId="4" w15:restartNumberingAfterBreak="0">
    <w:nsid w:val="1E1F36EE"/>
    <w:multiLevelType w:val="singleLevel"/>
    <w:tmpl w:val="A7E6C0DA"/>
    <w:lvl w:ilvl="0">
      <w:start w:val="1"/>
      <w:numFmt w:val="hebrew1"/>
      <w:lvlText w:val="%1."/>
      <w:lvlJc w:val="left"/>
      <w:pPr>
        <w:tabs>
          <w:tab w:val="num" w:pos="2160"/>
        </w:tabs>
        <w:ind w:left="2160" w:hanging="720"/>
      </w:pPr>
      <w:rPr>
        <w:rFonts w:cs="David" w:hint="cs"/>
        <w:sz w:val="2"/>
        <w:szCs w:val="24"/>
      </w:rPr>
    </w:lvl>
  </w:abstractNum>
  <w:abstractNum w:abstractNumId="5"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6" w15:restartNumberingAfterBreak="0">
    <w:nsid w:val="22205342"/>
    <w:multiLevelType w:val="multilevel"/>
    <w:tmpl w:val="BAF27F72"/>
    <w:lvl w:ilvl="0">
      <w:start w:val="1"/>
      <w:numFmt w:val="decimal"/>
      <w:lvlText w:val="%1."/>
      <w:lvlJc w:val="left"/>
      <w:pPr>
        <w:tabs>
          <w:tab w:val="num" w:pos="720"/>
        </w:tabs>
        <w:ind w:left="720" w:hanging="720"/>
      </w:pPr>
      <w:rPr>
        <w:rFonts w:cs="Times New Roman" w:hint="default"/>
      </w:rPr>
    </w:lvl>
    <w:lvl w:ilvl="1">
      <w:start w:val="4"/>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8" w15:restartNumberingAfterBreak="0">
    <w:nsid w:val="255F7869"/>
    <w:multiLevelType w:val="hybridMultilevel"/>
    <w:tmpl w:val="9128300E"/>
    <w:lvl w:ilvl="0" w:tplc="F6A6E10C">
      <w:start w:val="1"/>
      <w:numFmt w:val="hebrew1"/>
      <w:lvlText w:val="%1."/>
      <w:lvlJc w:val="left"/>
      <w:pPr>
        <w:tabs>
          <w:tab w:val="num" w:pos="1889"/>
        </w:tabs>
        <w:ind w:left="1889" w:hanging="360"/>
      </w:pPr>
      <w:rPr>
        <w:rFonts w:cs="David" w:hint="cs"/>
        <w:bCs w:val="0"/>
        <w:iCs w:val="0"/>
        <w:sz w:val="2"/>
        <w:szCs w:val="24"/>
      </w:rPr>
    </w:lvl>
    <w:lvl w:ilvl="1" w:tplc="040D0019">
      <w:start w:val="1"/>
      <w:numFmt w:val="lowerLetter"/>
      <w:lvlText w:val="%2."/>
      <w:lvlJc w:val="left"/>
      <w:pPr>
        <w:tabs>
          <w:tab w:val="num" w:pos="2609"/>
        </w:tabs>
        <w:ind w:left="2609" w:hanging="360"/>
      </w:pPr>
      <w:rPr>
        <w:rFonts w:cs="Times New Roman"/>
      </w:rPr>
    </w:lvl>
    <w:lvl w:ilvl="2" w:tplc="040D001B">
      <w:start w:val="1"/>
      <w:numFmt w:val="lowerRoman"/>
      <w:lvlText w:val="%3."/>
      <w:lvlJc w:val="right"/>
      <w:pPr>
        <w:tabs>
          <w:tab w:val="num" w:pos="3329"/>
        </w:tabs>
        <w:ind w:left="3329" w:hanging="180"/>
      </w:pPr>
      <w:rPr>
        <w:rFonts w:cs="Times New Roman"/>
      </w:rPr>
    </w:lvl>
    <w:lvl w:ilvl="3" w:tplc="040D000F">
      <w:start w:val="1"/>
      <w:numFmt w:val="decimal"/>
      <w:lvlText w:val="%4."/>
      <w:lvlJc w:val="left"/>
      <w:pPr>
        <w:tabs>
          <w:tab w:val="num" w:pos="4049"/>
        </w:tabs>
        <w:ind w:left="4049" w:hanging="360"/>
      </w:pPr>
      <w:rPr>
        <w:rFonts w:cs="Times New Roman"/>
      </w:rPr>
    </w:lvl>
    <w:lvl w:ilvl="4" w:tplc="040D0019">
      <w:start w:val="1"/>
      <w:numFmt w:val="lowerLetter"/>
      <w:lvlText w:val="%5."/>
      <w:lvlJc w:val="left"/>
      <w:pPr>
        <w:tabs>
          <w:tab w:val="num" w:pos="4769"/>
        </w:tabs>
        <w:ind w:left="4769" w:hanging="360"/>
      </w:pPr>
      <w:rPr>
        <w:rFonts w:cs="Times New Roman"/>
      </w:rPr>
    </w:lvl>
    <w:lvl w:ilvl="5" w:tplc="040D001B">
      <w:start w:val="1"/>
      <w:numFmt w:val="lowerRoman"/>
      <w:lvlText w:val="%6."/>
      <w:lvlJc w:val="right"/>
      <w:pPr>
        <w:tabs>
          <w:tab w:val="num" w:pos="5489"/>
        </w:tabs>
        <w:ind w:left="5489" w:hanging="180"/>
      </w:pPr>
      <w:rPr>
        <w:rFonts w:cs="Times New Roman"/>
      </w:rPr>
    </w:lvl>
    <w:lvl w:ilvl="6" w:tplc="040D000F">
      <w:start w:val="1"/>
      <w:numFmt w:val="decimal"/>
      <w:lvlText w:val="%7."/>
      <w:lvlJc w:val="left"/>
      <w:pPr>
        <w:tabs>
          <w:tab w:val="num" w:pos="6209"/>
        </w:tabs>
        <w:ind w:left="6209" w:hanging="360"/>
      </w:pPr>
      <w:rPr>
        <w:rFonts w:cs="Times New Roman"/>
      </w:rPr>
    </w:lvl>
    <w:lvl w:ilvl="7" w:tplc="040D0019">
      <w:start w:val="1"/>
      <w:numFmt w:val="lowerLetter"/>
      <w:lvlText w:val="%8."/>
      <w:lvlJc w:val="left"/>
      <w:pPr>
        <w:tabs>
          <w:tab w:val="num" w:pos="6929"/>
        </w:tabs>
        <w:ind w:left="6929" w:hanging="360"/>
      </w:pPr>
      <w:rPr>
        <w:rFonts w:cs="Times New Roman"/>
      </w:rPr>
    </w:lvl>
    <w:lvl w:ilvl="8" w:tplc="040D001B">
      <w:start w:val="1"/>
      <w:numFmt w:val="lowerRoman"/>
      <w:lvlText w:val="%9."/>
      <w:lvlJc w:val="right"/>
      <w:pPr>
        <w:tabs>
          <w:tab w:val="num" w:pos="7649"/>
        </w:tabs>
        <w:ind w:left="7649" w:hanging="180"/>
      </w:pPr>
      <w:rPr>
        <w:rFonts w:cs="Times New Roman"/>
      </w:rPr>
    </w:lvl>
  </w:abstractNum>
  <w:abstractNum w:abstractNumId="9" w15:restartNumberingAfterBreak="0">
    <w:nsid w:val="25667841"/>
    <w:multiLevelType w:val="hybridMultilevel"/>
    <w:tmpl w:val="DBB08F5E"/>
    <w:lvl w:ilvl="0" w:tplc="0E9E069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C601B82"/>
    <w:multiLevelType w:val="hybridMultilevel"/>
    <w:tmpl w:val="0784902E"/>
    <w:lvl w:ilvl="0" w:tplc="D79C123C">
      <w:start w:val="1"/>
      <w:numFmt w:val="hebrew1"/>
      <w:lvlText w:val="%1."/>
      <w:lvlJc w:val="left"/>
      <w:pPr>
        <w:ind w:left="1748" w:hanging="360"/>
      </w:pPr>
      <w:rPr>
        <w:rFonts w:hint="default"/>
      </w:rPr>
    </w:lvl>
    <w:lvl w:ilvl="1" w:tplc="04090019">
      <w:start w:val="1"/>
      <w:numFmt w:val="lowerLetter"/>
      <w:lvlText w:val="%2."/>
      <w:lvlJc w:val="left"/>
      <w:pPr>
        <w:ind w:left="2468" w:hanging="360"/>
      </w:pPr>
    </w:lvl>
    <w:lvl w:ilvl="2" w:tplc="0409001B" w:tentative="1">
      <w:start w:val="1"/>
      <w:numFmt w:val="lowerRoman"/>
      <w:lvlText w:val="%3."/>
      <w:lvlJc w:val="right"/>
      <w:pPr>
        <w:ind w:left="3188" w:hanging="180"/>
      </w:pPr>
    </w:lvl>
    <w:lvl w:ilvl="3" w:tplc="0409000F" w:tentative="1">
      <w:start w:val="1"/>
      <w:numFmt w:val="decimal"/>
      <w:lvlText w:val="%4."/>
      <w:lvlJc w:val="left"/>
      <w:pPr>
        <w:ind w:left="3908" w:hanging="360"/>
      </w:pPr>
    </w:lvl>
    <w:lvl w:ilvl="4" w:tplc="04090019" w:tentative="1">
      <w:start w:val="1"/>
      <w:numFmt w:val="lowerLetter"/>
      <w:lvlText w:val="%5."/>
      <w:lvlJc w:val="left"/>
      <w:pPr>
        <w:ind w:left="4628" w:hanging="360"/>
      </w:pPr>
    </w:lvl>
    <w:lvl w:ilvl="5" w:tplc="0409001B" w:tentative="1">
      <w:start w:val="1"/>
      <w:numFmt w:val="lowerRoman"/>
      <w:lvlText w:val="%6."/>
      <w:lvlJc w:val="right"/>
      <w:pPr>
        <w:ind w:left="5348" w:hanging="180"/>
      </w:pPr>
    </w:lvl>
    <w:lvl w:ilvl="6" w:tplc="0409000F" w:tentative="1">
      <w:start w:val="1"/>
      <w:numFmt w:val="decimal"/>
      <w:lvlText w:val="%7."/>
      <w:lvlJc w:val="left"/>
      <w:pPr>
        <w:ind w:left="6068" w:hanging="360"/>
      </w:pPr>
    </w:lvl>
    <w:lvl w:ilvl="7" w:tplc="04090019" w:tentative="1">
      <w:start w:val="1"/>
      <w:numFmt w:val="lowerLetter"/>
      <w:lvlText w:val="%8."/>
      <w:lvlJc w:val="left"/>
      <w:pPr>
        <w:ind w:left="6788" w:hanging="360"/>
      </w:pPr>
    </w:lvl>
    <w:lvl w:ilvl="8" w:tplc="0409001B" w:tentative="1">
      <w:start w:val="1"/>
      <w:numFmt w:val="lowerRoman"/>
      <w:lvlText w:val="%9."/>
      <w:lvlJc w:val="right"/>
      <w:pPr>
        <w:ind w:left="7508" w:hanging="180"/>
      </w:pPr>
    </w:lvl>
  </w:abstractNum>
  <w:abstractNum w:abstractNumId="11" w15:restartNumberingAfterBreak="0">
    <w:nsid w:val="2CDE04ED"/>
    <w:multiLevelType w:val="singleLevel"/>
    <w:tmpl w:val="31D08192"/>
    <w:lvl w:ilvl="0">
      <w:start w:val="1"/>
      <w:numFmt w:val="hebrew1"/>
      <w:lvlText w:val="%1."/>
      <w:lvlJc w:val="left"/>
      <w:pPr>
        <w:tabs>
          <w:tab w:val="num" w:pos="2160"/>
        </w:tabs>
        <w:ind w:left="2160" w:hanging="720"/>
      </w:pPr>
      <w:rPr>
        <w:rFonts w:cs="David" w:hint="cs"/>
        <w:bCs w:val="0"/>
        <w:iCs w:val="0"/>
        <w:sz w:val="2"/>
        <w:szCs w:val="24"/>
      </w:rPr>
    </w:lvl>
  </w:abstractNum>
  <w:abstractNum w:abstractNumId="12" w15:restartNumberingAfterBreak="0">
    <w:nsid w:val="34184CB7"/>
    <w:multiLevelType w:val="multilevel"/>
    <w:tmpl w:val="71183080"/>
    <w:lvl w:ilvl="0">
      <w:start w:val="1"/>
      <w:numFmt w:val="decimal"/>
      <w:lvlText w:val="%1."/>
      <w:lvlJc w:val="left"/>
      <w:pPr>
        <w:tabs>
          <w:tab w:val="num" w:pos="720"/>
        </w:tabs>
        <w:ind w:left="720" w:hanging="720"/>
      </w:pPr>
      <w:rPr>
        <w:rFonts w:cs="David"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3" w15:restartNumberingAfterBreak="0">
    <w:nsid w:val="34240881"/>
    <w:multiLevelType w:val="multilevel"/>
    <w:tmpl w:val="0409001F"/>
    <w:lvl w:ilvl="0">
      <w:start w:val="1"/>
      <w:numFmt w:val="decimal"/>
      <w:lvlText w:val="%1."/>
      <w:lvlJc w:val="right"/>
      <w:pPr>
        <w:tabs>
          <w:tab w:val="num" w:pos="360"/>
        </w:tabs>
        <w:ind w:left="360" w:right="360" w:hanging="360"/>
      </w:pPr>
      <w:rPr>
        <w:rFonts w:cs="Times New Roman"/>
      </w:rPr>
    </w:lvl>
    <w:lvl w:ilvl="1">
      <w:start w:val="1"/>
      <w:numFmt w:val="decimal"/>
      <w:lvlText w:val="%1.%2."/>
      <w:lvlJc w:val="right"/>
      <w:pPr>
        <w:tabs>
          <w:tab w:val="num" w:pos="792"/>
        </w:tabs>
        <w:ind w:left="792" w:right="792" w:hanging="432"/>
      </w:pPr>
      <w:rPr>
        <w:rFonts w:cs="Times New Roman"/>
      </w:rPr>
    </w:lvl>
    <w:lvl w:ilvl="2">
      <w:start w:val="1"/>
      <w:numFmt w:val="decimal"/>
      <w:lvlText w:val="%1.%2.%3."/>
      <w:lvlJc w:val="right"/>
      <w:pPr>
        <w:tabs>
          <w:tab w:val="num" w:pos="1224"/>
        </w:tabs>
        <w:ind w:left="1224" w:right="1224" w:hanging="504"/>
      </w:pPr>
      <w:rPr>
        <w:rFonts w:cs="Times New Roman"/>
      </w:rPr>
    </w:lvl>
    <w:lvl w:ilvl="3">
      <w:start w:val="1"/>
      <w:numFmt w:val="decimal"/>
      <w:lvlText w:val="%1.%2.%3.%4."/>
      <w:lvlJc w:val="right"/>
      <w:pPr>
        <w:tabs>
          <w:tab w:val="num" w:pos="1728"/>
        </w:tabs>
        <w:ind w:left="1728" w:right="1728" w:hanging="648"/>
      </w:pPr>
      <w:rPr>
        <w:rFonts w:cs="Times New Roman"/>
      </w:rPr>
    </w:lvl>
    <w:lvl w:ilvl="4">
      <w:start w:val="1"/>
      <w:numFmt w:val="decimal"/>
      <w:lvlText w:val="%1.%2.%3.%4.%5."/>
      <w:lvlJc w:val="right"/>
      <w:pPr>
        <w:tabs>
          <w:tab w:val="num" w:pos="2520"/>
        </w:tabs>
        <w:ind w:left="2232" w:right="2232" w:hanging="792"/>
      </w:pPr>
      <w:rPr>
        <w:rFonts w:cs="Times New Roman"/>
      </w:rPr>
    </w:lvl>
    <w:lvl w:ilvl="5">
      <w:start w:val="1"/>
      <w:numFmt w:val="decimal"/>
      <w:lvlText w:val="%1.%2.%3.%4.%5.%6."/>
      <w:lvlJc w:val="right"/>
      <w:pPr>
        <w:tabs>
          <w:tab w:val="num" w:pos="2880"/>
        </w:tabs>
        <w:ind w:left="2736" w:right="2736" w:hanging="936"/>
      </w:pPr>
      <w:rPr>
        <w:rFonts w:cs="Times New Roman"/>
      </w:rPr>
    </w:lvl>
    <w:lvl w:ilvl="6">
      <w:start w:val="1"/>
      <w:numFmt w:val="decimal"/>
      <w:lvlText w:val="%1.%2.%3.%4.%5.%6.%7."/>
      <w:lvlJc w:val="right"/>
      <w:pPr>
        <w:tabs>
          <w:tab w:val="num" w:pos="3600"/>
        </w:tabs>
        <w:ind w:left="3240" w:right="3240" w:hanging="1080"/>
      </w:pPr>
      <w:rPr>
        <w:rFonts w:cs="Times New Roman"/>
      </w:rPr>
    </w:lvl>
    <w:lvl w:ilvl="7">
      <w:start w:val="1"/>
      <w:numFmt w:val="decimal"/>
      <w:lvlText w:val="%1.%2.%3.%4.%5.%6.%7.%8."/>
      <w:lvlJc w:val="right"/>
      <w:pPr>
        <w:tabs>
          <w:tab w:val="num" w:pos="3960"/>
        </w:tabs>
        <w:ind w:left="3744" w:right="3744" w:hanging="1224"/>
      </w:pPr>
      <w:rPr>
        <w:rFonts w:cs="Times New Roman"/>
      </w:rPr>
    </w:lvl>
    <w:lvl w:ilvl="8">
      <w:start w:val="1"/>
      <w:numFmt w:val="decimal"/>
      <w:lvlText w:val="%1.%2.%3.%4.%5.%6.%7.%8.%9."/>
      <w:lvlJc w:val="right"/>
      <w:pPr>
        <w:tabs>
          <w:tab w:val="num" w:pos="4320"/>
        </w:tabs>
        <w:ind w:left="4320" w:right="4320" w:hanging="1440"/>
      </w:pPr>
      <w:rPr>
        <w:rFonts w:cs="Times New Roman"/>
      </w:rPr>
    </w:lvl>
  </w:abstractNum>
  <w:abstractNum w:abstractNumId="14" w15:restartNumberingAfterBreak="0">
    <w:nsid w:val="3573374A"/>
    <w:multiLevelType w:val="multilevel"/>
    <w:tmpl w:val="722EC2E6"/>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16"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8" w15:restartNumberingAfterBreak="0">
    <w:nsid w:val="3ED94175"/>
    <w:multiLevelType w:val="hybridMultilevel"/>
    <w:tmpl w:val="C088DD3E"/>
    <w:lvl w:ilvl="0" w:tplc="56E60C3C">
      <w:start w:val="23"/>
      <w:numFmt w:val="hebrew1"/>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9" w15:restartNumberingAfterBreak="0">
    <w:nsid w:val="3FFC79C3"/>
    <w:multiLevelType w:val="multilevel"/>
    <w:tmpl w:val="04090021"/>
    <w:lvl w:ilvl="0">
      <w:start w:val="1"/>
      <w:numFmt w:val="hebrew1"/>
      <w:lvlText w:val="%1."/>
      <w:lvlJc w:val="center"/>
      <w:pPr>
        <w:ind w:left="360" w:hanging="360"/>
      </w:pPr>
    </w:lvl>
    <w:lvl w:ilvl="1">
      <w:start w:val="1"/>
      <w:numFmt w:val="decimal"/>
      <w:lvlText w:val="%1.%2."/>
      <w:lvlJc w:val="center"/>
      <w:pPr>
        <w:ind w:left="720" w:hanging="360"/>
      </w:pPr>
    </w:lvl>
    <w:lvl w:ilvl="2">
      <w:start w:val="1"/>
      <w:numFmt w:val="hebrew1"/>
      <w:lvlText w:val="%1.%2.%3."/>
      <w:lvlJc w:val="center"/>
      <w:pPr>
        <w:ind w:left="1080" w:hanging="360"/>
      </w:pPr>
    </w:lvl>
    <w:lvl w:ilvl="3">
      <w:start w:val="1"/>
      <w:numFmt w:val="decimal"/>
      <w:lvlText w:val="%1.%2.%3.%4."/>
      <w:lvlJc w:val="center"/>
      <w:pPr>
        <w:ind w:left="1440" w:hanging="360"/>
      </w:pPr>
    </w:lvl>
    <w:lvl w:ilvl="4">
      <w:start w:val="1"/>
      <w:numFmt w:val="hebrew1"/>
      <w:lvlText w:val="%1.%2.%3.%4.%5."/>
      <w:lvlJc w:val="center"/>
      <w:pPr>
        <w:ind w:left="1800" w:hanging="360"/>
      </w:pPr>
    </w:lvl>
    <w:lvl w:ilvl="5">
      <w:start w:val="1"/>
      <w:numFmt w:val="decimal"/>
      <w:lvlText w:val="%1.%2.%3.%4.%5.%6."/>
      <w:lvlJc w:val="center"/>
      <w:pPr>
        <w:ind w:left="2160" w:hanging="360"/>
      </w:pPr>
    </w:lvl>
    <w:lvl w:ilvl="6">
      <w:start w:val="1"/>
      <w:numFmt w:val="hebrew1"/>
      <w:lvlText w:val="%1.%2.%3.%4.%5.%6.%7."/>
      <w:lvlJc w:val="center"/>
      <w:pPr>
        <w:ind w:left="2520" w:hanging="360"/>
      </w:pPr>
    </w:lvl>
    <w:lvl w:ilvl="7">
      <w:start w:val="1"/>
      <w:numFmt w:val="decimal"/>
      <w:lvlText w:val="%1.%2.%3.%4.%5.%6.%7.%8."/>
      <w:lvlJc w:val="center"/>
      <w:pPr>
        <w:ind w:left="2880" w:hanging="360"/>
      </w:pPr>
    </w:lvl>
    <w:lvl w:ilvl="8">
      <w:start w:val="1"/>
      <w:numFmt w:val="hebrew1"/>
      <w:lvlText w:val="%1.%2.%3.%4.%5.%6.%7.%8.%9."/>
      <w:lvlJc w:val="center"/>
      <w:pPr>
        <w:ind w:left="3240" w:hanging="360"/>
      </w:pPr>
    </w:lvl>
  </w:abstractNum>
  <w:abstractNum w:abstractNumId="20" w15:restartNumberingAfterBreak="0">
    <w:nsid w:val="42447F5C"/>
    <w:multiLevelType w:val="hybridMultilevel"/>
    <w:tmpl w:val="3E964C86"/>
    <w:lvl w:ilvl="0" w:tplc="5442E4B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5AC0E31"/>
    <w:multiLevelType w:val="multilevel"/>
    <w:tmpl w:val="1460112E"/>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David"/>
        <w:b w:val="0"/>
        <w:bCs w:val="0"/>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22" w15:restartNumberingAfterBreak="0">
    <w:nsid w:val="483D21C6"/>
    <w:multiLevelType w:val="hybridMultilevel"/>
    <w:tmpl w:val="DB747C9C"/>
    <w:lvl w:ilvl="0" w:tplc="2CD2B92C">
      <w:start w:val="4"/>
      <w:numFmt w:val="hebrew1"/>
      <w:lvlText w:val="%1."/>
      <w:lvlJc w:val="left"/>
      <w:pPr>
        <w:tabs>
          <w:tab w:val="num" w:pos="-557"/>
        </w:tabs>
        <w:ind w:left="-557" w:hanging="360"/>
      </w:pPr>
      <w:rPr>
        <w:rFonts w:cs="David" w:hint="cs"/>
        <w:sz w:val="2"/>
        <w:szCs w:val="24"/>
      </w:rPr>
    </w:lvl>
    <w:lvl w:ilvl="1" w:tplc="04090019">
      <w:start w:val="1"/>
      <w:numFmt w:val="lowerLetter"/>
      <w:lvlText w:val="%2."/>
      <w:lvlJc w:val="left"/>
      <w:pPr>
        <w:tabs>
          <w:tab w:val="num" w:pos="2880"/>
        </w:tabs>
        <w:ind w:left="2880" w:hanging="360"/>
      </w:pPr>
      <w:rPr>
        <w:rFonts w:cs="Times New Roman"/>
      </w:rPr>
    </w:lvl>
    <w:lvl w:ilvl="2" w:tplc="0409001B">
      <w:start w:val="1"/>
      <w:numFmt w:val="lowerRoman"/>
      <w:lvlText w:val="%3."/>
      <w:lvlJc w:val="right"/>
      <w:pPr>
        <w:tabs>
          <w:tab w:val="num" w:pos="3600"/>
        </w:tabs>
        <w:ind w:left="3600" w:hanging="180"/>
      </w:pPr>
      <w:rPr>
        <w:rFonts w:cs="Times New Roman"/>
      </w:rPr>
    </w:lvl>
    <w:lvl w:ilvl="3" w:tplc="0409000F">
      <w:start w:val="1"/>
      <w:numFmt w:val="decimal"/>
      <w:lvlText w:val="%4."/>
      <w:lvlJc w:val="left"/>
      <w:pPr>
        <w:tabs>
          <w:tab w:val="num" w:pos="4320"/>
        </w:tabs>
        <w:ind w:left="4320" w:hanging="360"/>
      </w:pPr>
      <w:rPr>
        <w:rFonts w:cs="Times New Roman"/>
      </w:rPr>
    </w:lvl>
    <w:lvl w:ilvl="4" w:tplc="04090019">
      <w:start w:val="1"/>
      <w:numFmt w:val="lowerLetter"/>
      <w:lvlText w:val="%5."/>
      <w:lvlJc w:val="left"/>
      <w:pPr>
        <w:tabs>
          <w:tab w:val="num" w:pos="5040"/>
        </w:tabs>
        <w:ind w:left="5040" w:hanging="360"/>
      </w:pPr>
      <w:rPr>
        <w:rFonts w:cs="Times New Roman"/>
      </w:rPr>
    </w:lvl>
    <w:lvl w:ilvl="5" w:tplc="0409001B">
      <w:start w:val="1"/>
      <w:numFmt w:val="lowerRoman"/>
      <w:lvlText w:val="%6."/>
      <w:lvlJc w:val="right"/>
      <w:pPr>
        <w:tabs>
          <w:tab w:val="num" w:pos="5760"/>
        </w:tabs>
        <w:ind w:left="5760" w:hanging="180"/>
      </w:pPr>
      <w:rPr>
        <w:rFonts w:cs="Times New Roman"/>
      </w:rPr>
    </w:lvl>
    <w:lvl w:ilvl="6" w:tplc="0409000F">
      <w:start w:val="1"/>
      <w:numFmt w:val="decimal"/>
      <w:lvlText w:val="%7."/>
      <w:lvlJc w:val="left"/>
      <w:pPr>
        <w:tabs>
          <w:tab w:val="num" w:pos="6480"/>
        </w:tabs>
        <w:ind w:left="6480" w:hanging="360"/>
      </w:pPr>
      <w:rPr>
        <w:rFonts w:cs="Times New Roman"/>
      </w:rPr>
    </w:lvl>
    <w:lvl w:ilvl="7" w:tplc="04090019">
      <w:start w:val="1"/>
      <w:numFmt w:val="lowerLetter"/>
      <w:lvlText w:val="%8."/>
      <w:lvlJc w:val="left"/>
      <w:pPr>
        <w:tabs>
          <w:tab w:val="num" w:pos="7200"/>
        </w:tabs>
        <w:ind w:left="7200" w:hanging="360"/>
      </w:pPr>
      <w:rPr>
        <w:rFonts w:cs="Times New Roman"/>
      </w:rPr>
    </w:lvl>
    <w:lvl w:ilvl="8" w:tplc="0409001B">
      <w:start w:val="1"/>
      <w:numFmt w:val="lowerRoman"/>
      <w:lvlText w:val="%9."/>
      <w:lvlJc w:val="right"/>
      <w:pPr>
        <w:tabs>
          <w:tab w:val="num" w:pos="7920"/>
        </w:tabs>
        <w:ind w:left="7920" w:hanging="180"/>
      </w:pPr>
      <w:rPr>
        <w:rFonts w:cs="Times New Roman"/>
      </w:rPr>
    </w:lvl>
  </w:abstractNum>
  <w:abstractNum w:abstractNumId="23" w15:restartNumberingAfterBreak="0">
    <w:nsid w:val="5A7B586E"/>
    <w:multiLevelType w:val="multilevel"/>
    <w:tmpl w:val="6C9030F2"/>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4" w15:restartNumberingAfterBreak="0">
    <w:nsid w:val="5BD8380C"/>
    <w:multiLevelType w:val="singleLevel"/>
    <w:tmpl w:val="3D5C77E8"/>
    <w:lvl w:ilvl="0">
      <w:start w:val="1"/>
      <w:numFmt w:val="hebrew1"/>
      <w:lvlText w:val="%1."/>
      <w:lvlJc w:val="left"/>
      <w:pPr>
        <w:tabs>
          <w:tab w:val="num" w:pos="2160"/>
        </w:tabs>
        <w:ind w:left="2160" w:hanging="720"/>
      </w:pPr>
      <w:rPr>
        <w:rFonts w:cs="David" w:hint="cs"/>
        <w:sz w:val="2"/>
        <w:szCs w:val="24"/>
      </w:rPr>
    </w:lvl>
  </w:abstractNum>
  <w:abstractNum w:abstractNumId="25" w15:restartNumberingAfterBreak="0">
    <w:nsid w:val="5C614206"/>
    <w:multiLevelType w:val="singleLevel"/>
    <w:tmpl w:val="56903582"/>
    <w:lvl w:ilvl="0">
      <w:start w:val="1"/>
      <w:numFmt w:val="decimal"/>
      <w:lvlText w:val="%1."/>
      <w:lvlJc w:val="left"/>
      <w:pPr>
        <w:tabs>
          <w:tab w:val="num" w:pos="720"/>
        </w:tabs>
        <w:ind w:left="720" w:hanging="720"/>
      </w:pPr>
      <w:rPr>
        <w:rFonts w:cs="David" w:hint="cs"/>
        <w:szCs w:val="24"/>
      </w:rPr>
    </w:lvl>
  </w:abstractNum>
  <w:abstractNum w:abstractNumId="26" w15:restartNumberingAfterBreak="0">
    <w:nsid w:val="5D666690"/>
    <w:multiLevelType w:val="hybridMultilevel"/>
    <w:tmpl w:val="2F7AA44A"/>
    <w:lvl w:ilvl="0" w:tplc="04090013">
      <w:start w:val="1"/>
      <w:numFmt w:val="hebrew1"/>
      <w:lvlText w:val="%1."/>
      <w:lvlJc w:val="center"/>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5E116BB4"/>
    <w:multiLevelType w:val="hybridMultilevel"/>
    <w:tmpl w:val="54CCAA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D14626"/>
    <w:multiLevelType w:val="hybridMultilevel"/>
    <w:tmpl w:val="291A20D0"/>
    <w:lvl w:ilvl="0" w:tplc="EE446D4A">
      <w:start w:val="1"/>
      <w:numFmt w:val="hebrew1"/>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67F02039"/>
    <w:multiLevelType w:val="multilevel"/>
    <w:tmpl w:val="C6A2D5E2"/>
    <w:lvl w:ilvl="0">
      <w:start w:val="17"/>
      <w:numFmt w:val="decimal"/>
      <w:lvlText w:val="%1"/>
      <w:lvlJc w:val="left"/>
      <w:pPr>
        <w:tabs>
          <w:tab w:val="num" w:pos="720"/>
        </w:tabs>
        <w:ind w:left="720" w:hanging="720"/>
      </w:pPr>
      <w:rPr>
        <w:rFonts w:hint="default"/>
      </w:rPr>
    </w:lvl>
    <w:lvl w:ilvl="1">
      <w:start w:val="7"/>
      <w:numFmt w:val="decimal"/>
      <w:lvlText w:val="%1.%2"/>
      <w:lvlJc w:val="left"/>
      <w:pPr>
        <w:tabs>
          <w:tab w:val="num" w:pos="720"/>
        </w:tabs>
        <w:ind w:left="720" w:hanging="720"/>
      </w:pPr>
      <w:rPr>
        <w:rFonts w:hint="default"/>
      </w:rPr>
    </w:lvl>
    <w:lvl w:ilvl="2">
      <w:start w:val="1"/>
      <w:numFmt w:val="hebrew1"/>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0" w15:restartNumberingAfterBreak="0">
    <w:nsid w:val="6D6924D2"/>
    <w:multiLevelType w:val="hybridMultilevel"/>
    <w:tmpl w:val="7E364844"/>
    <w:lvl w:ilvl="0" w:tplc="B1BC10D4">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F526AB3"/>
    <w:multiLevelType w:val="multilevel"/>
    <w:tmpl w:val="2C145682"/>
    <w:lvl w:ilvl="0">
      <w:start w:val="1"/>
      <w:numFmt w:val="decimal"/>
      <w:lvlText w:val="%1."/>
      <w:lvlJc w:val="left"/>
      <w:pPr>
        <w:tabs>
          <w:tab w:val="num" w:pos="720"/>
        </w:tabs>
        <w:ind w:left="720" w:hanging="720"/>
      </w:pPr>
      <w:rPr>
        <w:rFonts w:cs="David" w:hint="default"/>
        <w:sz w:val="32"/>
        <w:szCs w:val="24"/>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32" w15:restartNumberingAfterBreak="0">
    <w:nsid w:val="6F6A0800"/>
    <w:multiLevelType w:val="hybridMultilevel"/>
    <w:tmpl w:val="27EAAF8C"/>
    <w:lvl w:ilvl="0" w:tplc="469423CA">
      <w:start w:val="1"/>
      <w:numFmt w:val="hebrew1"/>
      <w:lvlText w:val="%1."/>
      <w:lvlJc w:val="left"/>
      <w:pPr>
        <w:tabs>
          <w:tab w:val="num" w:pos="1800"/>
        </w:tabs>
        <w:ind w:left="1800" w:hanging="360"/>
      </w:pPr>
      <w:rPr>
        <w:rFonts w:cs="David" w:hint="cs"/>
        <w:bCs w:val="0"/>
        <w:iCs w:val="0"/>
        <w:sz w:val="2"/>
        <w:szCs w:val="2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 w15:restartNumberingAfterBreak="0">
    <w:nsid w:val="716C0E85"/>
    <w:multiLevelType w:val="singleLevel"/>
    <w:tmpl w:val="92D21A0E"/>
    <w:lvl w:ilvl="0">
      <w:start w:val="2"/>
      <w:numFmt w:val="bullet"/>
      <w:lvlText w:val="-"/>
      <w:lvlJc w:val="left"/>
      <w:pPr>
        <w:tabs>
          <w:tab w:val="num" w:pos="2880"/>
        </w:tabs>
        <w:ind w:left="2880" w:hanging="720"/>
      </w:pPr>
      <w:rPr>
        <w:rFonts w:hint="default"/>
      </w:rPr>
    </w:lvl>
  </w:abstractNum>
  <w:abstractNum w:abstractNumId="34" w15:restartNumberingAfterBreak="0">
    <w:nsid w:val="7396096F"/>
    <w:multiLevelType w:val="hybridMultilevel"/>
    <w:tmpl w:val="1BEEC33A"/>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59F3015"/>
    <w:multiLevelType w:val="hybridMultilevel"/>
    <w:tmpl w:val="F8520012"/>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A107FC1"/>
    <w:multiLevelType w:val="hybridMultilevel"/>
    <w:tmpl w:val="F4C23AD6"/>
    <w:lvl w:ilvl="0" w:tplc="0409000F">
      <w:start w:val="1"/>
      <w:numFmt w:val="decimal"/>
      <w:lvlText w:val="%1."/>
      <w:lvlJc w:val="left"/>
      <w:pPr>
        <w:ind w:left="720" w:hanging="360"/>
      </w:pPr>
    </w:lvl>
    <w:lvl w:ilvl="1" w:tplc="04090013">
      <w:start w:val="1"/>
      <w:numFmt w:val="hebrew1"/>
      <w:lvlText w:val="%2."/>
      <w:lvlJc w:val="center"/>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BA40EFF"/>
    <w:multiLevelType w:val="multilevel"/>
    <w:tmpl w:val="3F8C45B2"/>
    <w:lvl w:ilvl="0">
      <w:start w:val="1"/>
      <w:numFmt w:val="decimal"/>
      <w:isLgl/>
      <w:lvlText w:val="%1."/>
      <w:lvlJc w:val="center"/>
      <w:pPr>
        <w:tabs>
          <w:tab w:val="num" w:pos="360"/>
        </w:tabs>
        <w:ind w:left="360" w:hanging="72"/>
      </w:pPr>
      <w:rPr>
        <w:rFonts w:cs="Times New Roman" w:hint="default"/>
      </w:rPr>
    </w:lvl>
    <w:lvl w:ilvl="1">
      <w:start w:val="1"/>
      <w:numFmt w:val="decimal"/>
      <w:isLgl/>
      <w:lvlText w:val="%1.%2"/>
      <w:lvlJc w:val="center"/>
      <w:pPr>
        <w:tabs>
          <w:tab w:val="num" w:pos="792"/>
        </w:tabs>
        <w:ind w:left="792" w:hanging="432"/>
      </w:pPr>
      <w:rPr>
        <w:rFonts w:cs="Times New Roman" w:hint="default"/>
        <w:strike w:val="0"/>
        <w:sz w:val="24"/>
        <w:szCs w:val="24"/>
      </w:rPr>
    </w:lvl>
    <w:lvl w:ilvl="2">
      <w:start w:val="1"/>
      <w:numFmt w:val="decimal"/>
      <w:isLgl/>
      <w:lvlText w:val="%1.%2.%3."/>
      <w:lvlJc w:val="center"/>
      <w:pPr>
        <w:tabs>
          <w:tab w:val="num" w:pos="1224"/>
        </w:tabs>
        <w:ind w:left="3062" w:hanging="1928"/>
      </w:pPr>
      <w:rPr>
        <w:rFonts w:cs="Times New Roman" w:hint="default"/>
      </w:rPr>
    </w:lvl>
    <w:lvl w:ilvl="3">
      <w:start w:val="1"/>
      <w:numFmt w:val="decimal"/>
      <w:isLgl/>
      <w:lvlText w:val="%1.%2.%3.%4."/>
      <w:lvlJc w:val="right"/>
      <w:pPr>
        <w:tabs>
          <w:tab w:val="num" w:pos="1800"/>
        </w:tabs>
        <w:ind w:left="1728" w:hanging="648"/>
      </w:pPr>
      <w:rPr>
        <w:rFonts w:cs="Times New Roman" w:hint="default"/>
      </w:rPr>
    </w:lvl>
    <w:lvl w:ilvl="4">
      <w:start w:val="1"/>
      <w:numFmt w:val="decimal"/>
      <w:lvlText w:val="%1.%2.%3.%4.%5."/>
      <w:lvlJc w:val="right"/>
      <w:pPr>
        <w:tabs>
          <w:tab w:val="num" w:pos="2520"/>
        </w:tabs>
        <w:ind w:left="2232" w:hanging="792"/>
      </w:pPr>
      <w:rPr>
        <w:rFonts w:cs="Times New Roman" w:hint="default"/>
      </w:rPr>
    </w:lvl>
    <w:lvl w:ilvl="5">
      <w:start w:val="1"/>
      <w:numFmt w:val="decimal"/>
      <w:lvlText w:val="%1.%2.%3.%4.%5.%6."/>
      <w:lvlJc w:val="right"/>
      <w:pPr>
        <w:tabs>
          <w:tab w:val="num" w:pos="2880"/>
        </w:tabs>
        <w:ind w:left="2736" w:hanging="936"/>
      </w:pPr>
      <w:rPr>
        <w:rFonts w:cs="Times New Roman" w:hint="default"/>
      </w:rPr>
    </w:lvl>
    <w:lvl w:ilvl="6">
      <w:start w:val="1"/>
      <w:numFmt w:val="decimal"/>
      <w:lvlText w:val="%1.%2.%3.%4.%5.%6.%7."/>
      <w:lvlJc w:val="right"/>
      <w:pPr>
        <w:tabs>
          <w:tab w:val="num" w:pos="3600"/>
        </w:tabs>
        <w:ind w:left="3240" w:hanging="1080"/>
      </w:pPr>
      <w:rPr>
        <w:rFonts w:cs="Times New Roman" w:hint="default"/>
      </w:rPr>
    </w:lvl>
    <w:lvl w:ilvl="7">
      <w:start w:val="1"/>
      <w:numFmt w:val="decimal"/>
      <w:lvlText w:val="%1.%2.%3.%4.%5.%6.%7.%8."/>
      <w:lvlJc w:val="right"/>
      <w:pPr>
        <w:tabs>
          <w:tab w:val="num" w:pos="3960"/>
        </w:tabs>
        <w:ind w:left="3744" w:hanging="1224"/>
      </w:pPr>
      <w:rPr>
        <w:rFonts w:cs="Times New Roman" w:hint="default"/>
      </w:rPr>
    </w:lvl>
    <w:lvl w:ilvl="8">
      <w:start w:val="1"/>
      <w:numFmt w:val="decimal"/>
      <w:lvlText w:val="%1.%2.%3.%4.%5.%6.%7.%8.%9."/>
      <w:lvlJc w:val="right"/>
      <w:pPr>
        <w:tabs>
          <w:tab w:val="num" w:pos="4680"/>
        </w:tabs>
        <w:ind w:left="4320" w:hanging="1440"/>
      </w:pPr>
      <w:rPr>
        <w:rFonts w:cs="Times New Roman" w:hint="default"/>
      </w:rPr>
    </w:lvl>
  </w:abstractNum>
  <w:abstractNum w:abstractNumId="38" w15:restartNumberingAfterBreak="0">
    <w:nsid w:val="7E9A36A8"/>
    <w:multiLevelType w:val="hybridMultilevel"/>
    <w:tmpl w:val="26281C36"/>
    <w:lvl w:ilvl="0" w:tplc="7B90EAD2">
      <w:start w:val="1"/>
      <w:numFmt w:val="hebrew1"/>
      <w:lvlText w:val="%1."/>
      <w:lvlJc w:val="left"/>
      <w:pPr>
        <w:tabs>
          <w:tab w:val="num" w:pos="2160"/>
        </w:tabs>
        <w:ind w:left="2160" w:hanging="720"/>
      </w:pPr>
      <w:rPr>
        <w:rFonts w:cs="David" w:hint="cs"/>
        <w:sz w:val="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4"/>
  </w:num>
  <w:num w:numId="2">
    <w:abstractNumId w:val="33"/>
  </w:num>
  <w:num w:numId="3">
    <w:abstractNumId w:val="1"/>
  </w:num>
  <w:num w:numId="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5"/>
  </w:num>
  <w:num w:numId="8">
    <w:abstractNumId w:val="29"/>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8"/>
  </w:num>
  <w:num w:numId="1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34"/>
  </w:num>
  <w:num w:numId="15">
    <w:abstractNumId w:val="27"/>
  </w:num>
  <w:num w:numId="16">
    <w:abstractNumId w:val="20"/>
  </w:num>
  <w:num w:numId="17">
    <w:abstractNumId w:val="35"/>
  </w:num>
  <w:num w:numId="18">
    <w:abstractNumId w:val="28"/>
  </w:num>
  <w:num w:numId="19">
    <w:abstractNumId w:val="30"/>
  </w:num>
  <w:num w:numId="20">
    <w:abstractNumId w:val="38"/>
  </w:num>
  <w:num w:numId="21">
    <w:abstractNumId w:val="10"/>
  </w:num>
  <w:num w:numId="22">
    <w:abstractNumId w:val="36"/>
  </w:num>
  <w:num w:numId="23">
    <w:abstractNumId w:val="21"/>
  </w:num>
  <w:num w:numId="24">
    <w:abstractNumId w:val="26"/>
  </w:num>
  <w:num w:numId="25">
    <w:abstractNumId w:val="12"/>
  </w:num>
  <w:num w:numId="26">
    <w:abstractNumId w:val="0"/>
  </w:num>
  <w:num w:numId="27">
    <w:abstractNumId w:val="11"/>
  </w:num>
  <w:num w:numId="28">
    <w:abstractNumId w:val="3"/>
  </w:num>
  <w:num w:numId="29">
    <w:abstractNumId w:val="4"/>
  </w:num>
  <w:num w:numId="30">
    <w:abstractNumId w:val="6"/>
  </w:num>
  <w:num w:numId="31">
    <w:abstractNumId w:val="32"/>
  </w:num>
  <w:num w:numId="32">
    <w:abstractNumId w:val="37"/>
  </w:num>
  <w:num w:numId="33">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9"/>
  </w:num>
  <w:num w:numId="3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
  </w:num>
  <w:num w:numId="41">
    <w:abstractNumId w:val="23"/>
  </w:num>
  <w:num w:numId="42">
    <w:abstractNumId w:val="39"/>
  </w:num>
  <w:num w:numId="43">
    <w:abstractNumId w:val="5"/>
  </w:num>
  <w:num w:numId="44">
    <w:abstractNumId w:val="14"/>
  </w:num>
  <w:num w:numId="45">
    <w:abstractNumId w:val="13"/>
  </w:num>
  <w:num w:numId="46">
    <w:abstractNumId w:val="17"/>
  </w:num>
  <w:num w:numId="47">
    <w:abstractNumId w:val="16"/>
  </w:num>
  <w:num w:numId="4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7"/>
    <w:lvlOverride w:ilvl="0">
      <w:startOverride w:val="1"/>
    </w:lvlOverride>
    <w:lvlOverride w:ilvl="1"/>
    <w:lvlOverride w:ilvl="2"/>
    <w:lvlOverride w:ilvl="3"/>
    <w:lvlOverride w:ilvl="4"/>
    <w:lvlOverride w:ilvl="5"/>
    <w:lvlOverride w:ilvl="6"/>
    <w:lvlOverride w:ilvl="7"/>
    <w:lvlOverride w:ilvl="8"/>
  </w:num>
  <w:num w:numId="5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eryl Etman">
    <w15:presenceInfo w15:providerId="AD" w15:userId="S-1-5-21-1915107579-1707952165-794563710-53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documentProtection w:edit="trackedChanges" w:enforcement="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25104"/>
    <w:rsid w:val="00027EF2"/>
    <w:rsid w:val="00073E19"/>
    <w:rsid w:val="000E7B02"/>
    <w:rsid w:val="00134C85"/>
    <w:rsid w:val="00135869"/>
    <w:rsid w:val="001A0C3C"/>
    <w:rsid w:val="001A69D5"/>
    <w:rsid w:val="00214ACF"/>
    <w:rsid w:val="00217E81"/>
    <w:rsid w:val="002910A0"/>
    <w:rsid w:val="002C1502"/>
    <w:rsid w:val="003C2700"/>
    <w:rsid w:val="004F3038"/>
    <w:rsid w:val="00552E11"/>
    <w:rsid w:val="005E4E19"/>
    <w:rsid w:val="005E5071"/>
    <w:rsid w:val="006A61CE"/>
    <w:rsid w:val="0072103C"/>
    <w:rsid w:val="00797990"/>
    <w:rsid w:val="00896EF9"/>
    <w:rsid w:val="008C64C6"/>
    <w:rsid w:val="00942177"/>
    <w:rsid w:val="00A37B0F"/>
    <w:rsid w:val="00A74535"/>
    <w:rsid w:val="00AA7409"/>
    <w:rsid w:val="00AA7633"/>
    <w:rsid w:val="00AF234B"/>
    <w:rsid w:val="00B5158F"/>
    <w:rsid w:val="00B955C3"/>
    <w:rsid w:val="00BA32DF"/>
    <w:rsid w:val="00BE17B4"/>
    <w:rsid w:val="00CD5A24"/>
    <w:rsid w:val="00CF334C"/>
    <w:rsid w:val="00E02B58"/>
    <w:rsid w:val="00E679C7"/>
    <w:rsid w:val="00EB38F9"/>
    <w:rsid w:val="00EC37B6"/>
    <w:rsid w:val="00F9121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2632E16"/>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3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utoFields">
    <w:name w:val="AutoFields"/>
    <w:basedOn w:val="Footer"/>
    <w:link w:val="AutoFieldsChar"/>
    <w:qFormat/>
    <w:rsid w:val="00CF334C"/>
    <w:pPr>
      <w:spacing w:before="100" w:after="100"/>
    </w:pPr>
    <w:rPr>
      <w:rFonts w:ascii="David" w:hAnsi="David" w:cs="David"/>
      <w:color w:val="0070C0"/>
      <w:sz w:val="20"/>
      <w:szCs w:val="24"/>
    </w:rPr>
  </w:style>
  <w:style w:type="character" w:customStyle="1" w:styleId="AutoFieldsChar">
    <w:name w:val="AutoFields Char"/>
    <w:basedOn w:val="FooterChar"/>
    <w:link w:val="AutoFields"/>
    <w:rsid w:val="00CF334C"/>
    <w:rPr>
      <w:rFonts w:ascii="David" w:hAnsi="David" w:cs="David"/>
      <w:color w:val="0070C0"/>
      <w:sz w:val="20"/>
      <w:szCs w:val="24"/>
    </w:rPr>
  </w:style>
  <w:style w:type="character" w:customStyle="1" w:styleId="Heading1Char">
    <w:name w:val="Heading 1 Char"/>
    <w:basedOn w:val="DefaultParagraphFont"/>
    <w:link w:val="Heading1"/>
    <w:rsid w:val="00217E81"/>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217E81"/>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217E81"/>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217E81"/>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217E81"/>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217E81"/>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217E81"/>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217E81"/>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217E81"/>
    <w:rPr>
      <w:rFonts w:ascii="Times New Roman" w:eastAsia="Times New Roman" w:hAnsi="Times New Roman" w:cs="David"/>
      <w:bCs/>
      <w:sz w:val="20"/>
      <w:szCs w:val="24"/>
      <w:u w:val="single"/>
      <w:lang w:eastAsia="he-IL"/>
    </w:rPr>
  </w:style>
  <w:style w:type="numbering" w:customStyle="1" w:styleId="NoList1">
    <w:name w:val="No List1"/>
    <w:next w:val="NoList"/>
    <w:semiHidden/>
    <w:rsid w:val="00217E81"/>
  </w:style>
  <w:style w:type="paragraph" w:styleId="BodyText">
    <w:name w:val="Body Text"/>
    <w:basedOn w:val="Normal"/>
    <w:link w:val="BodyTextChar"/>
    <w:rsid w:val="00217E81"/>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217E81"/>
    <w:rPr>
      <w:rFonts w:ascii="Times New Roman" w:eastAsia="Times New Roman" w:hAnsi="Times New Roman" w:cs="David"/>
      <w:sz w:val="20"/>
      <w:szCs w:val="24"/>
      <w:lang w:eastAsia="he-IL"/>
    </w:rPr>
  </w:style>
  <w:style w:type="paragraph" w:styleId="Title">
    <w:name w:val="Title"/>
    <w:basedOn w:val="Normal"/>
    <w:link w:val="TitleChar"/>
    <w:qFormat/>
    <w:rsid w:val="00217E81"/>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217E81"/>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217E81"/>
  </w:style>
  <w:style w:type="paragraph" w:styleId="BlockText">
    <w:name w:val="Block Text"/>
    <w:basedOn w:val="Normal"/>
    <w:rsid w:val="00217E81"/>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odyTextIndent3">
    <w:name w:val="Body Text Indent 3"/>
    <w:basedOn w:val="Normal"/>
    <w:link w:val="BodyTextIndent3Char"/>
    <w:rsid w:val="00217E81"/>
    <w:pPr>
      <w:widowControl w:val="0"/>
      <w:bidi w:val="0"/>
      <w:spacing w:before="0" w:beforeAutospacing="0" w:after="120" w:afterAutospacing="0" w:line="240" w:lineRule="auto"/>
      <w:ind w:left="283"/>
    </w:pPr>
    <w:rPr>
      <w:rFonts w:ascii="Times New Roman" w:eastAsia="Times New Roman" w:hAnsi="Times New Roman" w:cs="David"/>
      <w:sz w:val="16"/>
      <w:szCs w:val="16"/>
      <w:lang w:eastAsia="he-IL"/>
    </w:rPr>
  </w:style>
  <w:style w:type="character" w:customStyle="1" w:styleId="BodyTextIndent3Char">
    <w:name w:val="Body Text Indent 3 Char"/>
    <w:basedOn w:val="DefaultParagraphFont"/>
    <w:link w:val="BodyTextIndent3"/>
    <w:rsid w:val="00217E81"/>
    <w:rPr>
      <w:rFonts w:ascii="Times New Roman" w:eastAsia="Times New Roman" w:hAnsi="Times New Roman" w:cs="David"/>
      <w:sz w:val="16"/>
      <w:szCs w:val="16"/>
      <w:lang w:eastAsia="he-IL"/>
    </w:rPr>
  </w:style>
  <w:style w:type="paragraph" w:customStyle="1" w:styleId="BodyTextIndent1">
    <w:name w:val="Body Text Indent1"/>
    <w:basedOn w:val="Normal"/>
    <w:rsid w:val="00217E81"/>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1">
    <w:name w:val="חתימה1"/>
    <w:basedOn w:val="Normal"/>
    <w:rsid w:val="00217E81"/>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217E81"/>
    <w:pPr>
      <w:ind w:left="540" w:hanging="540"/>
    </w:pPr>
    <w:rPr>
      <w:szCs w:val="22"/>
    </w:rPr>
  </w:style>
  <w:style w:type="paragraph" w:customStyle="1" w:styleId="a0">
    <w:name w:val="חתימה קו אחד"/>
    <w:basedOn w:val="1"/>
    <w:rsid w:val="00217E81"/>
    <w:pPr>
      <w:tabs>
        <w:tab w:val="left" w:pos="2880"/>
        <w:tab w:val="left" w:pos="5220"/>
        <w:tab w:val="left" w:pos="7740"/>
      </w:tabs>
      <w:ind w:left="360"/>
    </w:pPr>
    <w:rPr>
      <w:sz w:val="22"/>
      <w:szCs w:val="22"/>
    </w:rPr>
  </w:style>
  <w:style w:type="paragraph" w:customStyle="1" w:styleId="10">
    <w:name w:val="חתימה קו 1 נקודות"/>
    <w:basedOn w:val="1"/>
    <w:rsid w:val="00217E81"/>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styleId="BalloonText">
    <w:name w:val="Balloon Text"/>
    <w:basedOn w:val="Normal"/>
    <w:link w:val="BalloonTextChar"/>
    <w:semiHidden/>
    <w:rsid w:val="00217E81"/>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217E81"/>
    <w:rPr>
      <w:rFonts w:ascii="Tahoma" w:eastAsia="Times New Roman" w:hAnsi="Tahoma" w:cs="Tahoma"/>
      <w:sz w:val="16"/>
      <w:szCs w:val="16"/>
      <w:lang w:eastAsia="he-IL"/>
    </w:rPr>
  </w:style>
  <w:style w:type="paragraph" w:styleId="ListParagraph">
    <w:name w:val="List Paragraph"/>
    <w:basedOn w:val="Normal"/>
    <w:uiPriority w:val="34"/>
    <w:qFormat/>
    <w:rsid w:val="00217E81"/>
    <w:pPr>
      <w:widowControl w:val="0"/>
      <w:bidi w:val="0"/>
      <w:spacing w:before="0" w:beforeAutospacing="0" w:after="0" w:afterAutospacing="0" w:line="240" w:lineRule="auto"/>
      <w:ind w:left="720"/>
    </w:pPr>
    <w:rPr>
      <w:rFonts w:ascii="Times New Roman" w:eastAsia="Times New Roman" w:hAnsi="Times New Roman" w:cs="David"/>
      <w:sz w:val="20"/>
      <w:szCs w:val="20"/>
      <w:lang w:eastAsia="he-IL"/>
    </w:rPr>
  </w:style>
  <w:style w:type="character" w:customStyle="1" w:styleId="a1">
    <w:name w:val="ביטול תו"/>
    <w:link w:val="a2"/>
    <w:locked/>
    <w:rsid w:val="00217E81"/>
    <w:rPr>
      <w:rFonts w:cs="David"/>
      <w:sz w:val="26"/>
      <w:szCs w:val="24"/>
    </w:rPr>
  </w:style>
  <w:style w:type="paragraph" w:customStyle="1" w:styleId="a2">
    <w:name w:val="ביטול"/>
    <w:basedOn w:val="Normal"/>
    <w:link w:val="a1"/>
    <w:rsid w:val="00217E81"/>
    <w:pPr>
      <w:spacing w:before="240" w:beforeAutospacing="0" w:after="0" w:afterAutospacing="0" w:line="240" w:lineRule="auto"/>
      <w:jc w:val="both"/>
    </w:pPr>
    <w:rPr>
      <w:rFonts w:cs="David"/>
      <w:sz w:val="26"/>
      <w:szCs w:val="24"/>
    </w:rPr>
  </w:style>
  <w:style w:type="paragraph" w:customStyle="1" w:styleId="Heading11">
    <w:name w:val="Heading 11"/>
    <w:basedOn w:val="Normal"/>
    <w:next w:val="Normal"/>
    <w:rsid w:val="00217E81"/>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ing21">
    <w:name w:val="Heading 21"/>
    <w:basedOn w:val="Normal"/>
    <w:next w:val="Normal"/>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1">
    <w:name w:val="Heading 31"/>
    <w:basedOn w:val="Normal"/>
    <w:next w:val="Normal"/>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42">
    <w:name w:val="Heading 42"/>
    <w:basedOn w:val="Normal"/>
    <w:next w:val="Normal"/>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61">
    <w:name w:val="Heading 61"/>
    <w:basedOn w:val="Normal"/>
    <w:next w:val="Normal"/>
    <w:rsid w:val="00217E81"/>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Heading71">
    <w:name w:val="Heading 71"/>
    <w:basedOn w:val="Normal"/>
    <w:next w:val="Normal"/>
    <w:rsid w:val="00217E81"/>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217E81"/>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Header1">
    <w:name w:val="Header1"/>
    <w:basedOn w:val="Normal"/>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Footer1">
    <w:name w:val="Footer1"/>
    <w:basedOn w:val="Normal"/>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217E81"/>
    <w:rPr>
      <w:rFonts w:cs="Times New Roman"/>
    </w:rPr>
  </w:style>
  <w:style w:type="paragraph" w:styleId="BodyTextIndent2">
    <w:name w:val="Body Text Indent 2"/>
    <w:basedOn w:val="Normal"/>
    <w:link w:val="BodyTextIndent2Char"/>
    <w:rsid w:val="00217E81"/>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217E81"/>
    <w:rPr>
      <w:rFonts w:ascii="Times New Roman" w:eastAsia="Times New Roman" w:hAnsi="Times New Roman" w:cs="David"/>
      <w:sz w:val="20"/>
      <w:szCs w:val="24"/>
      <w:lang w:eastAsia="he-IL"/>
    </w:rPr>
  </w:style>
  <w:style w:type="paragraph" w:customStyle="1" w:styleId="a3">
    <w:name w:val="סגנון"/>
    <w:basedOn w:val="Normal"/>
    <w:next w:val="BlockText"/>
    <w:rsid w:val="00217E81"/>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styleId="DocumentMap">
    <w:name w:val="Document Map"/>
    <w:basedOn w:val="Normal"/>
    <w:link w:val="DocumentMapChar"/>
    <w:rsid w:val="00217E81"/>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217E81"/>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217E81"/>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217E81"/>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217E81"/>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217E81"/>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217E81"/>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217E81"/>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table" w:customStyle="1" w:styleId="11">
    <w:name w:val="רשת טבלה1"/>
    <w:basedOn w:val="TableNormal"/>
    <w:next w:val="TableGrid"/>
    <w:uiPriority w:val="39"/>
    <w:rsid w:val="00EB38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רשת טבלה11"/>
    <w:basedOn w:val="TableNormal"/>
    <w:next w:val="TableGrid"/>
    <w:rsid w:val="007979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היסט_כפול"/>
    <w:basedOn w:val="Normal"/>
    <w:rsid w:val="00B955C3"/>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16" Type="http://schemas.microsoft.com/office/2011/relationships/people" Target="people.xml"/><Relationship Id="rId11" Type="http://schemas.openxmlformats.org/officeDocument/2006/relationships/endnotes" Target="endnotes.xml"/><Relationship Id="rId6"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67CB14C3C6941FABF8A3DF143138DF2"/>
        <w:category>
          <w:name w:val="General"/>
          <w:gallery w:val="placeholder"/>
        </w:category>
        <w:types>
          <w:type w:val="bbPlcHdr"/>
        </w:types>
        <w:behaviors>
          <w:behavior w:val="content"/>
        </w:behaviors>
        <w:guid w:val="{F4F91E45-07EE-47B1-ABD2-170C12167F82}"/>
      </w:docPartPr>
      <w:docPartBody>
        <w:p w:rsidR="000046A2" w:rsidRDefault="000046A2">
          <w:r w:rsidRPr="00270301">
            <w:rPr>
              <w:rStyle w:val="PlaceholderText"/>
              <w:rtl/>
            </w:rPr>
            <w:t>[סוג מדד כותרת]</w:t>
          </w:r>
        </w:p>
      </w:docPartBody>
    </w:docPart>
    <w:docPart>
      <w:docPartPr>
        <w:name w:val="2D852CF2F8B54BC8AF1C3ED675FBF257"/>
        <w:category>
          <w:name w:val="General"/>
          <w:gallery w:val="placeholder"/>
        </w:category>
        <w:types>
          <w:type w:val="bbPlcHdr"/>
        </w:types>
        <w:behaviors>
          <w:behavior w:val="content"/>
        </w:behaviors>
        <w:guid w:val="{380C9D3B-F6C4-422F-B437-1F40FCAA044E}"/>
      </w:docPartPr>
      <w:docPartBody>
        <w:p w:rsidR="000046A2" w:rsidRDefault="000046A2">
          <w:r w:rsidRPr="00270301">
            <w:rPr>
              <w:rStyle w:val="PlaceholderText"/>
              <w:rtl/>
            </w:rPr>
            <w:t>[מדד בגין/ידוע - כותרת]</w:t>
          </w:r>
        </w:p>
      </w:docPartBody>
    </w:docPart>
    <w:docPart>
      <w:docPartPr>
        <w:name w:val="436159D6813A489297A272C127B9B4AE"/>
        <w:category>
          <w:name w:val="General"/>
          <w:gallery w:val="placeholder"/>
        </w:category>
        <w:types>
          <w:type w:val="bbPlcHdr"/>
        </w:types>
        <w:behaviors>
          <w:behavior w:val="content"/>
        </w:behaviors>
        <w:guid w:val="{B06CF7B2-CD98-4CDF-BF4E-B78A7144CBF2}"/>
      </w:docPartPr>
      <w:docPartBody>
        <w:p w:rsidR="000046A2" w:rsidRDefault="000046A2">
          <w:r w:rsidRPr="00270301">
            <w:rPr>
              <w:rStyle w:val="PlaceholderText"/>
              <w:rtl/>
            </w:rPr>
            <w:t>[מדד בסיס]</w:t>
          </w:r>
        </w:p>
      </w:docPartBody>
    </w:docPart>
    <w:docPart>
      <w:docPartPr>
        <w:name w:val="8FD8B380CC39498DBFACDD4E6A451437"/>
        <w:category>
          <w:name w:val="General"/>
          <w:gallery w:val="placeholder"/>
        </w:category>
        <w:types>
          <w:type w:val="bbPlcHdr"/>
        </w:types>
        <w:behaviors>
          <w:behavior w:val="content"/>
        </w:behaviors>
        <w:guid w:val="{9A9A3A10-A3BB-40D9-9DA8-554C87983ED9}"/>
      </w:docPartPr>
      <w:docPartBody>
        <w:p w:rsidR="000046A2" w:rsidRDefault="000046A2">
          <w:r w:rsidRPr="00270301">
            <w:rPr>
              <w:rStyle w:val="PlaceholderText"/>
              <w:rtl/>
            </w:rPr>
            <w:t>[נקודות מדד]</w:t>
          </w:r>
        </w:p>
      </w:docPartBody>
    </w:docPart>
    <w:docPart>
      <w:docPartPr>
        <w:name w:val="30D3D74B7A3B4458A647E53E1A213BCA"/>
        <w:category>
          <w:name w:val="General"/>
          <w:gallery w:val="placeholder"/>
        </w:category>
        <w:types>
          <w:type w:val="bbPlcHdr"/>
        </w:types>
        <w:behaviors>
          <w:behavior w:val="content"/>
        </w:behaviors>
        <w:guid w:val="{454FB2A7-28A3-4BD0-B65A-F4D52FDB1CB8}"/>
      </w:docPartPr>
      <w:docPartBody>
        <w:p w:rsidR="003C510A" w:rsidRDefault="000046A2">
          <w:r w:rsidRPr="00270301">
            <w:rPr>
              <w:rStyle w:val="PlaceholderText"/>
              <w:rtl/>
            </w:rPr>
            <w:t>[צד א בחוזה]</w:t>
          </w:r>
        </w:p>
      </w:docPartBody>
    </w:docPart>
    <w:docPart>
      <w:docPartPr>
        <w:name w:val="AE54BA279D1D4D0F95FF8F48C76A5D1C"/>
        <w:category>
          <w:name w:val="General"/>
          <w:gallery w:val="placeholder"/>
        </w:category>
        <w:types>
          <w:type w:val="bbPlcHdr"/>
        </w:types>
        <w:behaviors>
          <w:behavior w:val="content"/>
        </w:behaviors>
        <w:guid w:val="{DFC99EC5-BE42-4614-9632-38C48B02735F}"/>
      </w:docPartPr>
      <w:docPartBody>
        <w:p w:rsidR="003C510A" w:rsidRDefault="000046A2">
          <w:r w:rsidRPr="00270301">
            <w:rPr>
              <w:rStyle w:val="PlaceholderText"/>
              <w:rtl/>
            </w:rPr>
            <w:t>[תאריך חתימת חוזה]</w:t>
          </w:r>
        </w:p>
      </w:docPartBody>
    </w:docPart>
    <w:docPart>
      <w:docPartPr>
        <w:name w:val="9430D0596BCB4C8EB6F800FF6AB78138"/>
        <w:category>
          <w:name w:val="כללי"/>
          <w:gallery w:val="placeholder"/>
        </w:category>
        <w:types>
          <w:type w:val="bbPlcHdr"/>
        </w:types>
        <w:behaviors>
          <w:behavior w:val="content"/>
        </w:behaviors>
        <w:guid w:val="{C1036E8C-DDC4-4AF7-A3F0-F00B38107575}"/>
      </w:docPartPr>
      <w:docPartBody>
        <w:p w:rsidR="003C510A" w:rsidRDefault="003C510A">
          <w:r w:rsidRPr="008D1105">
            <w:rPr>
              <w:rStyle w:val="PlaceholderText"/>
              <w:rtl/>
            </w:rPr>
            <w:t>[שם הפרויקט]</w:t>
          </w:r>
        </w:p>
      </w:docPartBody>
    </w:docPart>
    <w:docPart>
      <w:docPartPr>
        <w:name w:val="0823BE8D912E4184A9C3EEDBE390FFEF"/>
        <w:category>
          <w:name w:val="כללי"/>
          <w:gallery w:val="placeholder"/>
        </w:category>
        <w:types>
          <w:type w:val="bbPlcHdr"/>
        </w:types>
        <w:behaviors>
          <w:behavior w:val="content"/>
        </w:behaviors>
        <w:guid w:val="{71BAABD5-37E4-4916-9242-23AD5F85E876}"/>
      </w:docPartPr>
      <w:docPartBody>
        <w:p w:rsidR="003C510A" w:rsidRDefault="003C510A">
          <w:r w:rsidRPr="008D1105">
            <w:rPr>
              <w:rStyle w:val="PlaceholderText"/>
              <w:rtl/>
            </w:rPr>
            <w:t>[שם אתר]</w:t>
          </w:r>
        </w:p>
      </w:docPartBody>
    </w:docPart>
    <w:docPart>
      <w:docPartPr>
        <w:name w:val="0EF05558CE4548D8B533A3E926D91DD6"/>
        <w:category>
          <w:name w:val="כללי"/>
          <w:gallery w:val="placeholder"/>
        </w:category>
        <w:types>
          <w:type w:val="bbPlcHdr"/>
        </w:types>
        <w:behaviors>
          <w:behavior w:val="content"/>
        </w:behaviors>
        <w:guid w:val="{103796C9-F0BC-444F-AF30-FE6C557B29D4}"/>
      </w:docPartPr>
      <w:docPartBody>
        <w:p w:rsidR="0050415D" w:rsidRDefault="0050415D" w:rsidP="0050415D">
          <w:pPr>
            <w:pStyle w:val="0EF05558CE4548D8B533A3E926D91DD6"/>
          </w:pPr>
          <w:r w:rsidRPr="003059F5">
            <w:rPr>
              <w:rStyle w:val="PlaceholderText"/>
              <w:rtl/>
            </w:rPr>
            <w:t>[רשות מקומית]</w:t>
          </w:r>
        </w:p>
      </w:docPartBody>
    </w:docPart>
    <w:docPart>
      <w:docPartPr>
        <w:name w:val="BE9BA9880FD048E38CE55C7E2A706112"/>
        <w:category>
          <w:name w:val="כללי"/>
          <w:gallery w:val="placeholder"/>
        </w:category>
        <w:types>
          <w:type w:val="bbPlcHdr"/>
        </w:types>
        <w:behaviors>
          <w:behavior w:val="content"/>
        </w:behaviors>
        <w:guid w:val="{EB5B5F00-B534-49F0-BBAB-A3143E65459E}"/>
      </w:docPartPr>
      <w:docPartBody>
        <w:p w:rsidR="0050415D" w:rsidRDefault="0050415D" w:rsidP="0050415D">
          <w:pPr>
            <w:pStyle w:val="BE9BA9880FD048E38CE55C7E2A706112"/>
          </w:pPr>
          <w:r w:rsidRPr="003059F5">
            <w:rPr>
              <w:rStyle w:val="PlaceholderText"/>
              <w:rtl/>
            </w:rPr>
            <w:t>[שם אתר]</w:t>
          </w:r>
        </w:p>
      </w:docPartBody>
    </w:docPart>
    <w:docPart>
      <w:docPartPr>
        <w:name w:val="026D0EEF8E88461B893F14678DCC9B64"/>
        <w:category>
          <w:name w:val="כללי"/>
          <w:gallery w:val="placeholder"/>
        </w:category>
        <w:types>
          <w:type w:val="bbPlcHdr"/>
        </w:types>
        <w:behaviors>
          <w:behavior w:val="content"/>
        </w:behaviors>
        <w:guid w:val="{3768955C-7826-4E1E-948C-9B6D989E689F}"/>
      </w:docPartPr>
      <w:docPartBody>
        <w:p w:rsidR="0050415D" w:rsidRDefault="0050415D" w:rsidP="0050415D">
          <w:pPr>
            <w:pStyle w:val="026D0EEF8E88461B893F14678DCC9B64"/>
          </w:pPr>
          <w:r w:rsidRPr="003059F5">
            <w:rPr>
              <w:rStyle w:val="PlaceholderText"/>
              <w:rtl/>
            </w:rPr>
            <w:t>[שם הפרויקט]</w:t>
          </w:r>
        </w:p>
      </w:docPartBody>
    </w:docPart>
    <w:docPart>
      <w:docPartPr>
        <w:name w:val="99B7B92A58534A06A723D61F836E977D"/>
        <w:category>
          <w:name w:val="כללי"/>
          <w:gallery w:val="placeholder"/>
        </w:category>
        <w:types>
          <w:type w:val="bbPlcHdr"/>
        </w:types>
        <w:behaviors>
          <w:behavior w:val="content"/>
        </w:behaviors>
        <w:guid w:val="{4DEA6AFA-84D9-416B-A3B7-177643FBE34E}"/>
      </w:docPartPr>
      <w:docPartBody>
        <w:p w:rsidR="0050415D" w:rsidRDefault="0050415D" w:rsidP="0050415D">
          <w:pPr>
            <w:pStyle w:val="99B7B92A58534A06A723D61F836E977D"/>
          </w:pPr>
          <w:r w:rsidRPr="003059F5">
            <w:rPr>
              <w:rStyle w:val="PlaceholderText"/>
              <w:rtl/>
            </w:rPr>
            <w:t>[שדה נוסף 2]</w:t>
          </w:r>
        </w:p>
      </w:docPartBody>
    </w:docPart>
    <w:docPart>
      <w:docPartPr>
        <w:name w:val="456F6F2E172C431C91A4FDE1DDAA3D7E"/>
        <w:category>
          <w:name w:val="כללי"/>
          <w:gallery w:val="placeholder"/>
        </w:category>
        <w:types>
          <w:type w:val="bbPlcHdr"/>
        </w:types>
        <w:behaviors>
          <w:behavior w:val="content"/>
        </w:behaviors>
        <w:guid w:val="{630C1234-8D80-404D-81A5-6C0BEAB63FA2}"/>
      </w:docPartPr>
      <w:docPartBody>
        <w:p w:rsidR="0050415D" w:rsidRDefault="0050415D" w:rsidP="0050415D">
          <w:pPr>
            <w:pStyle w:val="456F6F2E172C431C91A4FDE1DDAA3D7E"/>
          </w:pPr>
          <w:r w:rsidRPr="003059F5">
            <w:rPr>
              <w:rStyle w:val="PlaceholderText"/>
              <w:rtl/>
            </w:rPr>
            <w:t>[שדה נוסף 1]</w:t>
          </w:r>
        </w:p>
      </w:docPartBody>
    </w:docPart>
    <w:docPart>
      <w:docPartPr>
        <w:name w:val="DE56E4D427C246AD958ED7303D0F0D8D"/>
        <w:category>
          <w:name w:val="כללי"/>
          <w:gallery w:val="placeholder"/>
        </w:category>
        <w:types>
          <w:type w:val="bbPlcHdr"/>
        </w:types>
        <w:behaviors>
          <w:behavior w:val="content"/>
        </w:behaviors>
        <w:guid w:val="{D425E61C-6782-4EFF-A357-A093D95FF502}"/>
      </w:docPartPr>
      <w:docPartBody>
        <w:p w:rsidR="0050415D" w:rsidRDefault="0050415D" w:rsidP="0050415D">
          <w:pPr>
            <w:pStyle w:val="DE56E4D427C246AD958ED7303D0F0D8D"/>
          </w:pPr>
          <w:r w:rsidRPr="003059F5">
            <w:rPr>
              <w:rStyle w:val="PlaceholderText"/>
              <w:rtl/>
            </w:rPr>
            <w:t>[רשות מקומית]</w:t>
          </w:r>
        </w:p>
      </w:docPartBody>
    </w:docPart>
    <w:docPart>
      <w:docPartPr>
        <w:name w:val="61BBC20B61004E19B90006BC0C07A9FA"/>
        <w:category>
          <w:name w:val="כללי"/>
          <w:gallery w:val="placeholder"/>
        </w:category>
        <w:types>
          <w:type w:val="bbPlcHdr"/>
        </w:types>
        <w:behaviors>
          <w:behavior w:val="content"/>
        </w:behaviors>
        <w:guid w:val="{7E0D5D0B-608A-4D53-BC04-793B563AB355}"/>
      </w:docPartPr>
      <w:docPartBody>
        <w:p w:rsidR="0050415D" w:rsidRDefault="0050415D" w:rsidP="0050415D">
          <w:pPr>
            <w:pStyle w:val="61BBC20B61004E19B90006BC0C07A9FA"/>
          </w:pPr>
          <w:r w:rsidRPr="003059F5">
            <w:rPr>
              <w:rStyle w:val="PlaceholderText"/>
              <w:rtl/>
            </w:rPr>
            <w:t>[שדה נוסף 3]</w:t>
          </w:r>
        </w:p>
      </w:docPartBody>
    </w:docPart>
    <w:docPart>
      <w:docPartPr>
        <w:name w:val="B3A828DD39CF440B872E1BC340E8F0C7"/>
        <w:category>
          <w:name w:val="כללי"/>
          <w:gallery w:val="placeholder"/>
        </w:category>
        <w:types>
          <w:type w:val="bbPlcHdr"/>
        </w:types>
        <w:behaviors>
          <w:behavior w:val="content"/>
        </w:behaviors>
        <w:guid w:val="{774D8303-A0E7-4994-AB63-3BFD77535FC0}"/>
      </w:docPartPr>
      <w:docPartBody>
        <w:p w:rsidR="0050415D" w:rsidRDefault="0050415D" w:rsidP="0050415D">
          <w:pPr>
            <w:pStyle w:val="B3A828DD39CF440B872E1BC340E8F0C7"/>
          </w:pPr>
          <w:r w:rsidRPr="003059F5">
            <w:rPr>
              <w:rStyle w:val="PlaceholderText"/>
              <w:rtl/>
            </w:rPr>
            <w:t>[שדה נוסף 4]</w:t>
          </w:r>
        </w:p>
      </w:docPartBody>
    </w:docPart>
    <w:docPart>
      <w:docPartPr>
        <w:name w:val="204245C9C9344AAF84FEADA3EB34AF6D"/>
        <w:category>
          <w:name w:val="כללי"/>
          <w:gallery w:val="placeholder"/>
        </w:category>
        <w:types>
          <w:type w:val="bbPlcHdr"/>
        </w:types>
        <w:behaviors>
          <w:behavior w:val="content"/>
        </w:behaviors>
        <w:guid w:val="{952B9EF8-D09F-4DD7-8BD7-044D5B3BFB9A}"/>
      </w:docPartPr>
      <w:docPartBody>
        <w:p w:rsidR="0050415D" w:rsidRDefault="0050415D" w:rsidP="0050415D">
          <w:pPr>
            <w:pStyle w:val="204245C9C9344AAF84FEADA3EB34AF6D"/>
          </w:pPr>
          <w:r w:rsidRPr="003059F5">
            <w:rPr>
              <w:rStyle w:val="PlaceholderText"/>
              <w:rtl/>
            </w:rPr>
            <w:t>[שדה נוסף 5]</w:t>
          </w:r>
        </w:p>
      </w:docPartBody>
    </w:docPart>
    <w:docPart>
      <w:docPartPr>
        <w:name w:val="C54B377C84EC46D7ACA8D090723DFBA2"/>
        <w:category>
          <w:name w:val="כללי"/>
          <w:gallery w:val="placeholder"/>
        </w:category>
        <w:types>
          <w:type w:val="bbPlcHdr"/>
        </w:types>
        <w:behaviors>
          <w:behavior w:val="content"/>
        </w:behaviors>
        <w:guid w:val="{CC3A49AF-5828-4807-A8B3-51004067B3AD}"/>
      </w:docPartPr>
      <w:docPartBody>
        <w:p w:rsidR="0050415D" w:rsidRDefault="0050415D" w:rsidP="0050415D">
          <w:pPr>
            <w:pStyle w:val="C54B377C84EC46D7ACA8D090723DFBA2"/>
          </w:pPr>
          <w:r w:rsidRPr="003059F5">
            <w:rPr>
              <w:rStyle w:val="PlaceholderText"/>
              <w:rtl/>
            </w:rPr>
            <w:t>[שדה נוסף 6]</w:t>
          </w:r>
        </w:p>
      </w:docPartBody>
    </w:docPart>
    <w:docPart>
      <w:docPartPr>
        <w:name w:val="220D7DA3E5CA42519122E7A1C3275BC8"/>
        <w:category>
          <w:name w:val="כללי"/>
          <w:gallery w:val="placeholder"/>
        </w:category>
        <w:types>
          <w:type w:val="bbPlcHdr"/>
        </w:types>
        <w:behaviors>
          <w:behavior w:val="content"/>
        </w:behaviors>
        <w:guid w:val="{128FDD4D-5031-4017-B168-B5268C6842D1}"/>
      </w:docPartPr>
      <w:docPartBody>
        <w:p w:rsidR="0050415D" w:rsidRDefault="0050415D" w:rsidP="0050415D">
          <w:pPr>
            <w:pStyle w:val="220D7DA3E5CA42519122E7A1C3275BC8"/>
          </w:pPr>
          <w:r w:rsidRPr="003059F5">
            <w:rPr>
              <w:rStyle w:val="PlaceholderText"/>
              <w:rtl/>
            </w:rPr>
            <w:t>[אחוז השתתפות צד א]</w:t>
          </w:r>
        </w:p>
      </w:docPartBody>
    </w:docPart>
    <w:docPart>
      <w:docPartPr>
        <w:name w:val="0B4CB4676FDA4B36A6B6352386454010"/>
        <w:category>
          <w:name w:val="כללי"/>
          <w:gallery w:val="placeholder"/>
        </w:category>
        <w:types>
          <w:type w:val="bbPlcHdr"/>
        </w:types>
        <w:behaviors>
          <w:behavior w:val="content"/>
        </w:behaviors>
        <w:guid w:val="{2A420791-3B0A-412C-9D42-0A71B60E38A9}"/>
      </w:docPartPr>
      <w:docPartBody>
        <w:p w:rsidR="007B5954" w:rsidRDefault="0050415D" w:rsidP="0050415D">
          <w:pPr>
            <w:pStyle w:val="0B4CB4676FDA4B36A6B6352386454010"/>
          </w:pPr>
          <w:r w:rsidRPr="003059F5">
            <w:rPr>
              <w:rStyle w:val="PlaceholderText"/>
              <w:rtl/>
            </w:rPr>
            <w:t>[תאריך חתימת חוזה]</w:t>
          </w:r>
        </w:p>
      </w:docPartBody>
    </w:docPart>
    <w:docPart>
      <w:docPartPr>
        <w:name w:val="4D8749E3859F4E3484F41F4A1985EE3F"/>
        <w:category>
          <w:name w:val="כללי"/>
          <w:gallery w:val="placeholder"/>
        </w:category>
        <w:types>
          <w:type w:val="bbPlcHdr"/>
        </w:types>
        <w:behaviors>
          <w:behavior w:val="content"/>
        </w:behaviors>
        <w:guid w:val="{216BC713-8A9E-44C1-AC43-240EBDFAFC7D}"/>
      </w:docPartPr>
      <w:docPartBody>
        <w:p w:rsidR="007B5954" w:rsidRDefault="0050415D" w:rsidP="0050415D">
          <w:pPr>
            <w:pStyle w:val="4D8749E3859F4E3484F41F4A1985EE3F"/>
          </w:pPr>
          <w:r w:rsidRPr="0027244C">
            <w:rPr>
              <w:rStyle w:val="PlaceholderText"/>
              <w:rtl/>
            </w:rPr>
            <w:t>[צד א בחוזה]</w:t>
          </w:r>
        </w:p>
      </w:docPartBody>
    </w:docPart>
    <w:docPart>
      <w:docPartPr>
        <w:name w:val="159131DFF1404594AAC8DCDA42328207"/>
        <w:category>
          <w:name w:val="כללי"/>
          <w:gallery w:val="placeholder"/>
        </w:category>
        <w:types>
          <w:type w:val="bbPlcHdr"/>
        </w:types>
        <w:behaviors>
          <w:behavior w:val="content"/>
        </w:behaviors>
        <w:guid w:val="{0ED69D64-0DB0-4056-A78A-0772A4BEAFEF}"/>
      </w:docPartPr>
      <w:docPartBody>
        <w:p w:rsidR="007B5954" w:rsidRDefault="0050415D" w:rsidP="0050415D">
          <w:pPr>
            <w:pStyle w:val="159131DFF1404594AAC8DCDA42328207"/>
          </w:pPr>
          <w:r w:rsidRPr="003059F5">
            <w:rPr>
              <w:rStyle w:val="PlaceholderText"/>
              <w:rtl/>
            </w:rPr>
            <w:t>[שם ספק]</w:t>
          </w:r>
        </w:p>
      </w:docPartBody>
    </w:docPart>
    <w:docPart>
      <w:docPartPr>
        <w:name w:val="6830AE0E268949828CA765A071571AF4"/>
        <w:category>
          <w:name w:val="כללי"/>
          <w:gallery w:val="placeholder"/>
        </w:category>
        <w:types>
          <w:type w:val="bbPlcHdr"/>
        </w:types>
        <w:behaviors>
          <w:behavior w:val="content"/>
        </w:behaviors>
        <w:guid w:val="{6A98B1C6-BC8A-4CEC-B2F2-9A14ED68A184}"/>
      </w:docPartPr>
      <w:docPartBody>
        <w:p w:rsidR="007B5954" w:rsidRDefault="0050415D" w:rsidP="0050415D">
          <w:pPr>
            <w:pStyle w:val="6830AE0E268949828CA765A071571AF4"/>
          </w:pPr>
          <w:r w:rsidRPr="003059F5">
            <w:rPr>
              <w:rStyle w:val="PlaceholderText"/>
              <w:rtl/>
            </w:rPr>
            <w:t>[שם ספק]</w:t>
          </w:r>
        </w:p>
      </w:docPartBody>
    </w:docPart>
    <w:docPart>
      <w:docPartPr>
        <w:name w:val="2CB6E90BB37E40A49FD404E536A82CB5"/>
        <w:category>
          <w:name w:val="כללי"/>
          <w:gallery w:val="placeholder"/>
        </w:category>
        <w:types>
          <w:type w:val="bbPlcHdr"/>
        </w:types>
        <w:behaviors>
          <w:behavior w:val="content"/>
        </w:behaviors>
        <w:guid w:val="{02C7CF09-D433-4BA4-A29C-6F6AA7E39867}"/>
      </w:docPartPr>
      <w:docPartBody>
        <w:p w:rsidR="007B5954" w:rsidRDefault="0050415D" w:rsidP="0050415D">
          <w:pPr>
            <w:pStyle w:val="2CB6E90BB37E40A49FD404E536A82CB5"/>
          </w:pPr>
          <w:r w:rsidRPr="003059F5">
            <w:rPr>
              <w:rStyle w:val="PlaceholderText"/>
              <w:rtl/>
            </w:rPr>
            <w:t>[שם ספק]</w:t>
          </w:r>
        </w:p>
      </w:docPartBody>
    </w:docPart>
    <w:docPart>
      <w:docPartPr>
        <w:name w:val="83FAFB976E3A472488020B512B85AF4C"/>
        <w:category>
          <w:name w:val="כללי"/>
          <w:gallery w:val="placeholder"/>
        </w:category>
        <w:types>
          <w:type w:val="bbPlcHdr"/>
        </w:types>
        <w:behaviors>
          <w:behavior w:val="content"/>
        </w:behaviors>
        <w:guid w:val="{5FC75F06-7D99-4591-8AC0-AE55A019A32C}"/>
      </w:docPartPr>
      <w:docPartBody>
        <w:p w:rsidR="007B5954" w:rsidRDefault="0050415D" w:rsidP="0050415D">
          <w:pPr>
            <w:pStyle w:val="83FAFB976E3A472488020B512B85AF4C"/>
          </w:pPr>
          <w:r w:rsidRPr="003059F5">
            <w:rPr>
              <w:rStyle w:val="PlaceholderText"/>
              <w:rtl/>
            </w:rPr>
            <w:t>[שם ספק]</w:t>
          </w:r>
        </w:p>
      </w:docPartBody>
    </w:docPart>
    <w:docPart>
      <w:docPartPr>
        <w:name w:val="287C6FCC752F46EAAD6E53AFA2BDD0D2"/>
        <w:category>
          <w:name w:val="כללי"/>
          <w:gallery w:val="placeholder"/>
        </w:category>
        <w:types>
          <w:type w:val="bbPlcHdr"/>
        </w:types>
        <w:behaviors>
          <w:behavior w:val="content"/>
        </w:behaviors>
        <w:guid w:val="{08C8E78E-957D-46A3-9939-D59DD73ABBC0}"/>
      </w:docPartPr>
      <w:docPartBody>
        <w:p w:rsidR="007B5954" w:rsidRDefault="0050415D" w:rsidP="0050415D">
          <w:pPr>
            <w:pStyle w:val="287C6FCC752F46EAAD6E53AFA2BDD0D2"/>
          </w:pPr>
          <w:r w:rsidRPr="003059F5">
            <w:rPr>
              <w:rStyle w:val="PlaceholderText"/>
              <w:rtl/>
            </w:rPr>
            <w:t>[תבנית חוזה]</w:t>
          </w:r>
        </w:p>
      </w:docPartBody>
    </w:docPart>
    <w:docPart>
      <w:docPartPr>
        <w:name w:val="2E261690FF8140A384A939171E133CF4"/>
        <w:category>
          <w:name w:val="כללי"/>
          <w:gallery w:val="placeholder"/>
        </w:category>
        <w:types>
          <w:type w:val="bbPlcHdr"/>
        </w:types>
        <w:behaviors>
          <w:behavior w:val="content"/>
        </w:behaviors>
        <w:guid w:val="{F54182C7-C827-44E2-B879-636410FCB308}"/>
      </w:docPartPr>
      <w:docPartBody>
        <w:p w:rsidR="007B5954" w:rsidRDefault="0050415D" w:rsidP="0050415D">
          <w:pPr>
            <w:pStyle w:val="2E261690FF8140A384A939171E133CF4"/>
          </w:pPr>
          <w:r w:rsidRPr="009D00D7">
            <w:rPr>
              <w:rStyle w:val="PlaceholderText"/>
              <w:rtl/>
            </w:rPr>
            <w:t>[שם הפרויקט]</w:t>
          </w:r>
        </w:p>
      </w:docPartBody>
    </w:docPart>
    <w:docPart>
      <w:docPartPr>
        <w:name w:val="517FC91B9EE24B40867EC627572312DE"/>
        <w:category>
          <w:name w:val="כללי"/>
          <w:gallery w:val="placeholder"/>
        </w:category>
        <w:types>
          <w:type w:val="bbPlcHdr"/>
        </w:types>
        <w:behaviors>
          <w:behavior w:val="content"/>
        </w:behaviors>
        <w:guid w:val="{B7105680-891B-4C61-8D12-A2947F738D3A}"/>
      </w:docPartPr>
      <w:docPartBody>
        <w:p w:rsidR="007B5954" w:rsidRDefault="0050415D" w:rsidP="0050415D">
          <w:pPr>
            <w:pStyle w:val="517FC91B9EE24B40867EC627572312DE"/>
          </w:pPr>
          <w:r w:rsidRPr="003059F5">
            <w:rPr>
              <w:rStyle w:val="PlaceholderText"/>
              <w:rtl/>
            </w:rPr>
            <w:t>[שם ספק]</w:t>
          </w:r>
        </w:p>
      </w:docPartBody>
    </w:docPart>
    <w:docPart>
      <w:docPartPr>
        <w:name w:val="FB099383A74844C3B3E4C70931AB7B48"/>
        <w:category>
          <w:name w:val="כללי"/>
          <w:gallery w:val="placeholder"/>
        </w:category>
        <w:types>
          <w:type w:val="bbPlcHdr"/>
        </w:types>
        <w:behaviors>
          <w:behavior w:val="content"/>
        </w:behaviors>
        <w:guid w:val="{3FBE27EC-46DF-413B-876F-2880AE387CF8}"/>
      </w:docPartPr>
      <w:docPartBody>
        <w:p w:rsidR="007B5954" w:rsidRDefault="0050415D" w:rsidP="0050415D">
          <w:pPr>
            <w:pStyle w:val="FB099383A74844C3B3E4C70931AB7B48"/>
          </w:pPr>
          <w:r w:rsidRPr="003059F5">
            <w:rPr>
              <w:rStyle w:val="PlaceholderText"/>
              <w:rtl/>
            </w:rPr>
            <w:t>[שם ספק]</w:t>
          </w:r>
        </w:p>
      </w:docPartBody>
    </w:docPart>
    <w:docPart>
      <w:docPartPr>
        <w:name w:val="B3AD2A1386DC47EAB469D5B8AAA67B3D"/>
        <w:category>
          <w:name w:val="כללי"/>
          <w:gallery w:val="placeholder"/>
        </w:category>
        <w:types>
          <w:type w:val="bbPlcHdr"/>
        </w:types>
        <w:behaviors>
          <w:behavior w:val="content"/>
        </w:behaviors>
        <w:guid w:val="{54EABB88-F6AE-4470-9D2C-E261259A7ADB}"/>
      </w:docPartPr>
      <w:docPartBody>
        <w:p w:rsidR="007B5954" w:rsidRDefault="0050415D" w:rsidP="0050415D">
          <w:pPr>
            <w:pStyle w:val="B3AD2A1386DC47EAB469D5B8AAA67B3D"/>
          </w:pPr>
          <w:r w:rsidRPr="00C5438E">
            <w:rPr>
              <w:rStyle w:val="PlaceholderText"/>
              <w:rtl/>
            </w:rPr>
            <w:t>[צד א בחוזה]</w:t>
          </w:r>
        </w:p>
      </w:docPartBody>
    </w:docPart>
    <w:docPart>
      <w:docPartPr>
        <w:name w:val="AA270EE55FAD485BB958D1045ABB27EE"/>
        <w:category>
          <w:name w:val="כללי"/>
          <w:gallery w:val="placeholder"/>
        </w:category>
        <w:types>
          <w:type w:val="bbPlcHdr"/>
        </w:types>
        <w:behaviors>
          <w:behavior w:val="content"/>
        </w:behaviors>
        <w:guid w:val="{A31AF30F-C2FC-4282-86E8-7E314FA7F730}"/>
      </w:docPartPr>
      <w:docPartBody>
        <w:p w:rsidR="007B5954" w:rsidRDefault="0050415D" w:rsidP="0050415D">
          <w:pPr>
            <w:pStyle w:val="AA270EE55FAD485BB958D1045ABB27EE"/>
          </w:pPr>
          <w:r w:rsidRPr="003059F5">
            <w:rPr>
              <w:rStyle w:val="PlaceholderText"/>
              <w:rtl/>
            </w:rPr>
            <w:t>[שם ספק]</w:t>
          </w:r>
        </w:p>
      </w:docPartBody>
    </w:docPart>
    <w:docPart>
      <w:docPartPr>
        <w:name w:val="19EC5663B816425DBA4C715313CF5062"/>
        <w:category>
          <w:name w:val="כללי"/>
          <w:gallery w:val="placeholder"/>
        </w:category>
        <w:types>
          <w:type w:val="bbPlcHdr"/>
        </w:types>
        <w:behaviors>
          <w:behavior w:val="content"/>
        </w:behaviors>
        <w:guid w:val="{EECE12DB-C3D7-4EA8-BC8E-F20088779858}"/>
      </w:docPartPr>
      <w:docPartBody>
        <w:p w:rsidR="007B5954" w:rsidRDefault="0050415D" w:rsidP="0050415D">
          <w:pPr>
            <w:pStyle w:val="19EC5663B816425DBA4C715313CF5062"/>
          </w:pPr>
          <w:r w:rsidRPr="003059F5">
            <w:rPr>
              <w:rStyle w:val="PlaceholderText"/>
              <w:rtl/>
            </w:rPr>
            <w:t>[שם אתר]</w:t>
          </w:r>
        </w:p>
      </w:docPartBody>
    </w:docPart>
    <w:docPart>
      <w:docPartPr>
        <w:name w:val="CCBFBFD0D0F14EBCA4122A18D24A901B"/>
        <w:category>
          <w:name w:val="כללי"/>
          <w:gallery w:val="placeholder"/>
        </w:category>
        <w:types>
          <w:type w:val="bbPlcHdr"/>
        </w:types>
        <w:behaviors>
          <w:behavior w:val="content"/>
        </w:behaviors>
        <w:guid w:val="{178A154A-1B85-40B2-9EBC-3E3D99C2B767}"/>
      </w:docPartPr>
      <w:docPartBody>
        <w:p w:rsidR="007B5954" w:rsidRDefault="0050415D" w:rsidP="0050415D">
          <w:pPr>
            <w:pStyle w:val="CCBFBFD0D0F14EBCA4122A18D24A901B"/>
          </w:pPr>
          <w:r w:rsidRPr="003059F5">
            <w:rPr>
              <w:rStyle w:val="PlaceholderText"/>
              <w:rtl/>
            </w:rPr>
            <w:t>[תיאור עבודה]</w:t>
          </w:r>
        </w:p>
      </w:docPartBody>
    </w:docPart>
    <w:docPart>
      <w:docPartPr>
        <w:name w:val="B1414C4ACA2E43D0B9E54184A91F91E9"/>
        <w:category>
          <w:name w:val="כללי"/>
          <w:gallery w:val="placeholder"/>
        </w:category>
        <w:types>
          <w:type w:val="bbPlcHdr"/>
        </w:types>
        <w:behaviors>
          <w:behavior w:val="content"/>
        </w:behaviors>
        <w:guid w:val="{A63DEB0F-2166-420A-96F1-500CBCCD3EC8}"/>
      </w:docPartPr>
      <w:docPartBody>
        <w:p w:rsidR="007B5954" w:rsidRDefault="0050415D" w:rsidP="0050415D">
          <w:pPr>
            <w:pStyle w:val="B1414C4ACA2E43D0B9E54184A91F91E9"/>
          </w:pPr>
          <w:r w:rsidRPr="0027244C">
            <w:rPr>
              <w:rStyle w:val="PlaceholderText"/>
              <w:rtl/>
            </w:rPr>
            <w:t>[צד א בחוזה]</w:t>
          </w:r>
        </w:p>
      </w:docPartBody>
    </w:docPart>
    <w:docPart>
      <w:docPartPr>
        <w:name w:val="0351E2A7EDBC4126834B910405728DAD"/>
        <w:category>
          <w:name w:val="כללי"/>
          <w:gallery w:val="placeholder"/>
        </w:category>
        <w:types>
          <w:type w:val="bbPlcHdr"/>
        </w:types>
        <w:behaviors>
          <w:behavior w:val="content"/>
        </w:behaviors>
        <w:guid w:val="{3FDD5EB5-8B6F-4955-8EB8-01CF097DCEF5}"/>
      </w:docPartPr>
      <w:docPartBody>
        <w:p w:rsidR="007B5954" w:rsidRDefault="0050415D" w:rsidP="0050415D">
          <w:pPr>
            <w:pStyle w:val="0351E2A7EDBC4126834B910405728DAD"/>
          </w:pPr>
          <w:r w:rsidRPr="003059F5">
            <w:rPr>
              <w:rStyle w:val="PlaceholderText"/>
              <w:rtl/>
            </w:rPr>
            <w:t>[שם אתר]</w:t>
          </w:r>
        </w:p>
      </w:docPartBody>
    </w:docPart>
    <w:docPart>
      <w:docPartPr>
        <w:name w:val="B1ABEB1147264283B4AE42531D9CFCE7"/>
        <w:category>
          <w:name w:val="כללי"/>
          <w:gallery w:val="placeholder"/>
        </w:category>
        <w:types>
          <w:type w:val="bbPlcHdr"/>
        </w:types>
        <w:behaviors>
          <w:behavior w:val="content"/>
        </w:behaviors>
        <w:guid w:val="{C3098040-ECA7-4231-82D5-060A3A090C57}"/>
      </w:docPartPr>
      <w:docPartBody>
        <w:p w:rsidR="007B5954" w:rsidRDefault="0050415D" w:rsidP="0050415D">
          <w:pPr>
            <w:pStyle w:val="B1ABEB1147264283B4AE42531D9CFCE7"/>
          </w:pPr>
          <w:r w:rsidRPr="003059F5">
            <w:rPr>
              <w:rStyle w:val="PlaceholderText"/>
              <w:rtl/>
            </w:rPr>
            <w:t>[תאריך חתימת חוזה]</w:t>
          </w:r>
        </w:p>
      </w:docPartBody>
    </w:docPart>
    <w:docPart>
      <w:docPartPr>
        <w:name w:val="DDC6C1AFE1904EB48F1721802CBC280B"/>
        <w:category>
          <w:name w:val="כללי"/>
          <w:gallery w:val="placeholder"/>
        </w:category>
        <w:types>
          <w:type w:val="bbPlcHdr"/>
        </w:types>
        <w:behaviors>
          <w:behavior w:val="content"/>
        </w:behaviors>
        <w:guid w:val="{113A9DDD-074E-482B-8264-A9CDCF72BBF0}"/>
      </w:docPartPr>
      <w:docPartBody>
        <w:p w:rsidR="00D87262" w:rsidRDefault="00EA4D8E">
          <w:r w:rsidRPr="00E20F7F">
            <w:rPr>
              <w:rStyle w:val="PlaceholderText"/>
              <w:rtl/>
            </w:rPr>
            <w:t>[שם צד א]</w:t>
          </w:r>
        </w:p>
      </w:docPartBody>
    </w:docPart>
    <w:docPart>
      <w:docPartPr>
        <w:name w:val="8DADE1D46F9B4EEBAB100E43DDCF4C8B"/>
        <w:category>
          <w:name w:val="כללי"/>
          <w:gallery w:val="placeholder"/>
        </w:category>
        <w:types>
          <w:type w:val="bbPlcHdr"/>
        </w:types>
        <w:behaviors>
          <w:behavior w:val="content"/>
        </w:behaviors>
        <w:guid w:val="{39658BA3-B813-4062-9346-A86F14942393}"/>
      </w:docPartPr>
      <w:docPartBody>
        <w:p w:rsidR="00D87262" w:rsidRDefault="00EA4D8E">
          <w:r w:rsidRPr="00E20F7F">
            <w:rPr>
              <w:rStyle w:val="PlaceholderText"/>
              <w:rtl/>
            </w:rPr>
            <w:t>[שם ספק]</w:t>
          </w:r>
        </w:p>
      </w:docPartBody>
    </w:docPart>
    <w:docPart>
      <w:docPartPr>
        <w:name w:val="1A04D5113DED46D2B7BF839BB6CB848B"/>
        <w:category>
          <w:name w:val="כללי"/>
          <w:gallery w:val="placeholder"/>
        </w:category>
        <w:types>
          <w:type w:val="bbPlcHdr"/>
        </w:types>
        <w:behaviors>
          <w:behavior w:val="content"/>
        </w:behaviors>
        <w:guid w:val="{3CF4DB85-1548-4E53-8E82-B2EF9E84A078}"/>
      </w:docPartPr>
      <w:docPartBody>
        <w:p w:rsidR="00D87262" w:rsidRDefault="00EA4D8E" w:rsidP="00EA4D8E">
          <w:pPr>
            <w:pStyle w:val="1A04D5113DED46D2B7BF839BB6CB848B"/>
          </w:pPr>
          <w:r w:rsidRPr="003059F5">
            <w:rPr>
              <w:rStyle w:val="PlaceholderText"/>
              <w:rtl/>
            </w:rPr>
            <w:t>[שם ספק]</w:t>
          </w:r>
        </w:p>
      </w:docPartBody>
    </w:docPart>
    <w:docPart>
      <w:docPartPr>
        <w:name w:val="A1E42BDF1DAA4B9B852B88F0336C6137"/>
        <w:category>
          <w:name w:val="כללי"/>
          <w:gallery w:val="placeholder"/>
        </w:category>
        <w:types>
          <w:type w:val="bbPlcHdr"/>
        </w:types>
        <w:behaviors>
          <w:behavior w:val="content"/>
        </w:behaviors>
        <w:guid w:val="{9AA0FA6F-F9AB-4091-99FA-9DCB89E96FF7}"/>
      </w:docPartPr>
      <w:docPartBody>
        <w:p w:rsidR="00D87262" w:rsidRDefault="00EA4D8E" w:rsidP="00EA4D8E">
          <w:pPr>
            <w:pStyle w:val="A1E42BDF1DAA4B9B852B88F0336C6137"/>
          </w:pPr>
          <w:r w:rsidRPr="003059F5">
            <w:rPr>
              <w:rStyle w:val="PlaceholderText"/>
              <w:rtl/>
            </w:rPr>
            <w:t>[שם ספק]</w:t>
          </w:r>
        </w:p>
      </w:docPartBody>
    </w:docPart>
    <w:docPart>
      <w:docPartPr>
        <w:name w:val="6A1F5DD1F3FA4D039667C369CD1A7550"/>
        <w:category>
          <w:name w:val="כללי"/>
          <w:gallery w:val="placeholder"/>
        </w:category>
        <w:types>
          <w:type w:val="bbPlcHdr"/>
        </w:types>
        <w:behaviors>
          <w:behavior w:val="content"/>
        </w:behaviors>
        <w:guid w:val="{19E29334-D857-41B4-AD28-A2CDCA262428}"/>
      </w:docPartPr>
      <w:docPartBody>
        <w:p w:rsidR="00D87262" w:rsidRDefault="00EA4D8E" w:rsidP="00EA4D8E">
          <w:pPr>
            <w:pStyle w:val="6A1F5DD1F3FA4D039667C369CD1A7550"/>
          </w:pPr>
          <w:r w:rsidRPr="003059F5">
            <w:rPr>
              <w:rStyle w:val="PlaceholderText"/>
              <w:rtl/>
            </w:rPr>
            <w:t>[שם ספק]</w:t>
          </w:r>
        </w:p>
      </w:docPartBody>
    </w:docPart>
    <w:docPart>
      <w:docPartPr>
        <w:name w:val="D70139A975EA4AEF9A2EEEAB68345F4B"/>
        <w:category>
          <w:name w:val="כללי"/>
          <w:gallery w:val="placeholder"/>
        </w:category>
        <w:types>
          <w:type w:val="bbPlcHdr"/>
        </w:types>
        <w:behaviors>
          <w:behavior w:val="content"/>
        </w:behaviors>
        <w:guid w:val="{665B72AF-E245-4E65-9A32-941573BAE360}"/>
      </w:docPartPr>
      <w:docPartBody>
        <w:p w:rsidR="00107FCC" w:rsidRDefault="00385105" w:rsidP="00385105">
          <w:pPr>
            <w:pStyle w:val="D70139A975EA4AEF9A2EEEAB68345F4B"/>
          </w:pPr>
          <w:r w:rsidRPr="00EA1993">
            <w:rPr>
              <w:rStyle w:val="PlaceholderText"/>
              <w:rtl/>
            </w:rPr>
            <w:t>[צדדים נוספים]</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65A5"/>
    <w:rsid w:val="000046A2"/>
    <w:rsid w:val="00107FCC"/>
    <w:rsid w:val="00194A68"/>
    <w:rsid w:val="00385105"/>
    <w:rsid w:val="003C510A"/>
    <w:rsid w:val="0050415D"/>
    <w:rsid w:val="006865A5"/>
    <w:rsid w:val="007B5954"/>
    <w:rsid w:val="00D87262"/>
    <w:rsid w:val="00D9185F"/>
    <w:rsid w:val="00EA4D8E"/>
    <w:rsid w:val="00FF676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65A5"/>
    <w:pPr>
      <w:bidi/>
    </w:pPr>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85105"/>
    <w:rPr>
      <w:color w:val="808080"/>
    </w:rPr>
  </w:style>
  <w:style w:type="paragraph" w:customStyle="1" w:styleId="871AD4D121CD46158D37AC706DC5F20D">
    <w:name w:val="871AD4D121CD46158D37AC706DC5F20D"/>
    <w:rsid w:val="006865A5"/>
    <w:pPr>
      <w:bidi/>
    </w:pPr>
  </w:style>
  <w:style w:type="paragraph" w:customStyle="1" w:styleId="67C2AB97BBCD442C886705456EBBB7B0">
    <w:name w:val="67C2AB97BBCD442C886705456EBBB7B0"/>
    <w:rsid w:val="006865A5"/>
    <w:pPr>
      <w:bidi/>
    </w:pPr>
  </w:style>
  <w:style w:type="paragraph" w:customStyle="1" w:styleId="37208FD0DB0444DCA907EF0ED64E6B18">
    <w:name w:val="37208FD0DB0444DCA907EF0ED64E6B18"/>
    <w:rsid w:val="006865A5"/>
    <w:pPr>
      <w:bidi/>
    </w:pPr>
  </w:style>
  <w:style w:type="paragraph" w:customStyle="1" w:styleId="71D2035B69E0492092CD157201A2A210">
    <w:name w:val="71D2035B69E0492092CD157201A2A210"/>
    <w:rsid w:val="006865A5"/>
    <w:pPr>
      <w:bidi/>
    </w:pPr>
  </w:style>
  <w:style w:type="paragraph" w:customStyle="1" w:styleId="097384DE99F64EFE95EB6B796425FE6C">
    <w:name w:val="097384DE99F64EFE95EB6B796425FE6C"/>
    <w:rsid w:val="000046A2"/>
    <w:pPr>
      <w:bidi/>
    </w:pPr>
  </w:style>
  <w:style w:type="paragraph" w:customStyle="1" w:styleId="BEFDDA32FACF48EE8967FD3328EE85D5">
    <w:name w:val="BEFDDA32FACF48EE8967FD3328EE85D5"/>
    <w:rsid w:val="000046A2"/>
    <w:pPr>
      <w:bidi/>
    </w:pPr>
  </w:style>
  <w:style w:type="paragraph" w:customStyle="1" w:styleId="AE4C4EA1358F449CB9AA95A98D430D69">
    <w:name w:val="AE4C4EA1358F449CB9AA95A98D430D69"/>
    <w:rsid w:val="000046A2"/>
    <w:pPr>
      <w:bidi/>
    </w:pPr>
  </w:style>
  <w:style w:type="paragraph" w:customStyle="1" w:styleId="8C1C27966FA842BD9DBB84D7CEBF11D9">
    <w:name w:val="8C1C27966FA842BD9DBB84D7CEBF11D9"/>
    <w:rsid w:val="000046A2"/>
    <w:pPr>
      <w:bidi/>
    </w:pPr>
  </w:style>
  <w:style w:type="paragraph" w:customStyle="1" w:styleId="D8AD10FF4ACF422CBCAAB4B3A763E055">
    <w:name w:val="D8AD10FF4ACF422CBCAAB4B3A763E055"/>
    <w:rsid w:val="000046A2"/>
    <w:pPr>
      <w:bidi/>
    </w:pPr>
  </w:style>
  <w:style w:type="paragraph" w:customStyle="1" w:styleId="1A4EBAEC730E4CCFB2D7E416576B5894">
    <w:name w:val="1A4EBAEC730E4CCFB2D7E416576B5894"/>
    <w:rsid w:val="003C510A"/>
    <w:pPr>
      <w:bidi/>
    </w:pPr>
  </w:style>
  <w:style w:type="paragraph" w:customStyle="1" w:styleId="0027FBD68641446BAB5E02BFD1D63B4C">
    <w:name w:val="0027FBD68641446BAB5E02BFD1D63B4C"/>
    <w:rsid w:val="003C510A"/>
    <w:pPr>
      <w:bidi/>
    </w:pPr>
  </w:style>
  <w:style w:type="paragraph" w:customStyle="1" w:styleId="1B9DCA2DF1084A27AF2687CB889DA023">
    <w:name w:val="1B9DCA2DF1084A27AF2687CB889DA023"/>
    <w:rsid w:val="003C510A"/>
    <w:pPr>
      <w:bidi/>
    </w:pPr>
  </w:style>
  <w:style w:type="paragraph" w:customStyle="1" w:styleId="A9C1FE76C4014731957BD5B0056E7E0D">
    <w:name w:val="A9C1FE76C4014731957BD5B0056E7E0D"/>
    <w:rsid w:val="003C510A"/>
    <w:pPr>
      <w:bidi/>
    </w:pPr>
  </w:style>
  <w:style w:type="paragraph" w:customStyle="1" w:styleId="20FD795331DF4EB984B9C3BC9AA956AC">
    <w:name w:val="20FD795331DF4EB984B9C3BC9AA956AC"/>
    <w:rsid w:val="003C510A"/>
    <w:pPr>
      <w:bidi/>
    </w:pPr>
  </w:style>
  <w:style w:type="paragraph" w:customStyle="1" w:styleId="94FCEC772A3446B3BEA3D863C41F0B14">
    <w:name w:val="94FCEC772A3446B3BEA3D863C41F0B14"/>
    <w:rsid w:val="003C510A"/>
    <w:pPr>
      <w:bidi/>
    </w:pPr>
  </w:style>
  <w:style w:type="paragraph" w:customStyle="1" w:styleId="D4582034F45F4B12BCD95EA67C277B85">
    <w:name w:val="D4582034F45F4B12BCD95EA67C277B85"/>
    <w:rsid w:val="003C510A"/>
    <w:pPr>
      <w:bidi/>
    </w:pPr>
  </w:style>
  <w:style w:type="paragraph" w:customStyle="1" w:styleId="C95ABE1C29B844CA80F2098CC4D17B81">
    <w:name w:val="C95ABE1C29B844CA80F2098CC4D17B81"/>
    <w:rsid w:val="003C510A"/>
    <w:pPr>
      <w:bidi/>
    </w:pPr>
  </w:style>
  <w:style w:type="paragraph" w:customStyle="1" w:styleId="BD9E3425DC0041EB93772215F7E0129E">
    <w:name w:val="BD9E3425DC0041EB93772215F7E0129E"/>
    <w:rsid w:val="003C510A"/>
    <w:pPr>
      <w:bidi/>
    </w:pPr>
  </w:style>
  <w:style w:type="paragraph" w:customStyle="1" w:styleId="EABD0E3810BB42129A74CCCC2CAF06DB">
    <w:name w:val="EABD0E3810BB42129A74CCCC2CAF06DB"/>
    <w:rsid w:val="003C510A"/>
    <w:pPr>
      <w:bidi/>
    </w:pPr>
  </w:style>
  <w:style w:type="paragraph" w:customStyle="1" w:styleId="7291604682F04BAE8861D2AA848E515C">
    <w:name w:val="7291604682F04BAE8861D2AA848E515C"/>
    <w:rsid w:val="003C510A"/>
    <w:pPr>
      <w:bidi/>
    </w:pPr>
  </w:style>
  <w:style w:type="paragraph" w:customStyle="1" w:styleId="AACA3AFC080E4B67BBEECB7554D94E5B">
    <w:name w:val="AACA3AFC080E4B67BBEECB7554D94E5B"/>
    <w:rsid w:val="003C510A"/>
    <w:pPr>
      <w:bidi/>
    </w:pPr>
  </w:style>
  <w:style w:type="paragraph" w:customStyle="1" w:styleId="6099BEC70F9E450B8C6D3D90BAC76780">
    <w:name w:val="6099BEC70F9E450B8C6D3D90BAC76780"/>
    <w:rsid w:val="0050415D"/>
    <w:pPr>
      <w:bidi/>
    </w:pPr>
  </w:style>
  <w:style w:type="paragraph" w:customStyle="1" w:styleId="1BE9FBEDA4CA4EDDA667E4B4530DE584">
    <w:name w:val="1BE9FBEDA4CA4EDDA667E4B4530DE584"/>
    <w:rsid w:val="0050415D"/>
    <w:pPr>
      <w:bidi/>
    </w:pPr>
  </w:style>
  <w:style w:type="paragraph" w:customStyle="1" w:styleId="0EF05558CE4548D8B533A3E926D91DD6">
    <w:name w:val="0EF05558CE4548D8B533A3E926D91DD6"/>
    <w:rsid w:val="0050415D"/>
    <w:pPr>
      <w:bidi/>
    </w:pPr>
  </w:style>
  <w:style w:type="paragraph" w:customStyle="1" w:styleId="BE9BA9880FD048E38CE55C7E2A706112">
    <w:name w:val="BE9BA9880FD048E38CE55C7E2A706112"/>
    <w:rsid w:val="0050415D"/>
    <w:pPr>
      <w:bidi/>
    </w:pPr>
  </w:style>
  <w:style w:type="paragraph" w:customStyle="1" w:styleId="026D0EEF8E88461B893F14678DCC9B64">
    <w:name w:val="026D0EEF8E88461B893F14678DCC9B64"/>
    <w:rsid w:val="0050415D"/>
    <w:pPr>
      <w:bidi/>
    </w:pPr>
  </w:style>
  <w:style w:type="paragraph" w:customStyle="1" w:styleId="99B7B92A58534A06A723D61F836E977D">
    <w:name w:val="99B7B92A58534A06A723D61F836E977D"/>
    <w:rsid w:val="0050415D"/>
    <w:pPr>
      <w:bidi/>
    </w:pPr>
  </w:style>
  <w:style w:type="paragraph" w:customStyle="1" w:styleId="456F6F2E172C431C91A4FDE1DDAA3D7E">
    <w:name w:val="456F6F2E172C431C91A4FDE1DDAA3D7E"/>
    <w:rsid w:val="0050415D"/>
    <w:pPr>
      <w:bidi/>
    </w:pPr>
  </w:style>
  <w:style w:type="paragraph" w:customStyle="1" w:styleId="DE56E4D427C246AD958ED7303D0F0D8D">
    <w:name w:val="DE56E4D427C246AD958ED7303D0F0D8D"/>
    <w:rsid w:val="0050415D"/>
    <w:pPr>
      <w:bidi/>
    </w:pPr>
  </w:style>
  <w:style w:type="paragraph" w:customStyle="1" w:styleId="61BBC20B61004E19B90006BC0C07A9FA">
    <w:name w:val="61BBC20B61004E19B90006BC0C07A9FA"/>
    <w:rsid w:val="0050415D"/>
    <w:pPr>
      <w:bidi/>
    </w:pPr>
  </w:style>
  <w:style w:type="paragraph" w:customStyle="1" w:styleId="B3A828DD39CF440B872E1BC340E8F0C7">
    <w:name w:val="B3A828DD39CF440B872E1BC340E8F0C7"/>
    <w:rsid w:val="0050415D"/>
    <w:pPr>
      <w:bidi/>
    </w:pPr>
  </w:style>
  <w:style w:type="paragraph" w:customStyle="1" w:styleId="204245C9C9344AAF84FEADA3EB34AF6D">
    <w:name w:val="204245C9C9344AAF84FEADA3EB34AF6D"/>
    <w:rsid w:val="0050415D"/>
    <w:pPr>
      <w:bidi/>
    </w:pPr>
  </w:style>
  <w:style w:type="paragraph" w:customStyle="1" w:styleId="C54B377C84EC46D7ACA8D090723DFBA2">
    <w:name w:val="C54B377C84EC46D7ACA8D090723DFBA2"/>
    <w:rsid w:val="0050415D"/>
    <w:pPr>
      <w:bidi/>
    </w:pPr>
  </w:style>
  <w:style w:type="paragraph" w:customStyle="1" w:styleId="220D7DA3E5CA42519122E7A1C3275BC8">
    <w:name w:val="220D7DA3E5CA42519122E7A1C3275BC8"/>
    <w:rsid w:val="0050415D"/>
    <w:pPr>
      <w:bidi/>
    </w:pPr>
  </w:style>
  <w:style w:type="paragraph" w:customStyle="1" w:styleId="0B4CB4676FDA4B36A6B6352386454010">
    <w:name w:val="0B4CB4676FDA4B36A6B6352386454010"/>
    <w:rsid w:val="0050415D"/>
    <w:pPr>
      <w:bidi/>
    </w:pPr>
  </w:style>
  <w:style w:type="paragraph" w:customStyle="1" w:styleId="4D8749E3859F4E3484F41F4A1985EE3F">
    <w:name w:val="4D8749E3859F4E3484F41F4A1985EE3F"/>
    <w:rsid w:val="0050415D"/>
    <w:pPr>
      <w:bidi/>
    </w:pPr>
  </w:style>
  <w:style w:type="paragraph" w:customStyle="1" w:styleId="159131DFF1404594AAC8DCDA42328207">
    <w:name w:val="159131DFF1404594AAC8DCDA42328207"/>
    <w:rsid w:val="0050415D"/>
    <w:pPr>
      <w:bidi/>
    </w:pPr>
  </w:style>
  <w:style w:type="paragraph" w:customStyle="1" w:styleId="6830AE0E268949828CA765A071571AF4">
    <w:name w:val="6830AE0E268949828CA765A071571AF4"/>
    <w:rsid w:val="0050415D"/>
    <w:pPr>
      <w:bidi/>
    </w:pPr>
  </w:style>
  <w:style w:type="paragraph" w:customStyle="1" w:styleId="2CB6E90BB37E40A49FD404E536A82CB5">
    <w:name w:val="2CB6E90BB37E40A49FD404E536A82CB5"/>
    <w:rsid w:val="0050415D"/>
    <w:pPr>
      <w:bidi/>
    </w:pPr>
  </w:style>
  <w:style w:type="paragraph" w:customStyle="1" w:styleId="83FAFB976E3A472488020B512B85AF4C">
    <w:name w:val="83FAFB976E3A472488020B512B85AF4C"/>
    <w:rsid w:val="0050415D"/>
    <w:pPr>
      <w:bidi/>
    </w:pPr>
  </w:style>
  <w:style w:type="paragraph" w:customStyle="1" w:styleId="287C6FCC752F46EAAD6E53AFA2BDD0D2">
    <w:name w:val="287C6FCC752F46EAAD6E53AFA2BDD0D2"/>
    <w:rsid w:val="0050415D"/>
    <w:pPr>
      <w:bidi/>
    </w:pPr>
  </w:style>
  <w:style w:type="paragraph" w:customStyle="1" w:styleId="2E261690FF8140A384A939171E133CF4">
    <w:name w:val="2E261690FF8140A384A939171E133CF4"/>
    <w:rsid w:val="0050415D"/>
    <w:pPr>
      <w:bidi/>
    </w:pPr>
  </w:style>
  <w:style w:type="paragraph" w:customStyle="1" w:styleId="517FC91B9EE24B40867EC627572312DE">
    <w:name w:val="517FC91B9EE24B40867EC627572312DE"/>
    <w:rsid w:val="0050415D"/>
    <w:pPr>
      <w:bidi/>
    </w:pPr>
  </w:style>
  <w:style w:type="paragraph" w:customStyle="1" w:styleId="FB099383A74844C3B3E4C70931AB7B48">
    <w:name w:val="FB099383A74844C3B3E4C70931AB7B48"/>
    <w:rsid w:val="0050415D"/>
    <w:pPr>
      <w:bidi/>
    </w:pPr>
  </w:style>
  <w:style w:type="paragraph" w:customStyle="1" w:styleId="C767D29D30DF42E59D2B49D53FF8CB56">
    <w:name w:val="C767D29D30DF42E59D2B49D53FF8CB56"/>
    <w:rsid w:val="0050415D"/>
    <w:pPr>
      <w:bidi/>
    </w:pPr>
  </w:style>
  <w:style w:type="paragraph" w:customStyle="1" w:styleId="FAA6809F7A6B4AE69C3CF89062A47873">
    <w:name w:val="FAA6809F7A6B4AE69C3CF89062A47873"/>
    <w:rsid w:val="0050415D"/>
    <w:pPr>
      <w:bidi/>
    </w:pPr>
  </w:style>
  <w:style w:type="paragraph" w:customStyle="1" w:styleId="9EB06C9710CC4EC1A3517D744E5A5C33">
    <w:name w:val="9EB06C9710CC4EC1A3517D744E5A5C33"/>
    <w:rsid w:val="0050415D"/>
    <w:pPr>
      <w:bidi/>
    </w:pPr>
  </w:style>
  <w:style w:type="paragraph" w:customStyle="1" w:styleId="A61B3F83F80F45A38539933BFA281E7E">
    <w:name w:val="A61B3F83F80F45A38539933BFA281E7E"/>
    <w:rsid w:val="0050415D"/>
    <w:pPr>
      <w:bidi/>
    </w:pPr>
  </w:style>
  <w:style w:type="paragraph" w:customStyle="1" w:styleId="CFF5C388459E412CA79D0201AA39CC1D">
    <w:name w:val="CFF5C388459E412CA79D0201AA39CC1D"/>
    <w:rsid w:val="0050415D"/>
    <w:pPr>
      <w:bidi/>
    </w:pPr>
  </w:style>
  <w:style w:type="paragraph" w:customStyle="1" w:styleId="B3AD2A1386DC47EAB469D5B8AAA67B3D">
    <w:name w:val="B3AD2A1386DC47EAB469D5B8AAA67B3D"/>
    <w:rsid w:val="0050415D"/>
    <w:pPr>
      <w:bidi/>
    </w:pPr>
  </w:style>
  <w:style w:type="paragraph" w:customStyle="1" w:styleId="AA270EE55FAD485BB958D1045ABB27EE">
    <w:name w:val="AA270EE55FAD485BB958D1045ABB27EE"/>
    <w:rsid w:val="0050415D"/>
    <w:pPr>
      <w:bidi/>
    </w:pPr>
  </w:style>
  <w:style w:type="paragraph" w:customStyle="1" w:styleId="19EC5663B816425DBA4C715313CF5062">
    <w:name w:val="19EC5663B816425DBA4C715313CF5062"/>
    <w:rsid w:val="0050415D"/>
    <w:pPr>
      <w:bidi/>
    </w:pPr>
  </w:style>
  <w:style w:type="paragraph" w:customStyle="1" w:styleId="CCBFBFD0D0F14EBCA4122A18D24A901B">
    <w:name w:val="CCBFBFD0D0F14EBCA4122A18D24A901B"/>
    <w:rsid w:val="0050415D"/>
    <w:pPr>
      <w:bidi/>
    </w:pPr>
  </w:style>
  <w:style w:type="paragraph" w:customStyle="1" w:styleId="5417DF87CAEA463498184DB0B8265C0E">
    <w:name w:val="5417DF87CAEA463498184DB0B8265C0E"/>
    <w:rsid w:val="0050415D"/>
    <w:pPr>
      <w:bidi/>
    </w:pPr>
  </w:style>
  <w:style w:type="paragraph" w:customStyle="1" w:styleId="B1414C4ACA2E43D0B9E54184A91F91E9">
    <w:name w:val="B1414C4ACA2E43D0B9E54184A91F91E9"/>
    <w:rsid w:val="0050415D"/>
    <w:pPr>
      <w:bidi/>
    </w:pPr>
  </w:style>
  <w:style w:type="paragraph" w:customStyle="1" w:styleId="0351E2A7EDBC4126834B910405728DAD">
    <w:name w:val="0351E2A7EDBC4126834B910405728DAD"/>
    <w:rsid w:val="0050415D"/>
    <w:pPr>
      <w:bidi/>
    </w:pPr>
  </w:style>
  <w:style w:type="paragraph" w:customStyle="1" w:styleId="B1ABEB1147264283B4AE42531D9CFCE7">
    <w:name w:val="B1ABEB1147264283B4AE42531D9CFCE7"/>
    <w:rsid w:val="0050415D"/>
    <w:pPr>
      <w:bidi/>
    </w:pPr>
  </w:style>
  <w:style w:type="paragraph" w:customStyle="1" w:styleId="140F8BD632BE474BBD35B3DF1C03BEC2">
    <w:name w:val="140F8BD632BE474BBD35B3DF1C03BEC2"/>
    <w:rsid w:val="0050415D"/>
    <w:pPr>
      <w:bidi/>
    </w:pPr>
  </w:style>
  <w:style w:type="paragraph" w:customStyle="1" w:styleId="1A04D5113DED46D2B7BF839BB6CB848B">
    <w:name w:val="1A04D5113DED46D2B7BF839BB6CB848B"/>
    <w:rsid w:val="00EA4D8E"/>
    <w:pPr>
      <w:bidi/>
    </w:pPr>
  </w:style>
  <w:style w:type="paragraph" w:customStyle="1" w:styleId="F6F07525F25E411A8A7CE234D304FEA5">
    <w:name w:val="F6F07525F25E411A8A7CE234D304FEA5"/>
    <w:rsid w:val="00EA4D8E"/>
    <w:pPr>
      <w:bidi/>
    </w:pPr>
  </w:style>
  <w:style w:type="paragraph" w:customStyle="1" w:styleId="55009917B4AB4E07ADF985C5E05DEBF2">
    <w:name w:val="55009917B4AB4E07ADF985C5E05DEBF2"/>
    <w:rsid w:val="00EA4D8E"/>
    <w:pPr>
      <w:bidi/>
    </w:pPr>
  </w:style>
  <w:style w:type="paragraph" w:customStyle="1" w:styleId="A1E42BDF1DAA4B9B852B88F0336C6137">
    <w:name w:val="A1E42BDF1DAA4B9B852B88F0336C6137"/>
    <w:rsid w:val="00EA4D8E"/>
    <w:pPr>
      <w:bidi/>
    </w:pPr>
  </w:style>
  <w:style w:type="paragraph" w:customStyle="1" w:styleId="6A1F5DD1F3FA4D039667C369CD1A7550">
    <w:name w:val="6A1F5DD1F3FA4D039667C369CD1A7550"/>
    <w:rsid w:val="00EA4D8E"/>
    <w:pPr>
      <w:bidi/>
    </w:pPr>
  </w:style>
  <w:style w:type="paragraph" w:customStyle="1" w:styleId="14C24CD2CCE54FCBB10C19C75B86EA36">
    <w:name w:val="14C24CD2CCE54FCBB10C19C75B86EA36"/>
    <w:rsid w:val="00D87262"/>
    <w:pPr>
      <w:bidi/>
    </w:pPr>
  </w:style>
  <w:style w:type="paragraph" w:customStyle="1" w:styleId="BEB24B855B794B6AB29B20E395DC5308">
    <w:name w:val="BEB24B855B794B6AB29B20E395DC5308"/>
    <w:rsid w:val="00D87262"/>
    <w:pPr>
      <w:bidi/>
    </w:pPr>
  </w:style>
  <w:style w:type="paragraph" w:customStyle="1" w:styleId="2D25C3BD3C3345A392ADFF068134EEA8">
    <w:name w:val="2D25C3BD3C3345A392ADFF068134EEA8"/>
    <w:rsid w:val="00D87262"/>
    <w:pPr>
      <w:bidi/>
    </w:pPr>
  </w:style>
  <w:style w:type="paragraph" w:customStyle="1" w:styleId="8D1954D371ED4AB583BDA683241A0978">
    <w:name w:val="8D1954D371ED4AB583BDA683241A0978"/>
    <w:rsid w:val="00D87262"/>
    <w:pPr>
      <w:bidi/>
    </w:pPr>
  </w:style>
  <w:style w:type="paragraph" w:customStyle="1" w:styleId="367A5A82AECE4273BFF0F08B7FFADB34">
    <w:name w:val="367A5A82AECE4273BFF0F08B7FFADB34"/>
    <w:rsid w:val="00D87262"/>
    <w:pPr>
      <w:bidi/>
    </w:pPr>
  </w:style>
  <w:style w:type="paragraph" w:customStyle="1" w:styleId="81F6AD41F12443B780157CE9E61CD403">
    <w:name w:val="81F6AD41F12443B780157CE9E61CD403"/>
    <w:rsid w:val="00D87262"/>
    <w:pPr>
      <w:bidi/>
    </w:pPr>
  </w:style>
  <w:style w:type="paragraph" w:customStyle="1" w:styleId="1D3A7137517449F8B83DC318AB063F50">
    <w:name w:val="1D3A7137517449F8B83DC318AB063F50"/>
    <w:rsid w:val="00385105"/>
    <w:pPr>
      <w:bidi/>
    </w:pPr>
  </w:style>
  <w:style w:type="paragraph" w:customStyle="1" w:styleId="1E3213C6DFE94E7EA788EF53F6B4364B">
    <w:name w:val="1E3213C6DFE94E7EA788EF53F6B4364B"/>
    <w:rsid w:val="00385105"/>
    <w:pPr>
      <w:bidi/>
    </w:pPr>
  </w:style>
  <w:style w:type="paragraph" w:customStyle="1" w:styleId="D70139A975EA4AEF9A2EEEAB68345F4B">
    <w:name w:val="D70139A975EA4AEF9A2EEEAB68345F4B"/>
    <w:rsid w:val="00385105"/>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יועץ קרינה אלקטרו-מגנטית" ma:contentTypeID="0x010100398782B37190B343ABC5A26867A4FDE218009D07A69751386C4CA7CC547A4D8DCF45" ma:contentTypeVersion="175" ma:contentTypeDescription="" ma:contentTypeScope="" ma:versionID="3c180793b9255faf7cf6416df15fe4d7">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b5335db8d4626e2c0c9f186e7c5a0c7d"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default="אפריקה ישראל"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1"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customXsn xmlns="http://schemas.microsoft.com/office/2006/metadata/customXsn">
  <xsnLocation>http://afi-home/sites/Contracts/DocumentsPropertiesForms/ContractTemplateV2.xsn</xsnLocation>
  <cached>False</cached>
  <openByDefault>True</openByDefault>
  <xsnScope>http://afi-home/sites/Contracts</xsnScope>
</customXsn>
</file>

<file path=customXml/item3.xml><?xml version="1.0" encoding="utf-8"?>
<ct:contentTypeSchema xmlns:ct="http://schemas.microsoft.com/office/2006/metadata/contentType" xmlns:ma="http://schemas.microsoft.com/office/2006/metadata/properties/metaAttributes" ct:_="" ma:_="" ma:contentTypeName="מסמך" ma:contentTypeID="0x010100C1BB7D448C37CF48BFD82AFE063F9BBD" ma:contentTypeVersion="9" ma:contentTypeDescription="צור מסמך חדש." ma:contentTypeScope="" ma:versionID="f86e9582af039ca9b13397ee1dbe2804">
  <xsd:schema xmlns:xsd="http://www.w3.org/2001/XMLSchema" xmlns:xs="http://www.w3.org/2001/XMLSchema" xmlns:p="http://schemas.microsoft.com/office/2006/metadata/properties" xmlns:ns2="30e7bf55-46d6-4ffc-a761-d73d4a90fc9d" xmlns:ns3="ee76a7da-5c3a-4653-a494-7f3fcc3cb9e9" targetNamespace="http://schemas.microsoft.com/office/2006/metadata/properties" ma:root="true" ma:fieldsID="96881d625ba30743566c4c8323df7866" ns2:_="" ns3:_="">
    <xsd:import namespace="30e7bf55-46d6-4ffc-a761-d73d4a90fc9d"/>
    <xsd:import namespace="ee76a7da-5c3a-4653-a494-7f3fcc3cb9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e7bf55-46d6-4ffc-a761-d73d4a90fc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תגיות תמונה" ma:readOnly="false" ma:fieldId="{5cf76f15-5ced-4ddc-b409-7134ff3c332f}" ma:taxonomyMulti="true" ma:sspId="eb18e659-9045-4595-b61d-79adf2ee788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76a7da-5c3a-4653-a494-7f3fcc3cb9e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35b88a3-e921-458e-93f8-9bbb6ec93511}" ma:internalName="TaxCatchAll" ma:showField="CatchAllData" ma:web="ee76a7da-5c3a-4653-a494-7f3fcc3cb9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30e7bf55-46d6-4ffc-a761-d73d4a90fc9d">
      <Terms xmlns="http://schemas.microsoft.com/office/infopath/2007/PartnerControls"/>
    </lcf76f155ced4ddcb4097134ff3c332f>
    <TaxCatchAll xmlns="ee76a7da-5c3a-4653-a494-7f3fcc3cb9e9" xsi:nil="true"/>
  </documentManagement>
</p:properties>
</file>

<file path=customXml/itemProps1.xml><?xml version="1.0" encoding="utf-8"?>
<ds:datastoreItem xmlns:ds="http://schemas.openxmlformats.org/officeDocument/2006/customXml" ds:itemID="{C1940223-9EA2-4C9C-9BFD-BFAA11680B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C6D734-C7C1-47F9-8BEC-2E5B26BD9DC1}">
  <ds:schemaRefs>
    <ds:schemaRef ds:uri="http://schemas.microsoft.com/office/2006/metadata/customXsn"/>
  </ds:schemaRefs>
</ds:datastoreItem>
</file>

<file path=customXml/itemProps3.xml><?xml version="1.0" encoding="utf-8"?>
<ds:datastoreItem xmlns:ds="http://schemas.openxmlformats.org/officeDocument/2006/customXml" ds:itemID="{5B9F238C-73F2-410F-A379-B4D0C9639107}"/>
</file>

<file path=customXml/itemProps4.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5.xml><?xml version="1.0" encoding="utf-8"?>
<ds:datastoreItem xmlns:ds="http://schemas.openxmlformats.org/officeDocument/2006/customXml" ds:itemID="{81709D4C-33DC-48CC-AC7E-130A245806EE}">
  <ds:schemaRefs>
    <ds:schemaRef ds:uri="http://purl.org/dc/terms/"/>
    <ds:schemaRef ds:uri="http://schemas.openxmlformats.org/package/2006/metadata/core-properties"/>
    <ds:schemaRef ds:uri="http://schemas.microsoft.com/office/2006/documentManagement/types"/>
    <ds:schemaRef ds:uri="http://purl.org/dc/dcmitype/"/>
    <ds:schemaRef ds:uri="e82e0497-401b-493b-ab66-61f85c09ed30"/>
    <ds:schemaRef ds:uri="http://purl.org/dc/elements/1.1/"/>
    <ds:schemaRef ds:uri="http://schemas.microsoft.com/office/2006/metadata/properties"/>
    <ds:schemaRef ds:uri="http://schemas.microsoft.com/sharepoint/v3"/>
    <ds:schemaRef ds:uri="http://schemas.microsoft.com/office/infopath/2007/PartnerControl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35</Pages>
  <Words>10326</Words>
  <Characters>51634</Characters>
  <Application>Microsoft Office Word</Application>
  <DocSecurity>0</DocSecurity>
  <Lines>430</Lines>
  <Paragraphs>123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61837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Meryl Etman</dc:creator>
  <cp:keywords/>
  <dc:description/>
  <cp:lastModifiedBy>Meryl Etman</cp:lastModifiedBy>
  <cp:revision>7</cp:revision>
  <dcterms:created xsi:type="dcterms:W3CDTF">2021-05-30T12:38:00Z</dcterms:created>
  <dcterms:modified xsi:type="dcterms:W3CDTF">2021-06-21T11:09:00Z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0x010100C1BB7D448C37CF48BFD82AFE063F9BBD</vt:lpwstr>
  </property>
  <property fmtid="{D5CDD505-2E9C-101B-9397-08002B2CF9AE}" pid="3" name="_dlc_DocIdItemGuid">
    <vt:lpwstr>2396b0bf-b6b3-4020-8151-185a0ce880a0</vt:lpwstr>
  </property>
</Properties>
</file>