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9A0437A"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lang w:eastAsia="he-IL"/>
        </w:rPr>
      </w:pPr>
    </w:p>
    <w:p w14:paraId="54497377"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0DF7566"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7A78360"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3067D1FE"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19EFC821"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2B2234">
        <w:rPr>
          <w:rFonts w:ascii="Times New Roman" w:eastAsia="Times New Roman" w:hAnsi="Times New Roman" w:cs="David"/>
          <w:bCs/>
          <w:i/>
          <w:iCs/>
          <w:noProof/>
          <w:sz w:val="32"/>
          <w:szCs w:val="32"/>
        </w:rPr>
        <w:drawing>
          <wp:inline distT="0" distB="0" distL="0" distR="0" wp14:anchorId="364BB819" wp14:editId="11E2660F">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1EDD5F13" w14:textId="77777777" w:rsidR="002B2234" w:rsidRPr="002B2234" w:rsidRDefault="00D80A75" w:rsidP="002B2234">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Pr>
          <w:rFonts w:ascii="Times New Roman" w:eastAsia="Times New Roman" w:hAnsi="Times New Roman" w:cs="David" w:hint="cs"/>
          <w:bCs/>
          <w:sz w:val="32"/>
          <w:szCs w:val="32"/>
          <w:rtl/>
          <w:lang w:eastAsia="he-IL"/>
        </w:rPr>
        <w:t xml:space="preserve"> </w:t>
      </w:r>
    </w:p>
    <w:p w14:paraId="2D952183"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D336E9D" w14:textId="77777777" w:rsidR="00735E3D" w:rsidRDefault="00735E3D"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9275693" w14:textId="77777777" w:rsidR="00735E3D" w:rsidRDefault="00735E3D"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5312191"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2B2234">
        <w:rPr>
          <w:rFonts w:ascii="Times New Roman" w:eastAsia="Times New Roman" w:hAnsi="Times New Roman" w:cs="David" w:hint="cs"/>
          <w:bCs/>
          <w:sz w:val="32"/>
          <w:szCs w:val="32"/>
          <w:u w:val="single"/>
          <w:rtl/>
          <w:lang w:eastAsia="he-IL"/>
        </w:rPr>
        <w:t>חוזה מתכנן חשמל ותקשורת</w:t>
      </w:r>
    </w:p>
    <w:p w14:paraId="48E17B30"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D3FAD2B"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EE2FE18"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53AD6C1"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D4D8380" w14:textId="77777777" w:rsidR="00735E3D" w:rsidRPr="00B27B4C" w:rsidRDefault="00735E3D" w:rsidP="00735E3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A63463E970C1443C92C1790F6B12BC1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21BABA17" w14:textId="521B7308" w:rsidR="00735E3D" w:rsidRPr="00B27B4C" w:rsidRDefault="003F6BD9" w:rsidP="00735E3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0" w:author="Meryl Etman" w:date="2021-05-26T16:32:00Z">
            <w:r>
              <w:rPr>
                <w:rFonts w:ascii="Times New Roman" w:eastAsia="Times New Roman" w:hAnsi="Times New Roman" w:cs="David"/>
                <w:bCs/>
                <w:sz w:val="32"/>
                <w:szCs w:val="32"/>
                <w:u w:val="single"/>
                <w:rtl/>
                <w:lang w:eastAsia="he-IL"/>
              </w:rPr>
              <w:t>סביוני נצר סירני - בניין 31</w:t>
            </w:r>
          </w:ins>
        </w:p>
      </w:sdtContent>
    </w:sdt>
    <w:p w14:paraId="1381D01C" w14:textId="77777777" w:rsidR="00735E3D" w:rsidRPr="00B27B4C" w:rsidRDefault="00735E3D" w:rsidP="00735E3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C6AFC98E6AC341BFADBAA851F58CEBE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76198E25" w14:textId="1EF426DF" w:rsidR="00735E3D" w:rsidRPr="00B27B4C" w:rsidRDefault="003F6BD9" w:rsidP="00735E3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1" w:author="Meryl Etman" w:date="2021-05-26T16:32:00Z">
            <w:r>
              <w:rPr>
                <w:rFonts w:ascii="Times New Roman" w:eastAsia="Times New Roman" w:hAnsi="Times New Roman" w:cs="David"/>
                <w:bCs/>
                <w:sz w:val="32"/>
                <w:szCs w:val="32"/>
                <w:u w:val="single"/>
                <w:rtl/>
                <w:lang w:eastAsia="he-IL"/>
              </w:rPr>
              <w:t>סביוני נצר סירני</w:t>
            </w:r>
          </w:ins>
        </w:p>
      </w:sdtContent>
    </w:sdt>
    <w:p w14:paraId="4D6F28B0"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C78BC88"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EE58A04"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6ECA8C6"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0138E5F"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9498F35"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6079CAD"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D1277BA"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887EAE4"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14B223D"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A6D7033"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376400E"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A83FF4C"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4E5F8E0"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5898349"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77E8685"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BFB97F2"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E0113E0"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A64670C"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8D1F5C6"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9CE9288"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4D850EF"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9A5BF62"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6ABF549"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DEDAD77" w14:textId="020F2AB0" w:rsidR="00735E3D" w:rsidDel="007E2A61" w:rsidRDefault="00735E3D" w:rsidP="002B2234">
      <w:pPr>
        <w:widowControl w:val="0"/>
        <w:spacing w:before="0" w:beforeAutospacing="0" w:after="0" w:afterAutospacing="0" w:line="240" w:lineRule="auto"/>
        <w:jc w:val="center"/>
        <w:rPr>
          <w:del w:id="2" w:author="Meryl Etman" w:date="2021-05-26T16:52:00Z"/>
          <w:rFonts w:ascii="Times New Roman" w:eastAsia="Times New Roman" w:hAnsi="Times New Roman" w:cs="David"/>
          <w:bCs/>
          <w:sz w:val="32"/>
          <w:szCs w:val="32"/>
          <w:u w:val="single"/>
          <w:rtl/>
          <w:lang w:eastAsia="he-IL"/>
        </w:rPr>
      </w:pPr>
    </w:p>
    <w:p w14:paraId="12246DB3" w14:textId="77777777" w:rsidR="002B2234" w:rsidRPr="00735E3D"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lang w:eastAsia="he-IL"/>
        </w:rPr>
      </w:pPr>
      <w:r w:rsidRPr="00735E3D">
        <w:rPr>
          <w:rFonts w:ascii="Times New Roman" w:eastAsia="Times New Roman" w:hAnsi="Times New Roman" w:cs="David" w:hint="cs"/>
          <w:bCs/>
          <w:sz w:val="32"/>
          <w:szCs w:val="32"/>
          <w:u w:val="single"/>
          <w:rtl/>
          <w:lang w:eastAsia="he-IL"/>
        </w:rPr>
        <w:t>חוזה</w:t>
      </w:r>
      <w:r w:rsidR="00735E3D" w:rsidRPr="00735E3D">
        <w:rPr>
          <w:rFonts w:ascii="Times New Roman" w:eastAsia="Times New Roman" w:hAnsi="Times New Roman" w:cs="David" w:hint="cs"/>
          <w:bCs/>
          <w:sz w:val="32"/>
          <w:szCs w:val="32"/>
          <w:u w:val="single"/>
          <w:rtl/>
          <w:lang w:eastAsia="he-IL"/>
        </w:rPr>
        <w:t xml:space="preserve"> מתכנן חשמל ותקשורת</w:t>
      </w:r>
    </w:p>
    <w:p w14:paraId="1A9119BC"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B95137E"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2B2234">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210083763"/>
          <w:placeholder>
            <w:docPart w:val="C32364423DFC4D9683D2AFC9A0512D6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735E3D">
            <w:rPr>
              <w:rStyle w:val="AutoFieldsChar"/>
              <w:color w:val="00B0F0"/>
              <w:rtl/>
            </w:rPr>
            <w:t>[תאריך חתימת חוזה]</w:t>
          </w:r>
        </w:sdtContent>
      </w:sdt>
    </w:p>
    <w:p w14:paraId="3119AC94" w14:textId="77777777" w:rsidR="002B2234" w:rsidRPr="002B2234" w:rsidDel="007E2A61" w:rsidRDefault="002B2234" w:rsidP="002B2234">
      <w:pPr>
        <w:widowControl w:val="0"/>
        <w:spacing w:before="0" w:beforeAutospacing="0" w:after="0" w:afterAutospacing="0" w:line="240" w:lineRule="auto"/>
        <w:rPr>
          <w:del w:id="3" w:author="Meryl Etman" w:date="2021-05-26T16:52:00Z"/>
          <w:rFonts w:ascii="Times New Roman" w:eastAsia="Times New Roman" w:hAnsi="Times New Roman" w:cs="Times New Roman"/>
          <w:sz w:val="20"/>
          <w:szCs w:val="20"/>
          <w:rtl/>
        </w:rPr>
      </w:pPr>
    </w:p>
    <w:p w14:paraId="40FE8182" w14:textId="77777777" w:rsidR="002B2234" w:rsidRPr="002B2234" w:rsidRDefault="002B2234">
      <w:pPr>
        <w:widowControl w:val="0"/>
        <w:spacing w:before="0" w:beforeAutospacing="0" w:after="0" w:afterAutospacing="0" w:line="240" w:lineRule="auto"/>
        <w:rPr>
          <w:rFonts w:ascii="Times New Roman" w:eastAsia="Times New Roman" w:hAnsi="Times New Roman" w:cs="David"/>
          <w:sz w:val="20"/>
          <w:szCs w:val="24"/>
          <w:rtl/>
          <w:lang w:eastAsia="he-IL"/>
        </w:rPr>
        <w:pPrChange w:id="4" w:author="Meryl Etman" w:date="2021-05-26T16:52:00Z">
          <w:pPr>
            <w:widowControl w:val="0"/>
            <w:spacing w:before="0" w:beforeAutospacing="0" w:after="0" w:afterAutospacing="0" w:line="240" w:lineRule="auto"/>
            <w:jc w:val="center"/>
          </w:pPr>
        </w:pPrChange>
      </w:pPr>
    </w:p>
    <w:p w14:paraId="7EBB2699"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CC4BBA2" w14:textId="77777777" w:rsidR="002B2234" w:rsidRPr="002B2234" w:rsidRDefault="002B2234" w:rsidP="002B2234">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2B2234">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color w:val="800080"/>
          <w:sz w:val="24"/>
          <w:szCs w:val="24"/>
          <w:rtl/>
        </w:rPr>
        <w:alias w:val="צד א בחוזה"/>
        <w:tag w:val="cntTzadA"/>
        <w:id w:val="11350188"/>
        <w:placeholder>
          <w:docPart w:val="033689155C204D34AA30E9BCCBD4FC5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525F2006" w14:textId="40001BDB" w:rsidR="002B2234" w:rsidRPr="002B2234" w:rsidRDefault="003F6BD9" w:rsidP="002B2234">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ins w:id="5" w:author="Meryl Etman" w:date="2021-05-26T16:33:00Z">
            <w:r>
              <w:rPr>
                <w:rFonts w:ascii="Times New Roman" w:eastAsia="Times New Roman" w:hAnsi="Times New Roman" w:cs="David"/>
                <w:color w:val="800080"/>
                <w:sz w:val="24"/>
                <w:szCs w:val="24"/>
                <w:rtl/>
              </w:rPr>
              <w:br/>
              <w:t>אפריקה ישראל מגורים בע"מ וישראל אדלר ובנו חברה להשקעות בע"מ</w:t>
            </w:r>
            <w:r>
              <w:rPr>
                <w:rFonts w:ascii="Times New Roman" w:eastAsia="Times New Roman" w:hAnsi="Times New Roman" w:cs="David"/>
                <w:color w:val="800080"/>
                <w:sz w:val="24"/>
                <w:szCs w:val="24"/>
                <w:rtl/>
              </w:rPr>
              <w:br/>
              <w:t>יוני נתניהו 1 ג' אור יהודה</w:t>
            </w:r>
            <w:r>
              <w:rPr>
                <w:rFonts w:ascii="Times New Roman" w:eastAsia="Times New Roman" w:hAnsi="Times New Roman" w:cs="David"/>
                <w:color w:val="800080"/>
                <w:sz w:val="24"/>
                <w:szCs w:val="24"/>
                <w:rtl/>
              </w:rPr>
              <w:br/>
              <w:t>558075404</w:t>
            </w:r>
            <w:r>
              <w:rPr>
                <w:rFonts w:ascii="Times New Roman" w:eastAsia="Times New Roman" w:hAnsi="Times New Roman" w:cs="David"/>
                <w:color w:val="800080"/>
                <w:sz w:val="24"/>
                <w:szCs w:val="24"/>
                <w:rtl/>
              </w:rPr>
              <w:br/>
            </w:r>
          </w:ins>
        </w:p>
      </w:sdtContent>
    </w:sdt>
    <w:p w14:paraId="265C6EDB" w14:textId="77777777" w:rsidR="002B2234" w:rsidRPr="002B2234" w:rsidRDefault="002B2234" w:rsidP="002B2234">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2B2234">
        <w:rPr>
          <w:rFonts w:ascii="Times New Roman" w:eastAsia="Times New Roman" w:hAnsi="Times New Roman" w:cs="David" w:hint="cs"/>
          <w:sz w:val="20"/>
          <w:szCs w:val="24"/>
          <w:rtl/>
          <w:lang w:eastAsia="he-IL"/>
        </w:rPr>
        <w:t>(להלן: "</w:t>
      </w:r>
      <w:r w:rsidRPr="002B2234">
        <w:rPr>
          <w:rFonts w:ascii="Times New Roman" w:eastAsia="Times New Roman" w:hAnsi="Times New Roman" w:cs="David" w:hint="cs"/>
          <w:b/>
          <w:bCs/>
          <w:sz w:val="20"/>
          <w:szCs w:val="24"/>
          <w:rtl/>
          <w:lang w:eastAsia="he-IL"/>
        </w:rPr>
        <w:t>המזמין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hint="cs"/>
          <w:bCs/>
          <w:sz w:val="20"/>
          <w:szCs w:val="24"/>
          <w:rtl/>
          <w:lang w:eastAsia="he-IL"/>
        </w:rPr>
        <w:t xml:space="preserve">       </w:t>
      </w:r>
    </w:p>
    <w:p w14:paraId="431597E2" w14:textId="77777777" w:rsidR="002B2234" w:rsidRPr="002B2234" w:rsidRDefault="002B2234" w:rsidP="002B2234">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2B2234">
        <w:rPr>
          <w:rFonts w:ascii="Times New Roman" w:eastAsia="Times New Roman" w:hAnsi="Times New Roman" w:cs="David" w:hint="cs"/>
          <w:bCs/>
          <w:sz w:val="20"/>
          <w:szCs w:val="24"/>
          <w:rtl/>
          <w:lang w:eastAsia="he-IL"/>
        </w:rPr>
        <w:t xml:space="preserve">         מצד אחד;</w:t>
      </w:r>
    </w:p>
    <w:p w14:paraId="2E708827" w14:textId="77777777" w:rsidR="002B2234" w:rsidRPr="002B2234" w:rsidRDefault="002B2234" w:rsidP="002B2234">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2E240BD9" w14:textId="77777777" w:rsidR="002B2234" w:rsidRPr="002B2234" w:rsidRDefault="002B2234" w:rsidP="002B2234">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2B2234">
        <w:rPr>
          <w:rFonts w:ascii="Times New Roman" w:eastAsia="Times New Roman" w:hAnsi="Times New Roman" w:cs="David" w:hint="cs"/>
          <w:bCs/>
          <w:sz w:val="20"/>
          <w:szCs w:val="24"/>
          <w:rtl/>
          <w:lang w:eastAsia="he-IL"/>
        </w:rPr>
        <w:t>ל ב י ן</w:t>
      </w:r>
    </w:p>
    <w:p w14:paraId="37E748D8"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578484169"/>
        <w:placeholder>
          <w:docPart w:val="18DFA901444646BB88ABDB7191A85B9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3EE2451C" w14:textId="62278C6D" w:rsidR="002B2234" w:rsidRPr="002B2234" w:rsidRDefault="003F6BD9" w:rsidP="002B2234">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ins w:id="6" w:author="Meryl Etman" w:date="2021-05-26T16:38:00Z">
            <w:r>
              <w:rPr>
                <w:rFonts w:ascii="Times New Roman" w:eastAsia="Times New Roman" w:hAnsi="Times New Roman" w:cs="David"/>
                <w:color w:val="800080"/>
                <w:sz w:val="24"/>
                <w:szCs w:val="24"/>
                <w:rtl/>
              </w:rPr>
              <w:br/>
              <w:t>רמאור בע"מ</w:t>
            </w:r>
            <w:r>
              <w:rPr>
                <w:rFonts w:ascii="Times New Roman" w:eastAsia="Times New Roman" w:hAnsi="Times New Roman" w:cs="David"/>
                <w:color w:val="800080"/>
                <w:sz w:val="24"/>
                <w:szCs w:val="24"/>
                <w:rtl/>
              </w:rPr>
              <w:br/>
              <w:t>רח' התע"ש 20, ת.ד. 29, כפר סבא 4442520</w:t>
            </w:r>
            <w:r>
              <w:rPr>
                <w:rFonts w:ascii="Times New Roman" w:eastAsia="Times New Roman" w:hAnsi="Times New Roman" w:cs="David"/>
                <w:color w:val="800080"/>
                <w:sz w:val="24"/>
                <w:szCs w:val="24"/>
                <w:rtl/>
              </w:rPr>
              <w:br/>
            </w:r>
            <w:r>
              <w:rPr>
                <w:rFonts w:ascii="Times New Roman" w:eastAsia="Times New Roman" w:hAnsi="Times New Roman" w:cs="David"/>
                <w:color w:val="800080"/>
                <w:sz w:val="24"/>
                <w:szCs w:val="24"/>
                <w:rtl/>
              </w:rPr>
              <w:br/>
            </w:r>
          </w:ins>
        </w:p>
      </w:sdtContent>
    </w:sdt>
    <w:p w14:paraId="09821752" w14:textId="77777777" w:rsidR="002B2234" w:rsidRPr="002B2234" w:rsidRDefault="002B2234" w:rsidP="002B2234">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2B2234">
        <w:rPr>
          <w:rFonts w:ascii="Times New Roman" w:eastAsia="Times New Roman" w:hAnsi="Times New Roman" w:cs="David" w:hint="cs"/>
          <w:sz w:val="20"/>
          <w:szCs w:val="24"/>
          <w:rtl/>
          <w:lang w:eastAsia="he-IL"/>
        </w:rPr>
        <w:t>(להלן: "</w:t>
      </w:r>
      <w:r w:rsidRPr="002B2234">
        <w:rPr>
          <w:rFonts w:ascii="Times New Roman" w:eastAsia="Times New Roman" w:hAnsi="Times New Roman" w:cs="David" w:hint="cs"/>
          <w:b/>
          <w:bCs/>
          <w:sz w:val="20"/>
          <w:szCs w:val="24"/>
          <w:rtl/>
          <w:lang w:eastAsia="he-IL"/>
        </w:rPr>
        <w:t>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hint="cs"/>
          <w:bCs/>
          <w:sz w:val="20"/>
          <w:szCs w:val="24"/>
          <w:rtl/>
          <w:lang w:eastAsia="he-IL"/>
        </w:rPr>
        <w:t xml:space="preserve">  </w:t>
      </w:r>
    </w:p>
    <w:p w14:paraId="5EC55797" w14:textId="77777777" w:rsidR="002B2234" w:rsidRPr="002B2234" w:rsidRDefault="002B2234" w:rsidP="002B2234">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2B2234">
        <w:rPr>
          <w:rFonts w:ascii="Times New Roman" w:eastAsia="Times New Roman" w:hAnsi="Times New Roman" w:cs="David" w:hint="cs"/>
          <w:bCs/>
          <w:sz w:val="20"/>
          <w:szCs w:val="24"/>
          <w:rtl/>
          <w:lang w:eastAsia="he-IL"/>
        </w:rPr>
        <w:t xml:space="preserve">         מצד שני;</w:t>
      </w:r>
    </w:p>
    <w:p w14:paraId="53BE1B8A" w14:textId="77777777" w:rsidR="002B2234" w:rsidRPr="002B2234" w:rsidRDefault="002B2234" w:rsidP="002B2234">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3F335540" w14:textId="77777777" w:rsidR="002B2234" w:rsidRPr="002B2234" w:rsidRDefault="002B2234" w:rsidP="002B2234">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rtl/>
          <w:lang w:eastAsia="he-IL"/>
        </w:rPr>
        <w:t>והואיל:</w:t>
      </w:r>
      <w:r w:rsidRPr="002B2234">
        <w:rPr>
          <w:rFonts w:ascii="Times New Roman" w:eastAsia="Times New Roman" w:hAnsi="Times New Roman" w:cs="David"/>
          <w:bCs/>
          <w:sz w:val="20"/>
          <w:szCs w:val="24"/>
          <w:rtl/>
          <w:lang w:eastAsia="he-IL"/>
        </w:rPr>
        <w:tab/>
      </w:r>
      <w:r w:rsidRPr="002B2234">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2F5A431B" w14:textId="77777777" w:rsidR="002B2234" w:rsidRPr="002B2234" w:rsidRDefault="002B2234" w:rsidP="002B2234">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2B2234">
        <w:rPr>
          <w:rFonts w:ascii="Times New Roman" w:eastAsia="Times New Roman" w:hAnsi="Times New Roman" w:cs="David"/>
          <w:bCs/>
          <w:sz w:val="20"/>
          <w:szCs w:val="24"/>
          <w:rtl/>
          <w:lang w:eastAsia="he-IL"/>
        </w:rPr>
        <w:t>לפיכך הותנה והוסכם בין הצדדים כדלקמן:</w:t>
      </w:r>
    </w:p>
    <w:p w14:paraId="34CD27E5" w14:textId="77777777" w:rsidR="002B2234" w:rsidRPr="002B2234" w:rsidRDefault="002B2234" w:rsidP="002B2234">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u w:val="single"/>
          <w:rtl/>
          <w:lang w:eastAsia="he-IL"/>
        </w:rPr>
        <w:t>מבוא</w:t>
      </w:r>
    </w:p>
    <w:p w14:paraId="3D8041CD" w14:textId="77777777" w:rsidR="002B2234" w:rsidRPr="002B2234" w:rsidRDefault="002B2234" w:rsidP="002B2234">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למונחים הבאים יהא הפרוש הנקוב בצידם דהיינו:</w:t>
      </w:r>
    </w:p>
    <w:p w14:paraId="7C69257E"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68D052AD"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rtl/>
          <w:lang w:eastAsia="he-IL"/>
        </w:rPr>
        <w:t>"הפרויקט"</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 xml:space="preserve">כמוגדר בנספח </w:t>
      </w:r>
      <w:r w:rsidRPr="002B2234">
        <w:rPr>
          <w:rFonts w:ascii="Times New Roman" w:eastAsia="Times New Roman" w:hAnsi="Times New Roman" w:cs="David"/>
          <w:b/>
          <w:bCs/>
          <w:sz w:val="20"/>
          <w:szCs w:val="24"/>
          <w:rtl/>
          <w:lang w:eastAsia="he-IL"/>
        </w:rPr>
        <w:t>א'</w:t>
      </w:r>
      <w:r w:rsidRPr="002B2234">
        <w:rPr>
          <w:rFonts w:ascii="Times New Roman" w:eastAsia="Times New Roman" w:hAnsi="Times New Roman" w:cs="David"/>
          <w:sz w:val="20"/>
          <w:szCs w:val="24"/>
          <w:rtl/>
          <w:lang w:eastAsia="he-IL"/>
        </w:rPr>
        <w:t xml:space="preserve"> המצ"ב.</w:t>
      </w:r>
    </w:p>
    <w:p w14:paraId="1B009316"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0177D7A"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rtl/>
          <w:lang w:eastAsia="he-IL"/>
        </w:rPr>
        <w:t xml:space="preserve">"התכנית" </w:t>
      </w:r>
      <w:r w:rsidRPr="002B2234">
        <w:rPr>
          <w:rFonts w:ascii="Times New Roman" w:eastAsia="Times New Roman" w:hAnsi="Times New Roman" w:cs="David"/>
          <w:sz w:val="20"/>
          <w:szCs w:val="24"/>
          <w:rtl/>
          <w:lang w:eastAsia="he-IL"/>
        </w:rPr>
        <w:t>/</w:t>
      </w:r>
    </w:p>
    <w:p w14:paraId="20355391"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rtl/>
          <w:lang w:eastAsia="he-IL"/>
        </w:rPr>
        <w:t>"המקרקעין"</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t xml:space="preserve">כמוגדר בנספח </w:t>
      </w:r>
      <w:r w:rsidRPr="002B2234">
        <w:rPr>
          <w:rFonts w:ascii="Times New Roman" w:eastAsia="Times New Roman" w:hAnsi="Times New Roman" w:cs="David"/>
          <w:b/>
          <w:bCs/>
          <w:sz w:val="20"/>
          <w:szCs w:val="24"/>
          <w:rtl/>
          <w:lang w:eastAsia="he-IL"/>
        </w:rPr>
        <w:t>א'</w:t>
      </w:r>
      <w:r w:rsidRPr="002B2234">
        <w:rPr>
          <w:rFonts w:ascii="Times New Roman" w:eastAsia="Times New Roman" w:hAnsi="Times New Roman" w:cs="David"/>
          <w:sz w:val="20"/>
          <w:szCs w:val="24"/>
          <w:rtl/>
          <w:lang w:eastAsia="he-IL"/>
        </w:rPr>
        <w:t xml:space="preserve"> המצ"ב.</w:t>
      </w:r>
    </w:p>
    <w:p w14:paraId="38D39587"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81C37D5" w14:textId="77777777" w:rsidR="002B2234" w:rsidRPr="002B2234" w:rsidRDefault="002B2234" w:rsidP="002B223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rtl/>
          <w:lang w:eastAsia="he-IL"/>
        </w:rPr>
        <w:t>"האתר"</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5D96AD69"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8877679" w14:textId="77777777" w:rsidR="002B2234" w:rsidRPr="002B2234" w:rsidRDefault="002B2234" w:rsidP="002B223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היועצים</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7FD8FE48"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2A019F3" w14:textId="77777777" w:rsidR="002B2234" w:rsidRPr="002B2234" w:rsidRDefault="002B2234" w:rsidP="002B223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התכניות</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שרותי המתכנן,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2B2234">
        <w:rPr>
          <w:rFonts w:ascii="Times New Roman" w:eastAsia="Times New Roman" w:hAnsi="Times New Roman" w:cs="David"/>
          <w:b/>
          <w:bCs/>
          <w:sz w:val="20"/>
          <w:szCs w:val="24"/>
          <w:rtl/>
          <w:lang w:eastAsia="he-IL"/>
        </w:rPr>
        <w:t>ח'</w:t>
      </w:r>
      <w:r w:rsidRPr="002B2234">
        <w:rPr>
          <w:rFonts w:ascii="Times New Roman" w:eastAsia="Times New Roman" w:hAnsi="Times New Roman" w:cs="David"/>
          <w:sz w:val="20"/>
          <w:szCs w:val="24"/>
          <w:rtl/>
          <w:lang w:eastAsia="he-IL"/>
        </w:rPr>
        <w:t>. כל המסמכים שיערכו ע"י המתכנן כאמור יערכו בשפה העברית.</w:t>
      </w:r>
    </w:p>
    <w:p w14:paraId="13105A9E"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57122FB"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שירותי</w:t>
      </w:r>
    </w:p>
    <w:p w14:paraId="1057F13F"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rtl/>
          <w:lang w:eastAsia="he-IL"/>
        </w:rPr>
        <w:t xml:space="preserve"> המתכנן</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p>
    <w:p w14:paraId="18CEAD52"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lastRenderedPageBreak/>
        <w:t>"</w:t>
      </w:r>
      <w:r w:rsidRPr="002B2234">
        <w:rPr>
          <w:rFonts w:ascii="Times New Roman" w:eastAsia="Times New Roman" w:hAnsi="Times New Roman" w:cs="David"/>
          <w:b/>
          <w:bCs/>
          <w:sz w:val="20"/>
          <w:szCs w:val="24"/>
          <w:rtl/>
          <w:lang w:eastAsia="he-IL"/>
        </w:rPr>
        <w:t>השירותים</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t xml:space="preserve">השירותים כמוגדר וכמפורט בחוזה זה ובנספח </w:t>
      </w:r>
      <w:r w:rsidRPr="002B2234">
        <w:rPr>
          <w:rFonts w:ascii="Times New Roman" w:eastAsia="Times New Roman" w:hAnsi="Times New Roman" w:cs="David"/>
          <w:b/>
          <w:bCs/>
          <w:sz w:val="20"/>
          <w:szCs w:val="24"/>
          <w:rtl/>
          <w:lang w:eastAsia="he-IL"/>
        </w:rPr>
        <w:t>ב'</w:t>
      </w:r>
      <w:r w:rsidRPr="002B2234">
        <w:rPr>
          <w:rFonts w:ascii="Times New Roman" w:eastAsia="Times New Roman" w:hAnsi="Times New Roman" w:cs="David" w:hint="cs"/>
          <w:b/>
          <w:bCs/>
          <w:sz w:val="20"/>
          <w:szCs w:val="24"/>
          <w:rtl/>
          <w:lang w:eastAsia="he-IL"/>
        </w:rPr>
        <w:t xml:space="preserve"> </w:t>
      </w:r>
      <w:r w:rsidRPr="002B2234">
        <w:rPr>
          <w:rFonts w:ascii="Times New Roman" w:eastAsia="Times New Roman" w:hAnsi="Times New Roman" w:cs="David" w:hint="cs"/>
          <w:sz w:val="20"/>
          <w:szCs w:val="24"/>
          <w:rtl/>
          <w:lang w:eastAsia="he-IL"/>
        </w:rPr>
        <w:t>המצ"ב</w:t>
      </w:r>
      <w:r w:rsidRPr="002B2234">
        <w:rPr>
          <w:rFonts w:ascii="Times New Roman" w:eastAsia="Times New Roman" w:hAnsi="Times New Roman" w:cs="David"/>
          <w:sz w:val="20"/>
          <w:szCs w:val="24"/>
          <w:rtl/>
          <w:lang w:eastAsia="he-IL"/>
        </w:rPr>
        <w:t>.</w:t>
      </w:r>
    </w:p>
    <w:p w14:paraId="4BDBD571"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B9821CC" w14:textId="77777777" w:rsidR="002B2234" w:rsidRPr="002B2234" w:rsidRDefault="002B2234" w:rsidP="002B223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המנהל</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26556F78"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6A218B3"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מקום שמדובר בחוזה זה במזמין - גם המנהל במשמע.</w:t>
      </w:r>
    </w:p>
    <w:p w14:paraId="039A5729"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30E61FC"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החוזה</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hint="cs"/>
          <w:sz w:val="20"/>
          <w:szCs w:val="24"/>
          <w:rtl/>
          <w:lang w:eastAsia="he-IL"/>
        </w:rPr>
        <w:t>/</w:t>
      </w:r>
    </w:p>
    <w:p w14:paraId="69D1F32F"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hint="cs"/>
          <w:b/>
          <w:bCs/>
          <w:sz w:val="20"/>
          <w:szCs w:val="24"/>
          <w:rtl/>
          <w:lang w:eastAsia="he-IL"/>
        </w:rPr>
        <w:t>ההסכם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חוזה זה על נספחיו.</w:t>
      </w:r>
    </w:p>
    <w:p w14:paraId="366B4ED5" w14:textId="77777777" w:rsidR="002B2234" w:rsidRPr="002B2234" w:rsidRDefault="002B2234" w:rsidP="002B223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4DBC056A" w14:textId="77777777" w:rsidR="002B2234" w:rsidRPr="002B2234" w:rsidRDefault="002B2234" w:rsidP="002B223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הדין</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כהגדרתו בחוק ה</w:t>
      </w:r>
      <w:r w:rsidRPr="002B2234">
        <w:rPr>
          <w:rFonts w:ascii="Times New Roman" w:eastAsia="Times New Roman" w:hAnsi="Times New Roman" w:cs="David" w:hint="cs"/>
          <w:sz w:val="20"/>
          <w:szCs w:val="24"/>
          <w:rtl/>
          <w:lang w:eastAsia="he-IL"/>
        </w:rPr>
        <w:t>פרשנות, התשמ"א-1981</w:t>
      </w:r>
      <w:r w:rsidRPr="002B2234">
        <w:rPr>
          <w:rFonts w:ascii="Times New Roman" w:eastAsia="Times New Roman" w:hAnsi="Times New Roman" w:cs="David"/>
          <w:sz w:val="20"/>
          <w:szCs w:val="24"/>
          <w:rtl/>
          <w:lang w:eastAsia="he-IL"/>
        </w:rPr>
        <w:t xml:space="preserve"> לרבות כל </w:t>
      </w:r>
      <w:r w:rsidRPr="002B2234">
        <w:rPr>
          <w:rFonts w:ascii="Times New Roman" w:eastAsia="Times New Roman" w:hAnsi="Times New Roman" w:cs="David" w:hint="cs"/>
          <w:sz w:val="20"/>
          <w:szCs w:val="24"/>
          <w:rtl/>
          <w:lang w:eastAsia="he-IL"/>
        </w:rPr>
        <w:t xml:space="preserve">תקנה ו/או </w:t>
      </w:r>
      <w:r w:rsidRPr="002B2234">
        <w:rPr>
          <w:rFonts w:ascii="Times New Roman" w:eastAsia="Times New Roman" w:hAnsi="Times New Roman" w:cs="David"/>
          <w:sz w:val="20"/>
          <w:szCs w:val="24"/>
          <w:rtl/>
          <w:lang w:eastAsia="he-IL"/>
        </w:rPr>
        <w:t>הוראה של רשות מוסמכת בתוקף סמכותה על פי הדין.</w:t>
      </w:r>
    </w:p>
    <w:p w14:paraId="41288AA6"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B5BE5A9"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הרשות</w:t>
      </w:r>
    </w:p>
    <w:p w14:paraId="1F8658B1"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rtl/>
          <w:lang w:eastAsia="he-IL"/>
        </w:rPr>
        <w:t xml:space="preserve"> המקומית</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 xml:space="preserve">כמוגדר בנספח </w:t>
      </w:r>
      <w:r w:rsidRPr="002B2234">
        <w:rPr>
          <w:rFonts w:ascii="Times New Roman" w:eastAsia="Times New Roman" w:hAnsi="Times New Roman" w:cs="David"/>
          <w:b/>
          <w:bCs/>
          <w:sz w:val="20"/>
          <w:szCs w:val="24"/>
          <w:rtl/>
          <w:lang w:eastAsia="he-IL"/>
        </w:rPr>
        <w:t>א'</w:t>
      </w:r>
      <w:r w:rsidRPr="002B2234">
        <w:rPr>
          <w:rFonts w:ascii="Times New Roman" w:eastAsia="Times New Roman" w:hAnsi="Times New Roman" w:cs="David"/>
          <w:sz w:val="20"/>
          <w:szCs w:val="24"/>
          <w:rtl/>
          <w:lang w:eastAsia="he-IL"/>
        </w:rPr>
        <w:t xml:space="preserve"> המצ"ב.</w:t>
      </w:r>
    </w:p>
    <w:p w14:paraId="00053F0B"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4503A12"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חוזה</w:t>
      </w:r>
    </w:p>
    <w:p w14:paraId="74D0C3C4" w14:textId="77777777" w:rsidR="002B2234" w:rsidRPr="002B2234" w:rsidRDefault="002B2234" w:rsidP="002B2234">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rtl/>
          <w:lang w:eastAsia="he-IL"/>
        </w:rPr>
        <w:t xml:space="preserve"> הפיתוח</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 xml:space="preserve">כמוגדר בנספח </w:t>
      </w:r>
      <w:r w:rsidRPr="002B2234">
        <w:rPr>
          <w:rFonts w:ascii="Times New Roman" w:eastAsia="Times New Roman" w:hAnsi="Times New Roman" w:cs="David"/>
          <w:b/>
          <w:bCs/>
          <w:sz w:val="20"/>
          <w:szCs w:val="24"/>
          <w:rtl/>
          <w:lang w:eastAsia="he-IL"/>
        </w:rPr>
        <w:t>א'</w:t>
      </w:r>
      <w:r w:rsidRPr="002B2234">
        <w:rPr>
          <w:rFonts w:ascii="Times New Roman" w:eastAsia="Times New Roman" w:hAnsi="Times New Roman" w:cs="David" w:hint="cs"/>
          <w:sz w:val="20"/>
          <w:szCs w:val="24"/>
          <w:rtl/>
          <w:lang w:eastAsia="he-IL"/>
        </w:rPr>
        <w:t xml:space="preserve"> המצ"ב</w:t>
      </w:r>
      <w:r w:rsidRPr="002B2234">
        <w:rPr>
          <w:rFonts w:ascii="Times New Roman" w:eastAsia="Times New Roman" w:hAnsi="Times New Roman" w:cs="David"/>
          <w:sz w:val="20"/>
          <w:szCs w:val="24"/>
          <w:rtl/>
          <w:lang w:eastAsia="he-IL"/>
        </w:rPr>
        <w:t>.</w:t>
      </w:r>
    </w:p>
    <w:p w14:paraId="07F32E3E" w14:textId="77777777" w:rsidR="002B2234" w:rsidRPr="002B2234" w:rsidRDefault="002B2234" w:rsidP="002B2234">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1741B3B4"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הכותרות בחוזה זה </w:t>
      </w:r>
      <w:r w:rsidRPr="002B2234">
        <w:rPr>
          <w:rFonts w:ascii="Times New Roman" w:eastAsia="Times New Roman" w:hAnsi="Times New Roman" w:cs="David" w:hint="cs"/>
          <w:sz w:val="20"/>
          <w:szCs w:val="24"/>
          <w:rtl/>
          <w:lang w:eastAsia="he-IL"/>
        </w:rPr>
        <w:t xml:space="preserve">הינן לנוחיות בלבד ובכל מקרה </w:t>
      </w:r>
      <w:r w:rsidRPr="002B2234">
        <w:rPr>
          <w:rFonts w:ascii="Times New Roman" w:eastAsia="Times New Roman" w:hAnsi="Times New Roman" w:cs="David"/>
          <w:sz w:val="20"/>
          <w:szCs w:val="24"/>
          <w:rtl/>
          <w:lang w:eastAsia="he-IL"/>
        </w:rPr>
        <w:t xml:space="preserve">לא ישמשו </w:t>
      </w:r>
      <w:r w:rsidRPr="002B2234">
        <w:rPr>
          <w:rFonts w:ascii="Times New Roman" w:eastAsia="Times New Roman" w:hAnsi="Times New Roman" w:cs="David" w:hint="cs"/>
          <w:sz w:val="20"/>
          <w:szCs w:val="24"/>
          <w:rtl/>
          <w:lang w:eastAsia="he-IL"/>
        </w:rPr>
        <w:t>ל</w:t>
      </w:r>
      <w:r w:rsidRPr="002B2234">
        <w:rPr>
          <w:rFonts w:ascii="Times New Roman" w:eastAsia="Times New Roman" w:hAnsi="Times New Roman" w:cs="David"/>
          <w:sz w:val="20"/>
          <w:szCs w:val="24"/>
          <w:rtl/>
          <w:lang w:eastAsia="he-IL"/>
        </w:rPr>
        <w:t>פרש</w:t>
      </w:r>
      <w:r w:rsidRPr="002B2234">
        <w:rPr>
          <w:rFonts w:ascii="Times New Roman" w:eastAsia="Times New Roman" w:hAnsi="Times New Roman" w:cs="David" w:hint="cs"/>
          <w:sz w:val="20"/>
          <w:szCs w:val="24"/>
          <w:rtl/>
          <w:lang w:eastAsia="he-IL"/>
        </w:rPr>
        <w:t>נות</w:t>
      </w:r>
      <w:r w:rsidRPr="002B2234">
        <w:rPr>
          <w:rFonts w:ascii="Times New Roman" w:eastAsia="Times New Roman" w:hAnsi="Times New Roman" w:cs="David"/>
          <w:sz w:val="20"/>
          <w:szCs w:val="24"/>
          <w:rtl/>
          <w:lang w:eastAsia="he-IL"/>
        </w:rPr>
        <w:t>ו.</w:t>
      </w:r>
    </w:p>
    <w:p w14:paraId="4E97B630"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הנספחים לחוזה זה מהווים חלק בלתי נפרד הימנו ואלה הם:</w:t>
      </w:r>
    </w:p>
    <w:p w14:paraId="2D353950"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6DE47EC9" w14:textId="77777777"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rtl/>
          <w:lang w:eastAsia="he-IL"/>
        </w:rPr>
        <w:t xml:space="preserve">נספח א' </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t>נספח כללי;</w:t>
      </w:r>
    </w:p>
    <w:p w14:paraId="71E0E538" w14:textId="77777777"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rtl/>
          <w:lang w:eastAsia="he-IL"/>
        </w:rPr>
        <w:t>נספח ב'</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sz w:val="20"/>
          <w:szCs w:val="24"/>
          <w:rtl/>
          <w:lang w:eastAsia="he-IL"/>
        </w:rPr>
        <w:tab/>
        <w:t>שירותי המתכנן;</w:t>
      </w:r>
    </w:p>
    <w:p w14:paraId="5BC68D74" w14:textId="77777777"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2B2234">
        <w:rPr>
          <w:rFonts w:ascii="Times New Roman" w:eastAsia="Times New Roman" w:hAnsi="Times New Roman" w:cs="David"/>
          <w:b/>
          <w:bCs/>
          <w:color w:val="000000"/>
          <w:sz w:val="20"/>
          <w:szCs w:val="24"/>
          <w:rtl/>
          <w:lang w:eastAsia="he-IL"/>
        </w:rPr>
        <w:t>נספח ג'</w:t>
      </w:r>
      <w:r w:rsidRPr="002B2234">
        <w:rPr>
          <w:rFonts w:ascii="Times New Roman" w:eastAsia="Times New Roman" w:hAnsi="Times New Roman" w:cs="David"/>
          <w:color w:val="000000"/>
          <w:sz w:val="20"/>
          <w:szCs w:val="24"/>
          <w:rtl/>
          <w:lang w:eastAsia="he-IL"/>
        </w:rPr>
        <w:t xml:space="preserve"> </w:t>
      </w:r>
      <w:r w:rsidRPr="002B2234">
        <w:rPr>
          <w:rFonts w:ascii="Times New Roman" w:eastAsia="Times New Roman" w:hAnsi="Times New Roman" w:cs="David"/>
          <w:color w:val="000000"/>
          <w:sz w:val="20"/>
          <w:szCs w:val="24"/>
          <w:lang w:eastAsia="he-IL"/>
        </w:rPr>
        <w:t>–</w:t>
      </w:r>
      <w:r w:rsidRPr="002B2234">
        <w:rPr>
          <w:rFonts w:ascii="Times New Roman" w:eastAsia="Times New Roman" w:hAnsi="Times New Roman" w:cs="David"/>
          <w:color w:val="000000"/>
          <w:sz w:val="20"/>
          <w:szCs w:val="24"/>
          <w:rtl/>
          <w:lang w:eastAsia="he-IL"/>
        </w:rPr>
        <w:t xml:space="preserve"> </w:t>
      </w:r>
      <w:r w:rsidRPr="002B2234">
        <w:rPr>
          <w:rFonts w:ascii="Times New Roman" w:eastAsia="Times New Roman" w:hAnsi="Times New Roman" w:cs="David"/>
          <w:color w:val="000000"/>
          <w:sz w:val="20"/>
          <w:szCs w:val="24"/>
          <w:rtl/>
          <w:lang w:eastAsia="he-IL"/>
        </w:rPr>
        <w:tab/>
        <w:t>לוח זמנים;</w:t>
      </w:r>
    </w:p>
    <w:p w14:paraId="6B2D7B92" w14:textId="77777777"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2B2234">
        <w:rPr>
          <w:rFonts w:ascii="Times New Roman" w:eastAsia="Times New Roman" w:hAnsi="Times New Roman" w:cs="David"/>
          <w:b/>
          <w:bCs/>
          <w:color w:val="000000"/>
          <w:sz w:val="20"/>
          <w:szCs w:val="24"/>
          <w:rtl/>
          <w:lang w:eastAsia="he-IL"/>
        </w:rPr>
        <w:t>נספח ד'</w:t>
      </w:r>
      <w:r w:rsidRPr="002B2234">
        <w:rPr>
          <w:rFonts w:ascii="Times New Roman" w:eastAsia="Times New Roman" w:hAnsi="Times New Roman" w:cs="David"/>
          <w:color w:val="000000"/>
          <w:sz w:val="20"/>
          <w:szCs w:val="24"/>
          <w:rtl/>
          <w:lang w:eastAsia="he-IL"/>
        </w:rPr>
        <w:t xml:space="preserve"> - </w:t>
      </w:r>
      <w:r w:rsidRPr="002B2234">
        <w:rPr>
          <w:rFonts w:ascii="Times New Roman" w:eastAsia="Times New Roman" w:hAnsi="Times New Roman" w:cs="David"/>
          <w:color w:val="000000"/>
          <w:sz w:val="20"/>
          <w:szCs w:val="24"/>
          <w:rtl/>
          <w:lang w:eastAsia="he-IL"/>
        </w:rPr>
        <w:tab/>
        <w:t>שכר המתכנן;</w:t>
      </w:r>
    </w:p>
    <w:p w14:paraId="4AEA8779" w14:textId="77777777"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2B2234">
        <w:rPr>
          <w:rFonts w:ascii="Times New Roman" w:eastAsia="Times New Roman" w:hAnsi="Times New Roman" w:cs="David"/>
          <w:b/>
          <w:bCs/>
          <w:color w:val="000000"/>
          <w:sz w:val="20"/>
          <w:szCs w:val="24"/>
          <w:rtl/>
          <w:lang w:eastAsia="he-IL"/>
        </w:rPr>
        <w:t>נספח ה'</w:t>
      </w:r>
      <w:r w:rsidRPr="002B2234">
        <w:rPr>
          <w:rFonts w:ascii="Times New Roman" w:eastAsia="Times New Roman" w:hAnsi="Times New Roman" w:cs="David"/>
          <w:color w:val="000000"/>
          <w:sz w:val="20"/>
          <w:szCs w:val="24"/>
          <w:rtl/>
          <w:lang w:eastAsia="he-IL"/>
        </w:rPr>
        <w:t xml:space="preserve"> - </w:t>
      </w:r>
      <w:r w:rsidRPr="002B2234">
        <w:rPr>
          <w:rFonts w:ascii="Times New Roman" w:eastAsia="Times New Roman" w:hAnsi="Times New Roman" w:cs="David"/>
          <w:color w:val="000000"/>
          <w:sz w:val="20"/>
          <w:szCs w:val="24"/>
          <w:rtl/>
          <w:lang w:eastAsia="he-IL"/>
        </w:rPr>
        <w:tab/>
        <w:t>תשלומי שכר המתכנן;</w:t>
      </w:r>
    </w:p>
    <w:p w14:paraId="225C1B7A" w14:textId="77777777"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rtl/>
          <w:lang w:eastAsia="he-IL"/>
        </w:rPr>
        <w:t xml:space="preserve">נספח ו </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t>הצהרה והתחייבות לשמירת סודיות;</w:t>
      </w:r>
    </w:p>
    <w:p w14:paraId="4296EE16" w14:textId="77777777" w:rsidR="00D80A75" w:rsidRDefault="00D80A75" w:rsidP="00D80A75">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w:t>
      </w:r>
    </w:p>
    <w:p w14:paraId="3338A8DF" w14:textId="77777777" w:rsidR="00D80A75" w:rsidRDefault="00D80A75" w:rsidP="00D80A75">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המתכנן;</w:t>
      </w:r>
    </w:p>
    <w:p w14:paraId="1FB3358D" w14:textId="77777777"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rtl/>
          <w:lang w:eastAsia="he-IL"/>
        </w:rPr>
        <w:t>נספח ח'</w:t>
      </w:r>
      <w:r w:rsidRPr="002B2234">
        <w:rPr>
          <w:rFonts w:ascii="Times New Roman" w:eastAsia="Times New Roman" w:hAnsi="Times New Roman" w:cs="David"/>
          <w:sz w:val="20"/>
          <w:szCs w:val="24"/>
          <w:rtl/>
          <w:lang w:eastAsia="he-IL"/>
        </w:rPr>
        <w:t xml:space="preserve"> - </w:t>
      </w:r>
      <w:r w:rsidRPr="002B2234">
        <w:rPr>
          <w:rFonts w:ascii="Times New Roman" w:eastAsia="Times New Roman" w:hAnsi="Times New Roman" w:cs="David"/>
          <w:sz w:val="20"/>
          <w:szCs w:val="24"/>
          <w:rtl/>
          <w:lang w:eastAsia="he-IL"/>
        </w:rPr>
        <w:tab/>
        <w:t>רשימת התכניות והמסמכים שעל המתכנן להנפיק.</w:t>
      </w:r>
    </w:p>
    <w:p w14:paraId="391A2117" w14:textId="77777777"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rtl/>
          <w:lang w:eastAsia="he-IL"/>
        </w:rPr>
        <w:t>נספח ט'</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sz w:val="20"/>
          <w:szCs w:val="24"/>
          <w:rtl/>
          <w:lang w:eastAsia="he-IL"/>
        </w:rPr>
        <w:tab/>
        <w:t>אישור להשלמת הפרויקט/קטע מהפרויקט.</w:t>
      </w:r>
    </w:p>
    <w:p w14:paraId="3A74320B" w14:textId="77777777" w:rsidR="002B2234" w:rsidRPr="002B2234" w:rsidRDefault="002B2234" w:rsidP="002B2234">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rtl/>
          <w:lang w:eastAsia="he-IL"/>
        </w:rPr>
        <w:t xml:space="preserve">נספח י' </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t>נספח היעדר תביעות.</w:t>
      </w:r>
    </w:p>
    <w:p w14:paraId="16B09CCD"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שירותי המתכנן</w:t>
      </w:r>
    </w:p>
    <w:p w14:paraId="107C1EEC"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המזמין מוסר בזה למתכנן והמתכנן מקבל על עצמו את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w:t>
      </w:r>
    </w:p>
    <w:p w14:paraId="04BAEAED"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מצהיר ומאשר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הינו מכיר ויודע את כל הנדרש למטרת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רותי המתכנן וכי הינו מורשה על פי </w:t>
      </w:r>
      <w:r w:rsidRPr="002B2234">
        <w:rPr>
          <w:rFonts w:ascii="Times New Roman" w:eastAsia="Times New Roman" w:hAnsi="Times New Roman" w:cs="David" w:hint="cs"/>
          <w:sz w:val="20"/>
          <w:szCs w:val="24"/>
          <w:rtl/>
          <w:lang w:eastAsia="he-IL"/>
        </w:rPr>
        <w:t xml:space="preserve">כל </w:t>
      </w:r>
      <w:r w:rsidRPr="002B2234">
        <w:rPr>
          <w:rFonts w:ascii="Times New Roman" w:eastAsia="Times New Roman" w:hAnsi="Times New Roman" w:cs="David"/>
          <w:sz w:val="20"/>
          <w:szCs w:val="24"/>
          <w:rtl/>
          <w:lang w:eastAsia="he-IL"/>
        </w:rPr>
        <w:t>דין למתן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w:t>
      </w:r>
      <w:r w:rsidRPr="002B2234">
        <w:rPr>
          <w:rFonts w:ascii="Times New Roman" w:eastAsia="Times New Roman" w:hAnsi="Times New Roman" w:cs="David" w:hint="cs"/>
          <w:sz w:val="20"/>
          <w:szCs w:val="24"/>
          <w:rtl/>
          <w:lang w:eastAsia="he-IL"/>
        </w:rPr>
        <w:t xml:space="preserve"> </w:t>
      </w:r>
      <w:r w:rsidRPr="002B2234">
        <w:rPr>
          <w:rFonts w:ascii="Times New Roman" w:eastAsia="Times New Roman" w:hAnsi="Times New Roman" w:cs="David"/>
          <w:sz w:val="20"/>
          <w:szCs w:val="24"/>
          <w:rtl/>
          <w:lang w:eastAsia="he-IL"/>
        </w:rPr>
        <w:t xml:space="preserve"> המתכנן, לרבות</w:t>
      </w:r>
      <w:r w:rsidRPr="002B2234">
        <w:rPr>
          <w:rFonts w:ascii="Times New Roman" w:eastAsia="Times New Roman" w:hAnsi="Times New Roman" w:cs="David" w:hint="cs"/>
          <w:sz w:val="20"/>
          <w:szCs w:val="24"/>
          <w:rtl/>
          <w:lang w:eastAsia="he-IL"/>
        </w:rPr>
        <w:t xml:space="preserve"> אך לא רק</w:t>
      </w:r>
      <w:r w:rsidRPr="002B2234">
        <w:rPr>
          <w:rFonts w:ascii="Times New Roman" w:eastAsia="Times New Roman" w:hAnsi="Times New Roman" w:cs="David"/>
          <w:sz w:val="20"/>
          <w:szCs w:val="24"/>
          <w:rtl/>
          <w:lang w:eastAsia="he-IL"/>
        </w:rPr>
        <w:t>,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חוק המהנדסים והאדריכלים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ה</w:t>
      </w:r>
      <w:r w:rsidRPr="002B2234">
        <w:rPr>
          <w:rFonts w:ascii="Times New Roman" w:eastAsia="Times New Roman" w:hAnsi="Times New Roman" w:cs="David"/>
          <w:sz w:val="20"/>
          <w:szCs w:val="24"/>
          <w:rtl/>
          <w:lang w:eastAsia="he-IL"/>
        </w:rPr>
        <w:t>תשי"ח - 1958, כי יש בידו ר</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שיון </w:t>
      </w:r>
      <w:r w:rsidRPr="002B2234">
        <w:rPr>
          <w:rFonts w:ascii="Times New Roman" w:eastAsia="Times New Roman" w:hAnsi="Times New Roman" w:cs="David" w:hint="cs"/>
          <w:sz w:val="20"/>
          <w:szCs w:val="24"/>
          <w:rtl/>
          <w:lang w:eastAsia="he-IL"/>
        </w:rPr>
        <w:t xml:space="preserve">בר </w:t>
      </w:r>
      <w:r w:rsidRPr="002B2234">
        <w:rPr>
          <w:rFonts w:ascii="Times New Roman" w:eastAsia="Times New Roman" w:hAnsi="Times New Roman" w:cs="David"/>
          <w:sz w:val="20"/>
          <w:szCs w:val="24"/>
          <w:rtl/>
          <w:lang w:eastAsia="he-IL"/>
        </w:rPr>
        <w:t>ת</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קף לביצוע שירותי </w:t>
      </w:r>
      <w:r w:rsidRPr="002B2234">
        <w:rPr>
          <w:rFonts w:ascii="Times New Roman" w:eastAsia="Times New Roman" w:hAnsi="Times New Roman" w:cs="David" w:hint="cs"/>
          <w:sz w:val="20"/>
          <w:szCs w:val="24"/>
          <w:rtl/>
          <w:lang w:eastAsia="he-IL"/>
        </w:rPr>
        <w:t xml:space="preserve"> המתכנן על פי הדין</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כי הוא בעל הכישורים, הר</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שיונות, הידע, הניסיון והאמצעים המאפשרים לו </w:t>
      </w:r>
      <w:r w:rsidRPr="002B2234">
        <w:rPr>
          <w:rFonts w:ascii="Times New Roman" w:eastAsia="Times New Roman" w:hAnsi="Times New Roman" w:cs="David" w:hint="cs"/>
          <w:sz w:val="20"/>
          <w:szCs w:val="24"/>
          <w:rtl/>
          <w:lang w:eastAsia="he-IL"/>
        </w:rPr>
        <w:t xml:space="preserve">את </w:t>
      </w:r>
      <w:r w:rsidRPr="002B2234">
        <w:rPr>
          <w:rFonts w:ascii="Times New Roman" w:eastAsia="Times New Roman" w:hAnsi="Times New Roman" w:cs="David"/>
          <w:sz w:val="20"/>
          <w:szCs w:val="24"/>
          <w:rtl/>
          <w:lang w:eastAsia="he-IL"/>
        </w:rPr>
        <w:t>ביצועם ברמה מקצועית גבוהה ובהתאם למותנה בחוזה.</w:t>
      </w:r>
    </w:p>
    <w:p w14:paraId="11D33980"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מצהיר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ידוע לו שש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שיקול דעתו</w:t>
      </w:r>
      <w:r w:rsidRPr="002B2234">
        <w:rPr>
          <w:rFonts w:ascii="Times New Roman" w:eastAsia="Times New Roman" w:hAnsi="Times New Roman" w:cs="David" w:hint="cs"/>
          <w:sz w:val="20"/>
          <w:szCs w:val="24"/>
          <w:rtl/>
          <w:lang w:eastAsia="he-IL"/>
        </w:rPr>
        <w:t xml:space="preserve"> הבלעדי</w:t>
      </w:r>
      <w:r w:rsidRPr="002B2234">
        <w:rPr>
          <w:rFonts w:ascii="Times New Roman" w:eastAsia="Times New Roman" w:hAnsi="Times New Roman" w:cs="David"/>
          <w:sz w:val="20"/>
          <w:szCs w:val="24"/>
          <w:rtl/>
          <w:lang w:eastAsia="he-IL"/>
        </w:rPr>
        <w:t xml:space="preserve"> ו</w:t>
      </w:r>
      <w:r w:rsidRPr="002B2234">
        <w:rPr>
          <w:rFonts w:ascii="Times New Roman" w:eastAsia="Times New Roman" w:hAnsi="Times New Roman" w:cs="David" w:hint="cs"/>
          <w:sz w:val="20"/>
          <w:szCs w:val="24"/>
          <w:rtl/>
          <w:lang w:eastAsia="he-IL"/>
        </w:rPr>
        <w:t xml:space="preserve">כי </w:t>
      </w:r>
      <w:r w:rsidRPr="002B2234">
        <w:rPr>
          <w:rFonts w:ascii="Times New Roman" w:eastAsia="Times New Roman" w:hAnsi="Times New Roman" w:cs="David"/>
          <w:sz w:val="20"/>
          <w:szCs w:val="24"/>
          <w:rtl/>
          <w:lang w:eastAsia="he-IL"/>
        </w:rPr>
        <w:t xml:space="preserve">הם יינתנו על ידו בשלבי עבודה כמפורט בנספח </w:t>
      </w:r>
      <w:r w:rsidRPr="002B2234">
        <w:rPr>
          <w:rFonts w:ascii="Times New Roman" w:eastAsia="Times New Roman" w:hAnsi="Times New Roman" w:cs="David"/>
          <w:bCs/>
          <w:sz w:val="20"/>
          <w:szCs w:val="24"/>
          <w:rtl/>
          <w:lang w:eastAsia="he-IL"/>
        </w:rPr>
        <w:t>ב'</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המצ"ב</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עוד</w:t>
      </w:r>
      <w:r w:rsidRPr="002B2234">
        <w:rPr>
          <w:rFonts w:ascii="Times New Roman" w:eastAsia="Times New Roman" w:hAnsi="Times New Roman" w:cs="David"/>
          <w:sz w:val="20"/>
          <w:szCs w:val="24"/>
          <w:rtl/>
          <w:lang w:eastAsia="he-IL"/>
        </w:rPr>
        <w:t xml:space="preserve"> מוסיף ומצהיר</w:t>
      </w:r>
      <w:r w:rsidRPr="002B2234">
        <w:rPr>
          <w:rFonts w:ascii="Times New Roman" w:eastAsia="Times New Roman" w:hAnsi="Times New Roman" w:cs="David" w:hint="cs"/>
          <w:sz w:val="20"/>
          <w:szCs w:val="24"/>
          <w:rtl/>
          <w:lang w:eastAsia="he-IL"/>
        </w:rPr>
        <w:t xml:space="preserve"> המתכנן,</w:t>
      </w:r>
      <w:r w:rsidRPr="002B2234">
        <w:rPr>
          <w:rFonts w:ascii="Times New Roman" w:eastAsia="Times New Roman" w:hAnsi="Times New Roman" w:cs="David"/>
          <w:sz w:val="20"/>
          <w:szCs w:val="24"/>
          <w:rtl/>
          <w:lang w:eastAsia="he-IL"/>
        </w:rPr>
        <w:t xml:space="preserve"> כי ידוע לו שהמזמין אינו מתחייב להזמין מ</w:t>
      </w:r>
      <w:r w:rsidRPr="002B2234">
        <w:rPr>
          <w:rFonts w:ascii="Times New Roman" w:eastAsia="Times New Roman" w:hAnsi="Times New Roman" w:cs="David" w:hint="cs"/>
          <w:sz w:val="20"/>
          <w:szCs w:val="24"/>
          <w:rtl/>
          <w:lang w:eastAsia="he-IL"/>
        </w:rPr>
        <w:t>מנו</w:t>
      </w:r>
      <w:r w:rsidRPr="002B2234">
        <w:rPr>
          <w:rFonts w:ascii="Times New Roman" w:eastAsia="Times New Roman" w:hAnsi="Times New Roman" w:cs="David"/>
          <w:sz w:val="20"/>
          <w:szCs w:val="24"/>
          <w:rtl/>
          <w:lang w:eastAsia="he-IL"/>
        </w:rPr>
        <w:t xml:space="preserve"> שירותים נוספים מעבר לנקוב בחוזה זה ו</w:t>
      </w:r>
      <w:r w:rsidRPr="002B2234">
        <w:rPr>
          <w:rFonts w:ascii="Times New Roman" w:eastAsia="Times New Roman" w:hAnsi="Times New Roman" w:cs="David" w:hint="cs"/>
          <w:sz w:val="20"/>
          <w:szCs w:val="24"/>
          <w:rtl/>
          <w:lang w:eastAsia="he-IL"/>
        </w:rPr>
        <w:t xml:space="preserve">כמפורט </w:t>
      </w:r>
      <w:r w:rsidRPr="002B2234">
        <w:rPr>
          <w:rFonts w:ascii="Times New Roman" w:eastAsia="Times New Roman" w:hAnsi="Times New Roman" w:cs="David"/>
          <w:sz w:val="20"/>
          <w:szCs w:val="24"/>
          <w:rtl/>
          <w:lang w:eastAsia="he-IL"/>
        </w:rPr>
        <w:t xml:space="preserve">בנספח </w:t>
      </w:r>
      <w:r w:rsidRPr="002B2234">
        <w:rPr>
          <w:rFonts w:ascii="Times New Roman" w:eastAsia="Times New Roman" w:hAnsi="Times New Roman" w:cs="David"/>
          <w:bCs/>
          <w:sz w:val="20"/>
          <w:szCs w:val="24"/>
          <w:rtl/>
          <w:lang w:eastAsia="he-IL"/>
        </w:rPr>
        <w:t xml:space="preserve">ב' </w:t>
      </w:r>
      <w:r w:rsidRPr="002B2234">
        <w:rPr>
          <w:rFonts w:ascii="Times New Roman" w:eastAsia="Times New Roman" w:hAnsi="Times New Roman" w:cs="David" w:hint="cs"/>
          <w:sz w:val="20"/>
          <w:szCs w:val="24"/>
          <w:rtl/>
          <w:lang w:eastAsia="he-IL"/>
        </w:rPr>
        <w:t>המצ"ב</w:t>
      </w:r>
      <w:r w:rsidRPr="002B2234">
        <w:rPr>
          <w:rFonts w:ascii="Times New Roman" w:eastAsia="Times New Roman" w:hAnsi="Times New Roman" w:cs="David"/>
          <w:sz w:val="20"/>
          <w:szCs w:val="24"/>
          <w:rtl/>
          <w:lang w:eastAsia="he-IL"/>
        </w:rPr>
        <w:t>.</w:t>
      </w:r>
    </w:p>
    <w:p w14:paraId="6F51AE33"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2B94DE67"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כפי שיקבעו מ</w:t>
      </w:r>
      <w:r w:rsidRPr="002B2234">
        <w:rPr>
          <w:rFonts w:ascii="Times New Roman" w:eastAsia="Times New Roman" w:hAnsi="Times New Roman" w:cs="David" w:hint="cs"/>
          <w:sz w:val="20"/>
          <w:szCs w:val="24"/>
          <w:rtl/>
          <w:lang w:eastAsia="he-IL"/>
        </w:rPr>
        <w:t>עת לעת</w:t>
      </w:r>
      <w:r w:rsidRPr="002B2234">
        <w:rPr>
          <w:rFonts w:ascii="Times New Roman" w:eastAsia="Times New Roman" w:hAnsi="Times New Roman" w:cs="David"/>
          <w:sz w:val="20"/>
          <w:szCs w:val="24"/>
          <w:rtl/>
          <w:lang w:eastAsia="he-IL"/>
        </w:rPr>
        <w:t xml:space="preserve"> ע"י המזמין ויהיה חייב לנהוג לפיהם ולקיימם ללא סטייה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אלא אם כן ק</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בל הוראה</w:t>
      </w:r>
      <w:r w:rsidRPr="002B2234">
        <w:rPr>
          <w:rFonts w:ascii="Times New Roman" w:eastAsia="Times New Roman" w:hAnsi="Times New Roman" w:cs="David" w:hint="cs"/>
          <w:sz w:val="20"/>
          <w:szCs w:val="24"/>
          <w:rtl/>
          <w:lang w:eastAsia="he-IL"/>
        </w:rPr>
        <w:t xml:space="preserve"> מפורשת</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שור בכתב מהמזמין.</w:t>
      </w:r>
    </w:p>
    <w:p w14:paraId="0924E346"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רותי המתכנן,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הכל כפי שיקבע ע"י המנהל. כן מתחייב 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להשתתף בת</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אום מראש בכל ישיבות התיאום אליהן יוזמן.</w:t>
      </w:r>
    </w:p>
    <w:p w14:paraId="672F9D57"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ישמור על נוהלי קשר, תיאום, ר</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שום וצורת המסמכים לפי דרישת המנהל.</w:t>
      </w:r>
    </w:p>
    <w:p w14:paraId="28B3F331"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כל עוד לא יקבע אחרת ע"י המזמין, יהיה המנהל כ</w:t>
      </w:r>
      <w:r w:rsidRPr="002B2234">
        <w:rPr>
          <w:rFonts w:ascii="Times New Roman" w:eastAsia="Times New Roman" w:hAnsi="Times New Roman" w:cs="David" w:hint="cs"/>
          <w:sz w:val="20"/>
          <w:szCs w:val="24"/>
          <w:rtl/>
          <w:lang w:eastAsia="he-IL"/>
        </w:rPr>
        <w:t>הגדרתו</w:t>
      </w:r>
      <w:r w:rsidRPr="002B2234">
        <w:rPr>
          <w:rFonts w:ascii="Times New Roman" w:eastAsia="Times New Roman" w:hAnsi="Times New Roman" w:cs="David"/>
          <w:sz w:val="20"/>
          <w:szCs w:val="24"/>
          <w:rtl/>
          <w:lang w:eastAsia="he-IL"/>
        </w:rPr>
        <w:t xml:space="preserve"> בנספח </w:t>
      </w:r>
      <w:r w:rsidRPr="002B2234">
        <w:rPr>
          <w:rFonts w:ascii="Times New Roman" w:eastAsia="Times New Roman" w:hAnsi="Times New Roman" w:cs="David"/>
          <w:bCs/>
          <w:sz w:val="20"/>
          <w:szCs w:val="24"/>
          <w:rtl/>
          <w:lang w:eastAsia="he-IL"/>
        </w:rPr>
        <w:t xml:space="preserve">א' </w:t>
      </w:r>
      <w:r w:rsidRPr="002B2234">
        <w:rPr>
          <w:rFonts w:ascii="Times New Roman" w:eastAsia="Times New Roman" w:hAnsi="Times New Roman" w:cs="David"/>
          <w:sz w:val="20"/>
          <w:szCs w:val="24"/>
          <w:rtl/>
          <w:lang w:eastAsia="he-IL"/>
        </w:rPr>
        <w:t>ועל המתכנן להיות</w:t>
      </w:r>
      <w:r w:rsidRPr="002B2234">
        <w:rPr>
          <w:rFonts w:ascii="Times New Roman" w:eastAsia="Times New Roman" w:hAnsi="Times New Roman" w:cs="David" w:hint="cs"/>
          <w:sz w:val="20"/>
          <w:szCs w:val="24"/>
          <w:rtl/>
          <w:lang w:eastAsia="he-IL"/>
        </w:rPr>
        <w:t xml:space="preserve"> עמו</w:t>
      </w:r>
      <w:r w:rsidRPr="002B2234">
        <w:rPr>
          <w:rFonts w:ascii="Times New Roman" w:eastAsia="Times New Roman" w:hAnsi="Times New Roman" w:cs="David"/>
          <w:sz w:val="20"/>
          <w:szCs w:val="24"/>
          <w:rtl/>
          <w:lang w:eastAsia="he-IL"/>
        </w:rPr>
        <w:t xml:space="preserve"> בקשר מתמי</w:t>
      </w:r>
      <w:r w:rsidRPr="002B2234">
        <w:rPr>
          <w:rFonts w:ascii="Times New Roman" w:eastAsia="Times New Roman" w:hAnsi="Times New Roman" w:cs="David" w:hint="cs"/>
          <w:sz w:val="20"/>
          <w:szCs w:val="24"/>
          <w:rtl/>
          <w:lang w:eastAsia="he-IL"/>
        </w:rPr>
        <w:t>ד</w:t>
      </w:r>
      <w:r w:rsidRPr="002B2234">
        <w:rPr>
          <w:rFonts w:ascii="Times New Roman" w:eastAsia="Times New Roman" w:hAnsi="Times New Roman" w:cs="David"/>
          <w:sz w:val="20"/>
          <w:szCs w:val="24"/>
          <w:rtl/>
          <w:lang w:eastAsia="he-IL"/>
        </w:rPr>
        <w:t xml:space="preserve"> ולתאם עמו את כל פעולותיו, אלא אם נקבע </w:t>
      </w:r>
      <w:r w:rsidRPr="002B2234">
        <w:rPr>
          <w:rFonts w:ascii="Times New Roman" w:eastAsia="Times New Roman" w:hAnsi="Times New Roman" w:cs="David" w:hint="cs"/>
          <w:sz w:val="20"/>
          <w:szCs w:val="24"/>
          <w:rtl/>
          <w:lang w:eastAsia="he-IL"/>
        </w:rPr>
        <w:t xml:space="preserve">מפורשות </w:t>
      </w:r>
      <w:r w:rsidRPr="002B2234">
        <w:rPr>
          <w:rFonts w:ascii="Times New Roman" w:eastAsia="Times New Roman" w:hAnsi="Times New Roman" w:cs="David"/>
          <w:sz w:val="20"/>
          <w:szCs w:val="24"/>
          <w:rtl/>
          <w:lang w:eastAsia="he-IL"/>
        </w:rPr>
        <w:t>אחרת ע"י המזמין.</w:t>
      </w:r>
    </w:p>
    <w:p w14:paraId="1A855773"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מצהיר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ידועות לו הוראות כל התכניות הקיימות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2B2234">
        <w:rPr>
          <w:rFonts w:ascii="Times New Roman" w:eastAsia="Times New Roman" w:hAnsi="Times New Roman" w:cs="David" w:hint="cs"/>
          <w:sz w:val="20"/>
          <w:szCs w:val="24"/>
          <w:rtl/>
          <w:lang w:eastAsia="he-IL"/>
        </w:rPr>
        <w:t>יהם של</w:t>
      </w:r>
      <w:r w:rsidRPr="002B2234">
        <w:rPr>
          <w:rFonts w:ascii="Times New Roman" w:eastAsia="Times New Roman" w:hAnsi="Times New Roman" w:cs="David"/>
          <w:sz w:val="20"/>
          <w:szCs w:val="24"/>
          <w:rtl/>
          <w:lang w:eastAsia="he-IL"/>
        </w:rPr>
        <w:t xml:space="preserve"> הדין</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הנהלים</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התקנים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התקנות החלים בקשר עם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שרותי המתכנן והוא מתחייב לפעול בהתאם לקבוע בהם. כמו כן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מצהיר המתכנן כי </w:t>
      </w:r>
      <w:r w:rsidRPr="002B2234">
        <w:rPr>
          <w:rFonts w:ascii="Times New Roman" w:eastAsia="Times New Roman" w:hAnsi="Times New Roman" w:cs="David" w:hint="cs"/>
          <w:sz w:val="20"/>
          <w:szCs w:val="24"/>
          <w:rtl/>
          <w:lang w:eastAsia="he-IL"/>
        </w:rPr>
        <w:t xml:space="preserve">הוא </w:t>
      </w:r>
      <w:r w:rsidRPr="002B2234">
        <w:rPr>
          <w:rFonts w:ascii="Times New Roman" w:eastAsia="Times New Roman" w:hAnsi="Times New Roman" w:cs="David"/>
          <w:sz w:val="20"/>
          <w:szCs w:val="24"/>
          <w:rtl/>
          <w:lang w:eastAsia="he-IL"/>
        </w:rPr>
        <w:t xml:space="preserve">בדק בעצמו את כל הנושאים הרלוונטיים </w:t>
      </w:r>
      <w:r w:rsidRPr="002B2234">
        <w:rPr>
          <w:rFonts w:ascii="Times New Roman" w:eastAsia="Times New Roman" w:hAnsi="Times New Roman" w:cs="David" w:hint="cs"/>
          <w:sz w:val="20"/>
          <w:szCs w:val="24"/>
          <w:rtl/>
          <w:lang w:eastAsia="he-IL"/>
        </w:rPr>
        <w:t xml:space="preserve">ו/או </w:t>
      </w:r>
      <w:r w:rsidRPr="002B2234">
        <w:rPr>
          <w:rFonts w:ascii="Times New Roman" w:eastAsia="Times New Roman" w:hAnsi="Times New Roman" w:cs="David"/>
          <w:sz w:val="20"/>
          <w:szCs w:val="24"/>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0878968C"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להפיק את כל התכניות </w:t>
      </w:r>
      <w:r w:rsidRPr="002B2234">
        <w:rPr>
          <w:rFonts w:ascii="Times New Roman" w:eastAsia="Times New Roman" w:hAnsi="Times New Roman" w:cs="David" w:hint="cs"/>
          <w:sz w:val="20"/>
          <w:szCs w:val="24"/>
          <w:rtl/>
          <w:lang w:eastAsia="he-IL"/>
        </w:rPr>
        <w:t>נשוא</w:t>
      </w:r>
      <w:r w:rsidRPr="002B2234">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באמצעות מחשב בתוכנה או בקבצים במתכונת הקבועה בנספח </w:t>
      </w:r>
      <w:r w:rsidRPr="002B2234">
        <w:rPr>
          <w:rFonts w:ascii="Times New Roman" w:eastAsia="Times New Roman" w:hAnsi="Times New Roman" w:cs="David"/>
          <w:b/>
          <w:bCs/>
          <w:sz w:val="20"/>
          <w:szCs w:val="24"/>
          <w:rtl/>
          <w:lang w:eastAsia="he-IL"/>
        </w:rPr>
        <w:t>א'</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 xml:space="preserve">המצ"ב </w:t>
      </w:r>
      <w:r w:rsidRPr="002B2234">
        <w:rPr>
          <w:rFonts w:ascii="Times New Roman" w:eastAsia="Times New Roman" w:hAnsi="Times New Roman" w:cs="David"/>
          <w:sz w:val="20"/>
          <w:szCs w:val="24"/>
          <w:rtl/>
          <w:lang w:eastAsia="he-IL"/>
        </w:rPr>
        <w:t>וע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2B2234">
        <w:rPr>
          <w:rFonts w:ascii="Times New Roman" w:eastAsia="Times New Roman" w:hAnsi="Times New Roman" w:cs="David" w:hint="cs"/>
          <w:sz w:val="20"/>
          <w:szCs w:val="24"/>
          <w:rtl/>
          <w:lang w:eastAsia="he-IL"/>
        </w:rPr>
        <w:t xml:space="preserve"> בנספח </w:t>
      </w:r>
      <w:r w:rsidRPr="002B2234">
        <w:rPr>
          <w:rFonts w:ascii="Times New Roman" w:eastAsia="Times New Roman" w:hAnsi="Times New Roman" w:cs="David" w:hint="cs"/>
          <w:b/>
          <w:bCs/>
          <w:sz w:val="20"/>
          <w:szCs w:val="24"/>
          <w:rtl/>
          <w:lang w:eastAsia="he-IL"/>
        </w:rPr>
        <w:t>א'</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כאמור.</w:t>
      </w:r>
    </w:p>
    <w:p w14:paraId="15341C14"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לא יגיש ליועצים</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לקבלנים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2B2234">
        <w:rPr>
          <w:rFonts w:ascii="Times New Roman" w:eastAsia="Times New Roman" w:hAnsi="Times New Roman" w:cs="David" w:hint="cs"/>
          <w:sz w:val="20"/>
          <w:szCs w:val="24"/>
          <w:rtl/>
          <w:lang w:eastAsia="he-IL"/>
        </w:rPr>
        <w:t xml:space="preserve">מפורשות על פי </w:t>
      </w:r>
      <w:r w:rsidRPr="002B2234">
        <w:rPr>
          <w:rFonts w:ascii="Times New Roman" w:eastAsia="Times New Roman" w:hAnsi="Times New Roman" w:cs="David"/>
          <w:sz w:val="20"/>
          <w:szCs w:val="24"/>
          <w:rtl/>
          <w:lang w:eastAsia="he-IL"/>
        </w:rPr>
        <w:t>חוזה זה.</w:t>
      </w:r>
    </w:p>
    <w:p w14:paraId="0B25ECFB"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אין לו ולא תהינה לו </w:t>
      </w:r>
      <w:r w:rsidRPr="002B2234">
        <w:rPr>
          <w:rFonts w:ascii="Times New Roman" w:eastAsia="Times New Roman" w:hAnsi="Times New Roman" w:cs="David" w:hint="cs"/>
          <w:sz w:val="20"/>
          <w:szCs w:val="24"/>
          <w:rtl/>
          <w:lang w:eastAsia="he-IL"/>
        </w:rPr>
        <w:t xml:space="preserve">כל </w:t>
      </w:r>
      <w:r w:rsidRPr="002B2234">
        <w:rPr>
          <w:rFonts w:ascii="Times New Roman" w:eastAsia="Times New Roman" w:hAnsi="Times New Roman" w:cs="David"/>
          <w:sz w:val="20"/>
          <w:szCs w:val="24"/>
          <w:rtl/>
          <w:lang w:eastAsia="he-IL"/>
        </w:rPr>
        <w:t>תביעות ו/או טענות</w:t>
      </w:r>
      <w:r w:rsidRPr="002B2234">
        <w:rPr>
          <w:rFonts w:ascii="Times New Roman" w:eastAsia="Times New Roman" w:hAnsi="Times New Roman" w:cs="David" w:hint="cs"/>
          <w:sz w:val="20"/>
          <w:szCs w:val="24"/>
          <w:rtl/>
          <w:lang w:eastAsia="he-IL"/>
        </w:rPr>
        <w:t xml:space="preserve"> ו/או דרישות ו/או תלונות</w:t>
      </w:r>
      <w:r w:rsidRPr="002B2234">
        <w:rPr>
          <w:rFonts w:ascii="Times New Roman" w:eastAsia="Times New Roman" w:hAnsi="Times New Roman" w:cs="David"/>
          <w:sz w:val="20"/>
          <w:szCs w:val="24"/>
          <w:rtl/>
          <w:lang w:eastAsia="he-IL"/>
        </w:rPr>
        <w:t xml:space="preserve"> כלפי המזמין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כלפי המתכננים האחרים בגין מסירת העבודות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כאמור. משמסר המזמין </w:t>
      </w:r>
      <w:r w:rsidRPr="002B2234">
        <w:rPr>
          <w:rFonts w:ascii="Times New Roman" w:eastAsia="Times New Roman" w:hAnsi="Times New Roman" w:cs="David" w:hint="cs"/>
          <w:sz w:val="20"/>
          <w:szCs w:val="24"/>
          <w:rtl/>
          <w:lang w:eastAsia="he-IL"/>
        </w:rPr>
        <w:t xml:space="preserve">את </w:t>
      </w:r>
      <w:r w:rsidRPr="002B2234">
        <w:rPr>
          <w:rFonts w:ascii="Times New Roman" w:eastAsia="Times New Roman" w:hAnsi="Times New Roman" w:cs="David"/>
          <w:sz w:val="20"/>
          <w:szCs w:val="24"/>
          <w:rtl/>
          <w:lang w:eastAsia="he-IL"/>
        </w:rPr>
        <w:t xml:space="preserve">ביצוע </w:t>
      </w:r>
      <w:r w:rsidRPr="002B2234">
        <w:rPr>
          <w:rFonts w:ascii="Times New Roman" w:eastAsia="Times New Roman" w:hAnsi="Times New Roman" w:cs="David" w:hint="cs"/>
          <w:sz w:val="20"/>
          <w:szCs w:val="24"/>
          <w:rtl/>
          <w:lang w:eastAsia="he-IL"/>
        </w:rPr>
        <w:t>ה</w:t>
      </w:r>
      <w:r w:rsidRPr="002B2234">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49011820"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2B2234">
        <w:rPr>
          <w:rFonts w:ascii="Times New Roman" w:eastAsia="Times New Roman" w:hAnsi="Times New Roman" w:cs="David"/>
          <w:sz w:val="24"/>
          <w:szCs w:val="24"/>
          <w:lang w:eastAsia="he-IL"/>
        </w:rPr>
        <w:t>view</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hint="cs"/>
          <w:sz w:val="20"/>
          <w:szCs w:val="24"/>
          <w:rtl/>
          <w:lang w:eastAsia="he-IL"/>
        </w:rPr>
        <w:t>", "רמדורנט"</w:t>
      </w:r>
      <w:r w:rsidRPr="002B2234">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2B2234">
        <w:rPr>
          <w:rFonts w:ascii="Times New Roman" w:eastAsia="Times New Roman" w:hAnsi="Times New Roman" w:cs="David" w:hint="cs"/>
          <w:sz w:val="20"/>
          <w:szCs w:val="24"/>
          <w:rtl/>
          <w:lang w:eastAsia="he-IL"/>
        </w:rPr>
        <w:t>.</w:t>
      </w:r>
    </w:p>
    <w:p w14:paraId="4A074D47"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צוות עובדים ואמצעים</w:t>
      </w:r>
    </w:p>
    <w:p w14:paraId="152C8BD7"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במשך כל תקופת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שרותי המתכנן יקיים משרד מאויש</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מאורגן ומצויד</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באופן שיאפשר </w:t>
      </w:r>
      <w:r w:rsidRPr="002B2234">
        <w:rPr>
          <w:rFonts w:ascii="Times New Roman" w:eastAsia="Times New Roman" w:hAnsi="Times New Roman" w:cs="David" w:hint="cs"/>
          <w:sz w:val="20"/>
          <w:szCs w:val="24"/>
          <w:rtl/>
          <w:lang w:eastAsia="he-IL"/>
        </w:rPr>
        <w:t xml:space="preserve">את </w:t>
      </w:r>
      <w:r w:rsidRPr="002B2234">
        <w:rPr>
          <w:rFonts w:ascii="Times New Roman" w:eastAsia="Times New Roman" w:hAnsi="Times New Roman" w:cs="David"/>
          <w:sz w:val="20"/>
          <w:szCs w:val="24"/>
          <w:rtl/>
          <w:lang w:eastAsia="he-IL"/>
        </w:rPr>
        <w:t>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בהתאם להוראות חוזה זה.</w:t>
      </w:r>
    </w:p>
    <w:p w14:paraId="68FD71EC"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שהרכבם המספרי והמקצועי של צוות עובדיו, כמפורט בנספח </w:t>
      </w:r>
      <w:r w:rsidRPr="002B2234">
        <w:rPr>
          <w:rFonts w:ascii="Times New Roman" w:eastAsia="Times New Roman" w:hAnsi="Times New Roman" w:cs="David"/>
          <w:bCs/>
          <w:sz w:val="20"/>
          <w:szCs w:val="24"/>
          <w:rtl/>
          <w:lang w:eastAsia="he-IL"/>
        </w:rPr>
        <w:t>א'</w:t>
      </w:r>
      <w:r w:rsidRPr="002B2234">
        <w:rPr>
          <w:rFonts w:ascii="Times New Roman" w:eastAsia="Times New Roman" w:hAnsi="Times New Roman" w:cs="David" w:hint="cs"/>
          <w:bCs/>
          <w:sz w:val="20"/>
          <w:szCs w:val="24"/>
          <w:rtl/>
          <w:lang w:eastAsia="he-IL"/>
        </w:rPr>
        <w:t xml:space="preserve"> </w:t>
      </w:r>
      <w:r w:rsidRPr="002B2234">
        <w:rPr>
          <w:rFonts w:ascii="Times New Roman" w:eastAsia="Times New Roman" w:hAnsi="Times New Roman" w:cs="David" w:hint="cs"/>
          <w:b/>
          <w:sz w:val="20"/>
          <w:szCs w:val="24"/>
          <w:rtl/>
          <w:lang w:eastAsia="he-IL"/>
        </w:rPr>
        <w:t>המצ"ב,</w:t>
      </w:r>
      <w:r w:rsidRPr="002B2234">
        <w:rPr>
          <w:rFonts w:ascii="Times New Roman" w:eastAsia="Times New Roman" w:hAnsi="Times New Roman" w:cs="David"/>
          <w:sz w:val="20"/>
          <w:szCs w:val="24"/>
          <w:rtl/>
          <w:lang w:eastAsia="he-IL"/>
        </w:rPr>
        <w:t xml:space="preserve"> יתאים לביצוע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ברמה ובמועדים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5E085B20"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2B2234">
        <w:rPr>
          <w:rFonts w:ascii="Times New Roman" w:eastAsia="Times New Roman" w:hAnsi="Times New Roman" w:cs="David" w:hint="cs"/>
          <w:sz w:val="20"/>
          <w:szCs w:val="24"/>
          <w:rtl/>
          <w:lang w:eastAsia="he-IL"/>
        </w:rPr>
        <w:t xml:space="preserve">המוחלט </w:t>
      </w:r>
      <w:r w:rsidRPr="002B2234">
        <w:rPr>
          <w:rFonts w:ascii="Times New Roman" w:eastAsia="Times New Roman" w:hAnsi="Times New Roman" w:cs="David"/>
          <w:sz w:val="20"/>
          <w:szCs w:val="24"/>
          <w:rtl/>
          <w:lang w:eastAsia="he-IL"/>
        </w:rPr>
        <w:t>- להורות למתכנן מ</w:t>
      </w:r>
      <w:r w:rsidRPr="002B2234">
        <w:rPr>
          <w:rFonts w:ascii="Times New Roman" w:eastAsia="Times New Roman" w:hAnsi="Times New Roman" w:cs="David" w:hint="cs"/>
          <w:sz w:val="20"/>
          <w:szCs w:val="24"/>
          <w:rtl/>
          <w:lang w:eastAsia="he-IL"/>
        </w:rPr>
        <w:t>עת לעת,</w:t>
      </w:r>
      <w:r w:rsidRPr="002B2234">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019CC627"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מוסכם בזה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2B2234">
        <w:rPr>
          <w:rFonts w:ascii="Times New Roman" w:eastAsia="Times New Roman" w:hAnsi="Times New Roman" w:cs="David"/>
          <w:bCs/>
          <w:sz w:val="20"/>
          <w:szCs w:val="24"/>
          <w:rtl/>
          <w:lang w:eastAsia="he-IL"/>
        </w:rPr>
        <w:t>א'</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המצ"ב</w:t>
      </w:r>
      <w:r w:rsidRPr="002B2234">
        <w:rPr>
          <w:rFonts w:ascii="Times New Roman" w:eastAsia="Times New Roman" w:hAnsi="Times New Roman" w:cs="David"/>
          <w:sz w:val="20"/>
          <w:szCs w:val="24"/>
          <w:rtl/>
          <w:lang w:eastAsia="he-IL"/>
        </w:rPr>
        <w:t>, מנהלו הראשי של המתכנן למטרת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(להלן: "</w:t>
      </w:r>
      <w:r w:rsidRPr="002B2234">
        <w:rPr>
          <w:rFonts w:ascii="Times New Roman" w:eastAsia="Times New Roman" w:hAnsi="Times New Roman" w:cs="David"/>
          <w:b/>
          <w:bCs/>
          <w:sz w:val="20"/>
          <w:szCs w:val="24"/>
          <w:rtl/>
          <w:lang w:eastAsia="he-IL"/>
        </w:rPr>
        <w:t>המנהל הראשי</w:t>
      </w:r>
      <w:r w:rsidRPr="002B2234">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2B2234">
        <w:rPr>
          <w:rFonts w:ascii="Times New Roman" w:eastAsia="Times New Roman" w:hAnsi="Times New Roman" w:cs="David" w:hint="cs"/>
          <w:sz w:val="20"/>
          <w:szCs w:val="24"/>
          <w:rtl/>
          <w:lang w:eastAsia="he-IL"/>
        </w:rPr>
        <w:t xml:space="preserve"> מראש ובכתב</w:t>
      </w:r>
      <w:r w:rsidRPr="002B2234">
        <w:rPr>
          <w:rFonts w:ascii="Times New Roman" w:eastAsia="Times New Roman" w:hAnsi="Times New Roman" w:cs="David"/>
          <w:sz w:val="20"/>
          <w:szCs w:val="24"/>
          <w:rtl/>
          <w:lang w:eastAsia="he-IL"/>
        </w:rPr>
        <w:t>.</w:t>
      </w:r>
    </w:p>
    <w:p w14:paraId="766A6C61" w14:textId="77777777" w:rsidR="002B2234" w:rsidRPr="002B2234" w:rsidRDefault="002B2234" w:rsidP="002B2234">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w:t>
      </w:r>
      <w:r w:rsidRPr="002B2234">
        <w:rPr>
          <w:rFonts w:ascii="Times New Roman" w:eastAsia="Times New Roman" w:hAnsi="Times New Roman" w:cs="David" w:hint="cs"/>
          <w:sz w:val="20"/>
          <w:szCs w:val="24"/>
          <w:rtl/>
          <w:lang w:eastAsia="he-IL"/>
        </w:rPr>
        <w:t>צהיר, כי ידוע לו, ש</w:t>
      </w:r>
      <w:r w:rsidRPr="002B2234">
        <w:rPr>
          <w:rFonts w:ascii="Times New Roman" w:eastAsia="Times New Roman" w:hAnsi="Times New Roman" w:cs="David"/>
          <w:sz w:val="20"/>
          <w:szCs w:val="24"/>
          <w:rtl/>
          <w:lang w:eastAsia="he-IL"/>
        </w:rPr>
        <w:t>במשך כל ת</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קפ</w:t>
      </w:r>
      <w:r w:rsidRPr="002B2234">
        <w:rPr>
          <w:rFonts w:ascii="Times New Roman" w:eastAsia="Times New Roman" w:hAnsi="Times New Roman" w:cs="David" w:hint="cs"/>
          <w:sz w:val="20"/>
          <w:szCs w:val="24"/>
          <w:rtl/>
          <w:lang w:eastAsia="he-IL"/>
        </w:rPr>
        <w:t>ו של</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יעמוד המנהל הראשי בראשו, יהיה מעורב אישית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התכנון. מבלי לגרוע מהתחייבויות המתכנן כמתחייב מ</w:t>
      </w:r>
      <w:r w:rsidRPr="002B2234">
        <w:rPr>
          <w:rFonts w:ascii="Times New Roman" w:eastAsia="Times New Roman" w:hAnsi="Times New Roman" w:cs="David" w:hint="cs"/>
          <w:sz w:val="20"/>
          <w:szCs w:val="24"/>
          <w:rtl/>
          <w:lang w:eastAsia="he-IL"/>
        </w:rPr>
        <w:t>חוזה זה,</w:t>
      </w:r>
      <w:r w:rsidRPr="002B2234">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6BCCB781"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27A8B565"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 xml:space="preserve">המזמין רשאי </w:t>
      </w:r>
      <w:r w:rsidRPr="002B2234">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2B2234">
        <w:rPr>
          <w:rFonts w:ascii="Times New Roman" w:eastAsia="Times New Roman" w:hAnsi="Times New Roman" w:cs="David" w:hint="cs"/>
          <w:sz w:val="20"/>
          <w:szCs w:val="24"/>
          <w:rtl/>
          <w:lang w:eastAsia="he-IL"/>
        </w:rPr>
        <w:t xml:space="preserve">אחר </w:t>
      </w:r>
      <w:r w:rsidRPr="002B2234">
        <w:rPr>
          <w:rFonts w:ascii="Times New Roman" w:eastAsia="Times New Roman" w:hAnsi="Times New Roman" w:cs="David"/>
          <w:sz w:val="20"/>
          <w:szCs w:val="24"/>
          <w:rtl/>
          <w:lang w:eastAsia="he-IL"/>
        </w:rPr>
        <w:t>דרישת המזמין לאלתר.</w:t>
      </w:r>
    </w:p>
    <w:p w14:paraId="0E439BF7"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החלטות המזמין בדבר 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שור ו/או החלפת עובד מעובדי המתכנן תינתנה לפי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קול דעתו המוחלט</w:t>
      </w:r>
      <w:r w:rsidRPr="002B2234">
        <w:rPr>
          <w:rFonts w:ascii="Times New Roman" w:eastAsia="Times New Roman" w:hAnsi="Times New Roman" w:cs="David" w:hint="cs"/>
          <w:sz w:val="20"/>
          <w:szCs w:val="24"/>
          <w:rtl/>
          <w:lang w:eastAsia="he-IL"/>
        </w:rPr>
        <w:t xml:space="preserve"> של המזמין</w:t>
      </w:r>
      <w:r w:rsidRPr="002B2234">
        <w:rPr>
          <w:rFonts w:ascii="Times New Roman" w:eastAsia="Times New Roman" w:hAnsi="Times New Roman" w:cs="David"/>
          <w:sz w:val="20"/>
          <w:szCs w:val="24"/>
          <w:rtl/>
          <w:lang w:eastAsia="he-IL"/>
        </w:rPr>
        <w:t xml:space="preserve"> וללא צורך במתן נימוקים</w:t>
      </w:r>
      <w:r w:rsidRPr="002B2234">
        <w:rPr>
          <w:rFonts w:ascii="Times New Roman" w:eastAsia="Times New Roman" w:hAnsi="Times New Roman" w:cs="David" w:hint="cs"/>
          <w:sz w:val="20"/>
          <w:szCs w:val="24"/>
          <w:rtl/>
          <w:lang w:eastAsia="he-IL"/>
        </w:rPr>
        <w:t xml:space="preserve"> כאלה ואחרים</w:t>
      </w:r>
      <w:r w:rsidRPr="002B2234">
        <w:rPr>
          <w:rFonts w:ascii="Times New Roman" w:eastAsia="Times New Roman" w:hAnsi="Times New Roman" w:cs="David"/>
          <w:sz w:val="20"/>
          <w:szCs w:val="24"/>
          <w:rtl/>
          <w:lang w:eastAsia="he-IL"/>
        </w:rPr>
        <w:t>. אין בהחלטות אלה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כדי לשחרר את המתכנן מאי</w:t>
      </w:r>
      <w:r w:rsidRPr="002B2234">
        <w:rPr>
          <w:rFonts w:ascii="Times New Roman" w:eastAsia="Times New Roman" w:hAnsi="Times New Roman" w:cs="David" w:hint="cs"/>
          <w:sz w:val="20"/>
          <w:szCs w:val="24"/>
          <w:rtl/>
          <w:lang w:eastAsia="he-IL"/>
        </w:rPr>
        <w:t>לו</w:t>
      </w:r>
      <w:r w:rsidRPr="002B2234">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2B2234">
        <w:rPr>
          <w:rFonts w:ascii="Times New Roman" w:eastAsia="Times New Roman" w:hAnsi="Times New Roman" w:cs="David" w:hint="cs"/>
          <w:sz w:val="20"/>
          <w:szCs w:val="24"/>
          <w:rtl/>
          <w:lang w:eastAsia="he-IL"/>
        </w:rPr>
        <w:t xml:space="preserve"> ו/או חבות</w:t>
      </w:r>
      <w:r w:rsidRPr="002B2234">
        <w:rPr>
          <w:rFonts w:ascii="Times New Roman" w:eastAsia="Times New Roman" w:hAnsi="Times New Roman" w:cs="David"/>
          <w:sz w:val="20"/>
          <w:szCs w:val="24"/>
          <w:rtl/>
          <w:lang w:eastAsia="he-IL"/>
        </w:rPr>
        <w:t xml:space="preserve"> שהיא.</w:t>
      </w:r>
    </w:p>
    <w:p w14:paraId="52C31604"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לצייד על חשבונו את צוות עובדיו בכל הציוד הדרוש לב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צוע שרותי המתכנן. </w:t>
      </w:r>
      <w:r w:rsidRPr="002B2234">
        <w:rPr>
          <w:rFonts w:ascii="Times New Roman" w:eastAsia="Times New Roman" w:hAnsi="Times New Roman" w:cs="David" w:hint="cs"/>
          <w:sz w:val="20"/>
          <w:szCs w:val="24"/>
          <w:rtl/>
          <w:lang w:eastAsia="he-IL"/>
        </w:rPr>
        <w:t>האחריות בגין אחזקת</w:t>
      </w:r>
      <w:r w:rsidRPr="002B2234">
        <w:rPr>
          <w:rFonts w:ascii="Times New Roman" w:eastAsia="Times New Roman" w:hAnsi="Times New Roman" w:cs="David"/>
          <w:sz w:val="20"/>
          <w:szCs w:val="24"/>
          <w:rtl/>
          <w:lang w:eastAsia="he-IL"/>
        </w:rPr>
        <w:t xml:space="preserve"> ושמיר</w:t>
      </w:r>
      <w:r w:rsidRPr="002B2234">
        <w:rPr>
          <w:rFonts w:ascii="Times New Roman" w:eastAsia="Times New Roman" w:hAnsi="Times New Roman" w:cs="David" w:hint="cs"/>
          <w:sz w:val="20"/>
          <w:szCs w:val="24"/>
          <w:rtl/>
          <w:lang w:eastAsia="he-IL"/>
        </w:rPr>
        <w:t>ת</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ה</w:t>
      </w:r>
      <w:r w:rsidRPr="002B2234">
        <w:rPr>
          <w:rFonts w:ascii="Times New Roman" w:eastAsia="Times New Roman" w:hAnsi="Times New Roman" w:cs="David"/>
          <w:sz w:val="20"/>
          <w:szCs w:val="24"/>
          <w:rtl/>
          <w:lang w:eastAsia="he-IL"/>
        </w:rPr>
        <w:t>ציוד</w:t>
      </w:r>
      <w:r w:rsidRPr="002B2234">
        <w:rPr>
          <w:rFonts w:ascii="Times New Roman" w:eastAsia="Times New Roman" w:hAnsi="Times New Roman" w:cs="David" w:hint="cs"/>
          <w:sz w:val="20"/>
          <w:szCs w:val="24"/>
          <w:rtl/>
          <w:lang w:eastAsia="he-IL"/>
        </w:rPr>
        <w:t xml:space="preserve"> כאמור,</w:t>
      </w:r>
      <w:r w:rsidRPr="002B2234">
        <w:rPr>
          <w:rFonts w:ascii="Times New Roman" w:eastAsia="Times New Roman" w:hAnsi="Times New Roman" w:cs="David"/>
          <w:sz w:val="20"/>
          <w:szCs w:val="24"/>
          <w:rtl/>
          <w:lang w:eastAsia="he-IL"/>
        </w:rPr>
        <w:t xml:space="preserve"> תהיה בידי המתכנן ועל חשבונו, והמזמין לא </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ישא בכל אחריות </w:t>
      </w:r>
      <w:r w:rsidRPr="002B2234">
        <w:rPr>
          <w:rFonts w:ascii="Times New Roman" w:eastAsia="Times New Roman" w:hAnsi="Times New Roman" w:cs="David" w:hint="cs"/>
          <w:sz w:val="20"/>
          <w:szCs w:val="24"/>
          <w:rtl/>
          <w:lang w:eastAsia="he-IL"/>
        </w:rPr>
        <w:t xml:space="preserve">ו/או חבות </w:t>
      </w:r>
      <w:r w:rsidRPr="002B2234">
        <w:rPr>
          <w:rFonts w:ascii="Times New Roman" w:eastAsia="Times New Roman" w:hAnsi="Times New Roman" w:cs="David"/>
          <w:sz w:val="20"/>
          <w:szCs w:val="24"/>
          <w:rtl/>
          <w:lang w:eastAsia="he-IL"/>
        </w:rPr>
        <w:t>בגין א</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בדן </w:t>
      </w:r>
      <w:r w:rsidRPr="002B2234">
        <w:rPr>
          <w:rFonts w:ascii="Times New Roman" w:eastAsia="Times New Roman" w:hAnsi="Times New Roman" w:cs="David" w:hint="cs"/>
          <w:sz w:val="20"/>
          <w:szCs w:val="24"/>
          <w:rtl/>
          <w:lang w:eastAsia="he-IL"/>
        </w:rPr>
        <w:t>ן/</w:t>
      </w:r>
      <w:r w:rsidRPr="002B2234">
        <w:rPr>
          <w:rFonts w:ascii="Times New Roman" w:eastAsia="Times New Roman" w:hAnsi="Times New Roman" w:cs="David"/>
          <w:sz w:val="20"/>
          <w:szCs w:val="24"/>
          <w:rtl/>
          <w:lang w:eastAsia="he-IL"/>
        </w:rPr>
        <w:t>או נזק</w:t>
      </w:r>
      <w:r w:rsidRPr="002B2234">
        <w:rPr>
          <w:rFonts w:ascii="Times New Roman" w:eastAsia="Times New Roman" w:hAnsi="Times New Roman" w:cs="David" w:hint="cs"/>
          <w:sz w:val="20"/>
          <w:szCs w:val="24"/>
          <w:rtl/>
          <w:lang w:eastAsia="he-IL"/>
        </w:rPr>
        <w:t xml:space="preserve"> ו/או קלקול</w:t>
      </w:r>
      <w:r w:rsidRPr="002B2234">
        <w:rPr>
          <w:rFonts w:ascii="Times New Roman" w:eastAsia="Times New Roman" w:hAnsi="Times New Roman" w:cs="David"/>
          <w:sz w:val="20"/>
          <w:szCs w:val="24"/>
          <w:rtl/>
          <w:lang w:eastAsia="he-IL"/>
        </w:rPr>
        <w:t xml:space="preserve"> כלשהו לציוד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לכל חלק ממנו מכל סיבה שהיא.</w:t>
      </w:r>
    </w:p>
    <w:p w14:paraId="213075A4"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סמכויות המתכנן</w:t>
      </w:r>
    </w:p>
    <w:p w14:paraId="5B1DD46A"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במגעים עם רשויות מוסמכות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לרבות עם הרשות המקומית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בכל הנוגע לש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וכל הכרוך בכך</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ובלבד:</w:t>
      </w:r>
    </w:p>
    <w:p w14:paraId="226ADD6C"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שהמתכנן לא יגיש תכניות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תיקונים לתכניות לא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שור הרשויות המוסמכות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אלא אם כן אושרו קודם לכן</w:t>
      </w:r>
      <w:r w:rsidRPr="002B2234">
        <w:rPr>
          <w:rFonts w:ascii="Times New Roman" w:eastAsia="Times New Roman" w:hAnsi="Times New Roman" w:cs="David" w:hint="cs"/>
          <w:sz w:val="20"/>
          <w:szCs w:val="24"/>
          <w:rtl/>
          <w:lang w:eastAsia="he-IL"/>
        </w:rPr>
        <w:t>, מראש ובכתב,</w:t>
      </w:r>
      <w:r w:rsidRPr="002B2234">
        <w:rPr>
          <w:rFonts w:ascii="Times New Roman" w:eastAsia="Times New Roman" w:hAnsi="Times New Roman" w:cs="David"/>
          <w:sz w:val="20"/>
          <w:szCs w:val="24"/>
          <w:rtl/>
          <w:lang w:eastAsia="he-IL"/>
        </w:rPr>
        <w:t xml:space="preserve"> ע"י המזמין.</w:t>
      </w:r>
    </w:p>
    <w:p w14:paraId="78BD35D3"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הכרוך בהתחייבות חוקית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כספית</w:t>
      </w:r>
      <w:r w:rsidRPr="002B2234">
        <w:rPr>
          <w:rFonts w:ascii="Times New Roman" w:eastAsia="Times New Roman" w:hAnsi="Times New Roman" w:cs="David" w:hint="cs"/>
          <w:sz w:val="20"/>
          <w:szCs w:val="24"/>
          <w:rtl/>
          <w:lang w:eastAsia="he-IL"/>
        </w:rPr>
        <w:t xml:space="preserve"> ו/או אחרת,</w:t>
      </w:r>
      <w:r w:rsidRPr="002B2234">
        <w:rPr>
          <w:rFonts w:ascii="Times New Roman" w:eastAsia="Times New Roman" w:hAnsi="Times New Roman" w:cs="David"/>
          <w:sz w:val="20"/>
          <w:szCs w:val="24"/>
          <w:rtl/>
          <w:lang w:eastAsia="he-IL"/>
        </w:rPr>
        <w:t xml:space="preserve"> אלא בא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שורו של המזמין</w:t>
      </w:r>
      <w:r w:rsidRPr="002B2234">
        <w:rPr>
          <w:rFonts w:ascii="Times New Roman" w:eastAsia="Times New Roman" w:hAnsi="Times New Roman" w:cs="David" w:hint="cs"/>
          <w:sz w:val="20"/>
          <w:szCs w:val="24"/>
          <w:rtl/>
          <w:lang w:eastAsia="he-IL"/>
        </w:rPr>
        <w:t xml:space="preserve"> מראש ובכתב</w:t>
      </w:r>
      <w:r w:rsidRPr="002B2234">
        <w:rPr>
          <w:rFonts w:ascii="Times New Roman" w:eastAsia="Times New Roman" w:hAnsi="Times New Roman" w:cs="David"/>
          <w:sz w:val="20"/>
          <w:szCs w:val="24"/>
          <w:rtl/>
          <w:lang w:eastAsia="he-IL"/>
        </w:rPr>
        <w:t>.</w:t>
      </w:r>
    </w:p>
    <w:p w14:paraId="0DC6C555"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זולת אם</w:t>
      </w:r>
      <w:r w:rsidRPr="002B2234">
        <w:rPr>
          <w:rFonts w:ascii="Times New Roman" w:eastAsia="Times New Roman" w:hAnsi="Times New Roman" w:cs="David"/>
          <w:sz w:val="20"/>
          <w:szCs w:val="24"/>
          <w:rtl/>
          <w:lang w:eastAsia="he-IL"/>
        </w:rPr>
        <w:t xml:space="preserve"> יוסמך לכך ע"י המזמין </w:t>
      </w:r>
      <w:r w:rsidRPr="002B2234">
        <w:rPr>
          <w:rFonts w:ascii="Times New Roman" w:eastAsia="Times New Roman" w:hAnsi="Times New Roman" w:cs="David" w:hint="cs"/>
          <w:sz w:val="20"/>
          <w:szCs w:val="24"/>
          <w:rtl/>
          <w:lang w:eastAsia="he-IL"/>
        </w:rPr>
        <w:t>מראש ו</w:t>
      </w:r>
      <w:r w:rsidRPr="002B2234">
        <w:rPr>
          <w:rFonts w:ascii="Times New Roman" w:eastAsia="Times New Roman" w:hAnsi="Times New Roman" w:cs="David"/>
          <w:sz w:val="20"/>
          <w:szCs w:val="24"/>
          <w:rtl/>
          <w:lang w:eastAsia="he-IL"/>
        </w:rPr>
        <w:t>בכתב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לא יהיה המתכנן רשאי ליתן הוראות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הנחיות</w:t>
      </w:r>
      <w:r w:rsidRPr="002B2234">
        <w:rPr>
          <w:rFonts w:ascii="Times New Roman" w:eastAsia="Times New Roman" w:hAnsi="Times New Roman" w:cs="David" w:hint="cs"/>
          <w:sz w:val="20"/>
          <w:szCs w:val="24"/>
          <w:rtl/>
          <w:lang w:eastAsia="he-IL"/>
        </w:rPr>
        <w:t>, בין</w:t>
      </w:r>
      <w:r w:rsidRPr="002B2234">
        <w:rPr>
          <w:rFonts w:ascii="Times New Roman" w:eastAsia="Times New Roman" w:hAnsi="Times New Roman" w:cs="David"/>
          <w:sz w:val="20"/>
          <w:szCs w:val="24"/>
          <w:rtl/>
          <w:lang w:eastAsia="he-IL"/>
        </w:rPr>
        <w:t xml:space="preserve"> במישרין</w:t>
      </w:r>
      <w:r w:rsidRPr="002B2234">
        <w:rPr>
          <w:rFonts w:ascii="Times New Roman" w:eastAsia="Times New Roman" w:hAnsi="Times New Roman" w:cs="David" w:hint="cs"/>
          <w:sz w:val="20"/>
          <w:szCs w:val="24"/>
          <w:rtl/>
          <w:lang w:eastAsia="he-IL"/>
        </w:rPr>
        <w:t xml:space="preserve"> ובין בעקיפין,</w:t>
      </w:r>
      <w:r w:rsidRPr="002B2234">
        <w:rPr>
          <w:rFonts w:ascii="Times New Roman" w:eastAsia="Times New Roman" w:hAnsi="Times New Roman" w:cs="David"/>
          <w:sz w:val="20"/>
          <w:szCs w:val="24"/>
          <w:rtl/>
          <w:lang w:eastAsia="he-IL"/>
        </w:rPr>
        <w:t xml:space="preserve"> לקבלן הראשי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לקבלן העבודות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לנהל עמם מו"מ ביחס למחירים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w:t>
      </w:r>
      <w:r w:rsidRPr="002B2234">
        <w:rPr>
          <w:rFonts w:ascii="Times New Roman" w:eastAsia="Times New Roman" w:hAnsi="Times New Roman" w:cs="David" w:hint="cs"/>
          <w:sz w:val="20"/>
          <w:szCs w:val="24"/>
          <w:rtl/>
          <w:lang w:eastAsia="he-IL"/>
        </w:rPr>
        <w:t>ל</w:t>
      </w:r>
      <w:r w:rsidRPr="002B2234">
        <w:rPr>
          <w:rFonts w:ascii="Times New Roman" w:eastAsia="Times New Roman" w:hAnsi="Times New Roman" w:cs="David"/>
          <w:sz w:val="20"/>
          <w:szCs w:val="24"/>
          <w:rtl/>
          <w:lang w:eastAsia="he-IL"/>
        </w:rPr>
        <w:t>דרכי ביצוע הכרוכים בש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נוי מחירים</w:t>
      </w:r>
      <w:r w:rsidRPr="002B2234">
        <w:rPr>
          <w:rFonts w:ascii="Times New Roman" w:eastAsia="Times New Roman" w:hAnsi="Times New Roman" w:cs="David" w:hint="cs"/>
          <w:sz w:val="20"/>
          <w:szCs w:val="24"/>
          <w:rtl/>
          <w:lang w:eastAsia="he-IL"/>
        </w:rPr>
        <w:t xml:space="preserve"> ו/או כמויות</w:t>
      </w:r>
      <w:r w:rsidRPr="002B2234">
        <w:rPr>
          <w:rFonts w:ascii="Times New Roman" w:eastAsia="Times New Roman" w:hAnsi="Times New Roman" w:cs="David"/>
          <w:sz w:val="20"/>
          <w:szCs w:val="24"/>
          <w:rtl/>
          <w:lang w:eastAsia="he-IL"/>
        </w:rPr>
        <w:t>, אלא באמצעות המזמין או המנהל.</w:t>
      </w:r>
    </w:p>
    <w:p w14:paraId="1D8D1417"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סמכויות המנהל</w:t>
      </w:r>
    </w:p>
    <w:p w14:paraId="48487166"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המנהל רשאי לבדוק</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בכל עת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את שרותי המתכנן כולם או </w:t>
      </w:r>
      <w:r w:rsidRPr="002B2234">
        <w:rPr>
          <w:rFonts w:ascii="Times New Roman" w:eastAsia="Times New Roman" w:hAnsi="Times New Roman" w:cs="David" w:hint="cs"/>
          <w:sz w:val="20"/>
          <w:szCs w:val="24"/>
          <w:rtl/>
          <w:lang w:eastAsia="he-IL"/>
        </w:rPr>
        <w:t>מקצתם</w:t>
      </w:r>
      <w:r w:rsidRPr="002B2234">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w:t>
      </w:r>
      <w:r w:rsidRPr="002B2234">
        <w:rPr>
          <w:rFonts w:ascii="Times New Roman" w:eastAsia="Times New Roman" w:hAnsi="Times New Roman" w:cs="David" w:hint="cs"/>
          <w:sz w:val="20"/>
          <w:szCs w:val="24"/>
          <w:rtl/>
          <w:lang w:eastAsia="he-IL"/>
        </w:rPr>
        <w:t xml:space="preserve">על ידי מי </w:t>
      </w:r>
      <w:r w:rsidRPr="002B2234">
        <w:rPr>
          <w:rFonts w:ascii="Times New Roman" w:eastAsia="Times New Roman" w:hAnsi="Times New Roman" w:cs="David"/>
          <w:sz w:val="20"/>
          <w:szCs w:val="24"/>
          <w:rtl/>
          <w:lang w:eastAsia="he-IL"/>
        </w:rPr>
        <w:t>מטעמו. כן רשאי המנהל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1E3334FE"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2B2234">
        <w:rPr>
          <w:rFonts w:ascii="Times New Roman" w:eastAsia="Times New Roman" w:hAnsi="Times New Roman" w:cs="David"/>
          <w:bCs/>
          <w:sz w:val="20"/>
          <w:szCs w:val="24"/>
          <w:rtl/>
          <w:lang w:eastAsia="he-IL"/>
        </w:rPr>
        <w:t>א'</w:t>
      </w:r>
      <w:r w:rsidRPr="002B2234">
        <w:rPr>
          <w:rFonts w:ascii="Times New Roman" w:eastAsia="Times New Roman" w:hAnsi="Times New Roman" w:cs="David" w:hint="cs"/>
          <w:b/>
          <w:sz w:val="20"/>
          <w:szCs w:val="24"/>
          <w:rtl/>
          <w:lang w:eastAsia="he-IL"/>
        </w:rPr>
        <w:t xml:space="preserve"> המצ"ב</w:t>
      </w:r>
      <w:r w:rsidRPr="002B2234">
        <w:rPr>
          <w:rFonts w:ascii="Times New Roman" w:eastAsia="Times New Roman" w:hAnsi="Times New Roman" w:cs="David"/>
          <w:sz w:val="20"/>
          <w:szCs w:val="24"/>
          <w:rtl/>
          <w:lang w:eastAsia="he-IL"/>
        </w:rPr>
        <w:t>.</w:t>
      </w:r>
    </w:p>
    <w:p w14:paraId="2D84AD12"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לצורך הפעלת סמכויותיו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רשאי המנהל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מי מטעמו לבקר במשרד המתכנן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בכל מקום אחר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2B2234">
        <w:rPr>
          <w:rFonts w:ascii="Times New Roman" w:eastAsia="Times New Roman" w:hAnsi="Times New Roman" w:cs="David" w:hint="cs"/>
          <w:sz w:val="20"/>
          <w:szCs w:val="24"/>
          <w:rtl/>
          <w:lang w:eastAsia="he-IL"/>
        </w:rPr>
        <w:t>י המנהל ו/</w:t>
      </w:r>
      <w:r w:rsidRPr="002B2234">
        <w:rPr>
          <w:rFonts w:ascii="Times New Roman" w:eastAsia="Times New Roman" w:hAnsi="Times New Roman" w:cs="David"/>
          <w:sz w:val="20"/>
          <w:szCs w:val="24"/>
          <w:rtl/>
          <w:lang w:eastAsia="he-IL"/>
        </w:rPr>
        <w:t xml:space="preserve">או </w:t>
      </w:r>
      <w:r w:rsidRPr="002B2234">
        <w:rPr>
          <w:rFonts w:ascii="Times New Roman" w:eastAsia="Times New Roman" w:hAnsi="Times New Roman" w:cs="David" w:hint="cs"/>
          <w:sz w:val="20"/>
          <w:szCs w:val="24"/>
          <w:rtl/>
          <w:lang w:eastAsia="he-IL"/>
        </w:rPr>
        <w:t xml:space="preserve">על ידי מי </w:t>
      </w:r>
      <w:r w:rsidRPr="002B2234">
        <w:rPr>
          <w:rFonts w:ascii="Times New Roman" w:eastAsia="Times New Roman" w:hAnsi="Times New Roman" w:cs="David"/>
          <w:sz w:val="20"/>
          <w:szCs w:val="24"/>
          <w:rtl/>
          <w:lang w:eastAsia="he-IL"/>
        </w:rPr>
        <w:t>מטעמו.</w:t>
      </w:r>
    </w:p>
    <w:p w14:paraId="55F0593D"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אין בהפעלת סמכויות המנהל על פי חוזה 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כדי לגרוע </w:t>
      </w:r>
      <w:r w:rsidRPr="002B2234">
        <w:rPr>
          <w:rFonts w:ascii="Times New Roman" w:eastAsia="Times New Roman" w:hAnsi="Times New Roman" w:cs="David" w:hint="cs"/>
          <w:sz w:val="20"/>
          <w:szCs w:val="24"/>
          <w:rtl/>
          <w:lang w:eastAsia="he-IL"/>
        </w:rPr>
        <w:t xml:space="preserve">ו/או לשחרר </w:t>
      </w:r>
      <w:r w:rsidRPr="002B2234">
        <w:rPr>
          <w:rFonts w:ascii="Times New Roman" w:eastAsia="Times New Roman" w:hAnsi="Times New Roman" w:cs="David"/>
          <w:sz w:val="20"/>
          <w:szCs w:val="24"/>
          <w:rtl/>
          <w:lang w:eastAsia="he-IL"/>
        </w:rPr>
        <w:t xml:space="preserve">מאחריות </w:t>
      </w:r>
      <w:r w:rsidRPr="002B2234">
        <w:rPr>
          <w:rFonts w:ascii="Times New Roman" w:eastAsia="Times New Roman" w:hAnsi="Times New Roman" w:cs="David" w:hint="cs"/>
          <w:sz w:val="20"/>
          <w:szCs w:val="24"/>
          <w:rtl/>
          <w:lang w:eastAsia="he-IL"/>
        </w:rPr>
        <w:t>המתכנן על פי חוזה זה ו/או על פי כל דין.</w:t>
      </w:r>
      <w:r w:rsidRPr="002B2234">
        <w:rPr>
          <w:rFonts w:ascii="Times New Roman" w:eastAsia="Times New Roman" w:hAnsi="Times New Roman" w:cs="David"/>
          <w:sz w:val="20"/>
          <w:szCs w:val="24"/>
          <w:rtl/>
          <w:lang w:eastAsia="he-IL"/>
        </w:rPr>
        <w:t xml:space="preserve"> בהקשר זה מובהר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009C60DD"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אישר המנהל תכניות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2B2234">
        <w:rPr>
          <w:rFonts w:ascii="Times New Roman" w:eastAsia="Times New Roman" w:hAnsi="Times New Roman" w:cs="David" w:hint="cs"/>
          <w:sz w:val="20"/>
          <w:szCs w:val="24"/>
          <w:rtl/>
          <w:lang w:eastAsia="he-IL"/>
        </w:rPr>
        <w:t>חוזה</w:t>
      </w:r>
      <w:r w:rsidRPr="002B2234">
        <w:rPr>
          <w:rFonts w:ascii="Times New Roman" w:eastAsia="Times New Roman" w:hAnsi="Times New Roman" w:cs="David"/>
          <w:sz w:val="20"/>
          <w:szCs w:val="24"/>
          <w:rtl/>
          <w:lang w:eastAsia="he-IL"/>
        </w:rPr>
        <w:t xml:space="preserve"> זה, </w:t>
      </w:r>
      <w:r w:rsidRPr="002B2234">
        <w:rPr>
          <w:rFonts w:ascii="Times New Roman" w:eastAsia="Times New Roman" w:hAnsi="Times New Roman" w:cs="David" w:hint="cs"/>
          <w:sz w:val="20"/>
          <w:szCs w:val="24"/>
          <w:rtl/>
          <w:lang w:eastAsia="he-IL"/>
        </w:rPr>
        <w:t>לא יהא</w:t>
      </w:r>
      <w:r w:rsidRPr="002B2234">
        <w:rPr>
          <w:rFonts w:ascii="Times New Roman" w:eastAsia="Times New Roman" w:hAnsi="Times New Roman" w:cs="David"/>
          <w:sz w:val="20"/>
          <w:szCs w:val="24"/>
          <w:rtl/>
          <w:lang w:eastAsia="he-IL"/>
        </w:rPr>
        <w:t xml:space="preserve"> בכך כדי לשחרר את המתכנן מאחריותו המקצועית המלאה ו</w:t>
      </w:r>
      <w:r w:rsidRPr="002B2234">
        <w:rPr>
          <w:rFonts w:ascii="Times New Roman" w:eastAsia="Times New Roman" w:hAnsi="Times New Roman" w:cs="David" w:hint="cs"/>
          <w:sz w:val="20"/>
          <w:szCs w:val="24"/>
          <w:rtl/>
          <w:lang w:eastAsia="he-IL"/>
        </w:rPr>
        <w:t>לא יהא</w:t>
      </w:r>
      <w:r w:rsidRPr="002B2234">
        <w:rPr>
          <w:rFonts w:ascii="Times New Roman" w:eastAsia="Times New Roman" w:hAnsi="Times New Roman" w:cs="David"/>
          <w:sz w:val="20"/>
          <w:szCs w:val="24"/>
          <w:rtl/>
          <w:lang w:eastAsia="he-IL"/>
        </w:rPr>
        <w:t xml:space="preserve"> בכך כדי להטיל על המנהל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על המזמין אחריות כלשהי לטיב התכניות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המסמכים האמורים.</w:t>
      </w:r>
    </w:p>
    <w:p w14:paraId="0A3CC0C0"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לוח זמנים ושלבי ב</w:t>
      </w:r>
      <w:r w:rsidRPr="002B2234">
        <w:rPr>
          <w:rFonts w:ascii="Times New Roman" w:eastAsia="Times New Roman" w:hAnsi="Times New Roman" w:cs="David" w:hint="cs"/>
          <w:bCs/>
          <w:sz w:val="20"/>
          <w:szCs w:val="24"/>
          <w:u w:val="single"/>
          <w:rtl/>
          <w:lang w:eastAsia="he-IL"/>
        </w:rPr>
        <w:t>י</w:t>
      </w:r>
      <w:r w:rsidRPr="002B2234">
        <w:rPr>
          <w:rFonts w:ascii="Times New Roman" w:eastAsia="Times New Roman" w:hAnsi="Times New Roman" w:cs="David"/>
          <w:bCs/>
          <w:sz w:val="20"/>
          <w:szCs w:val="24"/>
          <w:u w:val="single"/>
          <w:rtl/>
          <w:lang w:eastAsia="he-IL"/>
        </w:rPr>
        <w:t>צוע</w:t>
      </w:r>
    </w:p>
    <w:p w14:paraId="57BB3DA6"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2B2234">
        <w:rPr>
          <w:rFonts w:ascii="Times New Roman" w:eastAsia="Times New Roman" w:hAnsi="Times New Roman" w:cs="David"/>
          <w:b/>
          <w:bCs/>
          <w:sz w:val="20"/>
          <w:szCs w:val="24"/>
          <w:rtl/>
          <w:lang w:eastAsia="he-IL"/>
        </w:rPr>
        <w:t>ג'</w:t>
      </w:r>
      <w:r w:rsidRPr="002B2234">
        <w:rPr>
          <w:rFonts w:ascii="Times New Roman" w:eastAsia="Times New Roman" w:hAnsi="Times New Roman" w:cs="David" w:hint="cs"/>
          <w:sz w:val="20"/>
          <w:szCs w:val="24"/>
          <w:rtl/>
          <w:lang w:eastAsia="he-IL"/>
        </w:rPr>
        <w:t xml:space="preserve"> המצ"ב</w:t>
      </w:r>
      <w:r w:rsidRPr="002B2234">
        <w:rPr>
          <w:rFonts w:ascii="Times New Roman" w:eastAsia="Times New Roman" w:hAnsi="Times New Roman" w:cs="David"/>
          <w:sz w:val="20"/>
          <w:szCs w:val="24"/>
          <w:rtl/>
          <w:lang w:eastAsia="he-IL"/>
        </w:rPr>
        <w:t xml:space="preserve"> (להלן: "</w:t>
      </w:r>
      <w:r w:rsidRPr="002B2234">
        <w:rPr>
          <w:rFonts w:ascii="Times New Roman" w:eastAsia="Times New Roman" w:hAnsi="Times New Roman" w:cs="David"/>
          <w:b/>
          <w:bCs/>
          <w:sz w:val="20"/>
          <w:szCs w:val="24"/>
          <w:rtl/>
          <w:lang w:eastAsia="he-IL"/>
        </w:rPr>
        <w:t>לוח הזמנים</w:t>
      </w:r>
      <w:r w:rsidRPr="002B2234">
        <w:rPr>
          <w:rFonts w:ascii="Times New Roman" w:eastAsia="Times New Roman" w:hAnsi="Times New Roman" w:cs="David"/>
          <w:sz w:val="20"/>
          <w:szCs w:val="24"/>
          <w:rtl/>
          <w:lang w:eastAsia="he-IL"/>
        </w:rPr>
        <w:t>"). כל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 הכלול בשרותי 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אשר לא נקבע לו מועד בלוח הזמנים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יבוצע על ידי המתכנן במועד שיהיה דרוש על מנת להבטיח</w:t>
      </w:r>
      <w:r w:rsidRPr="002B2234">
        <w:rPr>
          <w:rFonts w:ascii="Times New Roman" w:eastAsia="Times New Roman" w:hAnsi="Times New Roman" w:cs="David" w:hint="cs"/>
          <w:sz w:val="20"/>
          <w:szCs w:val="24"/>
          <w:rtl/>
          <w:lang w:eastAsia="he-IL"/>
        </w:rPr>
        <w:t xml:space="preserve"> את</w:t>
      </w:r>
      <w:r w:rsidRPr="002B2234">
        <w:rPr>
          <w:rFonts w:ascii="Times New Roman" w:eastAsia="Times New Roman" w:hAnsi="Times New Roman" w:cs="David"/>
          <w:sz w:val="20"/>
          <w:szCs w:val="24"/>
          <w:rtl/>
          <w:lang w:eastAsia="he-IL"/>
        </w:rPr>
        <w:t xml:space="preserve">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2B2234">
        <w:rPr>
          <w:rFonts w:ascii="Times New Roman" w:eastAsia="Times New Roman" w:hAnsi="Times New Roman" w:cs="David" w:hint="cs"/>
          <w:sz w:val="20"/>
          <w:szCs w:val="24"/>
          <w:rtl/>
          <w:lang w:eastAsia="he-IL"/>
        </w:rPr>
        <w:t>ה</w:t>
      </w:r>
      <w:r w:rsidRPr="002B2234">
        <w:rPr>
          <w:rFonts w:ascii="Times New Roman" w:eastAsia="Times New Roman" w:hAnsi="Times New Roman" w:cs="David"/>
          <w:sz w:val="20"/>
          <w:szCs w:val="24"/>
          <w:rtl/>
          <w:lang w:eastAsia="he-IL"/>
        </w:rPr>
        <w:t xml:space="preserve">קבלנים </w:t>
      </w:r>
      <w:r w:rsidRPr="002B2234">
        <w:rPr>
          <w:rFonts w:ascii="Times New Roman" w:eastAsia="Times New Roman" w:hAnsi="Times New Roman" w:cs="David" w:hint="cs"/>
          <w:sz w:val="20"/>
          <w:szCs w:val="24"/>
          <w:rtl/>
          <w:lang w:eastAsia="he-IL"/>
        </w:rPr>
        <w:t>ה</w:t>
      </w:r>
      <w:r w:rsidRPr="002B2234">
        <w:rPr>
          <w:rFonts w:ascii="Times New Roman" w:eastAsia="Times New Roman" w:hAnsi="Times New Roman" w:cs="David"/>
          <w:sz w:val="20"/>
          <w:szCs w:val="24"/>
          <w:rtl/>
          <w:lang w:eastAsia="he-IL"/>
        </w:rPr>
        <w:t>אחרים בהתאם ללוח הזמנים המוסכם ע</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מם.</w:t>
      </w:r>
    </w:p>
    <w:p w14:paraId="4538DB9D"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לא יתחיל המתכנן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צוע קטע מהפרויקט ו/או שלב משלבי העבודה כמפורט בנספח </w:t>
      </w:r>
      <w:r w:rsidRPr="002B2234">
        <w:rPr>
          <w:rFonts w:ascii="Times New Roman" w:eastAsia="Times New Roman" w:hAnsi="Times New Roman" w:cs="David"/>
          <w:bCs/>
          <w:sz w:val="20"/>
          <w:szCs w:val="24"/>
          <w:rtl/>
          <w:lang w:eastAsia="he-IL"/>
        </w:rPr>
        <w:t>ב'</w:t>
      </w:r>
      <w:r w:rsidRPr="002B2234">
        <w:rPr>
          <w:rFonts w:ascii="Times New Roman" w:eastAsia="Times New Roman" w:hAnsi="Times New Roman" w:cs="David"/>
          <w:sz w:val="20"/>
          <w:szCs w:val="24"/>
          <w:rtl/>
          <w:lang w:eastAsia="he-IL"/>
        </w:rPr>
        <w:t xml:space="preserve"> או </w:t>
      </w:r>
      <w:r w:rsidRPr="002B2234">
        <w:rPr>
          <w:rFonts w:ascii="Times New Roman" w:eastAsia="Times New Roman" w:hAnsi="Times New Roman" w:cs="David"/>
          <w:b/>
          <w:bCs/>
          <w:sz w:val="20"/>
          <w:szCs w:val="24"/>
          <w:rtl/>
          <w:lang w:eastAsia="he-IL"/>
        </w:rPr>
        <w:t xml:space="preserve">ג' </w:t>
      </w:r>
      <w:r w:rsidRPr="002B2234">
        <w:rPr>
          <w:rFonts w:ascii="Times New Roman" w:eastAsia="Times New Roman" w:hAnsi="Times New Roman" w:cs="David" w:hint="cs"/>
          <w:sz w:val="20"/>
          <w:szCs w:val="24"/>
          <w:rtl/>
          <w:lang w:eastAsia="he-IL"/>
        </w:rPr>
        <w:t xml:space="preserve">המצ"ב, </w:t>
      </w:r>
      <w:r w:rsidRPr="002B2234">
        <w:rPr>
          <w:rFonts w:ascii="Times New Roman" w:eastAsia="Times New Roman" w:hAnsi="Times New Roman" w:cs="David"/>
          <w:sz w:val="20"/>
          <w:szCs w:val="24"/>
          <w:rtl/>
          <w:lang w:eastAsia="he-IL"/>
        </w:rPr>
        <w:t>אלא אם כן הודיע למזמין תחילה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הגיע לדעתו מועד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שלב זה וק</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בל מהמזמין 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שור בכתב לביצועו.</w:t>
      </w:r>
    </w:p>
    <w:p w14:paraId="314DF126"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יש לראות </w:t>
      </w:r>
      <w:r w:rsidRPr="002B2234">
        <w:rPr>
          <w:rFonts w:ascii="Times New Roman" w:eastAsia="Times New Roman" w:hAnsi="Times New Roman" w:cs="David" w:hint="cs"/>
          <w:sz w:val="20"/>
          <w:szCs w:val="24"/>
          <w:rtl/>
          <w:lang w:eastAsia="he-IL"/>
        </w:rPr>
        <w:t>ב</w:t>
      </w:r>
      <w:r w:rsidRPr="002B2234">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162913DA"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ידוע למתכנן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התחייבויות היועצים</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הקבלנים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יתר הגורמים, מותנות בכך שיסופקו להם כל התכניות</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ההנחיות</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ההוראות</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הפרטים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הביאורים שידרשו לב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מהקבלנים מלטעון לעיכוב מוצדק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40EB4BE4"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עיכוב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שירותי המתכנן יוכר כמוצדק</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אך ו</w:t>
      </w:r>
      <w:r w:rsidRPr="002B2234">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1DCB3E6D"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הוא נובע מכ</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ח עליון או גורם אחר (להלן יחדיו: "</w:t>
      </w:r>
      <w:r w:rsidRPr="002B2234">
        <w:rPr>
          <w:rFonts w:ascii="Times New Roman" w:eastAsia="Times New Roman" w:hAnsi="Times New Roman" w:cs="David"/>
          <w:b/>
          <w:bCs/>
          <w:sz w:val="20"/>
          <w:szCs w:val="24"/>
          <w:rtl/>
          <w:lang w:eastAsia="he-IL"/>
        </w:rPr>
        <w:t>אירוע דוחה</w:t>
      </w:r>
      <w:r w:rsidRPr="002B2234">
        <w:rPr>
          <w:rFonts w:ascii="Times New Roman" w:eastAsia="Times New Roman" w:hAnsi="Times New Roman" w:cs="David"/>
          <w:sz w:val="20"/>
          <w:szCs w:val="24"/>
          <w:rtl/>
          <w:lang w:eastAsia="he-IL"/>
        </w:rPr>
        <w:t>") שלדעת המנהל לא הייתה למתכנן שליטה עליו.</w:t>
      </w:r>
    </w:p>
    <w:p w14:paraId="192691D9"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77B5F8C9"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לא קיבל תכניות, הנחיות, הוראות, פרטים וב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1B1637C0"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המנהל אישר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האירוע הדוחה אכן מצדיק עיכוב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השירות ואת משך הדחייה.</w:t>
      </w:r>
    </w:p>
    <w:p w14:paraId="3E6576A0" w14:textId="77777777" w:rsidR="002B2234" w:rsidRPr="002B2234" w:rsidRDefault="002B2234" w:rsidP="002B2234">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מבלי לגרוע מ</w:t>
      </w:r>
      <w:r w:rsidRPr="002B2234">
        <w:rPr>
          <w:rFonts w:ascii="Times New Roman" w:eastAsia="Times New Roman" w:hAnsi="Times New Roman" w:cs="David" w:hint="cs"/>
          <w:sz w:val="20"/>
          <w:szCs w:val="24"/>
          <w:rtl/>
          <w:lang w:eastAsia="he-IL"/>
        </w:rPr>
        <w:t xml:space="preserve">כלליות </w:t>
      </w:r>
      <w:r w:rsidRPr="002B2234">
        <w:rPr>
          <w:rFonts w:ascii="Times New Roman" w:eastAsia="Times New Roman" w:hAnsi="Times New Roman" w:cs="David"/>
          <w:sz w:val="20"/>
          <w:szCs w:val="24"/>
          <w:rtl/>
          <w:lang w:eastAsia="he-IL"/>
        </w:rPr>
        <w:t>האמור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מותנה בזה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חור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עבודות תכנון ע"י אחרים לא יהווה עילה לעיכוב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שירותי 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אלא בא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שור המנהל </w:t>
      </w:r>
      <w:r w:rsidRPr="002B2234">
        <w:rPr>
          <w:rFonts w:ascii="Times New Roman" w:eastAsia="Times New Roman" w:hAnsi="Times New Roman" w:cs="David" w:hint="cs"/>
          <w:sz w:val="20"/>
          <w:szCs w:val="24"/>
          <w:rtl/>
          <w:lang w:eastAsia="he-IL"/>
        </w:rPr>
        <w:t>מראש ו</w:t>
      </w:r>
      <w:r w:rsidRPr="002B2234">
        <w:rPr>
          <w:rFonts w:ascii="Times New Roman" w:eastAsia="Times New Roman" w:hAnsi="Times New Roman" w:cs="David"/>
          <w:sz w:val="20"/>
          <w:szCs w:val="24"/>
          <w:rtl/>
          <w:lang w:eastAsia="he-IL"/>
        </w:rPr>
        <w:t>בכתב.</w:t>
      </w:r>
    </w:p>
    <w:p w14:paraId="5584A29A"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 להודיע למנהל מידית, על כל עיכוב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אשר לפי הערכתו עלול לגרום לאיחור בקיום לוח הזמנים.</w:t>
      </w:r>
    </w:p>
    <w:p w14:paraId="5C5EDCEA"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3E4DD739" w14:textId="77777777" w:rsidR="002B2234" w:rsidRPr="00735E3D" w:rsidRDefault="002B2234" w:rsidP="00735E3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המנהל רשאי לבקר במשרד המתכנן ולעיין בהתקדמות ובאופן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צוע שרותי המתכנן, והמתכנן ימסור למנהל כל הסבר </w:t>
      </w:r>
      <w:r w:rsidRPr="002B2234">
        <w:rPr>
          <w:rFonts w:ascii="Times New Roman" w:eastAsia="Times New Roman" w:hAnsi="Times New Roman" w:cs="David" w:hint="cs"/>
          <w:sz w:val="20"/>
          <w:szCs w:val="24"/>
          <w:rtl/>
          <w:lang w:eastAsia="he-IL"/>
        </w:rPr>
        <w:t xml:space="preserve">ו/או </w:t>
      </w:r>
      <w:r w:rsidRPr="002B2234">
        <w:rPr>
          <w:rFonts w:ascii="Times New Roman" w:eastAsia="Times New Roman" w:hAnsi="Times New Roman" w:cs="David"/>
          <w:sz w:val="20"/>
          <w:szCs w:val="24"/>
          <w:rtl/>
          <w:lang w:eastAsia="he-IL"/>
        </w:rPr>
        <w:t>פרט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דיווח</w:t>
      </w:r>
      <w:r w:rsidRPr="002B2234">
        <w:rPr>
          <w:rFonts w:ascii="Times New Roman" w:eastAsia="Times New Roman" w:hAnsi="Times New Roman" w:cs="David" w:hint="cs"/>
          <w:sz w:val="20"/>
          <w:szCs w:val="24"/>
          <w:rtl/>
          <w:lang w:eastAsia="he-IL"/>
        </w:rPr>
        <w:t>, מיד</w:t>
      </w:r>
      <w:r w:rsidRPr="002B2234">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2B2234">
        <w:rPr>
          <w:rFonts w:ascii="Times New Roman" w:eastAsia="Times New Roman" w:hAnsi="Times New Roman" w:cs="David" w:hint="cs"/>
          <w:sz w:val="20"/>
          <w:szCs w:val="24"/>
          <w:rtl/>
          <w:lang w:eastAsia="he-IL"/>
        </w:rPr>
        <w:t xml:space="preserve"> זה ו/או לפי כל דין</w:t>
      </w:r>
      <w:r w:rsidRPr="002B2234">
        <w:rPr>
          <w:rFonts w:ascii="Times New Roman" w:eastAsia="Times New Roman" w:hAnsi="Times New Roman" w:cs="David"/>
          <w:sz w:val="20"/>
          <w:szCs w:val="24"/>
          <w:rtl/>
          <w:lang w:eastAsia="he-IL"/>
        </w:rPr>
        <w:t>.</w:t>
      </w:r>
    </w:p>
    <w:p w14:paraId="4B4673DB"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2B2234">
        <w:rPr>
          <w:rFonts w:ascii="Times New Roman" w:eastAsia="Times New Roman" w:hAnsi="Times New Roman" w:cs="David"/>
          <w:bCs/>
          <w:sz w:val="20"/>
          <w:szCs w:val="24"/>
          <w:u w:val="single"/>
          <w:rtl/>
          <w:lang w:eastAsia="he-IL"/>
        </w:rPr>
        <w:t>שכר המתכנן</w:t>
      </w:r>
    </w:p>
    <w:p w14:paraId="68D783B4"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תמורת שרותי המתכנן וכל יתר התחייבויותיו לפי חוזה 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ישלם המזמין למתכנן שכר כמפורט בנספח </w:t>
      </w:r>
      <w:r w:rsidRPr="002B2234">
        <w:rPr>
          <w:rFonts w:ascii="Times New Roman" w:eastAsia="Times New Roman" w:hAnsi="Times New Roman" w:cs="David"/>
          <w:bCs/>
          <w:sz w:val="20"/>
          <w:szCs w:val="24"/>
          <w:rtl/>
          <w:lang w:eastAsia="he-IL"/>
        </w:rPr>
        <w:t xml:space="preserve">ד' </w:t>
      </w:r>
      <w:r w:rsidRPr="002B2234">
        <w:rPr>
          <w:rFonts w:ascii="Times New Roman" w:eastAsia="Times New Roman" w:hAnsi="Times New Roman" w:cs="David" w:hint="cs"/>
          <w:b/>
          <w:sz w:val="20"/>
          <w:szCs w:val="24"/>
          <w:rtl/>
          <w:lang w:eastAsia="he-IL"/>
        </w:rPr>
        <w:t xml:space="preserve">המצ"ב </w:t>
      </w:r>
      <w:r w:rsidRPr="002B2234">
        <w:rPr>
          <w:rFonts w:ascii="Times New Roman" w:eastAsia="Times New Roman" w:hAnsi="Times New Roman" w:cs="David"/>
          <w:sz w:val="20"/>
          <w:szCs w:val="24"/>
          <w:rtl/>
          <w:lang w:eastAsia="he-IL"/>
        </w:rPr>
        <w:t>(להלן: "</w:t>
      </w:r>
      <w:r w:rsidRPr="002B2234">
        <w:rPr>
          <w:rFonts w:ascii="Times New Roman" w:eastAsia="Times New Roman" w:hAnsi="Times New Roman" w:cs="David"/>
          <w:b/>
          <w:bCs/>
          <w:sz w:val="20"/>
          <w:szCs w:val="24"/>
          <w:rtl/>
          <w:lang w:eastAsia="he-IL"/>
        </w:rPr>
        <w:t>שכר המתכנן</w:t>
      </w:r>
      <w:r w:rsidRPr="002B2234">
        <w:rPr>
          <w:rFonts w:ascii="Times New Roman" w:eastAsia="Times New Roman" w:hAnsi="Times New Roman" w:cs="David"/>
          <w:sz w:val="20"/>
          <w:szCs w:val="24"/>
          <w:rtl/>
          <w:lang w:eastAsia="he-IL"/>
        </w:rPr>
        <w:t>").</w:t>
      </w:r>
    </w:p>
    <w:p w14:paraId="2EE486DB"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בהוצאות הממשיות בשרותי העזר המפורטים להלן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שא המזמין:</w:t>
      </w:r>
    </w:p>
    <w:p w14:paraId="101639B5"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הדפסות בתוויין המיועדות להפצה לאחרים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2B2234">
        <w:rPr>
          <w:rFonts w:ascii="Times New Roman" w:eastAsia="Times New Roman" w:hAnsi="Times New Roman" w:cs="David" w:hint="cs"/>
          <w:sz w:val="20"/>
          <w:szCs w:val="24"/>
          <w:rtl/>
          <w:lang w:eastAsia="he-IL"/>
        </w:rPr>
        <w:t>ת</w:t>
      </w:r>
      <w:r w:rsidRPr="002B2234">
        <w:rPr>
          <w:rFonts w:ascii="Times New Roman" w:eastAsia="Times New Roman" w:hAnsi="Times New Roman" w:cs="David"/>
          <w:sz w:val="20"/>
          <w:szCs w:val="24"/>
          <w:rtl/>
          <w:lang w:eastAsia="he-IL"/>
        </w:rPr>
        <w:t xml:space="preserve"> החזר.</w:t>
      </w:r>
    </w:p>
    <w:p w14:paraId="3FB0866F"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העתקות שנמסרו ע"י המתכנן למזמין</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לרשויות המוסמכות</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ליועצים, למעט העתקות וצילומים שיפיק המתכנן במשרדו.</w:t>
      </w:r>
    </w:p>
    <w:p w14:paraId="72221435"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שכפול מסמכים.</w:t>
      </w:r>
    </w:p>
    <w:p w14:paraId="206E24D3"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3C8777F6"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מדידות וצילומי אויר.</w:t>
      </w:r>
    </w:p>
    <w:p w14:paraId="3411F2E2"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קידוחים ובדיקות קרקע.</w:t>
      </w:r>
    </w:p>
    <w:p w14:paraId="2F9F8BC3"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שליחויות.</w:t>
      </w:r>
    </w:p>
    <w:p w14:paraId="16C19282" w14:textId="77777777" w:rsidR="002B2234" w:rsidRPr="002B2234" w:rsidRDefault="002B2234" w:rsidP="002B2234">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העזר המפורטים בסעיפים 7.2.1 עד 7.2.3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יוזמנו על ידי המתכנן באמצעות מערכת ניהול פרויקטים </w:t>
      </w:r>
      <w:r w:rsidRPr="002B2234">
        <w:rPr>
          <w:rFonts w:ascii="Times New Roman" w:eastAsia="Times New Roman" w:hAnsi="Times New Roman" w:cs="David"/>
          <w:sz w:val="20"/>
          <w:szCs w:val="24"/>
          <w:lang w:eastAsia="he-IL"/>
        </w:rPr>
        <w:t>VIEW</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 מערכת רמדורנט מודול ניהול מסמכים (</w:t>
      </w:r>
      <w:r w:rsidRPr="002B2234">
        <w:rPr>
          <w:rFonts w:ascii="Times New Roman" w:eastAsia="Times New Roman" w:hAnsi="Times New Roman" w:cs="David"/>
          <w:sz w:val="20"/>
          <w:szCs w:val="24"/>
          <w:lang w:eastAsia="he-IL"/>
        </w:rPr>
        <w:t>DM</w:t>
      </w:r>
      <w:r w:rsidRPr="002B2234">
        <w:rPr>
          <w:rFonts w:ascii="Times New Roman" w:eastAsia="Times New Roman" w:hAnsi="Times New Roman" w:cs="David"/>
          <w:sz w:val="20"/>
          <w:szCs w:val="24"/>
          <w:rtl/>
          <w:lang w:eastAsia="he-IL"/>
        </w:rPr>
        <w:t>) רק ממכונים המאושרים ע"י המזמין לבצע עבודות עבורו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1B1E3076"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על חשבון שכר המתכנן ישולמו למתכנן תשלומי ביניים בש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עורים ובמועדים המפורטים בנספח</w:t>
      </w:r>
      <w:r w:rsidRPr="002B2234">
        <w:rPr>
          <w:rFonts w:ascii="Times New Roman" w:eastAsia="Times New Roman" w:hAnsi="Times New Roman" w:cs="David"/>
          <w:bCs/>
          <w:sz w:val="20"/>
          <w:szCs w:val="24"/>
          <w:rtl/>
          <w:lang w:eastAsia="he-IL"/>
        </w:rPr>
        <w:t xml:space="preserve"> ה'</w:t>
      </w:r>
      <w:r w:rsidRPr="002B2234">
        <w:rPr>
          <w:rFonts w:ascii="Times New Roman" w:eastAsia="Times New Roman" w:hAnsi="Times New Roman" w:cs="David" w:hint="cs"/>
          <w:sz w:val="20"/>
          <w:szCs w:val="24"/>
          <w:rtl/>
          <w:lang w:eastAsia="he-IL"/>
        </w:rPr>
        <w:t xml:space="preserve"> המצ"ב,</w:t>
      </w:r>
      <w:r w:rsidRPr="002B2234">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קול דעתו הבלעדי.</w:t>
      </w:r>
    </w:p>
    <w:p w14:paraId="7035F149" w14:textId="77777777" w:rsidR="002B2234" w:rsidRPr="002B2234" w:rsidRDefault="002B2234" w:rsidP="002B2234">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כל תשלומי הביניים לפי פסקה זו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שלב משלבי שירותי המתכנן ו/או טיב הש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6076763A"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2B2234">
        <w:rPr>
          <w:rFonts w:ascii="Times New Roman" w:eastAsia="Times New Roman" w:hAnsi="Times New Roman" w:cs="David"/>
          <w:sz w:val="20"/>
          <w:szCs w:val="24"/>
          <w:rtl/>
          <w:lang w:eastAsia="he-IL"/>
        </w:rPr>
        <w:t>מוסכם במפורש</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השכר האמור בנספח </w:t>
      </w:r>
      <w:r w:rsidRPr="002B2234">
        <w:rPr>
          <w:rFonts w:ascii="Times New Roman" w:eastAsia="Times New Roman" w:hAnsi="Times New Roman" w:cs="David"/>
          <w:b/>
          <w:bCs/>
          <w:sz w:val="20"/>
          <w:szCs w:val="24"/>
          <w:rtl/>
          <w:lang w:eastAsia="he-IL"/>
        </w:rPr>
        <w:t xml:space="preserve">ד' </w:t>
      </w:r>
      <w:r w:rsidRPr="002B2234">
        <w:rPr>
          <w:rFonts w:ascii="Times New Roman" w:eastAsia="Times New Roman" w:hAnsi="Times New Roman" w:cs="David" w:hint="cs"/>
          <w:sz w:val="20"/>
          <w:szCs w:val="24"/>
          <w:rtl/>
          <w:lang w:eastAsia="he-IL"/>
        </w:rPr>
        <w:t xml:space="preserve">המצ"ב, </w:t>
      </w:r>
      <w:r w:rsidRPr="002B2234">
        <w:rPr>
          <w:rFonts w:ascii="Times New Roman" w:eastAsia="Times New Roman" w:hAnsi="Times New Roman" w:cs="David"/>
          <w:sz w:val="20"/>
          <w:szCs w:val="24"/>
          <w:rtl/>
          <w:lang w:eastAsia="he-IL"/>
        </w:rPr>
        <w:t>ה</w:t>
      </w:r>
      <w:r w:rsidRPr="002B2234">
        <w:rPr>
          <w:rFonts w:ascii="Times New Roman" w:eastAsia="Times New Roman" w:hAnsi="Times New Roman" w:cs="David" w:hint="cs"/>
          <w:sz w:val="20"/>
          <w:szCs w:val="24"/>
          <w:rtl/>
          <w:lang w:eastAsia="he-IL"/>
        </w:rPr>
        <w:t xml:space="preserve">ינו </w:t>
      </w:r>
      <w:r w:rsidRPr="002B2234">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2B2234">
        <w:rPr>
          <w:rFonts w:ascii="Times New Roman" w:eastAsia="Times New Roman" w:hAnsi="Times New Roman" w:cs="David" w:hint="cs"/>
          <w:sz w:val="20"/>
          <w:szCs w:val="24"/>
          <w:rtl/>
          <w:lang w:eastAsia="he-IL"/>
        </w:rPr>
        <w:t xml:space="preserve">זה </w:t>
      </w:r>
      <w:r w:rsidRPr="002B2234">
        <w:rPr>
          <w:rFonts w:ascii="Times New Roman" w:eastAsia="Times New Roman" w:hAnsi="Times New Roman" w:cs="David"/>
          <w:sz w:val="20"/>
          <w:szCs w:val="24"/>
          <w:rtl/>
          <w:lang w:eastAsia="he-IL"/>
        </w:rPr>
        <w:t>במפורש אחרת. תנאי לתשלום שכר המתכנן במלואו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הינו המצאת הצהרה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2B2234">
        <w:rPr>
          <w:rFonts w:ascii="Times New Roman" w:eastAsia="Times New Roman" w:hAnsi="Times New Roman" w:cs="David"/>
          <w:b/>
          <w:bCs/>
          <w:sz w:val="20"/>
          <w:szCs w:val="24"/>
          <w:rtl/>
          <w:lang w:eastAsia="he-IL"/>
        </w:rPr>
        <w:t>ט'</w:t>
      </w:r>
      <w:r w:rsidRPr="002B2234">
        <w:rPr>
          <w:rFonts w:ascii="Times New Roman" w:eastAsia="Times New Roman" w:hAnsi="Times New Roman" w:cs="David"/>
          <w:sz w:val="20"/>
          <w:szCs w:val="24"/>
          <w:rtl/>
          <w:lang w:eastAsia="he-IL"/>
        </w:rPr>
        <w:t xml:space="preserve"> לחוזה זה וכתב היעדר תביעות המצורף כנספח</w:t>
      </w:r>
      <w:r w:rsidRPr="002B2234">
        <w:rPr>
          <w:rFonts w:ascii="Times New Roman" w:eastAsia="Times New Roman" w:hAnsi="Times New Roman" w:cs="David"/>
          <w:b/>
          <w:bCs/>
          <w:sz w:val="20"/>
          <w:szCs w:val="24"/>
          <w:rtl/>
          <w:lang w:eastAsia="he-IL"/>
        </w:rPr>
        <w:t xml:space="preserve"> י'</w:t>
      </w:r>
      <w:r w:rsidRPr="002B2234">
        <w:rPr>
          <w:rFonts w:ascii="Times New Roman" w:eastAsia="Times New Roman" w:hAnsi="Times New Roman" w:cs="David"/>
          <w:sz w:val="20"/>
          <w:szCs w:val="24"/>
          <w:rtl/>
          <w:lang w:eastAsia="he-IL"/>
        </w:rPr>
        <w:t xml:space="preserve"> לחוזה זה למזמין, חתום ע"י המתכנן ומאומת כנדרש בו.</w:t>
      </w:r>
    </w:p>
    <w:p w14:paraId="3BA280E3"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 xml:space="preserve">מבלי לפגוע בכלליות האמור בסעיף </w:t>
      </w:r>
      <w:r w:rsidRPr="002B2234">
        <w:rPr>
          <w:rFonts w:ascii="Times New Roman" w:eastAsia="Times New Roman" w:hAnsi="Times New Roman" w:cs="David" w:hint="cs"/>
          <w:sz w:val="20"/>
          <w:szCs w:val="24"/>
          <w:rtl/>
          <w:lang w:eastAsia="he-IL"/>
        </w:rPr>
        <w:t>7 לעיל</w:t>
      </w:r>
      <w:r w:rsidRPr="002B2234">
        <w:rPr>
          <w:rFonts w:ascii="Times New Roman" w:eastAsia="Times New Roman" w:hAnsi="Times New Roman" w:cs="David"/>
          <w:sz w:val="20"/>
          <w:szCs w:val="24"/>
          <w:rtl/>
          <w:lang w:eastAsia="he-IL"/>
        </w:rPr>
        <w:t>, מוסכם בזה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יהיה רכוש ה</w:t>
      </w:r>
      <w:r w:rsidRPr="002B2234">
        <w:rPr>
          <w:rFonts w:ascii="Times New Roman" w:eastAsia="Times New Roman" w:hAnsi="Times New Roman" w:cs="David" w:hint="cs"/>
          <w:sz w:val="20"/>
          <w:szCs w:val="24"/>
          <w:rtl/>
          <w:lang w:eastAsia="he-IL"/>
        </w:rPr>
        <w:t>מזמין</w:t>
      </w:r>
      <w:r w:rsidRPr="002B2234">
        <w:rPr>
          <w:rFonts w:ascii="Times New Roman" w:eastAsia="Times New Roman" w:hAnsi="Times New Roman" w:cs="David"/>
          <w:sz w:val="20"/>
          <w:szCs w:val="24"/>
          <w:rtl/>
          <w:lang w:eastAsia="he-IL"/>
        </w:rPr>
        <w:t>. מובהר בזה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הפרת סעיף זה על ידי המתכנן תה</w:t>
      </w:r>
      <w:r w:rsidRPr="002B2234">
        <w:rPr>
          <w:rFonts w:ascii="Times New Roman" w:eastAsia="Times New Roman" w:hAnsi="Times New Roman" w:cs="David" w:hint="cs"/>
          <w:sz w:val="20"/>
          <w:szCs w:val="24"/>
          <w:rtl/>
          <w:lang w:eastAsia="he-IL"/>
        </w:rPr>
        <w:t>ווה</w:t>
      </w:r>
      <w:r w:rsidRPr="002B2234">
        <w:rPr>
          <w:rFonts w:ascii="Times New Roman" w:eastAsia="Times New Roman" w:hAnsi="Times New Roman" w:cs="David"/>
          <w:sz w:val="20"/>
          <w:szCs w:val="24"/>
          <w:rtl/>
          <w:lang w:eastAsia="he-IL"/>
        </w:rPr>
        <w:t xml:space="preserve"> הפרה יסודית של חוזה</w:t>
      </w:r>
      <w:r w:rsidRPr="002B2234">
        <w:rPr>
          <w:rFonts w:ascii="Times New Roman" w:eastAsia="Times New Roman" w:hAnsi="Times New Roman" w:cs="David" w:hint="cs"/>
          <w:sz w:val="20"/>
          <w:szCs w:val="24"/>
          <w:rtl/>
          <w:lang w:eastAsia="he-IL"/>
        </w:rPr>
        <w:t xml:space="preserve"> זה. </w:t>
      </w:r>
    </w:p>
    <w:p w14:paraId="64375AEE" w14:textId="77777777" w:rsidR="002B2234" w:rsidRPr="00735E3D" w:rsidRDefault="002B2234" w:rsidP="00735E3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תנאים מקדמיים לביצוע תשלום כלשהו ע"ח שכר 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הינם הצגת ר</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2B2234">
        <w:rPr>
          <w:rFonts w:ascii="Times New Roman" w:eastAsia="Times New Roman" w:hAnsi="Times New Roman" w:cs="David" w:hint="cs"/>
          <w:sz w:val="20"/>
          <w:szCs w:val="24"/>
          <w:rtl/>
          <w:lang w:eastAsia="he-IL"/>
        </w:rPr>
        <w:t>עובר</w:t>
      </w:r>
      <w:r w:rsidRPr="002B2234">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w:t>
      </w:r>
      <w:r w:rsidRPr="00735E3D">
        <w:rPr>
          <w:rFonts w:ascii="Times New Roman" w:eastAsia="Times New Roman" w:hAnsi="Times New Roman" w:cs="David"/>
          <w:sz w:val="20"/>
          <w:szCs w:val="24"/>
          <w:rtl/>
          <w:lang w:eastAsia="he-IL"/>
        </w:rPr>
        <w:t xml:space="preserve">בגובה הסכום הנקוב באישור.  </w:t>
      </w:r>
    </w:p>
    <w:p w14:paraId="3AA84DD4" w14:textId="77777777" w:rsidR="002B2234" w:rsidRPr="00735E3D"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35E3D">
        <w:rPr>
          <w:rFonts w:ascii="Times New Roman" w:eastAsia="Times New Roman" w:hAnsi="Times New Roman" w:cs="David"/>
          <w:bCs/>
          <w:sz w:val="20"/>
          <w:szCs w:val="24"/>
          <w:u w:val="single"/>
          <w:rtl/>
          <w:lang w:eastAsia="he-IL"/>
        </w:rPr>
        <w:t>שנויים בתכנון</w:t>
      </w:r>
    </w:p>
    <w:p w14:paraId="65BE9109" w14:textId="77777777" w:rsidR="002B2234" w:rsidRPr="00735E3D"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735E3D">
        <w:rPr>
          <w:rFonts w:ascii="Times New Roman" w:eastAsia="Times New Roman" w:hAnsi="Times New Roman" w:cs="David"/>
          <w:sz w:val="20"/>
          <w:szCs w:val="24"/>
          <w:rtl/>
          <w:lang w:eastAsia="he-IL"/>
        </w:rPr>
        <w:t>המתכנן מתחייב</w:t>
      </w:r>
      <w:r w:rsidRPr="00735E3D">
        <w:rPr>
          <w:rFonts w:ascii="Times New Roman" w:eastAsia="Times New Roman" w:hAnsi="Times New Roman" w:cs="David" w:hint="cs"/>
          <w:sz w:val="20"/>
          <w:szCs w:val="24"/>
          <w:rtl/>
          <w:lang w:eastAsia="he-IL"/>
        </w:rPr>
        <w:t>,</w:t>
      </w:r>
      <w:r w:rsidRPr="00735E3D">
        <w:rPr>
          <w:rFonts w:ascii="Times New Roman" w:eastAsia="Times New Roman" w:hAnsi="Times New Roman" w:cs="David"/>
          <w:sz w:val="20"/>
          <w:szCs w:val="24"/>
          <w:rtl/>
          <w:lang w:eastAsia="he-IL"/>
        </w:rPr>
        <w:t xml:space="preserve"> לפי דרישת המנהל</w:t>
      </w:r>
      <w:r w:rsidRPr="00735E3D">
        <w:rPr>
          <w:rFonts w:ascii="Times New Roman" w:eastAsia="Times New Roman" w:hAnsi="Times New Roman" w:cs="David" w:hint="cs"/>
          <w:sz w:val="20"/>
          <w:szCs w:val="24"/>
          <w:rtl/>
          <w:lang w:eastAsia="he-IL"/>
        </w:rPr>
        <w:t>,</w:t>
      </w:r>
      <w:r w:rsidRPr="00735E3D">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5ACEE9FF" w14:textId="77777777" w:rsidR="002B2234" w:rsidRPr="00735E3D"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735E3D">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735E3D">
        <w:rPr>
          <w:rFonts w:ascii="Times New Roman" w:eastAsia="Times New Roman" w:hAnsi="Times New Roman" w:cs="David" w:hint="cs"/>
          <w:sz w:val="20"/>
          <w:szCs w:val="24"/>
          <w:rtl/>
          <w:lang w:eastAsia="he-IL"/>
        </w:rPr>
        <w:t>ים</w:t>
      </w:r>
      <w:r w:rsidRPr="00735E3D">
        <w:rPr>
          <w:rFonts w:ascii="Times New Roman" w:eastAsia="Times New Roman" w:hAnsi="Times New Roman" w:cs="David"/>
          <w:sz w:val="20"/>
          <w:szCs w:val="24"/>
          <w:rtl/>
          <w:lang w:eastAsia="he-IL"/>
        </w:rPr>
        <w:t xml:space="preserve"> </w:t>
      </w:r>
      <w:r w:rsidRPr="00735E3D">
        <w:rPr>
          <w:rFonts w:ascii="Times New Roman" w:eastAsia="Times New Roman" w:hAnsi="Times New Roman" w:cs="David"/>
          <w:bCs/>
          <w:sz w:val="20"/>
          <w:szCs w:val="24"/>
          <w:rtl/>
          <w:lang w:eastAsia="he-IL"/>
        </w:rPr>
        <w:t>ב' או ג'</w:t>
      </w:r>
      <w:r w:rsidRPr="00735E3D">
        <w:rPr>
          <w:rFonts w:ascii="Times New Roman" w:eastAsia="Times New Roman" w:hAnsi="Times New Roman" w:cs="David" w:hint="cs"/>
          <w:b/>
          <w:sz w:val="20"/>
          <w:szCs w:val="24"/>
          <w:rtl/>
          <w:lang w:eastAsia="he-IL"/>
        </w:rPr>
        <w:t xml:space="preserve"> המצ"ב</w:t>
      </w:r>
      <w:r w:rsidRPr="00735E3D">
        <w:rPr>
          <w:rFonts w:ascii="Times New Roman" w:eastAsia="Times New Roman" w:hAnsi="Times New Roman" w:cs="David"/>
          <w:sz w:val="20"/>
          <w:szCs w:val="24"/>
          <w:rtl/>
          <w:lang w:eastAsia="he-IL"/>
        </w:rPr>
        <w:t>, וב</w:t>
      </w:r>
      <w:r w:rsidRPr="00735E3D">
        <w:rPr>
          <w:rFonts w:ascii="Times New Roman" w:eastAsia="Times New Roman" w:hAnsi="Times New Roman" w:cs="David" w:hint="cs"/>
          <w:sz w:val="20"/>
          <w:szCs w:val="24"/>
          <w:rtl/>
          <w:lang w:eastAsia="he-IL"/>
        </w:rPr>
        <w:t>י</w:t>
      </w:r>
      <w:r w:rsidRPr="00735E3D">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735E3D">
        <w:rPr>
          <w:rFonts w:ascii="Times New Roman" w:eastAsia="Times New Roman" w:hAnsi="Times New Roman" w:cs="David" w:hint="cs"/>
          <w:sz w:val="20"/>
          <w:szCs w:val="24"/>
          <w:rtl/>
          <w:lang w:eastAsia="he-IL"/>
        </w:rPr>
        <w:t>י</w:t>
      </w:r>
      <w:r w:rsidRPr="00735E3D">
        <w:rPr>
          <w:rFonts w:ascii="Times New Roman" w:eastAsia="Times New Roman" w:hAnsi="Times New Roman" w:cs="David"/>
          <w:sz w:val="20"/>
          <w:szCs w:val="24"/>
          <w:rtl/>
          <w:lang w:eastAsia="he-IL"/>
        </w:rPr>
        <w:t>רותי המתכנן</w:t>
      </w:r>
      <w:r w:rsidRPr="00735E3D">
        <w:rPr>
          <w:rFonts w:ascii="Times New Roman" w:eastAsia="Times New Roman" w:hAnsi="Times New Roman" w:cs="David" w:hint="cs"/>
          <w:sz w:val="20"/>
          <w:szCs w:val="24"/>
          <w:rtl/>
          <w:lang w:eastAsia="he-IL"/>
        </w:rPr>
        <w:t>,</w:t>
      </w:r>
      <w:r w:rsidRPr="00735E3D">
        <w:rPr>
          <w:rFonts w:ascii="Times New Roman" w:eastAsia="Times New Roman" w:hAnsi="Times New Roman" w:cs="David"/>
          <w:sz w:val="20"/>
          <w:szCs w:val="24"/>
          <w:rtl/>
          <w:lang w:eastAsia="he-IL"/>
        </w:rPr>
        <w:t xml:space="preserve"> אלמלא השנויים</w:t>
      </w:r>
      <w:r w:rsidRPr="00735E3D">
        <w:rPr>
          <w:rFonts w:ascii="Times New Roman" w:eastAsia="Times New Roman" w:hAnsi="Times New Roman" w:cs="David" w:hint="cs"/>
          <w:sz w:val="20"/>
          <w:szCs w:val="24"/>
          <w:rtl/>
          <w:lang w:eastAsia="he-IL"/>
        </w:rPr>
        <w:t xml:space="preserve"> כאמור</w:t>
      </w:r>
      <w:r w:rsidRPr="00735E3D">
        <w:rPr>
          <w:rFonts w:ascii="Times New Roman" w:eastAsia="Times New Roman" w:hAnsi="Times New Roman" w:cs="David"/>
          <w:sz w:val="20"/>
          <w:szCs w:val="24"/>
          <w:rtl/>
          <w:lang w:eastAsia="he-IL"/>
        </w:rPr>
        <w:t>, יהיה</w:t>
      </w:r>
      <w:r w:rsidRPr="00735E3D">
        <w:rPr>
          <w:rFonts w:ascii="Times New Roman" w:eastAsia="Times New Roman" w:hAnsi="Times New Roman" w:cs="David" w:hint="cs"/>
          <w:sz w:val="20"/>
          <w:szCs w:val="24"/>
          <w:rtl/>
          <w:lang w:eastAsia="he-IL"/>
        </w:rPr>
        <w:t xml:space="preserve"> </w:t>
      </w:r>
      <w:r w:rsidRPr="00735E3D">
        <w:rPr>
          <w:rFonts w:ascii="Times New Roman" w:eastAsia="Times New Roman" w:hAnsi="Times New Roman" w:cs="David"/>
          <w:sz w:val="20"/>
          <w:szCs w:val="24"/>
          <w:rtl/>
          <w:lang w:eastAsia="he-IL"/>
        </w:rPr>
        <w:t>זכאי לפיצוי בעד העבודה הנוספת שב</w:t>
      </w:r>
      <w:r w:rsidRPr="00735E3D">
        <w:rPr>
          <w:rFonts w:ascii="Times New Roman" w:eastAsia="Times New Roman" w:hAnsi="Times New Roman" w:cs="David" w:hint="cs"/>
          <w:sz w:val="20"/>
          <w:szCs w:val="24"/>
          <w:rtl/>
          <w:lang w:eastAsia="he-IL"/>
        </w:rPr>
        <w:t>י</w:t>
      </w:r>
      <w:r w:rsidRPr="00735E3D">
        <w:rPr>
          <w:rFonts w:ascii="Times New Roman" w:eastAsia="Times New Roman" w:hAnsi="Times New Roman" w:cs="David"/>
          <w:sz w:val="20"/>
          <w:szCs w:val="24"/>
          <w:rtl/>
          <w:lang w:eastAsia="he-IL"/>
        </w:rPr>
        <w:t>צע עקב השנויים</w:t>
      </w:r>
      <w:r w:rsidRPr="00735E3D">
        <w:rPr>
          <w:rFonts w:ascii="Times New Roman" w:eastAsia="Times New Roman" w:hAnsi="Times New Roman" w:cs="David" w:hint="cs"/>
          <w:sz w:val="20"/>
          <w:szCs w:val="24"/>
          <w:rtl/>
          <w:lang w:eastAsia="he-IL"/>
        </w:rPr>
        <w:t>,</w:t>
      </w:r>
      <w:r w:rsidRPr="00735E3D">
        <w:rPr>
          <w:rFonts w:ascii="Times New Roman" w:eastAsia="Times New Roman" w:hAnsi="Times New Roman" w:cs="David"/>
          <w:sz w:val="20"/>
          <w:szCs w:val="24"/>
          <w:rtl/>
          <w:lang w:eastAsia="he-IL"/>
        </w:rPr>
        <w:t xml:space="preserve"> </w:t>
      </w:r>
      <w:r w:rsidRPr="00735E3D">
        <w:rPr>
          <w:rFonts w:ascii="Times New Roman" w:eastAsia="Times New Roman" w:hAnsi="Times New Roman" w:cs="David" w:hint="cs"/>
          <w:sz w:val="20"/>
          <w:szCs w:val="24"/>
          <w:rtl/>
          <w:lang w:eastAsia="he-IL"/>
        </w:rPr>
        <w:t>כאמור</w:t>
      </w:r>
      <w:r w:rsidRPr="00735E3D">
        <w:rPr>
          <w:rFonts w:ascii="Times New Roman" w:eastAsia="Times New Roman" w:hAnsi="Times New Roman" w:cs="David"/>
          <w:sz w:val="20"/>
          <w:szCs w:val="24"/>
          <w:rtl/>
          <w:lang w:eastAsia="he-IL"/>
        </w:rPr>
        <w:t>. הפיצוי ישולם בגין העבודה הנוספת שהמתכנן ב</w:t>
      </w:r>
      <w:r w:rsidRPr="00735E3D">
        <w:rPr>
          <w:rFonts w:ascii="Times New Roman" w:eastAsia="Times New Roman" w:hAnsi="Times New Roman" w:cs="David" w:hint="cs"/>
          <w:sz w:val="20"/>
          <w:szCs w:val="24"/>
          <w:rtl/>
          <w:lang w:eastAsia="he-IL"/>
        </w:rPr>
        <w:t>י</w:t>
      </w:r>
      <w:r w:rsidRPr="00735E3D">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735E3D">
        <w:rPr>
          <w:rFonts w:ascii="Times New Roman" w:eastAsia="Times New Roman" w:hAnsi="Times New Roman" w:cs="David" w:hint="cs"/>
          <w:sz w:val="20"/>
          <w:szCs w:val="24"/>
          <w:rtl/>
          <w:lang w:eastAsia="he-IL"/>
        </w:rPr>
        <w:t xml:space="preserve"> </w:t>
      </w:r>
      <w:r w:rsidRPr="00735E3D">
        <w:rPr>
          <w:rFonts w:ascii="Times New Roman" w:eastAsia="Times New Roman" w:hAnsi="Times New Roman" w:cs="David"/>
          <w:sz w:val="20"/>
          <w:szCs w:val="24"/>
          <w:rtl/>
          <w:lang w:eastAsia="he-IL"/>
        </w:rPr>
        <w:t xml:space="preserve"> המתכנן ושכר המתכנן. בכל מקרה</w:t>
      </w:r>
      <w:r w:rsidRPr="00735E3D">
        <w:rPr>
          <w:rFonts w:ascii="Times New Roman" w:eastAsia="Times New Roman" w:hAnsi="Times New Roman" w:cs="David" w:hint="cs"/>
          <w:sz w:val="20"/>
          <w:szCs w:val="24"/>
          <w:rtl/>
          <w:lang w:eastAsia="he-IL"/>
        </w:rPr>
        <w:t>,</w:t>
      </w:r>
      <w:r w:rsidRPr="00735E3D">
        <w:rPr>
          <w:rFonts w:ascii="Times New Roman" w:eastAsia="Times New Roman" w:hAnsi="Times New Roman" w:cs="David"/>
          <w:sz w:val="20"/>
          <w:szCs w:val="24"/>
          <w:rtl/>
          <w:lang w:eastAsia="he-IL"/>
        </w:rPr>
        <w:t xml:space="preserve"> </w:t>
      </w:r>
      <w:r w:rsidRPr="00735E3D">
        <w:rPr>
          <w:rFonts w:ascii="Times New Roman" w:eastAsia="Times New Roman" w:hAnsi="Times New Roman" w:cs="David" w:hint="cs"/>
          <w:sz w:val="20"/>
          <w:szCs w:val="24"/>
          <w:rtl/>
          <w:lang w:eastAsia="he-IL"/>
        </w:rPr>
        <w:t>ה</w:t>
      </w:r>
      <w:r w:rsidRPr="00735E3D">
        <w:rPr>
          <w:rFonts w:ascii="Times New Roman" w:eastAsia="Times New Roman" w:hAnsi="Times New Roman" w:cs="David"/>
          <w:sz w:val="20"/>
          <w:szCs w:val="24"/>
          <w:rtl/>
          <w:lang w:eastAsia="he-IL"/>
        </w:rPr>
        <w:t>שנויים</w:t>
      </w:r>
      <w:r w:rsidRPr="00735E3D">
        <w:rPr>
          <w:rFonts w:ascii="Times New Roman" w:eastAsia="Times New Roman" w:hAnsi="Times New Roman" w:cs="David" w:hint="cs"/>
          <w:sz w:val="20"/>
          <w:szCs w:val="24"/>
          <w:rtl/>
          <w:lang w:eastAsia="he-IL"/>
        </w:rPr>
        <w:t xml:space="preserve"> כאמור, לא יהוו</w:t>
      </w:r>
      <w:r w:rsidRPr="00735E3D">
        <w:rPr>
          <w:rFonts w:ascii="Times New Roman" w:eastAsia="Times New Roman" w:hAnsi="Times New Roman" w:cs="David"/>
          <w:sz w:val="20"/>
          <w:szCs w:val="24"/>
          <w:rtl/>
          <w:lang w:eastAsia="he-IL"/>
        </w:rPr>
        <w:t xml:space="preserve"> עילה לש</w:t>
      </w:r>
      <w:r w:rsidRPr="00735E3D">
        <w:rPr>
          <w:rFonts w:ascii="Times New Roman" w:eastAsia="Times New Roman" w:hAnsi="Times New Roman" w:cs="David" w:hint="cs"/>
          <w:sz w:val="20"/>
          <w:szCs w:val="24"/>
          <w:rtl/>
          <w:lang w:eastAsia="he-IL"/>
        </w:rPr>
        <w:t>י</w:t>
      </w:r>
      <w:r w:rsidRPr="00735E3D">
        <w:rPr>
          <w:rFonts w:ascii="Times New Roman" w:eastAsia="Times New Roman" w:hAnsi="Times New Roman" w:cs="David"/>
          <w:sz w:val="20"/>
          <w:szCs w:val="24"/>
          <w:rtl/>
          <w:lang w:eastAsia="he-IL"/>
        </w:rPr>
        <w:t>נוי בלוח הזמנים</w:t>
      </w:r>
      <w:r w:rsidRPr="00735E3D">
        <w:rPr>
          <w:rFonts w:ascii="Times New Roman" w:eastAsia="Times New Roman" w:hAnsi="Times New Roman" w:cs="David" w:hint="cs"/>
          <w:sz w:val="20"/>
          <w:szCs w:val="24"/>
          <w:rtl/>
          <w:lang w:eastAsia="he-IL"/>
        </w:rPr>
        <w:t>,</w:t>
      </w:r>
      <w:r w:rsidRPr="00735E3D">
        <w:rPr>
          <w:rFonts w:ascii="Times New Roman" w:eastAsia="Times New Roman" w:hAnsi="Times New Roman" w:cs="David"/>
          <w:sz w:val="20"/>
          <w:szCs w:val="24"/>
          <w:rtl/>
          <w:lang w:eastAsia="he-IL"/>
        </w:rPr>
        <w:t xml:space="preserve"> אלא בא</w:t>
      </w:r>
      <w:r w:rsidRPr="00735E3D">
        <w:rPr>
          <w:rFonts w:ascii="Times New Roman" w:eastAsia="Times New Roman" w:hAnsi="Times New Roman" w:cs="David" w:hint="cs"/>
          <w:sz w:val="20"/>
          <w:szCs w:val="24"/>
          <w:rtl/>
          <w:lang w:eastAsia="he-IL"/>
        </w:rPr>
        <w:t>י</w:t>
      </w:r>
      <w:r w:rsidRPr="00735E3D">
        <w:rPr>
          <w:rFonts w:ascii="Times New Roman" w:eastAsia="Times New Roman" w:hAnsi="Times New Roman" w:cs="David"/>
          <w:sz w:val="20"/>
          <w:szCs w:val="24"/>
          <w:rtl/>
          <w:lang w:eastAsia="he-IL"/>
        </w:rPr>
        <w:t xml:space="preserve">שור המנהל </w:t>
      </w:r>
      <w:r w:rsidRPr="00735E3D">
        <w:rPr>
          <w:rFonts w:ascii="Times New Roman" w:eastAsia="Times New Roman" w:hAnsi="Times New Roman" w:cs="David" w:hint="cs"/>
          <w:sz w:val="20"/>
          <w:szCs w:val="24"/>
          <w:rtl/>
          <w:lang w:eastAsia="he-IL"/>
        </w:rPr>
        <w:t>מראש ו</w:t>
      </w:r>
      <w:r w:rsidRPr="00735E3D">
        <w:rPr>
          <w:rFonts w:ascii="Times New Roman" w:eastAsia="Times New Roman" w:hAnsi="Times New Roman" w:cs="David"/>
          <w:sz w:val="20"/>
          <w:szCs w:val="24"/>
          <w:rtl/>
          <w:lang w:eastAsia="he-IL"/>
        </w:rPr>
        <w:t>בכתב.</w:t>
      </w:r>
    </w:p>
    <w:p w14:paraId="4EF3D2C6"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על אף</w:t>
      </w:r>
      <w:r w:rsidRPr="002B2234">
        <w:rPr>
          <w:rFonts w:ascii="Times New Roman" w:eastAsia="Times New Roman" w:hAnsi="Times New Roman" w:cs="David"/>
          <w:sz w:val="20"/>
          <w:szCs w:val="24"/>
          <w:rtl/>
          <w:lang w:eastAsia="he-IL"/>
        </w:rPr>
        <w:t xml:space="preserve"> האמור בסעיף 8.2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לא יגיע למתכנן דבר בגין שינויים הנובעים מ:</w:t>
      </w:r>
    </w:p>
    <w:p w14:paraId="7AE9C86C"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טעות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ל</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קוי בתכנון ו/או באומדן של המתכנן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של היועצים.</w:t>
      </w:r>
    </w:p>
    <w:p w14:paraId="75BAD6E9"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התכנון אינו התכנון היעיל ביותר.</w:t>
      </w:r>
    </w:p>
    <w:p w14:paraId="1BD39644"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1F387EA7"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השינויים מתחייבים מדרישת רשויות מוסמכות. </w:t>
      </w:r>
    </w:p>
    <w:p w14:paraId="555F9F3D"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 להכין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עבור רוכשים שיבקשו זאת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506CC771" w14:textId="77777777" w:rsidR="002B2234" w:rsidRPr="002B2234" w:rsidRDefault="002B2234" w:rsidP="002B2234">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מחיר השינויים ותנאי התשלום בגין תכנון השינויים </w:t>
      </w:r>
      <w:r w:rsidRPr="002B2234">
        <w:rPr>
          <w:rFonts w:ascii="Times New Roman" w:eastAsia="Times New Roman" w:hAnsi="Times New Roman" w:cs="David" w:hint="cs"/>
          <w:sz w:val="20"/>
          <w:szCs w:val="24"/>
          <w:rtl/>
          <w:lang w:eastAsia="he-IL"/>
        </w:rPr>
        <w:t xml:space="preserve">כאמור, </w:t>
      </w:r>
      <w:r w:rsidRPr="002B2234">
        <w:rPr>
          <w:rFonts w:ascii="Times New Roman" w:eastAsia="Times New Roman" w:hAnsi="Times New Roman" w:cs="David"/>
          <w:sz w:val="20"/>
          <w:szCs w:val="24"/>
          <w:rtl/>
          <w:lang w:eastAsia="he-IL"/>
        </w:rPr>
        <w:t>יסוכמו בין המתכנן לרוכשים. המתכנן יתקשר עם הרוכש</w:t>
      </w:r>
      <w:r w:rsidRPr="002B2234">
        <w:rPr>
          <w:rFonts w:ascii="Times New Roman" w:eastAsia="Times New Roman" w:hAnsi="Times New Roman" w:cs="David" w:hint="cs"/>
          <w:sz w:val="20"/>
          <w:szCs w:val="24"/>
          <w:rtl/>
          <w:lang w:eastAsia="he-IL"/>
        </w:rPr>
        <w:t>ים</w:t>
      </w:r>
      <w:r w:rsidRPr="002B2234">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2B2234">
        <w:rPr>
          <w:rFonts w:ascii="Times New Roman" w:eastAsia="Times New Roman" w:hAnsi="Times New Roman" w:cs="David" w:hint="cs"/>
          <w:sz w:val="20"/>
          <w:szCs w:val="24"/>
          <w:rtl/>
          <w:lang w:eastAsia="he-IL"/>
        </w:rPr>
        <w:t>ה</w:t>
      </w:r>
      <w:r w:rsidRPr="002B2234">
        <w:rPr>
          <w:rFonts w:ascii="Times New Roman" w:eastAsia="Times New Roman" w:hAnsi="Times New Roman" w:cs="David"/>
          <w:sz w:val="20"/>
          <w:szCs w:val="24"/>
          <w:rtl/>
          <w:lang w:eastAsia="he-IL"/>
        </w:rPr>
        <w:t>רוכש</w:t>
      </w:r>
      <w:r w:rsidRPr="002B2234">
        <w:rPr>
          <w:rFonts w:ascii="Times New Roman" w:eastAsia="Times New Roman" w:hAnsi="Times New Roman" w:cs="David" w:hint="cs"/>
          <w:sz w:val="20"/>
          <w:szCs w:val="24"/>
          <w:rtl/>
          <w:lang w:eastAsia="he-IL"/>
        </w:rPr>
        <w:t>ים</w:t>
      </w:r>
      <w:r w:rsidRPr="002B2234">
        <w:rPr>
          <w:rFonts w:ascii="Times New Roman" w:eastAsia="Times New Roman" w:hAnsi="Times New Roman" w:cs="David"/>
          <w:sz w:val="20"/>
          <w:szCs w:val="24"/>
          <w:rtl/>
          <w:lang w:eastAsia="he-IL"/>
        </w:rPr>
        <w:t xml:space="preserve"> בענ</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ין קביעת מחיר השינויים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תובא בפני המנהל והוא יהיה המוסמך להכריע בה.</w:t>
      </w:r>
    </w:p>
    <w:p w14:paraId="782C238C"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2B2234">
        <w:rPr>
          <w:rFonts w:ascii="Times New Roman" w:eastAsia="Times New Roman" w:hAnsi="Times New Roman" w:cs="David"/>
          <w:bCs/>
          <w:sz w:val="20"/>
          <w:szCs w:val="24"/>
          <w:u w:val="single"/>
          <w:rtl/>
          <w:lang w:eastAsia="he-IL"/>
        </w:rPr>
        <w:t>אחריות וביטוח</w:t>
      </w:r>
    </w:p>
    <w:p w14:paraId="505CA878" w14:textId="77777777" w:rsidR="00D80A75" w:rsidRPr="00013687" w:rsidRDefault="00D80A75" w:rsidP="00D80A75">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0DB7F21E" w14:textId="77777777" w:rsidR="00D80A75" w:rsidRPr="00013687" w:rsidRDefault="00D80A75" w:rsidP="00D80A75">
      <w:pPr>
        <w:pStyle w:val="af7"/>
        <w:numPr>
          <w:ilvl w:val="1"/>
          <w:numId w:val="1"/>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64D0194D" w14:textId="77777777" w:rsidR="00D80A75" w:rsidRPr="00013687" w:rsidRDefault="00D80A75" w:rsidP="00D80A75">
      <w:pPr>
        <w:pStyle w:val="af7"/>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1E6785DA" w14:textId="77777777" w:rsidR="00D80A75" w:rsidRPr="00013687" w:rsidRDefault="00D80A75" w:rsidP="00D80A75">
      <w:pPr>
        <w:pStyle w:val="af7"/>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0486BEBC" w14:textId="77777777" w:rsidR="00D80A75" w:rsidDel="007E2A61" w:rsidRDefault="00D80A75" w:rsidP="00D80A75">
      <w:pPr>
        <w:widowControl w:val="0"/>
        <w:spacing w:before="0" w:beforeAutospacing="0" w:after="200" w:afterAutospacing="0" w:line="240" w:lineRule="auto"/>
        <w:ind w:left="368" w:firstLine="425"/>
        <w:rPr>
          <w:del w:id="7" w:author="Meryl Etman" w:date="2021-05-26T16:52:00Z"/>
          <w:rFonts w:ascii="Times New Roman" w:eastAsia="Times New Roman" w:hAnsi="Times New Roman" w:cs="David"/>
          <w:b/>
          <w:bCs/>
          <w:sz w:val="20"/>
          <w:szCs w:val="24"/>
          <w:u w:val="single"/>
          <w:rtl/>
          <w:lang w:eastAsia="he-IL"/>
        </w:rPr>
      </w:pPr>
    </w:p>
    <w:p w14:paraId="404FF129" w14:textId="77777777" w:rsidR="00790766" w:rsidRDefault="00790766">
      <w:pPr>
        <w:widowControl w:val="0"/>
        <w:spacing w:before="0" w:beforeAutospacing="0" w:after="200" w:afterAutospacing="0" w:line="240" w:lineRule="auto"/>
        <w:rPr>
          <w:rFonts w:ascii="Times New Roman" w:eastAsia="Times New Roman" w:hAnsi="Times New Roman" w:cs="David"/>
          <w:b/>
          <w:bCs/>
          <w:sz w:val="20"/>
          <w:szCs w:val="24"/>
          <w:u w:val="single"/>
          <w:rtl/>
          <w:lang w:eastAsia="he-IL"/>
        </w:rPr>
        <w:pPrChange w:id="8" w:author="Meryl Etman" w:date="2021-05-26T16:52:00Z">
          <w:pPr>
            <w:widowControl w:val="0"/>
            <w:spacing w:before="0" w:beforeAutospacing="0" w:after="200" w:afterAutospacing="0" w:line="240" w:lineRule="auto"/>
            <w:ind w:left="368" w:firstLine="425"/>
          </w:pPr>
        </w:pPrChange>
      </w:pPr>
    </w:p>
    <w:p w14:paraId="55E39AF1" w14:textId="77777777" w:rsidR="00D80A75" w:rsidRPr="00013687" w:rsidRDefault="00D80A75" w:rsidP="00D80A75">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17BC02B8" w14:textId="77777777" w:rsidR="00D80A75" w:rsidRDefault="00D80A75" w:rsidP="00D80A75">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המתכנן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המתכנן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המתכנן"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22C1074A"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62416F6F"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המתכנן לתקופת ביטוח נוספת, ומידי תקופת ביטוח, כל עוד הסכם זה בתוקף או לתקופה מאוחרת יותר כמפורט בסעיף 9.3 לעיל.</w:t>
      </w:r>
    </w:p>
    <w:p w14:paraId="035CCF18"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שאינה פוטרת את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ממלוא החבות על פי הסכם זה. </w:t>
      </w:r>
    </w:p>
    <w:p w14:paraId="1A817010"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לא תהיה כל טענה כלפי המזמין או מי מטעם המזמין, בכל הקשור לגבולות האחריות כאמור.</w:t>
      </w:r>
    </w:p>
    <w:p w14:paraId="72B4CCF5"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כאמור לעיל, ועל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להתחייבויות המתכנן על פי הסכם זה.</w:t>
      </w:r>
    </w:p>
    <w:p w14:paraId="1D27C738"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14:paraId="1A127EB2"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או על ידי מי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לחצרי המזמין או המשמש את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לצורך מתן השירותים, ולא תהיה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כל טענה, דרישה או תביעה כלפי הנזכרים לעיל, בגין אובדן או נזק כאמור.</w:t>
      </w:r>
    </w:p>
    <w:p w14:paraId="529333DA"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יש צורך בעריכת ביטוחים נוספים או משלימים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לערוך ולקיים את הביטוחים הנוספים או המשלימים כאמור. </w:t>
      </w:r>
    </w:p>
    <w:p w14:paraId="74390D15"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4BB7C521"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לדאוג, כי בידי קבלני המשנה פוליסות ביטוח, בהתאם לתנאים ולסכומים הנדרשים על פי הסכם זה. לחלופין, למתכנן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w:t>
      </w:r>
    </w:p>
    <w:p w14:paraId="64126F68"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3248E29E"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312A8836"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המתכנן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47B85E07" w14:textId="77777777" w:rsidR="00D80A75" w:rsidRPr="00A42052"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06FC074A"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אספקת תכניות</w:t>
      </w:r>
    </w:p>
    <w:p w14:paraId="0DB06612"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בכל עת במהלך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וכן בתקופת הבדק של העבודות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2B2234">
        <w:rPr>
          <w:rFonts w:ascii="Times New Roman" w:eastAsia="Times New Roman" w:hAnsi="Times New Roman" w:cs="David"/>
          <w:b/>
          <w:bCs/>
          <w:sz w:val="20"/>
          <w:szCs w:val="24"/>
          <w:rtl/>
          <w:lang w:eastAsia="he-IL"/>
        </w:rPr>
        <w:t>ח'</w:t>
      </w:r>
      <w:r w:rsidRPr="002B2234">
        <w:rPr>
          <w:rFonts w:ascii="Times New Roman" w:eastAsia="Times New Roman" w:hAnsi="Times New Roman" w:cs="David"/>
          <w:sz w:val="20"/>
          <w:szCs w:val="24"/>
          <w:rtl/>
          <w:lang w:eastAsia="he-IL"/>
        </w:rPr>
        <w:t xml:space="preserve"> לחוזה זה, ובמידה והדרישה מתייחסת לתכניות שאינ</w:t>
      </w:r>
      <w:r w:rsidRPr="002B2234">
        <w:rPr>
          <w:rFonts w:ascii="Times New Roman" w:eastAsia="Times New Roman" w:hAnsi="Times New Roman" w:cs="David" w:hint="cs"/>
          <w:sz w:val="20"/>
          <w:szCs w:val="24"/>
          <w:rtl/>
          <w:lang w:eastAsia="he-IL"/>
        </w:rPr>
        <w:t>ן</w:t>
      </w:r>
      <w:r w:rsidRPr="002B2234">
        <w:rPr>
          <w:rFonts w:ascii="Times New Roman" w:eastAsia="Times New Roman" w:hAnsi="Times New Roman" w:cs="David"/>
          <w:sz w:val="20"/>
          <w:szCs w:val="24"/>
          <w:rtl/>
          <w:lang w:eastAsia="he-IL"/>
        </w:rPr>
        <w:t xml:space="preserve"> בידו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יערכ</w:t>
      </w:r>
      <w:r w:rsidRPr="002B2234">
        <w:rPr>
          <w:rFonts w:ascii="Times New Roman" w:eastAsia="Times New Roman" w:hAnsi="Times New Roman" w:cs="David" w:hint="cs"/>
          <w:sz w:val="20"/>
          <w:szCs w:val="24"/>
          <w:rtl/>
          <w:lang w:eastAsia="he-IL"/>
        </w:rPr>
        <w:t>ן</w:t>
      </w:r>
      <w:r w:rsidRPr="002B2234">
        <w:rPr>
          <w:rFonts w:ascii="Times New Roman" w:eastAsia="Times New Roman" w:hAnsi="Times New Roman" w:cs="David"/>
          <w:sz w:val="20"/>
          <w:szCs w:val="24"/>
          <w:rtl/>
          <w:lang w:eastAsia="he-IL"/>
        </w:rPr>
        <w:t xml:space="preserve"> המתכנן בהקדם האפשרי וימסר</w:t>
      </w:r>
      <w:r w:rsidRPr="002B2234">
        <w:rPr>
          <w:rFonts w:ascii="Times New Roman" w:eastAsia="Times New Roman" w:hAnsi="Times New Roman" w:cs="David" w:hint="cs"/>
          <w:sz w:val="20"/>
          <w:szCs w:val="24"/>
          <w:rtl/>
          <w:lang w:eastAsia="he-IL"/>
        </w:rPr>
        <w:t>ן</w:t>
      </w:r>
      <w:r w:rsidRPr="002B2234">
        <w:rPr>
          <w:rFonts w:ascii="Times New Roman" w:eastAsia="Times New Roman" w:hAnsi="Times New Roman" w:cs="David"/>
          <w:sz w:val="20"/>
          <w:szCs w:val="24"/>
          <w:rtl/>
          <w:lang w:eastAsia="he-IL"/>
        </w:rPr>
        <w:t xml:space="preserve"> למזמין.</w:t>
      </w:r>
    </w:p>
    <w:p w14:paraId="43487F41"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עם גמר שרותי </w:t>
      </w:r>
      <w:r w:rsidRPr="002B2234">
        <w:rPr>
          <w:rFonts w:ascii="Times New Roman" w:eastAsia="Times New Roman" w:hAnsi="Times New Roman" w:cs="David" w:hint="cs"/>
          <w:sz w:val="20"/>
          <w:szCs w:val="24"/>
          <w:rtl/>
          <w:lang w:eastAsia="he-IL"/>
        </w:rPr>
        <w:t>המתכנן,</w:t>
      </w:r>
      <w:r w:rsidRPr="002B2234">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צוע הסופי בשטח </w:t>
      </w:r>
      <w:r w:rsidRPr="002B2234">
        <w:rPr>
          <w:rFonts w:ascii="Times New Roman" w:eastAsia="Times New Roman" w:hAnsi="Times New Roman" w:cs="David"/>
          <w:color w:val="000000"/>
          <w:sz w:val="20"/>
          <w:szCs w:val="24"/>
          <w:lang w:eastAsia="he-IL"/>
        </w:rPr>
        <w:t>(AS MADE)</w:t>
      </w:r>
      <w:r w:rsidRPr="002B2234">
        <w:rPr>
          <w:rFonts w:ascii="Times New Roman" w:eastAsia="Times New Roman" w:hAnsi="Times New Roman" w:cs="David"/>
          <w:sz w:val="20"/>
          <w:szCs w:val="24"/>
          <w:rtl/>
          <w:lang w:eastAsia="he-IL"/>
        </w:rPr>
        <w:t xml:space="preserve">, למעט שינויי דיירים, </w:t>
      </w:r>
      <w:r w:rsidRPr="002B2234">
        <w:rPr>
          <w:rFonts w:ascii="Times New Roman" w:eastAsia="Times New Roman" w:hAnsi="Times New Roman" w:cs="David" w:hint="cs"/>
          <w:sz w:val="20"/>
          <w:szCs w:val="24"/>
          <w:rtl/>
          <w:lang w:eastAsia="he-IL"/>
        </w:rPr>
        <w:t xml:space="preserve">וקבצים </w:t>
      </w:r>
      <w:r w:rsidRPr="002B2234">
        <w:rPr>
          <w:rFonts w:ascii="Times New Roman" w:eastAsia="Times New Roman" w:hAnsi="Times New Roman" w:cs="David"/>
          <w:sz w:val="20"/>
          <w:szCs w:val="24"/>
          <w:rtl/>
          <w:lang w:eastAsia="he-IL"/>
        </w:rPr>
        <w:t>המכילים את התכנון במדיה ממוחשבת.</w:t>
      </w:r>
    </w:p>
    <w:p w14:paraId="4F46BBBA"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2B2234">
        <w:rPr>
          <w:rFonts w:ascii="Times New Roman" w:eastAsia="Times New Roman" w:hAnsi="Times New Roman" w:cs="David" w:hint="cs"/>
          <w:sz w:val="20"/>
          <w:szCs w:val="24"/>
          <w:rtl/>
          <w:lang w:eastAsia="he-IL"/>
        </w:rPr>
        <w:t>הקבצים</w:t>
      </w:r>
      <w:r w:rsidRPr="002B2234">
        <w:rPr>
          <w:rFonts w:ascii="Times New Roman" w:eastAsia="Times New Roman" w:hAnsi="Times New Roman" w:cs="David"/>
          <w:sz w:val="20"/>
          <w:szCs w:val="24"/>
          <w:rtl/>
          <w:lang w:eastAsia="he-IL"/>
        </w:rPr>
        <w:t xml:space="preserve"> כשה</w:t>
      </w:r>
      <w:r w:rsidRPr="002B2234">
        <w:rPr>
          <w:rFonts w:ascii="Times New Roman" w:eastAsia="Times New Roman" w:hAnsi="Times New Roman" w:cs="David" w:hint="cs"/>
          <w:sz w:val="20"/>
          <w:szCs w:val="24"/>
          <w:rtl/>
          <w:lang w:eastAsia="he-IL"/>
        </w:rPr>
        <w:t>ם</w:t>
      </w:r>
      <w:r w:rsidRPr="002B2234">
        <w:rPr>
          <w:rFonts w:ascii="Times New Roman" w:eastAsia="Times New Roman" w:hAnsi="Times New Roman" w:cs="David"/>
          <w:sz w:val="20"/>
          <w:szCs w:val="24"/>
          <w:rtl/>
          <w:lang w:eastAsia="he-IL"/>
        </w:rPr>
        <w:t xml:space="preserve"> מעודכנ</w:t>
      </w:r>
      <w:r w:rsidRPr="002B2234">
        <w:rPr>
          <w:rFonts w:ascii="Times New Roman" w:eastAsia="Times New Roman" w:hAnsi="Times New Roman" w:cs="David" w:hint="cs"/>
          <w:sz w:val="20"/>
          <w:szCs w:val="24"/>
          <w:rtl/>
          <w:lang w:eastAsia="he-IL"/>
        </w:rPr>
        <w:t>ים</w:t>
      </w:r>
      <w:r w:rsidRPr="002B2234">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679CA39D"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כמו כן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7F3D9E17"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המתכנן לא יהיה זכאי לכל תשלום נוסף בעד תכניות שימסור למזמין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סעיף 10 זה.</w:t>
      </w:r>
    </w:p>
    <w:p w14:paraId="79E6D34F"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זכות הקניין בכל התכניות שייכת למזמין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ובלבד ששולם שכר המתכנן בהתאם להוראות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274580C0" w14:textId="77777777" w:rsidR="002B2234" w:rsidRPr="002B2234" w:rsidRDefault="002B2234" w:rsidP="002B2234">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מעמד המתכנן</w:t>
      </w:r>
    </w:p>
    <w:p w14:paraId="306913C0"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color w:val="000000"/>
          <w:sz w:val="24"/>
          <w:szCs w:val="24"/>
          <w:rtl/>
          <w:lang w:eastAsia="he-IL"/>
        </w:rPr>
        <w:t>מוסכם ומובהר על ידי הצדדים לחוזה זה</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2B2234">
        <w:rPr>
          <w:rFonts w:ascii="Times New Roman" w:eastAsia="Times New Roman" w:hAnsi="Times New Roman" w:cs="David" w:hint="cs"/>
          <w:sz w:val="20"/>
          <w:szCs w:val="24"/>
          <w:rtl/>
          <w:lang w:eastAsia="he-IL"/>
        </w:rPr>
        <w:t xml:space="preserve"> של המתכנן</w:t>
      </w:r>
      <w:r w:rsidRPr="002B2234">
        <w:rPr>
          <w:rFonts w:ascii="Times New Roman" w:eastAsia="Times New Roman" w:hAnsi="Times New Roman" w:cs="David"/>
          <w:sz w:val="20"/>
          <w:szCs w:val="24"/>
          <w:rtl/>
          <w:lang w:eastAsia="he-IL"/>
        </w:rPr>
        <w:t>.</w:t>
      </w:r>
    </w:p>
    <w:p w14:paraId="4A2789F6"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 xml:space="preserve">אין ולא יהיו יחסי עובד-מעביד בין המזמין ובין </w:t>
      </w:r>
      <w:r w:rsidRPr="002B2234">
        <w:rPr>
          <w:rFonts w:ascii="Times New Roman" w:eastAsia="Times New Roman" w:hAnsi="Times New Roman" w:cs="David"/>
          <w:color w:val="000000"/>
          <w:sz w:val="24"/>
          <w:szCs w:val="24"/>
          <w:rtl/>
          <w:lang w:eastAsia="he-IL"/>
        </w:rPr>
        <w:t xml:space="preserve">המתכנן ו/או </w:t>
      </w:r>
      <w:r w:rsidRPr="002B2234">
        <w:rPr>
          <w:rFonts w:ascii="Times New Roman" w:eastAsia="Times New Roman" w:hAnsi="Times New Roman" w:cs="David" w:hint="cs"/>
          <w:color w:val="000000"/>
          <w:sz w:val="24"/>
          <w:szCs w:val="24"/>
          <w:rtl/>
          <w:lang w:eastAsia="he-IL"/>
        </w:rPr>
        <w:t>מי מטעמו ו</w:t>
      </w:r>
      <w:r w:rsidRPr="002B2234">
        <w:rPr>
          <w:rFonts w:ascii="Times New Roman" w:eastAsia="Times New Roman" w:hAnsi="Times New Roman" w:cs="David"/>
          <w:color w:val="000000"/>
          <w:sz w:val="24"/>
          <w:szCs w:val="24"/>
          <w:rtl/>
          <w:lang w:eastAsia="he-IL"/>
        </w:rPr>
        <w:t xml:space="preserve">בין המזמין לבין עובדי </w:t>
      </w:r>
      <w:r w:rsidRPr="002B2234">
        <w:rPr>
          <w:rFonts w:ascii="Times New Roman" w:eastAsia="Times New Roman" w:hAnsi="Times New Roman" w:cs="David" w:hint="cs"/>
          <w:color w:val="000000"/>
          <w:sz w:val="24"/>
          <w:szCs w:val="24"/>
          <w:rtl/>
          <w:lang w:eastAsia="he-IL"/>
        </w:rPr>
        <w:t xml:space="preserve"> המתכנן ו/או מי מטעמיהם</w:t>
      </w:r>
      <w:r w:rsidRPr="002B2234">
        <w:rPr>
          <w:rFonts w:ascii="Times New Roman" w:eastAsia="Times New Roman" w:hAnsi="Times New Roman" w:cs="David"/>
          <w:color w:val="000000"/>
          <w:sz w:val="24"/>
          <w:szCs w:val="24"/>
          <w:rtl/>
          <w:lang w:eastAsia="he-IL"/>
        </w:rPr>
        <w:t xml:space="preserve"> </w:t>
      </w:r>
      <w:r w:rsidRPr="002B2234">
        <w:rPr>
          <w:rFonts w:ascii="Times New Roman" w:eastAsia="Times New Roman" w:hAnsi="Times New Roman" w:cs="David"/>
          <w:sz w:val="20"/>
          <w:szCs w:val="24"/>
          <w:rtl/>
          <w:lang w:eastAsia="he-IL"/>
        </w:rPr>
        <w:t>ואין בהוראות חוזה 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כדי ליצור בין המתכנן ו/או מי מעובדיו</w:t>
      </w:r>
      <w:r w:rsidRPr="002B2234">
        <w:rPr>
          <w:rFonts w:ascii="Times New Roman" w:eastAsia="Times New Roman" w:hAnsi="Times New Roman" w:cs="David" w:hint="cs"/>
          <w:sz w:val="20"/>
          <w:szCs w:val="24"/>
          <w:rtl/>
          <w:lang w:eastAsia="he-IL"/>
        </w:rPr>
        <w:t xml:space="preserve"> ו/או מי מטעמו</w:t>
      </w:r>
      <w:r w:rsidRPr="002B2234">
        <w:rPr>
          <w:rFonts w:ascii="Times New Roman" w:eastAsia="Times New Roman" w:hAnsi="Times New Roman" w:cs="David"/>
          <w:sz w:val="20"/>
          <w:szCs w:val="24"/>
          <w:rtl/>
          <w:lang w:eastAsia="he-IL"/>
        </w:rPr>
        <w:t xml:space="preserve"> לבין המזמין ו/או המנהל ו/או מי מטעמו יחסי עובד מעביד</w:t>
      </w:r>
      <w:r w:rsidRPr="002B2234">
        <w:rPr>
          <w:rFonts w:ascii="Times New Roman" w:eastAsia="Times New Roman" w:hAnsi="Times New Roman" w:cs="David"/>
          <w:color w:val="000000"/>
          <w:sz w:val="24"/>
          <w:szCs w:val="24"/>
          <w:rtl/>
          <w:lang w:eastAsia="he-IL"/>
        </w:rPr>
        <w:t>, לכל ענין ודבר. בכלל זה</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מוסכם ומובהר בין הצדדים</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2B2234">
        <w:rPr>
          <w:rFonts w:ascii="Times New Roman" w:eastAsia="Times New Roman" w:hAnsi="Times New Roman" w:cs="David" w:hint="cs"/>
          <w:color w:val="000000"/>
          <w:sz w:val="24"/>
          <w:szCs w:val="24"/>
          <w:rtl/>
          <w:lang w:eastAsia="he-IL"/>
        </w:rPr>
        <w:t>ל פ</w:t>
      </w:r>
      <w:r w:rsidRPr="002B2234">
        <w:rPr>
          <w:rFonts w:ascii="Times New Roman" w:eastAsia="Times New Roman" w:hAnsi="Times New Roman" w:cs="David"/>
          <w:color w:val="000000"/>
          <w:sz w:val="24"/>
          <w:szCs w:val="24"/>
          <w:rtl/>
          <w:lang w:eastAsia="he-IL"/>
        </w:rPr>
        <w:t>י הדין ו/או מכח צו הרחבה ו/או מכח הסכם כלשהו על עובד</w:t>
      </w:r>
      <w:r w:rsidRPr="002B2234">
        <w:rPr>
          <w:rFonts w:ascii="Times New Roman" w:eastAsia="Times New Roman" w:hAnsi="Times New Roman" w:cs="David" w:hint="cs"/>
          <w:sz w:val="20"/>
          <w:szCs w:val="24"/>
          <w:rtl/>
          <w:lang w:eastAsia="he-IL"/>
        </w:rPr>
        <w:t>.</w:t>
      </w:r>
    </w:p>
    <w:p w14:paraId="69E47AB5"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color w:val="000000"/>
          <w:sz w:val="24"/>
          <w:szCs w:val="24"/>
          <w:rtl/>
          <w:lang w:eastAsia="he-IL"/>
        </w:rPr>
        <w:t>מוסכם בזה</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כי המתכנן ו/או עובדיו</w:t>
      </w:r>
      <w:r w:rsidRPr="002B2234">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2B2234">
        <w:rPr>
          <w:rFonts w:ascii="Times New Roman" w:eastAsia="Times New Roman" w:hAnsi="Times New Roman" w:cs="David"/>
          <w:color w:val="000000"/>
          <w:sz w:val="24"/>
          <w:szCs w:val="24"/>
          <w:rtl/>
          <w:lang w:eastAsia="he-IL"/>
        </w:rPr>
        <w:t xml:space="preserve"> מוותרים על כל טענות ו/או</w:t>
      </w:r>
      <w:r w:rsidRPr="002B2234">
        <w:rPr>
          <w:rFonts w:ascii="Times New Roman" w:eastAsia="Times New Roman" w:hAnsi="Times New Roman" w:cs="David" w:hint="cs"/>
          <w:color w:val="000000"/>
          <w:sz w:val="24"/>
          <w:szCs w:val="24"/>
          <w:rtl/>
          <w:lang w:eastAsia="he-IL"/>
        </w:rPr>
        <w:t xml:space="preserve"> דרישות ו/או תלונות ו/או</w:t>
      </w:r>
      <w:r w:rsidRPr="002B2234">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7D445182"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מצהיר ומתחייב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ישא לבדו </w:t>
      </w:r>
      <w:r w:rsidRPr="002B2234">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2B2234">
        <w:rPr>
          <w:rFonts w:ascii="Times New Roman" w:eastAsia="Times New Roman" w:hAnsi="Times New Roman" w:cs="David" w:hint="cs"/>
          <w:color w:val="000000"/>
          <w:sz w:val="24"/>
          <w:szCs w:val="24"/>
          <w:rtl/>
          <w:lang w:eastAsia="he-IL"/>
        </w:rPr>
        <w:t>ל פי</w:t>
      </w:r>
      <w:r w:rsidRPr="002B2234">
        <w:rPr>
          <w:rFonts w:ascii="Times New Roman" w:eastAsia="Times New Roman" w:hAnsi="Times New Roman" w:cs="David"/>
          <w:color w:val="000000"/>
          <w:sz w:val="24"/>
          <w:szCs w:val="24"/>
          <w:rtl/>
          <w:lang w:eastAsia="he-IL"/>
        </w:rPr>
        <w:t xml:space="preserve"> חוזה זה</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ובכלל זה</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sz w:val="20"/>
          <w:szCs w:val="24"/>
          <w:rtl/>
          <w:lang w:eastAsia="he-IL"/>
        </w:rPr>
        <w:t xml:space="preserve"> תשלומי מס הכנסה והב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טוח הלאומי שהוא חב בגין מתן שרותי המתכנן.</w:t>
      </w:r>
    </w:p>
    <w:p w14:paraId="40F7EDAD"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המתכנן </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טוח לאומי, תשלומים לקרנות איגודים מקצוע</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0265CCA9"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2B2234">
        <w:rPr>
          <w:rFonts w:ascii="Times New Roman" w:eastAsia="Times New Roman" w:hAnsi="Times New Roman" w:cs="David"/>
          <w:color w:val="000000"/>
          <w:sz w:val="24"/>
          <w:szCs w:val="24"/>
          <w:rtl/>
          <w:lang w:eastAsia="he-IL"/>
        </w:rPr>
        <w:t>מבלי לגרוע מ</w:t>
      </w:r>
      <w:r w:rsidRPr="002B2234">
        <w:rPr>
          <w:rFonts w:ascii="Times New Roman" w:eastAsia="Times New Roman" w:hAnsi="Times New Roman" w:cs="David" w:hint="cs"/>
          <w:color w:val="000000"/>
          <w:sz w:val="24"/>
          <w:szCs w:val="24"/>
          <w:rtl/>
          <w:lang w:eastAsia="he-IL"/>
        </w:rPr>
        <w:t xml:space="preserve">כלליות </w:t>
      </w:r>
      <w:r w:rsidRPr="002B2234">
        <w:rPr>
          <w:rFonts w:ascii="Times New Roman" w:eastAsia="Times New Roman" w:hAnsi="Times New Roman" w:cs="David"/>
          <w:color w:val="000000"/>
          <w:sz w:val="24"/>
          <w:szCs w:val="24"/>
          <w:rtl/>
          <w:lang w:eastAsia="he-IL"/>
        </w:rPr>
        <w:t>האמור לעיל, המתכנן מצהיר ומתחייב</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כי אם י</w:t>
      </w:r>
      <w:r w:rsidRPr="002B2234">
        <w:rPr>
          <w:rFonts w:ascii="Times New Roman" w:eastAsia="Times New Roman" w:hAnsi="Times New Roman" w:cs="David" w:hint="cs"/>
          <w:color w:val="000000"/>
          <w:sz w:val="24"/>
          <w:szCs w:val="24"/>
          <w:rtl/>
          <w:lang w:eastAsia="he-IL"/>
        </w:rPr>
        <w:t>י</w:t>
      </w:r>
      <w:r w:rsidRPr="002B2234">
        <w:rPr>
          <w:rFonts w:ascii="Times New Roman" w:eastAsia="Times New Roman" w:hAnsi="Times New Roman" w:cs="David"/>
          <w:color w:val="000000"/>
          <w:sz w:val="24"/>
          <w:szCs w:val="24"/>
          <w:rtl/>
          <w:lang w:eastAsia="he-IL"/>
        </w:rPr>
        <w:t>דרש המזמין על ידי המתכנן ו/או על ידי מי מ</w:t>
      </w:r>
      <w:r w:rsidRPr="002B2234">
        <w:rPr>
          <w:rFonts w:ascii="Times New Roman" w:eastAsia="Times New Roman" w:hAnsi="Times New Roman" w:cs="David" w:hint="cs"/>
          <w:color w:val="000000"/>
          <w:sz w:val="24"/>
          <w:szCs w:val="24"/>
          <w:rtl/>
          <w:lang w:eastAsia="he-IL"/>
        </w:rPr>
        <w:t>שלוחיו ו/או עובדיו</w:t>
      </w:r>
      <w:r w:rsidRPr="002B2234">
        <w:rPr>
          <w:rFonts w:ascii="Times New Roman" w:eastAsia="Times New Roman" w:hAnsi="Times New Roman" w:cs="David"/>
          <w:color w:val="000000"/>
          <w:sz w:val="24"/>
          <w:szCs w:val="24"/>
          <w:rtl/>
          <w:lang w:eastAsia="he-IL"/>
        </w:rPr>
        <w:t xml:space="preserve"> ו/או</w:t>
      </w:r>
      <w:r w:rsidRPr="002B2234">
        <w:rPr>
          <w:rFonts w:ascii="Times New Roman" w:eastAsia="Times New Roman" w:hAnsi="Times New Roman" w:cs="David" w:hint="cs"/>
          <w:color w:val="000000"/>
          <w:sz w:val="24"/>
          <w:szCs w:val="24"/>
          <w:rtl/>
          <w:lang w:eastAsia="he-IL"/>
        </w:rPr>
        <w:t xml:space="preserve"> אחר מטעמו ו/או</w:t>
      </w:r>
      <w:r w:rsidRPr="002B2234">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2B2234">
        <w:rPr>
          <w:rFonts w:ascii="Times New Roman" w:eastAsia="Times New Roman" w:hAnsi="Times New Roman" w:cs="David" w:hint="cs"/>
          <w:color w:val="000000"/>
          <w:sz w:val="24"/>
          <w:szCs w:val="24"/>
          <w:rtl/>
          <w:lang w:eastAsia="he-IL"/>
        </w:rPr>
        <w:t xml:space="preserve"> ו/או פיצוי ו/או שיפוי</w:t>
      </w:r>
      <w:r w:rsidRPr="002B2234">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2B2234">
        <w:rPr>
          <w:rFonts w:ascii="Times New Roman" w:eastAsia="Times New Roman" w:hAnsi="Times New Roman" w:cs="David" w:hint="cs"/>
          <w:color w:val="000000"/>
          <w:sz w:val="24"/>
          <w:szCs w:val="24"/>
          <w:rtl/>
          <w:lang w:eastAsia="he-IL"/>
        </w:rPr>
        <w:t xml:space="preserve"> ו/או פיצוי ו/או שיפוי</w:t>
      </w:r>
      <w:r w:rsidRPr="002B2234">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2B2234">
        <w:rPr>
          <w:rFonts w:ascii="Times New Roman" w:eastAsia="Times New Roman" w:hAnsi="Times New Roman" w:cs="David" w:hint="cs"/>
          <w:color w:val="000000"/>
          <w:sz w:val="24"/>
          <w:szCs w:val="24"/>
          <w:rtl/>
          <w:lang w:eastAsia="he-IL"/>
        </w:rPr>
        <w:t xml:space="preserve"> ו/או פיצוי ו/או שיפוי</w:t>
      </w:r>
      <w:r w:rsidRPr="002B2234">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ייחשב </w:t>
      </w:r>
      <w:r w:rsidRPr="002B2234">
        <w:rPr>
          <w:rFonts w:ascii="Times New Roman" w:eastAsia="Times New Roman" w:hAnsi="Times New Roman" w:cs="David" w:hint="cs"/>
          <w:color w:val="000000"/>
          <w:sz w:val="24"/>
          <w:szCs w:val="24"/>
          <w:rtl/>
          <w:lang w:eastAsia="he-IL"/>
        </w:rPr>
        <w:t>כ</w:t>
      </w:r>
      <w:r w:rsidRPr="002B2234">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16691576"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color w:val="000000"/>
          <w:sz w:val="24"/>
          <w:szCs w:val="24"/>
          <w:rtl/>
          <w:lang w:eastAsia="he-IL"/>
        </w:rPr>
        <w:t>בשים לב לאמור לעיל, אם יקבע פורום מוסמך כלשהו</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2B2234">
        <w:rPr>
          <w:rFonts w:ascii="Times New Roman" w:eastAsia="Times New Roman" w:hAnsi="Times New Roman" w:cs="David" w:hint="cs"/>
          <w:color w:val="000000"/>
          <w:sz w:val="24"/>
          <w:szCs w:val="24"/>
          <w:rtl/>
          <w:lang w:eastAsia="he-IL"/>
        </w:rPr>
        <w:t xml:space="preserve"> ו/או מי משלוחיו ו/או אחר מטעמו</w:t>
      </w:r>
      <w:r w:rsidRPr="002B2234">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2B2234">
        <w:rPr>
          <w:rFonts w:ascii="Times New Roman" w:eastAsia="Times New Roman" w:hAnsi="Times New Roman" w:cs="David" w:hint="cs"/>
          <w:color w:val="000000"/>
          <w:sz w:val="24"/>
          <w:szCs w:val="24"/>
          <w:rtl/>
          <w:lang w:eastAsia="he-IL"/>
        </w:rPr>
        <w:t>.</w:t>
      </w:r>
    </w:p>
    <w:p w14:paraId="58690DD6" w14:textId="77777777" w:rsidR="002B2234" w:rsidRPr="002B2234" w:rsidRDefault="002B2234" w:rsidP="002B2234">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2B2234">
        <w:rPr>
          <w:rFonts w:ascii="Times New Roman" w:eastAsia="Times New Roman" w:hAnsi="Times New Roman" w:cs="David"/>
          <w:bCs/>
          <w:sz w:val="20"/>
          <w:szCs w:val="24"/>
          <w:u w:val="single"/>
          <w:rtl/>
          <w:lang w:eastAsia="he-IL"/>
        </w:rPr>
        <w:t>הבאת החוזה לגמר או ביטולו</w:t>
      </w:r>
    </w:p>
    <w:p w14:paraId="51449D8A"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p>
    <w:p w14:paraId="505C85F5" w14:textId="77777777" w:rsidR="002B2234" w:rsidRPr="002B2234" w:rsidRDefault="002B2234" w:rsidP="002B2234">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על אף האמור בכל מקום אחר בחוזה </w:t>
      </w:r>
      <w:r w:rsidRPr="002B2234">
        <w:rPr>
          <w:rFonts w:ascii="Times New Roman" w:eastAsia="Times New Roman" w:hAnsi="Times New Roman" w:cs="David" w:hint="cs"/>
          <w:sz w:val="20"/>
          <w:szCs w:val="24"/>
          <w:rtl/>
          <w:lang w:eastAsia="he-IL"/>
        </w:rPr>
        <w:t xml:space="preserve">זה על נספחיו, </w:t>
      </w:r>
      <w:r w:rsidRPr="002B2234">
        <w:rPr>
          <w:rFonts w:ascii="Times New Roman" w:eastAsia="Times New Roman" w:hAnsi="Times New Roman" w:cs="David"/>
          <w:sz w:val="20"/>
          <w:szCs w:val="24"/>
          <w:rtl/>
          <w:lang w:eastAsia="he-IL"/>
        </w:rPr>
        <w:t>רשאי המזמין, לפי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2B2234">
        <w:rPr>
          <w:rFonts w:ascii="Times New Roman" w:eastAsia="Times New Roman" w:hAnsi="Times New Roman" w:cs="David" w:hint="cs"/>
          <w:sz w:val="20"/>
          <w:szCs w:val="24"/>
          <w:rtl/>
          <w:lang w:eastAsia="he-IL"/>
        </w:rPr>
        <w:t>-7</w:t>
      </w:r>
      <w:r w:rsidRPr="002B2234">
        <w:rPr>
          <w:rFonts w:ascii="Times New Roman" w:eastAsia="Times New Roman" w:hAnsi="Times New Roman" w:cs="David"/>
          <w:sz w:val="20"/>
          <w:szCs w:val="24"/>
          <w:rtl/>
          <w:lang w:eastAsia="he-IL"/>
        </w:rPr>
        <w:t xml:space="preserve"> י</w:t>
      </w:r>
      <w:r w:rsidRPr="002B2234">
        <w:rPr>
          <w:rFonts w:ascii="Times New Roman" w:eastAsia="Times New Roman" w:hAnsi="Times New Roman" w:cs="David" w:hint="cs"/>
          <w:sz w:val="20"/>
          <w:szCs w:val="24"/>
          <w:rtl/>
          <w:lang w:eastAsia="he-IL"/>
        </w:rPr>
        <w:t>מים</w:t>
      </w:r>
      <w:r w:rsidRPr="002B2234">
        <w:rPr>
          <w:rFonts w:ascii="Times New Roman" w:eastAsia="Times New Roman" w:hAnsi="Times New Roman" w:cs="David"/>
          <w:sz w:val="20"/>
          <w:szCs w:val="24"/>
          <w:rtl/>
          <w:lang w:eastAsia="he-IL"/>
        </w:rPr>
        <w:t xml:space="preserve"> מיום משלוחה (להלן: "</w:t>
      </w:r>
      <w:r w:rsidRPr="002B2234">
        <w:rPr>
          <w:rFonts w:ascii="Times New Roman" w:eastAsia="Times New Roman" w:hAnsi="Times New Roman" w:cs="David"/>
          <w:b/>
          <w:bCs/>
          <w:sz w:val="20"/>
          <w:szCs w:val="24"/>
          <w:rtl/>
          <w:lang w:eastAsia="he-IL"/>
        </w:rPr>
        <w:t>תאריך הפסקת השרות</w:t>
      </w:r>
      <w:r w:rsidRPr="002B2234">
        <w:rPr>
          <w:rFonts w:ascii="Times New Roman" w:eastAsia="Times New Roman" w:hAnsi="Times New Roman" w:cs="David"/>
          <w:sz w:val="20"/>
          <w:szCs w:val="24"/>
          <w:rtl/>
          <w:lang w:eastAsia="he-IL"/>
        </w:rPr>
        <w:t>").</w:t>
      </w:r>
    </w:p>
    <w:p w14:paraId="088BE525" w14:textId="77777777" w:rsidR="002B2234" w:rsidRPr="002B2234" w:rsidRDefault="002B2234" w:rsidP="002B2234">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צע עד לתאריך הפסקת הש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וזאת לפי השיעור המפורט בנספחים </w:t>
      </w:r>
      <w:r w:rsidRPr="002B2234">
        <w:rPr>
          <w:rFonts w:ascii="Times New Roman" w:eastAsia="Times New Roman" w:hAnsi="Times New Roman" w:cs="David"/>
          <w:bCs/>
          <w:sz w:val="20"/>
          <w:szCs w:val="24"/>
          <w:rtl/>
          <w:lang w:eastAsia="he-IL"/>
        </w:rPr>
        <w:t>ד' ו - ה'</w:t>
      </w:r>
      <w:r w:rsidRPr="002B2234">
        <w:rPr>
          <w:rFonts w:ascii="Times New Roman" w:eastAsia="Times New Roman" w:hAnsi="Times New Roman" w:cs="David"/>
          <w:sz w:val="20"/>
          <w:szCs w:val="24"/>
          <w:rtl/>
          <w:lang w:eastAsia="he-IL"/>
        </w:rPr>
        <w:t>. במקרה שבוצע חלק של קטע ו/או שלב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ישולם חלק יחסי מתאים מהשכר הקבוע בנספחים </w:t>
      </w:r>
      <w:r w:rsidRPr="002B2234">
        <w:rPr>
          <w:rFonts w:ascii="Times New Roman" w:eastAsia="Times New Roman" w:hAnsi="Times New Roman" w:cs="David"/>
          <w:bCs/>
          <w:sz w:val="20"/>
          <w:szCs w:val="24"/>
          <w:rtl/>
          <w:lang w:eastAsia="he-IL"/>
        </w:rPr>
        <w:t xml:space="preserve">ד' ו-ה' </w:t>
      </w:r>
      <w:r w:rsidRPr="002B2234">
        <w:rPr>
          <w:rFonts w:ascii="Times New Roman" w:eastAsia="Times New Roman" w:hAnsi="Times New Roman" w:cs="David"/>
          <w:sz w:val="20"/>
          <w:szCs w:val="24"/>
          <w:rtl/>
          <w:lang w:eastAsia="he-IL"/>
        </w:rPr>
        <w:t>לאותו שלב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כפי שיקבע המנהל.</w:t>
      </w:r>
    </w:p>
    <w:p w14:paraId="79E26772"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לטענה </w:t>
      </w:r>
      <w:r w:rsidRPr="002B2234">
        <w:rPr>
          <w:rFonts w:ascii="Times New Roman" w:eastAsia="Times New Roman" w:hAnsi="Times New Roman" w:cs="David" w:hint="cs"/>
          <w:sz w:val="20"/>
          <w:szCs w:val="24"/>
          <w:rtl/>
          <w:lang w:eastAsia="he-IL"/>
        </w:rPr>
        <w:t>ו/או דרישה ו/או תלונה ו/</w:t>
      </w:r>
      <w:r w:rsidRPr="002B2234">
        <w:rPr>
          <w:rFonts w:ascii="Times New Roman" w:eastAsia="Times New Roman" w:hAnsi="Times New Roman" w:cs="David"/>
          <w:sz w:val="20"/>
          <w:szCs w:val="24"/>
          <w:rtl/>
          <w:lang w:eastAsia="he-IL"/>
        </w:rPr>
        <w:t>או תביעה כלשהי, פרט לאמור בסעיף 12.1.2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והשכר שישולם לפי סעיף 12.1.2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יהיה לסילוק כל המגיע למתכנן מהמזמין לפי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ו/או עקב הבאתו לידי גמר כאמור, בין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ובין מכוח עילה כלשהי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הדין.</w:t>
      </w:r>
    </w:p>
    <w:p w14:paraId="7DA78AA7"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תוך 12 חודש</w:t>
      </w:r>
      <w:r w:rsidRPr="002B2234">
        <w:rPr>
          <w:rFonts w:ascii="Times New Roman" w:eastAsia="Times New Roman" w:hAnsi="Times New Roman" w:cs="David" w:hint="cs"/>
          <w:sz w:val="20"/>
          <w:szCs w:val="24"/>
          <w:rtl/>
          <w:lang w:eastAsia="he-IL"/>
        </w:rPr>
        <w:t>ים</w:t>
      </w:r>
      <w:r w:rsidRPr="002B2234">
        <w:rPr>
          <w:rFonts w:ascii="Times New Roman" w:eastAsia="Times New Roman" w:hAnsi="Times New Roman" w:cs="David"/>
          <w:sz w:val="20"/>
          <w:szCs w:val="24"/>
          <w:rtl/>
          <w:lang w:eastAsia="he-IL"/>
        </w:rPr>
        <w:t xml:space="preserve"> מהבאת חוזה</w:t>
      </w:r>
      <w:r w:rsidRPr="002B2234">
        <w:rPr>
          <w:rFonts w:ascii="Times New Roman" w:eastAsia="Times New Roman" w:hAnsi="Times New Roman" w:cs="David" w:hint="cs"/>
          <w:sz w:val="20"/>
          <w:szCs w:val="24"/>
          <w:rtl/>
          <w:lang w:eastAsia="he-IL"/>
        </w:rPr>
        <w:t xml:space="preserve"> זה לידי</w:t>
      </w:r>
      <w:r w:rsidRPr="002B2234">
        <w:rPr>
          <w:rFonts w:ascii="Times New Roman" w:eastAsia="Times New Roman" w:hAnsi="Times New Roman" w:cs="David"/>
          <w:sz w:val="20"/>
          <w:szCs w:val="24"/>
          <w:rtl/>
          <w:lang w:eastAsia="he-IL"/>
        </w:rPr>
        <w:t xml:space="preserve"> גמר כאמור</w:t>
      </w:r>
      <w:r w:rsidRPr="002B2234">
        <w:rPr>
          <w:rFonts w:ascii="Times New Roman" w:eastAsia="Times New Roman" w:hAnsi="Times New Roman" w:cs="David" w:hint="cs"/>
          <w:sz w:val="20"/>
          <w:szCs w:val="24"/>
          <w:rtl/>
          <w:lang w:eastAsia="he-IL"/>
        </w:rPr>
        <w:t>, רשאי המזמין</w:t>
      </w:r>
      <w:r w:rsidRPr="002B2234">
        <w:rPr>
          <w:rFonts w:ascii="Times New Roman" w:eastAsia="Times New Roman" w:hAnsi="Times New Roman" w:cs="David"/>
          <w:sz w:val="20"/>
          <w:szCs w:val="24"/>
          <w:rtl/>
          <w:lang w:eastAsia="he-IL"/>
        </w:rPr>
        <w:t xml:space="preserve"> לחדשו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במקרה 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יהיה המתכנן חייב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לפי דרישת המזמין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לחדש את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תנאי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w:t>
      </w:r>
    </w:p>
    <w:p w14:paraId="1F7F2DD1"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במקרה שחוזה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מצוות הדין)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יהיה המתכנן זכאי לתשלום כמוגדר בסעיף 12.3.2 להלן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ויחולו הסעיפים 12.1.3 ו- 12.1.4 לעיל.</w:t>
      </w:r>
    </w:p>
    <w:p w14:paraId="6D0D7C38"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p>
    <w:p w14:paraId="3963739E"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מבלי לגרוע מזכויות מזמין לפי סעיף 12.1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זכאי המזמין לבטל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לפי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קול דעתו הבלעדי</w:t>
      </w:r>
      <w:r w:rsidRPr="002B2234">
        <w:rPr>
          <w:rFonts w:ascii="Times New Roman" w:eastAsia="Times New Roman" w:hAnsi="Times New Roman" w:cs="David" w:hint="cs"/>
          <w:sz w:val="20"/>
          <w:szCs w:val="24"/>
          <w:rtl/>
          <w:lang w:eastAsia="he-IL"/>
        </w:rPr>
        <w:t xml:space="preserve">, </w:t>
      </w:r>
      <w:r w:rsidRPr="002B2234">
        <w:rPr>
          <w:rFonts w:ascii="Times New Roman" w:eastAsia="Times New Roman" w:hAnsi="Times New Roman" w:cs="David"/>
          <w:sz w:val="20"/>
          <w:szCs w:val="24"/>
          <w:rtl/>
          <w:lang w:eastAsia="he-IL"/>
        </w:rPr>
        <w:t>בלא צורך בהודעה מוקדמת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בכל אחד מהמקרים הבאים:</w:t>
      </w:r>
    </w:p>
    <w:p w14:paraId="3757573B" w14:textId="77777777" w:rsidR="002B2234" w:rsidRPr="002B2234" w:rsidRDefault="002B2234" w:rsidP="002B2234">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הפר ו/או לא קיים איזה מהוראות החוזה ולא ת</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קן </w:t>
      </w:r>
      <w:r w:rsidRPr="002B2234">
        <w:rPr>
          <w:rFonts w:ascii="Times New Roman" w:eastAsia="Times New Roman" w:hAnsi="Times New Roman" w:cs="David" w:hint="cs"/>
          <w:sz w:val="20"/>
          <w:szCs w:val="24"/>
          <w:rtl/>
          <w:lang w:eastAsia="he-IL"/>
        </w:rPr>
        <w:t>את ה</w:t>
      </w:r>
      <w:r w:rsidRPr="002B2234">
        <w:rPr>
          <w:rFonts w:ascii="Times New Roman" w:eastAsia="Times New Roman" w:hAnsi="Times New Roman" w:cs="David"/>
          <w:sz w:val="20"/>
          <w:szCs w:val="24"/>
          <w:rtl/>
          <w:lang w:eastAsia="he-IL"/>
        </w:rPr>
        <w:t>הפרה</w:t>
      </w:r>
      <w:r w:rsidRPr="002B2234">
        <w:rPr>
          <w:rFonts w:ascii="Times New Roman" w:eastAsia="Times New Roman" w:hAnsi="Times New Roman" w:cs="David" w:hint="cs"/>
          <w:sz w:val="20"/>
          <w:szCs w:val="24"/>
          <w:rtl/>
          <w:lang w:eastAsia="he-IL"/>
        </w:rPr>
        <w:t xml:space="preserve"> כאמור,</w:t>
      </w:r>
      <w:r w:rsidRPr="002B2234">
        <w:rPr>
          <w:rFonts w:ascii="Times New Roman" w:eastAsia="Times New Roman" w:hAnsi="Times New Roman" w:cs="David"/>
          <w:sz w:val="20"/>
          <w:szCs w:val="24"/>
          <w:rtl/>
          <w:lang w:eastAsia="he-IL"/>
        </w:rPr>
        <w:t xml:space="preserve"> לאחר שק</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בל התראה על כך מהמזמין בתוך הזמן הנקוב בהתראה.</w:t>
      </w:r>
    </w:p>
    <w:p w14:paraId="2CBA3C50" w14:textId="77777777" w:rsidR="002B2234" w:rsidRPr="002B2234" w:rsidRDefault="002B2234" w:rsidP="002B2234">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המזמין התרה במתכנן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שאין הוא מבצע את עבודתו בצורה המבטיחה את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צועה התקין ו/או התקדמותה וסיומה לפי לוח הזמנים.</w:t>
      </w:r>
    </w:p>
    <w:p w14:paraId="7FA8A6A5" w14:textId="77777777" w:rsidR="002B2234" w:rsidRPr="002B2234" w:rsidRDefault="002B2234" w:rsidP="002B2234">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הפר את הוראת סעיף 7.5 לעיל.</w:t>
      </w:r>
    </w:p>
    <w:p w14:paraId="040E0321" w14:textId="77777777" w:rsidR="002B2234" w:rsidRPr="002B2234" w:rsidRDefault="002B2234" w:rsidP="002B2234">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נבצר מהמתכנן או מהמנהל הראשי לקיים את ה</w:t>
      </w:r>
      <w:r w:rsidRPr="002B2234">
        <w:rPr>
          <w:rFonts w:ascii="Times New Roman" w:eastAsia="Times New Roman" w:hAnsi="Times New Roman" w:cs="David" w:hint="cs"/>
          <w:sz w:val="20"/>
          <w:szCs w:val="24"/>
          <w:rtl/>
          <w:lang w:eastAsia="he-IL"/>
        </w:rPr>
        <w:t xml:space="preserve">וראות </w:t>
      </w:r>
      <w:r w:rsidRPr="002B2234">
        <w:rPr>
          <w:rFonts w:ascii="Times New Roman" w:eastAsia="Times New Roman" w:hAnsi="Times New Roman" w:cs="David"/>
          <w:sz w:val="20"/>
          <w:szCs w:val="24"/>
          <w:rtl/>
          <w:lang w:eastAsia="he-IL"/>
        </w:rPr>
        <w:t>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 לפעולה משפטית או בלתי כש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 למתן שירותי המתכנן או אם ארע אירוע דומה.</w:t>
      </w:r>
    </w:p>
    <w:p w14:paraId="289AADC8" w14:textId="77777777" w:rsidR="002B2234" w:rsidRPr="002B2234" w:rsidRDefault="002B2234" w:rsidP="002B2234">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חל שינוי בהחזקת המניות ו/או בהרכב המנהלים של המתכנן.</w:t>
      </w:r>
    </w:p>
    <w:p w14:paraId="51098C40"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בוטל החוזה כאמור בסעיף 12.3.1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צע עד לב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טול החוזה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וזאת לפי השיעור המפורט בנספחים </w:t>
      </w:r>
      <w:r w:rsidRPr="002B2234">
        <w:rPr>
          <w:rFonts w:ascii="Times New Roman" w:eastAsia="Times New Roman" w:hAnsi="Times New Roman" w:cs="David"/>
          <w:bCs/>
          <w:sz w:val="20"/>
          <w:szCs w:val="24"/>
          <w:rtl/>
          <w:lang w:eastAsia="he-IL"/>
        </w:rPr>
        <w:t>ד'</w:t>
      </w:r>
      <w:r w:rsidRPr="002B2234">
        <w:rPr>
          <w:rFonts w:ascii="Times New Roman" w:eastAsia="Times New Roman" w:hAnsi="Times New Roman" w:cs="David" w:hint="cs"/>
          <w:bCs/>
          <w:sz w:val="20"/>
          <w:szCs w:val="24"/>
          <w:rtl/>
          <w:lang w:eastAsia="he-IL"/>
        </w:rPr>
        <w:t xml:space="preserve"> </w:t>
      </w:r>
      <w:r w:rsidRPr="002B2234">
        <w:rPr>
          <w:rFonts w:ascii="Times New Roman" w:eastAsia="Times New Roman" w:hAnsi="Times New Roman" w:cs="David"/>
          <w:bCs/>
          <w:sz w:val="20"/>
          <w:szCs w:val="24"/>
          <w:rtl/>
          <w:lang w:eastAsia="he-IL"/>
        </w:rPr>
        <w:t xml:space="preserve">ו -ה' </w:t>
      </w:r>
      <w:r w:rsidRPr="002B2234">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2B2234">
        <w:rPr>
          <w:rFonts w:ascii="Times New Roman" w:eastAsia="Times New Roman" w:hAnsi="Times New Roman" w:cs="David"/>
          <w:bCs/>
          <w:sz w:val="20"/>
          <w:szCs w:val="24"/>
          <w:rtl/>
          <w:lang w:eastAsia="he-IL"/>
        </w:rPr>
        <w:t xml:space="preserve">ד' ו-ה' </w:t>
      </w:r>
      <w:r w:rsidRPr="002B2234">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76564EBC"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הודעה בדבר הבאת החוזה לידי גמר כאמור בסעיף 12.3.1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לא תשמש עילה למתכנן לתביעת פיצויים כלשהם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לטענה</w:t>
      </w:r>
      <w:r w:rsidRPr="002B2234">
        <w:rPr>
          <w:rFonts w:ascii="Times New Roman" w:eastAsia="Times New Roman" w:hAnsi="Times New Roman" w:cs="David" w:hint="cs"/>
          <w:sz w:val="20"/>
          <w:szCs w:val="24"/>
          <w:rtl/>
          <w:lang w:eastAsia="he-IL"/>
        </w:rPr>
        <w:t xml:space="preserve"> ו/או לדרישה ו/או לתלונה</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w:t>
      </w:r>
      <w:r w:rsidRPr="002B2234">
        <w:rPr>
          <w:rFonts w:ascii="Times New Roman" w:eastAsia="Times New Roman" w:hAnsi="Times New Roman" w:cs="David" w:hint="cs"/>
          <w:sz w:val="20"/>
          <w:szCs w:val="24"/>
          <w:rtl/>
          <w:lang w:eastAsia="he-IL"/>
        </w:rPr>
        <w:t>ל</w:t>
      </w:r>
      <w:r w:rsidRPr="002B2234">
        <w:rPr>
          <w:rFonts w:ascii="Times New Roman" w:eastAsia="Times New Roman" w:hAnsi="Times New Roman" w:cs="David"/>
          <w:sz w:val="20"/>
          <w:szCs w:val="24"/>
          <w:rtl/>
          <w:lang w:eastAsia="he-IL"/>
        </w:rPr>
        <w:t>תביעה כלשהי, פרט לאמור בסעיף 12.3.2 לעיל, והשכר שישולם לפי סעיף 12.3.2</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ובין מכוח עילה כלשהי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הדין.</w:t>
      </w:r>
    </w:p>
    <w:p w14:paraId="68177A2E"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 למתן השירותים ע</w:t>
      </w:r>
      <w:r w:rsidRPr="002B2234">
        <w:rPr>
          <w:rFonts w:ascii="Times New Roman" w:eastAsia="Times New Roman" w:hAnsi="Times New Roman" w:cs="David" w:hint="cs"/>
          <w:sz w:val="20"/>
          <w:szCs w:val="24"/>
          <w:rtl/>
          <w:lang w:eastAsia="he-IL"/>
        </w:rPr>
        <w:t>ל פ</w:t>
      </w:r>
      <w:r w:rsidRPr="002B2234">
        <w:rPr>
          <w:rFonts w:ascii="Times New Roman" w:eastAsia="Times New Roman" w:hAnsi="Times New Roman" w:cs="David"/>
          <w:sz w:val="20"/>
          <w:szCs w:val="24"/>
          <w:rtl/>
          <w:lang w:eastAsia="he-IL"/>
        </w:rPr>
        <w:t>י חוזה זה או אם אירע אירוע דומה למתכנן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יהיה המזמין זכאי לבטל </w:t>
      </w:r>
      <w:r w:rsidRPr="002B2234">
        <w:rPr>
          <w:rFonts w:ascii="Times New Roman" w:eastAsia="Times New Roman" w:hAnsi="Times New Roman" w:cs="David" w:hint="cs"/>
          <w:sz w:val="20"/>
          <w:szCs w:val="24"/>
          <w:rtl/>
          <w:lang w:eastAsia="he-IL"/>
        </w:rPr>
        <w:t xml:space="preserve">את </w:t>
      </w:r>
      <w:r w:rsidRPr="002B2234">
        <w:rPr>
          <w:rFonts w:ascii="Times New Roman" w:eastAsia="Times New Roman" w:hAnsi="Times New Roman" w:cs="David"/>
          <w:sz w:val="20"/>
          <w:szCs w:val="24"/>
          <w:rtl/>
          <w:lang w:eastAsia="he-IL"/>
        </w:rPr>
        <w:t>החוזה ויחולו הוראות סעיפים 12.3.2 ו - 12.3.3 לעיל.</w:t>
      </w:r>
    </w:p>
    <w:p w14:paraId="67B72886"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התשלום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סעיפים 12.1, 12.2 ו-12.3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הסעיפים הנ"ל.</w:t>
      </w:r>
    </w:p>
    <w:p w14:paraId="789A9982"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בכל מקרה של הבאת חוזה</w:t>
      </w:r>
      <w:r w:rsidRPr="002B2234">
        <w:rPr>
          <w:rFonts w:ascii="Times New Roman" w:eastAsia="Times New Roman" w:hAnsi="Times New Roman" w:cs="David" w:hint="cs"/>
          <w:sz w:val="20"/>
          <w:szCs w:val="24"/>
          <w:rtl/>
          <w:lang w:eastAsia="he-IL"/>
        </w:rPr>
        <w:t xml:space="preserve"> זה לידי</w:t>
      </w:r>
      <w:r w:rsidRPr="002B2234">
        <w:rPr>
          <w:rFonts w:ascii="Times New Roman" w:eastAsia="Times New Roman" w:hAnsi="Times New Roman" w:cs="David"/>
          <w:sz w:val="20"/>
          <w:szCs w:val="24"/>
          <w:rtl/>
          <w:lang w:eastAsia="he-IL"/>
        </w:rPr>
        <w:t xml:space="preserve"> גמר או ביטולו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יהיה המזמין זכאי למסור את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המשך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5E000197"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כל אימת שהמתכנן לא יקיים איזו מהתחייבויותיו לפי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4149F751"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4DA1A2C3" w14:textId="77777777" w:rsidR="002B2234" w:rsidRPr="002B2234" w:rsidRDefault="002B2234" w:rsidP="002B2234">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העברת זכויות</w:t>
      </w:r>
    </w:p>
    <w:p w14:paraId="4CEDDF7E"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אין המתכנן רשאי להסב לאחר את החוזה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כל חלק ממנו, וכן אין הוא רשאי להעביר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להסב לאחר כל זכות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חובה לפי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אלא בהסכמת המזמין בכתב ומראש.</w:t>
      </w:r>
    </w:p>
    <w:p w14:paraId="5CA3B7A5"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אין המתכנן רשאי למסור לאחר את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שרותי המתכנן, כולם או מקצתם, אלא בהסכמת המזמין בכתב ומראש.</w:t>
      </w:r>
    </w:p>
    <w:p w14:paraId="0FC90ABD"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ניתנה הסכמת המזמין לפי סעיפים 13.1 או 13.2 לעיל, הרי </w:t>
      </w:r>
      <w:r w:rsidRPr="002B2234">
        <w:rPr>
          <w:rFonts w:ascii="Times New Roman" w:eastAsia="Times New Roman" w:hAnsi="Times New Roman" w:cs="David" w:hint="cs"/>
          <w:sz w:val="20"/>
          <w:szCs w:val="24"/>
          <w:rtl/>
          <w:lang w:eastAsia="he-IL"/>
        </w:rPr>
        <w:t>ש</w:t>
      </w:r>
      <w:r w:rsidRPr="002B2234">
        <w:rPr>
          <w:rFonts w:ascii="Times New Roman" w:eastAsia="Times New Roman" w:hAnsi="Times New Roman" w:cs="David"/>
          <w:sz w:val="20"/>
          <w:szCs w:val="24"/>
          <w:rtl/>
          <w:lang w:eastAsia="he-IL"/>
        </w:rPr>
        <w:t>אין בכך כדי לפטור את המתכנן מאחריותו והתחייבויותיו לפי חוזה</w:t>
      </w:r>
      <w:r w:rsidRPr="002B2234">
        <w:rPr>
          <w:rFonts w:ascii="Times New Roman" w:eastAsia="Times New Roman" w:hAnsi="Times New Roman" w:cs="David" w:hint="cs"/>
          <w:sz w:val="20"/>
          <w:szCs w:val="24"/>
          <w:rtl/>
          <w:lang w:eastAsia="he-IL"/>
        </w:rPr>
        <w:t xml:space="preserve"> זה על נספחיו</w:t>
      </w:r>
      <w:r w:rsidRPr="002B2234">
        <w:rPr>
          <w:rFonts w:ascii="Times New Roman" w:eastAsia="Times New Roman" w:hAnsi="Times New Roman" w:cs="David"/>
          <w:sz w:val="20"/>
          <w:szCs w:val="24"/>
          <w:rtl/>
          <w:lang w:eastAsia="he-IL"/>
        </w:rPr>
        <w:t xml:space="preserve"> ומזכויות המזמין על פיו, והמתכנן </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ישא באחריות מלאה, כלפי המזמין וכלפי </w:t>
      </w:r>
      <w:r w:rsidRPr="002B2234">
        <w:rPr>
          <w:rFonts w:ascii="Times New Roman" w:eastAsia="Times New Roman" w:hAnsi="Times New Roman" w:cs="David" w:hint="cs"/>
          <w:sz w:val="20"/>
          <w:szCs w:val="24"/>
          <w:rtl/>
          <w:lang w:eastAsia="he-IL"/>
        </w:rPr>
        <w:t xml:space="preserve">כל </w:t>
      </w:r>
      <w:r w:rsidRPr="002B2234">
        <w:rPr>
          <w:rFonts w:ascii="Times New Roman" w:eastAsia="Times New Roman" w:hAnsi="Times New Roman" w:cs="David"/>
          <w:sz w:val="20"/>
          <w:szCs w:val="24"/>
          <w:rtl/>
          <w:lang w:eastAsia="he-IL"/>
        </w:rPr>
        <w:t xml:space="preserve">צד שלישי שהוא, גם לכל מעשה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באי כחם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עובדיהם</w:t>
      </w:r>
      <w:r w:rsidRPr="002B2234">
        <w:rPr>
          <w:rFonts w:ascii="Times New Roman" w:eastAsia="Times New Roman" w:hAnsi="Times New Roman" w:cs="David" w:hint="cs"/>
          <w:sz w:val="20"/>
          <w:szCs w:val="24"/>
          <w:rtl/>
          <w:lang w:eastAsia="he-IL"/>
        </w:rPr>
        <w:t xml:space="preserve"> ו/או מי מטעמם</w:t>
      </w:r>
      <w:r w:rsidRPr="002B2234">
        <w:rPr>
          <w:rFonts w:ascii="Times New Roman" w:eastAsia="Times New Roman" w:hAnsi="Times New Roman" w:cs="David"/>
          <w:sz w:val="20"/>
          <w:szCs w:val="24"/>
          <w:rtl/>
          <w:lang w:eastAsia="he-IL"/>
        </w:rPr>
        <w:t>, ואילו למזמין ישמרו כל זכויותיו כלפי המתכנן.</w:t>
      </w:r>
    </w:p>
    <w:p w14:paraId="2EADA750"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בות המתכנן כמתחייב מהאמור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2B2234">
        <w:rPr>
          <w:rFonts w:ascii="Times New Roman" w:eastAsia="Times New Roman" w:hAnsi="Times New Roman" w:cs="David" w:hint="cs"/>
          <w:sz w:val="20"/>
          <w:szCs w:val="24"/>
          <w:rtl/>
          <w:lang w:eastAsia="he-IL"/>
        </w:rPr>
        <w:t xml:space="preserve">את </w:t>
      </w:r>
      <w:r w:rsidRPr="002B2234">
        <w:rPr>
          <w:rFonts w:ascii="Times New Roman" w:eastAsia="Times New Roman" w:hAnsi="Times New Roman" w:cs="David"/>
          <w:sz w:val="20"/>
          <w:szCs w:val="24"/>
          <w:rtl/>
          <w:lang w:eastAsia="he-IL"/>
        </w:rPr>
        <w:t>החוזה ויחולו הוראות סעיף 12.3.2 ו-12.3.3 לעיל.</w:t>
      </w:r>
    </w:p>
    <w:p w14:paraId="56F879CF"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1565DA8F" w14:textId="77777777" w:rsidR="002B2234" w:rsidRPr="002B2234" w:rsidRDefault="002B2234" w:rsidP="002B2234">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2B2234">
        <w:rPr>
          <w:rFonts w:ascii="Times New Roman" w:eastAsia="Times New Roman" w:hAnsi="Times New Roman" w:cs="David"/>
          <w:bCs/>
          <w:sz w:val="20"/>
          <w:szCs w:val="24"/>
          <w:u w:val="single"/>
          <w:rtl/>
          <w:lang w:eastAsia="he-IL"/>
        </w:rPr>
        <w:t>סיום שרותי המתכנן</w:t>
      </w:r>
    </w:p>
    <w:p w14:paraId="7F7E6A0D"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יחושבו כבאים לסיום בכל אחד מהמקרים הבאים:</w:t>
      </w:r>
    </w:p>
    <w:p w14:paraId="2FB76737"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הובא לידי </w:t>
      </w:r>
      <w:r w:rsidRPr="002B2234">
        <w:rPr>
          <w:rFonts w:ascii="Times New Roman" w:eastAsia="Times New Roman" w:hAnsi="Times New Roman" w:cs="David" w:hint="cs"/>
          <w:sz w:val="20"/>
          <w:szCs w:val="24"/>
          <w:rtl/>
          <w:lang w:eastAsia="he-IL"/>
        </w:rPr>
        <w:t>גמר</w:t>
      </w:r>
      <w:r w:rsidRPr="002B2234">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29FF7170"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עם מתן 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שור בכתב ע"י המזמין למתכנן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הושלם מתן שרותי המתכנן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w:t>
      </w:r>
    </w:p>
    <w:p w14:paraId="47AFA1F7"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2B2234">
        <w:rPr>
          <w:rFonts w:ascii="Times New Roman" w:eastAsia="Times New Roman" w:hAnsi="Times New Roman" w:cs="David"/>
          <w:bCs/>
          <w:sz w:val="20"/>
          <w:szCs w:val="24"/>
          <w:u w:val="single"/>
          <w:rtl/>
          <w:lang w:eastAsia="he-IL"/>
        </w:rPr>
        <w:t>סודיות והמצאת מסמכים</w:t>
      </w:r>
    </w:p>
    <w:p w14:paraId="37E55720"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2B2234">
        <w:rPr>
          <w:rFonts w:ascii="Times New Roman" w:eastAsia="Times New Roman" w:hAnsi="Times New Roman" w:cs="David" w:hint="cs"/>
          <w:sz w:val="20"/>
          <w:szCs w:val="24"/>
          <w:rtl/>
          <w:lang w:eastAsia="he-IL"/>
        </w:rPr>
        <w:t>ו/או על ידי</w:t>
      </w:r>
      <w:r w:rsidRPr="002B2234">
        <w:rPr>
          <w:rFonts w:ascii="Times New Roman" w:eastAsia="Times New Roman" w:hAnsi="Times New Roman" w:cs="David"/>
          <w:sz w:val="20"/>
          <w:szCs w:val="24"/>
          <w:rtl/>
          <w:lang w:eastAsia="he-IL"/>
        </w:rPr>
        <w:t xml:space="preserve"> מ</w:t>
      </w:r>
      <w:r w:rsidRPr="002B2234">
        <w:rPr>
          <w:rFonts w:ascii="Times New Roman" w:eastAsia="Times New Roman" w:hAnsi="Times New Roman" w:cs="David" w:hint="cs"/>
          <w:sz w:val="20"/>
          <w:szCs w:val="24"/>
          <w:rtl/>
          <w:lang w:eastAsia="he-IL"/>
        </w:rPr>
        <w:t>י מ</w:t>
      </w:r>
      <w:r w:rsidRPr="002B2234">
        <w:rPr>
          <w:rFonts w:ascii="Times New Roman" w:eastAsia="Times New Roman" w:hAnsi="Times New Roman" w:cs="David"/>
          <w:sz w:val="20"/>
          <w:szCs w:val="24"/>
          <w:rtl/>
          <w:lang w:eastAsia="he-IL"/>
        </w:rPr>
        <w:t xml:space="preserve">טעמו ובין שהוכנו על ידי המזמין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המנהל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w:t>
      </w:r>
      <w:r w:rsidRPr="002B2234">
        <w:rPr>
          <w:rFonts w:ascii="Times New Roman" w:eastAsia="Times New Roman" w:hAnsi="Times New Roman" w:cs="David" w:hint="cs"/>
          <w:sz w:val="20"/>
          <w:szCs w:val="24"/>
          <w:rtl/>
          <w:lang w:eastAsia="he-IL"/>
        </w:rPr>
        <w:t xml:space="preserve">מי </w:t>
      </w:r>
      <w:r w:rsidRPr="002B2234">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744C2AA8"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מבלי לגרוע מאחריותו </w:t>
      </w:r>
      <w:r w:rsidRPr="002B2234">
        <w:rPr>
          <w:rFonts w:ascii="Times New Roman" w:eastAsia="Times New Roman" w:hAnsi="Times New Roman" w:cs="David" w:hint="cs"/>
          <w:sz w:val="20"/>
          <w:szCs w:val="24"/>
          <w:rtl/>
          <w:lang w:eastAsia="he-IL"/>
        </w:rPr>
        <w:t xml:space="preserve">של המתכנן </w:t>
      </w:r>
      <w:r w:rsidRPr="002B2234">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יציית המתכנן לכל דרישה של המנהל בדבר נקיטת אמצעי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290D6C8A"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יחתים את עובדיו</w:t>
      </w:r>
      <w:r w:rsidRPr="002B2234">
        <w:rPr>
          <w:rFonts w:ascii="Times New Roman" w:eastAsia="Times New Roman" w:hAnsi="Times New Roman" w:cs="David" w:hint="cs"/>
          <w:sz w:val="20"/>
          <w:szCs w:val="24"/>
          <w:rtl/>
          <w:lang w:eastAsia="he-IL"/>
        </w:rPr>
        <w:t xml:space="preserve"> ו/או שלוחיו ו/או אחר מטעמו</w:t>
      </w:r>
      <w:r w:rsidRPr="002B2234">
        <w:rPr>
          <w:rFonts w:ascii="Times New Roman" w:eastAsia="Times New Roman" w:hAnsi="Times New Roman" w:cs="David"/>
          <w:sz w:val="20"/>
          <w:szCs w:val="24"/>
          <w:rtl/>
          <w:lang w:eastAsia="he-IL"/>
        </w:rPr>
        <w:t xml:space="preserve"> בקשר עם ביצוע הסכם זה</w:t>
      </w:r>
      <w:r w:rsidRPr="002B2234">
        <w:rPr>
          <w:rFonts w:ascii="Times New Roman" w:eastAsia="Times New Roman" w:hAnsi="Times New Roman" w:cs="David" w:hint="cs"/>
          <w:sz w:val="20"/>
          <w:szCs w:val="24"/>
          <w:rtl/>
          <w:lang w:eastAsia="he-IL"/>
        </w:rPr>
        <w:t xml:space="preserve"> על נספחיו,</w:t>
      </w:r>
      <w:r w:rsidRPr="002B2234">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2B2234">
        <w:rPr>
          <w:rFonts w:ascii="Times New Roman" w:eastAsia="Times New Roman" w:hAnsi="Times New Roman" w:cs="David"/>
          <w:bCs/>
          <w:sz w:val="20"/>
          <w:szCs w:val="24"/>
          <w:rtl/>
          <w:lang w:eastAsia="he-IL"/>
        </w:rPr>
        <w:t>ו'</w:t>
      </w:r>
      <w:r w:rsidRPr="002B2234">
        <w:rPr>
          <w:rFonts w:ascii="Times New Roman" w:eastAsia="Times New Roman" w:hAnsi="Times New Roman" w:cs="David"/>
          <w:sz w:val="20"/>
          <w:szCs w:val="24"/>
          <w:rtl/>
          <w:lang w:eastAsia="he-IL"/>
        </w:rPr>
        <w:t>,.</w:t>
      </w:r>
    </w:p>
    <w:p w14:paraId="0309A734"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לפי דרישת המזמין ועם סיום שרותי 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2B2234">
        <w:rPr>
          <w:rFonts w:ascii="Times New Roman" w:eastAsia="Times New Roman" w:hAnsi="Times New Roman" w:cs="David" w:hint="cs"/>
          <w:sz w:val="20"/>
          <w:szCs w:val="24"/>
          <w:rtl/>
          <w:lang w:eastAsia="he-IL"/>
        </w:rPr>
        <w:t>.</w:t>
      </w:r>
    </w:p>
    <w:p w14:paraId="24602ACB"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2B2234">
        <w:rPr>
          <w:rFonts w:ascii="Times New Roman" w:eastAsia="Times New Roman" w:hAnsi="Times New Roman" w:cs="David"/>
          <w:bCs/>
          <w:sz w:val="20"/>
          <w:szCs w:val="24"/>
          <w:u w:val="single"/>
          <w:rtl/>
          <w:lang w:eastAsia="he-IL"/>
        </w:rPr>
        <w:t>ויתור על זכויות מצד המתכנן</w:t>
      </w:r>
    </w:p>
    <w:p w14:paraId="18566A5E"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השתמש המזמין כדין בסמכות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2B2234">
        <w:rPr>
          <w:rFonts w:ascii="Times New Roman" w:eastAsia="Times New Roman" w:hAnsi="Times New Roman" w:cs="David" w:hint="cs"/>
          <w:sz w:val="20"/>
          <w:szCs w:val="24"/>
          <w:rtl/>
          <w:lang w:eastAsia="he-IL"/>
        </w:rPr>
        <w:t>מתכנן כל טענה ו/או דרישה ו/או תלונה ו/או</w:t>
      </w:r>
      <w:r w:rsidRPr="002B2234">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w:t>
      </w:r>
      <w:r w:rsidRPr="002B2234">
        <w:rPr>
          <w:rFonts w:ascii="Times New Roman" w:eastAsia="Times New Roman" w:hAnsi="Times New Roman" w:cs="David" w:hint="cs"/>
          <w:sz w:val="20"/>
          <w:szCs w:val="24"/>
          <w:rtl/>
          <w:lang w:eastAsia="he-IL"/>
        </w:rPr>
        <w:t xml:space="preserve"> שיפוי ו/או</w:t>
      </w:r>
      <w:r w:rsidRPr="002B2234">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פגיעה במוניטין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הפסד</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לרבות הפסד רווח העלולים להיגרם לו עקב הביטול</w:t>
      </w:r>
      <w:r w:rsidRPr="002B2234">
        <w:rPr>
          <w:rFonts w:ascii="Times New Roman" w:eastAsia="Times New Roman" w:hAnsi="Times New Roman" w:cs="David" w:hint="cs"/>
          <w:sz w:val="20"/>
          <w:szCs w:val="24"/>
          <w:rtl/>
          <w:lang w:eastAsia="he-IL"/>
        </w:rPr>
        <w:t xml:space="preserve"> או</w:t>
      </w:r>
      <w:r w:rsidRPr="002B2234">
        <w:rPr>
          <w:rFonts w:ascii="Times New Roman" w:eastAsia="Times New Roman" w:hAnsi="Times New Roman" w:cs="David"/>
          <w:sz w:val="20"/>
          <w:szCs w:val="24"/>
          <w:rtl/>
          <w:lang w:eastAsia="he-IL"/>
        </w:rPr>
        <w:t xml:space="preserve"> ההפסקה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מכל סיבה אחרת.</w:t>
      </w:r>
    </w:p>
    <w:p w14:paraId="463B609B" w14:textId="77777777" w:rsidR="002B2234" w:rsidRPr="002B2234" w:rsidRDefault="002B2234" w:rsidP="002B2234">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2B2234">
        <w:rPr>
          <w:rFonts w:ascii="Times New Roman" w:eastAsia="Times New Roman" w:hAnsi="Times New Roman" w:cs="David" w:hint="cs"/>
          <w:sz w:val="20"/>
          <w:szCs w:val="24"/>
          <w:rtl/>
          <w:lang w:eastAsia="he-IL"/>
        </w:rPr>
        <w:t xml:space="preserve">, </w:t>
      </w:r>
      <w:r w:rsidRPr="002B2234">
        <w:rPr>
          <w:rFonts w:ascii="Times New Roman" w:eastAsia="Times New Roman" w:hAnsi="Times New Roman" w:cs="David"/>
          <w:sz w:val="20"/>
          <w:szCs w:val="24"/>
          <w:rtl/>
          <w:lang w:eastAsia="he-IL"/>
        </w:rPr>
        <w:t>שביצע המתכנן על פי חוזה זה.</w:t>
      </w:r>
    </w:p>
    <w:p w14:paraId="6EF5E695"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2B2234">
        <w:rPr>
          <w:rFonts w:ascii="Times New Roman" w:eastAsia="Times New Roman" w:hAnsi="Times New Roman" w:cs="David" w:hint="cs"/>
          <w:sz w:val="20"/>
          <w:szCs w:val="24"/>
          <w:rtl/>
          <w:lang w:eastAsia="he-IL"/>
        </w:rPr>
        <w:t xml:space="preserve">את </w:t>
      </w:r>
      <w:r w:rsidRPr="002B2234">
        <w:rPr>
          <w:rFonts w:ascii="Times New Roman" w:eastAsia="Times New Roman" w:hAnsi="Times New Roman" w:cs="David"/>
          <w:sz w:val="20"/>
          <w:szCs w:val="24"/>
          <w:rtl/>
          <w:lang w:eastAsia="he-IL"/>
        </w:rPr>
        <w:t>המשך ביצוע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רותי המתכנן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מסירתם לידי מתכנן אחר, והינו מתחייב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6A9BDEE2"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שונות</w:t>
      </w:r>
    </w:p>
    <w:p w14:paraId="78C26E92"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המנהל הראשי במשרד 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מתחייב לבצע את השירותים שעליו לבצע אישית ע</w:t>
      </w:r>
      <w:r w:rsidRPr="002B2234">
        <w:rPr>
          <w:rFonts w:ascii="Times New Roman" w:eastAsia="Times New Roman" w:hAnsi="Times New Roman" w:cs="David" w:hint="cs"/>
          <w:sz w:val="20"/>
          <w:szCs w:val="24"/>
          <w:rtl/>
          <w:lang w:eastAsia="he-IL"/>
        </w:rPr>
        <w:t>ל פ</w:t>
      </w:r>
      <w:r w:rsidRPr="002B2234">
        <w:rPr>
          <w:rFonts w:ascii="Times New Roman" w:eastAsia="Times New Roman" w:hAnsi="Times New Roman" w:cs="David"/>
          <w:sz w:val="20"/>
          <w:szCs w:val="24"/>
          <w:rtl/>
          <w:lang w:eastAsia="he-IL"/>
        </w:rPr>
        <w:t>י חוזה</w:t>
      </w:r>
      <w:r w:rsidRPr="002B2234">
        <w:rPr>
          <w:rFonts w:ascii="Times New Roman" w:eastAsia="Times New Roman" w:hAnsi="Times New Roman" w:cs="David" w:hint="cs"/>
          <w:sz w:val="20"/>
          <w:szCs w:val="24"/>
          <w:rtl/>
          <w:lang w:eastAsia="he-IL"/>
        </w:rPr>
        <w:t xml:space="preserve"> זה והינו</w:t>
      </w:r>
      <w:r w:rsidRPr="002B2234">
        <w:rPr>
          <w:rFonts w:ascii="Times New Roman" w:eastAsia="Times New Roman" w:hAnsi="Times New Roman" w:cs="David"/>
          <w:sz w:val="20"/>
          <w:szCs w:val="24"/>
          <w:rtl/>
          <w:lang w:eastAsia="he-IL"/>
        </w:rPr>
        <w:t xml:space="preserve"> אחראי וערב כלפי המזמין לב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התחייבויות המתכנן לפי חוזה</w:t>
      </w:r>
      <w:r w:rsidRPr="002B2234">
        <w:rPr>
          <w:rFonts w:ascii="Times New Roman" w:eastAsia="Times New Roman" w:hAnsi="Times New Roman" w:cs="David" w:hint="cs"/>
          <w:sz w:val="20"/>
          <w:szCs w:val="24"/>
          <w:rtl/>
          <w:lang w:eastAsia="he-IL"/>
        </w:rPr>
        <w:t xml:space="preserve"> זה על נספחיו</w:t>
      </w:r>
      <w:r w:rsidRPr="002B2234">
        <w:rPr>
          <w:rFonts w:ascii="Times New Roman" w:eastAsia="Times New Roman" w:hAnsi="Times New Roman" w:cs="David"/>
          <w:sz w:val="20"/>
          <w:szCs w:val="24"/>
          <w:rtl/>
          <w:lang w:eastAsia="he-IL"/>
        </w:rPr>
        <w:t>.</w:t>
      </w:r>
    </w:p>
    <w:p w14:paraId="5618DB83"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כל צד אשר יפר או לא יקיים איזו מהתחייבויותיו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יהיה חייב לפצות את הצד המקיים על כל הנזקים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ההפסדים שיגרמו לו עקב כך</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וזאת מבלי לגרוע מזכות הצד המקיים לכל סעד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תרופה אחרים ו/או נוספים.</w:t>
      </w:r>
    </w:p>
    <w:p w14:paraId="12AA0FD4" w14:textId="77777777" w:rsidR="002B2234" w:rsidRPr="002B2234" w:rsidRDefault="002B2234" w:rsidP="002B2234">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למניעת ספקות מוצהר במפורש</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212DE653" w14:textId="77777777" w:rsidR="002B2234" w:rsidRPr="002B2234" w:rsidRDefault="002B2234" w:rsidP="002B2234">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מצהיר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2B2234">
        <w:rPr>
          <w:rFonts w:ascii="Times New Roman" w:eastAsia="Times New Roman" w:hAnsi="Times New Roman" w:cs="David" w:hint="cs"/>
          <w:sz w:val="20"/>
          <w:szCs w:val="24"/>
          <w:rtl/>
          <w:lang w:eastAsia="he-IL"/>
        </w:rPr>
        <w:t>נבע</w:t>
      </w:r>
      <w:r w:rsidRPr="002B2234">
        <w:rPr>
          <w:rFonts w:ascii="Times New Roman" w:eastAsia="Times New Roman" w:hAnsi="Times New Roman" w:cs="David"/>
          <w:sz w:val="20"/>
          <w:szCs w:val="24"/>
          <w:rtl/>
          <w:lang w:eastAsia="he-IL"/>
        </w:rPr>
        <w:t xml:space="preserve"> מאי עמידתו בהתחייבויותיו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 זה.</w:t>
      </w:r>
    </w:p>
    <w:p w14:paraId="78E9BB5E"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39C5EE59"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מוסכם במפורש</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צוע כל </w:t>
      </w:r>
      <w:r w:rsidRPr="002B2234">
        <w:rPr>
          <w:rFonts w:ascii="Times New Roman" w:eastAsia="Times New Roman" w:hAnsi="Times New Roman" w:cs="David" w:hint="cs"/>
          <w:sz w:val="20"/>
          <w:szCs w:val="24"/>
          <w:rtl/>
          <w:lang w:eastAsia="he-IL"/>
        </w:rPr>
        <w:t>אחת</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אחת מהתחייבויות המזמין ע</w:t>
      </w:r>
      <w:r w:rsidRPr="002B2234">
        <w:rPr>
          <w:rFonts w:ascii="Times New Roman" w:eastAsia="Times New Roman" w:hAnsi="Times New Roman" w:cs="David" w:hint="cs"/>
          <w:sz w:val="20"/>
          <w:szCs w:val="24"/>
          <w:rtl/>
          <w:lang w:eastAsia="he-IL"/>
        </w:rPr>
        <w:t>ל פ</w:t>
      </w:r>
      <w:r w:rsidRPr="002B2234">
        <w:rPr>
          <w:rFonts w:ascii="Times New Roman" w:eastAsia="Times New Roman" w:hAnsi="Times New Roman" w:cs="David"/>
          <w:sz w:val="20"/>
          <w:szCs w:val="24"/>
          <w:rtl/>
          <w:lang w:eastAsia="he-IL"/>
        </w:rPr>
        <w:t>י</w:t>
      </w:r>
      <w:r w:rsidRPr="002B2234">
        <w:rPr>
          <w:rFonts w:ascii="Times New Roman" w:eastAsia="Times New Roman" w:hAnsi="Times New Roman" w:cs="David" w:hint="cs"/>
          <w:sz w:val="20"/>
          <w:szCs w:val="24"/>
          <w:rtl/>
          <w:lang w:eastAsia="he-IL"/>
        </w:rPr>
        <w:t xml:space="preserve"> </w:t>
      </w:r>
      <w:r w:rsidRPr="002B2234">
        <w:rPr>
          <w:rFonts w:ascii="Times New Roman" w:eastAsia="Times New Roman" w:hAnsi="Times New Roman" w:cs="David"/>
          <w:sz w:val="20"/>
          <w:szCs w:val="24"/>
          <w:rtl/>
          <w:lang w:eastAsia="he-IL"/>
        </w:rPr>
        <w:t>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מותנה בכך שהמתכנן יקיים תחילה את התחייבויותיו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עד לאותו מועד. המזמין זכאי, מבלי לפגוע </w:t>
      </w:r>
      <w:r w:rsidRPr="002B2234">
        <w:rPr>
          <w:rFonts w:ascii="Times New Roman" w:eastAsia="Times New Roman" w:hAnsi="Times New Roman" w:cs="David" w:hint="cs"/>
          <w:sz w:val="20"/>
          <w:szCs w:val="24"/>
          <w:rtl/>
          <w:lang w:eastAsia="he-IL"/>
        </w:rPr>
        <w:t>מכלליות ה</w:t>
      </w:r>
      <w:r w:rsidRPr="002B2234">
        <w:rPr>
          <w:rFonts w:ascii="Times New Roman" w:eastAsia="Times New Roman" w:hAnsi="Times New Roman" w:cs="David"/>
          <w:sz w:val="20"/>
          <w:szCs w:val="24"/>
          <w:rtl/>
          <w:lang w:eastAsia="he-IL"/>
        </w:rPr>
        <w:t>אמור בכל מקום אחר בחוזה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לעכב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התחי</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7955A711"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שום התנהגות מצד</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של מי</w:t>
      </w:r>
      <w:r w:rsidRPr="002B2234">
        <w:rPr>
          <w:rFonts w:ascii="Times New Roman" w:eastAsia="Times New Roman" w:hAnsi="Times New Roman" w:cs="David"/>
          <w:sz w:val="20"/>
          <w:szCs w:val="24"/>
          <w:rtl/>
          <w:lang w:eastAsia="he-IL"/>
        </w:rPr>
        <w:t xml:space="preserve"> מהצדדים לא תחשב כויתור על איזה מזכויותיו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ו/או</w:t>
      </w:r>
      <w:r w:rsidRPr="002B2234">
        <w:rPr>
          <w:rFonts w:ascii="Times New Roman" w:eastAsia="Times New Roman" w:hAnsi="Times New Roman" w:cs="David"/>
          <w:sz w:val="20"/>
          <w:szCs w:val="24"/>
          <w:rtl/>
          <w:lang w:eastAsia="he-IL"/>
        </w:rPr>
        <w:t xml:space="preserve"> ע</w:t>
      </w:r>
      <w:r w:rsidRPr="002B2234">
        <w:rPr>
          <w:rFonts w:ascii="Times New Roman" w:eastAsia="Times New Roman" w:hAnsi="Times New Roman" w:cs="David" w:hint="cs"/>
          <w:sz w:val="20"/>
          <w:szCs w:val="24"/>
          <w:rtl/>
          <w:lang w:eastAsia="he-IL"/>
        </w:rPr>
        <w:t>ל פי כל</w:t>
      </w:r>
      <w:r w:rsidRPr="002B2234">
        <w:rPr>
          <w:rFonts w:ascii="Times New Roman" w:eastAsia="Times New Roman" w:hAnsi="Times New Roman" w:cs="David"/>
          <w:sz w:val="20"/>
          <w:szCs w:val="24"/>
          <w:rtl/>
          <w:lang w:eastAsia="he-IL"/>
        </w:rPr>
        <w:t xml:space="preserve"> דין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כויתור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כהסכמה מצדו לאיזה הפרה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אי קיום של תנאי מתנאי חוזה</w:t>
      </w:r>
      <w:r w:rsidRPr="002B2234">
        <w:rPr>
          <w:rFonts w:ascii="Times New Roman" w:eastAsia="Times New Roman" w:hAnsi="Times New Roman" w:cs="David" w:hint="cs"/>
          <w:sz w:val="20"/>
          <w:szCs w:val="24"/>
          <w:rtl/>
          <w:lang w:eastAsia="he-IL"/>
        </w:rPr>
        <w:t xml:space="preserve"> זה ו/</w:t>
      </w:r>
      <w:r w:rsidRPr="002B2234">
        <w:rPr>
          <w:rFonts w:ascii="Times New Roman" w:eastAsia="Times New Roman" w:hAnsi="Times New Roman" w:cs="David"/>
          <w:sz w:val="20"/>
          <w:szCs w:val="24"/>
          <w:rtl/>
          <w:lang w:eastAsia="he-IL"/>
        </w:rPr>
        <w:t xml:space="preserve"> או כנותנת דחייה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ארכה לב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כל פעולה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ש</w:t>
      </w:r>
      <w:r w:rsidRPr="002B2234">
        <w:rPr>
          <w:rFonts w:ascii="Times New Roman" w:eastAsia="Times New Roman" w:hAnsi="Times New Roman" w:cs="David"/>
          <w:sz w:val="20"/>
          <w:szCs w:val="24"/>
          <w:rtl/>
          <w:lang w:eastAsia="he-IL"/>
        </w:rPr>
        <w:t>יש לעשותה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כש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נוי</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טול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תוספת של תנאי </w:t>
      </w:r>
      <w:r w:rsidRPr="002B2234">
        <w:rPr>
          <w:rFonts w:ascii="Times New Roman" w:eastAsia="Times New Roman" w:hAnsi="Times New Roman" w:cs="David" w:hint="cs"/>
          <w:sz w:val="20"/>
          <w:szCs w:val="24"/>
          <w:rtl/>
          <w:lang w:eastAsia="he-IL"/>
        </w:rPr>
        <w:t>כלשהו</w:t>
      </w:r>
      <w:r w:rsidRPr="002B2234">
        <w:rPr>
          <w:rFonts w:ascii="Times New Roman" w:eastAsia="Times New Roman" w:hAnsi="Times New Roman" w:cs="David"/>
          <w:sz w:val="20"/>
          <w:szCs w:val="24"/>
          <w:rtl/>
          <w:lang w:eastAsia="he-IL"/>
        </w:rPr>
        <w:t>, אלא אם נעשו במפורש ובכתב.</w:t>
      </w:r>
    </w:p>
    <w:p w14:paraId="65F7361A" w14:textId="77777777" w:rsidR="002B2234" w:rsidRPr="002B2234" w:rsidRDefault="002B2234" w:rsidP="002B2234">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מבלי לגרוע מכלליות האמור לעיל -</w:t>
      </w:r>
    </w:p>
    <w:p w14:paraId="57E37842"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4C895CA2"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תור כלשהו על זכויות וחובות לפי החוזה.</w:t>
      </w:r>
    </w:p>
    <w:p w14:paraId="4CB398D4"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במידה והמתכנן כולל מספר גופים או יחידים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20FADF06"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2B2234">
        <w:rPr>
          <w:rFonts w:ascii="Times New Roman" w:eastAsia="Times New Roman" w:hAnsi="Times New Roman" w:cs="David" w:hint="cs"/>
          <w:b/>
          <w:bCs/>
          <w:sz w:val="24"/>
          <w:szCs w:val="24"/>
          <w:rtl/>
          <w:lang w:eastAsia="he-IL"/>
        </w:rPr>
        <w:t>א</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בגין כל חיוב מחיובי המזמין </w:t>
      </w:r>
      <w:r w:rsidRPr="002B2234">
        <w:rPr>
          <w:rFonts w:ascii="Times New Roman" w:eastAsia="Times New Roman" w:hAnsi="Times New Roman" w:cs="David" w:hint="cs"/>
          <w:sz w:val="24"/>
          <w:szCs w:val="24"/>
          <w:rtl/>
          <w:lang w:eastAsia="he-IL"/>
        </w:rPr>
        <w:t>על פי</w:t>
      </w:r>
      <w:r w:rsidRPr="002B2234">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2B2234">
        <w:rPr>
          <w:rFonts w:ascii="Times New Roman" w:eastAsia="Times New Roman" w:hAnsi="Times New Roman" w:cs="David" w:hint="cs"/>
          <w:sz w:val="24"/>
          <w:szCs w:val="24"/>
          <w:rtl/>
          <w:lang w:eastAsia="he-IL"/>
        </w:rPr>
        <w:t>על פ</w:t>
      </w:r>
      <w:r w:rsidRPr="002B2234">
        <w:rPr>
          <w:rFonts w:ascii="Times New Roman" w:eastAsia="Times New Roman" w:hAnsi="Times New Roman" w:cs="David"/>
          <w:sz w:val="24"/>
          <w:szCs w:val="24"/>
          <w:rtl/>
          <w:lang w:eastAsia="he-IL"/>
        </w:rPr>
        <w:t>י חוזה זה. וזאת מבלי לגרוע מהאמור להלן בסיפא לס"ק זה.</w:t>
      </w:r>
    </w:p>
    <w:p w14:paraId="534AB322" w14:textId="77777777" w:rsidR="002B2234" w:rsidRPr="002B2234" w:rsidRDefault="002B2234" w:rsidP="002B2234">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2B2234">
        <w:rPr>
          <w:rFonts w:ascii="Times New Roman" w:eastAsia="Times New Roman" w:hAnsi="Times New Roman" w:cs="David"/>
          <w:sz w:val="24"/>
          <w:szCs w:val="24"/>
          <w:rtl/>
          <w:lang w:eastAsia="he-IL"/>
        </w:rPr>
        <w:t>המתכנן מתחייב בזה</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כי כל דרישה</w:t>
      </w:r>
      <w:r w:rsidRPr="002B2234">
        <w:rPr>
          <w:rFonts w:ascii="Times New Roman" w:eastAsia="Times New Roman" w:hAnsi="Times New Roman" w:cs="David" w:hint="cs"/>
          <w:sz w:val="24"/>
          <w:szCs w:val="24"/>
          <w:rtl/>
          <w:lang w:eastAsia="he-IL"/>
        </w:rPr>
        <w:t xml:space="preserve"> ו/או תלונה</w:t>
      </w:r>
      <w:r w:rsidRPr="002B2234">
        <w:rPr>
          <w:rFonts w:ascii="Times New Roman" w:eastAsia="Times New Roman" w:hAnsi="Times New Roman" w:cs="David"/>
          <w:sz w:val="24"/>
          <w:szCs w:val="24"/>
          <w:rtl/>
          <w:lang w:eastAsia="he-IL"/>
        </w:rPr>
        <w:t xml:space="preserve"> </w:t>
      </w:r>
      <w:r w:rsidRPr="002B2234">
        <w:rPr>
          <w:rFonts w:ascii="Times New Roman" w:eastAsia="Times New Roman" w:hAnsi="Times New Roman" w:cs="David" w:hint="cs"/>
          <w:sz w:val="24"/>
          <w:szCs w:val="24"/>
          <w:rtl/>
          <w:lang w:eastAsia="he-IL"/>
        </w:rPr>
        <w:t xml:space="preserve">ו/או </w:t>
      </w:r>
      <w:r w:rsidRPr="002B2234">
        <w:rPr>
          <w:rFonts w:ascii="Times New Roman" w:eastAsia="Times New Roman" w:hAnsi="Times New Roman" w:cs="David"/>
          <w:sz w:val="24"/>
          <w:szCs w:val="24"/>
          <w:rtl/>
          <w:lang w:eastAsia="he-IL"/>
        </w:rPr>
        <w:t>טענה ו/או תביעה, ככל שתהיינה לו כנגד המזמין בגין חיובי המזמין ע</w:t>
      </w:r>
      <w:r w:rsidRPr="002B2234">
        <w:rPr>
          <w:rFonts w:ascii="Times New Roman" w:eastAsia="Times New Roman" w:hAnsi="Times New Roman" w:cs="David" w:hint="cs"/>
          <w:sz w:val="24"/>
          <w:szCs w:val="24"/>
          <w:rtl/>
          <w:lang w:eastAsia="he-IL"/>
        </w:rPr>
        <w:t>ל פי</w:t>
      </w:r>
      <w:r w:rsidRPr="002B2234">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2B2234">
        <w:rPr>
          <w:rFonts w:ascii="Times New Roman" w:eastAsia="Times New Roman" w:hAnsi="Times New Roman" w:cs="David" w:hint="cs"/>
          <w:b/>
          <w:bCs/>
          <w:sz w:val="24"/>
          <w:szCs w:val="24"/>
          <w:rtl/>
          <w:lang w:eastAsia="he-IL"/>
        </w:rPr>
        <w:t>א</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אותו דין</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יחול לגבי תביעה של מי מיחידי המזמין כנגד המתכנן</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קרי</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תביעה כאמור</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2B2234">
        <w:rPr>
          <w:rFonts w:ascii="Times New Roman" w:eastAsia="Times New Roman" w:hAnsi="Times New Roman" w:cs="David" w:hint="cs"/>
          <w:b/>
          <w:bCs/>
          <w:sz w:val="24"/>
          <w:szCs w:val="24"/>
          <w:rtl/>
          <w:lang w:eastAsia="he-IL"/>
        </w:rPr>
        <w:t>א</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w:t>
      </w:r>
    </w:p>
    <w:p w14:paraId="73C703E7"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34EDABFB" w14:textId="77777777" w:rsidR="002B2234" w:rsidRPr="002B2234" w:rsidRDefault="002B2234" w:rsidP="002B2234">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למען הסר ספק</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מוסכם ומוצהר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1CEB87CA"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12C50E6D"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חוזה זה על נספחיו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2CC72E5C" w14:textId="77777777" w:rsidR="002B2234" w:rsidRDefault="002B2234" w:rsidP="00735E3D">
      <w:pPr>
        <w:widowControl w:val="0"/>
        <w:numPr>
          <w:ilvl w:val="1"/>
          <w:numId w:val="1"/>
        </w:numPr>
        <w:spacing w:before="0" w:beforeAutospacing="0" w:after="0" w:afterAutospacing="0" w:line="240" w:lineRule="auto"/>
        <w:ind w:left="788" w:hanging="431"/>
        <w:jc w:val="both"/>
        <w:rPr>
          <w:rFonts w:ascii="Times New Roman" w:eastAsia="Times New Roman" w:hAnsi="Times New Roman" w:cs="David"/>
          <w:sz w:val="20"/>
          <w:szCs w:val="24"/>
          <w:lang w:eastAsia="he-IL"/>
        </w:rPr>
      </w:pPr>
      <w:r w:rsidRPr="00735E3D">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735E3D">
        <w:rPr>
          <w:rFonts w:ascii="Times New Roman" w:eastAsia="Times New Roman" w:hAnsi="Times New Roman" w:cs="David" w:hint="cs"/>
          <w:sz w:val="20"/>
          <w:szCs w:val="24"/>
          <w:rtl/>
          <w:lang w:eastAsia="he-IL"/>
        </w:rPr>
        <w:t>רשום</w:t>
      </w:r>
      <w:r w:rsidRPr="00735E3D">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735E3D">
        <w:rPr>
          <w:rFonts w:ascii="Times New Roman" w:eastAsia="Times New Roman" w:hAnsi="Times New Roman" w:cs="David" w:hint="cs"/>
          <w:sz w:val="20"/>
          <w:szCs w:val="24"/>
          <w:rtl/>
          <w:lang w:eastAsia="he-IL"/>
        </w:rPr>
        <w:t>,</w:t>
      </w:r>
      <w:r w:rsidRPr="00735E3D">
        <w:rPr>
          <w:rFonts w:ascii="Times New Roman" w:eastAsia="Times New Roman" w:hAnsi="Times New Roman" w:cs="David"/>
          <w:sz w:val="20"/>
          <w:szCs w:val="24"/>
          <w:rtl/>
          <w:lang w:eastAsia="he-IL"/>
        </w:rPr>
        <w:t xml:space="preserve"> תחשב היא כמתקבלת ביום משלוח או מסירתה כאמור.</w:t>
      </w:r>
    </w:p>
    <w:p w14:paraId="704A5330" w14:textId="77777777" w:rsidR="00735E3D" w:rsidRDefault="00735E3D" w:rsidP="00735E3D">
      <w:pPr>
        <w:widowControl w:val="0"/>
        <w:spacing w:before="0" w:beforeAutospacing="0" w:after="0" w:afterAutospacing="0" w:line="240" w:lineRule="auto"/>
        <w:ind w:left="788"/>
        <w:jc w:val="both"/>
        <w:rPr>
          <w:rFonts w:ascii="Times New Roman" w:eastAsia="Times New Roman" w:hAnsi="Times New Roman" w:cs="David"/>
          <w:sz w:val="20"/>
          <w:szCs w:val="24"/>
          <w:rtl/>
          <w:lang w:eastAsia="he-IL"/>
        </w:rPr>
      </w:pPr>
    </w:p>
    <w:p w14:paraId="6E665B7C" w14:textId="77777777" w:rsidR="002B2234" w:rsidRDefault="002B2234">
      <w:pPr>
        <w:bidi w:val="0"/>
        <w:spacing w:before="0" w:beforeAutospacing="0" w:after="160" w:afterAutospacing="0" w:line="259" w:lineRule="auto"/>
        <w:rPr>
          <w:rFonts w:ascii="Times New Roman" w:eastAsia="Times New Roman" w:hAnsi="Times New Roman" w:cs="David"/>
          <w:bCs/>
          <w:sz w:val="20"/>
          <w:szCs w:val="24"/>
          <w:rtl/>
          <w:lang w:eastAsia="he-IL"/>
        </w:rPr>
      </w:pPr>
    </w:p>
    <w:p w14:paraId="67D09869" w14:textId="77777777" w:rsidR="00735E3D" w:rsidRPr="00B27B4C" w:rsidRDefault="00735E3D" w:rsidP="00735E3D">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B27B4C">
        <w:rPr>
          <w:rFonts w:ascii="Times New Roman" w:eastAsia="Times New Roman" w:hAnsi="Times New Roman" w:cs="David"/>
          <w:bCs/>
          <w:sz w:val="20"/>
          <w:szCs w:val="24"/>
          <w:rtl/>
          <w:lang w:eastAsia="he-IL"/>
        </w:rPr>
        <w:t>ולראיה באו הצדדים על החתום:</w:t>
      </w:r>
    </w:p>
    <w:p w14:paraId="4873D16E" w14:textId="77777777" w:rsidR="00735E3D" w:rsidRPr="00B27B4C" w:rsidDel="007E2A61" w:rsidRDefault="00735E3D" w:rsidP="00735E3D">
      <w:pPr>
        <w:widowControl w:val="0"/>
        <w:tabs>
          <w:tab w:val="center" w:pos="1649"/>
          <w:tab w:val="center" w:pos="7177"/>
        </w:tabs>
        <w:spacing w:before="0" w:beforeAutospacing="0" w:after="0" w:afterAutospacing="0" w:line="240" w:lineRule="auto"/>
        <w:jc w:val="both"/>
        <w:rPr>
          <w:del w:id="9" w:author="Meryl Etman" w:date="2021-05-26T16:53:00Z"/>
          <w:rFonts w:ascii="Times New Roman" w:eastAsia="Times New Roman" w:hAnsi="Times New Roman" w:cs="David"/>
          <w:sz w:val="20"/>
          <w:szCs w:val="24"/>
          <w:rtl/>
          <w:lang w:eastAsia="he-IL"/>
        </w:rPr>
      </w:pPr>
    </w:p>
    <w:p w14:paraId="1E364846" w14:textId="77777777" w:rsidR="00735E3D" w:rsidRPr="00B27B4C" w:rsidRDefault="00735E3D" w:rsidP="00735E3D">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237F5AB5" w14:textId="77777777" w:rsidR="00735E3D" w:rsidRPr="00B27B4C" w:rsidRDefault="00735E3D" w:rsidP="00735E3D">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67C78AD9" w14:textId="7D83BD86" w:rsidR="00735E3D" w:rsidRPr="00DE7868" w:rsidRDefault="00735E3D" w:rsidP="00735E3D">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368116510"/>
          <w:placeholder>
            <w:docPart w:val="43FE4C324B3D4D45903EBE903CEA264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0" w:author="Meryl Etman" w:date="2021-05-26T16:37:00Z">
            <w:r w:rsidR="003F6BD9">
              <w:rPr>
                <w:rFonts w:ascii="Times New Roman" w:eastAsia="Times New Roman" w:hAnsi="Times New Roman" w:cs="David"/>
                <w:color w:val="00B0F0"/>
                <w:sz w:val="20"/>
                <w:szCs w:val="24"/>
                <w:u w:val="single"/>
                <w:rtl/>
                <w:lang w:eastAsia="he-IL"/>
              </w:rPr>
              <w:t>רמאור בע"מ</w:t>
            </w:r>
          </w:ins>
        </w:sdtContent>
      </w:sdt>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1697851747"/>
          <w:placeholder>
            <w:docPart w:val="62B894F6C7B6442598F0D71DFE4A06C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ins w:id="11" w:author="Meryl Etman" w:date="2021-05-26T16:33:00Z">
            <w:r w:rsidR="003F6BD9" w:rsidRPr="003E6FC4">
              <w:rPr>
                <w:rStyle w:val="a7"/>
                <w:rtl/>
              </w:rPr>
              <w:t>[שם צד א]</w:t>
            </w:r>
          </w:ins>
        </w:sdtContent>
      </w:sdt>
    </w:p>
    <w:p w14:paraId="6D269067" w14:textId="77777777" w:rsidR="00735E3D" w:rsidRPr="00B27B4C" w:rsidDel="007E2A61" w:rsidRDefault="00735E3D" w:rsidP="00735E3D">
      <w:pPr>
        <w:widowControl w:val="0"/>
        <w:tabs>
          <w:tab w:val="center" w:pos="1649"/>
          <w:tab w:val="center" w:pos="7177"/>
        </w:tabs>
        <w:spacing w:before="0" w:beforeAutospacing="0" w:after="480" w:afterAutospacing="0" w:line="240" w:lineRule="auto"/>
        <w:jc w:val="both"/>
        <w:rPr>
          <w:del w:id="12" w:author="Meryl Etman" w:date="2021-05-26T16:53:00Z"/>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המתכנן</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7B7EBCFF" w14:textId="77777777" w:rsidR="00735E3D" w:rsidRPr="00B27B4C" w:rsidRDefault="00735E3D">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Change w:id="13" w:author="Meryl Etman" w:date="2021-05-26T16:53:00Z">
          <w:pPr>
            <w:widowControl w:val="0"/>
            <w:spacing w:before="0" w:beforeAutospacing="0" w:after="0" w:afterAutospacing="0" w:line="240" w:lineRule="auto"/>
            <w:jc w:val="both"/>
          </w:pPr>
        </w:pPrChange>
      </w:pPr>
    </w:p>
    <w:p w14:paraId="48256CF6"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ED1E99D"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35FC1A7B"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390B07C" w14:textId="77777777" w:rsidR="00735E3D" w:rsidRDefault="00735E3D" w:rsidP="00735E3D">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00CF49AF"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2B4A80BD"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6439950C" w14:textId="77777777" w:rsidR="002B2234" w:rsidRPr="002B2234" w:rsidRDefault="002B2234" w:rsidP="002B2234">
      <w:pPr>
        <w:widowControl w:val="0"/>
        <w:spacing w:before="0" w:beforeAutospacing="0" w:after="0" w:afterAutospacing="0" w:line="240" w:lineRule="auto"/>
        <w:outlineLvl w:val="3"/>
        <w:rPr>
          <w:rFonts w:ascii="Times New Roman" w:eastAsia="Times New Roman" w:hAnsi="Times New Roman" w:cs="David"/>
          <w:bCs/>
          <w:sz w:val="24"/>
          <w:szCs w:val="24"/>
          <w:u w:val="single"/>
          <w:rtl/>
          <w:lang w:eastAsia="he-IL"/>
        </w:rPr>
      </w:pPr>
    </w:p>
    <w:p w14:paraId="1017D028"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C9941C7" w14:textId="446E543D" w:rsidR="002B2234" w:rsidRPr="002B2234" w:rsidDel="007E2A61" w:rsidRDefault="002B2234" w:rsidP="002B2234">
      <w:pPr>
        <w:widowControl w:val="0"/>
        <w:bidi w:val="0"/>
        <w:spacing w:before="0" w:beforeAutospacing="0" w:after="0" w:afterAutospacing="0" w:line="240" w:lineRule="auto"/>
        <w:rPr>
          <w:del w:id="14" w:author="Meryl Etman" w:date="2021-05-26T16:53:00Z"/>
          <w:rFonts w:ascii="Times New Roman" w:eastAsia="Times New Roman" w:hAnsi="Times New Roman" w:cs="David"/>
          <w:sz w:val="20"/>
          <w:szCs w:val="20"/>
          <w:lang w:eastAsia="he-IL"/>
        </w:rPr>
      </w:pPr>
    </w:p>
    <w:p w14:paraId="1E7D78CA" w14:textId="57A282D3" w:rsidR="002B2234" w:rsidRPr="002B2234" w:rsidDel="007E2A61" w:rsidRDefault="002B2234" w:rsidP="002B2234">
      <w:pPr>
        <w:widowControl w:val="0"/>
        <w:bidi w:val="0"/>
        <w:spacing w:before="0" w:beforeAutospacing="0" w:after="0" w:afterAutospacing="0" w:line="240" w:lineRule="auto"/>
        <w:rPr>
          <w:del w:id="15" w:author="Meryl Etman" w:date="2021-05-26T16:53:00Z"/>
          <w:rFonts w:ascii="Times New Roman" w:eastAsia="Times New Roman" w:hAnsi="Times New Roman" w:cs="David"/>
          <w:sz w:val="20"/>
          <w:szCs w:val="20"/>
          <w:lang w:eastAsia="he-IL"/>
        </w:rPr>
      </w:pPr>
    </w:p>
    <w:p w14:paraId="4E8F9CD9" w14:textId="1081AA41" w:rsidR="002B2234" w:rsidRPr="002B2234" w:rsidDel="007E2A61" w:rsidRDefault="002B2234" w:rsidP="002B2234">
      <w:pPr>
        <w:widowControl w:val="0"/>
        <w:bidi w:val="0"/>
        <w:spacing w:before="0" w:beforeAutospacing="0" w:after="0" w:afterAutospacing="0" w:line="240" w:lineRule="auto"/>
        <w:rPr>
          <w:del w:id="16" w:author="Meryl Etman" w:date="2021-05-26T16:53:00Z"/>
          <w:rFonts w:ascii="Times New Roman" w:eastAsia="Times New Roman" w:hAnsi="Times New Roman" w:cs="David"/>
          <w:sz w:val="20"/>
          <w:szCs w:val="20"/>
          <w:lang w:eastAsia="he-IL"/>
        </w:rPr>
      </w:pPr>
    </w:p>
    <w:p w14:paraId="768104E6" w14:textId="596D2BAB" w:rsidR="002B2234" w:rsidRPr="002B2234" w:rsidDel="007E2A61" w:rsidRDefault="002B2234" w:rsidP="002B2234">
      <w:pPr>
        <w:widowControl w:val="0"/>
        <w:bidi w:val="0"/>
        <w:spacing w:before="0" w:beforeAutospacing="0" w:after="0" w:afterAutospacing="0" w:line="240" w:lineRule="auto"/>
        <w:rPr>
          <w:del w:id="17" w:author="Meryl Etman" w:date="2021-05-26T16:53:00Z"/>
          <w:rFonts w:ascii="Times New Roman" w:eastAsia="Times New Roman" w:hAnsi="Times New Roman" w:cs="David"/>
          <w:sz w:val="20"/>
          <w:szCs w:val="20"/>
          <w:lang w:eastAsia="he-IL"/>
        </w:rPr>
      </w:pPr>
    </w:p>
    <w:p w14:paraId="4EA5E41D" w14:textId="4C3137D5" w:rsidR="002B2234" w:rsidRPr="002B2234" w:rsidDel="007E2A61" w:rsidRDefault="002B2234" w:rsidP="002B2234">
      <w:pPr>
        <w:widowControl w:val="0"/>
        <w:bidi w:val="0"/>
        <w:spacing w:before="0" w:beforeAutospacing="0" w:after="0" w:afterAutospacing="0" w:line="240" w:lineRule="auto"/>
        <w:rPr>
          <w:del w:id="18" w:author="Meryl Etman" w:date="2021-05-26T16:53:00Z"/>
          <w:rFonts w:ascii="Times New Roman" w:eastAsia="Times New Roman" w:hAnsi="Times New Roman" w:cs="David"/>
          <w:sz w:val="20"/>
          <w:szCs w:val="20"/>
          <w:lang w:eastAsia="he-IL"/>
        </w:rPr>
      </w:pPr>
    </w:p>
    <w:p w14:paraId="4D2D106A" w14:textId="1737B1C2" w:rsidR="002B2234" w:rsidRPr="002B2234" w:rsidDel="007E2A61" w:rsidRDefault="002B2234" w:rsidP="002B2234">
      <w:pPr>
        <w:widowControl w:val="0"/>
        <w:bidi w:val="0"/>
        <w:spacing w:before="0" w:beforeAutospacing="0" w:after="0" w:afterAutospacing="0" w:line="240" w:lineRule="auto"/>
        <w:rPr>
          <w:del w:id="19" w:author="Meryl Etman" w:date="2021-05-26T16:53:00Z"/>
          <w:rFonts w:ascii="Times New Roman" w:eastAsia="Times New Roman" w:hAnsi="Times New Roman" w:cs="David"/>
          <w:sz w:val="20"/>
          <w:szCs w:val="20"/>
          <w:lang w:eastAsia="he-IL"/>
        </w:rPr>
      </w:pPr>
    </w:p>
    <w:p w14:paraId="54DB9137" w14:textId="4EAB2EFA" w:rsidR="002B2234" w:rsidRPr="002B2234" w:rsidDel="007E2A61" w:rsidRDefault="002B2234" w:rsidP="002B2234">
      <w:pPr>
        <w:widowControl w:val="0"/>
        <w:bidi w:val="0"/>
        <w:spacing w:before="0" w:beforeAutospacing="0" w:after="0" w:afterAutospacing="0" w:line="240" w:lineRule="auto"/>
        <w:rPr>
          <w:del w:id="20" w:author="Meryl Etman" w:date="2021-05-26T16:53:00Z"/>
          <w:rFonts w:ascii="Times New Roman" w:eastAsia="Times New Roman" w:hAnsi="Times New Roman" w:cs="David"/>
          <w:sz w:val="20"/>
          <w:szCs w:val="20"/>
          <w:lang w:eastAsia="he-IL"/>
        </w:rPr>
      </w:pPr>
    </w:p>
    <w:p w14:paraId="065EDB9A" w14:textId="1835FBF3" w:rsidR="002B2234" w:rsidRPr="002B2234" w:rsidDel="007E2A61" w:rsidRDefault="002B2234" w:rsidP="002B2234">
      <w:pPr>
        <w:widowControl w:val="0"/>
        <w:bidi w:val="0"/>
        <w:spacing w:before="0" w:beforeAutospacing="0" w:after="0" w:afterAutospacing="0" w:line="240" w:lineRule="auto"/>
        <w:rPr>
          <w:del w:id="21" w:author="Meryl Etman" w:date="2021-05-26T16:53:00Z"/>
          <w:rFonts w:ascii="Times New Roman" w:eastAsia="Times New Roman" w:hAnsi="Times New Roman" w:cs="David"/>
          <w:sz w:val="20"/>
          <w:szCs w:val="20"/>
          <w:lang w:eastAsia="he-IL"/>
        </w:rPr>
      </w:pPr>
    </w:p>
    <w:p w14:paraId="001B56A6" w14:textId="22432584" w:rsidR="00735E3D" w:rsidRDefault="00735E3D" w:rsidP="00735E3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33D7DE85" w14:textId="77777777" w:rsidR="00735E3D" w:rsidRPr="00B27B4C" w:rsidRDefault="00735E3D" w:rsidP="00735E3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7B806157"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07234AB5"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FF5BE38" w14:textId="4003A2D5" w:rsidR="00735E3D" w:rsidRPr="00B27B4C" w:rsidRDefault="00735E3D" w:rsidP="007E2A6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 xml:space="preserve">פרויקט לבניית יחידות דיור, שטחי </w:t>
      </w:r>
      <w:del w:id="22" w:author="Meryl Etman" w:date="2021-05-26T16:39:00Z">
        <w:r w:rsidRPr="00B27B4C" w:rsidDel="003F6BD9">
          <w:rPr>
            <w:rFonts w:ascii="Times New Roman" w:eastAsia="Times New Roman" w:hAnsi="Times New Roman" w:cs="David" w:hint="cs"/>
            <w:sz w:val="24"/>
            <w:szCs w:val="24"/>
            <w:rtl/>
            <w:lang w:eastAsia="he-IL"/>
          </w:rPr>
          <w:delText>מסחר ומשרדים</w:delText>
        </w:r>
      </w:del>
      <w:ins w:id="23" w:author="Meryl Etman" w:date="2021-05-26T16:39:00Z">
        <w:r w:rsidR="003F6BD9">
          <w:rPr>
            <w:rFonts w:ascii="Times New Roman" w:eastAsia="Times New Roman" w:hAnsi="Times New Roman" w:cs="David" w:hint="cs"/>
            <w:sz w:val="24"/>
            <w:szCs w:val="24"/>
            <w:rtl/>
            <w:lang w:eastAsia="he-IL"/>
          </w:rPr>
          <w:t>תעסוקה ומוסד ציבורי</w:t>
        </w:r>
      </w:ins>
      <w:r w:rsidRPr="00B27B4C">
        <w:rPr>
          <w:rFonts w:ascii="Times New Roman" w:eastAsia="Times New Roman" w:hAnsi="Times New Roman" w:cs="David" w:hint="cs"/>
          <w:sz w:val="24"/>
          <w:szCs w:val="24"/>
          <w:rtl/>
          <w:lang w:eastAsia="he-IL"/>
        </w:rPr>
        <w:t>,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00911422858C4BCE8120469B9F47FB4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24" w:author="Meryl Etman" w:date="2021-05-26T16:32:00Z">
            <w:r w:rsidR="003F6BD9">
              <w:rPr>
                <w:rFonts w:ascii="Times New Roman" w:eastAsia="Times New Roman" w:hAnsi="Times New Roman" w:cs="David" w:hint="cs"/>
                <w:color w:val="00B0F0"/>
                <w:sz w:val="24"/>
                <w:szCs w:val="24"/>
                <w:rtl/>
                <w:lang w:eastAsia="he-IL"/>
              </w:rPr>
              <w:t>נס ציונה</w:t>
            </w:r>
          </w:ins>
        </w:sdtContent>
      </w:sdt>
      <w:r w:rsidRPr="00E95AE9">
        <w:rPr>
          <w:rFonts w:ascii="Times New Roman" w:eastAsia="Times New Roman" w:hAnsi="Times New Roman" w:cs="David" w:hint="cs"/>
          <w:color w:val="00B0F0"/>
          <w:sz w:val="24"/>
          <w:szCs w:val="24"/>
          <w:rtl/>
          <w:lang w:eastAsia="he-IL"/>
        </w:rPr>
        <w:t xml:space="preserve"> - </w:t>
      </w:r>
      <w:customXmlDelRangeStart w:id="25" w:author="Meryl Etman" w:date="2021-05-26T16:38:00Z"/>
      <w:sdt>
        <w:sdtPr>
          <w:rPr>
            <w:rFonts w:ascii="Times New Roman" w:eastAsia="Times New Roman" w:hAnsi="Times New Roman" w:cs="David" w:hint="cs"/>
            <w:color w:val="00B0F0"/>
            <w:sz w:val="24"/>
            <w:szCs w:val="24"/>
            <w:rtl/>
          </w:rPr>
          <w:alias w:val="שם אתר"/>
          <w:tag w:val="cntSite"/>
          <w:id w:val="-1682512962"/>
          <w:placeholder>
            <w:docPart w:val="2CE2ACED0BFA4946960641CABE43A15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customXmlDelRangeEnd w:id="25"/>
          <w:customXmlDelRangeStart w:id="26" w:author="Meryl Etman" w:date="2021-05-26T16:38:00Z"/>
        </w:sdtContent>
      </w:sdt>
      <w:customXmlDelRangeEnd w:id="26"/>
      <w:del w:id="27" w:author="Meryl Etman" w:date="2021-05-26T16:38:00Z">
        <w:r w:rsidRPr="00E95AE9" w:rsidDel="003F6BD9">
          <w:rPr>
            <w:rFonts w:ascii="Times New Roman" w:eastAsia="Times New Roman" w:hAnsi="Times New Roman" w:cs="David" w:hint="cs"/>
            <w:color w:val="00B0F0"/>
            <w:sz w:val="24"/>
            <w:szCs w:val="24"/>
            <w:rtl/>
            <w:lang w:eastAsia="he-IL"/>
          </w:rPr>
          <w:delText xml:space="preserve">, </w:delText>
        </w:r>
      </w:del>
      <w:sdt>
        <w:sdtPr>
          <w:rPr>
            <w:rFonts w:ascii="Times New Roman" w:eastAsia="Times New Roman" w:hAnsi="Times New Roman" w:cs="David" w:hint="cs"/>
            <w:color w:val="00B0F0"/>
            <w:sz w:val="24"/>
            <w:szCs w:val="24"/>
            <w:rtl/>
          </w:rPr>
          <w:alias w:val="שם הפרויקט"/>
          <w:tag w:val="cntProjectName"/>
          <w:id w:val="-1647974920"/>
          <w:placeholder>
            <w:docPart w:val="A8EBB78BD70E4147A6E024D30746599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28" w:author="Meryl Etman" w:date="2021-05-26T16:32:00Z">
            <w:r w:rsidR="003F6BD9">
              <w:rPr>
                <w:rFonts w:ascii="Times New Roman" w:eastAsia="Times New Roman" w:hAnsi="Times New Roman" w:cs="David" w:hint="cs"/>
                <w:color w:val="00B0F0"/>
                <w:sz w:val="24"/>
                <w:szCs w:val="24"/>
                <w:rtl/>
              </w:rPr>
              <w:t>סביוני נצר סירני - בניין 31</w:t>
            </w:r>
          </w:ins>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418F5A96"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3930A3B" w14:textId="6C8CD5B9" w:rsidR="00735E3D" w:rsidRPr="00B27B4C" w:rsidRDefault="00735E3D" w:rsidP="00735E3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0EA9C9DE71F845B5912A1725FC68507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ins w:id="29" w:author="Meryl Etman" w:date="2021-05-26T16:35:00Z">
            <w:r w:rsidR="003F6BD9">
              <w:rPr>
                <w:rFonts w:ascii="Times New Roman" w:eastAsia="Times New Roman" w:hAnsi="Times New Roman" w:cs="David" w:hint="cs"/>
                <w:color w:val="008000"/>
                <w:sz w:val="24"/>
                <w:szCs w:val="24"/>
                <w:rtl/>
              </w:rPr>
              <w:t>407-0508069</w:t>
            </w:r>
          </w:ins>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449910406AD04649A089B6776B01EE3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ins w:id="30" w:author="Meryl Etman" w:date="2021-05-26T16:35:00Z">
            <w:r w:rsidR="003F6BD9">
              <w:rPr>
                <w:rFonts w:ascii="Times New Roman" w:eastAsia="Times New Roman" w:hAnsi="Times New Roman" w:cs="David" w:hint="cs"/>
                <w:sz w:val="24"/>
                <w:szCs w:val="24"/>
                <w:rtl/>
                <w:lang w:eastAsia="he-IL"/>
              </w:rPr>
              <w:t>4722</w:t>
            </w:r>
          </w:ins>
        </w:sdtContent>
      </w:sdt>
      <w:ins w:id="31" w:author="Meryl Etman" w:date="2021-05-26T16:39:00Z">
        <w:r w:rsidR="003F6BD9">
          <w:rPr>
            <w:rFonts w:ascii="Times New Roman" w:eastAsia="Times New Roman" w:hAnsi="Times New Roman" w:cs="David" w:hint="cs"/>
            <w:sz w:val="24"/>
            <w:szCs w:val="24"/>
            <w:rtl/>
            <w:lang w:eastAsia="he-IL"/>
          </w:rPr>
          <w:t>, חלקה 82.</w:t>
        </w:r>
      </w:ins>
      <w:del w:id="32" w:author="Meryl Etman" w:date="2021-05-26T16:39:00Z">
        <w:r w:rsidRPr="00B27B4C" w:rsidDel="003F6BD9">
          <w:rPr>
            <w:rFonts w:ascii="Times New Roman" w:eastAsia="Times New Roman" w:hAnsi="Times New Roman" w:cs="David" w:hint="cs"/>
            <w:sz w:val="24"/>
            <w:szCs w:val="24"/>
            <w:rtl/>
            <w:lang w:eastAsia="he-IL"/>
          </w:rPr>
          <w:delText>.</w:delText>
        </w:r>
      </w:del>
    </w:p>
    <w:p w14:paraId="2AFC35D4" w14:textId="77777777" w:rsidR="00735E3D" w:rsidRPr="00B27B4C" w:rsidRDefault="00735E3D" w:rsidP="00735E3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28A9C8EE" w14:textId="77777777" w:rsidR="00735E3D" w:rsidRPr="00B27B4C" w:rsidRDefault="00735E3D" w:rsidP="00735E3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48E0DCF" w14:textId="6A5C7168" w:rsidR="00735E3D" w:rsidRPr="00B27B4C" w:rsidRDefault="00735E3D" w:rsidP="00735E3D">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6D573B38085E4F27BBEE62FCAA05CDE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33" w:author="Meryl Etman" w:date="2021-05-26T16:32:00Z">
            <w:r w:rsidR="003F6BD9">
              <w:rPr>
                <w:rFonts w:ascii="Times New Roman" w:eastAsia="Times New Roman" w:hAnsi="Times New Roman" w:cs="David" w:hint="cs"/>
                <w:color w:val="008000"/>
                <w:sz w:val="24"/>
                <w:szCs w:val="24"/>
                <w:rtl/>
              </w:rPr>
              <w:t>נס ציונה</w:t>
            </w:r>
          </w:ins>
        </w:sdtContent>
      </w:sdt>
      <w:r w:rsidRPr="00B27B4C">
        <w:rPr>
          <w:rFonts w:ascii="Times New Roman" w:eastAsia="Times New Roman" w:hAnsi="Times New Roman" w:cs="David" w:hint="cs"/>
          <w:color w:val="008000"/>
          <w:sz w:val="24"/>
          <w:szCs w:val="24"/>
          <w:rtl/>
        </w:rPr>
        <w:t>.</w:t>
      </w:r>
    </w:p>
    <w:p w14:paraId="28B46C48" w14:textId="77777777" w:rsidR="00735E3D" w:rsidRPr="00B27B4C" w:rsidRDefault="00735E3D" w:rsidP="00735E3D">
      <w:pPr>
        <w:spacing w:before="0" w:beforeAutospacing="0" w:after="0" w:afterAutospacing="0" w:line="240" w:lineRule="auto"/>
        <w:ind w:left="720"/>
        <w:rPr>
          <w:rFonts w:ascii="Times New Roman" w:eastAsia="Times New Roman" w:hAnsi="Times New Roman" w:cs="David"/>
          <w:color w:val="FF0000"/>
          <w:sz w:val="24"/>
          <w:szCs w:val="24"/>
          <w:rtl/>
        </w:rPr>
      </w:pPr>
    </w:p>
    <w:p w14:paraId="2CAAD4D5" w14:textId="77777777" w:rsidR="00735E3D" w:rsidRPr="00B27B4C" w:rsidRDefault="00735E3D" w:rsidP="00735E3D">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30B3BE94"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AA30D60" w14:textId="1606D62C"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AE4C8CCBE3AE437E899D6B9676EDCC6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34" w:author="Meryl Etman" w:date="2021-05-26T16:35:00Z">
            <w:r w:rsidR="003F6BD9">
              <w:rPr>
                <w:rFonts w:ascii="Times New Roman" w:eastAsia="Times New Roman" w:hAnsi="Times New Roman" w:cs="David" w:hint="cs"/>
                <w:sz w:val="24"/>
                <w:szCs w:val="24"/>
                <w:rtl/>
                <w:lang w:eastAsia="he-IL"/>
              </w:rPr>
              <w:t>מרול אטמן</w:t>
            </w:r>
          </w:ins>
        </w:sdtContent>
      </w:sdt>
    </w:p>
    <w:p w14:paraId="5C45255E"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63B76CF9" w14:textId="77777777" w:rsidR="00735E3D" w:rsidRPr="00B27B4C" w:rsidRDefault="00735E3D" w:rsidP="001C0853">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001C0853" w:rsidRPr="001C0853">
        <w:rPr>
          <w:rFonts w:ascii="Times New Roman" w:eastAsia="Times New Roman" w:hAnsi="Times New Roman" w:cs="David"/>
          <w:sz w:val="24"/>
          <w:szCs w:val="24"/>
          <w:rtl/>
          <w:lang w:eastAsia="he-IL"/>
        </w:rPr>
        <w:t xml:space="preserve">התכנון יתבצע במודל תלת מימד ע"י תוכנת </w:t>
      </w:r>
      <w:r w:rsidR="001C0853" w:rsidRPr="001C0853">
        <w:rPr>
          <w:rFonts w:ascii="Times New Roman" w:eastAsia="Times New Roman" w:hAnsi="Times New Roman" w:cs="David"/>
          <w:sz w:val="24"/>
          <w:szCs w:val="24"/>
          <w:lang w:eastAsia="he-IL"/>
        </w:rPr>
        <w:t>REVIT</w:t>
      </w:r>
      <w:r w:rsidR="001C0853" w:rsidRPr="001C0853">
        <w:rPr>
          <w:rFonts w:ascii="Times New Roman" w:eastAsia="Times New Roman" w:hAnsi="Times New Roman" w:cs="David"/>
          <w:sz w:val="24"/>
          <w:szCs w:val="24"/>
          <w:rtl/>
          <w:lang w:eastAsia="he-IL"/>
        </w:rPr>
        <w:t xml:space="preserve">, במתודולוגיית </w:t>
      </w:r>
      <w:r w:rsidR="001C0853" w:rsidRPr="001C0853">
        <w:rPr>
          <w:rFonts w:ascii="Times New Roman" w:eastAsia="Times New Roman" w:hAnsi="Times New Roman" w:cs="David"/>
          <w:sz w:val="24"/>
          <w:szCs w:val="24"/>
          <w:lang w:eastAsia="he-IL"/>
        </w:rPr>
        <w:t>BIM</w:t>
      </w:r>
      <w:r w:rsidR="001C0853" w:rsidRPr="001C0853">
        <w:rPr>
          <w:rFonts w:ascii="Times New Roman" w:eastAsia="Times New Roman" w:hAnsi="Times New Roman" w:cs="David"/>
          <w:sz w:val="24"/>
          <w:szCs w:val="24"/>
          <w:rtl/>
          <w:lang w:eastAsia="he-IL"/>
        </w:rPr>
        <w:t>, בענן – "</w:t>
      </w:r>
      <w:r w:rsidR="001C0853" w:rsidRPr="001C0853">
        <w:rPr>
          <w:rFonts w:ascii="Times New Roman" w:eastAsia="Times New Roman" w:hAnsi="Times New Roman" w:cs="David"/>
          <w:sz w:val="24"/>
          <w:szCs w:val="24"/>
          <w:lang w:eastAsia="he-IL"/>
        </w:rPr>
        <w:t>BIM360</w:t>
      </w:r>
      <w:r w:rsidR="001C0853" w:rsidRPr="001C0853">
        <w:rPr>
          <w:rFonts w:ascii="Times New Roman" w:eastAsia="Times New Roman" w:hAnsi="Times New Roman" w:cs="David"/>
          <w:sz w:val="24"/>
          <w:szCs w:val="24"/>
          <w:rtl/>
          <w:lang w:eastAsia="he-IL"/>
        </w:rPr>
        <w:t xml:space="preserve">" שם ישמרו כל קבצי ה </w:t>
      </w:r>
      <w:r w:rsidR="001C0853" w:rsidRPr="001C0853">
        <w:rPr>
          <w:rFonts w:ascii="Times New Roman" w:eastAsia="Times New Roman" w:hAnsi="Times New Roman" w:cs="David"/>
          <w:sz w:val="24"/>
          <w:szCs w:val="24"/>
          <w:lang w:eastAsia="he-IL"/>
        </w:rPr>
        <w:t>REVIT</w:t>
      </w:r>
      <w:r w:rsidR="001C0853" w:rsidRPr="001C0853">
        <w:rPr>
          <w:rFonts w:ascii="Times New Roman" w:eastAsia="Times New Roman" w:hAnsi="Times New Roman" w:cs="David"/>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1C0853" w:rsidRPr="001C0853">
        <w:rPr>
          <w:rFonts w:ascii="Times New Roman" w:eastAsia="Times New Roman" w:hAnsi="Times New Roman" w:cs="David"/>
          <w:sz w:val="24"/>
          <w:szCs w:val="24"/>
          <w:lang w:eastAsia="he-IL"/>
        </w:rPr>
        <w:t>BIM360</w:t>
      </w:r>
      <w:r w:rsidR="001C0853" w:rsidRPr="001C0853">
        <w:rPr>
          <w:rFonts w:ascii="Times New Roman" w:eastAsia="Times New Roman" w:hAnsi="Times New Roman" w:cs="David"/>
          <w:sz w:val="24"/>
          <w:szCs w:val="24"/>
          <w:rtl/>
          <w:lang w:eastAsia="he-IL"/>
        </w:rPr>
        <w:t xml:space="preserve">". העבודה במודל תהיה כפופה להוראות מנהל המודל ולמסמך ה </w:t>
      </w:r>
      <w:r w:rsidR="001C0853" w:rsidRPr="001C0853">
        <w:rPr>
          <w:rFonts w:ascii="Times New Roman" w:eastAsia="Times New Roman" w:hAnsi="Times New Roman" w:cs="David"/>
          <w:sz w:val="24"/>
          <w:szCs w:val="24"/>
          <w:lang w:eastAsia="he-IL"/>
        </w:rPr>
        <w:t>BEP</w:t>
      </w:r>
      <w:r w:rsidR="001C0853" w:rsidRPr="001C0853">
        <w:rPr>
          <w:rFonts w:ascii="Times New Roman" w:eastAsia="Times New Roman" w:hAnsi="Times New Roman" w:cs="David"/>
          <w:sz w:val="24"/>
          <w:szCs w:val="24"/>
          <w:rtl/>
          <w:lang w:eastAsia="he-IL"/>
        </w:rPr>
        <w:t xml:space="preserve"> שיופץ בהמשך ע"י מנהל המודל. שמירה, הדפסת תכניות וקבצים (</w:t>
      </w:r>
      <w:r w:rsidR="001C0853" w:rsidRPr="001C0853">
        <w:rPr>
          <w:rFonts w:ascii="Times New Roman" w:eastAsia="Times New Roman" w:hAnsi="Times New Roman" w:cs="David"/>
          <w:sz w:val="24"/>
          <w:szCs w:val="24"/>
          <w:lang w:eastAsia="he-IL"/>
        </w:rPr>
        <w:t>PLT/PDF/DWG</w:t>
      </w:r>
      <w:r w:rsidR="001C0853" w:rsidRPr="001C0853">
        <w:rPr>
          <w:rFonts w:ascii="Times New Roman" w:eastAsia="Times New Roman" w:hAnsi="Times New Roman" w:cs="David"/>
          <w:sz w:val="24"/>
          <w:szCs w:val="24"/>
          <w:rtl/>
          <w:lang w:eastAsia="he-IL"/>
        </w:rPr>
        <w:t>), שיתוף, תיאום וקליטת קבצים ממתכננים ויועצים אחרים יבוצע באמצעות תוכנה כדוגמת @</w:t>
      </w:r>
      <w:r w:rsidR="001C0853" w:rsidRPr="001C0853">
        <w:rPr>
          <w:rFonts w:ascii="Times New Roman" w:eastAsia="Times New Roman" w:hAnsi="Times New Roman" w:cs="David"/>
          <w:sz w:val="24"/>
          <w:szCs w:val="24"/>
          <w:lang w:eastAsia="he-IL"/>
        </w:rPr>
        <w:t>view</w:t>
      </w:r>
      <w:r w:rsidR="001C0853" w:rsidRPr="001C0853">
        <w:rPr>
          <w:rFonts w:ascii="Times New Roman" w:eastAsia="Times New Roman" w:hAnsi="Times New Roman" w:cs="David"/>
          <w:sz w:val="24"/>
          <w:szCs w:val="24"/>
          <w:rtl/>
          <w:lang w:eastAsia="he-IL"/>
        </w:rPr>
        <w:t>. כל תעבורת הקבצים תבוצע באמצעות התוכנה בלבד או תוכנה אחרת לפי החלטת המזמין.</w:t>
      </w:r>
    </w:p>
    <w:p w14:paraId="0EDC86E5"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המתכנן הם:</w:t>
      </w:r>
    </w:p>
    <w:p w14:paraId="3D2FAB06"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8C0E8FB" w14:textId="3D4239CD" w:rsidR="00735E3D" w:rsidRPr="00B27B4C" w:rsidRDefault="00735E3D" w:rsidP="00735E3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7EF251697CC840548350BBFED0F5707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ins w:id="35" w:author="Meryl Etman" w:date="2021-05-26T16:35:00Z">
            <w:r w:rsidR="003F6BD9">
              <w:rPr>
                <w:rFonts w:ascii="Times New Roman" w:eastAsia="Times New Roman" w:hAnsi="Times New Roman" w:cs="David"/>
                <w:color w:val="008000"/>
                <w:sz w:val="24"/>
                <w:szCs w:val="24"/>
                <w:rtl/>
                <w:lang w:eastAsia="he-IL"/>
              </w:rPr>
              <w:t>מאיה מייבלט</w:t>
            </w:r>
          </w:ins>
        </w:sdtContent>
      </w:sdt>
    </w:p>
    <w:p w14:paraId="4BB6E34A" w14:textId="77777777" w:rsidR="00735E3D" w:rsidRPr="00B27B4C" w:rsidRDefault="00735E3D" w:rsidP="00735E3D">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1FDF1D8AA4B04C80BEAA219E83A7584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95AE9">
            <w:rPr>
              <w:rStyle w:val="a7"/>
              <w:color w:val="00B0F0"/>
              <w:rtl/>
            </w:rPr>
            <w:t>[שדה נוסף 5]</w:t>
          </w:r>
        </w:sdtContent>
      </w:sdt>
    </w:p>
    <w:p w14:paraId="423A5C42"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3F229AA" w14:textId="60A9BDAC"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A7CA960469F749199F3B2C54CF1A926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ins w:id="36" w:author="Meryl Etman" w:date="2021-05-26T16:35:00Z">
            <w:r w:rsidR="003F6BD9">
              <w:rPr>
                <w:rFonts w:ascii="Times New Roman" w:eastAsia="Times New Roman" w:hAnsi="Times New Roman" w:cs="David"/>
                <w:color w:val="008000"/>
                <w:sz w:val="24"/>
                <w:szCs w:val="24"/>
                <w:rtl/>
                <w:lang w:eastAsia="he-IL"/>
              </w:rPr>
              <w:t>מאיה מייבלט</w:t>
            </w:r>
          </w:ins>
        </w:sdtContent>
      </w:sdt>
    </w:p>
    <w:p w14:paraId="0C3548DC"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338DB30"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673DB446"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539DABD" w14:textId="77777777" w:rsidR="00735E3D" w:rsidRPr="00B27B4C" w:rsidRDefault="00735E3D" w:rsidP="00735E3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5789616C" w14:textId="77777777" w:rsidR="00735E3D" w:rsidRPr="00B27B4C" w:rsidRDefault="00735E3D" w:rsidP="00735E3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4C6B4121" w14:textId="77777777" w:rsidR="00735E3D" w:rsidRPr="00B27B4C" w:rsidRDefault="00735E3D" w:rsidP="00735E3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49AE611C" w14:textId="77777777" w:rsidR="00735E3D" w:rsidRPr="00B27B4C" w:rsidRDefault="00735E3D" w:rsidP="00735E3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41D04C02" w14:textId="77777777" w:rsidR="00735E3D" w:rsidRPr="00B27B4C" w:rsidRDefault="00735E3D" w:rsidP="00735E3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6F00C496" w14:textId="77777777" w:rsidR="00735E3D" w:rsidRPr="00B27B4C" w:rsidRDefault="00735E3D" w:rsidP="00735E3D">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0B82A2DC" w14:textId="77777777" w:rsidR="00735E3D" w:rsidRDefault="00735E3D" w:rsidP="00735E3D">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a8"/>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735E3D" w14:paraId="4421F3F2" w14:textId="77777777" w:rsidTr="00735E3D">
        <w:tc>
          <w:tcPr>
            <w:tcW w:w="3366" w:type="dxa"/>
          </w:tcPr>
          <w:p w14:paraId="2DAE88D9" w14:textId="2C16E7FF" w:rsidR="00735E3D" w:rsidRDefault="00227C5A" w:rsidP="00735E3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3E9AC458F0AD4E6F99C49B61DCA76E0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ins w:id="37" w:author="Meryl Etman" w:date="2021-05-26T16:33:00Z">
                  <w:r w:rsidR="003F6BD9">
                    <w:rPr>
                      <w:rFonts w:ascii="Times New Roman" w:eastAsia="Times New Roman" w:hAnsi="Times New Roman" w:cs="David" w:hint="cs"/>
                      <w:color w:val="008000"/>
                      <w:sz w:val="24"/>
                      <w:szCs w:val="24"/>
                      <w:rtl/>
                      <w:lang w:eastAsia="he-IL"/>
                    </w:rPr>
                    <w:t>50%</w:t>
                  </w:r>
                </w:ins>
              </w:sdtContent>
            </w:sdt>
          </w:p>
          <w:p w14:paraId="1BC4A5C8" w14:textId="77777777" w:rsidR="00735E3D" w:rsidRDefault="00735E3D" w:rsidP="00735E3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62189EEE" w14:textId="77777777" w:rsidR="00735E3D" w:rsidRDefault="00735E3D" w:rsidP="00735E3D">
            <w:pPr>
              <w:widowControl w:val="0"/>
              <w:spacing w:before="0" w:beforeAutospacing="0" w:after="0" w:afterAutospacing="0" w:line="240" w:lineRule="auto"/>
              <w:ind w:left="720"/>
              <w:outlineLvl w:val="2"/>
            </w:pPr>
          </w:p>
          <w:p w14:paraId="6595EFEB" w14:textId="77777777" w:rsidR="00735E3D" w:rsidRDefault="00735E3D" w:rsidP="00735E3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65986221" w14:textId="77777777" w:rsidR="00735E3D" w:rsidRDefault="00735E3D" w:rsidP="002B2234">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21F97650" w14:textId="77777777" w:rsidR="002B2234" w:rsidRPr="002B2234" w:rsidRDefault="002B2234" w:rsidP="002B2234">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sidRPr="002B2234">
        <w:rPr>
          <w:rFonts w:ascii="Times New Roman" w:eastAsia="Times New Roman" w:hAnsi="Times New Roman" w:cs="David" w:hint="cs"/>
          <w:b/>
          <w:bCs/>
          <w:sz w:val="24"/>
          <w:szCs w:val="24"/>
          <w:u w:val="single"/>
          <w:rtl/>
          <w:lang w:eastAsia="he-IL"/>
        </w:rPr>
        <w:t xml:space="preserve">נספח </w:t>
      </w:r>
      <w:r w:rsidR="00735E3D">
        <w:rPr>
          <w:rFonts w:ascii="Times New Roman" w:eastAsia="Times New Roman" w:hAnsi="Times New Roman" w:cs="David" w:hint="cs"/>
          <w:b/>
          <w:bCs/>
          <w:sz w:val="24"/>
          <w:szCs w:val="24"/>
          <w:u w:val="single"/>
          <w:rtl/>
          <w:lang w:eastAsia="he-IL"/>
        </w:rPr>
        <w:t>"</w:t>
      </w:r>
      <w:r w:rsidRPr="002B2234">
        <w:rPr>
          <w:rFonts w:ascii="Times New Roman" w:eastAsia="Times New Roman" w:hAnsi="Times New Roman" w:cs="David" w:hint="cs"/>
          <w:b/>
          <w:bCs/>
          <w:sz w:val="24"/>
          <w:szCs w:val="24"/>
          <w:u w:val="single"/>
          <w:rtl/>
          <w:lang w:eastAsia="he-IL"/>
        </w:rPr>
        <w:t>ב</w:t>
      </w:r>
      <w:r w:rsidR="00735E3D">
        <w:rPr>
          <w:rFonts w:ascii="Times New Roman" w:eastAsia="Times New Roman" w:hAnsi="Times New Roman" w:cs="David" w:hint="cs"/>
          <w:b/>
          <w:bCs/>
          <w:sz w:val="24"/>
          <w:szCs w:val="24"/>
          <w:u w:val="single"/>
          <w:rtl/>
          <w:lang w:eastAsia="he-IL"/>
        </w:rPr>
        <w:t>'</w:t>
      </w:r>
      <w:r w:rsidRPr="002B2234">
        <w:rPr>
          <w:rFonts w:ascii="Times New Roman" w:eastAsia="Times New Roman" w:hAnsi="Times New Roman" w:cs="David" w:hint="cs"/>
          <w:b/>
          <w:bCs/>
          <w:sz w:val="24"/>
          <w:szCs w:val="24"/>
          <w:u w:val="single"/>
          <w:rtl/>
          <w:lang w:eastAsia="he-IL"/>
        </w:rPr>
        <w:t>'</w:t>
      </w:r>
    </w:p>
    <w:p w14:paraId="7A3CAB3C"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4820447" w14:textId="77777777" w:rsidR="002B2234" w:rsidRPr="002B2234" w:rsidRDefault="002B2234" w:rsidP="002B2234">
      <w:pPr>
        <w:widowControl w:val="0"/>
        <w:spacing w:before="0" w:beforeAutospacing="0" w:after="0" w:afterAutospacing="0" w:line="240" w:lineRule="auto"/>
        <w:jc w:val="center"/>
        <w:outlineLvl w:val="1"/>
        <w:rPr>
          <w:rFonts w:ascii="Times New Roman" w:eastAsia="Times New Roman" w:hAnsi="Times New Roman" w:cs="David"/>
          <w:b/>
          <w:bCs/>
          <w:sz w:val="24"/>
          <w:szCs w:val="24"/>
          <w:u w:val="single"/>
          <w:rtl/>
          <w:lang w:eastAsia="he-IL"/>
        </w:rPr>
      </w:pPr>
      <w:r w:rsidRPr="002B2234">
        <w:rPr>
          <w:rFonts w:ascii="Times New Roman" w:eastAsia="Times New Roman" w:hAnsi="Times New Roman" w:cs="David" w:hint="cs"/>
          <w:b/>
          <w:bCs/>
          <w:sz w:val="24"/>
          <w:szCs w:val="24"/>
          <w:u w:val="single"/>
          <w:rtl/>
          <w:lang w:eastAsia="he-IL"/>
        </w:rPr>
        <w:t>שרותי המתכנן</w:t>
      </w:r>
    </w:p>
    <w:p w14:paraId="0AEAC56E"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BA4B1D3" w14:textId="77777777" w:rsidR="002B2234" w:rsidRPr="002B2234" w:rsidRDefault="002B2234" w:rsidP="002B2234">
      <w:pPr>
        <w:widowControl w:val="0"/>
        <w:spacing w:before="0" w:beforeAutospacing="0" w:after="0" w:afterAutospacing="0" w:line="240" w:lineRule="auto"/>
        <w:ind w:left="720" w:right="720"/>
        <w:jc w:val="both"/>
        <w:rPr>
          <w:rFonts w:ascii="Times New Roman" w:eastAsia="Times New Roman" w:hAnsi="Times New Roman" w:cs="David"/>
          <w:b/>
          <w:bCs/>
          <w:sz w:val="24"/>
          <w:szCs w:val="24"/>
          <w:u w:val="single"/>
          <w:lang w:eastAsia="he-IL"/>
        </w:rPr>
      </w:pPr>
      <w:r w:rsidRPr="002B2234">
        <w:rPr>
          <w:rFonts w:ascii="Times New Roman" w:eastAsia="Times New Roman" w:hAnsi="Times New Roman" w:cs="David" w:hint="cs"/>
          <w:sz w:val="24"/>
          <w:szCs w:val="24"/>
          <w:rtl/>
          <w:lang w:eastAsia="he-IL"/>
        </w:rPr>
        <w:tab/>
      </w:r>
    </w:p>
    <w:p w14:paraId="2846D394" w14:textId="77777777" w:rsidR="002B2234" w:rsidRPr="002B2234" w:rsidRDefault="002B2234" w:rsidP="002B2234">
      <w:pPr>
        <w:widowControl w:val="0"/>
        <w:numPr>
          <w:ilvl w:val="0"/>
          <w:numId w:val="23"/>
        </w:numPr>
        <w:spacing w:before="0" w:beforeAutospacing="0" w:after="0" w:afterAutospacing="0" w:line="240" w:lineRule="auto"/>
        <w:ind w:right="720"/>
        <w:jc w:val="both"/>
        <w:rPr>
          <w:rFonts w:ascii="Times New Roman" w:eastAsia="Times New Roman" w:hAnsi="Times New Roman" w:cs="David"/>
          <w:b/>
          <w:bCs/>
          <w:sz w:val="24"/>
          <w:szCs w:val="24"/>
          <w:u w:val="single"/>
          <w:rtl/>
          <w:lang w:eastAsia="he-IL"/>
        </w:rPr>
      </w:pPr>
      <w:r w:rsidRPr="002B2234">
        <w:rPr>
          <w:rFonts w:ascii="Times New Roman" w:eastAsia="Times New Roman" w:hAnsi="Times New Roman" w:cs="David"/>
          <w:b/>
          <w:bCs/>
          <w:sz w:val="24"/>
          <w:szCs w:val="24"/>
          <w:u w:val="single"/>
          <w:rtl/>
          <w:lang w:eastAsia="he-IL"/>
        </w:rPr>
        <w:t>כללי</w:t>
      </w:r>
    </w:p>
    <w:p w14:paraId="402FAC35"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7FEE461E"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1.1</w:t>
      </w:r>
      <w:r w:rsidRPr="002B2234">
        <w:rPr>
          <w:rFonts w:ascii="Times New Roman" w:eastAsia="Times New Roman" w:hAnsi="Times New Roman" w:cs="David"/>
          <w:sz w:val="24"/>
          <w:szCs w:val="24"/>
          <w:rtl/>
          <w:lang w:eastAsia="he-IL"/>
        </w:rPr>
        <w:tab/>
        <w:t>שרותי המתכנן יכללו:</w:t>
      </w:r>
    </w:p>
    <w:p w14:paraId="7304D712"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BBBB637" w14:textId="77777777" w:rsidR="002B2234" w:rsidRPr="002B2234" w:rsidRDefault="002B2234" w:rsidP="002B2234">
      <w:pPr>
        <w:widowControl w:val="0"/>
        <w:spacing w:before="0" w:beforeAutospacing="0" w:after="0" w:afterAutospacing="0" w:line="240" w:lineRule="auto"/>
        <w:ind w:left="2096"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א.</w:t>
      </w:r>
      <w:r w:rsidRPr="002B2234">
        <w:rPr>
          <w:rFonts w:ascii="Times New Roman" w:eastAsia="Times New Roman" w:hAnsi="Times New Roman" w:cs="David"/>
          <w:sz w:val="24"/>
          <w:szCs w:val="24"/>
          <w:rtl/>
          <w:lang w:eastAsia="he-IL"/>
        </w:rPr>
        <w:tab/>
        <w:t>תכנון מתקני חשמל</w:t>
      </w:r>
      <w:r w:rsidRPr="002B2234">
        <w:rPr>
          <w:rFonts w:ascii="Times New Roman" w:eastAsia="Times New Roman" w:hAnsi="Times New Roman" w:cs="David" w:hint="cs"/>
          <w:sz w:val="24"/>
          <w:szCs w:val="24"/>
          <w:rtl/>
          <w:lang w:eastAsia="he-IL"/>
        </w:rPr>
        <w:t>, תאורה (לרבות תאורה דקורטיבית),</w:t>
      </w:r>
      <w:r w:rsidRPr="002B2234">
        <w:rPr>
          <w:rFonts w:ascii="Times New Roman" w:eastAsia="Times New Roman" w:hAnsi="Times New Roman" w:cs="David"/>
          <w:sz w:val="24"/>
          <w:szCs w:val="24"/>
          <w:rtl/>
          <w:lang w:eastAsia="he-IL"/>
        </w:rPr>
        <w:t xml:space="preserve">תקשורת למבנים ולאלמנטים </w:t>
      </w:r>
      <w:r w:rsidRPr="002B2234">
        <w:rPr>
          <w:rFonts w:ascii="Times New Roman" w:eastAsia="Times New Roman" w:hAnsi="Times New Roman" w:cs="David" w:hint="cs"/>
          <w:sz w:val="24"/>
          <w:szCs w:val="24"/>
          <w:rtl/>
          <w:lang w:eastAsia="he-IL"/>
        </w:rPr>
        <w:t xml:space="preserve">ומערכת הבקרה </w:t>
      </w:r>
      <w:r w:rsidRPr="002B2234">
        <w:rPr>
          <w:rFonts w:ascii="Times New Roman" w:eastAsia="Times New Roman" w:hAnsi="Times New Roman" w:cs="David"/>
          <w:sz w:val="24"/>
          <w:szCs w:val="24"/>
          <w:rtl/>
          <w:lang w:eastAsia="he-IL"/>
        </w:rPr>
        <w:t>במגרשים פרטיים</w:t>
      </w:r>
      <w:r w:rsidRPr="002B2234">
        <w:rPr>
          <w:rFonts w:ascii="Times New Roman" w:eastAsia="Times New Roman" w:hAnsi="Times New Roman" w:cs="David" w:hint="cs"/>
          <w:sz w:val="24"/>
          <w:szCs w:val="24"/>
          <w:rtl/>
          <w:lang w:eastAsia="he-IL"/>
        </w:rPr>
        <w:t xml:space="preserve"> שבפרויקט</w:t>
      </w:r>
      <w:r w:rsidRPr="002B2234">
        <w:rPr>
          <w:rFonts w:ascii="Times New Roman" w:eastAsia="Times New Roman" w:hAnsi="Times New Roman" w:cs="David"/>
          <w:sz w:val="24"/>
          <w:szCs w:val="24"/>
          <w:rtl/>
          <w:lang w:eastAsia="he-IL"/>
        </w:rPr>
        <w:t>, למבנה מכירות ולדירה לדוגמא</w:t>
      </w:r>
      <w:r w:rsidRPr="002B2234">
        <w:rPr>
          <w:rFonts w:ascii="Times New Roman" w:eastAsia="Times New Roman" w:hAnsi="Times New Roman" w:cs="David" w:hint="cs"/>
          <w:sz w:val="24"/>
          <w:szCs w:val="24"/>
          <w:rtl/>
          <w:lang w:eastAsia="he-IL"/>
        </w:rPr>
        <w:t xml:space="preserve"> (לרבות פיתוח הצמוד לו)</w:t>
      </w:r>
      <w:r w:rsidRPr="002B2234">
        <w:rPr>
          <w:rFonts w:ascii="Times New Roman" w:eastAsia="Times New Roman" w:hAnsi="Times New Roman" w:cs="David"/>
          <w:sz w:val="24"/>
          <w:szCs w:val="24"/>
          <w:rtl/>
          <w:lang w:eastAsia="he-IL"/>
        </w:rPr>
        <w:t>.</w:t>
      </w:r>
    </w:p>
    <w:p w14:paraId="0B4A2C62"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7955B42"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ב.</w:t>
      </w:r>
      <w:r w:rsidRPr="002B2234">
        <w:rPr>
          <w:rFonts w:ascii="Times New Roman" w:eastAsia="Times New Roman" w:hAnsi="Times New Roman" w:cs="David"/>
          <w:sz w:val="24"/>
          <w:szCs w:val="24"/>
          <w:rtl/>
          <w:lang w:eastAsia="he-IL"/>
        </w:rPr>
        <w:tab/>
        <w:t>תכנון מתקני חשמל</w:t>
      </w:r>
      <w:r w:rsidRPr="002B2234">
        <w:rPr>
          <w:rFonts w:ascii="Times New Roman" w:eastAsia="Times New Roman" w:hAnsi="Times New Roman" w:cs="David" w:hint="cs"/>
          <w:sz w:val="24"/>
          <w:szCs w:val="24"/>
          <w:rtl/>
          <w:lang w:eastAsia="he-IL"/>
        </w:rPr>
        <w:t xml:space="preserve"> תאורה</w:t>
      </w:r>
      <w:r w:rsidRPr="002B2234">
        <w:rPr>
          <w:rFonts w:ascii="Times New Roman" w:eastAsia="Times New Roman" w:hAnsi="Times New Roman" w:cs="David"/>
          <w:sz w:val="24"/>
          <w:szCs w:val="24"/>
          <w:rtl/>
          <w:lang w:eastAsia="he-IL"/>
        </w:rPr>
        <w:t xml:space="preserve"> ותקשורת בחדרי טרנספורמציה, בשטחים ציבוריים, תאורת רחובות, תאורת שבילים ושטחים ציבוריים פתוחים, מתקני חשמל ציבוריים, מתקני תקשורת</w:t>
      </w:r>
      <w:r w:rsidRPr="002B2234">
        <w:rPr>
          <w:rFonts w:ascii="Times New Roman" w:eastAsia="Times New Roman" w:hAnsi="Times New Roman" w:cs="David" w:hint="cs"/>
          <w:sz w:val="24"/>
          <w:szCs w:val="24"/>
          <w:rtl/>
          <w:lang w:eastAsia="he-IL"/>
        </w:rPr>
        <w:t xml:space="preserve"> שבפרויקט ו/או הסמוכים לו</w:t>
      </w:r>
      <w:r w:rsidRPr="002B2234">
        <w:rPr>
          <w:rFonts w:ascii="Times New Roman" w:eastAsia="Times New Roman" w:hAnsi="Times New Roman" w:cs="David"/>
          <w:sz w:val="24"/>
          <w:szCs w:val="24"/>
          <w:rtl/>
          <w:lang w:eastAsia="he-IL"/>
        </w:rPr>
        <w:t>.</w:t>
      </w:r>
    </w:p>
    <w:p w14:paraId="77DABA88"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D32DF28" w14:textId="77777777" w:rsidR="001C0853" w:rsidRPr="001C0853" w:rsidRDefault="002B2234" w:rsidP="001C0853">
      <w:pPr>
        <w:widowControl w:val="0"/>
        <w:spacing w:before="0" w:beforeAutospacing="0" w:after="0" w:afterAutospacing="0" w:line="360" w:lineRule="auto"/>
        <w:ind w:left="144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1.2</w:t>
      </w:r>
      <w:r w:rsidRPr="002B2234">
        <w:rPr>
          <w:rFonts w:ascii="Times New Roman" w:eastAsia="Times New Roman" w:hAnsi="Times New Roman" w:cs="David"/>
          <w:sz w:val="24"/>
          <w:szCs w:val="24"/>
          <w:rtl/>
          <w:lang w:eastAsia="he-IL"/>
        </w:rPr>
        <w:tab/>
      </w:r>
      <w:r w:rsidR="001C0853" w:rsidRPr="00831588">
        <w:rPr>
          <w:rFonts w:ascii="Times New Roman" w:eastAsia="Times New Roman" w:hAnsi="Times New Roman" w:cs="David"/>
          <w:sz w:val="24"/>
          <w:szCs w:val="24"/>
          <w:u w:val="single"/>
          <w:rtl/>
        </w:rPr>
        <w:t>המ</w:t>
      </w:r>
      <w:r w:rsidR="001C0853" w:rsidRPr="00831588">
        <w:rPr>
          <w:rFonts w:ascii="Times New Roman" w:eastAsia="Times New Roman" w:hAnsi="Times New Roman" w:cs="David" w:hint="cs"/>
          <w:sz w:val="24"/>
          <w:szCs w:val="24"/>
          <w:u w:val="single"/>
          <w:rtl/>
        </w:rPr>
        <w:t>תכנן</w:t>
      </w:r>
      <w:r w:rsidR="001C0853" w:rsidRPr="00831588">
        <w:rPr>
          <w:rFonts w:ascii="Times New Roman" w:eastAsia="Times New Roman" w:hAnsi="Times New Roman" w:cs="David"/>
          <w:sz w:val="24"/>
          <w:szCs w:val="24"/>
          <w:u w:val="single"/>
          <w:rtl/>
        </w:rPr>
        <w:t>, צוות עובדים ואמצעים</w:t>
      </w:r>
      <w:r w:rsidR="001C0853" w:rsidRPr="00831588">
        <w:rPr>
          <w:rFonts w:ascii="Times New Roman" w:eastAsia="Times New Roman" w:hAnsi="Times New Roman" w:cs="David" w:hint="cs"/>
          <w:sz w:val="24"/>
          <w:szCs w:val="24"/>
          <w:rtl/>
          <w:lang w:eastAsia="he-IL"/>
        </w:rPr>
        <w:t>:</w:t>
      </w:r>
    </w:p>
    <w:p w14:paraId="43A7BCCD" w14:textId="77777777" w:rsidR="001C0853" w:rsidRPr="001C0853" w:rsidRDefault="001C0853" w:rsidP="001C0853">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sidRPr="001C0853">
        <w:rPr>
          <w:rFonts w:ascii="Times New Roman" w:eastAsia="Times New Roman" w:hAnsi="Times New Roman" w:cs="David" w:hint="cs"/>
          <w:sz w:val="24"/>
          <w:szCs w:val="24"/>
          <w:rtl/>
          <w:lang w:eastAsia="he-IL"/>
        </w:rPr>
        <w:t>א</w:t>
      </w:r>
      <w:r w:rsidRPr="001C0853">
        <w:rPr>
          <w:rFonts w:ascii="Times New Roman" w:eastAsia="Times New Roman" w:hAnsi="Times New Roman" w:cs="David"/>
          <w:sz w:val="24"/>
          <w:szCs w:val="24"/>
          <w:rtl/>
          <w:lang w:eastAsia="he-IL"/>
        </w:rPr>
        <w:t>.</w:t>
      </w:r>
      <w:r w:rsidRPr="001C0853">
        <w:rPr>
          <w:rFonts w:ascii="Times New Roman" w:eastAsia="Times New Roman" w:hAnsi="Times New Roman" w:cs="David"/>
          <w:sz w:val="24"/>
          <w:szCs w:val="24"/>
          <w:rtl/>
          <w:lang w:eastAsia="he-IL"/>
        </w:rPr>
        <w:tab/>
        <w:t>המ</w:t>
      </w:r>
      <w:r w:rsidRPr="001C0853">
        <w:rPr>
          <w:rFonts w:ascii="Times New Roman" w:eastAsia="Times New Roman" w:hAnsi="Times New Roman" w:cs="David" w:hint="cs"/>
          <w:sz w:val="24"/>
          <w:szCs w:val="24"/>
          <w:rtl/>
          <w:lang w:eastAsia="he-IL"/>
        </w:rPr>
        <w:t>תכנן</w:t>
      </w:r>
      <w:r w:rsidRPr="001C0853">
        <w:rPr>
          <w:rFonts w:ascii="Times New Roman" w:eastAsia="Times New Roman" w:hAnsi="Times New Roman" w:cs="David"/>
          <w:sz w:val="24"/>
          <w:szCs w:val="24"/>
          <w:rtl/>
          <w:lang w:eastAsia="he-IL"/>
        </w:rPr>
        <w:t xml:space="preserve"> הבכיר יהיה בעל המשרד, אשר יהיה אחראי, מעורב וישתתף באופן אישי בכל ישיבות התכנון שיזומן אליהן ללא עוררין.</w:t>
      </w:r>
      <w:r w:rsidRPr="001C0853">
        <w:rPr>
          <w:rFonts w:ascii="Times New Roman" w:eastAsia="Times New Roman" w:hAnsi="Times New Roman" w:cs="David" w:hint="cs"/>
          <w:sz w:val="24"/>
          <w:szCs w:val="24"/>
          <w:lang w:eastAsia="he-IL"/>
        </w:rPr>
        <w:t xml:space="preserve"> </w:t>
      </w:r>
      <w:r w:rsidRPr="001C0853">
        <w:rPr>
          <w:rFonts w:ascii="Times New Roman" w:eastAsia="Times New Roman" w:hAnsi="Times New Roman" w:cs="David" w:hint="cs"/>
          <w:sz w:val="24"/>
          <w:szCs w:val="24"/>
          <w:rtl/>
          <w:lang w:eastAsia="he-IL"/>
        </w:rPr>
        <w:t xml:space="preserve"> ככל שיידרש ולפי החלטת המזמין, יתבצעו בנוסף לישיבות התכנון השוטפות, ישיבות שבועיות לתכנון ב </w:t>
      </w:r>
      <w:r w:rsidRPr="001C0853">
        <w:rPr>
          <w:rFonts w:ascii="Times New Roman" w:eastAsia="Times New Roman" w:hAnsi="Times New Roman" w:cs="David" w:hint="cs"/>
          <w:sz w:val="24"/>
          <w:szCs w:val="24"/>
          <w:lang w:eastAsia="he-IL"/>
        </w:rPr>
        <w:t>BIM</w:t>
      </w:r>
      <w:r w:rsidRPr="001C0853">
        <w:rPr>
          <w:rFonts w:ascii="Times New Roman" w:eastAsia="Times New Roman" w:hAnsi="Times New Roman" w:cs="David" w:hint="cs"/>
          <w:sz w:val="24"/>
          <w:szCs w:val="24"/>
          <w:rtl/>
          <w:lang w:eastAsia="he-IL"/>
        </w:rPr>
        <w:t xml:space="preserve"> על המודל.</w:t>
      </w:r>
    </w:p>
    <w:p w14:paraId="1502D1F4" w14:textId="77777777" w:rsidR="001C0853" w:rsidRPr="001C0853" w:rsidRDefault="001C0853" w:rsidP="001C0853">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1C0853">
        <w:rPr>
          <w:rFonts w:ascii="Times New Roman" w:eastAsia="Times New Roman" w:hAnsi="Times New Roman" w:cs="David" w:hint="cs"/>
          <w:sz w:val="24"/>
          <w:szCs w:val="24"/>
          <w:rtl/>
          <w:lang w:eastAsia="he-IL"/>
        </w:rPr>
        <w:t>ב</w:t>
      </w:r>
      <w:r w:rsidRPr="001C0853">
        <w:rPr>
          <w:rFonts w:ascii="Times New Roman" w:eastAsia="Times New Roman" w:hAnsi="Times New Roman" w:cs="David"/>
          <w:sz w:val="24"/>
          <w:szCs w:val="24"/>
          <w:rtl/>
          <w:lang w:eastAsia="he-IL"/>
        </w:rPr>
        <w:t>.</w:t>
      </w:r>
      <w:r w:rsidRPr="001C0853">
        <w:rPr>
          <w:rFonts w:ascii="Times New Roman" w:eastAsia="Times New Roman" w:hAnsi="Times New Roman" w:cs="David"/>
          <w:sz w:val="24"/>
          <w:szCs w:val="24"/>
          <w:rtl/>
          <w:lang w:eastAsia="he-IL"/>
        </w:rPr>
        <w:tab/>
        <w:t xml:space="preserve">ראש הצוות ישתתף בכל ישיבות התכנון שיזומן אליהן </w:t>
      </w:r>
      <w:r w:rsidRPr="001C0853">
        <w:rPr>
          <w:rFonts w:ascii="Times New Roman" w:eastAsia="Times New Roman" w:hAnsi="Times New Roman" w:cs="David" w:hint="cs"/>
          <w:sz w:val="24"/>
          <w:szCs w:val="24"/>
          <w:rtl/>
          <w:lang w:eastAsia="he-IL"/>
        </w:rPr>
        <w:t>.</w:t>
      </w:r>
      <w:r w:rsidRPr="001C0853">
        <w:rPr>
          <w:rFonts w:ascii="Times New Roman" w:eastAsia="Times New Roman" w:hAnsi="Times New Roman" w:cs="David"/>
          <w:sz w:val="24"/>
          <w:szCs w:val="24"/>
          <w:rtl/>
          <w:lang w:eastAsia="he-IL"/>
        </w:rPr>
        <w:t xml:space="preserve"> </w:t>
      </w:r>
    </w:p>
    <w:p w14:paraId="283D2A13" w14:textId="77777777" w:rsidR="001C0853" w:rsidRPr="001C0853" w:rsidRDefault="001C0853" w:rsidP="001C0853">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1C0853">
        <w:rPr>
          <w:rFonts w:ascii="Times New Roman" w:eastAsia="Times New Roman" w:hAnsi="Times New Roman" w:cs="David" w:hint="cs"/>
          <w:sz w:val="24"/>
          <w:szCs w:val="24"/>
          <w:rtl/>
          <w:lang w:eastAsia="he-IL"/>
        </w:rPr>
        <w:t>ג</w:t>
      </w:r>
      <w:r w:rsidRPr="001C0853">
        <w:rPr>
          <w:rFonts w:ascii="Times New Roman" w:eastAsia="Times New Roman" w:hAnsi="Times New Roman" w:cs="David"/>
          <w:sz w:val="24"/>
          <w:szCs w:val="24"/>
          <w:rtl/>
          <w:lang w:eastAsia="he-IL"/>
        </w:rPr>
        <w:t>.</w:t>
      </w:r>
      <w:r w:rsidRPr="001C0853">
        <w:rPr>
          <w:rFonts w:ascii="Times New Roman" w:eastAsia="Times New Roman" w:hAnsi="Times New Roman" w:cs="David"/>
          <w:sz w:val="24"/>
          <w:szCs w:val="24"/>
          <w:rtl/>
          <w:lang w:eastAsia="he-IL"/>
        </w:rPr>
        <w:tab/>
      </w:r>
      <w:r w:rsidRPr="001C0853">
        <w:rPr>
          <w:rFonts w:ascii="Times New Roman" w:eastAsia="Times New Roman" w:hAnsi="Times New Roman" w:cs="David" w:hint="cs"/>
          <w:sz w:val="24"/>
          <w:szCs w:val="24"/>
          <w:rtl/>
          <w:lang w:eastAsia="he-IL"/>
        </w:rPr>
        <w:t>ר</w:t>
      </w:r>
      <w:r w:rsidRPr="001C0853">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w:t>
      </w:r>
      <w:r w:rsidRPr="001C0853">
        <w:rPr>
          <w:rFonts w:ascii="Times New Roman" w:eastAsia="Times New Roman" w:hAnsi="Times New Roman" w:cs="David" w:hint="cs"/>
          <w:sz w:val="24"/>
          <w:szCs w:val="24"/>
          <w:rtl/>
          <w:lang w:eastAsia="he-IL"/>
        </w:rPr>
        <w:t>. ככל ויתבקש ,אי השתתפות תאושר קודם לכן אצל מנהל הפרויקט.</w:t>
      </w:r>
    </w:p>
    <w:p w14:paraId="4D83E9BA" w14:textId="77777777" w:rsidR="001C0853" w:rsidRPr="001C0853" w:rsidRDefault="001C0853" w:rsidP="001C0853">
      <w:pPr>
        <w:widowControl w:val="0"/>
        <w:spacing w:before="0" w:beforeAutospacing="0" w:after="0" w:afterAutospacing="0" w:line="240" w:lineRule="auto"/>
        <w:ind w:left="1927" w:hanging="425"/>
        <w:jc w:val="both"/>
        <w:rPr>
          <w:rFonts w:ascii="Times New Roman" w:eastAsia="Times New Roman" w:hAnsi="Times New Roman" w:cs="David"/>
          <w:sz w:val="24"/>
          <w:szCs w:val="24"/>
          <w:rtl/>
          <w:lang w:eastAsia="he-IL"/>
        </w:rPr>
      </w:pPr>
      <w:r w:rsidRPr="001C0853">
        <w:rPr>
          <w:rFonts w:ascii="Times New Roman" w:eastAsia="Times New Roman" w:hAnsi="Times New Roman" w:cs="David" w:hint="cs"/>
          <w:sz w:val="24"/>
          <w:szCs w:val="24"/>
          <w:rtl/>
          <w:lang w:eastAsia="he-IL"/>
        </w:rPr>
        <w:t>ד</w:t>
      </w:r>
      <w:r w:rsidRPr="001C0853">
        <w:rPr>
          <w:rFonts w:ascii="Times New Roman" w:eastAsia="Times New Roman" w:hAnsi="Times New Roman" w:cs="David"/>
          <w:sz w:val="24"/>
          <w:szCs w:val="24"/>
          <w:rtl/>
          <w:lang w:eastAsia="he-IL"/>
        </w:rPr>
        <w:t>.</w:t>
      </w:r>
      <w:r w:rsidRPr="001C0853">
        <w:rPr>
          <w:rFonts w:ascii="Times New Roman" w:eastAsia="Times New Roman" w:hAnsi="Times New Roman" w:cs="David" w:hint="cs"/>
          <w:sz w:val="24"/>
          <w:szCs w:val="24"/>
          <w:lang w:eastAsia="he-IL"/>
        </w:rPr>
        <w:t xml:space="preserve">    </w:t>
      </w:r>
      <w:r w:rsidRPr="001C0853">
        <w:rPr>
          <w:rFonts w:ascii="Times New Roman" w:eastAsia="Times New Roman" w:hAnsi="Times New Roman" w:cs="David"/>
          <w:sz w:val="24"/>
          <w:szCs w:val="24"/>
          <w:rtl/>
          <w:lang w:eastAsia="he-IL"/>
        </w:rPr>
        <w:t>צוות השרטטים של המ</w:t>
      </w:r>
      <w:r w:rsidRPr="001C0853">
        <w:rPr>
          <w:rFonts w:ascii="Times New Roman" w:eastAsia="Times New Roman" w:hAnsi="Times New Roman" w:cs="David" w:hint="cs"/>
          <w:sz w:val="24"/>
          <w:szCs w:val="24"/>
          <w:rtl/>
          <w:lang w:eastAsia="he-IL"/>
        </w:rPr>
        <w:t>תכנן</w:t>
      </w:r>
      <w:r w:rsidRPr="001C0853">
        <w:rPr>
          <w:rFonts w:ascii="Times New Roman" w:eastAsia="Times New Roman" w:hAnsi="Times New Roman" w:cs="David"/>
          <w:sz w:val="24"/>
          <w:szCs w:val="24"/>
          <w:rtl/>
          <w:lang w:eastAsia="he-IL"/>
        </w:rPr>
        <w:t xml:space="preserve"> יהיה כנדרש לתכנון ולהוצאת תכניות משורטטות לביצוע על מנת לעמוד בלוח הזמנים שנקבע על ידי מנהל הפרויקט.</w:t>
      </w:r>
    </w:p>
    <w:p w14:paraId="58AA61B4" w14:textId="77777777" w:rsidR="001C0853" w:rsidRPr="001C0853" w:rsidRDefault="001C0853" w:rsidP="001C0853">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1B732E21" w14:textId="77777777" w:rsidR="001C0853" w:rsidRPr="001C0853" w:rsidRDefault="001C0853" w:rsidP="001C0853">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1C0853">
        <w:rPr>
          <w:rFonts w:ascii="Times New Roman" w:eastAsia="Times New Roman" w:hAnsi="Times New Roman" w:cs="David" w:hint="cs"/>
          <w:sz w:val="24"/>
          <w:szCs w:val="24"/>
          <w:rtl/>
          <w:lang w:eastAsia="he-IL"/>
        </w:rPr>
        <w:t>1.3</w:t>
      </w:r>
      <w:r w:rsidRPr="001C0853">
        <w:rPr>
          <w:rFonts w:ascii="Times New Roman" w:eastAsia="Times New Roman" w:hAnsi="Times New Roman" w:cs="David" w:hint="cs"/>
          <w:sz w:val="24"/>
          <w:szCs w:val="24"/>
          <w:rtl/>
          <w:lang w:eastAsia="he-IL"/>
        </w:rPr>
        <w:tab/>
        <w:t>על המתכנן לקבל אישור בכתב מהמנהל לפני התחלת ביצוע כל שלב, או לפני הספקת כל שרות חלקי.</w:t>
      </w:r>
    </w:p>
    <w:p w14:paraId="2CBD6582" w14:textId="77777777" w:rsidR="001C0853" w:rsidRPr="002B2234" w:rsidRDefault="001C0853" w:rsidP="001C0853">
      <w:pPr>
        <w:widowControl w:val="0"/>
        <w:spacing w:before="0" w:beforeAutospacing="0" w:after="0" w:afterAutospacing="0" w:line="360" w:lineRule="auto"/>
        <w:ind w:left="1440" w:hanging="720"/>
        <w:jc w:val="both"/>
        <w:rPr>
          <w:rFonts w:ascii="Times New Roman" w:eastAsia="Times New Roman" w:hAnsi="Times New Roman" w:cs="David"/>
          <w:sz w:val="24"/>
          <w:szCs w:val="24"/>
          <w:rtl/>
          <w:lang w:eastAsia="he-IL"/>
        </w:rPr>
      </w:pPr>
    </w:p>
    <w:p w14:paraId="78EBE492"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CACA5A9" w14:textId="77777777" w:rsidR="002B2234" w:rsidRPr="002B2234" w:rsidRDefault="002B2234" w:rsidP="002B2234">
      <w:pPr>
        <w:widowControl w:val="0"/>
        <w:numPr>
          <w:ilvl w:val="0"/>
          <w:numId w:val="23"/>
        </w:numPr>
        <w:spacing w:before="0" w:beforeAutospacing="0" w:after="0" w:afterAutospacing="0" w:line="240" w:lineRule="auto"/>
        <w:ind w:right="720"/>
        <w:jc w:val="both"/>
        <w:rPr>
          <w:rFonts w:ascii="Times New Roman" w:eastAsia="Times New Roman" w:hAnsi="Times New Roman" w:cs="David"/>
          <w:b/>
          <w:bCs/>
          <w:sz w:val="24"/>
          <w:szCs w:val="24"/>
          <w:rtl/>
          <w:lang w:eastAsia="he-IL"/>
        </w:rPr>
      </w:pPr>
      <w:r w:rsidRPr="002B2234">
        <w:rPr>
          <w:rFonts w:ascii="Times New Roman" w:eastAsia="Times New Roman" w:hAnsi="Times New Roman" w:cs="David"/>
          <w:b/>
          <w:bCs/>
          <w:sz w:val="24"/>
          <w:szCs w:val="24"/>
          <w:u w:val="single"/>
          <w:rtl/>
          <w:lang w:eastAsia="he-IL"/>
        </w:rPr>
        <w:t>הגדרות</w:t>
      </w:r>
      <w:r w:rsidRPr="002B2234">
        <w:rPr>
          <w:rFonts w:ascii="Times New Roman" w:eastAsia="Times New Roman" w:hAnsi="Times New Roman" w:cs="David"/>
          <w:b/>
          <w:bCs/>
          <w:sz w:val="24"/>
          <w:szCs w:val="24"/>
          <w:rtl/>
          <w:lang w:eastAsia="he-IL"/>
        </w:rPr>
        <w:t>:</w:t>
      </w:r>
    </w:p>
    <w:p w14:paraId="565BF82B"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4"/>
          <w:szCs w:val="24"/>
          <w:u w:val="single"/>
          <w:rtl/>
          <w:lang w:eastAsia="he-IL"/>
        </w:rPr>
      </w:pPr>
    </w:p>
    <w:p w14:paraId="214C772B" w14:textId="77777777" w:rsidR="002B2234" w:rsidRPr="002B2234" w:rsidRDefault="002B2234" w:rsidP="002B2234">
      <w:pPr>
        <w:widowControl w:val="0"/>
        <w:numPr>
          <w:ilvl w:val="1"/>
          <w:numId w:val="23"/>
        </w:numPr>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 xml:space="preserve">"מתקן" </w:t>
      </w:r>
      <w:r w:rsidRPr="002B2234">
        <w:rPr>
          <w:rFonts w:ascii="Times New Roman" w:eastAsia="Times New Roman" w:hAnsi="Times New Roman" w:cs="David"/>
          <w:sz w:val="24"/>
          <w:szCs w:val="24"/>
          <w:lang w:eastAsia="he-IL"/>
        </w:rPr>
        <w:t>–</w:t>
      </w:r>
      <w:r w:rsidRPr="002B2234">
        <w:rPr>
          <w:rFonts w:ascii="Times New Roman" w:eastAsia="Times New Roman" w:hAnsi="Times New Roman" w:cs="David"/>
          <w:sz w:val="24"/>
          <w:szCs w:val="24"/>
          <w:rtl/>
          <w:lang w:eastAsia="he-IL"/>
        </w:rPr>
        <w:t xml:space="preserve"> מערכת </w:t>
      </w:r>
      <w:r w:rsidRPr="002B2234">
        <w:rPr>
          <w:rFonts w:ascii="Times New Roman" w:eastAsia="Times New Roman" w:hAnsi="Times New Roman" w:cs="David" w:hint="cs"/>
          <w:sz w:val="24"/>
          <w:szCs w:val="24"/>
          <w:rtl/>
          <w:lang w:eastAsia="he-IL"/>
        </w:rPr>
        <w:t>א</w:t>
      </w:r>
      <w:r w:rsidRPr="002B2234">
        <w:rPr>
          <w:rFonts w:ascii="Times New Roman" w:eastAsia="Times New Roman" w:hAnsi="Times New Roman" w:cs="David"/>
          <w:sz w:val="24"/>
          <w:szCs w:val="24"/>
          <w:rtl/>
          <w:lang w:eastAsia="he-IL"/>
        </w:rPr>
        <w:t>ספקת חשמל, כח, תאורה, גנרטור, טלפונים, טל"כ, לווין, תקשורת מחשבים, מערכות תקשורת ומתח נמוך (</w:t>
      </w:r>
      <w:r w:rsidRPr="002B2234">
        <w:rPr>
          <w:rFonts w:ascii="Times New Roman" w:eastAsia="Times New Roman" w:hAnsi="Times New Roman" w:cs="David" w:hint="cs"/>
          <w:sz w:val="24"/>
          <w:szCs w:val="24"/>
          <w:rtl/>
          <w:lang w:eastAsia="he-IL"/>
        </w:rPr>
        <w:t>טלוויזי</w:t>
      </w:r>
      <w:r w:rsidRPr="002B2234">
        <w:rPr>
          <w:rFonts w:ascii="Times New Roman" w:eastAsia="Times New Roman" w:hAnsi="Times New Roman" w:cs="David" w:hint="eastAsia"/>
          <w:sz w:val="24"/>
          <w:szCs w:val="24"/>
          <w:rtl/>
          <w:lang w:eastAsia="he-IL"/>
        </w:rPr>
        <w:t>ה</w:t>
      </w:r>
      <w:r w:rsidRPr="002B2234">
        <w:rPr>
          <w:rFonts w:ascii="Times New Roman" w:eastAsia="Times New Roman" w:hAnsi="Times New Roman" w:cs="David"/>
          <w:sz w:val="24"/>
          <w:szCs w:val="24"/>
          <w:rtl/>
          <w:lang w:eastAsia="he-IL"/>
        </w:rPr>
        <w:t xml:space="preserve">, </w:t>
      </w:r>
      <w:r w:rsidRPr="002B2234">
        <w:rPr>
          <w:rFonts w:ascii="Times New Roman" w:eastAsia="Times New Roman" w:hAnsi="Times New Roman" w:cs="David" w:hint="cs"/>
          <w:sz w:val="24"/>
          <w:szCs w:val="24"/>
          <w:rtl/>
          <w:lang w:eastAsia="he-IL"/>
        </w:rPr>
        <w:t xml:space="preserve">מערכות גילוי אש ועשן, </w:t>
      </w:r>
      <w:r w:rsidRPr="002B2234">
        <w:rPr>
          <w:rFonts w:ascii="Times New Roman" w:eastAsia="Times New Roman" w:hAnsi="Times New Roman" w:cs="David"/>
          <w:sz w:val="24"/>
          <w:szCs w:val="24"/>
          <w:rtl/>
          <w:lang w:eastAsia="he-IL"/>
        </w:rPr>
        <w:t xml:space="preserve">אזעקה, </w:t>
      </w:r>
      <w:r w:rsidRPr="002B2234">
        <w:rPr>
          <w:rFonts w:ascii="Times New Roman" w:eastAsia="Times New Roman" w:hAnsi="Times New Roman" w:cs="David" w:hint="cs"/>
          <w:sz w:val="24"/>
          <w:szCs w:val="24"/>
          <w:rtl/>
          <w:lang w:eastAsia="he-IL"/>
        </w:rPr>
        <w:t>אינטרקום וטלוויזי</w:t>
      </w:r>
      <w:r w:rsidRPr="002B2234">
        <w:rPr>
          <w:rFonts w:ascii="Times New Roman" w:eastAsia="Times New Roman" w:hAnsi="Times New Roman" w:cs="David" w:hint="eastAsia"/>
          <w:sz w:val="24"/>
          <w:szCs w:val="24"/>
          <w:rtl/>
          <w:lang w:eastAsia="he-IL"/>
        </w:rPr>
        <w:t>ה</w:t>
      </w:r>
      <w:r w:rsidRPr="002B2234">
        <w:rPr>
          <w:rFonts w:ascii="Times New Roman" w:eastAsia="Times New Roman" w:hAnsi="Times New Roman" w:cs="David" w:hint="cs"/>
          <w:sz w:val="24"/>
          <w:szCs w:val="24"/>
          <w:rtl/>
          <w:lang w:eastAsia="he-IL"/>
        </w:rPr>
        <w:t xml:space="preserve"> במעגל סגור, מערכת כריזה, </w:t>
      </w:r>
      <w:r w:rsidRPr="002B2234">
        <w:rPr>
          <w:rFonts w:ascii="Times New Roman" w:eastAsia="Times New Roman" w:hAnsi="Times New Roman" w:cs="David"/>
          <w:sz w:val="24"/>
          <w:szCs w:val="24"/>
          <w:rtl/>
          <w:lang w:eastAsia="he-IL"/>
        </w:rPr>
        <w:t>התראה</w:t>
      </w:r>
      <w:r w:rsidRPr="002B2234">
        <w:rPr>
          <w:rFonts w:ascii="Times New Roman" w:eastAsia="Times New Roman" w:hAnsi="Times New Roman" w:cs="David" w:hint="cs"/>
          <w:sz w:val="24"/>
          <w:szCs w:val="24"/>
          <w:rtl/>
          <w:lang w:eastAsia="he-IL"/>
        </w:rPr>
        <w:t>, בקרה</w:t>
      </w:r>
      <w:r w:rsidRPr="002B2234">
        <w:rPr>
          <w:rFonts w:ascii="Times New Roman" w:eastAsia="Times New Roman" w:hAnsi="Times New Roman" w:cs="David"/>
          <w:sz w:val="24"/>
          <w:szCs w:val="24"/>
          <w:rtl/>
          <w:lang w:eastAsia="he-IL"/>
        </w:rPr>
        <w:t xml:space="preserve"> וכו'), חשמל ופיקוד למערכות מיזוג אויר </w:t>
      </w:r>
      <w:r w:rsidRPr="002B2234">
        <w:rPr>
          <w:rFonts w:ascii="Times New Roman" w:eastAsia="Times New Roman" w:hAnsi="Times New Roman" w:cs="David" w:hint="cs"/>
          <w:sz w:val="24"/>
          <w:szCs w:val="24"/>
          <w:rtl/>
          <w:lang w:eastAsia="he-IL"/>
        </w:rPr>
        <w:t xml:space="preserve">ואוורור ולמערכות המים השונות </w:t>
      </w:r>
      <w:r w:rsidRPr="002B2234">
        <w:rPr>
          <w:rFonts w:ascii="Times New Roman" w:eastAsia="Times New Roman" w:hAnsi="Times New Roman" w:cs="David"/>
          <w:sz w:val="24"/>
          <w:szCs w:val="24"/>
          <w:rtl/>
          <w:lang w:eastAsia="he-IL"/>
        </w:rPr>
        <w:t xml:space="preserve">- מנקודת חיבור של חברת החשמל ו/או חברת בזק ו/או חברת הכבלים ו/או חברת </w:t>
      </w:r>
      <w:r w:rsidRPr="002B2234">
        <w:rPr>
          <w:rFonts w:ascii="Times New Roman" w:eastAsia="Times New Roman" w:hAnsi="Times New Roman" w:cs="David" w:hint="cs"/>
          <w:sz w:val="24"/>
          <w:szCs w:val="24"/>
          <w:rtl/>
          <w:lang w:eastAsia="he-IL"/>
        </w:rPr>
        <w:t>הלוויי</w:t>
      </w:r>
      <w:r w:rsidRPr="002B2234">
        <w:rPr>
          <w:rFonts w:ascii="Times New Roman" w:eastAsia="Times New Roman" w:hAnsi="Times New Roman" w:cs="David" w:hint="eastAsia"/>
          <w:sz w:val="24"/>
          <w:szCs w:val="24"/>
          <w:rtl/>
          <w:lang w:eastAsia="he-IL"/>
        </w:rPr>
        <w:t>ן</w:t>
      </w:r>
      <w:r w:rsidRPr="002B2234">
        <w:rPr>
          <w:rFonts w:ascii="Times New Roman" w:eastAsia="Times New Roman" w:hAnsi="Times New Roman" w:cs="David"/>
          <w:sz w:val="24"/>
          <w:szCs w:val="24"/>
          <w:rtl/>
          <w:lang w:eastAsia="he-IL"/>
        </w:rPr>
        <w:t xml:space="preserve"> למבנה ובתוכו.</w:t>
      </w:r>
      <w:r w:rsidRPr="002B2234">
        <w:rPr>
          <w:rFonts w:ascii="Times New Roman" w:eastAsia="Times New Roman" w:hAnsi="Times New Roman" w:cs="David" w:hint="cs"/>
          <w:sz w:val="24"/>
          <w:szCs w:val="24"/>
          <w:rtl/>
          <w:lang w:eastAsia="he-IL"/>
        </w:rPr>
        <w:t xml:space="preserve"> </w:t>
      </w:r>
      <w:r w:rsidRPr="002B2234">
        <w:rPr>
          <w:rFonts w:ascii="Times New Roman" w:eastAsia="Times New Roman" w:hAnsi="Times New Roman" w:cs="David"/>
          <w:sz w:val="24"/>
          <w:szCs w:val="24"/>
          <w:rtl/>
          <w:lang w:eastAsia="he-IL"/>
        </w:rPr>
        <w:t>לאלמנטים בחצר ובפתוח הצמוד לחצר. תשתיות כנ"ל (תת ועל קרקעיות) בכבישים, מדרכות, איי תנועה, שטחים ציבוריים פתוחים, שטחים פרטיים פתוחים, שבילים, רשתות חשמל (מתח נמוך ומתח גבוה)</w:t>
      </w:r>
      <w:r w:rsidRPr="002B2234">
        <w:rPr>
          <w:rFonts w:ascii="Times New Roman" w:eastAsia="Times New Roman" w:hAnsi="Times New Roman" w:cs="David" w:hint="cs"/>
          <w:sz w:val="24"/>
          <w:szCs w:val="24"/>
          <w:rtl/>
          <w:lang w:eastAsia="he-IL"/>
        </w:rPr>
        <w:t xml:space="preserve"> לרבות השנאה (טרנספורמציה) במבנה נפרד או בחדר בתוך המבנה וחיבורו למערכת החשמל בפרויקט</w:t>
      </w:r>
      <w:r w:rsidRPr="002B2234">
        <w:rPr>
          <w:rFonts w:ascii="Times New Roman" w:eastAsia="Times New Roman" w:hAnsi="Times New Roman" w:cs="David"/>
          <w:sz w:val="24"/>
          <w:szCs w:val="24"/>
          <w:rtl/>
          <w:lang w:eastAsia="he-IL"/>
        </w:rPr>
        <w:t>.</w:t>
      </w:r>
    </w:p>
    <w:p w14:paraId="0D847588" w14:textId="77777777" w:rsidR="002B2234" w:rsidRPr="002B2234" w:rsidRDefault="002B2234" w:rsidP="002B2234">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2D9D8BC5"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2.2</w:t>
      </w:r>
      <w:r w:rsidRPr="002B2234">
        <w:rPr>
          <w:rFonts w:ascii="Times New Roman" w:eastAsia="Times New Roman" w:hAnsi="Times New Roman" w:cs="David"/>
          <w:sz w:val="24"/>
          <w:szCs w:val="24"/>
          <w:rtl/>
          <w:lang w:eastAsia="he-IL"/>
        </w:rPr>
        <w:tab/>
        <w:t xml:space="preserve">"תכניות מוקדמות" </w:t>
      </w:r>
      <w:r w:rsidRPr="002B2234">
        <w:rPr>
          <w:rFonts w:ascii="Times New Roman" w:eastAsia="Times New Roman" w:hAnsi="Times New Roman" w:cs="David"/>
          <w:sz w:val="24"/>
          <w:szCs w:val="24"/>
          <w:lang w:eastAsia="he-IL"/>
        </w:rPr>
        <w:t>–</w:t>
      </w:r>
      <w:r w:rsidRPr="002B2234">
        <w:rPr>
          <w:rFonts w:ascii="Times New Roman" w:eastAsia="Times New Roman" w:hAnsi="Times New Roman" w:cs="David"/>
          <w:sz w:val="24"/>
          <w:szCs w:val="24"/>
          <w:rtl/>
          <w:lang w:eastAsia="he-IL"/>
        </w:rPr>
        <w:t xml:space="preserve"> תכניות המתארות את הפתרון העקרוני של המתקן.</w:t>
      </w:r>
    </w:p>
    <w:p w14:paraId="1007C23C"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4B33E15" w14:textId="77777777" w:rsidR="002B2234" w:rsidRPr="002B2234" w:rsidRDefault="002B2234" w:rsidP="002B2234">
      <w:pPr>
        <w:widowControl w:val="0"/>
        <w:spacing w:before="0" w:beforeAutospacing="0" w:after="0" w:afterAutospacing="0" w:line="240" w:lineRule="auto"/>
        <w:ind w:left="1440" w:hanging="720"/>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2.3</w:t>
      </w:r>
      <w:r w:rsidRPr="002B2234">
        <w:rPr>
          <w:rFonts w:ascii="Times New Roman" w:eastAsia="Times New Roman" w:hAnsi="Times New Roman" w:cs="David"/>
          <w:sz w:val="24"/>
          <w:szCs w:val="24"/>
          <w:rtl/>
          <w:lang w:eastAsia="he-IL"/>
        </w:rPr>
        <w:tab/>
        <w:t xml:space="preserve">"תכניות סופיות" </w:t>
      </w:r>
      <w:r w:rsidRPr="002B2234">
        <w:rPr>
          <w:rFonts w:ascii="Times New Roman" w:eastAsia="Times New Roman" w:hAnsi="Times New Roman" w:cs="David"/>
          <w:sz w:val="24"/>
          <w:szCs w:val="24"/>
          <w:lang w:eastAsia="he-IL"/>
        </w:rPr>
        <w:t>–</w:t>
      </w:r>
      <w:r w:rsidRPr="002B2234">
        <w:rPr>
          <w:rFonts w:ascii="Times New Roman" w:eastAsia="Times New Roman" w:hAnsi="Times New Roman" w:cs="David"/>
          <w:sz w:val="24"/>
          <w:szCs w:val="24"/>
          <w:rtl/>
          <w:lang w:eastAsia="he-IL"/>
        </w:rPr>
        <w:t xml:space="preserve"> תכניות שלאחר אישורן ניתן יהיה לעבד את כל המסמכים הדרושים לביצוע המתקן.</w:t>
      </w:r>
    </w:p>
    <w:p w14:paraId="3B616DA4"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3B80765" w14:textId="77777777" w:rsidR="002B2234" w:rsidRPr="002B2234" w:rsidRDefault="002B2234" w:rsidP="002B2234">
      <w:pPr>
        <w:widowControl w:val="0"/>
        <w:spacing w:before="0" w:beforeAutospacing="0" w:after="0" w:afterAutospacing="0" w:line="240" w:lineRule="auto"/>
        <w:ind w:left="1440" w:hanging="720"/>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2.4</w:t>
      </w:r>
      <w:r w:rsidRPr="002B2234">
        <w:rPr>
          <w:rFonts w:ascii="Times New Roman" w:eastAsia="Times New Roman" w:hAnsi="Times New Roman" w:cs="David"/>
          <w:sz w:val="24"/>
          <w:szCs w:val="24"/>
          <w:rtl/>
          <w:lang w:eastAsia="he-IL"/>
        </w:rPr>
        <w:tab/>
        <w:t xml:space="preserve">"תכניות עבודה" </w:t>
      </w:r>
      <w:r w:rsidRPr="002B2234">
        <w:rPr>
          <w:rFonts w:ascii="Times New Roman" w:eastAsia="Times New Roman" w:hAnsi="Times New Roman" w:cs="David"/>
          <w:sz w:val="24"/>
          <w:szCs w:val="24"/>
          <w:lang w:eastAsia="he-IL"/>
        </w:rPr>
        <w:t>–</w:t>
      </w:r>
      <w:r w:rsidRPr="002B2234">
        <w:rPr>
          <w:rFonts w:ascii="Times New Roman" w:eastAsia="Times New Roman" w:hAnsi="Times New Roman" w:cs="David"/>
          <w:sz w:val="24"/>
          <w:szCs w:val="24"/>
          <w:rtl/>
          <w:lang w:eastAsia="he-IL"/>
        </w:rPr>
        <w:t xml:space="preserve"> תכניות מפורטות, מפרטים, כתבי כמויות, כל המסמכים וכל הדרוש לעריכת ופרסום מכרזים לביצוע המתקן בפרויקט ו/או לביצוע המתקן בפרויקט.</w:t>
      </w:r>
    </w:p>
    <w:p w14:paraId="660066DC"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876F677" w14:textId="77777777" w:rsidR="002B2234" w:rsidRPr="002B2234" w:rsidRDefault="002B2234" w:rsidP="002B2234">
      <w:pPr>
        <w:widowControl w:val="0"/>
        <w:numPr>
          <w:ilvl w:val="0"/>
          <w:numId w:val="23"/>
        </w:numPr>
        <w:spacing w:before="0" w:beforeAutospacing="0" w:after="0" w:afterAutospacing="0" w:line="240" w:lineRule="auto"/>
        <w:ind w:right="720"/>
        <w:jc w:val="both"/>
        <w:rPr>
          <w:rFonts w:ascii="Times New Roman" w:eastAsia="Times New Roman" w:hAnsi="Times New Roman" w:cs="David"/>
          <w:b/>
          <w:bCs/>
          <w:sz w:val="24"/>
          <w:szCs w:val="24"/>
          <w:lang w:eastAsia="he-IL"/>
        </w:rPr>
      </w:pPr>
      <w:r w:rsidRPr="002B2234">
        <w:rPr>
          <w:rFonts w:ascii="Times New Roman" w:eastAsia="Times New Roman" w:hAnsi="Times New Roman" w:cs="David"/>
          <w:b/>
          <w:bCs/>
          <w:sz w:val="24"/>
          <w:szCs w:val="24"/>
          <w:u w:val="single"/>
          <w:rtl/>
          <w:lang w:eastAsia="he-IL"/>
        </w:rPr>
        <w:t>פרוט שרותי המתכנן:</w:t>
      </w:r>
    </w:p>
    <w:p w14:paraId="46DA0653"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u w:val="single"/>
          <w:rtl/>
          <w:lang w:eastAsia="he-IL"/>
        </w:rPr>
      </w:pPr>
    </w:p>
    <w:p w14:paraId="353188DA" w14:textId="77777777" w:rsidR="002B2234" w:rsidRPr="002B2234" w:rsidRDefault="002B2234" w:rsidP="002B2234">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 xml:space="preserve">שרותי המתכנן יבוצעו בקטעים לפי התקדמות הפרויקט והנחיות המנהל, לרבות להסדרי ביניים לבניה ואכלוס בשלבים. </w:t>
      </w:r>
    </w:p>
    <w:p w14:paraId="485BDFD9" w14:textId="77777777" w:rsidR="002B2234" w:rsidRPr="002B2234" w:rsidRDefault="002B2234" w:rsidP="002B2234">
      <w:pPr>
        <w:widowControl w:val="0"/>
        <w:spacing w:before="0" w:beforeAutospacing="0" w:after="0" w:afterAutospacing="0" w:line="360" w:lineRule="auto"/>
        <w:ind w:left="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 xml:space="preserve">שרותי המתכנן יבוצעו בשלבים הכוללים את </w:t>
      </w:r>
      <w:r w:rsidRPr="002B2234">
        <w:rPr>
          <w:rFonts w:ascii="Times New Roman" w:eastAsia="Times New Roman" w:hAnsi="Times New Roman" w:cs="David" w:hint="cs"/>
          <w:sz w:val="24"/>
          <w:szCs w:val="24"/>
          <w:rtl/>
          <w:lang w:eastAsia="he-IL"/>
        </w:rPr>
        <w:t>השירותי</w:t>
      </w:r>
      <w:r w:rsidRPr="002B2234">
        <w:rPr>
          <w:rFonts w:ascii="Times New Roman" w:eastAsia="Times New Roman" w:hAnsi="Times New Roman" w:cs="David" w:hint="eastAsia"/>
          <w:sz w:val="24"/>
          <w:szCs w:val="24"/>
          <w:rtl/>
          <w:lang w:eastAsia="he-IL"/>
        </w:rPr>
        <w:t>ם</w:t>
      </w:r>
      <w:r w:rsidRPr="002B2234">
        <w:rPr>
          <w:rFonts w:ascii="Times New Roman" w:eastAsia="Times New Roman" w:hAnsi="Times New Roman" w:cs="David"/>
          <w:sz w:val="24"/>
          <w:szCs w:val="24"/>
          <w:rtl/>
          <w:lang w:eastAsia="he-IL"/>
        </w:rPr>
        <w:t xml:space="preserve"> כלהלן:</w:t>
      </w:r>
    </w:p>
    <w:p w14:paraId="07A75AB5"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b/>
          <w:bCs/>
          <w:sz w:val="24"/>
          <w:szCs w:val="24"/>
          <w:u w:val="single"/>
          <w:rtl/>
          <w:lang w:eastAsia="he-IL"/>
        </w:rPr>
      </w:pPr>
    </w:p>
    <w:p w14:paraId="3A4F812F"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3.1</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sz w:val="24"/>
          <w:szCs w:val="24"/>
          <w:u w:val="single"/>
          <w:rtl/>
          <w:lang w:eastAsia="he-IL"/>
        </w:rPr>
        <w:t>תכנון מוקדם</w:t>
      </w:r>
      <w:r w:rsidRPr="002B2234">
        <w:rPr>
          <w:rFonts w:ascii="Times New Roman" w:eastAsia="Times New Roman" w:hAnsi="Times New Roman" w:cs="David"/>
          <w:sz w:val="24"/>
          <w:szCs w:val="24"/>
          <w:rtl/>
          <w:lang w:eastAsia="he-IL"/>
        </w:rPr>
        <w:t>:</w:t>
      </w:r>
    </w:p>
    <w:p w14:paraId="171BC118"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ECB611B"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א.</w:t>
      </w:r>
      <w:r w:rsidRPr="002B2234">
        <w:rPr>
          <w:rFonts w:ascii="Times New Roman" w:eastAsia="Times New Roman" w:hAnsi="Times New Roman" w:cs="David"/>
          <w:sz w:val="24"/>
          <w:szCs w:val="24"/>
          <w:rtl/>
          <w:lang w:eastAsia="he-IL"/>
        </w:rPr>
        <w:tab/>
        <w:t xml:space="preserve">תכנון מוקדם הכולל תכנית או תכניות עקרוניות בקנה מידה שיבחר ע"י המתכנן. התכנון הנ"ל יתאים לפרוגרמות שיוצגו למתכנן ע"י נציג המזמין, לדרישת מתכנני התשתיות העירוניות הקשורות לתכנון, לדרישות כל הגורמים </w:t>
      </w:r>
      <w:r w:rsidRPr="002B2234">
        <w:rPr>
          <w:rFonts w:ascii="Times New Roman" w:eastAsia="Times New Roman" w:hAnsi="Times New Roman" w:cs="David" w:hint="cs"/>
          <w:sz w:val="24"/>
          <w:szCs w:val="24"/>
          <w:rtl/>
          <w:lang w:eastAsia="he-IL"/>
        </w:rPr>
        <w:t>הרלוונטיי</w:t>
      </w:r>
      <w:r w:rsidRPr="002B2234">
        <w:rPr>
          <w:rFonts w:ascii="Times New Roman" w:eastAsia="Times New Roman" w:hAnsi="Times New Roman" w:cs="David" w:hint="eastAsia"/>
          <w:sz w:val="24"/>
          <w:szCs w:val="24"/>
          <w:rtl/>
          <w:lang w:eastAsia="he-IL"/>
        </w:rPr>
        <w:t>ם</w:t>
      </w:r>
      <w:r w:rsidRPr="002B2234">
        <w:rPr>
          <w:rFonts w:ascii="Times New Roman" w:eastAsia="Times New Roman" w:hAnsi="Times New Roman" w:cs="David"/>
          <w:sz w:val="24"/>
          <w:szCs w:val="24"/>
          <w:rtl/>
          <w:lang w:eastAsia="he-IL"/>
        </w:rPr>
        <w:t xml:space="preserve"> והרשויות המוסמכות, לרבות חברת החשמל (כגון: בירור שיטת </w:t>
      </w:r>
      <w:r w:rsidRPr="002B2234">
        <w:rPr>
          <w:rFonts w:ascii="Times New Roman" w:eastAsia="Times New Roman" w:hAnsi="Times New Roman" w:cs="David" w:hint="cs"/>
          <w:sz w:val="24"/>
          <w:szCs w:val="24"/>
          <w:rtl/>
          <w:lang w:eastAsia="he-IL"/>
        </w:rPr>
        <w:t>א</w:t>
      </w:r>
      <w:r w:rsidRPr="002B2234">
        <w:rPr>
          <w:rFonts w:ascii="Times New Roman" w:eastAsia="Times New Roman" w:hAnsi="Times New Roman" w:cs="David"/>
          <w:sz w:val="24"/>
          <w:szCs w:val="24"/>
          <w:rtl/>
          <w:lang w:eastAsia="he-IL"/>
        </w:rPr>
        <w:t xml:space="preserve">ספקת חשמל, אופן מיקום המונים, חיבור אל הרשת), חברת בזק, חברת טל"כ, חברת </w:t>
      </w:r>
      <w:r w:rsidRPr="002B2234">
        <w:rPr>
          <w:rFonts w:ascii="Times New Roman" w:eastAsia="Times New Roman" w:hAnsi="Times New Roman" w:cs="David" w:hint="cs"/>
          <w:sz w:val="24"/>
          <w:szCs w:val="24"/>
          <w:rtl/>
          <w:lang w:eastAsia="he-IL"/>
        </w:rPr>
        <w:t>הלוויי</w:t>
      </w:r>
      <w:r w:rsidRPr="002B2234">
        <w:rPr>
          <w:rFonts w:ascii="Times New Roman" w:eastAsia="Times New Roman" w:hAnsi="Times New Roman" w:cs="David" w:hint="eastAsia"/>
          <w:sz w:val="24"/>
          <w:szCs w:val="24"/>
          <w:rtl/>
          <w:lang w:eastAsia="he-IL"/>
        </w:rPr>
        <w:t>ן</w:t>
      </w:r>
      <w:r w:rsidRPr="002B2234">
        <w:rPr>
          <w:rFonts w:ascii="Times New Roman" w:eastAsia="Times New Roman" w:hAnsi="Times New Roman" w:cs="David"/>
          <w:sz w:val="24"/>
          <w:szCs w:val="24"/>
          <w:rtl/>
          <w:lang w:eastAsia="he-IL"/>
        </w:rPr>
        <w:t xml:space="preserve"> וכד'.</w:t>
      </w:r>
    </w:p>
    <w:p w14:paraId="7B5902CD"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20CD62F1" w14:textId="77777777" w:rsidR="002B2234" w:rsidRPr="002B2234" w:rsidRDefault="002B2234" w:rsidP="002B2234">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ב.</w:t>
      </w:r>
      <w:r w:rsidRPr="002B2234">
        <w:rPr>
          <w:rFonts w:ascii="Times New Roman" w:eastAsia="Times New Roman" w:hAnsi="Times New Roman" w:cs="David"/>
          <w:sz w:val="24"/>
          <w:szCs w:val="24"/>
          <w:rtl/>
          <w:lang w:eastAsia="he-IL"/>
        </w:rPr>
        <w:tab/>
        <w:t>השתתפות בהתייעצויות מוקדמות עם האדריכל והיועצים האחרים</w:t>
      </w:r>
      <w:r w:rsidRPr="002B2234">
        <w:rPr>
          <w:rFonts w:ascii="Times New Roman" w:eastAsia="Times New Roman" w:hAnsi="Times New Roman" w:cs="David" w:hint="cs"/>
          <w:sz w:val="24"/>
          <w:szCs w:val="24"/>
          <w:rtl/>
          <w:lang w:eastAsia="he-IL"/>
        </w:rPr>
        <w:t xml:space="preserve"> והנחייתם בכל הקשור לשילוב המתקן בפרויקט</w:t>
      </w:r>
      <w:r w:rsidRPr="002B2234">
        <w:rPr>
          <w:rFonts w:ascii="Times New Roman" w:eastAsia="Times New Roman" w:hAnsi="Times New Roman" w:cs="David"/>
          <w:sz w:val="24"/>
          <w:szCs w:val="24"/>
          <w:rtl/>
          <w:lang w:eastAsia="he-IL"/>
        </w:rPr>
        <w:t>.</w:t>
      </w:r>
    </w:p>
    <w:p w14:paraId="025983C2"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F20528A" w14:textId="77777777" w:rsidR="002B2234" w:rsidRPr="002B2234" w:rsidRDefault="002B2234" w:rsidP="002B2234">
      <w:pPr>
        <w:widowControl w:val="0"/>
        <w:spacing w:before="0" w:beforeAutospacing="0" w:after="0" w:afterAutospacing="0" w:line="240" w:lineRule="auto"/>
        <w:ind w:left="1440"/>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ג.</w:t>
      </w:r>
      <w:r w:rsidRPr="002B2234">
        <w:rPr>
          <w:rFonts w:ascii="Times New Roman" w:eastAsia="Times New Roman" w:hAnsi="Times New Roman" w:cs="David"/>
          <w:sz w:val="24"/>
          <w:szCs w:val="24"/>
          <w:rtl/>
          <w:lang w:eastAsia="he-IL"/>
        </w:rPr>
        <w:tab/>
        <w:t>תאום תחנות טרנספורמציה וחדרי בזק</w:t>
      </w:r>
      <w:r w:rsidRPr="002B2234">
        <w:rPr>
          <w:rFonts w:ascii="Times New Roman" w:eastAsia="Times New Roman" w:hAnsi="Times New Roman" w:cs="David" w:hint="cs"/>
          <w:sz w:val="24"/>
          <w:szCs w:val="24"/>
          <w:rtl/>
          <w:lang w:eastAsia="he-IL"/>
        </w:rPr>
        <w:t xml:space="preserve"> לרבות תיאום מול חח"י ובזק וקבלת אישורם</w:t>
      </w:r>
      <w:r w:rsidRPr="002B2234">
        <w:rPr>
          <w:rFonts w:ascii="Times New Roman" w:eastAsia="Times New Roman" w:hAnsi="Times New Roman" w:cs="David"/>
          <w:sz w:val="24"/>
          <w:szCs w:val="24"/>
          <w:rtl/>
          <w:lang w:eastAsia="he-IL"/>
        </w:rPr>
        <w:t>.</w:t>
      </w:r>
    </w:p>
    <w:p w14:paraId="560B404A"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8AE44A8"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ד.</w:t>
      </w:r>
      <w:r w:rsidRPr="002B2234">
        <w:rPr>
          <w:rFonts w:ascii="Times New Roman" w:eastAsia="Times New Roman" w:hAnsi="Times New Roman" w:cs="David"/>
          <w:sz w:val="24"/>
          <w:szCs w:val="24"/>
          <w:rtl/>
          <w:lang w:eastAsia="he-IL"/>
        </w:rPr>
        <w:tab/>
        <w:t>תאום גודל ומיקום פירים אנכיים להעברת תשתיות למתקן, ארונות חשמל ותקשורת, חדרי גנרטור, פילרים וכו'.</w:t>
      </w:r>
    </w:p>
    <w:p w14:paraId="208C987B"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CC26A0B"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ה.</w:t>
      </w:r>
      <w:r w:rsidRPr="002B2234">
        <w:rPr>
          <w:rFonts w:ascii="Times New Roman" w:eastAsia="Times New Roman" w:hAnsi="Times New Roman" w:cs="David"/>
          <w:sz w:val="24"/>
          <w:szCs w:val="24"/>
          <w:rtl/>
          <w:lang w:eastAsia="he-IL"/>
        </w:rPr>
        <w:tab/>
        <w:t>תאום הזנות מתח גבוה ומתח נמוך בפרויקט עם חברת החשמל.</w:t>
      </w:r>
    </w:p>
    <w:p w14:paraId="596B0D26"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AE44CE2" w14:textId="77777777" w:rsidR="002B2234" w:rsidRPr="002B2234" w:rsidRDefault="002B2234" w:rsidP="002B2234">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ו.</w:t>
      </w:r>
      <w:r w:rsidRPr="002B2234">
        <w:rPr>
          <w:rFonts w:ascii="Times New Roman" w:eastAsia="Times New Roman" w:hAnsi="Times New Roman" w:cs="David"/>
          <w:sz w:val="24"/>
          <w:szCs w:val="24"/>
          <w:rtl/>
          <w:lang w:eastAsia="he-IL"/>
        </w:rPr>
        <w:tab/>
        <w:t xml:space="preserve">קבלת אישור היועצים </w:t>
      </w:r>
      <w:r w:rsidRPr="002B2234">
        <w:rPr>
          <w:rFonts w:ascii="Times New Roman" w:eastAsia="Times New Roman" w:hAnsi="Times New Roman" w:cs="David" w:hint="cs"/>
          <w:sz w:val="24"/>
          <w:szCs w:val="24"/>
          <w:rtl/>
          <w:lang w:eastAsia="he-IL"/>
        </w:rPr>
        <w:t>הרלוונטיי</w:t>
      </w:r>
      <w:r w:rsidRPr="002B2234">
        <w:rPr>
          <w:rFonts w:ascii="Times New Roman" w:eastAsia="Times New Roman" w:hAnsi="Times New Roman" w:cs="David" w:hint="eastAsia"/>
          <w:sz w:val="24"/>
          <w:szCs w:val="24"/>
          <w:rtl/>
          <w:lang w:eastAsia="he-IL"/>
        </w:rPr>
        <w:t>ם</w:t>
      </w:r>
      <w:r w:rsidRPr="002B2234">
        <w:rPr>
          <w:rFonts w:ascii="Times New Roman" w:eastAsia="Times New Roman" w:hAnsi="Times New Roman" w:cs="David"/>
          <w:sz w:val="24"/>
          <w:szCs w:val="24"/>
          <w:rtl/>
          <w:lang w:eastAsia="he-IL"/>
        </w:rPr>
        <w:t xml:space="preserve"> לתכנון המוקדם ואשור התכנון המוקדם של היועצים, ככל </w:t>
      </w:r>
      <w:r w:rsidRPr="002B2234">
        <w:rPr>
          <w:rFonts w:ascii="Times New Roman" w:eastAsia="Times New Roman" w:hAnsi="Times New Roman" w:cs="David" w:hint="cs"/>
          <w:sz w:val="24"/>
          <w:szCs w:val="24"/>
          <w:rtl/>
          <w:lang w:eastAsia="he-IL"/>
        </w:rPr>
        <w:t>שיידר</w:t>
      </w:r>
      <w:r w:rsidRPr="002B2234">
        <w:rPr>
          <w:rFonts w:ascii="Times New Roman" w:eastAsia="Times New Roman" w:hAnsi="Times New Roman" w:cs="David" w:hint="eastAsia"/>
          <w:sz w:val="24"/>
          <w:szCs w:val="24"/>
          <w:rtl/>
          <w:lang w:eastAsia="he-IL"/>
        </w:rPr>
        <w:t>ש</w:t>
      </w:r>
      <w:r w:rsidRPr="002B2234">
        <w:rPr>
          <w:rFonts w:ascii="Times New Roman" w:eastAsia="Times New Roman" w:hAnsi="Times New Roman" w:cs="David"/>
          <w:sz w:val="24"/>
          <w:szCs w:val="24"/>
          <w:rtl/>
          <w:lang w:eastAsia="he-IL"/>
        </w:rPr>
        <w:t xml:space="preserve"> אשור המתכנן.</w:t>
      </w:r>
    </w:p>
    <w:p w14:paraId="23667164"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C18C366" w14:textId="77777777" w:rsidR="002B2234" w:rsidRPr="002B2234" w:rsidRDefault="002B2234" w:rsidP="002B2234">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ז.</w:t>
      </w:r>
      <w:r w:rsidRPr="002B2234">
        <w:rPr>
          <w:rFonts w:ascii="Times New Roman" w:eastAsia="Times New Roman" w:hAnsi="Times New Roman" w:cs="David"/>
          <w:sz w:val="24"/>
          <w:szCs w:val="24"/>
          <w:rtl/>
          <w:lang w:eastAsia="he-IL"/>
        </w:rPr>
        <w:tab/>
        <w:t>הכנת אומדנים ראשונים לכל אחד מסוגי המבנים ולמתקנים השונים.</w:t>
      </w:r>
    </w:p>
    <w:p w14:paraId="4D0CF120" w14:textId="77777777" w:rsidR="002B2234" w:rsidRPr="002B2234" w:rsidRDefault="002B2234" w:rsidP="002B2234">
      <w:pPr>
        <w:widowControl w:val="0"/>
        <w:spacing w:before="0" w:beforeAutospacing="0" w:after="0" w:afterAutospacing="0" w:line="240" w:lineRule="auto"/>
        <w:ind w:left="2880" w:hanging="660"/>
        <w:jc w:val="both"/>
        <w:rPr>
          <w:rFonts w:ascii="Times New Roman" w:eastAsia="Times New Roman" w:hAnsi="Times New Roman" w:cs="David"/>
          <w:sz w:val="24"/>
          <w:szCs w:val="24"/>
          <w:rtl/>
          <w:lang w:eastAsia="he-IL"/>
        </w:rPr>
      </w:pPr>
    </w:p>
    <w:p w14:paraId="048B4700" w14:textId="77777777" w:rsidR="002B2234" w:rsidRPr="002B2234" w:rsidRDefault="002B2234" w:rsidP="002B2234">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ח.</w:t>
      </w:r>
      <w:r w:rsidRPr="002B2234">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לשם השלמת התכנון המוקדם.</w:t>
      </w:r>
    </w:p>
    <w:p w14:paraId="6E2F6D77"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C875D5A" w14:textId="77777777" w:rsidR="002B2234" w:rsidRPr="002B2234" w:rsidRDefault="002B2234" w:rsidP="002B2234">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3.2</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sz w:val="24"/>
          <w:szCs w:val="24"/>
          <w:u w:val="single"/>
          <w:rtl/>
          <w:lang w:eastAsia="he-IL"/>
        </w:rPr>
        <w:t>תכנון סופי:</w:t>
      </w:r>
    </w:p>
    <w:p w14:paraId="6015078E"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1CFC5D4"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א.</w:t>
      </w:r>
      <w:r w:rsidRPr="002B2234">
        <w:rPr>
          <w:rFonts w:ascii="Times New Roman" w:eastAsia="Times New Roman" w:hAnsi="Times New Roman" w:cs="David"/>
          <w:sz w:val="24"/>
          <w:szCs w:val="24"/>
          <w:rtl/>
          <w:lang w:eastAsia="he-IL"/>
        </w:rPr>
        <w:tab/>
        <w:t>הכנת כל התכניות, המפרטים, התיאורים והחישובים הדרושים, בק.מ. שיאפשר אישורן על ידי הרשויות.</w:t>
      </w:r>
    </w:p>
    <w:p w14:paraId="3AE5176E"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01C0A065"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ב.</w:t>
      </w:r>
      <w:r w:rsidRPr="002B2234">
        <w:rPr>
          <w:rFonts w:ascii="Times New Roman" w:eastAsia="Times New Roman" w:hAnsi="Times New Roman" w:cs="David"/>
          <w:sz w:val="24"/>
          <w:szCs w:val="24"/>
          <w:rtl/>
          <w:lang w:eastAsia="he-IL"/>
        </w:rPr>
        <w:tab/>
        <w:t xml:space="preserve">הכנת התכניות והמסמכים הדרושים לתאום וקבלת אשור הגורמים </w:t>
      </w:r>
      <w:r w:rsidRPr="002B2234">
        <w:rPr>
          <w:rFonts w:ascii="Times New Roman" w:eastAsia="Times New Roman" w:hAnsi="Times New Roman" w:cs="David" w:hint="cs"/>
          <w:sz w:val="24"/>
          <w:szCs w:val="24"/>
          <w:rtl/>
          <w:lang w:eastAsia="he-IL"/>
        </w:rPr>
        <w:t>הרלוונטיי</w:t>
      </w:r>
      <w:r w:rsidRPr="002B2234">
        <w:rPr>
          <w:rFonts w:ascii="Times New Roman" w:eastAsia="Times New Roman" w:hAnsi="Times New Roman" w:cs="David" w:hint="eastAsia"/>
          <w:sz w:val="24"/>
          <w:szCs w:val="24"/>
          <w:rtl/>
          <w:lang w:eastAsia="he-IL"/>
        </w:rPr>
        <w:t>ם</w:t>
      </w:r>
      <w:r w:rsidRPr="002B2234">
        <w:rPr>
          <w:rFonts w:ascii="Times New Roman" w:eastAsia="Times New Roman" w:hAnsi="Times New Roman" w:cs="David"/>
          <w:sz w:val="24"/>
          <w:szCs w:val="24"/>
          <w:rtl/>
          <w:lang w:eastAsia="he-IL"/>
        </w:rPr>
        <w:t xml:space="preserve"> והרשויות המוסמכות, לרבות, חברת החשמל, חברת בזק, חברת טל"כ, חברת </w:t>
      </w:r>
      <w:r w:rsidRPr="002B2234">
        <w:rPr>
          <w:rFonts w:ascii="Times New Roman" w:eastAsia="Times New Roman" w:hAnsi="Times New Roman" w:cs="David" w:hint="cs"/>
          <w:sz w:val="24"/>
          <w:szCs w:val="24"/>
          <w:rtl/>
          <w:lang w:eastAsia="he-IL"/>
        </w:rPr>
        <w:t>הלוויי</w:t>
      </w:r>
      <w:r w:rsidRPr="002B2234">
        <w:rPr>
          <w:rFonts w:ascii="Times New Roman" w:eastAsia="Times New Roman" w:hAnsi="Times New Roman" w:cs="David" w:hint="eastAsia"/>
          <w:sz w:val="24"/>
          <w:szCs w:val="24"/>
          <w:rtl/>
          <w:lang w:eastAsia="he-IL"/>
        </w:rPr>
        <w:t>ן</w:t>
      </w:r>
      <w:r w:rsidRPr="002B2234">
        <w:rPr>
          <w:rFonts w:ascii="Times New Roman" w:eastAsia="Times New Roman" w:hAnsi="Times New Roman" w:cs="David"/>
          <w:sz w:val="24"/>
          <w:szCs w:val="24"/>
          <w:rtl/>
          <w:lang w:eastAsia="he-IL"/>
        </w:rPr>
        <w:t>.</w:t>
      </w:r>
    </w:p>
    <w:p w14:paraId="55D5F677"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C5D20C8" w14:textId="77777777" w:rsidR="002B2234" w:rsidRPr="002B2234" w:rsidRDefault="002B2234" w:rsidP="002B2234">
      <w:pPr>
        <w:widowControl w:val="0"/>
        <w:spacing w:before="0" w:beforeAutospacing="0" w:after="0" w:afterAutospacing="0" w:line="240" w:lineRule="auto"/>
        <w:ind w:left="216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ג.</w:t>
      </w:r>
      <w:r w:rsidRPr="002B2234">
        <w:rPr>
          <w:rFonts w:ascii="Times New Roman" w:eastAsia="Times New Roman" w:hAnsi="Times New Roman" w:cs="David"/>
          <w:sz w:val="24"/>
          <w:szCs w:val="24"/>
          <w:rtl/>
          <w:lang w:eastAsia="he-IL"/>
        </w:rPr>
        <w:tab/>
        <w:t xml:space="preserve">חתימה על כל המסמכים, התכניות והבקשות, אשר חתימת המתכנן </w:t>
      </w:r>
      <w:r w:rsidRPr="002B2234">
        <w:rPr>
          <w:rFonts w:ascii="Times New Roman" w:eastAsia="Times New Roman" w:hAnsi="Times New Roman" w:cs="David" w:hint="cs"/>
          <w:sz w:val="24"/>
          <w:szCs w:val="24"/>
          <w:rtl/>
          <w:lang w:eastAsia="he-IL"/>
        </w:rPr>
        <w:t>תידר</w:t>
      </w:r>
      <w:r w:rsidRPr="002B2234">
        <w:rPr>
          <w:rFonts w:ascii="Times New Roman" w:eastAsia="Times New Roman" w:hAnsi="Times New Roman" w:cs="David" w:hint="eastAsia"/>
          <w:sz w:val="24"/>
          <w:szCs w:val="24"/>
          <w:rtl/>
          <w:lang w:eastAsia="he-IL"/>
        </w:rPr>
        <w:t>ש</w:t>
      </w:r>
      <w:r w:rsidRPr="002B2234">
        <w:rPr>
          <w:rFonts w:ascii="Times New Roman" w:eastAsia="Times New Roman" w:hAnsi="Times New Roman" w:cs="David"/>
          <w:sz w:val="24"/>
          <w:szCs w:val="24"/>
          <w:rtl/>
          <w:lang w:eastAsia="he-IL"/>
        </w:rPr>
        <w:t xml:space="preserve"> עליהם עד לקבלת תעודת גמר לפרויקט, כאחראי לתכנון, לפיקוח עליון ולביקורת בתחום החשמל והתקשורת, לרבות בקשות להיתרי בניה, בקשות לטפסי 4 ובקשות לתעודות גמר.</w:t>
      </w:r>
    </w:p>
    <w:p w14:paraId="6BBF5233"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5C15B8D" w14:textId="77777777" w:rsidR="002B2234" w:rsidRPr="002B2234" w:rsidRDefault="002B2234" w:rsidP="002B2234">
      <w:pPr>
        <w:widowControl w:val="0"/>
        <w:spacing w:before="0" w:beforeAutospacing="0" w:after="0" w:afterAutospacing="0" w:line="240" w:lineRule="auto"/>
        <w:ind w:left="2160" w:hanging="660"/>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ד.</w:t>
      </w:r>
      <w:r w:rsidRPr="002B2234">
        <w:rPr>
          <w:rFonts w:ascii="Times New Roman" w:eastAsia="Times New Roman" w:hAnsi="Times New Roman" w:cs="David"/>
          <w:sz w:val="24"/>
          <w:szCs w:val="24"/>
          <w:rtl/>
          <w:lang w:eastAsia="he-IL"/>
        </w:rPr>
        <w:tab/>
        <w:t>הכנסת תיקונים ושינויים בכל התכניות והמסמכים אשר נערכו על ידי המתכנן במהלך ביצוע התכנון לפי דרישת המזמין ו/או לפי דרישת הרשויות המוסמכות, באישור המזמין, וטיפול באישורם כולל קבלת היתרי בניה מתוקנים.</w:t>
      </w:r>
    </w:p>
    <w:p w14:paraId="05E1EECB"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792888F"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ה.</w:t>
      </w:r>
      <w:r w:rsidRPr="002B2234">
        <w:rPr>
          <w:rFonts w:ascii="Times New Roman" w:eastAsia="Times New Roman" w:hAnsi="Times New Roman" w:cs="David"/>
          <w:sz w:val="24"/>
          <w:szCs w:val="24"/>
          <w:rtl/>
          <w:lang w:eastAsia="he-IL"/>
        </w:rPr>
        <w:tab/>
        <w:t>הכנת התכניות לאישור סופי של היועצים והמזמין לפני התחלת שלב תכניות עבודה.</w:t>
      </w:r>
    </w:p>
    <w:p w14:paraId="5B8DB33C"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6621E41B"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ו.</w:t>
      </w:r>
      <w:r w:rsidRPr="002B2234">
        <w:rPr>
          <w:rFonts w:ascii="Times New Roman" w:eastAsia="Times New Roman" w:hAnsi="Times New Roman" w:cs="David"/>
          <w:sz w:val="24"/>
          <w:szCs w:val="24"/>
          <w:rtl/>
          <w:lang w:eastAsia="he-IL"/>
        </w:rPr>
        <w:tab/>
        <w:t xml:space="preserve">קבלת אישור היועצים </w:t>
      </w:r>
      <w:r w:rsidRPr="002B2234">
        <w:rPr>
          <w:rFonts w:ascii="Times New Roman" w:eastAsia="Times New Roman" w:hAnsi="Times New Roman" w:cs="David" w:hint="cs"/>
          <w:sz w:val="24"/>
          <w:szCs w:val="24"/>
          <w:rtl/>
          <w:lang w:eastAsia="he-IL"/>
        </w:rPr>
        <w:t>הרלוונטיי</w:t>
      </w:r>
      <w:r w:rsidRPr="002B2234">
        <w:rPr>
          <w:rFonts w:ascii="Times New Roman" w:eastAsia="Times New Roman" w:hAnsi="Times New Roman" w:cs="David" w:hint="eastAsia"/>
          <w:sz w:val="24"/>
          <w:szCs w:val="24"/>
          <w:rtl/>
          <w:lang w:eastAsia="he-IL"/>
        </w:rPr>
        <w:t>ם</w:t>
      </w:r>
      <w:r w:rsidRPr="002B2234">
        <w:rPr>
          <w:rFonts w:ascii="Times New Roman" w:eastAsia="Times New Roman" w:hAnsi="Times New Roman" w:cs="David"/>
          <w:sz w:val="24"/>
          <w:szCs w:val="24"/>
          <w:rtl/>
          <w:lang w:eastAsia="he-IL"/>
        </w:rPr>
        <w:t xml:space="preserve"> לתכנון הסופי ואשור התכנון הסופי של היועצים, ככל </w:t>
      </w:r>
      <w:r w:rsidRPr="002B2234">
        <w:rPr>
          <w:rFonts w:ascii="Times New Roman" w:eastAsia="Times New Roman" w:hAnsi="Times New Roman" w:cs="David" w:hint="cs"/>
          <w:sz w:val="24"/>
          <w:szCs w:val="24"/>
          <w:rtl/>
          <w:lang w:eastAsia="he-IL"/>
        </w:rPr>
        <w:t>שיידר</w:t>
      </w:r>
      <w:r w:rsidRPr="002B2234">
        <w:rPr>
          <w:rFonts w:ascii="Times New Roman" w:eastAsia="Times New Roman" w:hAnsi="Times New Roman" w:cs="David" w:hint="eastAsia"/>
          <w:sz w:val="24"/>
          <w:szCs w:val="24"/>
          <w:rtl/>
          <w:lang w:eastAsia="he-IL"/>
        </w:rPr>
        <w:t>ש</w:t>
      </w:r>
      <w:r w:rsidRPr="002B2234">
        <w:rPr>
          <w:rFonts w:ascii="Times New Roman" w:eastAsia="Times New Roman" w:hAnsi="Times New Roman" w:cs="David"/>
          <w:sz w:val="24"/>
          <w:szCs w:val="24"/>
          <w:rtl/>
          <w:lang w:eastAsia="he-IL"/>
        </w:rPr>
        <w:t xml:space="preserve"> אשור המתכנן.</w:t>
      </w:r>
    </w:p>
    <w:p w14:paraId="3D38BB72"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447BE3DF"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ז.</w:t>
      </w:r>
      <w:r w:rsidRPr="002B2234">
        <w:rPr>
          <w:rFonts w:ascii="Times New Roman" w:eastAsia="Times New Roman" w:hAnsi="Times New Roman" w:cs="David"/>
          <w:sz w:val="24"/>
          <w:szCs w:val="24"/>
          <w:rtl/>
          <w:lang w:eastAsia="he-IL"/>
        </w:rPr>
        <w:tab/>
        <w:t>הכנת פרק החשמל והתקשורת במפרטי המכר. בדיקת מפרטי ותוכניות המכר, לרבות התאמתם לתכנון, ואישור הנוסח ו/או עדכון התכנון לפי הנחיית המזמין.</w:t>
      </w:r>
    </w:p>
    <w:p w14:paraId="5FE1CB96"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744C10B5"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ח.</w:t>
      </w:r>
      <w:r w:rsidRPr="002B2234">
        <w:rPr>
          <w:rFonts w:ascii="Times New Roman" w:eastAsia="Times New Roman" w:hAnsi="Times New Roman" w:cs="David"/>
          <w:sz w:val="24"/>
          <w:szCs w:val="24"/>
          <w:rtl/>
          <w:lang w:eastAsia="he-IL"/>
        </w:rPr>
        <w:tab/>
        <w:t>עדכון האומדן המשוער של ערך המתקן.</w:t>
      </w:r>
    </w:p>
    <w:p w14:paraId="2529DA14"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51A00183"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ט.</w:t>
      </w:r>
      <w:r w:rsidRPr="002B2234">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להשלמת התכנון הסופי.</w:t>
      </w:r>
    </w:p>
    <w:p w14:paraId="0266ED0A"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1A04212" w14:textId="77777777" w:rsidR="002B2234" w:rsidRPr="002B2234" w:rsidRDefault="002B2234" w:rsidP="002B2234">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3.3</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sz w:val="24"/>
          <w:szCs w:val="24"/>
          <w:u w:val="single"/>
          <w:rtl/>
          <w:lang w:eastAsia="he-IL"/>
        </w:rPr>
        <w:t>תכנון מפורט</w:t>
      </w:r>
      <w:r w:rsidRPr="002B2234">
        <w:rPr>
          <w:rFonts w:ascii="Times New Roman" w:eastAsia="Times New Roman" w:hAnsi="Times New Roman" w:cs="David"/>
          <w:sz w:val="24"/>
          <w:szCs w:val="24"/>
          <w:rtl/>
          <w:lang w:eastAsia="he-IL"/>
        </w:rPr>
        <w:t>:</w:t>
      </w:r>
    </w:p>
    <w:p w14:paraId="3C13712D" w14:textId="77777777" w:rsidR="002B2234" w:rsidRPr="002B2234" w:rsidRDefault="002B2234" w:rsidP="002B2234">
      <w:pPr>
        <w:widowControl w:val="0"/>
        <w:spacing w:before="0" w:beforeAutospacing="0" w:after="0" w:afterAutospacing="0" w:line="240" w:lineRule="auto"/>
        <w:ind w:left="1440"/>
        <w:jc w:val="both"/>
        <w:rPr>
          <w:rFonts w:ascii="Times New Roman" w:eastAsia="Times New Roman" w:hAnsi="Times New Roman" w:cs="David"/>
          <w:sz w:val="24"/>
          <w:szCs w:val="24"/>
          <w:u w:val="single"/>
          <w:rtl/>
          <w:lang w:eastAsia="he-IL"/>
        </w:rPr>
      </w:pPr>
    </w:p>
    <w:p w14:paraId="50E9A483"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א.</w:t>
      </w:r>
      <w:r w:rsidRPr="002B2234">
        <w:rPr>
          <w:rFonts w:ascii="Times New Roman" w:eastAsia="Times New Roman" w:hAnsi="Times New Roman" w:cs="David"/>
          <w:sz w:val="24"/>
          <w:szCs w:val="24"/>
          <w:rtl/>
          <w:lang w:eastAsia="he-IL"/>
        </w:rPr>
        <w:tab/>
        <w:t>הכנת תכניות עבודה בק.מ. 1:50 הכוללות פרטים וחתכים הכרחיים לביצוע העבודה והבנת התכנון וכוונות המתכנן, הכוללות:</w:t>
      </w:r>
    </w:p>
    <w:p w14:paraId="2E591546"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2A91F68C"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תכניות חשמל </w:t>
      </w:r>
      <w:r w:rsidRPr="002B2234">
        <w:rPr>
          <w:rFonts w:ascii="Times New Roman" w:eastAsia="Times New Roman" w:hAnsi="Times New Roman" w:cs="David" w:hint="cs"/>
          <w:sz w:val="24"/>
          <w:szCs w:val="24"/>
          <w:rtl/>
          <w:lang w:eastAsia="he-IL"/>
        </w:rPr>
        <w:t xml:space="preserve">ותאורה </w:t>
      </w:r>
      <w:r w:rsidRPr="002B2234">
        <w:rPr>
          <w:rFonts w:ascii="Times New Roman" w:eastAsia="Times New Roman" w:hAnsi="Times New Roman" w:cs="David"/>
          <w:sz w:val="24"/>
          <w:szCs w:val="24"/>
          <w:rtl/>
          <w:lang w:eastAsia="he-IL"/>
        </w:rPr>
        <w:t>במרתפים:</w:t>
      </w:r>
    </w:p>
    <w:p w14:paraId="3CAC23B7" w14:textId="77777777" w:rsidR="002B2234" w:rsidRPr="002B2234" w:rsidRDefault="002B2234" w:rsidP="002B2234">
      <w:pPr>
        <w:widowControl w:val="0"/>
        <w:spacing w:before="0" w:beforeAutospacing="0" w:after="0" w:afterAutospacing="0" w:line="240" w:lineRule="auto"/>
        <w:ind w:left="2947"/>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תשריט אופקי של מתקני החשמל,</w:t>
      </w:r>
      <w:r w:rsidRPr="002B2234">
        <w:rPr>
          <w:rFonts w:ascii="Times New Roman" w:eastAsia="Times New Roman" w:hAnsi="Times New Roman" w:cs="David" w:hint="cs"/>
          <w:sz w:val="24"/>
          <w:szCs w:val="24"/>
          <w:rtl/>
          <w:lang w:eastAsia="he-IL"/>
        </w:rPr>
        <w:t xml:space="preserve"> התאורה,</w:t>
      </w:r>
      <w:r w:rsidRPr="002B2234">
        <w:rPr>
          <w:rFonts w:ascii="Times New Roman" w:eastAsia="Times New Roman" w:hAnsi="Times New Roman" w:cs="David"/>
          <w:sz w:val="24"/>
          <w:szCs w:val="24"/>
          <w:rtl/>
          <w:lang w:eastAsia="he-IL"/>
        </w:rPr>
        <w:t xml:space="preserve"> תקשורת והתראה. סימון סוגי המתקנים השונים, מקום וגובה התקנתם. סימון צינורות וחתך הכבלים של המתקנים השונים.</w:t>
      </w:r>
    </w:p>
    <w:p w14:paraId="32E2E891"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4600C849"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תכניות חשמל </w:t>
      </w:r>
      <w:r w:rsidRPr="002B2234">
        <w:rPr>
          <w:rFonts w:ascii="Times New Roman" w:eastAsia="Times New Roman" w:hAnsi="Times New Roman" w:cs="David" w:hint="cs"/>
          <w:sz w:val="24"/>
          <w:szCs w:val="24"/>
          <w:rtl/>
          <w:lang w:eastAsia="he-IL"/>
        </w:rPr>
        <w:t xml:space="preserve">תאורה ותאורה דקורטיבית </w:t>
      </w:r>
      <w:r w:rsidRPr="002B2234">
        <w:rPr>
          <w:rFonts w:ascii="Times New Roman" w:eastAsia="Times New Roman" w:hAnsi="Times New Roman" w:cs="David"/>
          <w:sz w:val="24"/>
          <w:szCs w:val="24"/>
          <w:rtl/>
          <w:lang w:eastAsia="he-IL"/>
        </w:rPr>
        <w:t>בקומת קרקע:</w:t>
      </w:r>
    </w:p>
    <w:p w14:paraId="2710688B"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hint="cs"/>
          <w:sz w:val="24"/>
          <w:szCs w:val="24"/>
          <w:rtl/>
          <w:lang w:eastAsia="he-IL"/>
        </w:rPr>
        <w:tab/>
      </w:r>
      <w:r w:rsidRPr="002B2234">
        <w:rPr>
          <w:rFonts w:ascii="Times New Roman" w:eastAsia="Times New Roman" w:hAnsi="Times New Roman" w:cs="David"/>
          <w:sz w:val="24"/>
          <w:szCs w:val="24"/>
          <w:rtl/>
          <w:lang w:eastAsia="he-IL"/>
        </w:rPr>
        <w:t xml:space="preserve">תשריט אופקי של מתקני החשמל, </w:t>
      </w:r>
      <w:r w:rsidRPr="002B2234">
        <w:rPr>
          <w:rFonts w:ascii="Times New Roman" w:eastAsia="Times New Roman" w:hAnsi="Times New Roman" w:cs="David" w:hint="cs"/>
          <w:sz w:val="24"/>
          <w:szCs w:val="24"/>
          <w:rtl/>
          <w:lang w:eastAsia="he-IL"/>
        </w:rPr>
        <w:t xml:space="preserve">התאורה, </w:t>
      </w:r>
      <w:r w:rsidRPr="002B2234">
        <w:rPr>
          <w:rFonts w:ascii="Times New Roman" w:eastAsia="Times New Roman" w:hAnsi="Times New Roman" w:cs="David"/>
          <w:sz w:val="24"/>
          <w:szCs w:val="24"/>
          <w:rtl/>
          <w:lang w:eastAsia="he-IL"/>
        </w:rPr>
        <w:t>תקשורת והתראה. סימון סוגי המתקנים השונים, מקום וגובה התקנתם. סימון צינורות וחתך הכבלים של המתקנים השונים.</w:t>
      </w:r>
    </w:p>
    <w:p w14:paraId="3B877609" w14:textId="77777777" w:rsidR="002B2234" w:rsidRPr="002B2234" w:rsidRDefault="002B2234" w:rsidP="002B2234">
      <w:pPr>
        <w:widowControl w:val="0"/>
        <w:spacing w:before="0" w:beforeAutospacing="0" w:after="0" w:afterAutospacing="0" w:line="240" w:lineRule="auto"/>
        <w:ind w:left="3600"/>
        <w:jc w:val="both"/>
        <w:rPr>
          <w:rFonts w:ascii="Times New Roman" w:eastAsia="Times New Roman" w:hAnsi="Times New Roman" w:cs="David"/>
          <w:sz w:val="24"/>
          <w:szCs w:val="24"/>
          <w:rtl/>
          <w:lang w:eastAsia="he-IL"/>
        </w:rPr>
      </w:pPr>
    </w:p>
    <w:p w14:paraId="56C8136E"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תכנית חשמל תקשורת בקומה טיפוסית ובכלל זה בכל קומה:</w:t>
      </w:r>
    </w:p>
    <w:p w14:paraId="549E4CD5" w14:textId="77777777" w:rsidR="002B2234" w:rsidRPr="002B2234" w:rsidRDefault="002B2234" w:rsidP="002B2234">
      <w:pPr>
        <w:widowControl w:val="0"/>
        <w:spacing w:before="0" w:beforeAutospacing="0" w:after="0" w:afterAutospacing="0" w:line="240" w:lineRule="auto"/>
        <w:ind w:left="2947"/>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 xml:space="preserve">תשריט אופקי של מתקני החשמל, </w:t>
      </w:r>
      <w:r w:rsidRPr="002B2234">
        <w:rPr>
          <w:rFonts w:ascii="Times New Roman" w:eastAsia="Times New Roman" w:hAnsi="Times New Roman" w:cs="David" w:hint="cs"/>
          <w:sz w:val="24"/>
          <w:szCs w:val="24"/>
          <w:rtl/>
          <w:lang w:eastAsia="he-IL"/>
        </w:rPr>
        <w:t xml:space="preserve">התאורה, </w:t>
      </w:r>
      <w:r w:rsidRPr="002B2234">
        <w:rPr>
          <w:rFonts w:ascii="Times New Roman" w:eastAsia="Times New Roman" w:hAnsi="Times New Roman" w:cs="David"/>
          <w:sz w:val="24"/>
          <w:szCs w:val="24"/>
          <w:rtl/>
          <w:lang w:eastAsia="he-IL"/>
        </w:rPr>
        <w:t>תקשורת והתראה. סימון סוגי המתקנים השונים, מקום וגובה התקנתם. סימון צינורות וחתך הכבלים של המתקנים השונים.</w:t>
      </w:r>
    </w:p>
    <w:p w14:paraId="57F67A78" w14:textId="77777777" w:rsidR="002B2234" w:rsidRPr="002B2234" w:rsidRDefault="002B2234" w:rsidP="002B2234">
      <w:pPr>
        <w:widowControl w:val="0"/>
        <w:spacing w:before="0" w:beforeAutospacing="0" w:after="0" w:afterAutospacing="0" w:line="240" w:lineRule="auto"/>
        <w:ind w:left="3600"/>
        <w:jc w:val="both"/>
        <w:rPr>
          <w:rFonts w:ascii="Times New Roman" w:eastAsia="Times New Roman" w:hAnsi="Times New Roman" w:cs="David"/>
          <w:sz w:val="24"/>
          <w:szCs w:val="24"/>
          <w:rtl/>
          <w:lang w:eastAsia="he-IL"/>
        </w:rPr>
      </w:pPr>
    </w:p>
    <w:p w14:paraId="25C5276F"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תכנית חשמל </w:t>
      </w:r>
      <w:r w:rsidRPr="002B2234">
        <w:rPr>
          <w:rFonts w:ascii="Times New Roman" w:eastAsia="Times New Roman" w:hAnsi="Times New Roman" w:cs="David" w:hint="cs"/>
          <w:sz w:val="24"/>
          <w:szCs w:val="24"/>
          <w:rtl/>
          <w:lang w:eastAsia="he-IL"/>
        </w:rPr>
        <w:t xml:space="preserve">תאורה </w:t>
      </w:r>
      <w:r w:rsidRPr="002B2234">
        <w:rPr>
          <w:rFonts w:ascii="Times New Roman" w:eastAsia="Times New Roman" w:hAnsi="Times New Roman" w:cs="David"/>
          <w:sz w:val="24"/>
          <w:szCs w:val="24"/>
          <w:rtl/>
          <w:lang w:eastAsia="he-IL"/>
        </w:rPr>
        <w:t>ותקשורת בגג המבנים כולל אנטנות, תאורת חוץ ואזהרה.</w:t>
      </w:r>
    </w:p>
    <w:p w14:paraId="17869F00"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228E7607"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תכנית חשמל</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w:t>
      </w:r>
      <w:r w:rsidRPr="002B2234">
        <w:rPr>
          <w:rFonts w:ascii="Times New Roman" w:eastAsia="Times New Roman" w:hAnsi="Times New Roman" w:cs="David" w:hint="cs"/>
          <w:sz w:val="24"/>
          <w:szCs w:val="24"/>
          <w:rtl/>
          <w:lang w:eastAsia="he-IL"/>
        </w:rPr>
        <w:t xml:space="preserve">תאורה </w:t>
      </w:r>
      <w:r w:rsidRPr="002B2234">
        <w:rPr>
          <w:rFonts w:ascii="Times New Roman" w:eastAsia="Times New Roman" w:hAnsi="Times New Roman" w:cs="David"/>
          <w:sz w:val="24"/>
          <w:szCs w:val="24"/>
          <w:rtl/>
          <w:lang w:eastAsia="he-IL"/>
        </w:rPr>
        <w:t>ותקשורת בתחום המגרש.</w:t>
      </w:r>
    </w:p>
    <w:p w14:paraId="4E52B8C4"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6872951"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תאום עם המתכננים והיועצים האחרים של המערכות במגרש.</w:t>
      </w:r>
    </w:p>
    <w:p w14:paraId="1A48FAC5"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CC91215"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תכנית הארקת יסוד מתואמת עם מהנדסי הבניין.</w:t>
      </w:r>
    </w:p>
    <w:p w14:paraId="48C7AA83"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p>
    <w:p w14:paraId="2EE5393C"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תכנית חדר גנרטור ומתקנים נלווים להפעלת הגנרטור.</w:t>
      </w:r>
    </w:p>
    <w:p w14:paraId="2AD17DE0"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41D6D45D"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תכניות תאורת כבישים, מדרכות, שבילים, חניות, שצ"פים, סימון עמודי תאורה ותוואי כבלי הזנה, מיקום מרכזיות תאורה.</w:t>
      </w:r>
    </w:p>
    <w:p w14:paraId="699DD364"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66C39AD6"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תאום תכניות המתכנן עם תכניות המערכות תחת תקרות מרתפים ותחת תקרות קומות עמודים.</w:t>
      </w:r>
    </w:p>
    <w:p w14:paraId="7917F914" w14:textId="77777777" w:rsidR="002B2234" w:rsidRPr="002B2234" w:rsidRDefault="002B2234" w:rsidP="002B2234">
      <w:pPr>
        <w:widowControl w:val="0"/>
        <w:spacing w:before="0" w:beforeAutospacing="0" w:after="0" w:afterAutospacing="0" w:line="240" w:lineRule="auto"/>
        <w:ind w:left="3600" w:hanging="660"/>
        <w:jc w:val="both"/>
        <w:rPr>
          <w:rFonts w:ascii="Times New Roman" w:eastAsia="Times New Roman" w:hAnsi="Times New Roman" w:cs="David"/>
          <w:sz w:val="24"/>
          <w:szCs w:val="24"/>
          <w:rtl/>
          <w:lang w:eastAsia="he-IL"/>
        </w:rPr>
      </w:pPr>
    </w:p>
    <w:p w14:paraId="27BB5F57"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פריסת ארונות חשמל ותקשורת כולל מידות, חלוקה פנימית, פריטי סגירה ונעילה.</w:t>
      </w:r>
    </w:p>
    <w:p w14:paraId="5A4555CF" w14:textId="77777777" w:rsidR="002B2234" w:rsidRPr="002B2234" w:rsidRDefault="002B2234" w:rsidP="002B2234">
      <w:pPr>
        <w:widowControl w:val="0"/>
        <w:spacing w:before="0" w:beforeAutospacing="0" w:after="0" w:afterAutospacing="0" w:line="240" w:lineRule="auto"/>
        <w:ind w:left="3600" w:hanging="660"/>
        <w:jc w:val="both"/>
        <w:rPr>
          <w:rFonts w:ascii="Times New Roman" w:eastAsia="Times New Roman" w:hAnsi="Times New Roman" w:cs="David"/>
          <w:sz w:val="24"/>
          <w:szCs w:val="24"/>
          <w:rtl/>
          <w:lang w:eastAsia="he-IL"/>
        </w:rPr>
      </w:pPr>
    </w:p>
    <w:p w14:paraId="30F9D1CC"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פרטים מיוחדים.</w:t>
      </w:r>
    </w:p>
    <w:p w14:paraId="7AF252A7" w14:textId="77777777" w:rsidR="002B2234" w:rsidRPr="002B2234" w:rsidRDefault="002B2234" w:rsidP="002B2234">
      <w:pPr>
        <w:widowControl w:val="0"/>
        <w:spacing w:before="0" w:beforeAutospacing="0" w:after="0" w:afterAutospacing="0" w:line="240" w:lineRule="auto"/>
        <w:ind w:left="2820" w:hanging="660"/>
        <w:jc w:val="both"/>
        <w:rPr>
          <w:rFonts w:ascii="Times New Roman" w:eastAsia="Times New Roman" w:hAnsi="Times New Roman" w:cs="David"/>
          <w:sz w:val="24"/>
          <w:szCs w:val="24"/>
          <w:rtl/>
          <w:lang w:eastAsia="he-IL"/>
        </w:rPr>
      </w:pPr>
    </w:p>
    <w:p w14:paraId="3D59BED0" w14:textId="77777777" w:rsidR="002B2234" w:rsidRPr="002B2234" w:rsidRDefault="002B2234" w:rsidP="002B2234">
      <w:pPr>
        <w:widowControl w:val="0"/>
        <w:spacing w:before="0" w:beforeAutospacing="0" w:after="0" w:afterAutospacing="0" w:line="240" w:lineRule="auto"/>
        <w:ind w:left="2169" w:hanging="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במידה ויוחלט על ידי המזמין לתכנן את המבנים בשיטה טרומית/מתועשת, יסמן המתכנן את המגרעות, השרוולים, החורים וכו' על רקע תכניות האלמנטים הטרומיים.</w:t>
      </w:r>
    </w:p>
    <w:p w14:paraId="36FA0C00"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1AB3F0E"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ב.</w:t>
      </w:r>
      <w:r w:rsidRPr="002B2234">
        <w:rPr>
          <w:rFonts w:ascii="Times New Roman" w:eastAsia="Times New Roman" w:hAnsi="Times New Roman" w:cs="David"/>
          <w:sz w:val="24"/>
          <w:szCs w:val="24"/>
          <w:rtl/>
          <w:lang w:eastAsia="he-IL"/>
        </w:rPr>
        <w:tab/>
        <w:t>תאום התכניות שלעיל עם היועצים ובפרט עם האדריכל ומתכנן הקונסטרוקציה.</w:t>
      </w:r>
    </w:p>
    <w:p w14:paraId="119EDAE0" w14:textId="77777777" w:rsidR="002B2234" w:rsidRPr="002B2234" w:rsidRDefault="002B2234" w:rsidP="002B2234">
      <w:pPr>
        <w:widowControl w:val="0"/>
        <w:spacing w:before="0" w:beforeAutospacing="0" w:after="0" w:afterAutospacing="0" w:line="240" w:lineRule="auto"/>
        <w:ind w:left="2169" w:hanging="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בדיקת תכניות הקונסטרוקציה והאדריכלות, סימון חורים או מעברים העוברים דרך אלמנטים קונסטרוקטיביים, באופן שיופיעו בתכניות הקונסטרוקציה.</w:t>
      </w:r>
    </w:p>
    <w:p w14:paraId="163F6E3D" w14:textId="77777777" w:rsidR="002B2234" w:rsidRPr="002B2234" w:rsidRDefault="002B2234" w:rsidP="002B2234">
      <w:pPr>
        <w:widowControl w:val="0"/>
        <w:spacing w:before="0" w:beforeAutospacing="0" w:after="0" w:afterAutospacing="0" w:line="240" w:lineRule="auto"/>
        <w:ind w:left="2169" w:hanging="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בדיקת תכניות שיערכו על ידי היועצים והקפדה על אפשרות מעבר צנרת תחת הריצוף, בפירים אנכיים ואופקיים ותחת התקרות.</w:t>
      </w:r>
    </w:p>
    <w:p w14:paraId="1A74C9BE"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0D6C3E9D"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ג.</w:t>
      </w:r>
      <w:r w:rsidRPr="002B2234">
        <w:rPr>
          <w:rFonts w:ascii="Times New Roman" w:eastAsia="Times New Roman" w:hAnsi="Times New Roman" w:cs="David"/>
          <w:sz w:val="24"/>
          <w:szCs w:val="24"/>
          <w:rtl/>
          <w:lang w:eastAsia="he-IL"/>
        </w:rPr>
        <w:tab/>
        <w:t xml:space="preserve">הכנת תכנית כללית בק.מ. 1:100 או 1:250 או 1:500 של חצרות המבנים ובהן כל המערכות החיצוניות המתוכננות ע"י המתכנן (על גבי תכניות פיתוח מעודכנות). תכניות אלה יותאמו לחיבור עילי או תת קרקעי עם חברת החשמל, חברת בזק, מערכת </w:t>
      </w:r>
      <w:r w:rsidRPr="002B2234">
        <w:rPr>
          <w:rFonts w:ascii="Times New Roman" w:eastAsia="Times New Roman" w:hAnsi="Times New Roman" w:cs="David" w:hint="cs"/>
          <w:sz w:val="24"/>
          <w:szCs w:val="24"/>
          <w:rtl/>
          <w:lang w:eastAsia="he-IL"/>
        </w:rPr>
        <w:t>טלוויזי</w:t>
      </w:r>
      <w:r w:rsidRPr="002B2234">
        <w:rPr>
          <w:rFonts w:ascii="Times New Roman" w:eastAsia="Times New Roman" w:hAnsi="Times New Roman" w:cs="David" w:hint="eastAsia"/>
          <w:sz w:val="24"/>
          <w:szCs w:val="24"/>
          <w:rtl/>
          <w:lang w:eastAsia="he-IL"/>
        </w:rPr>
        <w:t>ה</w:t>
      </w:r>
      <w:r w:rsidRPr="002B2234">
        <w:rPr>
          <w:rFonts w:ascii="Times New Roman" w:eastAsia="Times New Roman" w:hAnsi="Times New Roman" w:cs="David"/>
          <w:sz w:val="24"/>
          <w:szCs w:val="24"/>
          <w:rtl/>
          <w:lang w:eastAsia="he-IL"/>
        </w:rPr>
        <w:t xml:space="preserve"> שכונתית מרכזית, מערכת </w:t>
      </w:r>
      <w:r w:rsidRPr="002B2234">
        <w:rPr>
          <w:rFonts w:ascii="Times New Roman" w:eastAsia="Times New Roman" w:hAnsi="Times New Roman" w:cs="David" w:hint="cs"/>
          <w:sz w:val="24"/>
          <w:szCs w:val="24"/>
          <w:rtl/>
          <w:lang w:eastAsia="he-IL"/>
        </w:rPr>
        <w:t>טלוויזי</w:t>
      </w:r>
      <w:r w:rsidRPr="002B2234">
        <w:rPr>
          <w:rFonts w:ascii="Times New Roman" w:eastAsia="Times New Roman" w:hAnsi="Times New Roman" w:cs="David" w:hint="eastAsia"/>
          <w:sz w:val="24"/>
          <w:szCs w:val="24"/>
          <w:rtl/>
          <w:lang w:eastAsia="he-IL"/>
        </w:rPr>
        <w:t>ה</w:t>
      </w:r>
      <w:r w:rsidRPr="002B2234">
        <w:rPr>
          <w:rFonts w:ascii="Times New Roman" w:eastAsia="Times New Roman" w:hAnsi="Times New Roman" w:cs="David"/>
          <w:sz w:val="24"/>
          <w:szCs w:val="24"/>
          <w:rtl/>
          <w:lang w:eastAsia="he-IL"/>
        </w:rPr>
        <w:t xml:space="preserve"> בכבלים והארקה חיצונית במידה וקיימת.</w:t>
      </w:r>
    </w:p>
    <w:p w14:paraId="0CAAD68B"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10F54D3E"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ד.</w:t>
      </w:r>
      <w:r w:rsidRPr="002B2234">
        <w:rPr>
          <w:rFonts w:ascii="Times New Roman" w:eastAsia="Times New Roman" w:hAnsi="Times New Roman" w:cs="David"/>
          <w:sz w:val="24"/>
          <w:szCs w:val="24"/>
          <w:rtl/>
          <w:lang w:eastAsia="he-IL"/>
        </w:rPr>
        <w:tab/>
        <w:t>הכנת תכניות תאום מערכות בשטח המגרשים.</w:t>
      </w:r>
    </w:p>
    <w:p w14:paraId="2DA10696"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158671C6"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ה.</w:t>
      </w:r>
      <w:r w:rsidRPr="002B2234">
        <w:rPr>
          <w:rFonts w:ascii="Times New Roman" w:eastAsia="Times New Roman" w:hAnsi="Times New Roman" w:cs="David"/>
          <w:sz w:val="24"/>
          <w:szCs w:val="24"/>
          <w:rtl/>
          <w:lang w:eastAsia="he-IL"/>
        </w:rPr>
        <w:tab/>
        <w:t xml:space="preserve">תכנון המתקן לאלמנטים בחצר ותכנון המתקן באלמנטים שבמסגרת הפיתוח, לרבות תאורת חצרות, ביתני אשפה, שערים, מערכת </w:t>
      </w:r>
      <w:r w:rsidRPr="002B2234">
        <w:rPr>
          <w:rFonts w:ascii="Times New Roman" w:eastAsia="Times New Roman" w:hAnsi="Times New Roman" w:cs="David" w:hint="cs"/>
          <w:sz w:val="24"/>
          <w:szCs w:val="24"/>
          <w:rtl/>
          <w:lang w:eastAsia="he-IL"/>
        </w:rPr>
        <w:t>השקיה</w:t>
      </w:r>
      <w:r w:rsidRPr="002B2234">
        <w:rPr>
          <w:rFonts w:ascii="Times New Roman" w:eastAsia="Times New Roman" w:hAnsi="Times New Roman" w:cs="David"/>
          <w:sz w:val="24"/>
          <w:szCs w:val="24"/>
          <w:rtl/>
          <w:lang w:eastAsia="he-IL"/>
        </w:rPr>
        <w:t xml:space="preserve"> וכו'.</w:t>
      </w:r>
    </w:p>
    <w:p w14:paraId="61C78521"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3E4B38C7"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hint="cs"/>
          <w:sz w:val="24"/>
          <w:szCs w:val="24"/>
          <w:rtl/>
          <w:lang w:eastAsia="he-IL"/>
        </w:rPr>
        <w:t>ו.</w:t>
      </w:r>
      <w:r w:rsidRPr="002B2234">
        <w:rPr>
          <w:rFonts w:ascii="Times New Roman" w:eastAsia="Times New Roman" w:hAnsi="Times New Roman" w:cs="David" w:hint="cs"/>
          <w:sz w:val="24"/>
          <w:szCs w:val="24"/>
          <w:rtl/>
          <w:lang w:eastAsia="he-IL"/>
        </w:rPr>
        <w:tab/>
        <w:t>הגשת תכניות מערכות גילוי אש ועשן לאישור מכון התקנים הישראלי (עלות בדיקה ראשונה על חשבון המזמין) תיקון התוכניות בהתאם לדרישות מת"י עד קבלת אישור המכון.</w:t>
      </w:r>
    </w:p>
    <w:p w14:paraId="66CDF272"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05DAFC8C"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lang w:eastAsia="he-IL"/>
        </w:rPr>
      </w:pPr>
      <w:r w:rsidRPr="002B2234">
        <w:rPr>
          <w:rFonts w:ascii="Times New Roman" w:eastAsia="Times New Roman" w:hAnsi="Times New Roman" w:cs="David" w:hint="cs"/>
          <w:sz w:val="24"/>
          <w:szCs w:val="24"/>
          <w:rtl/>
          <w:lang w:eastAsia="he-IL"/>
        </w:rPr>
        <w:t>ז</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הכנת מפרטים טכניים וכתבי הכמויות המתאימים למפרטים הכלליים ולכתבי הכמויות המקובלים על המזמין בצורה שיכללו את כל המערכות המתוכננות, תוך בדיקה של העדר כפילות עם מפרט מלאכה אחר בפרויקט ובדיקה של מערכות הקשורות למתקן, אף אם תוכננו על ידי מי מהיועצים. </w:t>
      </w:r>
    </w:p>
    <w:p w14:paraId="3D174760" w14:textId="77777777" w:rsidR="002B2234" w:rsidRPr="002B2234" w:rsidRDefault="002B2234" w:rsidP="002B2234">
      <w:pPr>
        <w:widowControl w:val="0"/>
        <w:spacing w:before="0" w:beforeAutospacing="0" w:after="0" w:afterAutospacing="0" w:line="240" w:lineRule="auto"/>
        <w:ind w:left="2169" w:hanging="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כתבי הכמויות יוכנו לפי מתכונת הנהוגה אצל המזמין של מכללי עבודות או כמויות מפורטות למדידה. לפי דרישת המנהל יוכנו כתבי כמויות בחלוקה לפי אזורים.</w:t>
      </w:r>
    </w:p>
    <w:p w14:paraId="4119F069"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1B28D160"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hint="cs"/>
          <w:sz w:val="24"/>
          <w:szCs w:val="24"/>
          <w:rtl/>
          <w:lang w:eastAsia="he-IL"/>
        </w:rPr>
        <w:t>ח</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המפרטים יודפסו באמצעות </w:t>
      </w:r>
      <w:r w:rsidRPr="002B2234">
        <w:rPr>
          <w:rFonts w:ascii="Times New Roman" w:eastAsia="Times New Roman" w:hAnsi="Times New Roman" w:cs="David" w:hint="cs"/>
          <w:sz w:val="24"/>
          <w:szCs w:val="24"/>
          <w:rtl/>
          <w:lang w:eastAsia="he-IL"/>
        </w:rPr>
        <w:t>תכנת מחשב המקובלת וישמרו באתר המידע של הפרויקט</w:t>
      </w:r>
      <w:r w:rsidRPr="002B2234">
        <w:rPr>
          <w:rFonts w:ascii="Times New Roman" w:eastAsia="Times New Roman" w:hAnsi="Times New Roman" w:cs="David"/>
          <w:sz w:val="24"/>
          <w:szCs w:val="24"/>
          <w:rtl/>
          <w:lang w:eastAsia="he-IL"/>
        </w:rPr>
        <w:t xml:space="preserve">, ע"ג </w:t>
      </w:r>
      <w:r w:rsidRPr="002B2234">
        <w:rPr>
          <w:rFonts w:ascii="Times New Roman" w:eastAsia="Times New Roman" w:hAnsi="Times New Roman" w:cs="David" w:hint="cs"/>
          <w:sz w:val="24"/>
          <w:szCs w:val="24"/>
          <w:rtl/>
          <w:lang w:eastAsia="he-IL"/>
        </w:rPr>
        <w:t>מדיה דיגיטלית</w:t>
      </w:r>
      <w:r w:rsidRPr="002B2234">
        <w:rPr>
          <w:rFonts w:ascii="Times New Roman" w:eastAsia="Times New Roman" w:hAnsi="Times New Roman" w:cs="David"/>
          <w:sz w:val="24"/>
          <w:szCs w:val="24"/>
          <w:rtl/>
          <w:lang w:eastAsia="he-IL"/>
        </w:rPr>
        <w:t>.</w:t>
      </w:r>
    </w:p>
    <w:p w14:paraId="07F51291"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5FD5EB1D"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hint="cs"/>
          <w:sz w:val="24"/>
          <w:szCs w:val="24"/>
          <w:rtl/>
          <w:lang w:eastAsia="he-IL"/>
        </w:rPr>
        <w:t>ט</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כתבי הכמויות יוכנו באמצעות תוכנה לכתבי כמויות "סופר מכרז" והניתנת להמרה גם לתוכנות אחרות לכתבי כמויות, ע"ג </w:t>
      </w:r>
      <w:r w:rsidRPr="002B2234">
        <w:rPr>
          <w:rFonts w:ascii="Times New Roman" w:eastAsia="Times New Roman" w:hAnsi="Times New Roman" w:cs="David" w:hint="cs"/>
          <w:sz w:val="24"/>
          <w:szCs w:val="24"/>
          <w:rtl/>
          <w:lang w:eastAsia="he-IL"/>
        </w:rPr>
        <w:t>מדיה דיגיטלית</w:t>
      </w:r>
      <w:r w:rsidRPr="002B2234">
        <w:rPr>
          <w:rFonts w:ascii="Times New Roman" w:eastAsia="Times New Roman" w:hAnsi="Times New Roman" w:cs="David"/>
          <w:sz w:val="24"/>
          <w:szCs w:val="24"/>
          <w:rtl/>
          <w:lang w:eastAsia="he-IL"/>
        </w:rPr>
        <w:t>.</w:t>
      </w:r>
    </w:p>
    <w:p w14:paraId="2CA99858"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01463586"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hint="cs"/>
          <w:sz w:val="24"/>
          <w:szCs w:val="24"/>
          <w:rtl/>
          <w:lang w:eastAsia="he-IL"/>
        </w:rPr>
        <w:t>י</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עדכון פרק החשמל והתקשורת במפרטי המכר. בדיקה חוזרת של מפרטי המכר, לרבות התאמתם לתכנון, ואישור הנוסח ו/או עדכון לפי הנחיית המזמין.</w:t>
      </w:r>
    </w:p>
    <w:p w14:paraId="7D800914"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33E93556"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י</w:t>
      </w:r>
      <w:r w:rsidRPr="002B2234">
        <w:rPr>
          <w:rFonts w:ascii="Times New Roman" w:eastAsia="Times New Roman" w:hAnsi="Times New Roman" w:cs="David" w:hint="cs"/>
          <w:sz w:val="24"/>
          <w:szCs w:val="24"/>
          <w:rtl/>
          <w:lang w:eastAsia="he-IL"/>
        </w:rPr>
        <w:t>א</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הכנת אומדן מפורט של ערך העבודות, מבוסס על המפרטים וכתבי הכמויות, תוך ציון מדד תשומות הבניה למגורים הידוע במועד הכנת האומדן.</w:t>
      </w:r>
    </w:p>
    <w:p w14:paraId="14AFE702"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3B3DE522"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י</w:t>
      </w:r>
      <w:r w:rsidRPr="002B2234">
        <w:rPr>
          <w:rFonts w:ascii="Times New Roman" w:eastAsia="Times New Roman" w:hAnsi="Times New Roman" w:cs="David" w:hint="cs"/>
          <w:sz w:val="24"/>
          <w:szCs w:val="24"/>
          <w:rtl/>
          <w:lang w:eastAsia="he-IL"/>
        </w:rPr>
        <w:t>ב</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הכנסת שינויים בתכניות ככל שיתחייב להתאמת התכנון למסגרת התקציבית, אשר תקבע ע"י המזמין.</w:t>
      </w:r>
    </w:p>
    <w:p w14:paraId="508C260A"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2B9C1B8F"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י</w:t>
      </w:r>
      <w:r w:rsidRPr="002B2234">
        <w:rPr>
          <w:rFonts w:ascii="Times New Roman" w:eastAsia="Times New Roman" w:hAnsi="Times New Roman" w:cs="David" w:hint="cs"/>
          <w:sz w:val="24"/>
          <w:szCs w:val="24"/>
          <w:rtl/>
          <w:lang w:eastAsia="he-IL"/>
        </w:rPr>
        <w:t>ג</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מתן חוות דעת ויעוץ בכל הקשור בהכנת המכרזים ופרסומם.</w:t>
      </w:r>
    </w:p>
    <w:p w14:paraId="1EDA1332"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2F1F1B43"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י</w:t>
      </w:r>
      <w:r w:rsidRPr="002B2234">
        <w:rPr>
          <w:rFonts w:ascii="Times New Roman" w:eastAsia="Times New Roman" w:hAnsi="Times New Roman" w:cs="David" w:hint="cs"/>
          <w:sz w:val="24"/>
          <w:szCs w:val="24"/>
          <w:rtl/>
          <w:lang w:eastAsia="he-IL"/>
        </w:rPr>
        <w:t>ד</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5765B8B9"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746C73CF"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hint="cs"/>
          <w:sz w:val="24"/>
          <w:szCs w:val="24"/>
          <w:rtl/>
          <w:lang w:eastAsia="he-IL"/>
        </w:rPr>
        <w:t>טו</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מתן חוות דעת, בכל הקשור להצעות הקבלנים.</w:t>
      </w:r>
    </w:p>
    <w:p w14:paraId="7FA3CDE6"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4A1EDA94"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ט</w:t>
      </w:r>
      <w:r w:rsidRPr="002B2234">
        <w:rPr>
          <w:rFonts w:ascii="Times New Roman" w:eastAsia="Times New Roman" w:hAnsi="Times New Roman" w:cs="David" w:hint="cs"/>
          <w:sz w:val="24"/>
          <w:szCs w:val="24"/>
          <w:rtl/>
          <w:lang w:eastAsia="he-IL"/>
        </w:rPr>
        <w:t>ז</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הכנת תכניות עבודה, פרטים ומפרטים משלימים כפי </w:t>
      </w:r>
      <w:r w:rsidRPr="002B2234">
        <w:rPr>
          <w:rFonts w:ascii="Times New Roman" w:eastAsia="Times New Roman" w:hAnsi="Times New Roman" w:cs="David" w:hint="cs"/>
          <w:sz w:val="24"/>
          <w:szCs w:val="24"/>
          <w:rtl/>
          <w:lang w:eastAsia="he-IL"/>
        </w:rPr>
        <w:t>שיידר</w:t>
      </w:r>
      <w:r w:rsidRPr="002B2234">
        <w:rPr>
          <w:rFonts w:ascii="Times New Roman" w:eastAsia="Times New Roman" w:hAnsi="Times New Roman" w:cs="David" w:hint="eastAsia"/>
          <w:sz w:val="24"/>
          <w:szCs w:val="24"/>
          <w:rtl/>
          <w:lang w:eastAsia="he-IL"/>
        </w:rPr>
        <w:t>ש</w:t>
      </w:r>
      <w:r w:rsidRPr="002B2234">
        <w:rPr>
          <w:rFonts w:ascii="Times New Roman" w:eastAsia="Times New Roman" w:hAnsi="Times New Roman" w:cs="David"/>
          <w:sz w:val="24"/>
          <w:szCs w:val="24"/>
          <w:rtl/>
          <w:lang w:eastAsia="he-IL"/>
        </w:rPr>
        <w:t xml:space="preserve"> לבצוע העבודות.</w:t>
      </w:r>
    </w:p>
    <w:p w14:paraId="1CB43A82"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49353F6E" w14:textId="77777777" w:rsidR="002B2234" w:rsidRPr="002B2234" w:rsidRDefault="002B2234" w:rsidP="002B2234">
      <w:pPr>
        <w:widowControl w:val="0"/>
        <w:spacing w:before="0" w:beforeAutospacing="0" w:after="0" w:afterAutospacing="0" w:line="240" w:lineRule="auto"/>
        <w:ind w:left="14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מובהר בזאת שהמתכנן יכין, באם ידרשו מסמכים למכרזים, עוד לפני השלמת התכנון המפורט.</w:t>
      </w:r>
    </w:p>
    <w:p w14:paraId="1ACF2D43"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19083610" w14:textId="77777777" w:rsidR="002B2234" w:rsidRPr="002B2234" w:rsidRDefault="002B2234" w:rsidP="002B2234">
      <w:pPr>
        <w:widowControl w:val="0"/>
        <w:spacing w:before="0" w:beforeAutospacing="0" w:after="0" w:afterAutospacing="0" w:line="240" w:lineRule="auto"/>
        <w:ind w:firstLine="720"/>
        <w:jc w:val="both"/>
        <w:rPr>
          <w:rFonts w:ascii="Times New Roman" w:eastAsia="Times New Roman" w:hAnsi="Times New Roman" w:cs="David"/>
          <w:sz w:val="24"/>
          <w:szCs w:val="24"/>
          <w:u w:val="single"/>
          <w:rtl/>
          <w:lang w:eastAsia="he-IL"/>
        </w:rPr>
      </w:pPr>
      <w:r w:rsidRPr="002B2234">
        <w:rPr>
          <w:rFonts w:ascii="Times New Roman" w:eastAsia="Times New Roman" w:hAnsi="Times New Roman" w:cs="David"/>
          <w:sz w:val="24"/>
          <w:szCs w:val="24"/>
          <w:rtl/>
          <w:lang w:eastAsia="he-IL"/>
        </w:rPr>
        <w:t>3.4</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sz w:val="24"/>
          <w:szCs w:val="24"/>
          <w:u w:val="single"/>
          <w:rtl/>
          <w:lang w:eastAsia="he-IL"/>
        </w:rPr>
        <w:t>פיקוח עליון:</w:t>
      </w:r>
    </w:p>
    <w:p w14:paraId="6B0ECBAB" w14:textId="77777777" w:rsidR="002B2234" w:rsidRPr="002B2234" w:rsidRDefault="002B2234" w:rsidP="002B2234">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31A84061" w14:textId="77777777" w:rsidR="002B2234" w:rsidRPr="002B2234" w:rsidRDefault="002B2234" w:rsidP="002B2234">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א.</w:t>
      </w:r>
      <w:r w:rsidRPr="002B2234">
        <w:rPr>
          <w:rFonts w:ascii="Times New Roman" w:eastAsia="Times New Roman" w:hAnsi="Times New Roman" w:cs="David"/>
          <w:sz w:val="24"/>
          <w:szCs w:val="24"/>
          <w:rtl/>
          <w:lang w:eastAsia="he-IL"/>
        </w:rPr>
        <w:tab/>
        <w:t>הפיקוח העליון של המתכנן על ביצוע המבנים יכלול:</w:t>
      </w:r>
    </w:p>
    <w:p w14:paraId="1EBA9A63"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77C196F0"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ביקור באתר בהתאם להתקדמות הבנייה ולפי דרישת נציג המזמין או הקבלן המבצע לצורך אישור אופן ביצוע העבודה.</w:t>
      </w:r>
    </w:p>
    <w:p w14:paraId="58C86042"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1A21B38C"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בירורים וביאורים ואישור סוג החומרים והציוד הנדרשים לביצוע העבודה.</w:t>
      </w:r>
    </w:p>
    <w:p w14:paraId="19F1C719"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6B6FB743"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מתן יעוץ לפתרונות במקרים בהם יתגלו כשלים בבצוע העבודות לעומת התכנון.</w:t>
      </w:r>
    </w:p>
    <w:p w14:paraId="37D6737C"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3919367C"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השתתפות לפי דרישה בבירורים לתביעות הקבלן לתוספות בגין שינויים ולגמר חשבון סופי של עבודות הקבלן, לגבי מחירים חריגים ו/או הבהרת כוונות המפרט וכתב הכמויות בהתאמה לחשבון ולחריגים.</w:t>
      </w:r>
    </w:p>
    <w:p w14:paraId="174C161B"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CF8C23A"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השתתפות בסיורים למסירת חדרי חשמל לחברת החשמל וחדרי בזק לבזק.</w:t>
      </w:r>
    </w:p>
    <w:p w14:paraId="4E4022A8" w14:textId="77777777" w:rsidR="002B2234" w:rsidRPr="002B2234" w:rsidRDefault="002B2234" w:rsidP="002B2234">
      <w:pPr>
        <w:widowControl w:val="0"/>
        <w:spacing w:before="0" w:beforeAutospacing="0" w:after="0" w:afterAutospacing="0" w:line="240" w:lineRule="auto"/>
        <w:ind w:left="3600" w:hanging="660"/>
        <w:jc w:val="both"/>
        <w:rPr>
          <w:rFonts w:ascii="Times New Roman" w:eastAsia="Times New Roman" w:hAnsi="Times New Roman" w:cs="David"/>
          <w:sz w:val="24"/>
          <w:szCs w:val="24"/>
          <w:rtl/>
          <w:lang w:eastAsia="he-IL"/>
        </w:rPr>
      </w:pPr>
    </w:p>
    <w:p w14:paraId="0D7E5CFA"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קבלה זמנית של העבודה והמתקנים המבוצעים ומסירת דו"ח על הנ"ל לנציג המזמין. הקבלה הנ"ל מתייחסת למתקנים או חלקי עבודה טיפוסיים ואינה כוללת את כל העבודה בכללותה.</w:t>
      </w:r>
    </w:p>
    <w:p w14:paraId="43C1A369" w14:textId="77777777" w:rsidR="002B2234" w:rsidRPr="002B2234" w:rsidRDefault="002B2234" w:rsidP="002B2234">
      <w:pPr>
        <w:widowControl w:val="0"/>
        <w:spacing w:before="0" w:beforeAutospacing="0" w:after="0" w:afterAutospacing="0" w:line="240" w:lineRule="auto"/>
        <w:ind w:left="3600" w:hanging="660"/>
        <w:jc w:val="both"/>
        <w:rPr>
          <w:rFonts w:ascii="Times New Roman" w:eastAsia="Times New Roman" w:hAnsi="Times New Roman" w:cs="David"/>
          <w:sz w:val="24"/>
          <w:szCs w:val="24"/>
          <w:rtl/>
          <w:lang w:eastAsia="he-IL"/>
        </w:rPr>
      </w:pPr>
    </w:p>
    <w:p w14:paraId="76A6BCA5"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hint="cs"/>
          <w:sz w:val="24"/>
          <w:szCs w:val="24"/>
          <w:rtl/>
          <w:lang w:eastAsia="he-IL"/>
        </w:rPr>
        <w:t xml:space="preserve">בדיקה ואישור תיק המתקן שיכין הקבלן שאמור לכלול בין היתר תעודות אחריות, הוראות הפעלה ואחזקה של המערכות הכלולות במתקן, וכן </w:t>
      </w:r>
      <w:r w:rsidRPr="002B2234">
        <w:rPr>
          <w:rFonts w:ascii="Times New Roman" w:eastAsia="Times New Roman" w:hAnsi="Times New Roman" w:cs="David"/>
          <w:sz w:val="24"/>
          <w:szCs w:val="24"/>
          <w:rtl/>
          <w:lang w:eastAsia="he-IL"/>
        </w:rPr>
        <w:t xml:space="preserve">הכנת תכניות הביצוע על רקע התכניות המקוריות תוך ציון כל השינויים שחלו בזמן הביצוע לפי תכניות מדידות </w:t>
      </w:r>
      <w:r w:rsidRPr="002B2234">
        <w:rPr>
          <w:rFonts w:ascii="Times New Roman" w:eastAsia="Times New Roman" w:hAnsi="Times New Roman" w:cs="David"/>
          <w:sz w:val="24"/>
          <w:szCs w:val="24"/>
          <w:lang w:eastAsia="he-IL"/>
        </w:rPr>
        <w:t>AS MADE</w:t>
      </w:r>
      <w:r w:rsidRPr="002B2234">
        <w:rPr>
          <w:rFonts w:ascii="Times New Roman" w:eastAsia="Times New Roman" w:hAnsi="Times New Roman" w:cs="David"/>
          <w:sz w:val="24"/>
          <w:szCs w:val="24"/>
          <w:rtl/>
          <w:lang w:eastAsia="he-IL"/>
        </w:rPr>
        <w:t xml:space="preserve"> שתימסרנה ע"י הקבלן המבצע למתכנן, ומסירתם למזמין ע"ג </w:t>
      </w:r>
      <w:r w:rsidRPr="002B2234">
        <w:rPr>
          <w:rFonts w:ascii="Times New Roman" w:eastAsia="Times New Roman" w:hAnsi="Times New Roman" w:cs="David" w:hint="cs"/>
          <w:sz w:val="24"/>
          <w:szCs w:val="24"/>
          <w:rtl/>
          <w:lang w:eastAsia="he-IL"/>
        </w:rPr>
        <w:t>מדיה דיגיטלית</w:t>
      </w:r>
      <w:r w:rsidRPr="002B2234">
        <w:rPr>
          <w:rFonts w:ascii="Times New Roman" w:eastAsia="Times New Roman" w:hAnsi="Times New Roman" w:cs="David"/>
          <w:sz w:val="24"/>
          <w:szCs w:val="24"/>
          <w:rtl/>
          <w:lang w:eastAsia="he-IL"/>
        </w:rPr>
        <w:t>.</w:t>
      </w:r>
    </w:p>
    <w:p w14:paraId="75A00D69" w14:textId="77777777" w:rsidR="002B2234" w:rsidRPr="002B2234" w:rsidRDefault="002B2234" w:rsidP="002B2234">
      <w:pPr>
        <w:widowControl w:val="0"/>
        <w:spacing w:before="0" w:beforeAutospacing="0" w:after="0" w:afterAutospacing="0" w:line="240" w:lineRule="auto"/>
        <w:ind w:left="3600" w:hanging="660"/>
        <w:jc w:val="both"/>
        <w:rPr>
          <w:rFonts w:ascii="Times New Roman" w:eastAsia="Times New Roman" w:hAnsi="Times New Roman" w:cs="David"/>
          <w:sz w:val="24"/>
          <w:szCs w:val="24"/>
          <w:rtl/>
          <w:lang w:eastAsia="he-IL"/>
        </w:rPr>
      </w:pPr>
    </w:p>
    <w:p w14:paraId="182F5E92"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קבלה סופית של המתקנים עם נציגי הרשויות לצורך קבלת טפסי 4, חבור חשמל סופי למבנה ותעודות גמר למבנים.</w:t>
      </w:r>
    </w:p>
    <w:p w14:paraId="6C4BD064"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p>
    <w:p w14:paraId="338685DD"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הכנת וחתימה על כל מסמך </w:t>
      </w:r>
      <w:r w:rsidRPr="002B2234">
        <w:rPr>
          <w:rFonts w:ascii="Times New Roman" w:eastAsia="Times New Roman" w:hAnsi="Times New Roman" w:cs="David" w:hint="cs"/>
          <w:sz w:val="24"/>
          <w:szCs w:val="24"/>
          <w:rtl/>
          <w:lang w:eastAsia="he-IL"/>
        </w:rPr>
        <w:t>שיידר</w:t>
      </w:r>
      <w:r w:rsidRPr="002B2234">
        <w:rPr>
          <w:rFonts w:ascii="Times New Roman" w:eastAsia="Times New Roman" w:hAnsi="Times New Roman" w:cs="David" w:hint="eastAsia"/>
          <w:sz w:val="24"/>
          <w:szCs w:val="24"/>
          <w:rtl/>
          <w:lang w:eastAsia="he-IL"/>
        </w:rPr>
        <w:t>ש</w:t>
      </w:r>
      <w:r w:rsidRPr="002B2234">
        <w:rPr>
          <w:rFonts w:ascii="Times New Roman" w:eastAsia="Times New Roman" w:hAnsi="Times New Roman" w:cs="David"/>
          <w:sz w:val="24"/>
          <w:szCs w:val="24"/>
          <w:rtl/>
          <w:lang w:eastAsia="he-IL"/>
        </w:rPr>
        <w:t xml:space="preserve"> ע"י הרשויות במהלך הבצוע, עד למועד קבלת אשור לאכלוס ותעודת גמר.</w:t>
      </w:r>
    </w:p>
    <w:p w14:paraId="4ACA3ABD"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p>
    <w:p w14:paraId="4B3C3B21"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סיוע למזמין במתן מענה לכל פניות שיופנו אליו בקשר לתכנון ובצוע המתקן.</w:t>
      </w:r>
    </w:p>
    <w:p w14:paraId="60B52BFD"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p>
    <w:p w14:paraId="2165824C"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השתתפות עם המזמין בהגנה בפני תביעות בקשר עם תכנון ובצוע המתקן, על דרך של הצטרפות כנתבע ו/או מסירת עדות מטעם המזמין, והמצאת כל מסמך בקשר עם התכנון, אשר דרוש למזמין לשם </w:t>
      </w:r>
      <w:r w:rsidRPr="002B2234">
        <w:rPr>
          <w:rFonts w:ascii="Times New Roman" w:eastAsia="Times New Roman" w:hAnsi="Times New Roman" w:cs="David" w:hint="cs"/>
          <w:sz w:val="24"/>
          <w:szCs w:val="24"/>
          <w:rtl/>
          <w:lang w:eastAsia="he-IL"/>
        </w:rPr>
        <w:t>ניהו</w:t>
      </w:r>
      <w:r w:rsidRPr="002B2234">
        <w:rPr>
          <w:rFonts w:ascii="Times New Roman" w:eastAsia="Times New Roman" w:hAnsi="Times New Roman" w:cs="David" w:hint="eastAsia"/>
          <w:sz w:val="24"/>
          <w:szCs w:val="24"/>
          <w:rtl/>
          <w:lang w:eastAsia="he-IL"/>
        </w:rPr>
        <w:t>ל</w:t>
      </w:r>
      <w:r w:rsidRPr="002B2234">
        <w:rPr>
          <w:rFonts w:ascii="Times New Roman" w:eastAsia="Times New Roman" w:hAnsi="Times New Roman" w:cs="David"/>
          <w:sz w:val="24"/>
          <w:szCs w:val="24"/>
          <w:rtl/>
          <w:lang w:eastAsia="he-IL"/>
        </w:rPr>
        <w:t xml:space="preserve"> ההגנה, לפי דרישת המזמין ומיד עם דרישתו הראשונה..</w:t>
      </w:r>
    </w:p>
    <w:p w14:paraId="4E445AFA"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p>
    <w:p w14:paraId="2F62F998"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כל יתר הדרוש לפקוח עליון וביקורת על הבצוע.</w:t>
      </w:r>
    </w:p>
    <w:p w14:paraId="030E0EB8"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D575BCB"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ב.</w:t>
      </w:r>
      <w:r w:rsidRPr="002B2234">
        <w:rPr>
          <w:rFonts w:ascii="Times New Roman" w:eastAsia="Times New Roman" w:hAnsi="Times New Roman" w:cs="David"/>
          <w:sz w:val="24"/>
          <w:szCs w:val="24"/>
          <w:rtl/>
          <w:lang w:eastAsia="he-IL"/>
        </w:rPr>
        <w:tab/>
        <w:t>כדי למלא משימות אלו יבקר המתכנן באתר הבניה לפחות בכל אחד מהשלבים הבאים:</w:t>
      </w:r>
    </w:p>
    <w:p w14:paraId="2B69685F"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05D5C507"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לפני הטמנת רשת מתח נמוך ו/או מתח גבוה בפיתוח.</w:t>
      </w:r>
    </w:p>
    <w:p w14:paraId="74F46014"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5E16C47E"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בצוע רשתות תאורה.</w:t>
      </w:r>
    </w:p>
    <w:p w14:paraId="2A7CFEE6"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184B9154"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ביצוע יסודות </w:t>
      </w:r>
      <w:r w:rsidRPr="002B2234">
        <w:rPr>
          <w:rFonts w:ascii="Times New Roman" w:eastAsia="Times New Roman" w:hAnsi="Times New Roman" w:cs="David"/>
          <w:sz w:val="24"/>
          <w:szCs w:val="24"/>
          <w:lang w:eastAsia="he-IL"/>
        </w:rPr>
        <w:t>–</w:t>
      </w:r>
      <w:r w:rsidRPr="002B2234">
        <w:rPr>
          <w:rFonts w:ascii="Times New Roman" w:eastAsia="Times New Roman" w:hAnsi="Times New Roman" w:cs="David"/>
          <w:sz w:val="24"/>
          <w:szCs w:val="24"/>
          <w:rtl/>
          <w:lang w:eastAsia="he-IL"/>
        </w:rPr>
        <w:t xml:space="preserve"> כדי לוודא את ביצועה הנכון של הארקת היסוד.</w:t>
      </w:r>
    </w:p>
    <w:p w14:paraId="2612F9D7" w14:textId="77777777" w:rsidR="002B2234" w:rsidRPr="002B2234" w:rsidRDefault="002B2234" w:rsidP="002B2234">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p>
    <w:p w14:paraId="41077B08"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בצוע רצפת המרתף.</w:t>
      </w:r>
    </w:p>
    <w:p w14:paraId="5707B826" w14:textId="77777777" w:rsidR="002B2234" w:rsidRPr="002B2234" w:rsidRDefault="002B2234" w:rsidP="002B2234">
      <w:pPr>
        <w:widowControl w:val="0"/>
        <w:spacing w:before="0" w:beforeAutospacing="0" w:after="0" w:afterAutospacing="0" w:line="240" w:lineRule="auto"/>
        <w:ind w:left="3600"/>
        <w:jc w:val="both"/>
        <w:rPr>
          <w:rFonts w:ascii="Times New Roman" w:eastAsia="Times New Roman" w:hAnsi="Times New Roman" w:cs="David"/>
          <w:sz w:val="24"/>
          <w:szCs w:val="24"/>
          <w:rtl/>
          <w:lang w:eastAsia="he-IL"/>
        </w:rPr>
      </w:pPr>
    </w:p>
    <w:p w14:paraId="5E306644"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ביצוע תקרת המרתף וחדר טרנספורמציה ובזק.</w:t>
      </w:r>
    </w:p>
    <w:p w14:paraId="01D01E17"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281F1499"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ביצוע צנרת למערכות לכל קומה.</w:t>
      </w:r>
    </w:p>
    <w:p w14:paraId="4B660CEC"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250A9453"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לפני התחלת טיח פנים ו/או תקרות אקוסטיות.</w:t>
      </w:r>
    </w:p>
    <w:p w14:paraId="21E8FEC8"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02831534" w14:textId="77777777" w:rsidR="002B2234" w:rsidRPr="002B2234" w:rsidRDefault="002B2234" w:rsidP="002B2234">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עם גמר צבע.</w:t>
      </w:r>
    </w:p>
    <w:p w14:paraId="79D1177F"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657F5866"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בכל שלב הדרוש לביקורת מערכות החשמל</w:t>
      </w:r>
      <w:r w:rsidRPr="002B2234">
        <w:rPr>
          <w:rFonts w:ascii="Times New Roman" w:eastAsia="Times New Roman" w:hAnsi="Times New Roman" w:cs="David" w:hint="cs"/>
          <w:sz w:val="24"/>
          <w:szCs w:val="24"/>
          <w:rtl/>
          <w:lang w:eastAsia="he-IL"/>
        </w:rPr>
        <w:t xml:space="preserve">, התאורה </w:t>
      </w:r>
      <w:r w:rsidRPr="002B2234">
        <w:rPr>
          <w:rFonts w:ascii="Times New Roman" w:eastAsia="Times New Roman" w:hAnsi="Times New Roman" w:cs="David"/>
          <w:sz w:val="24"/>
          <w:szCs w:val="24"/>
          <w:rtl/>
          <w:lang w:eastAsia="he-IL"/>
        </w:rPr>
        <w:t>והתקשורת.</w:t>
      </w:r>
    </w:p>
    <w:p w14:paraId="616F3C29" w14:textId="77777777" w:rsidR="002B2234" w:rsidRPr="002B2234" w:rsidRDefault="002B2234" w:rsidP="002B2234">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p>
    <w:p w14:paraId="0363DB72"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ג.</w:t>
      </w:r>
      <w:r w:rsidRPr="002B2234">
        <w:rPr>
          <w:rFonts w:ascii="Times New Roman" w:eastAsia="Times New Roman" w:hAnsi="Times New Roman" w:cs="David"/>
          <w:sz w:val="24"/>
          <w:szCs w:val="24"/>
          <w:rtl/>
          <w:lang w:eastAsia="he-IL"/>
        </w:rPr>
        <w:tab/>
        <w:t xml:space="preserve">אין המתכנן רשאי לתת הוראות במישרין לקבלן ו/או לנהל משא ומתן עם הקבלן, לרבות ביחס למחירים או לדרכי ביצוע, אלא באמצעות נציגו המוסמך של המזמין. </w:t>
      </w:r>
    </w:p>
    <w:p w14:paraId="28E66321"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975C41A" w14:textId="77777777" w:rsidR="002B2234" w:rsidRPr="002B2234" w:rsidRDefault="002B2234" w:rsidP="002B2234">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sz w:val="24"/>
          <w:szCs w:val="24"/>
          <w:rtl/>
          <w:lang w:eastAsia="he-IL"/>
        </w:rPr>
        <w:tab/>
        <w:t>ד.</w:t>
      </w:r>
      <w:r w:rsidRPr="002B2234">
        <w:rPr>
          <w:rFonts w:ascii="Times New Roman" w:eastAsia="Times New Roman" w:hAnsi="Times New Roman" w:cs="David"/>
          <w:sz w:val="24"/>
          <w:szCs w:val="24"/>
          <w:rtl/>
          <w:lang w:eastAsia="he-IL"/>
        </w:rPr>
        <w:tab/>
        <w:t xml:space="preserve">לאחר כל ביקור של המתכנן באתר או במפעל יצרן לוחות יגיש המתכנן לנציג </w:t>
      </w:r>
    </w:p>
    <w:p w14:paraId="25F0EE7E"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המזמין דו"ח בכתב ובו יציין את התרשמותו ואת הערותיו לגבי ביצוע העבודות. בגמר העבודות יגיש המתכנן לנציג המזמין הצהרה, בנוסח נספח ט', כי בדק את ביצוע העבודות, מצא אותן תואמות לתכניותיו ולתקנים מחייבים וכי בוצעו לשביעות רצונו.</w:t>
      </w:r>
    </w:p>
    <w:p w14:paraId="26FA1178" w14:textId="77777777" w:rsidR="002B2234" w:rsidRPr="002B2234" w:rsidRDefault="002B2234" w:rsidP="002B2234">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ללא דו"חות והצהרה אלה לא תשולם למתכנן יתרת שכרו עבור פיקוח עליון.</w:t>
      </w:r>
    </w:p>
    <w:p w14:paraId="627CFD30"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7009F70C" w14:textId="77777777" w:rsidR="002B2234" w:rsidRPr="002B2234" w:rsidRDefault="002B2234" w:rsidP="002B2234">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sz w:val="24"/>
          <w:szCs w:val="24"/>
          <w:rtl/>
          <w:lang w:eastAsia="he-IL"/>
        </w:rPr>
        <w:tab/>
        <w:t>ה.</w:t>
      </w:r>
      <w:r w:rsidRPr="002B2234">
        <w:rPr>
          <w:rFonts w:ascii="Times New Roman" w:eastAsia="Times New Roman" w:hAnsi="Times New Roman" w:cs="David"/>
          <w:sz w:val="24"/>
          <w:szCs w:val="24"/>
          <w:rtl/>
          <w:lang w:eastAsia="he-IL"/>
        </w:rPr>
        <w:tab/>
        <w:t>יעוץ למזמין בדבר תפעול ואחזקת המתקן.</w:t>
      </w:r>
    </w:p>
    <w:p w14:paraId="495774AE" w14:textId="77777777" w:rsidR="002B2234" w:rsidRPr="002B2234" w:rsidRDefault="002B2234" w:rsidP="002B2234">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3B2411A6" w14:textId="77777777" w:rsidR="002B2234" w:rsidRPr="002B2234" w:rsidRDefault="002B2234" w:rsidP="002B2234">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4.</w:t>
      </w:r>
      <w:r w:rsidRPr="002B2234">
        <w:rPr>
          <w:rFonts w:ascii="Times New Roman" w:eastAsia="Times New Roman" w:hAnsi="Times New Roman" w:cs="David"/>
          <w:sz w:val="24"/>
          <w:szCs w:val="24"/>
          <w:rtl/>
          <w:lang w:eastAsia="he-IL"/>
        </w:rPr>
        <w:tab/>
        <w:t>המתכנן מתחייב לשמור על דיסקט ואוריגינלים את התכניות עד לאחר סיום הביצוע בשטח של העבודות נשוא התכנון, כך שניתן יהיה לבצע מהם העתקות, צילומים וכו' וכך שניתן יהיה לבצע בהם תיקונים ושינויים.</w:t>
      </w:r>
    </w:p>
    <w:p w14:paraId="71C5F05B" w14:textId="77777777" w:rsidR="002B2234" w:rsidRPr="002B2234" w:rsidRDefault="002B2234" w:rsidP="002B2234">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51A2D835" w14:textId="77777777" w:rsidR="002B2234" w:rsidRPr="002B2234" w:rsidRDefault="002B2234" w:rsidP="002B2234">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5.</w:t>
      </w:r>
      <w:r w:rsidRPr="002B2234">
        <w:rPr>
          <w:rFonts w:ascii="Times New Roman" w:eastAsia="Times New Roman" w:hAnsi="Times New Roman" w:cs="David"/>
          <w:sz w:val="24"/>
          <w:szCs w:val="24"/>
          <w:rtl/>
          <w:lang w:eastAsia="he-IL"/>
        </w:rPr>
        <w:tab/>
        <w:t>המזמין רשאי להזמין אצל המתכנן את כל שלבי התכנון המפורטים בנספח זה ו/או חלק מהם ו/או ש</w:t>
      </w:r>
      <w:r w:rsidRPr="002B2234">
        <w:rPr>
          <w:rFonts w:ascii="Times New Roman" w:eastAsia="Times New Roman" w:hAnsi="Times New Roman" w:cs="David" w:hint="cs"/>
          <w:sz w:val="24"/>
          <w:szCs w:val="24"/>
          <w:rtl/>
          <w:lang w:eastAsia="he-IL"/>
        </w:rPr>
        <w:t>י</w:t>
      </w:r>
      <w:r w:rsidRPr="002B2234">
        <w:rPr>
          <w:rFonts w:ascii="Times New Roman" w:eastAsia="Times New Roman" w:hAnsi="Times New Roman" w:cs="David"/>
          <w:sz w:val="24"/>
          <w:szCs w:val="24"/>
          <w:rtl/>
          <w:lang w:eastAsia="he-IL"/>
        </w:rPr>
        <w:t>רותים נוספים, מעבר להם.</w:t>
      </w:r>
    </w:p>
    <w:p w14:paraId="6F4D3A8C"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bCs/>
          <w:sz w:val="20"/>
          <w:szCs w:val="24"/>
          <w:u w:val="single"/>
          <w:rtl/>
          <w:lang w:eastAsia="he-IL"/>
        </w:rPr>
        <w:br w:type="page"/>
      </w:r>
    </w:p>
    <w:p w14:paraId="00CC1023"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2B2234">
        <w:rPr>
          <w:rFonts w:ascii="Times New Roman" w:eastAsia="Times New Roman" w:hAnsi="Times New Roman" w:cs="David" w:hint="cs"/>
          <w:bCs/>
          <w:sz w:val="20"/>
          <w:szCs w:val="24"/>
          <w:u w:val="single"/>
          <w:rtl/>
          <w:lang w:eastAsia="he-IL"/>
        </w:rPr>
        <w:t xml:space="preserve">נספח </w:t>
      </w:r>
      <w:r w:rsidR="00735E3D">
        <w:rPr>
          <w:rFonts w:ascii="Times New Roman" w:eastAsia="Times New Roman" w:hAnsi="Times New Roman" w:cs="David" w:hint="cs"/>
          <w:bCs/>
          <w:sz w:val="20"/>
          <w:szCs w:val="24"/>
          <w:u w:val="single"/>
          <w:rtl/>
          <w:lang w:eastAsia="he-IL"/>
        </w:rPr>
        <w:t>"</w:t>
      </w:r>
      <w:r w:rsidRPr="002B2234">
        <w:rPr>
          <w:rFonts w:ascii="Times New Roman" w:eastAsia="Times New Roman" w:hAnsi="Times New Roman" w:cs="David" w:hint="cs"/>
          <w:bCs/>
          <w:sz w:val="20"/>
          <w:szCs w:val="24"/>
          <w:u w:val="single"/>
          <w:rtl/>
          <w:lang w:eastAsia="he-IL"/>
        </w:rPr>
        <w:t>ג</w:t>
      </w:r>
      <w:r w:rsidR="00735E3D">
        <w:rPr>
          <w:rFonts w:ascii="Times New Roman" w:eastAsia="Times New Roman" w:hAnsi="Times New Roman" w:cs="David" w:hint="cs"/>
          <w:bCs/>
          <w:sz w:val="20"/>
          <w:szCs w:val="24"/>
          <w:u w:val="single"/>
          <w:rtl/>
          <w:lang w:eastAsia="he-IL"/>
        </w:rPr>
        <w:t>'</w:t>
      </w:r>
      <w:r w:rsidRPr="002B2234">
        <w:rPr>
          <w:rFonts w:ascii="Times New Roman" w:eastAsia="Times New Roman" w:hAnsi="Times New Roman" w:cs="David" w:hint="cs"/>
          <w:bCs/>
          <w:sz w:val="20"/>
          <w:szCs w:val="24"/>
          <w:u w:val="single"/>
          <w:rtl/>
          <w:lang w:eastAsia="he-IL"/>
        </w:rPr>
        <w:t>'</w:t>
      </w:r>
    </w:p>
    <w:p w14:paraId="2F93CB2F"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3E693F4"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2B2234">
        <w:rPr>
          <w:rFonts w:ascii="Times New Roman" w:eastAsia="Times New Roman" w:hAnsi="Times New Roman" w:cs="David" w:hint="cs"/>
          <w:bCs/>
          <w:sz w:val="20"/>
          <w:szCs w:val="24"/>
          <w:u w:val="single"/>
          <w:rtl/>
          <w:lang w:eastAsia="he-IL"/>
        </w:rPr>
        <w:t>לוח זמנים ושלבי עבודה</w:t>
      </w:r>
    </w:p>
    <w:p w14:paraId="4FC6E0BA"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BA82314"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1C567223"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 xml:space="preserve">לוח הזמנים לתכנון כל אחד מהשלבים של הפרויקט יהיה כפי שייקבע מעת לעת ע"י המנהל. לוח הזמנים לפיקוח העליון </w:t>
      </w:r>
      <w:r w:rsidRPr="002B2234">
        <w:rPr>
          <w:rFonts w:ascii="Times New Roman" w:eastAsia="Times New Roman" w:hAnsi="Times New Roman" w:cs="David"/>
          <w:sz w:val="20"/>
          <w:szCs w:val="24"/>
          <w:lang w:eastAsia="he-IL"/>
        </w:rPr>
        <w:t>–</w:t>
      </w:r>
      <w:r w:rsidRPr="002B2234">
        <w:rPr>
          <w:rFonts w:ascii="Times New Roman" w:eastAsia="Times New Roman" w:hAnsi="Times New Roman" w:cs="David" w:hint="cs"/>
          <w:sz w:val="20"/>
          <w:szCs w:val="24"/>
          <w:rtl/>
          <w:lang w:eastAsia="he-IL"/>
        </w:rPr>
        <w:t xml:space="preserve"> ברציפות מתחילת ביצוע העבודות ועד להשלמתן כולל תקופת הבדק, ככל שיידרש ע"י המנהל.</w:t>
      </w:r>
    </w:p>
    <w:p w14:paraId="3B656136"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B4F2CCF"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המתכנן ימסור את התכניות לאישור המזמין בהתאם ללוח הזמנים והתכניות לא תיחשבנה כמושלמות עד לקבלת אישור המזמין.</w:t>
      </w:r>
    </w:p>
    <w:p w14:paraId="6776D305"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48A4E24"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58E4A76C"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6F7CD19"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אם לא יקבע לוח זמנים במעמד חתימת החוזה יעביר המתכנן לוח זמנים ראשוני לאישור המנהל תוך 7 ימים ממועד החתימה.</w:t>
      </w:r>
    </w:p>
    <w:p w14:paraId="7B842360"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74E1E47"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AEC3BC6" w14:textId="77777777" w:rsidR="002B2234" w:rsidRPr="002B2234" w:rsidRDefault="002B2234" w:rsidP="002B2234">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B2234">
        <w:rPr>
          <w:rFonts w:ascii="Times New Roman" w:eastAsia="Times New Roman" w:hAnsi="Times New Roman" w:cs="David" w:hint="cs"/>
          <w:bCs/>
          <w:sz w:val="20"/>
          <w:szCs w:val="24"/>
          <w:u w:val="single"/>
          <w:rtl/>
          <w:lang w:eastAsia="he-IL"/>
        </w:rPr>
        <w:br w:type="page"/>
      </w:r>
      <w:r w:rsidRPr="002B2234">
        <w:rPr>
          <w:rFonts w:ascii="Times New Roman" w:eastAsia="Times New Roman" w:hAnsi="Times New Roman" w:cs="David" w:hint="cs"/>
          <w:bCs/>
          <w:sz w:val="24"/>
          <w:szCs w:val="24"/>
          <w:u w:val="single"/>
          <w:rtl/>
          <w:lang w:eastAsia="he-IL"/>
        </w:rPr>
        <w:t xml:space="preserve">נספח </w:t>
      </w:r>
      <w:r w:rsidR="00735E3D">
        <w:rPr>
          <w:rFonts w:ascii="Times New Roman" w:eastAsia="Times New Roman" w:hAnsi="Times New Roman" w:cs="David" w:hint="cs"/>
          <w:bCs/>
          <w:sz w:val="24"/>
          <w:szCs w:val="24"/>
          <w:u w:val="single"/>
          <w:rtl/>
          <w:lang w:eastAsia="he-IL"/>
        </w:rPr>
        <w:t>"</w:t>
      </w:r>
      <w:r w:rsidRPr="002B2234">
        <w:rPr>
          <w:rFonts w:ascii="Times New Roman" w:eastAsia="Times New Roman" w:hAnsi="Times New Roman" w:cs="David" w:hint="cs"/>
          <w:bCs/>
          <w:sz w:val="24"/>
          <w:szCs w:val="24"/>
          <w:u w:val="single"/>
          <w:rtl/>
          <w:lang w:eastAsia="he-IL"/>
        </w:rPr>
        <w:t>ד</w:t>
      </w:r>
      <w:r w:rsidR="00735E3D">
        <w:rPr>
          <w:rFonts w:ascii="Times New Roman" w:eastAsia="Times New Roman" w:hAnsi="Times New Roman" w:cs="David" w:hint="cs"/>
          <w:bCs/>
          <w:sz w:val="24"/>
          <w:szCs w:val="24"/>
          <w:u w:val="single"/>
          <w:rtl/>
          <w:lang w:eastAsia="he-IL"/>
        </w:rPr>
        <w:t>'</w:t>
      </w:r>
      <w:r w:rsidRPr="002B2234">
        <w:rPr>
          <w:rFonts w:ascii="Times New Roman" w:eastAsia="Times New Roman" w:hAnsi="Times New Roman" w:cs="David" w:hint="cs"/>
          <w:bCs/>
          <w:sz w:val="24"/>
          <w:szCs w:val="24"/>
          <w:u w:val="single"/>
          <w:rtl/>
          <w:lang w:eastAsia="he-IL"/>
        </w:rPr>
        <w:t>'</w:t>
      </w:r>
    </w:p>
    <w:p w14:paraId="43BDD453"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487533C" w14:textId="77777777" w:rsidR="002B2234" w:rsidRPr="002B2234" w:rsidRDefault="002B2234" w:rsidP="002B2234">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B2234">
        <w:rPr>
          <w:rFonts w:ascii="Times New Roman" w:eastAsia="Times New Roman" w:hAnsi="Times New Roman" w:cs="David" w:hint="cs"/>
          <w:bCs/>
          <w:sz w:val="24"/>
          <w:szCs w:val="24"/>
          <w:u w:val="single"/>
          <w:rtl/>
          <w:lang w:eastAsia="he-IL"/>
        </w:rPr>
        <w:t>שכר המתכנן</w:t>
      </w:r>
    </w:p>
    <w:p w14:paraId="369111E5"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66843A6" w14:textId="77777777" w:rsidR="002B2234" w:rsidRPr="002B2234" w:rsidRDefault="002B2234" w:rsidP="002B2234">
      <w:pPr>
        <w:widowControl w:val="0"/>
        <w:numPr>
          <w:ilvl w:val="0"/>
          <w:numId w:val="9"/>
        </w:numPr>
        <w:spacing w:before="0" w:beforeAutospacing="0" w:after="0" w:afterAutospacing="0" w:line="240" w:lineRule="auto"/>
        <w:ind w:right="515"/>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תמורת ביצוע מלוא שרותי המתכנן, כמפורט בנספח ב' ונספח ח' ישלם המזמין למתכנן את שכר המתכנן בשעורים ובמועדים כדלקמן:</w:t>
      </w:r>
    </w:p>
    <w:p w14:paraId="18F81FC2" w14:textId="77777777" w:rsidR="002B2234" w:rsidRPr="002B2234" w:rsidRDefault="002B2234" w:rsidP="002B2234">
      <w:pPr>
        <w:widowControl w:val="0"/>
        <w:tabs>
          <w:tab w:val="num" w:pos="2160"/>
        </w:tabs>
        <w:spacing w:before="0" w:beforeAutospacing="0" w:after="0" w:afterAutospacing="0" w:line="240" w:lineRule="auto"/>
        <w:ind w:left="360" w:right="515"/>
        <w:jc w:val="both"/>
        <w:rPr>
          <w:rFonts w:ascii="Times New Roman" w:eastAsia="Times New Roman" w:hAnsi="Times New Roman" w:cs="David"/>
          <w:sz w:val="20"/>
          <w:szCs w:val="24"/>
          <w:lang w:eastAsia="he-IL"/>
        </w:rPr>
      </w:pPr>
    </w:p>
    <w:p w14:paraId="01E7110C" w14:textId="772B5AFA" w:rsidR="002B2234" w:rsidRPr="002B2234" w:rsidDel="00520499" w:rsidRDefault="002B2234" w:rsidP="002B2234">
      <w:pPr>
        <w:widowControl w:val="0"/>
        <w:spacing w:before="0" w:beforeAutospacing="0" w:after="0" w:afterAutospacing="0" w:line="240" w:lineRule="auto"/>
        <w:ind w:left="714" w:firstLine="6"/>
        <w:rPr>
          <w:del w:id="38" w:author="Meryl Etman" w:date="2021-05-26T16:45:00Z"/>
          <w:rFonts w:ascii="Times New Roman" w:eastAsia="Times New Roman" w:hAnsi="Times New Roman" w:cs="David"/>
          <w:color w:val="008000"/>
          <w:sz w:val="24"/>
          <w:szCs w:val="24"/>
          <w:rtl/>
        </w:rPr>
      </w:pPr>
      <w:del w:id="39" w:author="Meryl Etman" w:date="2021-05-26T16:45:00Z">
        <w:r w:rsidRPr="002B2234" w:rsidDel="00520499">
          <w:rPr>
            <w:rFonts w:ascii="Times New Roman" w:eastAsia="Times New Roman" w:hAnsi="Times New Roman" w:cs="David" w:hint="cs"/>
            <w:sz w:val="20"/>
            <w:szCs w:val="24"/>
            <w:rtl/>
            <w:lang w:eastAsia="he-IL"/>
          </w:rPr>
          <w:delText>1.1</w:delText>
        </w:r>
      </w:del>
    </w:p>
    <w:p w14:paraId="1885BC59" w14:textId="086CE4D3" w:rsidR="002B2234" w:rsidRPr="002B2234" w:rsidRDefault="002B2234" w:rsidP="007E2A61">
      <w:pPr>
        <w:widowControl w:val="0"/>
        <w:spacing w:before="0" w:beforeAutospacing="0" w:after="0" w:afterAutospacing="0" w:line="240" w:lineRule="auto"/>
        <w:ind w:left="714" w:firstLine="6"/>
        <w:rPr>
          <w:rFonts w:ascii="Times New Roman" w:eastAsia="Times New Roman" w:hAnsi="Times New Roman" w:cs="David"/>
          <w:sz w:val="24"/>
          <w:szCs w:val="24"/>
          <w:rtl/>
        </w:rPr>
      </w:pPr>
      <w:r w:rsidRPr="002B2234">
        <w:rPr>
          <w:rFonts w:ascii="Times New Roman" w:eastAsia="Times New Roman" w:hAnsi="Times New Roman" w:cs="David"/>
          <w:sz w:val="24"/>
          <w:szCs w:val="24"/>
          <w:rtl/>
        </w:rPr>
        <w:t>1.1</w:t>
      </w:r>
      <w:r w:rsidRPr="002B2234">
        <w:rPr>
          <w:rFonts w:ascii="Times New Roman" w:eastAsia="Times New Roman" w:hAnsi="Times New Roman" w:cs="David"/>
          <w:sz w:val="24"/>
          <w:szCs w:val="24"/>
          <w:rtl/>
        </w:rPr>
        <w:tab/>
        <w:t xml:space="preserve">סכום קבוע ומוחלט של </w:t>
      </w:r>
      <w:del w:id="40" w:author="Meryl Etman" w:date="2021-05-26T16:40:00Z">
        <w:r w:rsidRPr="002B2234" w:rsidDel="003F6BD9">
          <w:rPr>
            <w:rFonts w:ascii="Times New Roman" w:eastAsia="Times New Roman" w:hAnsi="Times New Roman" w:cs="David"/>
            <w:sz w:val="24"/>
            <w:szCs w:val="24"/>
            <w:rtl/>
          </w:rPr>
          <w:delText xml:space="preserve">____________ </w:delText>
        </w:r>
      </w:del>
      <w:ins w:id="41" w:author="Meryl Etman" w:date="2021-05-26T16:40:00Z">
        <w:r w:rsidR="003F6BD9">
          <w:rPr>
            <w:rFonts w:ascii="Times New Roman" w:eastAsia="Times New Roman" w:hAnsi="Times New Roman" w:cs="David" w:hint="cs"/>
            <w:sz w:val="24"/>
            <w:szCs w:val="24"/>
            <w:rtl/>
          </w:rPr>
          <w:t>810</w:t>
        </w:r>
        <w:r w:rsidR="003F6BD9" w:rsidRPr="002B2234">
          <w:rPr>
            <w:rFonts w:ascii="Times New Roman" w:eastAsia="Times New Roman" w:hAnsi="Times New Roman" w:cs="David"/>
            <w:sz w:val="24"/>
            <w:szCs w:val="24"/>
            <w:rtl/>
          </w:rPr>
          <w:t xml:space="preserve"> </w:t>
        </w:r>
      </w:ins>
      <w:r w:rsidRPr="002B2234">
        <w:rPr>
          <w:rFonts w:ascii="Times New Roman" w:eastAsia="Times New Roman" w:hAnsi="Times New Roman" w:cs="David"/>
          <w:sz w:val="24"/>
          <w:szCs w:val="24"/>
          <w:rtl/>
        </w:rPr>
        <w:t xml:space="preserve">ש"ח (במילים: </w:t>
      </w:r>
      <w:del w:id="42" w:author="Meryl Etman" w:date="2021-05-26T16:40:00Z">
        <w:r w:rsidRPr="002B2234" w:rsidDel="003F6BD9">
          <w:rPr>
            <w:rFonts w:ascii="Times New Roman" w:eastAsia="Times New Roman" w:hAnsi="Times New Roman" w:cs="David"/>
            <w:sz w:val="24"/>
            <w:szCs w:val="24"/>
            <w:rtl/>
          </w:rPr>
          <w:delText xml:space="preserve">________________ </w:delText>
        </w:r>
      </w:del>
      <w:ins w:id="43" w:author="Meryl Etman" w:date="2021-05-26T16:40:00Z">
        <w:r w:rsidR="003F6BD9">
          <w:rPr>
            <w:rFonts w:ascii="Times New Roman" w:eastAsia="Times New Roman" w:hAnsi="Times New Roman" w:cs="David" w:hint="cs"/>
            <w:sz w:val="24"/>
            <w:szCs w:val="24"/>
            <w:rtl/>
          </w:rPr>
          <w:t>שמונה מאות ועשרה</w:t>
        </w:r>
        <w:r w:rsidR="003F6BD9" w:rsidRPr="002B2234">
          <w:rPr>
            <w:rFonts w:ascii="Times New Roman" w:eastAsia="Times New Roman" w:hAnsi="Times New Roman" w:cs="David"/>
            <w:sz w:val="24"/>
            <w:szCs w:val="24"/>
            <w:rtl/>
          </w:rPr>
          <w:t xml:space="preserve"> </w:t>
        </w:r>
      </w:ins>
      <w:r w:rsidRPr="002B2234">
        <w:rPr>
          <w:rFonts w:ascii="Times New Roman" w:eastAsia="Times New Roman" w:hAnsi="Times New Roman" w:cs="David"/>
          <w:sz w:val="24"/>
          <w:szCs w:val="24"/>
          <w:rtl/>
        </w:rPr>
        <w:t>ש"ח)</w:t>
      </w:r>
      <w:del w:id="44" w:author="Meryl Etman" w:date="2021-05-26T16:40:00Z">
        <w:r w:rsidRPr="002B2234" w:rsidDel="003F6BD9">
          <w:rPr>
            <w:rFonts w:ascii="Times New Roman" w:eastAsia="Times New Roman" w:hAnsi="Times New Roman" w:cs="David"/>
            <w:sz w:val="24"/>
            <w:szCs w:val="24"/>
            <w:rtl/>
          </w:rPr>
          <w:delText xml:space="preserve"> </w:delText>
        </w:r>
        <w:r w:rsidRPr="002B2234" w:rsidDel="003F6BD9">
          <w:rPr>
            <w:rFonts w:ascii="Times New Roman" w:eastAsia="Times New Roman" w:hAnsi="Times New Roman" w:cs="David"/>
            <w:sz w:val="24"/>
            <w:szCs w:val="24"/>
            <w:rtl/>
          </w:rPr>
          <w:tab/>
        </w:r>
      </w:del>
      <w:ins w:id="45" w:author="Meryl Etman" w:date="2021-05-26T16:40:00Z">
        <w:r w:rsidR="003F6BD9">
          <w:rPr>
            <w:rFonts w:ascii="Times New Roman" w:eastAsia="Times New Roman" w:hAnsi="Times New Roman" w:cs="David"/>
            <w:sz w:val="24"/>
            <w:szCs w:val="24"/>
            <w:rtl/>
          </w:rPr>
          <w:tab/>
        </w:r>
        <w:r w:rsidR="003F6BD9">
          <w:rPr>
            <w:rFonts w:ascii="Times New Roman" w:eastAsia="Times New Roman" w:hAnsi="Times New Roman" w:cs="David"/>
            <w:sz w:val="24"/>
            <w:szCs w:val="24"/>
            <w:rtl/>
          </w:rPr>
          <w:tab/>
        </w:r>
      </w:ins>
      <w:r w:rsidRPr="002B2234">
        <w:rPr>
          <w:rFonts w:ascii="Times New Roman" w:eastAsia="Times New Roman" w:hAnsi="Times New Roman" w:cs="David"/>
          <w:sz w:val="24"/>
          <w:szCs w:val="24"/>
          <w:rtl/>
        </w:rPr>
        <w:tab/>
        <w:t>לכל יחידת דיור</w:t>
      </w:r>
      <w:del w:id="46" w:author="Meryl Etman" w:date="2021-05-26T16:40:00Z">
        <w:r w:rsidRPr="002B2234" w:rsidDel="003F6BD9">
          <w:rPr>
            <w:rFonts w:ascii="Times New Roman" w:eastAsia="Times New Roman" w:hAnsi="Times New Roman" w:cs="David"/>
            <w:sz w:val="24"/>
            <w:szCs w:val="24"/>
            <w:rtl/>
          </w:rPr>
          <w:delText xml:space="preserve">  במבנה ראשוני</w:delText>
        </w:r>
      </w:del>
      <w:r w:rsidRPr="002B2234">
        <w:rPr>
          <w:rFonts w:ascii="Times New Roman" w:eastAsia="Times New Roman" w:hAnsi="Times New Roman" w:cs="David"/>
          <w:sz w:val="24"/>
          <w:szCs w:val="24"/>
          <w:rtl/>
        </w:rPr>
        <w:t>.</w:t>
      </w:r>
    </w:p>
    <w:p w14:paraId="5D9764A5" w14:textId="6329D655" w:rsidR="002B2234" w:rsidRPr="002B2234" w:rsidRDefault="002B2234">
      <w:pPr>
        <w:widowControl w:val="0"/>
        <w:spacing w:before="0" w:beforeAutospacing="0" w:after="0" w:afterAutospacing="0" w:line="240" w:lineRule="auto"/>
        <w:ind w:left="714" w:firstLine="6"/>
        <w:rPr>
          <w:rFonts w:ascii="Times New Roman" w:eastAsia="Times New Roman" w:hAnsi="Times New Roman" w:cs="David"/>
          <w:sz w:val="24"/>
          <w:szCs w:val="24"/>
          <w:rtl/>
        </w:rPr>
        <w:pPrChange w:id="47" w:author="Meryl Etman" w:date="2021-05-26T16:40:00Z">
          <w:pPr>
            <w:widowControl w:val="0"/>
            <w:spacing w:before="0" w:beforeAutospacing="0" w:after="0" w:afterAutospacing="0" w:line="240" w:lineRule="auto"/>
            <w:ind w:left="714" w:firstLine="6"/>
          </w:pPr>
        </w:pPrChange>
      </w:pPr>
      <w:r w:rsidRPr="002B2234">
        <w:rPr>
          <w:rFonts w:ascii="Times New Roman" w:eastAsia="Times New Roman" w:hAnsi="Times New Roman" w:cs="David"/>
          <w:sz w:val="24"/>
          <w:szCs w:val="24"/>
          <w:rtl/>
        </w:rPr>
        <w:t>1.2</w:t>
      </w:r>
      <w:r w:rsidRPr="002B2234">
        <w:rPr>
          <w:rFonts w:ascii="Times New Roman" w:eastAsia="Times New Roman" w:hAnsi="Times New Roman" w:cs="David"/>
          <w:sz w:val="24"/>
          <w:szCs w:val="24"/>
          <w:rtl/>
        </w:rPr>
        <w:tab/>
      </w:r>
      <w:del w:id="48" w:author="Meryl Etman" w:date="2021-05-26T16:40:00Z">
        <w:r w:rsidRPr="002B2234" w:rsidDel="003F6BD9">
          <w:rPr>
            <w:rFonts w:ascii="Times New Roman" w:eastAsia="Times New Roman" w:hAnsi="Times New Roman" w:cs="David"/>
            <w:sz w:val="24"/>
            <w:szCs w:val="24"/>
            <w:rtl/>
          </w:rPr>
          <w:delText xml:space="preserve">סכום קבוע ומוחלט של ____________ ש"ח (במילים: ________________ ש"ח) </w:delText>
        </w:r>
        <w:r w:rsidRPr="002B2234" w:rsidDel="003F6BD9">
          <w:rPr>
            <w:rFonts w:ascii="Times New Roman" w:eastAsia="Times New Roman" w:hAnsi="Times New Roman" w:cs="David"/>
            <w:sz w:val="24"/>
            <w:szCs w:val="24"/>
            <w:rtl/>
          </w:rPr>
          <w:tab/>
        </w:r>
        <w:r w:rsidRPr="002B2234" w:rsidDel="003F6BD9">
          <w:rPr>
            <w:rFonts w:ascii="Times New Roman" w:eastAsia="Times New Roman" w:hAnsi="Times New Roman" w:cs="David"/>
            <w:sz w:val="24"/>
            <w:szCs w:val="24"/>
            <w:rtl/>
          </w:rPr>
          <w:tab/>
          <w:delText>לכל יחידת דיור  במבנה חוזר</w:delText>
        </w:r>
      </w:del>
      <w:ins w:id="49" w:author="Meryl Etman" w:date="2021-05-26T16:40:00Z">
        <w:r w:rsidR="003F6BD9">
          <w:rPr>
            <w:rFonts w:ascii="Times New Roman" w:eastAsia="Times New Roman" w:hAnsi="Times New Roman" w:cs="David" w:hint="cs"/>
            <w:sz w:val="24"/>
            <w:szCs w:val="24"/>
            <w:rtl/>
          </w:rPr>
          <w:t>מבוטל</w:t>
        </w:r>
      </w:ins>
      <w:r w:rsidRPr="002B2234">
        <w:rPr>
          <w:rFonts w:ascii="Times New Roman" w:eastAsia="Times New Roman" w:hAnsi="Times New Roman" w:cs="David"/>
          <w:sz w:val="24"/>
          <w:szCs w:val="24"/>
          <w:rtl/>
        </w:rPr>
        <w:t>.</w:t>
      </w:r>
    </w:p>
    <w:p w14:paraId="13FCF545" w14:textId="1C0B349E" w:rsidR="002B2234" w:rsidRDefault="002B2234">
      <w:pPr>
        <w:widowControl w:val="0"/>
        <w:spacing w:before="0" w:beforeAutospacing="0" w:after="0" w:afterAutospacing="0" w:line="240" w:lineRule="auto"/>
        <w:ind w:left="1440" w:hanging="720"/>
        <w:rPr>
          <w:ins w:id="50" w:author="Meryl Etman" w:date="2021-05-26T16:41:00Z"/>
          <w:rFonts w:ascii="Times New Roman" w:eastAsia="Times New Roman" w:hAnsi="Times New Roman" w:cs="David"/>
          <w:sz w:val="24"/>
          <w:szCs w:val="24"/>
          <w:rtl/>
        </w:rPr>
        <w:pPrChange w:id="51" w:author="Meryl Etman" w:date="2021-05-26T16:41:00Z">
          <w:pPr>
            <w:widowControl w:val="0"/>
            <w:spacing w:before="0" w:beforeAutospacing="0" w:after="0" w:afterAutospacing="0" w:line="240" w:lineRule="auto"/>
            <w:ind w:left="714" w:firstLine="6"/>
          </w:pPr>
        </w:pPrChange>
      </w:pPr>
      <w:r w:rsidRPr="002B2234">
        <w:rPr>
          <w:rFonts w:ascii="Times New Roman" w:eastAsia="Times New Roman" w:hAnsi="Times New Roman" w:cs="David"/>
          <w:sz w:val="24"/>
          <w:szCs w:val="24"/>
          <w:rtl/>
        </w:rPr>
        <w:t>1.3</w:t>
      </w:r>
      <w:r w:rsidRPr="002B2234">
        <w:rPr>
          <w:rFonts w:ascii="Times New Roman" w:eastAsia="Times New Roman" w:hAnsi="Times New Roman" w:cs="David"/>
          <w:sz w:val="24"/>
          <w:szCs w:val="24"/>
          <w:rtl/>
        </w:rPr>
        <w:tab/>
        <w:t xml:space="preserve">סכום קבוע ומוחלט של </w:t>
      </w:r>
      <w:del w:id="52" w:author="Meryl Etman" w:date="2021-05-26T16:41:00Z">
        <w:r w:rsidRPr="002B2234" w:rsidDel="003F6BD9">
          <w:rPr>
            <w:rFonts w:ascii="Times New Roman" w:eastAsia="Times New Roman" w:hAnsi="Times New Roman" w:cs="David"/>
            <w:sz w:val="24"/>
            <w:szCs w:val="24"/>
            <w:rtl/>
          </w:rPr>
          <w:delText xml:space="preserve">____________ </w:delText>
        </w:r>
      </w:del>
      <w:ins w:id="53" w:author="Meryl Etman" w:date="2021-05-26T16:41:00Z">
        <w:r w:rsidR="003F6BD9">
          <w:rPr>
            <w:rFonts w:ascii="Times New Roman" w:eastAsia="Times New Roman" w:hAnsi="Times New Roman" w:cs="David" w:hint="cs"/>
            <w:sz w:val="24"/>
            <w:szCs w:val="24"/>
            <w:rtl/>
          </w:rPr>
          <w:t>4</w:t>
        </w:r>
        <w:r w:rsidR="003F6BD9" w:rsidRPr="002B2234">
          <w:rPr>
            <w:rFonts w:ascii="Times New Roman" w:eastAsia="Times New Roman" w:hAnsi="Times New Roman" w:cs="David"/>
            <w:sz w:val="24"/>
            <w:szCs w:val="24"/>
            <w:rtl/>
          </w:rPr>
          <w:t xml:space="preserve"> </w:t>
        </w:r>
      </w:ins>
      <w:r w:rsidRPr="002B2234">
        <w:rPr>
          <w:rFonts w:ascii="Times New Roman" w:eastAsia="Times New Roman" w:hAnsi="Times New Roman" w:cs="David"/>
          <w:sz w:val="24"/>
          <w:szCs w:val="24"/>
          <w:rtl/>
        </w:rPr>
        <w:t xml:space="preserve">ש"ח (במילים: </w:t>
      </w:r>
      <w:ins w:id="54" w:author="Meryl Etman" w:date="2021-05-26T16:41:00Z">
        <w:r w:rsidR="003F6BD9">
          <w:rPr>
            <w:rFonts w:ascii="Times New Roman" w:eastAsia="Times New Roman" w:hAnsi="Times New Roman" w:cs="David" w:hint="cs"/>
            <w:sz w:val="24"/>
            <w:szCs w:val="24"/>
            <w:rtl/>
          </w:rPr>
          <w:t xml:space="preserve">ארבעה </w:t>
        </w:r>
      </w:ins>
      <w:del w:id="55" w:author="Meryl Etman" w:date="2021-05-26T16:41:00Z">
        <w:r w:rsidRPr="002B2234" w:rsidDel="003F6BD9">
          <w:rPr>
            <w:rFonts w:ascii="Times New Roman" w:eastAsia="Times New Roman" w:hAnsi="Times New Roman" w:cs="David"/>
            <w:sz w:val="24"/>
            <w:szCs w:val="24"/>
            <w:rtl/>
          </w:rPr>
          <w:delText xml:space="preserve">________________ </w:delText>
        </w:r>
      </w:del>
      <w:r w:rsidRPr="002B2234">
        <w:rPr>
          <w:rFonts w:ascii="Times New Roman" w:eastAsia="Times New Roman" w:hAnsi="Times New Roman" w:cs="David"/>
          <w:sz w:val="24"/>
          <w:szCs w:val="24"/>
          <w:rtl/>
        </w:rPr>
        <w:t xml:space="preserve">ש"ח) </w:t>
      </w:r>
      <w:del w:id="56" w:author="Meryl Etman" w:date="2021-05-26T16:41:00Z">
        <w:r w:rsidRPr="002B2234" w:rsidDel="003F6BD9">
          <w:rPr>
            <w:rFonts w:ascii="Times New Roman" w:eastAsia="Times New Roman" w:hAnsi="Times New Roman" w:cs="David"/>
            <w:sz w:val="24"/>
            <w:szCs w:val="24"/>
            <w:rtl/>
          </w:rPr>
          <w:tab/>
        </w:r>
        <w:r w:rsidRPr="002B2234" w:rsidDel="003F6BD9">
          <w:rPr>
            <w:rFonts w:ascii="Times New Roman" w:eastAsia="Times New Roman" w:hAnsi="Times New Roman" w:cs="David"/>
            <w:sz w:val="24"/>
            <w:szCs w:val="24"/>
            <w:rtl/>
          </w:rPr>
          <w:tab/>
        </w:r>
      </w:del>
      <w:r w:rsidRPr="002B2234">
        <w:rPr>
          <w:rFonts w:ascii="Times New Roman" w:eastAsia="Times New Roman" w:hAnsi="Times New Roman" w:cs="David"/>
          <w:sz w:val="24"/>
          <w:szCs w:val="24"/>
          <w:rtl/>
        </w:rPr>
        <w:t>לכל מ"ר בנוי ומקורה מתחת למפלס הכניסה לבניינים.</w:t>
      </w:r>
    </w:p>
    <w:p w14:paraId="1AAA8DB6" w14:textId="1D64C60A" w:rsidR="00520499" w:rsidRDefault="00520499">
      <w:pPr>
        <w:widowControl w:val="0"/>
        <w:spacing w:before="0" w:beforeAutospacing="0" w:after="0" w:afterAutospacing="0" w:line="240" w:lineRule="auto"/>
        <w:ind w:left="1440" w:hanging="720"/>
        <w:rPr>
          <w:ins w:id="57" w:author="Meryl Etman" w:date="2021-05-26T16:42:00Z"/>
          <w:rFonts w:ascii="Times New Roman" w:eastAsia="Times New Roman" w:hAnsi="Times New Roman" w:cs="David"/>
          <w:sz w:val="24"/>
          <w:szCs w:val="24"/>
          <w:rtl/>
        </w:rPr>
        <w:pPrChange w:id="58" w:author="Meryl Etman" w:date="2021-05-26T16:42:00Z">
          <w:pPr>
            <w:widowControl w:val="0"/>
            <w:spacing w:before="0" w:beforeAutospacing="0" w:after="0" w:afterAutospacing="0" w:line="240" w:lineRule="auto"/>
            <w:ind w:left="714" w:firstLine="6"/>
          </w:pPr>
        </w:pPrChange>
      </w:pPr>
      <w:ins w:id="59" w:author="Meryl Etman" w:date="2021-05-26T16:41:00Z">
        <w:r>
          <w:rPr>
            <w:rFonts w:ascii="Times New Roman" w:eastAsia="Times New Roman" w:hAnsi="Times New Roman" w:cs="David" w:hint="cs"/>
            <w:sz w:val="24"/>
            <w:szCs w:val="24"/>
            <w:rtl/>
          </w:rPr>
          <w:t>1.4</w:t>
        </w:r>
        <w:r>
          <w:rPr>
            <w:rFonts w:ascii="Times New Roman" w:eastAsia="Times New Roman" w:hAnsi="Times New Roman" w:cs="David" w:hint="cs"/>
            <w:sz w:val="24"/>
            <w:szCs w:val="24"/>
            <w:rtl/>
          </w:rPr>
          <w:tab/>
          <w:t xml:space="preserve">סכום קבוע ומוחלט של 9 </w:t>
        </w:r>
      </w:ins>
      <w:ins w:id="60" w:author="Meryl Etman" w:date="2021-05-26T16:42:00Z">
        <w:r>
          <w:rPr>
            <w:rFonts w:ascii="Times New Roman" w:eastAsia="Times New Roman" w:hAnsi="Times New Roman" w:cs="David" w:hint="cs"/>
            <w:sz w:val="24"/>
            <w:szCs w:val="24"/>
            <w:rtl/>
          </w:rPr>
          <w:t xml:space="preserve">₪ (במילים: תשעה ₪) לכל מ"ר </w:t>
        </w:r>
      </w:ins>
      <w:ins w:id="61" w:author="Meryl Etman" w:date="2021-05-26T16:44:00Z">
        <w:r>
          <w:rPr>
            <w:rFonts w:ascii="Times New Roman" w:eastAsia="Times New Roman" w:hAnsi="Times New Roman" w:cs="David" w:hint="cs"/>
            <w:sz w:val="24"/>
            <w:szCs w:val="24"/>
            <w:rtl/>
          </w:rPr>
          <w:t xml:space="preserve">בנוי </w:t>
        </w:r>
      </w:ins>
      <w:ins w:id="62" w:author="Meryl Etman" w:date="2021-05-26T16:42:00Z">
        <w:r>
          <w:rPr>
            <w:rFonts w:ascii="Times New Roman" w:eastAsia="Times New Roman" w:hAnsi="Times New Roman" w:cs="David" w:hint="cs"/>
            <w:sz w:val="24"/>
            <w:szCs w:val="24"/>
            <w:rtl/>
          </w:rPr>
          <w:t>של שטחי תעסוקה ברמת מעטפת.</w:t>
        </w:r>
      </w:ins>
    </w:p>
    <w:p w14:paraId="3308715A" w14:textId="42325D26" w:rsidR="00520499" w:rsidRDefault="00520499">
      <w:pPr>
        <w:widowControl w:val="0"/>
        <w:spacing w:before="0" w:beforeAutospacing="0" w:after="0" w:afterAutospacing="0" w:line="240" w:lineRule="auto"/>
        <w:ind w:left="1440" w:hanging="720"/>
        <w:rPr>
          <w:ins w:id="63" w:author="Meryl Etman" w:date="2021-05-26T16:44:00Z"/>
          <w:rFonts w:ascii="Times New Roman" w:eastAsia="Times New Roman" w:hAnsi="Times New Roman" w:cs="David"/>
          <w:sz w:val="24"/>
          <w:szCs w:val="24"/>
          <w:rtl/>
        </w:rPr>
        <w:pPrChange w:id="64" w:author="Meryl Etman" w:date="2021-05-26T16:43:00Z">
          <w:pPr>
            <w:widowControl w:val="0"/>
            <w:spacing w:before="0" w:beforeAutospacing="0" w:after="0" w:afterAutospacing="0" w:line="240" w:lineRule="auto"/>
            <w:ind w:left="714" w:firstLine="6"/>
          </w:pPr>
        </w:pPrChange>
      </w:pPr>
      <w:ins w:id="65" w:author="Meryl Etman" w:date="2021-05-26T16:42:00Z">
        <w:r>
          <w:rPr>
            <w:rFonts w:ascii="Times New Roman" w:eastAsia="Times New Roman" w:hAnsi="Times New Roman" w:cs="David" w:hint="cs"/>
            <w:sz w:val="24"/>
            <w:szCs w:val="24"/>
            <w:rtl/>
          </w:rPr>
          <w:t>1.5</w:t>
        </w:r>
        <w:r>
          <w:rPr>
            <w:rFonts w:ascii="Times New Roman" w:eastAsia="Times New Roman" w:hAnsi="Times New Roman" w:cs="David" w:hint="cs"/>
            <w:sz w:val="24"/>
            <w:szCs w:val="24"/>
            <w:rtl/>
          </w:rPr>
          <w:tab/>
          <w:t xml:space="preserve">סכום קבוע ומוחלט של 20 </w:t>
        </w:r>
      </w:ins>
      <w:ins w:id="66" w:author="Meryl Etman" w:date="2021-05-26T16:43:00Z">
        <w:r>
          <w:rPr>
            <w:rFonts w:ascii="Times New Roman" w:eastAsia="Times New Roman" w:hAnsi="Times New Roman" w:cs="David" w:hint="cs"/>
            <w:sz w:val="24"/>
            <w:szCs w:val="24"/>
            <w:rtl/>
          </w:rPr>
          <w:t>ש"ח (במילים עשרים ₪) לכל מ"ר בנוי של שטחי מוסד ציבורי ברמת מעטפת.</w:t>
        </w:r>
      </w:ins>
    </w:p>
    <w:p w14:paraId="3E0E35CA" w14:textId="68F19B62" w:rsidR="00520499" w:rsidRPr="002B2234" w:rsidRDefault="00520499">
      <w:pPr>
        <w:widowControl w:val="0"/>
        <w:spacing w:before="0" w:beforeAutospacing="0" w:after="0" w:afterAutospacing="0" w:line="240" w:lineRule="auto"/>
        <w:ind w:left="1440" w:hanging="720"/>
        <w:rPr>
          <w:rFonts w:ascii="Times New Roman" w:eastAsia="Times New Roman" w:hAnsi="Times New Roman" w:cs="David"/>
          <w:sz w:val="24"/>
          <w:szCs w:val="24"/>
          <w:rtl/>
        </w:rPr>
        <w:pPrChange w:id="67" w:author="Meryl Etman" w:date="2021-05-26T16:45:00Z">
          <w:pPr>
            <w:widowControl w:val="0"/>
            <w:spacing w:before="0" w:beforeAutospacing="0" w:after="0" w:afterAutospacing="0" w:line="240" w:lineRule="auto"/>
            <w:ind w:left="714" w:firstLine="6"/>
          </w:pPr>
        </w:pPrChange>
      </w:pPr>
      <w:ins w:id="68" w:author="Meryl Etman" w:date="2021-05-26T16:44:00Z">
        <w:r>
          <w:rPr>
            <w:rFonts w:ascii="Times New Roman" w:eastAsia="Times New Roman" w:hAnsi="Times New Roman" w:cs="David" w:hint="cs"/>
            <w:sz w:val="24"/>
            <w:szCs w:val="24"/>
            <w:rtl/>
          </w:rPr>
          <w:t>1.6</w:t>
        </w:r>
        <w:r>
          <w:rPr>
            <w:rFonts w:ascii="Times New Roman" w:eastAsia="Times New Roman" w:hAnsi="Times New Roman" w:cs="David" w:hint="cs"/>
            <w:sz w:val="24"/>
            <w:szCs w:val="24"/>
            <w:rtl/>
          </w:rPr>
          <w:tab/>
        </w:r>
      </w:ins>
      <w:ins w:id="69" w:author="Meryl Etman" w:date="2021-05-26T16:45:00Z">
        <w:r w:rsidRPr="002B2234">
          <w:rPr>
            <w:rFonts w:ascii="Times New Roman" w:eastAsia="Times New Roman" w:hAnsi="Times New Roman" w:cs="David"/>
            <w:sz w:val="24"/>
            <w:szCs w:val="24"/>
            <w:rtl/>
          </w:rPr>
          <w:t xml:space="preserve">סכום קבוע ומוחלט של </w:t>
        </w:r>
      </w:ins>
      <w:ins w:id="70" w:author="Meryl Etman" w:date="2021-05-26T16:44:00Z">
        <w:r>
          <w:rPr>
            <w:rFonts w:ascii="Times New Roman" w:eastAsia="Times New Roman" w:hAnsi="Times New Roman" w:cs="David" w:hint="cs"/>
            <w:sz w:val="24"/>
            <w:szCs w:val="24"/>
            <w:rtl/>
          </w:rPr>
          <w:t>5,000 ₪ (במילים: חמשת אלפים ₪)</w:t>
        </w:r>
      </w:ins>
      <w:ins w:id="71" w:author="Meryl Etman" w:date="2021-05-26T16:45:00Z">
        <w:r>
          <w:rPr>
            <w:rFonts w:ascii="Times New Roman" w:eastAsia="Times New Roman" w:hAnsi="Times New Roman" w:cs="David" w:hint="cs"/>
            <w:sz w:val="24"/>
            <w:szCs w:val="24"/>
            <w:rtl/>
          </w:rPr>
          <w:t xml:space="preserve"> - תוספת עבור עבודה ב-</w:t>
        </w:r>
        <w:r>
          <w:rPr>
            <w:rFonts w:ascii="Times New Roman" w:eastAsia="Times New Roman" w:hAnsi="Times New Roman" w:cs="David"/>
            <w:sz w:val="24"/>
            <w:szCs w:val="24"/>
          </w:rPr>
          <w:t>Revit</w:t>
        </w:r>
        <w:r>
          <w:rPr>
            <w:rFonts w:ascii="Times New Roman" w:eastAsia="Times New Roman" w:hAnsi="Times New Roman" w:cs="David" w:hint="cs"/>
            <w:sz w:val="24"/>
            <w:szCs w:val="24"/>
            <w:rtl/>
          </w:rPr>
          <w:t>.</w:t>
        </w:r>
      </w:ins>
    </w:p>
    <w:p w14:paraId="6A5A1E0C" w14:textId="77777777" w:rsidR="002B2234" w:rsidRPr="002B2234" w:rsidRDefault="002B2234" w:rsidP="002B2234">
      <w:pPr>
        <w:widowControl w:val="0"/>
        <w:spacing w:before="0" w:beforeAutospacing="0" w:after="0" w:afterAutospacing="0" w:line="240" w:lineRule="auto"/>
        <w:ind w:left="1509" w:hanging="789"/>
        <w:jc w:val="both"/>
        <w:rPr>
          <w:rFonts w:ascii="Times New Roman" w:eastAsia="Times New Roman" w:hAnsi="Times New Roman" w:cs="David"/>
          <w:sz w:val="20"/>
          <w:szCs w:val="24"/>
          <w:rtl/>
          <w:lang w:eastAsia="he-IL"/>
        </w:rPr>
      </w:pPr>
    </w:p>
    <w:p w14:paraId="1E3FA53A" w14:textId="5945D7FD" w:rsidR="002B2234" w:rsidRPr="002B2234" w:rsidDel="00520499" w:rsidRDefault="002B2234" w:rsidP="002B2234">
      <w:pPr>
        <w:widowControl w:val="0"/>
        <w:spacing w:before="0" w:beforeAutospacing="0" w:after="0" w:afterAutospacing="0" w:line="240" w:lineRule="auto"/>
        <w:ind w:left="1509" w:hanging="789"/>
        <w:jc w:val="both"/>
        <w:rPr>
          <w:del w:id="72" w:author="Meryl Etman" w:date="2021-05-26T16:45:00Z"/>
          <w:rFonts w:ascii="Times New Roman" w:eastAsia="Times New Roman" w:hAnsi="Times New Roman" w:cs="David"/>
          <w:sz w:val="20"/>
          <w:szCs w:val="24"/>
          <w:rtl/>
          <w:lang w:eastAsia="he-IL"/>
        </w:rPr>
      </w:pPr>
      <w:del w:id="73" w:author="Meryl Etman" w:date="2021-05-26T16:45:00Z">
        <w:r w:rsidRPr="002B2234" w:rsidDel="00520499">
          <w:rPr>
            <w:rFonts w:ascii="Times New Roman" w:eastAsia="Times New Roman" w:hAnsi="Times New Roman" w:cs="David" w:hint="cs"/>
            <w:sz w:val="20"/>
            <w:szCs w:val="24"/>
            <w:rtl/>
            <w:lang w:eastAsia="he-IL"/>
          </w:rPr>
          <w:delText>בסעיף זה:</w:delText>
        </w:r>
      </w:del>
    </w:p>
    <w:p w14:paraId="0AB26702" w14:textId="677BEF02" w:rsidR="002B2234" w:rsidRPr="002B2234" w:rsidDel="00520499" w:rsidRDefault="002B2234" w:rsidP="002B2234">
      <w:pPr>
        <w:widowControl w:val="0"/>
        <w:spacing w:before="0" w:beforeAutospacing="0" w:after="0" w:afterAutospacing="0" w:line="240" w:lineRule="auto"/>
        <w:ind w:left="720" w:hanging="789"/>
        <w:jc w:val="both"/>
        <w:rPr>
          <w:del w:id="74" w:author="Meryl Etman" w:date="2021-05-26T16:45:00Z"/>
          <w:rFonts w:ascii="Times New Roman" w:eastAsia="Times New Roman" w:hAnsi="Times New Roman" w:cs="David"/>
          <w:sz w:val="20"/>
          <w:szCs w:val="24"/>
          <w:rtl/>
          <w:lang w:eastAsia="he-IL"/>
        </w:rPr>
      </w:pPr>
    </w:p>
    <w:p w14:paraId="79266F65" w14:textId="496AF898" w:rsidR="002B2234" w:rsidRPr="002B2234" w:rsidDel="00520499" w:rsidRDefault="002B2234" w:rsidP="002B2234">
      <w:pPr>
        <w:widowControl w:val="0"/>
        <w:spacing w:before="0" w:beforeAutospacing="0" w:after="0" w:afterAutospacing="0" w:line="240" w:lineRule="auto"/>
        <w:ind w:left="720" w:hanging="789"/>
        <w:jc w:val="both"/>
        <w:rPr>
          <w:del w:id="75" w:author="Meryl Etman" w:date="2021-05-26T16:45:00Z"/>
          <w:rFonts w:ascii="Times New Roman" w:eastAsia="Times New Roman" w:hAnsi="Times New Roman" w:cs="David"/>
          <w:sz w:val="20"/>
          <w:szCs w:val="24"/>
          <w:rtl/>
          <w:lang w:eastAsia="he-IL"/>
        </w:rPr>
      </w:pPr>
      <w:del w:id="76" w:author="Meryl Etman" w:date="2021-05-26T16:45:00Z">
        <w:r w:rsidRPr="002B2234" w:rsidDel="00520499">
          <w:rPr>
            <w:rFonts w:ascii="Times New Roman" w:eastAsia="Times New Roman" w:hAnsi="Times New Roman" w:cs="David" w:hint="cs"/>
            <w:sz w:val="20"/>
            <w:szCs w:val="24"/>
            <w:rtl/>
            <w:lang w:eastAsia="he-IL"/>
          </w:rPr>
          <w:tab/>
          <w:delText xml:space="preserve">מבנה ראשוני </w:delText>
        </w:r>
        <w:r w:rsidRPr="002B2234" w:rsidDel="00520499">
          <w:rPr>
            <w:rFonts w:ascii="Times New Roman" w:eastAsia="Times New Roman" w:hAnsi="Times New Roman" w:cs="David"/>
            <w:sz w:val="20"/>
            <w:szCs w:val="24"/>
            <w:lang w:eastAsia="he-IL"/>
          </w:rPr>
          <w:delText>–</w:delText>
        </w:r>
        <w:r w:rsidRPr="002B2234" w:rsidDel="00520499">
          <w:rPr>
            <w:rFonts w:ascii="Times New Roman" w:eastAsia="Times New Roman" w:hAnsi="Times New Roman" w:cs="David" w:hint="cs"/>
            <w:sz w:val="20"/>
            <w:szCs w:val="24"/>
            <w:rtl/>
            <w:lang w:eastAsia="he-IL"/>
          </w:rPr>
          <w:delText xml:space="preserve"> המבנה שהוקם לראשונה עפ"י תכניותיו של המתכנן. במקרים בהם מתוכננים במקביל מספר מבנים ראשונים וחוזרים יחשב המבנה שבו מספר היחידות הרב ביותר כמבנה ראשוני.</w:delText>
        </w:r>
      </w:del>
    </w:p>
    <w:p w14:paraId="528C7452" w14:textId="27CFC353" w:rsidR="002B2234" w:rsidRPr="002B2234" w:rsidDel="00520499" w:rsidRDefault="002B2234" w:rsidP="002B2234">
      <w:pPr>
        <w:widowControl w:val="0"/>
        <w:spacing w:before="0" w:beforeAutospacing="0" w:after="0" w:afterAutospacing="0" w:line="240" w:lineRule="auto"/>
        <w:ind w:left="720" w:hanging="789"/>
        <w:jc w:val="both"/>
        <w:rPr>
          <w:del w:id="77" w:author="Meryl Etman" w:date="2021-05-26T16:45:00Z"/>
          <w:rFonts w:ascii="Times New Roman" w:eastAsia="Times New Roman" w:hAnsi="Times New Roman" w:cs="David"/>
          <w:sz w:val="20"/>
          <w:szCs w:val="24"/>
          <w:rtl/>
          <w:lang w:eastAsia="he-IL"/>
        </w:rPr>
      </w:pPr>
    </w:p>
    <w:p w14:paraId="715746BA" w14:textId="4C5E1FDF" w:rsidR="002B2234" w:rsidRPr="002B2234" w:rsidDel="00520499" w:rsidRDefault="002B2234" w:rsidP="002B2234">
      <w:pPr>
        <w:widowControl w:val="0"/>
        <w:spacing w:before="0" w:beforeAutospacing="0" w:after="0" w:afterAutospacing="0" w:line="240" w:lineRule="auto"/>
        <w:ind w:left="720" w:hanging="789"/>
        <w:jc w:val="both"/>
        <w:rPr>
          <w:del w:id="78" w:author="Meryl Etman" w:date="2021-05-26T16:45:00Z"/>
          <w:rFonts w:ascii="Times New Roman" w:eastAsia="Times New Roman" w:hAnsi="Times New Roman" w:cs="David"/>
          <w:sz w:val="20"/>
          <w:szCs w:val="24"/>
          <w:rtl/>
          <w:lang w:eastAsia="he-IL"/>
        </w:rPr>
      </w:pPr>
      <w:del w:id="79" w:author="Meryl Etman" w:date="2021-05-26T16:45:00Z">
        <w:r w:rsidRPr="002B2234" w:rsidDel="00520499">
          <w:rPr>
            <w:rFonts w:ascii="Times New Roman" w:eastAsia="Times New Roman" w:hAnsi="Times New Roman" w:cs="David" w:hint="cs"/>
            <w:sz w:val="20"/>
            <w:szCs w:val="24"/>
            <w:rtl/>
            <w:lang w:eastAsia="he-IL"/>
          </w:rPr>
          <w:tab/>
          <w:delText xml:space="preserve">מבנה חוזר </w:delText>
        </w:r>
        <w:r w:rsidRPr="002B2234" w:rsidDel="00520499">
          <w:rPr>
            <w:rFonts w:ascii="Times New Roman" w:eastAsia="Times New Roman" w:hAnsi="Times New Roman" w:cs="David"/>
            <w:sz w:val="20"/>
            <w:szCs w:val="24"/>
            <w:lang w:eastAsia="he-IL"/>
          </w:rPr>
          <w:delText>–</w:delText>
        </w:r>
        <w:r w:rsidRPr="002B2234" w:rsidDel="00520499">
          <w:rPr>
            <w:rFonts w:ascii="Times New Roman" w:eastAsia="Times New Roman" w:hAnsi="Times New Roman" w:cs="David" w:hint="cs"/>
            <w:sz w:val="20"/>
            <w:szCs w:val="24"/>
            <w:rtl/>
            <w:lang w:eastAsia="he-IL"/>
          </w:rPr>
          <w:delText xml:space="preserve"> מבנה נוסף, המוקם בשלמותו או בחלקו עפ"י תכניותיו של המתכנן ביחס למבנה הראשוני, על אותו המגרש או במגרש אחר, בין אם על פי תכניות קיימות על כל פרטיהן ובין אם לצורך הקמתו התבקש המתכנן להכניס שינויים והתאמות בתכניות הקיימות, כגון: התאמת התכנון לשינויים בחקיקה, בתקנים, בתקנות ו/או בהנחיות הרשויות, תמונת ראי, קומת עמודים, התאמה למרתפים, הצמדת זוג מבנים, תוספת ו/או הפחתת עד שתי קומות טיפוסיות, שינויים קלים במידות.</w:delText>
        </w:r>
      </w:del>
    </w:p>
    <w:p w14:paraId="3C413EB6" w14:textId="77777777" w:rsidR="002B2234" w:rsidRPr="002B2234" w:rsidRDefault="002B2234" w:rsidP="002B2234">
      <w:pPr>
        <w:widowControl w:val="0"/>
        <w:spacing w:before="0" w:beforeAutospacing="0" w:after="0" w:afterAutospacing="0" w:line="240" w:lineRule="auto"/>
        <w:ind w:left="360" w:right="515"/>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ab/>
      </w:r>
    </w:p>
    <w:p w14:paraId="2E0FB0BF" w14:textId="545C7F85" w:rsidR="002B2234" w:rsidRPr="002B2234" w:rsidRDefault="002B2234" w:rsidP="002B2234">
      <w:pPr>
        <w:widowControl w:val="0"/>
        <w:numPr>
          <w:ilvl w:val="0"/>
          <w:numId w:val="9"/>
        </w:numPr>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2057611857"/>
          <w:placeholder>
            <w:docPart w:val="4842E918D147400A969E6E7847F3D2B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ins w:id="80" w:author="Meryl Etman" w:date="2021-05-26T16:34:00Z">
            <w:r w:rsidR="003F6BD9">
              <w:rPr>
                <w:rFonts w:ascii="Times New Roman" w:eastAsia="Times New Roman" w:hAnsi="Times New Roman" w:cs="David" w:hint="cs"/>
                <w:color w:val="008000"/>
                <w:sz w:val="24"/>
                <w:szCs w:val="24"/>
                <w:rtl/>
              </w:rPr>
              <w:t>מדד המחירים לצרכן</w:t>
            </w:r>
          </w:ins>
        </w:sdtContent>
      </w:sdt>
      <w:r w:rsidRPr="002B2234">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372887697"/>
          <w:placeholder>
            <w:docPart w:val="680F525888D74A88870FED13DD5DC8E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ins w:id="81" w:author="Meryl Etman" w:date="2021-05-26T16:34:00Z">
            <w:r w:rsidR="003F6BD9">
              <w:rPr>
                <w:rFonts w:ascii="Times New Roman" w:eastAsia="Times New Roman" w:hAnsi="Times New Roman" w:cs="David" w:hint="cs"/>
                <w:color w:val="008000"/>
                <w:sz w:val="24"/>
                <w:szCs w:val="24"/>
                <w:rtl/>
              </w:rPr>
              <w:t>בגין</w:t>
            </w:r>
          </w:ins>
        </w:sdtContent>
      </w:sdt>
      <w:r w:rsidRPr="002B2234">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156446842"/>
          <w:placeholder>
            <w:docPart w:val="68B073ACBC9B4904B399764617F006C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0-12-01T00:00:00Z">
            <w:dateFormat w:val="dd/MM/yyyy"/>
            <w:lid w:val="he-IL"/>
            <w:storeMappedDataAs w:val="dateTime"/>
            <w:calendar w:val="gregorian"/>
          </w:date>
        </w:sdtPr>
        <w:sdtEndPr/>
        <w:sdtContent>
          <w:ins w:id="82" w:author="Meryl Etman" w:date="2021-05-26T16:34:00Z">
            <w:r w:rsidR="003F6BD9">
              <w:rPr>
                <w:rFonts w:ascii="Times New Roman" w:eastAsia="Times New Roman" w:hAnsi="Times New Roman" w:cs="David" w:hint="cs"/>
                <w:color w:val="008000"/>
                <w:sz w:val="24"/>
                <w:szCs w:val="24"/>
                <w:rtl/>
              </w:rPr>
              <w:t>‏01/12/2020</w:t>
            </w:r>
          </w:ins>
        </w:sdtContent>
      </w:sdt>
      <w:r w:rsidRPr="002B2234">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1799020280"/>
          <w:placeholder>
            <w:docPart w:val="D3E35407D01A429BB4618C373C63356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ins w:id="83" w:author="Meryl Etman" w:date="2021-05-26T16:34:00Z">
            <w:r w:rsidR="003F6BD9">
              <w:rPr>
                <w:rFonts w:ascii="Times New Roman" w:eastAsia="Times New Roman" w:hAnsi="Times New Roman" w:cs="David" w:hint="cs"/>
                <w:color w:val="008000"/>
                <w:sz w:val="24"/>
                <w:szCs w:val="24"/>
                <w:rtl/>
              </w:rPr>
              <w:t>223.1145</w:t>
            </w:r>
          </w:ins>
        </w:sdtContent>
      </w:sdt>
      <w:r w:rsidRPr="002B2234">
        <w:rPr>
          <w:rFonts w:ascii="Times New Roman" w:eastAsia="Times New Roman" w:hAnsi="Times New Roman" w:cs="David" w:hint="cs"/>
          <w:sz w:val="24"/>
          <w:szCs w:val="24"/>
          <w:rtl/>
        </w:rPr>
        <w:t xml:space="preserve"> נקודות) </w:t>
      </w:r>
      <w:r w:rsidRPr="002B2234">
        <w:rPr>
          <w:rFonts w:ascii="Times New Roman" w:eastAsia="Times New Roman" w:hAnsi="Times New Roman" w:cs="David" w:hint="cs"/>
          <w:sz w:val="24"/>
          <w:szCs w:val="24"/>
          <w:rtl/>
          <w:lang w:eastAsia="he-IL"/>
        </w:rPr>
        <w:t xml:space="preserve"> עד למדד הידוע ביום הגשת כל חשבון.</w:t>
      </w:r>
    </w:p>
    <w:p w14:paraId="2AFC670E" w14:textId="77777777" w:rsidR="002B2234" w:rsidRPr="002B2234" w:rsidRDefault="002B2234" w:rsidP="002B2234">
      <w:pPr>
        <w:widowControl w:val="0"/>
        <w:spacing w:before="0" w:beforeAutospacing="0" w:after="0" w:afterAutospacing="0" w:line="240" w:lineRule="auto"/>
        <w:ind w:left="360" w:right="515"/>
        <w:jc w:val="both"/>
        <w:rPr>
          <w:rFonts w:ascii="Times New Roman" w:eastAsia="Times New Roman" w:hAnsi="Times New Roman" w:cs="David"/>
          <w:sz w:val="24"/>
          <w:szCs w:val="24"/>
          <w:lang w:eastAsia="he-IL"/>
        </w:rPr>
      </w:pPr>
    </w:p>
    <w:p w14:paraId="300A4B7E" w14:textId="77777777" w:rsidR="002B2234" w:rsidRPr="002B2234" w:rsidRDefault="002B2234" w:rsidP="002B2234">
      <w:pPr>
        <w:widowControl w:val="0"/>
        <w:numPr>
          <w:ilvl w:val="0"/>
          <w:numId w:val="9"/>
        </w:numPr>
        <w:spacing w:before="0" w:beforeAutospacing="0" w:after="0" w:afterAutospacing="0" w:line="240" w:lineRule="auto"/>
        <w:ind w:right="515"/>
        <w:jc w:val="both"/>
        <w:rPr>
          <w:rFonts w:ascii="Times New Roman" w:eastAsia="Times New Roman" w:hAnsi="Times New Roman" w:cs="David"/>
          <w:sz w:val="20"/>
          <w:szCs w:val="24"/>
          <w:lang w:eastAsia="he-IL"/>
        </w:rPr>
      </w:pPr>
      <w:r w:rsidRPr="002B2234">
        <w:rPr>
          <w:rFonts w:ascii="Times New Roman" w:eastAsia="Times New Roman" w:hAnsi="Times New Roman" w:cs="David" w:hint="cs"/>
          <w:sz w:val="20"/>
          <w:szCs w:val="24"/>
          <w:rtl/>
          <w:lang w:eastAsia="he-IL"/>
        </w:rPr>
        <w:t>למען הסר ספק:</w:t>
      </w:r>
    </w:p>
    <w:p w14:paraId="15FEFE96" w14:textId="77777777" w:rsidR="002B2234" w:rsidRPr="002B2234" w:rsidRDefault="002B2234" w:rsidP="002B2234">
      <w:pPr>
        <w:widowControl w:val="0"/>
        <w:tabs>
          <w:tab w:val="left" w:pos="9020"/>
        </w:tabs>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727983DA" w14:textId="77777777" w:rsidR="002B2234" w:rsidRPr="002B2234" w:rsidRDefault="002B2234" w:rsidP="002B2234">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שכר המתכנן יחושב על פי מספר יחידות הדיור שבתכנון ושבכוונת המזמין לבצעם בכל קטע וקטע של הפרויקט במועדו (לשם ההמחשה: אם בקטע א' בכוונת המזמין לבצע 50 יח"ד, והמתכנן נדרש לתכנן להקמת 50 יח"ד, יהיה חייב המזמין בתשלום עבור אותן יח"ד בלבד, גם אם התכנון יתאים לקטעים הבאים). אין באמור לגרוע מחובת המתכנן לבדוק ולוודא התאמת תכנון המבנים להעמדה על המגרשים בקטעים הבאים.</w:t>
      </w:r>
    </w:p>
    <w:p w14:paraId="3AC42759" w14:textId="77777777" w:rsidR="002B2234" w:rsidRPr="002B2234" w:rsidRDefault="002B2234" w:rsidP="002B2234">
      <w:pPr>
        <w:widowControl w:val="0"/>
        <w:tabs>
          <w:tab w:val="left" w:pos="9020"/>
        </w:tabs>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2266391" w14:textId="77777777" w:rsidR="002B2234" w:rsidRPr="002B2234" w:rsidRDefault="002B2234" w:rsidP="002B2234">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מובהר כי שכר המתכנן ומועדי התשלום הינם סופיים ומוחלטים, והם לא ישתנו מכל גורם שהוא, לרבות ומבלי לפגוע בכלליות האמור לעיל, הקטנת היקף היחידות בפרויקט, כמות טיפוסי המבנים שיוזמנו ע"י המזמין, קצב הבניה, צורת ביצוע הבניה (קונבנציונלי ו/או טרומי ו/או מתועש) ו/או מידת, אופי וסוג השינויים שידרשו ע"י המזמין.</w:t>
      </w:r>
    </w:p>
    <w:p w14:paraId="65C66A2B" w14:textId="77777777" w:rsidR="002B2234" w:rsidRPr="002B2234" w:rsidRDefault="002B2234" w:rsidP="002B2234">
      <w:pPr>
        <w:widowControl w:val="0"/>
        <w:spacing w:before="0" w:beforeAutospacing="0" w:after="0" w:afterAutospacing="0" w:line="240" w:lineRule="auto"/>
        <w:ind w:left="360"/>
        <w:jc w:val="both"/>
        <w:rPr>
          <w:rFonts w:ascii="Times New Roman" w:eastAsia="Times New Roman" w:hAnsi="Times New Roman" w:cs="David"/>
          <w:sz w:val="20"/>
          <w:szCs w:val="24"/>
          <w:lang w:eastAsia="he-IL"/>
        </w:rPr>
      </w:pPr>
    </w:p>
    <w:p w14:paraId="07E3F22E" w14:textId="77777777" w:rsidR="002B2234" w:rsidRPr="002B2234" w:rsidRDefault="002B2234" w:rsidP="002B2234">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lang w:eastAsia="he-IL"/>
        </w:rPr>
      </w:pPr>
      <w:r w:rsidRPr="002B2234">
        <w:rPr>
          <w:rFonts w:ascii="Times New Roman" w:eastAsia="Times New Roman" w:hAnsi="Times New Roman" w:cs="David" w:hint="cs"/>
          <w:sz w:val="20"/>
          <w:szCs w:val="24"/>
          <w:rtl/>
          <w:lang w:eastAsia="he-IL"/>
        </w:rPr>
        <w:t>שכר המתכנן כולל את כל המפורט בחוזה על כל נספחיו, לרבות נספח ב'.</w:t>
      </w:r>
    </w:p>
    <w:p w14:paraId="4ECE7A2B" w14:textId="77777777" w:rsidR="002B2234" w:rsidRPr="002B2234" w:rsidRDefault="002B2234" w:rsidP="002B2234">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6231AAF2" w14:textId="77777777" w:rsidR="002B2234" w:rsidRPr="002B2234" w:rsidRDefault="002B2234" w:rsidP="002B2234">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 </w:t>
      </w:r>
    </w:p>
    <w:p w14:paraId="2677F243" w14:textId="77777777" w:rsidR="002B2234" w:rsidRPr="002B2234" w:rsidRDefault="002B2234" w:rsidP="002B2234">
      <w:pPr>
        <w:widowControl w:val="0"/>
        <w:numPr>
          <w:ilvl w:val="0"/>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בנוסף לכל תשלום ישולם למתכנן מע"מ כשיעורו בחוק וזאת כנגד המצאת חשבונית מס כדין, למועד תשלום המע"מ ע"י המתכנן והמצאת כל אישור נוסף ע"פ כל דין, לרבות אישור על ניהול ספרים ואישור על ניכוי מס במקור.</w:t>
      </w:r>
    </w:p>
    <w:p w14:paraId="6295C0D7" w14:textId="77777777" w:rsidR="002B2234" w:rsidRPr="002B2234" w:rsidRDefault="002B2234" w:rsidP="002B2234">
      <w:pPr>
        <w:widowControl w:val="0"/>
        <w:spacing w:before="0" w:beforeAutospacing="0" w:after="0" w:afterAutospacing="0" w:line="240" w:lineRule="auto"/>
        <w:ind w:left="656" w:hanging="708"/>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 </w:t>
      </w:r>
    </w:p>
    <w:p w14:paraId="2613E368" w14:textId="77777777" w:rsidR="002B2234" w:rsidRPr="002B2234" w:rsidRDefault="002B2234" w:rsidP="002B2234">
      <w:pPr>
        <w:widowControl w:val="0"/>
        <w:numPr>
          <w:ilvl w:val="0"/>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תנאי מוקדם לביצוע התשלומים לפי נספח זה הוא קיום כל התחייבויות המתכנן על פי חוזה זה, השלמת כל עבודות התכנון הכלולות בשכר המתכנן ומסירת כל המסמכים והתכניות למזמין.</w:t>
      </w:r>
    </w:p>
    <w:p w14:paraId="6407C473" w14:textId="77777777" w:rsidR="002B2234" w:rsidRPr="002B2234" w:rsidRDefault="002B2234" w:rsidP="002B2234">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 </w:t>
      </w:r>
    </w:p>
    <w:p w14:paraId="19086E69" w14:textId="77777777" w:rsidR="002B2234" w:rsidRPr="002B2234" w:rsidRDefault="002B2234" w:rsidP="002B2234">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 </w:t>
      </w:r>
    </w:p>
    <w:p w14:paraId="5FE58235" w14:textId="77777777" w:rsidR="00520499" w:rsidRDefault="00520499">
      <w:pPr>
        <w:bidi w:val="0"/>
        <w:spacing w:before="0" w:beforeAutospacing="0" w:after="160" w:afterAutospacing="0" w:line="259" w:lineRule="auto"/>
        <w:rPr>
          <w:ins w:id="84" w:author="Meryl Etman" w:date="2021-05-26T16:46:00Z"/>
          <w:rFonts w:ascii="Times New Roman" w:eastAsia="Times New Roman" w:hAnsi="Times New Roman" w:cs="David"/>
          <w:bCs/>
          <w:sz w:val="24"/>
          <w:szCs w:val="24"/>
          <w:u w:val="single"/>
          <w:rtl/>
          <w:lang w:eastAsia="he-IL"/>
        </w:rPr>
      </w:pPr>
      <w:ins w:id="85" w:author="Meryl Etman" w:date="2021-05-26T16:46:00Z">
        <w:r>
          <w:rPr>
            <w:rFonts w:ascii="Times New Roman" w:eastAsia="Times New Roman" w:hAnsi="Times New Roman" w:cs="David"/>
            <w:bCs/>
            <w:sz w:val="24"/>
            <w:szCs w:val="24"/>
            <w:u w:val="single"/>
            <w:rtl/>
            <w:lang w:eastAsia="he-IL"/>
          </w:rPr>
          <w:br w:type="page"/>
        </w:r>
      </w:ins>
    </w:p>
    <w:p w14:paraId="73806492" w14:textId="6C56FAEF" w:rsidR="002B2234" w:rsidRPr="002B2234" w:rsidRDefault="002B2234" w:rsidP="002B2234">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B2234">
        <w:rPr>
          <w:rFonts w:ascii="Times New Roman" w:eastAsia="Times New Roman" w:hAnsi="Times New Roman" w:cs="David" w:hint="cs"/>
          <w:bCs/>
          <w:sz w:val="24"/>
          <w:szCs w:val="24"/>
          <w:u w:val="single"/>
          <w:rtl/>
          <w:lang w:eastAsia="he-IL"/>
        </w:rPr>
        <w:t xml:space="preserve">נספח </w:t>
      </w:r>
      <w:r w:rsidR="00735E3D">
        <w:rPr>
          <w:rFonts w:ascii="Times New Roman" w:eastAsia="Times New Roman" w:hAnsi="Times New Roman" w:cs="David" w:hint="cs"/>
          <w:bCs/>
          <w:sz w:val="24"/>
          <w:szCs w:val="24"/>
          <w:u w:val="single"/>
          <w:rtl/>
          <w:lang w:eastAsia="he-IL"/>
        </w:rPr>
        <w:t>"</w:t>
      </w:r>
      <w:r w:rsidRPr="002B2234">
        <w:rPr>
          <w:rFonts w:ascii="Times New Roman" w:eastAsia="Times New Roman" w:hAnsi="Times New Roman" w:cs="David" w:hint="cs"/>
          <w:bCs/>
          <w:sz w:val="24"/>
          <w:szCs w:val="24"/>
          <w:u w:val="single"/>
          <w:rtl/>
          <w:lang w:eastAsia="he-IL"/>
        </w:rPr>
        <w:t>ה</w:t>
      </w:r>
      <w:r w:rsidR="00735E3D">
        <w:rPr>
          <w:rFonts w:ascii="Times New Roman" w:eastAsia="Times New Roman" w:hAnsi="Times New Roman" w:cs="David" w:hint="cs"/>
          <w:bCs/>
          <w:sz w:val="24"/>
          <w:szCs w:val="24"/>
          <w:u w:val="single"/>
          <w:rtl/>
          <w:lang w:eastAsia="he-IL"/>
        </w:rPr>
        <w:t>'</w:t>
      </w:r>
      <w:r w:rsidRPr="002B2234">
        <w:rPr>
          <w:rFonts w:ascii="Times New Roman" w:eastAsia="Times New Roman" w:hAnsi="Times New Roman" w:cs="David" w:hint="cs"/>
          <w:bCs/>
          <w:sz w:val="24"/>
          <w:szCs w:val="24"/>
          <w:u w:val="single"/>
          <w:rtl/>
          <w:lang w:eastAsia="he-IL"/>
        </w:rPr>
        <w:t>'</w:t>
      </w:r>
    </w:p>
    <w:p w14:paraId="1F9F183F"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571EF3F" w14:textId="77777777" w:rsidR="002B2234" w:rsidRPr="002B2234" w:rsidRDefault="002B2234" w:rsidP="002B2234">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B2234">
        <w:rPr>
          <w:rFonts w:ascii="Times New Roman" w:eastAsia="Times New Roman" w:hAnsi="Times New Roman" w:cs="David" w:hint="cs"/>
          <w:bCs/>
          <w:sz w:val="24"/>
          <w:szCs w:val="24"/>
          <w:u w:val="single"/>
          <w:rtl/>
          <w:lang w:eastAsia="he-IL"/>
        </w:rPr>
        <w:t>תשלומי שכר המתכנן</w:t>
      </w:r>
    </w:p>
    <w:p w14:paraId="6EF40CDD" w14:textId="77777777" w:rsidR="002B2234" w:rsidRPr="002B2234" w:rsidRDefault="002B2234" w:rsidP="002B2234">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239E7758" w14:textId="77777777" w:rsidR="002B2234" w:rsidRPr="002B2234" w:rsidRDefault="002B2234" w:rsidP="002B2234">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11552497" w14:textId="77777777" w:rsidR="002B2234" w:rsidRPr="002B2234" w:rsidRDefault="002B2234" w:rsidP="002B2234">
      <w:pPr>
        <w:widowControl w:val="0"/>
        <w:numPr>
          <w:ilvl w:val="0"/>
          <w:numId w:val="10"/>
        </w:numPr>
        <w:spacing w:before="0" w:beforeAutospacing="0" w:after="0" w:afterAutospacing="0" w:line="240" w:lineRule="auto"/>
        <w:ind w:right="360"/>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שכר המתכנן ישולם לשיעורין כנגד גמר כל שלב ושלב של שרותי המתכנן כמוגדר בחוזה לרבות בנספחים ב' ו- ח' כדלקמן:</w:t>
      </w:r>
      <w:r w:rsidRPr="002B2234">
        <w:rPr>
          <w:rFonts w:ascii="Times New Roman" w:eastAsia="Times New Roman" w:hAnsi="Times New Roman" w:cs="David"/>
          <w:sz w:val="24"/>
          <w:szCs w:val="24"/>
          <w:rtl/>
          <w:lang w:eastAsia="he-IL"/>
        </w:rPr>
        <w:br/>
      </w:r>
    </w:p>
    <w:p w14:paraId="0A69827C" w14:textId="77777777" w:rsidR="002B2234" w:rsidRPr="002B2234"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1.1</w:t>
      </w:r>
      <w:r w:rsidRPr="002B2234">
        <w:rPr>
          <w:rFonts w:ascii="Times New Roman" w:eastAsia="Times New Roman" w:hAnsi="Times New Roman" w:cs="David"/>
          <w:sz w:val="24"/>
          <w:szCs w:val="24"/>
          <w:rtl/>
        </w:rPr>
        <w:tab/>
        <w:t xml:space="preserve">לאחר גמר התכנון המוקדם, כאמור בנספח ב', ואישור עבודות </w:t>
      </w:r>
    </w:p>
    <w:p w14:paraId="0CBF896B" w14:textId="77777777" w:rsidR="002B2234" w:rsidRPr="002B2234"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ab/>
        <w:t>שלב זה על ידי המזמין</w:t>
      </w:r>
      <w:r w:rsidRPr="00735E3D">
        <w:rPr>
          <w:rFonts w:ascii="Times New Roman" w:eastAsia="Times New Roman" w:hAnsi="Times New Roman" w:cs="David"/>
          <w:sz w:val="24"/>
          <w:szCs w:val="24"/>
          <w:u w:val="dotted"/>
          <w:rtl/>
        </w:rPr>
        <w:tab/>
      </w:r>
      <w:r w:rsidRPr="00735E3D">
        <w:rPr>
          <w:rFonts w:ascii="Times New Roman" w:eastAsia="Times New Roman" w:hAnsi="Times New Roman" w:cs="David"/>
          <w:sz w:val="24"/>
          <w:szCs w:val="24"/>
          <w:u w:val="dotted"/>
          <w:rtl/>
        </w:rPr>
        <w:tab/>
      </w:r>
      <w:r w:rsidRPr="00735E3D">
        <w:rPr>
          <w:rFonts w:ascii="Times New Roman" w:eastAsia="Times New Roman" w:hAnsi="Times New Roman" w:cs="David"/>
          <w:sz w:val="24"/>
          <w:szCs w:val="24"/>
          <w:u w:val="dotted"/>
          <w:rtl/>
        </w:rPr>
        <w:tab/>
      </w:r>
      <w:r w:rsidRPr="00735E3D">
        <w:rPr>
          <w:rFonts w:ascii="Times New Roman" w:eastAsia="Times New Roman" w:hAnsi="Times New Roman" w:cs="David"/>
          <w:sz w:val="24"/>
          <w:szCs w:val="24"/>
          <w:u w:val="dotted"/>
          <w:rtl/>
        </w:rPr>
        <w:tab/>
      </w:r>
      <w:r w:rsidRPr="00735E3D">
        <w:rPr>
          <w:rFonts w:ascii="Times New Roman" w:eastAsia="Times New Roman" w:hAnsi="Times New Roman" w:cs="David"/>
          <w:sz w:val="24"/>
          <w:szCs w:val="24"/>
          <w:u w:val="dotted"/>
          <w:rtl/>
        </w:rPr>
        <w:tab/>
      </w:r>
      <w:r w:rsidRPr="00735E3D">
        <w:rPr>
          <w:rFonts w:ascii="Times New Roman" w:eastAsia="Times New Roman" w:hAnsi="Times New Roman" w:cs="David"/>
          <w:sz w:val="24"/>
          <w:szCs w:val="24"/>
          <w:u w:val="dotted"/>
          <w:rtl/>
        </w:rPr>
        <w:tab/>
      </w:r>
      <w:r w:rsidRPr="002B2234">
        <w:rPr>
          <w:rFonts w:ascii="Times New Roman" w:eastAsia="Times New Roman" w:hAnsi="Times New Roman" w:cs="David"/>
          <w:sz w:val="24"/>
          <w:szCs w:val="24"/>
          <w:rtl/>
        </w:rPr>
        <w:t>10%</w:t>
      </w:r>
    </w:p>
    <w:p w14:paraId="2B079475" w14:textId="77777777" w:rsidR="00735E3D" w:rsidRDefault="00735E3D" w:rsidP="00735E3D">
      <w:pPr>
        <w:widowControl w:val="0"/>
        <w:spacing w:before="0" w:beforeAutospacing="0" w:after="0" w:afterAutospacing="0" w:line="240" w:lineRule="auto"/>
        <w:ind w:left="1502" w:hanging="709"/>
        <w:rPr>
          <w:rFonts w:ascii="Times New Roman" w:eastAsia="Times New Roman" w:hAnsi="Times New Roman" w:cs="David"/>
          <w:sz w:val="24"/>
          <w:szCs w:val="24"/>
          <w:rtl/>
        </w:rPr>
      </w:pPr>
      <w:r>
        <w:rPr>
          <w:rFonts w:ascii="Times New Roman" w:eastAsia="Times New Roman" w:hAnsi="Times New Roman" w:cs="David"/>
          <w:sz w:val="24"/>
          <w:szCs w:val="24"/>
          <w:rtl/>
        </w:rPr>
        <w:t>1.2</w:t>
      </w:r>
      <w:r>
        <w:rPr>
          <w:rFonts w:ascii="Times New Roman" w:eastAsia="Times New Roman" w:hAnsi="Times New Roman" w:cs="David" w:hint="cs"/>
          <w:sz w:val="24"/>
          <w:szCs w:val="24"/>
          <w:rtl/>
        </w:rPr>
        <w:t xml:space="preserve">       </w:t>
      </w:r>
      <w:r w:rsidR="002B2234" w:rsidRPr="002B2234">
        <w:rPr>
          <w:rFonts w:ascii="Times New Roman" w:eastAsia="Times New Roman" w:hAnsi="Times New Roman" w:cs="David"/>
          <w:sz w:val="24"/>
          <w:szCs w:val="24"/>
          <w:rtl/>
        </w:rPr>
        <w:t xml:space="preserve">לאחר גמר התכנון הסופי, כאמור בנספח ב', </w:t>
      </w:r>
      <w:r w:rsidR="002B2234" w:rsidRPr="002B2234">
        <w:rPr>
          <w:rFonts w:ascii="Times New Roman" w:eastAsia="Times New Roman" w:hAnsi="Times New Roman" w:cs="David" w:hint="cs"/>
          <w:sz w:val="24"/>
          <w:szCs w:val="24"/>
          <w:rtl/>
        </w:rPr>
        <w:t xml:space="preserve">אישור עקרוני מחח"י </w:t>
      </w:r>
    </w:p>
    <w:p w14:paraId="5CD70406" w14:textId="77777777" w:rsidR="002B2234" w:rsidRPr="002B2234" w:rsidRDefault="00735E3D" w:rsidP="00735E3D">
      <w:pPr>
        <w:widowControl w:val="0"/>
        <w:spacing w:before="0" w:beforeAutospacing="0" w:after="0" w:afterAutospacing="0" w:line="240" w:lineRule="auto"/>
        <w:rPr>
          <w:rFonts w:ascii="Times New Roman" w:eastAsia="Times New Roman" w:hAnsi="Times New Roman" w:cs="David"/>
          <w:sz w:val="24"/>
          <w:szCs w:val="24"/>
          <w:rtl/>
        </w:rPr>
      </w:pPr>
      <w:r>
        <w:rPr>
          <w:rFonts w:ascii="Times New Roman" w:eastAsia="Times New Roman" w:hAnsi="Times New Roman" w:cs="David" w:hint="cs"/>
          <w:sz w:val="24"/>
          <w:szCs w:val="24"/>
          <w:rtl/>
        </w:rPr>
        <w:t xml:space="preserve">                           </w:t>
      </w:r>
      <w:r w:rsidR="002B2234" w:rsidRPr="002B2234">
        <w:rPr>
          <w:rFonts w:ascii="Times New Roman" w:eastAsia="Times New Roman" w:hAnsi="Times New Roman" w:cs="David"/>
          <w:sz w:val="24"/>
          <w:szCs w:val="24"/>
          <w:rtl/>
        </w:rPr>
        <w:t>ואישור עבודות</w:t>
      </w:r>
      <w:r>
        <w:rPr>
          <w:rFonts w:ascii="Times New Roman" w:eastAsia="Times New Roman" w:hAnsi="Times New Roman" w:cs="David" w:hint="cs"/>
          <w:sz w:val="24"/>
          <w:szCs w:val="24"/>
          <w:rtl/>
        </w:rPr>
        <w:t xml:space="preserve"> </w:t>
      </w:r>
      <w:r w:rsidR="002B2234" w:rsidRPr="002B2234">
        <w:rPr>
          <w:rFonts w:ascii="Times New Roman" w:eastAsia="Times New Roman" w:hAnsi="Times New Roman" w:cs="David"/>
          <w:sz w:val="24"/>
          <w:szCs w:val="24"/>
          <w:rtl/>
        </w:rPr>
        <w:t>שלב זה על ידי המזמין</w:t>
      </w:r>
      <w:r w:rsidR="002B2234" w:rsidRPr="00735E3D">
        <w:rPr>
          <w:rFonts w:ascii="Times New Roman" w:eastAsia="Times New Roman" w:hAnsi="Times New Roman" w:cs="David"/>
          <w:sz w:val="24"/>
          <w:szCs w:val="24"/>
          <w:u w:val="dotted"/>
          <w:rtl/>
        </w:rPr>
        <w:tab/>
      </w:r>
      <w:r w:rsidRPr="00735E3D">
        <w:rPr>
          <w:rFonts w:ascii="Times New Roman" w:eastAsia="Times New Roman" w:hAnsi="Times New Roman" w:cs="David" w:hint="cs"/>
          <w:sz w:val="24"/>
          <w:szCs w:val="24"/>
          <w:u w:val="dotted"/>
          <w:rtl/>
        </w:rPr>
        <w:t xml:space="preserve">  </w:t>
      </w:r>
      <w:r w:rsidR="002B2234" w:rsidRPr="00735E3D">
        <w:rPr>
          <w:rFonts w:ascii="Times New Roman" w:eastAsia="Times New Roman" w:hAnsi="Times New Roman" w:cs="David"/>
          <w:sz w:val="24"/>
          <w:szCs w:val="24"/>
          <w:u w:val="dotted"/>
          <w:rtl/>
        </w:rPr>
        <w:tab/>
      </w:r>
      <w:r w:rsidR="002B2234" w:rsidRPr="00735E3D">
        <w:rPr>
          <w:rFonts w:ascii="Times New Roman" w:eastAsia="Times New Roman" w:hAnsi="Times New Roman" w:cs="David"/>
          <w:sz w:val="24"/>
          <w:szCs w:val="24"/>
          <w:u w:val="dotted"/>
          <w:rtl/>
        </w:rPr>
        <w:tab/>
      </w:r>
      <w:r w:rsidR="002B2234" w:rsidRPr="00735E3D">
        <w:rPr>
          <w:rFonts w:ascii="Times New Roman" w:eastAsia="Times New Roman" w:hAnsi="Times New Roman" w:cs="David"/>
          <w:sz w:val="24"/>
          <w:szCs w:val="24"/>
          <w:u w:val="dotted"/>
          <w:rtl/>
        </w:rPr>
        <w:tab/>
      </w:r>
      <w:r w:rsidR="002B2234" w:rsidRPr="002B2234">
        <w:rPr>
          <w:rFonts w:ascii="Times New Roman" w:eastAsia="Times New Roman" w:hAnsi="Times New Roman" w:cs="David"/>
          <w:sz w:val="24"/>
          <w:szCs w:val="24"/>
          <w:rtl/>
        </w:rPr>
        <w:t>15%</w:t>
      </w:r>
    </w:p>
    <w:p w14:paraId="3FC24ADF" w14:textId="77777777" w:rsidR="00735E3D"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1.3</w:t>
      </w:r>
      <w:r w:rsidRPr="002B2234">
        <w:rPr>
          <w:rFonts w:ascii="Times New Roman" w:eastAsia="Times New Roman" w:hAnsi="Times New Roman" w:cs="David"/>
          <w:sz w:val="24"/>
          <w:szCs w:val="24"/>
          <w:rtl/>
        </w:rPr>
        <w:tab/>
        <w:t xml:space="preserve">לאחר אישור הבקשות להיתרי בניה </w:t>
      </w:r>
      <w:r w:rsidRPr="002B2234">
        <w:rPr>
          <w:rFonts w:ascii="Times New Roman" w:eastAsia="Times New Roman" w:hAnsi="Times New Roman" w:cs="David" w:hint="cs"/>
          <w:sz w:val="24"/>
          <w:szCs w:val="24"/>
          <w:rtl/>
        </w:rPr>
        <w:t xml:space="preserve">לרבות אישור חח"י </w:t>
      </w:r>
      <w:r w:rsidRPr="002B2234">
        <w:rPr>
          <w:rFonts w:ascii="Times New Roman" w:eastAsia="Times New Roman" w:hAnsi="Times New Roman" w:cs="David"/>
          <w:sz w:val="24"/>
          <w:szCs w:val="24"/>
          <w:rtl/>
        </w:rPr>
        <w:t xml:space="preserve">והוצאת </w:t>
      </w:r>
    </w:p>
    <w:p w14:paraId="1BBF2E0C" w14:textId="77777777" w:rsidR="002B2234" w:rsidRPr="002B2234" w:rsidRDefault="002B2234" w:rsidP="00735E3D">
      <w:pPr>
        <w:widowControl w:val="0"/>
        <w:spacing w:before="0" w:beforeAutospacing="0" w:after="0" w:afterAutospacing="0" w:line="240" w:lineRule="auto"/>
        <w:ind w:left="1502"/>
        <w:rPr>
          <w:rFonts w:ascii="Times New Roman" w:eastAsia="Times New Roman" w:hAnsi="Times New Roman" w:cs="David"/>
          <w:sz w:val="24"/>
          <w:szCs w:val="24"/>
          <w:rtl/>
        </w:rPr>
      </w:pPr>
      <w:r w:rsidRPr="002B2234">
        <w:rPr>
          <w:rFonts w:ascii="Times New Roman" w:eastAsia="Times New Roman" w:hAnsi="Times New Roman" w:cs="David"/>
          <w:sz w:val="24"/>
          <w:szCs w:val="24"/>
          <w:rtl/>
        </w:rPr>
        <w:t>היתר בניה</w:t>
      </w:r>
      <w:r w:rsidRPr="00735E3D">
        <w:rPr>
          <w:rFonts w:ascii="Times New Roman" w:eastAsia="Times New Roman" w:hAnsi="Times New Roman" w:cs="David"/>
          <w:sz w:val="24"/>
          <w:szCs w:val="24"/>
          <w:u w:val="dotted"/>
          <w:rtl/>
        </w:rPr>
        <w:tab/>
      </w:r>
      <w:r w:rsidRPr="00735E3D">
        <w:rPr>
          <w:rFonts w:ascii="Times New Roman" w:eastAsia="Times New Roman" w:hAnsi="Times New Roman" w:cs="David"/>
          <w:sz w:val="24"/>
          <w:szCs w:val="24"/>
          <w:u w:val="dotted"/>
          <w:rtl/>
        </w:rPr>
        <w:tab/>
      </w:r>
      <w:r w:rsidR="00735E3D" w:rsidRPr="00735E3D">
        <w:rPr>
          <w:rFonts w:ascii="Times New Roman" w:eastAsia="Times New Roman" w:hAnsi="Times New Roman" w:cs="David" w:hint="cs"/>
          <w:sz w:val="24"/>
          <w:szCs w:val="24"/>
          <w:u w:val="dotted"/>
          <w:rtl/>
        </w:rPr>
        <w:t xml:space="preserve">                                                                    </w:t>
      </w:r>
      <w:r w:rsidRPr="002B2234">
        <w:rPr>
          <w:rFonts w:ascii="Times New Roman" w:eastAsia="Times New Roman" w:hAnsi="Times New Roman" w:cs="David"/>
          <w:sz w:val="24"/>
          <w:szCs w:val="24"/>
          <w:rtl/>
        </w:rPr>
        <w:t>8%</w:t>
      </w:r>
    </w:p>
    <w:p w14:paraId="10563E75" w14:textId="77777777" w:rsidR="002B2234" w:rsidRPr="002B2234"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1.4</w:t>
      </w:r>
      <w:r w:rsidRPr="002B2234">
        <w:rPr>
          <w:rFonts w:ascii="Times New Roman" w:eastAsia="Times New Roman" w:hAnsi="Times New Roman" w:cs="David"/>
          <w:sz w:val="24"/>
          <w:szCs w:val="24"/>
          <w:rtl/>
        </w:rPr>
        <w:tab/>
        <w:t>לאחר גמר התכנון המפורט והמכרזים ואישור עבודות</w:t>
      </w:r>
    </w:p>
    <w:p w14:paraId="57A6B58A" w14:textId="77777777" w:rsidR="002B2234" w:rsidRPr="002B2234"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ab/>
        <w:t>שחב זה על ידי המזמין</w:t>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2B2234">
        <w:rPr>
          <w:rFonts w:ascii="Times New Roman" w:eastAsia="Times New Roman" w:hAnsi="Times New Roman" w:cs="David"/>
          <w:sz w:val="24"/>
          <w:szCs w:val="24"/>
          <w:rtl/>
        </w:rPr>
        <w:t>30%</w:t>
      </w:r>
    </w:p>
    <w:p w14:paraId="318F6153" w14:textId="77777777" w:rsidR="002B2234" w:rsidRPr="002B2234"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1.5</w:t>
      </w:r>
      <w:r w:rsidRPr="002B2234">
        <w:rPr>
          <w:rFonts w:ascii="Times New Roman" w:eastAsia="Times New Roman" w:hAnsi="Times New Roman" w:cs="David"/>
          <w:sz w:val="24"/>
          <w:szCs w:val="24"/>
          <w:rtl/>
        </w:rPr>
        <w:tab/>
        <w:t>לאחר גמר הוצאת תכניות לביצוע</w:t>
      </w:r>
      <w:r w:rsidRPr="002B2234">
        <w:rPr>
          <w:rFonts w:ascii="Times New Roman" w:eastAsia="Times New Roman" w:hAnsi="Times New Roman" w:cs="David"/>
          <w:sz w:val="24"/>
          <w:szCs w:val="24"/>
          <w:rtl/>
        </w:rPr>
        <w:tab/>
      </w:r>
      <w:r w:rsidR="00735E3D" w:rsidRPr="00082B8A">
        <w:rPr>
          <w:rFonts w:ascii="Times New Roman" w:eastAsia="Times New Roman" w:hAnsi="Times New Roman" w:cs="David" w:hint="cs"/>
          <w:sz w:val="24"/>
          <w:szCs w:val="24"/>
          <w:u w:val="dotted"/>
          <w:rtl/>
        </w:rPr>
        <w:t xml:space="preserve">               </w:t>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2B2234">
        <w:rPr>
          <w:rFonts w:ascii="Times New Roman" w:eastAsia="Times New Roman" w:hAnsi="Times New Roman" w:cs="David"/>
          <w:sz w:val="24"/>
          <w:szCs w:val="24"/>
          <w:rtl/>
        </w:rPr>
        <w:t>12%</w:t>
      </w:r>
    </w:p>
    <w:p w14:paraId="64958019" w14:textId="77777777" w:rsidR="002B2234" w:rsidRPr="002B2234"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1.6</w:t>
      </w:r>
      <w:r w:rsidRPr="002B2234">
        <w:rPr>
          <w:rFonts w:ascii="Times New Roman" w:eastAsia="Times New Roman" w:hAnsi="Times New Roman" w:cs="David"/>
          <w:sz w:val="24"/>
          <w:szCs w:val="24"/>
          <w:rtl/>
        </w:rPr>
        <w:tab/>
        <w:t>במהלך ביצוע הפיקוח העליון</w:t>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hint="cs"/>
          <w:sz w:val="24"/>
          <w:szCs w:val="24"/>
          <w:u w:val="dotted"/>
          <w:rtl/>
        </w:rPr>
        <w:t xml:space="preserve"> </w:t>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2B2234">
        <w:rPr>
          <w:rFonts w:ascii="Times New Roman" w:eastAsia="Times New Roman" w:hAnsi="Times New Roman" w:cs="David"/>
          <w:sz w:val="24"/>
          <w:szCs w:val="24"/>
          <w:rtl/>
        </w:rPr>
        <w:t>15%</w:t>
      </w:r>
    </w:p>
    <w:p w14:paraId="56601BD8" w14:textId="77777777" w:rsidR="00735E3D"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1.7</w:t>
      </w:r>
      <w:r w:rsidRPr="002B2234">
        <w:rPr>
          <w:rFonts w:ascii="Times New Roman" w:eastAsia="Times New Roman" w:hAnsi="Times New Roman" w:cs="David"/>
          <w:sz w:val="24"/>
          <w:szCs w:val="24"/>
          <w:rtl/>
        </w:rPr>
        <w:tab/>
        <w:t xml:space="preserve">לאחר גמר ביצוע העבודות בהתאם לחוזה זה, </w:t>
      </w:r>
      <w:r w:rsidRPr="002B2234">
        <w:rPr>
          <w:rFonts w:ascii="Times New Roman" w:eastAsia="Times New Roman" w:hAnsi="Times New Roman" w:cs="David" w:hint="cs"/>
          <w:sz w:val="24"/>
          <w:szCs w:val="24"/>
          <w:rtl/>
        </w:rPr>
        <w:t xml:space="preserve">לרבות אישור חח"י </w:t>
      </w:r>
    </w:p>
    <w:p w14:paraId="4019025D" w14:textId="77777777" w:rsidR="00735E3D" w:rsidRDefault="00735E3D" w:rsidP="00735E3D">
      <w:pPr>
        <w:widowControl w:val="0"/>
        <w:spacing w:before="0" w:beforeAutospacing="0" w:after="0" w:afterAutospacing="0" w:line="240" w:lineRule="auto"/>
        <w:ind w:left="720"/>
        <w:rPr>
          <w:rFonts w:ascii="Times New Roman" w:eastAsia="Times New Roman" w:hAnsi="Times New Roman" w:cs="David"/>
          <w:sz w:val="24"/>
          <w:szCs w:val="24"/>
          <w:rtl/>
        </w:rPr>
      </w:pPr>
      <w:r>
        <w:rPr>
          <w:rFonts w:ascii="Times New Roman" w:eastAsia="Times New Roman" w:hAnsi="Times New Roman" w:cs="David" w:hint="cs"/>
          <w:sz w:val="24"/>
          <w:szCs w:val="24"/>
          <w:rtl/>
        </w:rPr>
        <w:t xml:space="preserve">              </w:t>
      </w:r>
      <w:r w:rsidR="002B2234" w:rsidRPr="002B2234">
        <w:rPr>
          <w:rFonts w:ascii="Times New Roman" w:eastAsia="Times New Roman" w:hAnsi="Times New Roman" w:cs="David" w:hint="cs"/>
          <w:sz w:val="24"/>
          <w:szCs w:val="24"/>
          <w:rtl/>
        </w:rPr>
        <w:t>לביצוע חדר/מבנה הטרנספורמציה,</w:t>
      </w:r>
      <w:r w:rsidR="002B2234" w:rsidRPr="002B2234">
        <w:rPr>
          <w:rFonts w:ascii="Times New Roman" w:eastAsia="Times New Roman" w:hAnsi="Times New Roman" w:cs="David"/>
          <w:sz w:val="24"/>
          <w:szCs w:val="24"/>
          <w:rtl/>
        </w:rPr>
        <w:t xml:space="preserve"> הפעלת הפרויקט והמתקן, </w:t>
      </w:r>
    </w:p>
    <w:p w14:paraId="1A7C7BE9" w14:textId="77777777" w:rsidR="00735E3D" w:rsidRDefault="00735E3D" w:rsidP="00735E3D">
      <w:pPr>
        <w:widowControl w:val="0"/>
        <w:spacing w:before="0" w:beforeAutospacing="0" w:after="0" w:afterAutospacing="0" w:line="240" w:lineRule="auto"/>
        <w:ind w:left="720"/>
        <w:rPr>
          <w:rFonts w:ascii="Times New Roman" w:eastAsia="Times New Roman" w:hAnsi="Times New Roman" w:cs="David"/>
          <w:sz w:val="24"/>
          <w:szCs w:val="24"/>
          <w:rtl/>
        </w:rPr>
      </w:pPr>
      <w:r>
        <w:rPr>
          <w:rFonts w:ascii="Times New Roman" w:eastAsia="Times New Roman" w:hAnsi="Times New Roman" w:cs="David" w:hint="cs"/>
          <w:sz w:val="24"/>
          <w:szCs w:val="24"/>
          <w:rtl/>
        </w:rPr>
        <w:t xml:space="preserve">              </w:t>
      </w:r>
      <w:r w:rsidR="002B2234" w:rsidRPr="002B2234">
        <w:rPr>
          <w:rFonts w:ascii="Times New Roman" w:eastAsia="Times New Roman" w:hAnsi="Times New Roman" w:cs="David"/>
          <w:sz w:val="24"/>
          <w:szCs w:val="24"/>
          <w:rtl/>
        </w:rPr>
        <w:t>קבל</w:t>
      </w:r>
      <w:r>
        <w:rPr>
          <w:rFonts w:ascii="Times New Roman" w:eastAsia="Times New Roman" w:hAnsi="Times New Roman" w:cs="David"/>
          <w:sz w:val="24"/>
          <w:szCs w:val="24"/>
          <w:rtl/>
        </w:rPr>
        <w:t>ת המערכות וקבלתם על ידי המזמין</w:t>
      </w:r>
      <w:r>
        <w:rPr>
          <w:rFonts w:ascii="Times New Roman" w:eastAsia="Times New Roman" w:hAnsi="Times New Roman" w:cs="David" w:hint="cs"/>
          <w:sz w:val="24"/>
          <w:szCs w:val="24"/>
          <w:rtl/>
        </w:rPr>
        <w:t xml:space="preserve"> </w:t>
      </w:r>
      <w:r w:rsidR="002B2234" w:rsidRPr="002B2234">
        <w:rPr>
          <w:rFonts w:ascii="Times New Roman" w:eastAsia="Times New Roman" w:hAnsi="Times New Roman" w:cs="David"/>
          <w:sz w:val="24"/>
          <w:szCs w:val="24"/>
          <w:rtl/>
        </w:rPr>
        <w:t xml:space="preserve">ולאחר בדיקת החשבונות </w:t>
      </w:r>
    </w:p>
    <w:p w14:paraId="34AA501E" w14:textId="77777777" w:rsidR="00735E3D" w:rsidRDefault="00735E3D" w:rsidP="00735E3D">
      <w:pPr>
        <w:widowControl w:val="0"/>
        <w:spacing w:before="0" w:beforeAutospacing="0" w:after="0" w:afterAutospacing="0" w:line="240" w:lineRule="auto"/>
        <w:ind w:left="720"/>
        <w:rPr>
          <w:rFonts w:ascii="Times New Roman" w:eastAsia="Times New Roman" w:hAnsi="Times New Roman" w:cs="David"/>
          <w:sz w:val="24"/>
          <w:szCs w:val="24"/>
          <w:rtl/>
        </w:rPr>
      </w:pPr>
      <w:r>
        <w:rPr>
          <w:rFonts w:ascii="Times New Roman" w:eastAsia="Times New Roman" w:hAnsi="Times New Roman" w:cs="David" w:hint="cs"/>
          <w:sz w:val="24"/>
          <w:szCs w:val="24"/>
          <w:rtl/>
        </w:rPr>
        <w:t xml:space="preserve">              </w:t>
      </w:r>
      <w:r w:rsidR="002B2234" w:rsidRPr="002B2234">
        <w:rPr>
          <w:rFonts w:ascii="Times New Roman" w:eastAsia="Times New Roman" w:hAnsi="Times New Roman" w:cs="David"/>
          <w:sz w:val="24"/>
          <w:szCs w:val="24"/>
          <w:rtl/>
        </w:rPr>
        <w:t xml:space="preserve">הסופיים בגין העבודות ואישורם </w:t>
      </w:r>
      <w:r w:rsidR="002B2234" w:rsidRPr="002B2234">
        <w:rPr>
          <w:rFonts w:ascii="Times New Roman" w:eastAsia="Times New Roman" w:hAnsi="Times New Roman" w:cs="David"/>
          <w:sz w:val="24"/>
          <w:szCs w:val="24"/>
          <w:rtl/>
        </w:rPr>
        <w:tab/>
        <w:t xml:space="preserve">על ידי המתכנן והמזמין, </w:t>
      </w:r>
    </w:p>
    <w:p w14:paraId="04D06AC4" w14:textId="77777777" w:rsidR="002B2234" w:rsidRPr="002B2234" w:rsidRDefault="00735E3D" w:rsidP="00735E3D">
      <w:pPr>
        <w:widowControl w:val="0"/>
        <w:spacing w:before="0" w:beforeAutospacing="0" w:after="0" w:afterAutospacing="0" w:line="240" w:lineRule="auto"/>
        <w:ind w:left="720"/>
        <w:rPr>
          <w:rFonts w:ascii="Times New Roman" w:eastAsia="Times New Roman" w:hAnsi="Times New Roman" w:cs="David"/>
          <w:sz w:val="24"/>
          <w:szCs w:val="24"/>
          <w:rtl/>
        </w:rPr>
      </w:pPr>
      <w:r>
        <w:rPr>
          <w:rFonts w:ascii="Times New Roman" w:eastAsia="Times New Roman" w:hAnsi="Times New Roman" w:cs="David" w:hint="cs"/>
          <w:sz w:val="24"/>
          <w:szCs w:val="24"/>
          <w:rtl/>
        </w:rPr>
        <w:t xml:space="preserve">              </w:t>
      </w:r>
      <w:r w:rsidR="002B2234" w:rsidRPr="002B2234">
        <w:rPr>
          <w:rFonts w:ascii="Times New Roman" w:eastAsia="Times New Roman" w:hAnsi="Times New Roman" w:cs="David"/>
          <w:sz w:val="24"/>
          <w:szCs w:val="24"/>
          <w:rtl/>
        </w:rPr>
        <w:t>וקבלת אישור אכלוס</w:t>
      </w:r>
      <w:r w:rsidR="002B2234" w:rsidRPr="00082B8A">
        <w:rPr>
          <w:rFonts w:ascii="Times New Roman" w:eastAsia="Times New Roman" w:hAnsi="Times New Roman" w:cs="David"/>
          <w:sz w:val="24"/>
          <w:szCs w:val="24"/>
          <w:u w:val="dotted"/>
          <w:rtl/>
        </w:rPr>
        <w:tab/>
      </w:r>
      <w:r w:rsidR="002B2234" w:rsidRPr="00082B8A">
        <w:rPr>
          <w:rFonts w:ascii="Times New Roman" w:eastAsia="Times New Roman" w:hAnsi="Times New Roman" w:cs="David"/>
          <w:sz w:val="24"/>
          <w:szCs w:val="24"/>
          <w:u w:val="dotted"/>
          <w:rtl/>
        </w:rPr>
        <w:tab/>
      </w:r>
      <w:r w:rsidRPr="00082B8A">
        <w:rPr>
          <w:rFonts w:ascii="Times New Roman" w:eastAsia="Times New Roman" w:hAnsi="Times New Roman" w:cs="David" w:hint="cs"/>
          <w:sz w:val="24"/>
          <w:szCs w:val="24"/>
          <w:u w:val="dotted"/>
          <w:rtl/>
        </w:rPr>
        <w:t xml:space="preserve">                                         </w:t>
      </w:r>
      <w:r w:rsidR="002B2234" w:rsidRPr="00082B8A">
        <w:rPr>
          <w:rFonts w:ascii="Times New Roman" w:eastAsia="Times New Roman" w:hAnsi="Times New Roman" w:cs="David"/>
          <w:sz w:val="24"/>
          <w:szCs w:val="24"/>
          <w:u w:val="dotted"/>
          <w:rtl/>
        </w:rPr>
        <w:tab/>
      </w:r>
      <w:r w:rsidR="002B2234" w:rsidRPr="002B2234">
        <w:rPr>
          <w:rFonts w:ascii="Times New Roman" w:eastAsia="Times New Roman" w:hAnsi="Times New Roman" w:cs="David"/>
          <w:sz w:val="24"/>
          <w:szCs w:val="24"/>
          <w:rtl/>
        </w:rPr>
        <w:t>8%</w:t>
      </w:r>
    </w:p>
    <w:p w14:paraId="4A9C88D7" w14:textId="77777777" w:rsidR="002B2234" w:rsidRPr="002B2234"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1.8</w:t>
      </w:r>
      <w:r w:rsidRPr="002B2234">
        <w:rPr>
          <w:rFonts w:ascii="Times New Roman" w:eastAsia="Times New Roman" w:hAnsi="Times New Roman" w:cs="David"/>
          <w:sz w:val="24"/>
          <w:szCs w:val="24"/>
          <w:rtl/>
        </w:rPr>
        <w:tab/>
        <w:t xml:space="preserve">לאחר גמר הפיקוח העליון, תיקוני הבדק וקבלת תעודת גמר </w:t>
      </w:r>
    </w:p>
    <w:p w14:paraId="723A7D50" w14:textId="77777777" w:rsidR="002B2234" w:rsidRPr="002B2234"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ab/>
        <w:t>לפרויקט, אישור המתכנן בכתב להשלמת הפרויקט בהתאם</w:t>
      </w:r>
    </w:p>
    <w:p w14:paraId="48E664C4" w14:textId="77777777" w:rsidR="002B2234" w:rsidRPr="002B2234"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ab/>
        <w:t>לתכניותיו, לתקנים מחייבים ולשביעות רצונו</w:t>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2B2234">
        <w:rPr>
          <w:rFonts w:ascii="Times New Roman" w:eastAsia="Times New Roman" w:hAnsi="Times New Roman" w:cs="David"/>
          <w:sz w:val="24"/>
          <w:szCs w:val="24"/>
          <w:rtl/>
        </w:rPr>
        <w:t>2%</w:t>
      </w:r>
    </w:p>
    <w:p w14:paraId="49B49309" w14:textId="77777777" w:rsidR="002B2234" w:rsidRPr="002B2234" w:rsidRDefault="002B2234" w:rsidP="002B2234">
      <w:pPr>
        <w:widowControl w:val="0"/>
        <w:spacing w:before="0" w:beforeAutospacing="0" w:after="0" w:afterAutospacing="0" w:line="240" w:lineRule="auto"/>
        <w:ind w:left="720" w:right="360"/>
        <w:rPr>
          <w:rFonts w:ascii="Times New Roman" w:eastAsia="Times New Roman" w:hAnsi="Times New Roman" w:cs="David"/>
          <w:sz w:val="24"/>
          <w:szCs w:val="24"/>
          <w:rtl/>
          <w:lang w:eastAsia="he-IL"/>
        </w:rPr>
      </w:pPr>
    </w:p>
    <w:p w14:paraId="2F79A653" w14:textId="77777777" w:rsidR="002B2234" w:rsidRPr="002B2234" w:rsidRDefault="002B2234" w:rsidP="002B2234">
      <w:pPr>
        <w:widowControl w:val="0"/>
        <w:numPr>
          <w:ilvl w:val="0"/>
          <w:numId w:val="10"/>
        </w:numPr>
        <w:spacing w:before="0" w:beforeAutospacing="0" w:after="0" w:afterAutospacing="0" w:line="240" w:lineRule="auto"/>
        <w:ind w:right="360"/>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על אף האמור בסעיף 1 לעיל רשאי המזמין לשלם למתכנן מקדמות בגין קידום התכנון אשר יקוזזו משלבי התשלום וזאת עפ"י קביעתו ושקול דעתו הבלעדי של המזמין.</w:t>
      </w:r>
    </w:p>
    <w:p w14:paraId="68EE80C3"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0CEA50A" w14:textId="77777777" w:rsidR="002B2234" w:rsidRPr="002B2234" w:rsidRDefault="002B2234" w:rsidP="002B2234">
      <w:pPr>
        <w:widowControl w:val="0"/>
        <w:numPr>
          <w:ilvl w:val="0"/>
          <w:numId w:val="10"/>
        </w:numPr>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המתכנן יגיש חשבון לא יותר מאשר פעם בחודש. לכל חשבון יצרף המתכנן אשור מאת חברת הביטוח על קיומם של הביטוחים המפורטים בחוזה בנוסח המצ"ב כנספח ז' לחוזה.</w:t>
      </w:r>
    </w:p>
    <w:p w14:paraId="329E2F33"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98584B3" w14:textId="77777777" w:rsidR="002B2234" w:rsidRPr="002B2234" w:rsidRDefault="002B2234" w:rsidP="002B2234">
      <w:pPr>
        <w:widowControl w:val="0"/>
        <w:tabs>
          <w:tab w:val="left" w:pos="9020"/>
        </w:tabs>
        <w:spacing w:before="0" w:beforeAutospacing="0" w:after="0" w:afterAutospacing="0" w:line="240" w:lineRule="auto"/>
        <w:ind w:left="720"/>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 xml:space="preserve">המזמין ישלם את שכר המתכנן תוך </w:t>
      </w:r>
      <w:r w:rsidRPr="002B2234">
        <w:rPr>
          <w:rFonts w:ascii="Times New Roman" w:eastAsia="Times New Roman" w:hAnsi="Times New Roman" w:cs="David"/>
          <w:sz w:val="24"/>
          <w:szCs w:val="24"/>
          <w:rtl/>
        </w:rPr>
        <w:t>60</w:t>
      </w:r>
      <w:r w:rsidRPr="002B2234">
        <w:rPr>
          <w:rFonts w:ascii="Times New Roman" w:eastAsia="Times New Roman" w:hAnsi="Times New Roman" w:cs="David"/>
          <w:sz w:val="24"/>
          <w:szCs w:val="24"/>
          <w:rtl/>
          <w:lang w:eastAsia="he-IL"/>
        </w:rPr>
        <w:t xml:space="preserve"> יום מתאריך אישור החשבון ע"י המנהל.</w:t>
      </w:r>
    </w:p>
    <w:p w14:paraId="1240CAAE"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AAC2E3B"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A76700B"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CB50AF8"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872B60B"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3BE97B1"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1CE3706"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F218CDC"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525D028"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6AF5F28"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0E24618"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3A7C1EB"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5C6F484"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C9F4E5E"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68E41A5"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A791415"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2044BDC"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9DF15C8"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E5371D9"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24363A8"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E52E4FF"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D27D09F"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B7B3044"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FF765A3"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102FC40"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A93FB84" w14:textId="77777777" w:rsidR="002B2234" w:rsidRPr="002B2234" w:rsidRDefault="002B2234" w:rsidP="002B2234">
      <w:pPr>
        <w:widowControl w:val="0"/>
        <w:spacing w:before="0" w:beforeAutospacing="0" w:after="0" w:afterAutospacing="0" w:line="240" w:lineRule="auto"/>
        <w:ind w:left="798" w:hanging="709"/>
        <w:rPr>
          <w:rFonts w:ascii="Times New Roman" w:eastAsia="Times New Roman" w:hAnsi="Times New Roman" w:cs="David"/>
          <w:sz w:val="20"/>
          <w:szCs w:val="24"/>
          <w:rtl/>
          <w:lang w:eastAsia="he-IL"/>
        </w:rPr>
      </w:pPr>
    </w:p>
    <w:p w14:paraId="7A24CFBD" w14:textId="77777777" w:rsidR="00A03B97" w:rsidRPr="00672C76" w:rsidRDefault="00A03B97" w:rsidP="00A03B97">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71428F3A" w14:textId="77777777" w:rsidR="00A03B97" w:rsidRPr="00B27B4C" w:rsidRDefault="00A03B97" w:rsidP="00A03B97">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10705BC072A046779B9DB4F78C4AA80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a7"/>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217D90CB" w14:textId="77777777" w:rsidR="00A03B97" w:rsidRPr="00B27B4C" w:rsidRDefault="00A03B97" w:rsidP="00A03B9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28993B0D0D99400CA68350919039043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692884CD" w14:textId="4BE99E87" w:rsidR="00A03B97" w:rsidRPr="00B27B4C" w:rsidRDefault="003F6BD9">
          <w:pPr>
            <w:widowControl w:val="0"/>
            <w:spacing w:before="0" w:beforeAutospacing="0" w:after="0" w:afterAutospacing="0" w:line="240" w:lineRule="auto"/>
            <w:rPr>
              <w:rFonts w:ascii="Times New Roman" w:eastAsia="Times New Roman" w:hAnsi="Times New Roman" w:cs="David"/>
              <w:color w:val="008000"/>
              <w:sz w:val="24"/>
              <w:szCs w:val="24"/>
              <w:rtl/>
              <w:lang w:eastAsia="he-IL"/>
            </w:rPr>
            <w:pPrChange w:id="86" w:author="Meryl Etman" w:date="2021-05-26T16:46:00Z">
              <w:pPr>
                <w:widowControl w:val="0"/>
                <w:spacing w:before="0" w:beforeAutospacing="0" w:after="0" w:afterAutospacing="0" w:line="240" w:lineRule="auto"/>
                <w:jc w:val="both"/>
              </w:pPr>
            </w:pPrChange>
          </w:pPr>
          <w:ins w:id="87" w:author="Meryl Etman" w:date="2021-05-26T16:33:00Z">
            <w:r>
              <w:rPr>
                <w:rFonts w:ascii="Times New Roman" w:eastAsia="Times New Roman" w:hAnsi="Times New Roman" w:cs="David"/>
                <w:color w:val="008000"/>
                <w:sz w:val="24"/>
                <w:szCs w:val="24"/>
                <w:rtl/>
                <w:lang w:eastAsia="he-IL"/>
              </w:rPr>
              <w:br/>
              <w:t>אפריקה ישראל מגורים בע"מ וישראל אדלר ובנו חברה להשקעות בע"מ</w:t>
            </w:r>
            <w:r>
              <w:rPr>
                <w:rFonts w:ascii="Times New Roman" w:eastAsia="Times New Roman" w:hAnsi="Times New Roman" w:cs="David"/>
                <w:color w:val="008000"/>
                <w:sz w:val="24"/>
                <w:szCs w:val="24"/>
                <w:rtl/>
                <w:lang w:eastAsia="he-IL"/>
              </w:rPr>
              <w:br/>
              <w:t>יוני נתניהו 1 ג' אור יהודה</w:t>
            </w:r>
            <w:r>
              <w:rPr>
                <w:rFonts w:ascii="Times New Roman" w:eastAsia="Times New Roman" w:hAnsi="Times New Roman" w:cs="David"/>
                <w:color w:val="008000"/>
                <w:sz w:val="24"/>
                <w:szCs w:val="24"/>
                <w:rtl/>
                <w:lang w:eastAsia="he-IL"/>
              </w:rPr>
              <w:br/>
              <w:t>558075404</w:t>
            </w:r>
            <w:r>
              <w:rPr>
                <w:rFonts w:ascii="Times New Roman" w:eastAsia="Times New Roman" w:hAnsi="Times New Roman" w:cs="David"/>
                <w:color w:val="008000"/>
                <w:sz w:val="24"/>
                <w:szCs w:val="24"/>
                <w:rtl/>
                <w:lang w:eastAsia="he-IL"/>
              </w:rPr>
              <w:br/>
            </w:r>
          </w:ins>
        </w:p>
      </w:sdtContent>
    </w:sdt>
    <w:p w14:paraId="527B8A22" w14:textId="77777777" w:rsidR="00A03B97" w:rsidRPr="00B27B4C" w:rsidRDefault="00A03B97" w:rsidP="00A03B97">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686F1623" w14:textId="77777777" w:rsidR="00A03B97" w:rsidRPr="00B27B4C" w:rsidDel="00520499" w:rsidRDefault="00A03B97" w:rsidP="00A03B97">
      <w:pPr>
        <w:widowControl w:val="0"/>
        <w:spacing w:before="0" w:beforeAutospacing="0" w:after="0" w:afterAutospacing="0" w:line="240" w:lineRule="auto"/>
        <w:jc w:val="both"/>
        <w:rPr>
          <w:del w:id="88" w:author="Meryl Etman" w:date="2021-05-26T16:46:00Z"/>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08B12A1D" w14:textId="77777777" w:rsidR="00A03B97" w:rsidRPr="00B27B4C" w:rsidRDefault="00A03B97" w:rsidP="007E2A61">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0FA95582" w14:textId="77777777" w:rsidR="00A03B97" w:rsidRPr="00B27B4C" w:rsidRDefault="00A03B97" w:rsidP="00A03B97">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6E420DD4" w14:textId="77777777" w:rsidR="00A03B97" w:rsidRPr="00B27B4C" w:rsidRDefault="00A03B97" w:rsidP="00A03B9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719614B" w14:textId="7A022A28" w:rsidR="00A03B97" w:rsidRPr="00B27B4C" w:rsidRDefault="00A03B97" w:rsidP="00A03B97">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38DEE435A4564A34BE08AC20DD54EA0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89" w:author="Meryl Etman" w:date="2021-05-26T16:37:00Z">
            <w:r w:rsidR="003F6BD9">
              <w:rPr>
                <w:rFonts w:ascii="Times New Roman" w:eastAsia="Times New Roman" w:hAnsi="Times New Roman" w:cs="David"/>
                <w:color w:val="008000"/>
                <w:sz w:val="24"/>
                <w:szCs w:val="24"/>
                <w:rtl/>
                <w:lang w:eastAsia="he-IL"/>
              </w:rPr>
              <w:t>רמאור בע"מ</w:t>
            </w:r>
          </w:ins>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50E75B7FA0CF407E96BF60E336CDFEA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90" w:author="Meryl Etman" w:date="2021-05-26T16:37:00Z">
            <w:r w:rsidR="003F6BD9">
              <w:rPr>
                <w:rFonts w:ascii="Times New Roman" w:eastAsia="Times New Roman" w:hAnsi="Times New Roman" w:cs="David"/>
                <w:color w:val="008000"/>
                <w:sz w:val="24"/>
                <w:szCs w:val="24"/>
                <w:rtl/>
                <w:lang w:eastAsia="he-IL"/>
              </w:rPr>
              <w:t>רמאור בע"מ</w:t>
            </w:r>
          </w:ins>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C90C6D5F57904A9F98D8FC1F0E1255E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91" w:author="Meryl Etman" w:date="2021-05-26T16:37:00Z">
            <w:r w:rsidR="003F6BD9">
              <w:rPr>
                <w:rFonts w:ascii="Times New Roman" w:eastAsia="Times New Roman" w:hAnsi="Times New Roman" w:cs="David"/>
                <w:color w:val="008000"/>
                <w:sz w:val="24"/>
                <w:szCs w:val="24"/>
                <w:rtl/>
                <w:lang w:eastAsia="he-IL"/>
              </w:rPr>
              <w:t>רמאור בע"מ</w:t>
            </w:r>
          </w:ins>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23B66E03" w14:textId="77777777" w:rsidR="00A03B97" w:rsidRPr="00B27B4C" w:rsidRDefault="00A03B97" w:rsidP="00A03B9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8A734FE" w14:textId="4FF9110E" w:rsidR="00A03B97" w:rsidRPr="00B27B4C" w:rsidRDefault="00A03B97" w:rsidP="00A03B97">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2A07816C64164479A9BE8C7C16EF893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92" w:author="Meryl Etman" w:date="2021-05-26T16:37:00Z">
            <w:r w:rsidR="003F6BD9">
              <w:rPr>
                <w:rFonts w:ascii="Times New Roman" w:eastAsia="Times New Roman" w:hAnsi="Times New Roman" w:cs="David"/>
                <w:color w:val="008000"/>
                <w:sz w:val="24"/>
                <w:szCs w:val="24"/>
                <w:rtl/>
                <w:lang w:eastAsia="he-IL"/>
              </w:rPr>
              <w:t>רמאור בע"מ</w:t>
            </w:r>
          </w:ins>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C7F676F76F6944889D0E3B70A6DB931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מתכנן חשמל ותקשורת</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493B3CBBA3884DC7B14D3885E0A8903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93" w:author="Meryl Etman" w:date="2021-05-26T16:32:00Z">
            <w:r w:rsidR="003F6BD9">
              <w:rPr>
                <w:rFonts w:ascii="Times New Roman" w:eastAsia="Times New Roman" w:hAnsi="Times New Roman" w:cs="David" w:hint="cs"/>
                <w:bCs/>
                <w:color w:val="008000"/>
                <w:sz w:val="24"/>
                <w:szCs w:val="24"/>
                <w:rtl/>
                <w:lang w:eastAsia="he-IL"/>
              </w:rPr>
              <w:t>סביוני נצר סירני - בניין 31</w:t>
            </w:r>
          </w:ins>
        </w:sdtContent>
      </w:sdt>
      <w:r w:rsidRPr="00B27B4C">
        <w:rPr>
          <w:rFonts w:ascii="Times New Roman" w:eastAsia="Times New Roman" w:hAnsi="Times New Roman" w:cs="David" w:hint="cs"/>
          <w:color w:val="008000"/>
          <w:sz w:val="24"/>
          <w:szCs w:val="24"/>
          <w:rtl/>
          <w:lang w:eastAsia="he-IL"/>
        </w:rPr>
        <w:t>.</w:t>
      </w:r>
    </w:p>
    <w:p w14:paraId="31A8CE30" w14:textId="77777777" w:rsidR="00A03B97" w:rsidRPr="00B27B4C" w:rsidRDefault="00A03B97" w:rsidP="00A03B9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3FAE014" w14:textId="2FA50A20" w:rsidR="00A03B97" w:rsidRPr="00B27B4C" w:rsidRDefault="00A03B97" w:rsidP="00A03B97">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4C0E83D9A644458DA8B91074FF4D082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94" w:author="Meryl Etman" w:date="2021-05-26T16:37:00Z">
            <w:r w:rsidR="003F6BD9">
              <w:rPr>
                <w:rFonts w:ascii="Times New Roman" w:eastAsia="Times New Roman" w:hAnsi="Times New Roman" w:cs="David"/>
                <w:color w:val="008000"/>
                <w:sz w:val="24"/>
                <w:szCs w:val="24"/>
                <w:rtl/>
                <w:lang w:eastAsia="he-IL"/>
              </w:rPr>
              <w:t>רמאור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3A733489" w14:textId="77777777" w:rsidR="00A03B97" w:rsidRPr="00B27B4C" w:rsidRDefault="00A03B97" w:rsidP="00A03B97">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70B33A5E" w14:textId="04CD7FF1" w:rsidR="00A03B97" w:rsidRPr="00B27B4C" w:rsidRDefault="00A03B97" w:rsidP="00A03B97">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BF5CC6093E7C42A2A0A6A13031AE4E6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95" w:author="Meryl Etman" w:date="2021-05-26T16:37:00Z">
            <w:r w:rsidR="003F6BD9">
              <w:rPr>
                <w:rFonts w:ascii="Times New Roman" w:eastAsia="Times New Roman" w:hAnsi="Times New Roman" w:cs="David"/>
                <w:color w:val="008000"/>
                <w:sz w:val="24"/>
                <w:szCs w:val="24"/>
                <w:rtl/>
                <w:lang w:eastAsia="he-IL"/>
              </w:rPr>
              <w:t>רמאור בע"מ</w:t>
            </w:r>
          </w:ins>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26D316BF" w14:textId="77777777" w:rsidR="00A03B97" w:rsidRPr="00B27B4C" w:rsidRDefault="00A03B97" w:rsidP="00A03B97">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0B1C54C3" w14:textId="77777777" w:rsidR="00A03B97" w:rsidRPr="00B27B4C" w:rsidRDefault="00A03B97" w:rsidP="00A03B97">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58EC793B" w14:textId="77777777" w:rsidR="00A03B97" w:rsidRPr="00B27B4C" w:rsidRDefault="00A03B97" w:rsidP="00A03B9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2F3B5B6" w14:textId="77777777" w:rsidR="00A03B97" w:rsidRPr="00B27B4C" w:rsidRDefault="00A03B97" w:rsidP="00A03B97">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5A8EC276" w14:textId="77777777" w:rsidR="00A03B97" w:rsidRPr="00B27B4C" w:rsidRDefault="00A03B97" w:rsidP="00A03B9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1C6FD51" w14:textId="77777777" w:rsidR="00A03B97" w:rsidRPr="00B27B4C" w:rsidRDefault="00A03B97" w:rsidP="00A03B97">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39F0CBBE" w14:textId="77777777" w:rsidR="00A03B97" w:rsidRPr="00B27B4C" w:rsidRDefault="00A03B97" w:rsidP="00A03B9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5C4FE28" w14:textId="77777777" w:rsidR="00A03B97" w:rsidRPr="00B27B4C" w:rsidDel="00520499" w:rsidRDefault="00A03B97" w:rsidP="00A03B97">
      <w:pPr>
        <w:widowControl w:val="0"/>
        <w:spacing w:before="0" w:beforeAutospacing="0" w:after="0" w:afterAutospacing="0" w:line="360" w:lineRule="auto"/>
        <w:ind w:left="6480" w:hanging="1151"/>
        <w:jc w:val="both"/>
        <w:rPr>
          <w:del w:id="96" w:author="Meryl Etman" w:date="2021-05-26T16:47:00Z"/>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51571EF8" w14:textId="098BDD22" w:rsidR="00A03B97" w:rsidRPr="00435A20" w:rsidRDefault="00A03B9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Change w:id="97" w:author="Meryl Etman" w:date="2021-05-26T16:47:00Z">
          <w:pPr>
            <w:widowControl w:val="0"/>
            <w:spacing w:before="0" w:beforeAutospacing="0" w:after="0" w:afterAutospacing="0" w:line="360" w:lineRule="auto"/>
            <w:ind w:left="5040"/>
            <w:jc w:val="both"/>
          </w:pPr>
        </w:pPrChange>
      </w:pPr>
    </w:p>
    <w:p w14:paraId="164BF327" w14:textId="77777777" w:rsidR="00A03B97" w:rsidRPr="009130F0" w:rsidRDefault="00A03B97" w:rsidP="00A03B97">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7ABBD796" w14:textId="4AC7CCF3" w:rsidR="00A03B97" w:rsidRPr="009130F0" w:rsidRDefault="00A03B97" w:rsidP="00A03B97">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460642670"/>
          <w:placeholder>
            <w:docPart w:val="A304CC357ABC40889B00F0EA4A9D3FB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98" w:author="Meryl Etman" w:date="2021-05-26T16:37:00Z">
            <w:r w:rsidR="003F6BD9">
              <w:rPr>
                <w:rFonts w:ascii="Times New Roman" w:eastAsia="Times New Roman" w:hAnsi="Times New Roman" w:cs="David"/>
                <w:color w:val="00B0F0"/>
                <w:sz w:val="20"/>
                <w:szCs w:val="24"/>
                <w:u w:val="single"/>
                <w:rtl/>
                <w:lang w:eastAsia="he-IL"/>
              </w:rPr>
              <w:t>רמאור בע"מ</w:t>
            </w:r>
          </w:ins>
        </w:sdtContent>
      </w:sdt>
    </w:p>
    <w:p w14:paraId="134A8D15" w14:textId="77777777" w:rsidR="00A03B97" w:rsidRDefault="00A03B97" w:rsidP="00A03B9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2E130E36" w14:textId="77777777" w:rsidR="00A03B97" w:rsidRPr="00B27B4C" w:rsidRDefault="00A03B97" w:rsidP="00A03B9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2C14EE35" w14:textId="77777777" w:rsidR="00A03B97" w:rsidRPr="00520499" w:rsidRDefault="00A03B97" w:rsidP="00A03B9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520499">
        <w:rPr>
          <w:rFonts w:ascii="Times New Roman" w:eastAsia="Times New Roman" w:hAnsi="Times New Roman" w:cs="David" w:hint="eastAsia"/>
          <w:sz w:val="24"/>
          <w:szCs w:val="24"/>
          <w:rtl/>
          <w:lang w:eastAsia="he-IL"/>
        </w:rPr>
        <w:t>ת</w:t>
      </w:r>
      <w:r w:rsidRPr="00520499">
        <w:rPr>
          <w:rFonts w:ascii="Times New Roman" w:eastAsia="Times New Roman" w:hAnsi="Times New Roman" w:cs="David"/>
          <w:sz w:val="24"/>
          <w:szCs w:val="24"/>
          <w:rtl/>
          <w:lang w:eastAsia="he-IL"/>
        </w:rPr>
        <w:t>.ז:____________</w:t>
      </w:r>
    </w:p>
    <w:p w14:paraId="3A0330C2" w14:textId="77777777" w:rsidR="00A03B97" w:rsidRPr="00520499" w:rsidRDefault="00A03B97" w:rsidP="00A03B9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520499">
        <w:rPr>
          <w:rFonts w:ascii="Times New Roman" w:eastAsia="Times New Roman" w:hAnsi="Times New Roman" w:cs="David" w:hint="eastAsia"/>
          <w:sz w:val="24"/>
          <w:szCs w:val="24"/>
          <w:rtl/>
          <w:lang w:eastAsia="he-IL"/>
        </w:rPr>
        <w:t>כתובת</w:t>
      </w:r>
      <w:r w:rsidRPr="00520499">
        <w:rPr>
          <w:rFonts w:ascii="Times New Roman" w:eastAsia="Times New Roman" w:hAnsi="Times New Roman" w:cs="David"/>
          <w:sz w:val="24"/>
          <w:szCs w:val="24"/>
          <w:rtl/>
          <w:lang w:eastAsia="he-IL"/>
        </w:rPr>
        <w:t>:__________</w:t>
      </w:r>
    </w:p>
    <w:p w14:paraId="27726396" w14:textId="77777777" w:rsidR="00A03B97" w:rsidRPr="00B27B4C" w:rsidRDefault="00A03B97" w:rsidP="00A03B97">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520499">
        <w:rPr>
          <w:rFonts w:ascii="Times New Roman" w:eastAsia="Times New Roman" w:hAnsi="Times New Roman" w:cs="David"/>
          <w:sz w:val="24"/>
          <w:szCs w:val="24"/>
          <w:rtl/>
          <w:lang w:eastAsia="he-IL"/>
          <w:rPrChange w:id="99" w:author="Meryl Etman" w:date="2021-05-26T16:47:00Z">
            <w:rPr>
              <w:rFonts w:ascii="Times New Roman" w:eastAsia="Times New Roman" w:hAnsi="Times New Roman" w:cs="David"/>
              <w:sz w:val="24"/>
              <w:szCs w:val="24"/>
              <w:highlight w:val="yellow"/>
              <w:rtl/>
              <w:lang w:eastAsia="he-IL"/>
            </w:rPr>
          </w:rPrChange>
        </w:rPr>
        <w:t xml:space="preserve">*מחק </w:t>
      </w:r>
      <w:r w:rsidRPr="00520499">
        <w:rPr>
          <w:rFonts w:ascii="Times New Roman" w:eastAsia="Times New Roman" w:hAnsi="Times New Roman" w:cs="David" w:hint="eastAsia"/>
          <w:sz w:val="24"/>
          <w:szCs w:val="24"/>
          <w:rtl/>
          <w:lang w:eastAsia="he-IL"/>
          <w:rPrChange w:id="100" w:author="Meryl Etman" w:date="2021-05-26T16:47:00Z">
            <w:rPr>
              <w:rFonts w:ascii="Times New Roman" w:eastAsia="Times New Roman" w:hAnsi="Times New Roman" w:cs="David" w:hint="eastAsia"/>
              <w:sz w:val="24"/>
              <w:szCs w:val="24"/>
              <w:highlight w:val="yellow"/>
              <w:rtl/>
              <w:lang w:eastAsia="he-IL"/>
            </w:rPr>
          </w:rPrChange>
        </w:rPr>
        <w:t>את</w:t>
      </w:r>
      <w:r w:rsidRPr="00520499">
        <w:rPr>
          <w:rFonts w:ascii="Times New Roman" w:eastAsia="Times New Roman" w:hAnsi="Times New Roman" w:cs="David"/>
          <w:sz w:val="24"/>
          <w:szCs w:val="24"/>
          <w:rtl/>
          <w:lang w:eastAsia="he-IL"/>
          <w:rPrChange w:id="101" w:author="Meryl Etman" w:date="2021-05-26T16:47:00Z">
            <w:rPr>
              <w:rFonts w:ascii="Times New Roman" w:eastAsia="Times New Roman" w:hAnsi="Times New Roman" w:cs="David"/>
              <w:sz w:val="24"/>
              <w:szCs w:val="24"/>
              <w:highlight w:val="yellow"/>
              <w:rtl/>
              <w:lang w:eastAsia="he-IL"/>
            </w:rPr>
          </w:rPrChange>
        </w:rPr>
        <w:t xml:space="preserve"> </w:t>
      </w:r>
      <w:r w:rsidRPr="00520499">
        <w:rPr>
          <w:rFonts w:ascii="Times New Roman" w:eastAsia="Times New Roman" w:hAnsi="Times New Roman" w:cs="David" w:hint="eastAsia"/>
          <w:sz w:val="24"/>
          <w:szCs w:val="24"/>
          <w:rtl/>
          <w:lang w:eastAsia="he-IL"/>
          <w:rPrChange w:id="102" w:author="Meryl Etman" w:date="2021-05-26T16:47:00Z">
            <w:rPr>
              <w:rFonts w:ascii="Times New Roman" w:eastAsia="Times New Roman" w:hAnsi="Times New Roman" w:cs="David" w:hint="eastAsia"/>
              <w:sz w:val="24"/>
              <w:szCs w:val="24"/>
              <w:highlight w:val="yellow"/>
              <w:rtl/>
              <w:lang w:eastAsia="he-IL"/>
            </w:rPr>
          </w:rPrChange>
        </w:rPr>
        <w:t>המיותר</w:t>
      </w:r>
    </w:p>
    <w:p w14:paraId="6A63348D" w14:textId="77777777" w:rsidR="00A03B97" w:rsidRPr="00B27B4C" w:rsidRDefault="00A03B97" w:rsidP="00A03B97">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4"/>
          <w:szCs w:val="24"/>
          <w:u w:val="single"/>
          <w:rtl/>
          <w:lang w:eastAsia="he-IL"/>
        </w:rPr>
        <w:br w:type="page"/>
      </w:r>
    </w:p>
    <w:p w14:paraId="7AE3F4DD" w14:textId="77777777" w:rsidR="00D80A75" w:rsidRPr="00232692" w:rsidRDefault="00D80A75" w:rsidP="00D80A75">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1635B4DA" w14:textId="77777777" w:rsidR="00D80A75" w:rsidRPr="0009511C" w:rsidRDefault="00D80A75" w:rsidP="00D80A75">
      <w:pPr>
        <w:widowControl w:val="0"/>
        <w:spacing w:before="0" w:beforeAutospacing="0" w:after="0" w:afterAutospacing="0" w:line="240" w:lineRule="auto"/>
        <w:jc w:val="center"/>
        <w:rPr>
          <w:rFonts w:ascii="David" w:eastAsia="Times New Roman" w:hAnsi="David" w:cs="David"/>
          <w:sz w:val="24"/>
          <w:szCs w:val="24"/>
          <w:lang w:eastAsia="he-IL"/>
        </w:rPr>
      </w:pPr>
    </w:p>
    <w:p w14:paraId="2567DEB2" w14:textId="77777777" w:rsidR="00D80A75" w:rsidRPr="002419E5" w:rsidRDefault="00D80A75" w:rsidP="00D80A75">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sidRPr="0009511C">
        <w:rPr>
          <w:rFonts w:ascii="Times New Roman" w:eastAsia="Times New Roman" w:hAnsi="Times New Roman" w:cs="David" w:hint="cs"/>
          <w:b/>
          <w:bCs/>
          <w:sz w:val="20"/>
          <w:szCs w:val="24"/>
          <w:u w:val="single"/>
          <w:rtl/>
          <w:lang w:eastAsia="he-IL"/>
        </w:rPr>
        <w:t>המתכנן</w:t>
      </w:r>
      <w:r w:rsidRPr="0009511C">
        <w:rPr>
          <w:rFonts w:ascii="David" w:eastAsia="Times New Roman" w:hAnsi="David" w:cs="David" w:hint="cs"/>
          <w:bCs/>
          <w:sz w:val="24"/>
          <w:szCs w:val="24"/>
          <w:u w:val="single"/>
          <w:rtl/>
          <w:lang w:eastAsia="he-IL"/>
        </w:rPr>
        <w:t xml:space="preserve"> </w:t>
      </w:r>
    </w:p>
    <w:p w14:paraId="1CD721CA" w14:textId="77777777" w:rsidR="00D80A75" w:rsidRPr="0009511C" w:rsidRDefault="00D80A75" w:rsidP="00D80A75">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w:t>
      </w:r>
      <w:r>
        <w:rPr>
          <w:rFonts w:ascii="David" w:eastAsia="Calibri" w:hAnsi="David" w:cs="David" w:hint="cs"/>
          <w:sz w:val="24"/>
          <w:szCs w:val="24"/>
          <w:rtl/>
        </w:rPr>
        <w:t xml:space="preserve">מתכנן </w:t>
      </w:r>
      <w:r w:rsidRPr="0009511C">
        <w:rPr>
          <w:rFonts w:ascii="David" w:eastAsia="Calibri" w:hAnsi="David" w:cs="David" w:hint="cs"/>
          <w:sz w:val="24"/>
          <w:szCs w:val="24"/>
          <w:rtl/>
        </w:rPr>
        <w:t>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04381508" w14:textId="77777777" w:rsidR="00D80A75" w:rsidRPr="0009511C" w:rsidRDefault="00D80A75" w:rsidP="00D80A7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לכיסוי חבותו המקצועית של ה</w:t>
      </w:r>
      <w:r>
        <w:rPr>
          <w:rFonts w:ascii="David" w:eastAsia="Calibri" w:hAnsi="David" w:cs="David" w:hint="cs"/>
          <w:sz w:val="24"/>
          <w:szCs w:val="24"/>
          <w:rtl/>
        </w:rPr>
        <w:t>מתכנן</w:t>
      </w:r>
      <w:r w:rsidRPr="0009511C">
        <w:rPr>
          <w:rFonts w:ascii="David" w:eastAsia="Calibri" w:hAnsi="David" w:cs="David" w:hint="cs"/>
          <w:sz w:val="24"/>
          <w:szCs w:val="24"/>
          <w:rtl/>
        </w:rPr>
        <w:t xml:space="preserve"> ביחס להתחייבויותיו על פי ההסכם הנדון.</w:t>
      </w:r>
    </w:p>
    <w:p w14:paraId="768B94CB" w14:textId="77777777" w:rsidR="00D80A75" w:rsidRPr="0009511C" w:rsidRDefault="00D80A75" w:rsidP="00D80A7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גבול האחריות על פי הפוליסה לא יפחת מ- 4,000,000 ₪  (ארבעה מליון ₪) לאירוע ובסה"כ לתקופת הביטוח.</w:t>
      </w:r>
    </w:p>
    <w:p w14:paraId="63D8151F" w14:textId="77777777" w:rsidR="00D80A75" w:rsidRPr="0009511C" w:rsidRDefault="00D80A75" w:rsidP="00D80A7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והבאים מטעמו, כמוגדר בפוליסה ובכפוף לתנאיה ולסייגיה. הביטוח כולל מועד למפרע שאינו מאוחר ממועד תחילת ביצוע העבודות על ידי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73AF3D52" w14:textId="77777777" w:rsidR="00D80A75" w:rsidRPr="0009511C" w:rsidRDefault="00D80A75" w:rsidP="00D80A7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xml:space="preserve">, המבטח חבות עפ"י פקודת הנזיקין (נוסח חדש) וחוק האחריות למוצרים פגומים תש"ם-1980,  כלפי כל העובדים, המועסקים על ידי </w:t>
      </w:r>
      <w:r>
        <w:rPr>
          <w:rFonts w:ascii="David" w:eastAsia="Calibri" w:hAnsi="David" w:cs="David" w:hint="cs"/>
          <w:sz w:val="24"/>
          <w:szCs w:val="24"/>
          <w:rtl/>
        </w:rPr>
        <w:t>המתכנן</w:t>
      </w:r>
      <w:r w:rsidRPr="0009511C">
        <w:rPr>
          <w:rFonts w:ascii="David" w:eastAsia="Calibri" w:hAnsi="David" w:cs="David" w:hint="cs"/>
          <w:sz w:val="24"/>
          <w:szCs w:val="24"/>
          <w:rtl/>
        </w:rPr>
        <w:t>,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24D064AF" w14:textId="77777777" w:rsidR="00D80A75" w:rsidRPr="0009511C" w:rsidRDefault="00D80A75" w:rsidP="00D80A7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כי הוא נושא בחובות מעביד כלשהם כלפי מי מעובדי </w:t>
      </w:r>
      <w:r>
        <w:rPr>
          <w:rFonts w:ascii="David" w:eastAsia="Calibri" w:hAnsi="David" w:cs="David" w:hint="cs"/>
          <w:sz w:val="24"/>
          <w:szCs w:val="24"/>
          <w:rtl/>
        </w:rPr>
        <w:t>המתכנן</w:t>
      </w:r>
      <w:r w:rsidRPr="0009511C">
        <w:rPr>
          <w:rFonts w:ascii="David" w:eastAsia="Calibri" w:hAnsi="David" w:cs="David" w:hint="cs"/>
          <w:sz w:val="24"/>
          <w:szCs w:val="24"/>
          <w:rtl/>
        </w:rPr>
        <w:t>.</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69B344A5" w14:textId="77777777" w:rsidR="00D80A75" w:rsidRPr="0009511C" w:rsidRDefault="00D80A75" w:rsidP="00D80A7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על פי דין בגבול אחריות שלא יפחת מ- 4,000,000 ₪ (ארבעה מיליון ₪) למקרה ולתקופת ביטוח שנתית, בגין אירועים הנובעים במישרין ו/או בעקיפין מפעולותיו של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ו/או כל מי שפועל מטעמו וכל הבאים מכוחו ויחול על כל אובדן ו/או נזק לגוף ו/או לרכוש.</w:t>
      </w:r>
    </w:p>
    <w:p w14:paraId="1D5D5B30" w14:textId="77777777" w:rsidR="00D80A75" w:rsidRPr="0009511C" w:rsidRDefault="00D80A75" w:rsidP="00D80A7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 xml:space="preserve">הביטוח מורחב לשפות את המזמין בגין אחריותו למעשי ו/או מחדלי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והבאים מטעמו, וזאת בכפוף לסעיף אחריות צולבת לפי נחשב הביטוח כאילו נערך בנפרד עבור כל אחד מיחידי המבוטח.  רכוש המזמין ייחשב כרכוש צד שלישי.</w:t>
      </w:r>
    </w:p>
    <w:p w14:paraId="218013D6" w14:textId="77777777" w:rsidR="00D80A75" w:rsidRPr="0009511C" w:rsidRDefault="00D80A75" w:rsidP="00D80A75">
      <w:pPr>
        <w:numPr>
          <w:ilvl w:val="0"/>
          <w:numId w:val="26"/>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4985B296" w14:textId="77777777" w:rsidR="00D80A75" w:rsidRPr="0009511C" w:rsidRDefault="00D80A75" w:rsidP="00D80A75">
      <w:pPr>
        <w:numPr>
          <w:ilvl w:val="0"/>
          <w:numId w:val="26"/>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29210706" w14:textId="77777777" w:rsidR="00D80A75" w:rsidRPr="0009511C" w:rsidRDefault="00D80A75" w:rsidP="00D80A75">
      <w:pPr>
        <w:numPr>
          <w:ilvl w:val="0"/>
          <w:numId w:val="26"/>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כמו כן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מתחייב שהכיסוי על פי הפוליסות לא יבוטל ולא יחול בו שינוי לרעה, אלא אם תימסר הודעה כתובה בדואר רשום לידי המזמין לפחות 60 יום מראש.</w:t>
      </w:r>
    </w:p>
    <w:p w14:paraId="7317458C" w14:textId="77777777" w:rsidR="00D80A75" w:rsidRPr="0009511C" w:rsidRDefault="00D80A75" w:rsidP="00D80A75">
      <w:pPr>
        <w:numPr>
          <w:ilvl w:val="0"/>
          <w:numId w:val="26"/>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5ED3F9ED" w14:textId="77777777" w:rsidR="00D80A75" w:rsidRPr="0009511C" w:rsidRDefault="00D80A75" w:rsidP="00D80A75">
      <w:pPr>
        <w:jc w:val="both"/>
        <w:rPr>
          <w:rFonts w:ascii="David" w:eastAsia="Calibri" w:hAnsi="David" w:cs="David"/>
          <w:sz w:val="24"/>
          <w:szCs w:val="24"/>
          <w:rtl/>
        </w:rPr>
      </w:pPr>
      <w:r w:rsidRPr="0009511C">
        <w:rPr>
          <w:rFonts w:ascii="David" w:eastAsia="Calibri" w:hAnsi="David" w:cs="David" w:hint="cs"/>
          <w:sz w:val="24"/>
          <w:szCs w:val="24"/>
          <w:rtl/>
        </w:rPr>
        <w:t xml:space="preserve"> </w:t>
      </w:r>
    </w:p>
    <w:p w14:paraId="0527F2DC" w14:textId="77777777" w:rsidR="00D80A75" w:rsidRPr="0009511C" w:rsidRDefault="00D80A75" w:rsidP="00D80A75">
      <w:pPr>
        <w:ind w:left="364"/>
        <w:contextualSpacing/>
        <w:rPr>
          <w:rFonts w:ascii="Times New Roman" w:eastAsia="Calibri" w:hAnsi="Times New Roman" w:cs="Arial"/>
          <w:rtl/>
        </w:rPr>
      </w:pPr>
    </w:p>
    <w:p w14:paraId="689C9BC4"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B1090BC"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58D50AB"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95C77D4"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B6DD356"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F51637C"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0624C55"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617533D"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7E11664"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124BBE4"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948F133"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E59DD0F"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88276BE"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0123F3F"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7114721"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CE27E8D"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81DBE97"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82578C1"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0964C0C"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0F02A39"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8909995"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E60D0E8"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33B1DB7"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DEFA942"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E3D1028"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7A1BDCC"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2FB3132"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99B2F32"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16E5773"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11D98CA"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77B5831"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1F355B2"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F2B7E47"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2986A38"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C2FCD11"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0DB0682"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D954A1E"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3495724"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FA0B0DA"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2ADA4EA"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A9C7973"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FEC25D2"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173921F" w14:textId="77777777" w:rsidR="00D80A75"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Pr>
          <w:rFonts w:ascii="Times New Roman" w:eastAsia="Times New Roman" w:hAnsi="Times New Roman" w:cs="David"/>
          <w:bCs/>
          <w:sz w:val="24"/>
          <w:szCs w:val="24"/>
          <w:u w:val="single"/>
          <w:rtl/>
          <w:lang w:eastAsia="he-IL"/>
        </w:rPr>
        <w:br w:type="page"/>
      </w:r>
    </w:p>
    <w:p w14:paraId="79B9AF3C" w14:textId="77777777" w:rsidR="00D80A75" w:rsidRPr="002419E5" w:rsidRDefault="00D80A75" w:rsidP="00D80A75">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63849A4A" w14:textId="77777777" w:rsidR="00D80A75" w:rsidRDefault="00D80A75" w:rsidP="00D80A75">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711FEEB5" w14:textId="77777777" w:rsidR="00D80A75" w:rsidRPr="00400B84" w:rsidRDefault="00D80A75" w:rsidP="00D80A75">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D80A75" w:rsidRPr="0009511C" w14:paraId="0F20117A" w14:textId="77777777" w:rsidTr="005E6C84">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7115902F"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634953C8"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D80A75" w:rsidRPr="0009511C" w14:paraId="49E7919A" w14:textId="77777777" w:rsidTr="005E6C84">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5C4B256C"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D80A75" w:rsidRPr="0009511C" w14:paraId="5FABBCF5" w14:textId="77777777" w:rsidTr="005E6C84">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53C993F7"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773E4E75"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2C54D5A4"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4D94C739"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D80A75" w:rsidRPr="0009511C" w14:paraId="31CCB4C8" w14:textId="77777777" w:rsidTr="005E6C84">
        <w:trPr>
          <w:trHeight w:val="551"/>
        </w:trPr>
        <w:tc>
          <w:tcPr>
            <w:tcW w:w="4068" w:type="dxa"/>
            <w:tcBorders>
              <w:top w:val="single" w:sz="4" w:space="0" w:color="auto"/>
              <w:left w:val="single" w:sz="4" w:space="0" w:color="auto"/>
              <w:bottom w:val="single" w:sz="4" w:space="0" w:color="auto"/>
              <w:right w:val="single" w:sz="4" w:space="0" w:color="auto"/>
            </w:tcBorders>
            <w:hideMark/>
          </w:tcPr>
          <w:p w14:paraId="5A7CE861"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04EBC83A"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646D1DA1"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49168B0B" w14:textId="77777777" w:rsidR="00D80A75" w:rsidRPr="0009511C" w:rsidRDefault="00D80A75" w:rsidP="005E6C84">
            <w:pPr>
              <w:spacing w:before="0" w:beforeAutospacing="0" w:after="0" w:afterAutospacing="0" w:line="240" w:lineRule="auto"/>
              <w:ind w:left="50" w:right="78"/>
              <w:rPr>
                <w:rFonts w:ascii="David" w:eastAsia="Calibri" w:hAnsi="David" w:cs="David"/>
                <w:b/>
                <w:sz w:val="24"/>
                <w:szCs w:val="24"/>
                <w:rtl/>
                <w:lang w:eastAsia="he-IL"/>
              </w:rPr>
            </w:pPr>
          </w:p>
          <w:p w14:paraId="00E111DF" w14:textId="77777777" w:rsidR="00D80A75" w:rsidRPr="0009511C" w:rsidRDefault="00D80A75" w:rsidP="005E6C8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55774890" w14:textId="77777777" w:rsidR="00D80A75" w:rsidRPr="0009511C" w:rsidRDefault="00D80A75" w:rsidP="005E6C84">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5C27B120" w14:textId="77777777" w:rsidR="00D80A75" w:rsidRPr="0009511C" w:rsidRDefault="00D80A75" w:rsidP="005E6C84">
            <w:pPr>
              <w:spacing w:before="0" w:beforeAutospacing="0" w:after="0" w:afterAutospacing="0" w:line="240" w:lineRule="auto"/>
              <w:ind w:left="50" w:right="78"/>
              <w:rPr>
                <w:rFonts w:ascii="David" w:eastAsia="Calibri" w:hAnsi="David" w:cs="David"/>
                <w:b/>
                <w:sz w:val="24"/>
                <w:szCs w:val="24"/>
                <w:rtl/>
                <w:lang w:eastAsia="he-IL"/>
              </w:rPr>
            </w:pPr>
          </w:p>
          <w:p w14:paraId="79C304BE" w14:textId="77777777" w:rsidR="00D80A75" w:rsidRPr="0009511C" w:rsidRDefault="00D80A75" w:rsidP="005E6C8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4999F159" w14:textId="77777777" w:rsidR="00D80A75" w:rsidRPr="0009511C" w:rsidRDefault="00D80A75" w:rsidP="005E6C84">
            <w:pPr>
              <w:spacing w:before="0" w:beforeAutospacing="0" w:after="0" w:afterAutospacing="0" w:line="240" w:lineRule="auto"/>
              <w:ind w:left="50" w:right="78"/>
              <w:rPr>
                <w:rFonts w:ascii="David" w:eastAsia="Calibri" w:hAnsi="David" w:cs="David"/>
                <w:b/>
                <w:sz w:val="24"/>
                <w:szCs w:val="24"/>
                <w:rtl/>
                <w:lang w:eastAsia="he-IL"/>
              </w:rPr>
            </w:pPr>
          </w:p>
        </w:tc>
      </w:tr>
      <w:tr w:rsidR="00D80A75" w:rsidRPr="0009511C" w14:paraId="614D303E" w14:textId="77777777" w:rsidTr="005E6C84">
        <w:trPr>
          <w:trHeight w:val="571"/>
        </w:trPr>
        <w:tc>
          <w:tcPr>
            <w:tcW w:w="4068" w:type="dxa"/>
            <w:tcBorders>
              <w:top w:val="single" w:sz="4" w:space="0" w:color="auto"/>
              <w:left w:val="single" w:sz="4" w:space="0" w:color="auto"/>
              <w:bottom w:val="single" w:sz="4" w:space="0" w:color="auto"/>
              <w:right w:val="single" w:sz="4" w:space="0" w:color="auto"/>
            </w:tcBorders>
            <w:hideMark/>
          </w:tcPr>
          <w:p w14:paraId="15402125"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58443CAA"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4CD836C0"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DB93A4B" w14:textId="77777777" w:rsidR="00D80A75" w:rsidRPr="0009511C" w:rsidRDefault="00D80A75" w:rsidP="005E6C84">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5FE2137" w14:textId="77777777" w:rsidR="00D80A75" w:rsidRPr="0009511C" w:rsidRDefault="00D80A75" w:rsidP="005E6C84">
            <w:pPr>
              <w:spacing w:before="0" w:beforeAutospacing="0" w:after="0" w:afterAutospacing="0" w:line="256" w:lineRule="auto"/>
              <w:rPr>
                <w:rFonts w:ascii="David" w:eastAsia="Calibri" w:hAnsi="David" w:cs="David"/>
                <w:b/>
                <w:sz w:val="24"/>
                <w:szCs w:val="24"/>
                <w:lang w:eastAsia="he-IL"/>
              </w:rPr>
            </w:pPr>
          </w:p>
        </w:tc>
      </w:tr>
      <w:tr w:rsidR="00D80A75" w:rsidRPr="0009511C" w14:paraId="4A963D11" w14:textId="77777777" w:rsidTr="005E6C84">
        <w:trPr>
          <w:trHeight w:val="391"/>
        </w:trPr>
        <w:tc>
          <w:tcPr>
            <w:tcW w:w="4068" w:type="dxa"/>
            <w:tcBorders>
              <w:top w:val="single" w:sz="4" w:space="0" w:color="auto"/>
              <w:left w:val="single" w:sz="4" w:space="0" w:color="auto"/>
              <w:bottom w:val="single" w:sz="4" w:space="0" w:color="auto"/>
              <w:right w:val="single" w:sz="4" w:space="0" w:color="auto"/>
            </w:tcBorders>
            <w:hideMark/>
          </w:tcPr>
          <w:p w14:paraId="69409EA0"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6F1253BD"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2D235DEA" w14:textId="77777777" w:rsidR="00D80A75" w:rsidRPr="0009511C" w:rsidRDefault="00D80A75" w:rsidP="005E6C84">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0D6B558" w14:textId="77777777" w:rsidR="00D80A75" w:rsidRPr="0009511C" w:rsidRDefault="00D80A75" w:rsidP="005E6C84">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7F7DAEC" w14:textId="77777777" w:rsidR="00D80A75" w:rsidRPr="0009511C" w:rsidRDefault="00D80A75" w:rsidP="005E6C84">
            <w:pPr>
              <w:spacing w:before="0" w:beforeAutospacing="0" w:after="0" w:afterAutospacing="0" w:line="256" w:lineRule="auto"/>
              <w:rPr>
                <w:rFonts w:ascii="David" w:eastAsia="Calibri" w:hAnsi="David" w:cs="David"/>
                <w:b/>
                <w:sz w:val="24"/>
                <w:szCs w:val="24"/>
                <w:lang w:eastAsia="he-IL"/>
              </w:rPr>
            </w:pPr>
          </w:p>
        </w:tc>
      </w:tr>
    </w:tbl>
    <w:p w14:paraId="00B18AE6" w14:textId="77777777" w:rsidR="00D80A75" w:rsidRPr="0009511C" w:rsidRDefault="00D80A75" w:rsidP="00D80A75">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D80A75" w:rsidRPr="0009511C" w14:paraId="0EAF0B08" w14:textId="77777777" w:rsidTr="005E6C84">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362A453D"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D80A75" w:rsidRPr="0009511C" w14:paraId="2C476D5A" w14:textId="77777777" w:rsidTr="005E6C84">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6C46F6FD"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797E33E1"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p>
          <w:p w14:paraId="79993532"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59AC61D"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1DAEFF42"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5D834DB5"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11490494"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394163DA"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1CA083FB"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54F3E93B"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D80A75" w:rsidRPr="0009511C" w14:paraId="52B9A7B0" w14:textId="77777777" w:rsidTr="005E6C84">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4B3AE545" w14:textId="77777777" w:rsidR="00D80A75" w:rsidRPr="0009511C" w:rsidRDefault="00D80A75" w:rsidP="005E6C84">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2D7A5E29" w14:textId="77777777" w:rsidR="00D80A75" w:rsidRPr="0009511C" w:rsidRDefault="00D80A75" w:rsidP="005E6C84">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4A7B196B" w14:textId="77777777" w:rsidR="00D80A75" w:rsidRPr="0009511C" w:rsidRDefault="00D80A75" w:rsidP="005E6C84">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6F8B057F" w14:textId="77777777" w:rsidR="00D80A75" w:rsidRPr="0009511C" w:rsidRDefault="00D80A75" w:rsidP="005E6C84">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435EBAFE" w14:textId="77777777" w:rsidR="00D80A75" w:rsidRPr="0009511C" w:rsidRDefault="00D80A75" w:rsidP="005E6C84">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243884CE"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274BA735"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1C5A63F6" w14:textId="77777777" w:rsidR="00D80A75" w:rsidRPr="0009511C" w:rsidRDefault="00D80A75" w:rsidP="005E6C84">
            <w:pPr>
              <w:spacing w:before="0" w:beforeAutospacing="0" w:after="0" w:afterAutospacing="0" w:line="256" w:lineRule="auto"/>
              <w:rPr>
                <w:rFonts w:ascii="David" w:eastAsia="Calibri" w:hAnsi="David" w:cs="David"/>
                <w:sz w:val="24"/>
                <w:szCs w:val="24"/>
                <w:lang w:eastAsia="he-IL"/>
              </w:rPr>
            </w:pPr>
          </w:p>
        </w:tc>
      </w:tr>
      <w:tr w:rsidR="00D80A75" w:rsidRPr="0009511C" w14:paraId="16D8AF66" w14:textId="77777777" w:rsidTr="005E6C84">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3762E42E"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67D878FF"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76A6C8FE"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7779A9DD"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11766B37"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06FBCE10"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051CEE51"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41EF5D3C" w14:textId="77777777" w:rsidR="00D80A75" w:rsidRPr="0009511C" w:rsidRDefault="00D80A75" w:rsidP="005E6C84">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D80A75" w:rsidRPr="0009511C" w14:paraId="39ADC5CB" w14:textId="77777777" w:rsidTr="005E6C84">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11CDA56A"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194F8051"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19FA6EBB"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3776C477"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625BDC79"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79260697"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42D7B9A1"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68F9292E" w14:textId="77777777" w:rsidR="00D80A75" w:rsidRPr="0009511C" w:rsidRDefault="00D80A75" w:rsidP="005E6C84">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D80A75" w:rsidRPr="0009511C" w14:paraId="59390836" w14:textId="77777777" w:rsidTr="005E6C84">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5A89CECB"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73CF179C" w14:textId="77777777" w:rsidR="00D80A75" w:rsidRPr="0009511C" w:rsidRDefault="00D80A75" w:rsidP="005E6C84">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6AC9C204" w14:textId="77777777" w:rsidR="00D80A75" w:rsidRPr="0009511C" w:rsidRDefault="00D80A75" w:rsidP="005E6C84">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59250784" w14:textId="77777777" w:rsidR="00D80A75" w:rsidRPr="0009511C" w:rsidRDefault="00D80A75" w:rsidP="005E6C84">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7C9E3ABA" w14:textId="77777777" w:rsidR="00D80A75" w:rsidRPr="0009511C" w:rsidRDefault="00D80A75" w:rsidP="005E6C84">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5D3FE15D" w14:textId="77777777" w:rsidR="00D80A75" w:rsidRPr="0009511C" w:rsidRDefault="00D80A75" w:rsidP="005E6C84">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76B586EC"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2D05F948" w14:textId="77777777" w:rsidR="00D80A75" w:rsidRPr="0009511C" w:rsidRDefault="00D80A75" w:rsidP="005E6C84">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7BFCDD46" w14:textId="77777777" w:rsidR="00D80A75" w:rsidRPr="0009511C" w:rsidRDefault="00D80A75" w:rsidP="00D80A75">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D80A75" w:rsidRPr="0009511C" w14:paraId="5B38C33C" w14:textId="77777777" w:rsidTr="005E6C84">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2EC1C895" w14:textId="77777777" w:rsidR="00D80A75" w:rsidRPr="0009511C" w:rsidRDefault="00D80A75" w:rsidP="005E6C8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D80A75" w:rsidRPr="0009511C" w14:paraId="36B13BED" w14:textId="77777777" w:rsidTr="005E6C84">
        <w:trPr>
          <w:trHeight w:val="798"/>
        </w:trPr>
        <w:tc>
          <w:tcPr>
            <w:tcW w:w="11530" w:type="dxa"/>
            <w:tcBorders>
              <w:top w:val="single" w:sz="4" w:space="0" w:color="auto"/>
              <w:left w:val="single" w:sz="4" w:space="0" w:color="auto"/>
              <w:bottom w:val="single" w:sz="4" w:space="0" w:color="auto"/>
              <w:right w:val="single" w:sz="4" w:space="0" w:color="auto"/>
            </w:tcBorders>
            <w:hideMark/>
          </w:tcPr>
          <w:p w14:paraId="2BA6BD19" w14:textId="77777777" w:rsidR="00D80A75" w:rsidRPr="0009511C" w:rsidRDefault="00D80A75" w:rsidP="005E6C8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4854D6C1" w14:textId="77777777" w:rsidR="00D80A75" w:rsidRPr="0009511C" w:rsidRDefault="00D80A75" w:rsidP="00D80A75">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D80A75" w:rsidRPr="0009511C" w14:paraId="40CED4FD" w14:textId="77777777" w:rsidTr="005E6C84">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79BF73EA" w14:textId="77777777" w:rsidR="00D80A75" w:rsidRPr="0009511C" w:rsidRDefault="00D80A75" w:rsidP="005E6C84">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t>חתימת האישור</w:t>
            </w:r>
          </w:p>
        </w:tc>
      </w:tr>
      <w:tr w:rsidR="00D80A75" w:rsidRPr="0009511C" w14:paraId="465263F9" w14:textId="77777777" w:rsidTr="005E6C84">
        <w:trPr>
          <w:trHeight w:val="598"/>
        </w:trPr>
        <w:tc>
          <w:tcPr>
            <w:tcW w:w="11530" w:type="dxa"/>
            <w:tcBorders>
              <w:top w:val="single" w:sz="4" w:space="0" w:color="auto"/>
              <w:left w:val="single" w:sz="4" w:space="0" w:color="auto"/>
              <w:bottom w:val="single" w:sz="4" w:space="0" w:color="auto"/>
              <w:right w:val="single" w:sz="4" w:space="0" w:color="auto"/>
            </w:tcBorders>
            <w:hideMark/>
          </w:tcPr>
          <w:p w14:paraId="59CDC6D9" w14:textId="77777777" w:rsidR="00D80A75" w:rsidRPr="0009511C" w:rsidRDefault="00D80A75" w:rsidP="005E6C8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61D22BEF" w14:textId="77777777" w:rsidR="00D80A75" w:rsidRPr="0009511C" w:rsidRDefault="00D80A75" w:rsidP="00D80A75">
      <w:pPr>
        <w:spacing w:before="0" w:beforeAutospacing="0" w:after="200" w:afterAutospacing="0" w:line="276"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D80A75" w:rsidRPr="0009511C" w14:paraId="45288A05" w14:textId="77777777" w:rsidTr="005E6C84">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56EC5FEA" w14:textId="77777777" w:rsidR="00D80A75" w:rsidRPr="0009511C" w:rsidRDefault="00D80A75" w:rsidP="005E6C8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D80A75" w:rsidRPr="0009511C" w14:paraId="24FE8825" w14:textId="77777777" w:rsidTr="005E6C84">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3F43BEE1" w14:textId="77777777" w:rsidR="00D80A75" w:rsidRPr="0009511C" w:rsidRDefault="00D80A75" w:rsidP="005E6C84">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53B9B514"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16649E9A" w14:textId="77777777" w:rsidR="002B2234" w:rsidRPr="002B2234" w:rsidRDefault="00D80A75" w:rsidP="00D80A75">
      <w:pPr>
        <w:widowControl w:val="0"/>
        <w:tabs>
          <w:tab w:val="left" w:pos="1811"/>
        </w:tabs>
        <w:spacing w:before="0" w:beforeAutospacing="0" w:after="0" w:afterAutospacing="0" w:line="240" w:lineRule="auto"/>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ab/>
      </w:r>
    </w:p>
    <w:p w14:paraId="2D2547B9" w14:textId="77777777" w:rsidR="00D80A75" w:rsidRDefault="00D80A75" w:rsidP="00D80A75">
      <w:pPr>
        <w:widowControl w:val="0"/>
        <w:spacing w:before="0" w:beforeAutospacing="0" w:after="0" w:afterAutospacing="0" w:line="240" w:lineRule="auto"/>
        <w:rPr>
          <w:rFonts w:ascii="Times New Roman" w:eastAsia="Times New Roman" w:hAnsi="Times New Roman" w:cs="David"/>
          <w:b/>
          <w:bCs/>
          <w:sz w:val="20"/>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r>
        <w:rPr>
          <w:rFonts w:ascii="Times New Roman" w:eastAsia="Times New Roman" w:hAnsi="Times New Roman" w:cs="David"/>
          <w:b/>
          <w:bCs/>
          <w:sz w:val="20"/>
          <w:szCs w:val="24"/>
          <w:u w:val="single"/>
          <w:rtl/>
          <w:lang w:eastAsia="he-IL"/>
        </w:rPr>
        <w:br w:type="page"/>
      </w:r>
    </w:p>
    <w:p w14:paraId="0A3D4C84" w14:textId="77777777" w:rsidR="002B2234" w:rsidRPr="002B2234" w:rsidRDefault="002B2234" w:rsidP="00D80A75">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2B2234">
        <w:rPr>
          <w:rFonts w:ascii="Times New Roman" w:eastAsia="Times New Roman" w:hAnsi="Times New Roman" w:cs="David" w:hint="cs"/>
          <w:b/>
          <w:bCs/>
          <w:sz w:val="20"/>
          <w:szCs w:val="24"/>
          <w:u w:val="single"/>
          <w:rtl/>
          <w:lang w:eastAsia="he-IL"/>
        </w:rPr>
        <w:t xml:space="preserve">נספח </w:t>
      </w:r>
      <w:r w:rsidR="00A03B97">
        <w:rPr>
          <w:rFonts w:ascii="Times New Roman" w:eastAsia="Times New Roman" w:hAnsi="Times New Roman" w:cs="David" w:hint="cs"/>
          <w:b/>
          <w:bCs/>
          <w:sz w:val="20"/>
          <w:szCs w:val="24"/>
          <w:u w:val="single"/>
          <w:rtl/>
          <w:lang w:eastAsia="he-IL"/>
        </w:rPr>
        <w:t>"</w:t>
      </w:r>
      <w:r w:rsidRPr="002B2234">
        <w:rPr>
          <w:rFonts w:ascii="Times New Roman" w:eastAsia="Times New Roman" w:hAnsi="Times New Roman" w:cs="David" w:hint="cs"/>
          <w:b/>
          <w:bCs/>
          <w:sz w:val="20"/>
          <w:szCs w:val="24"/>
          <w:u w:val="single"/>
          <w:rtl/>
          <w:lang w:eastAsia="he-IL"/>
        </w:rPr>
        <w:t>ח</w:t>
      </w:r>
      <w:r w:rsidR="00A03B97">
        <w:rPr>
          <w:rFonts w:ascii="Times New Roman" w:eastAsia="Times New Roman" w:hAnsi="Times New Roman" w:cs="David" w:hint="cs"/>
          <w:b/>
          <w:bCs/>
          <w:sz w:val="20"/>
          <w:szCs w:val="24"/>
          <w:u w:val="single"/>
          <w:rtl/>
          <w:lang w:eastAsia="he-IL"/>
        </w:rPr>
        <w:t>'</w:t>
      </w:r>
      <w:r w:rsidRPr="002B2234">
        <w:rPr>
          <w:rFonts w:ascii="Times New Roman" w:eastAsia="Times New Roman" w:hAnsi="Times New Roman" w:cs="David" w:hint="cs"/>
          <w:b/>
          <w:bCs/>
          <w:sz w:val="20"/>
          <w:szCs w:val="24"/>
          <w:u w:val="single"/>
          <w:rtl/>
          <w:lang w:eastAsia="he-IL"/>
        </w:rPr>
        <w:t>'</w:t>
      </w:r>
    </w:p>
    <w:p w14:paraId="6CAD224B" w14:textId="77777777" w:rsidR="002B2234" w:rsidRPr="002B2234" w:rsidRDefault="002B2234" w:rsidP="002B2234">
      <w:pPr>
        <w:widowControl w:val="0"/>
        <w:spacing w:before="0" w:beforeAutospacing="0" w:after="0" w:afterAutospacing="0" w:line="240" w:lineRule="auto"/>
        <w:ind w:hanging="720"/>
        <w:jc w:val="center"/>
        <w:rPr>
          <w:rFonts w:ascii="Times New Roman" w:eastAsia="Times New Roman" w:hAnsi="Times New Roman" w:cs="David"/>
          <w:b/>
          <w:bCs/>
          <w:sz w:val="20"/>
          <w:szCs w:val="24"/>
          <w:u w:val="single"/>
          <w:lang w:eastAsia="he-IL"/>
        </w:rPr>
      </w:pPr>
    </w:p>
    <w:p w14:paraId="490975E1" w14:textId="77777777" w:rsidR="002B2234" w:rsidRPr="002B2234" w:rsidRDefault="002B2234" w:rsidP="002B2234">
      <w:pPr>
        <w:widowControl w:val="0"/>
        <w:spacing w:before="0" w:beforeAutospacing="0" w:after="0" w:afterAutospacing="0" w:line="240" w:lineRule="auto"/>
        <w:ind w:hanging="720"/>
        <w:jc w:val="center"/>
        <w:rPr>
          <w:rFonts w:ascii="Times New Roman" w:eastAsia="Times New Roman" w:hAnsi="Times New Roman" w:cs="David"/>
          <w:sz w:val="20"/>
          <w:szCs w:val="24"/>
          <w:rtl/>
          <w:lang w:eastAsia="he-IL"/>
        </w:rPr>
      </w:pPr>
      <w:r w:rsidRPr="002B2234">
        <w:rPr>
          <w:rFonts w:ascii="Times New Roman" w:eastAsia="Times New Roman" w:hAnsi="Times New Roman" w:cs="David" w:hint="cs"/>
          <w:b/>
          <w:bCs/>
          <w:sz w:val="20"/>
          <w:szCs w:val="24"/>
          <w:u w:val="single"/>
          <w:rtl/>
          <w:lang w:eastAsia="he-IL"/>
        </w:rPr>
        <w:t>רשימת התכניות והמסמכים שעל המתכנן להנפיק</w:t>
      </w:r>
    </w:p>
    <w:p w14:paraId="0AFC2277" w14:textId="77777777" w:rsidR="002B2234" w:rsidRPr="002B2234" w:rsidRDefault="002B2234" w:rsidP="002B2234">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5C2EE06"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למען הסר ספק יובהר כי מסמך זה מהווה השלמה והבהרה לנספח ב' ובכל מקרה אינו גורע ממנו.</w:t>
      </w:r>
    </w:p>
    <w:p w14:paraId="223217E6"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76CBA379"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1.</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b/>
          <w:bCs/>
          <w:sz w:val="24"/>
          <w:szCs w:val="24"/>
          <w:u w:val="single"/>
          <w:rtl/>
          <w:lang w:eastAsia="he-IL"/>
        </w:rPr>
        <w:t>במגרשי הבניה/במבנים</w:t>
      </w:r>
    </w:p>
    <w:p w14:paraId="7D4B5FC0"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4FA54043" w14:textId="77777777" w:rsidR="002B2234" w:rsidRPr="002B2234" w:rsidRDefault="002B2234" w:rsidP="002B2234">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1.1</w:t>
      </w:r>
      <w:r w:rsidRPr="002B2234">
        <w:rPr>
          <w:rFonts w:ascii="Times New Roman" w:eastAsia="Times New Roman" w:hAnsi="Times New Roman" w:cs="David"/>
          <w:sz w:val="24"/>
          <w:szCs w:val="24"/>
          <w:rtl/>
          <w:lang w:eastAsia="he-IL"/>
        </w:rPr>
        <w:tab/>
        <w:t>תכנית הארקות יסוד + פרטים.</w:t>
      </w:r>
    </w:p>
    <w:p w14:paraId="119F1964"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F9DDD02" w14:textId="77777777" w:rsidR="002B2234" w:rsidRPr="002B2234" w:rsidRDefault="002B2234" w:rsidP="002B2234">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1.2</w:t>
      </w:r>
      <w:r w:rsidRPr="002B2234">
        <w:rPr>
          <w:rFonts w:ascii="Times New Roman" w:eastAsia="Times New Roman" w:hAnsi="Times New Roman" w:cs="David"/>
          <w:sz w:val="24"/>
          <w:szCs w:val="24"/>
          <w:rtl/>
          <w:lang w:eastAsia="he-IL"/>
        </w:rPr>
        <w:tab/>
        <w:t>תכנית הזנות חשמל ותקשורת למבנה.</w:t>
      </w:r>
    </w:p>
    <w:p w14:paraId="06345ABD"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189C34D" w14:textId="77777777" w:rsidR="002B2234" w:rsidRPr="002B2234" w:rsidRDefault="002B2234" w:rsidP="00A03B97">
      <w:pPr>
        <w:widowControl w:val="0"/>
        <w:spacing w:before="0" w:beforeAutospacing="0" w:after="0" w:afterAutospacing="0" w:line="240" w:lineRule="auto"/>
        <w:ind w:left="651" w:right="-426"/>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1.3</w:t>
      </w:r>
      <w:r w:rsidRPr="002B2234">
        <w:rPr>
          <w:rFonts w:ascii="Times New Roman" w:eastAsia="Times New Roman" w:hAnsi="Times New Roman" w:cs="David"/>
          <w:sz w:val="24"/>
          <w:szCs w:val="24"/>
          <w:rtl/>
          <w:lang w:eastAsia="he-IL"/>
        </w:rPr>
        <w:tab/>
        <w:t xml:space="preserve">תכנית קומת מרתף (כל קומה בנפרד) </w:t>
      </w:r>
      <w:r w:rsidRPr="002B2234">
        <w:rPr>
          <w:rFonts w:ascii="Times New Roman" w:eastAsia="Times New Roman" w:hAnsi="Times New Roman" w:cs="David"/>
          <w:sz w:val="24"/>
          <w:szCs w:val="24"/>
          <w:lang w:eastAsia="he-IL"/>
        </w:rPr>
        <w:t>–</w:t>
      </w:r>
      <w:r w:rsidRPr="002B2234">
        <w:rPr>
          <w:rFonts w:ascii="Times New Roman" w:eastAsia="Times New Roman" w:hAnsi="Times New Roman" w:cs="David"/>
          <w:sz w:val="24"/>
          <w:szCs w:val="24"/>
          <w:rtl/>
          <w:lang w:eastAsia="he-IL"/>
        </w:rPr>
        <w:t xml:space="preserve"> ת</w:t>
      </w:r>
      <w:r w:rsidR="00A03B97">
        <w:rPr>
          <w:rFonts w:ascii="Times New Roman" w:eastAsia="Times New Roman" w:hAnsi="Times New Roman" w:cs="David" w:hint="cs"/>
          <w:sz w:val="24"/>
          <w:szCs w:val="24"/>
          <w:rtl/>
          <w:lang w:eastAsia="he-IL"/>
        </w:rPr>
        <w:t>י</w:t>
      </w:r>
      <w:r w:rsidRPr="002B2234">
        <w:rPr>
          <w:rFonts w:ascii="Times New Roman" w:eastAsia="Times New Roman" w:hAnsi="Times New Roman" w:cs="David"/>
          <w:sz w:val="24"/>
          <w:szCs w:val="24"/>
          <w:rtl/>
          <w:lang w:eastAsia="he-IL"/>
        </w:rPr>
        <w:t>אור חדרי חשמל, חדרי גנרטורים, חדרי בזק.</w:t>
      </w:r>
    </w:p>
    <w:p w14:paraId="3D16351E"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8009911" w14:textId="77777777" w:rsidR="002B2234" w:rsidRPr="002B2234" w:rsidRDefault="002B2234" w:rsidP="002B2234">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1.4</w:t>
      </w:r>
      <w:r w:rsidRPr="002B2234">
        <w:rPr>
          <w:rFonts w:ascii="Times New Roman" w:eastAsia="Times New Roman" w:hAnsi="Times New Roman" w:cs="David"/>
          <w:sz w:val="24"/>
          <w:szCs w:val="24"/>
          <w:rtl/>
          <w:lang w:eastAsia="he-IL"/>
        </w:rPr>
        <w:tab/>
        <w:t>תכנית חשמל</w:t>
      </w:r>
      <w:r w:rsidRPr="002B2234">
        <w:rPr>
          <w:rFonts w:ascii="Times New Roman" w:eastAsia="Times New Roman" w:hAnsi="Times New Roman" w:cs="David" w:hint="cs"/>
          <w:sz w:val="24"/>
          <w:szCs w:val="24"/>
          <w:rtl/>
          <w:lang w:eastAsia="he-IL"/>
        </w:rPr>
        <w:t>, תאורה</w:t>
      </w:r>
      <w:r w:rsidRPr="002B2234">
        <w:rPr>
          <w:rFonts w:ascii="Times New Roman" w:eastAsia="Times New Roman" w:hAnsi="Times New Roman" w:cs="David"/>
          <w:sz w:val="24"/>
          <w:szCs w:val="24"/>
          <w:rtl/>
          <w:lang w:eastAsia="he-IL"/>
        </w:rPr>
        <w:t xml:space="preserve"> תקשורת </w:t>
      </w:r>
      <w:r w:rsidRPr="002B2234">
        <w:rPr>
          <w:rFonts w:ascii="Times New Roman" w:eastAsia="Times New Roman" w:hAnsi="Times New Roman" w:cs="David" w:hint="cs"/>
          <w:sz w:val="24"/>
          <w:szCs w:val="24"/>
          <w:rtl/>
          <w:lang w:eastAsia="he-IL"/>
        </w:rPr>
        <w:t xml:space="preserve">ומתח נמוך </w:t>
      </w:r>
      <w:r w:rsidRPr="002B2234">
        <w:rPr>
          <w:rFonts w:ascii="Times New Roman" w:eastAsia="Times New Roman" w:hAnsi="Times New Roman" w:cs="David"/>
          <w:sz w:val="24"/>
          <w:szCs w:val="24"/>
          <w:rtl/>
          <w:lang w:eastAsia="he-IL"/>
        </w:rPr>
        <w:t>קומות קרקע/כניסה כולל חדרי טרנספורמציה, חדרי גנרטור, חדרי בזק.</w:t>
      </w:r>
    </w:p>
    <w:p w14:paraId="69FCDA7E"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4571241"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ab/>
        <w:t>1.5</w:t>
      </w:r>
      <w:r w:rsidRPr="002B2234">
        <w:rPr>
          <w:rFonts w:ascii="Times New Roman" w:eastAsia="Times New Roman" w:hAnsi="Times New Roman" w:cs="David"/>
          <w:sz w:val="24"/>
          <w:szCs w:val="24"/>
          <w:rtl/>
          <w:lang w:eastAsia="he-IL"/>
        </w:rPr>
        <w:tab/>
        <w:t>תכנית קומות ט</w:t>
      </w:r>
      <w:r w:rsidR="00A03B97">
        <w:rPr>
          <w:rFonts w:ascii="Times New Roman" w:eastAsia="Times New Roman" w:hAnsi="Times New Roman" w:cs="David" w:hint="cs"/>
          <w:sz w:val="24"/>
          <w:szCs w:val="24"/>
          <w:rtl/>
          <w:lang w:eastAsia="he-IL"/>
        </w:rPr>
        <w:t>י</w:t>
      </w:r>
      <w:r w:rsidRPr="002B2234">
        <w:rPr>
          <w:rFonts w:ascii="Times New Roman" w:eastAsia="Times New Roman" w:hAnsi="Times New Roman" w:cs="David"/>
          <w:sz w:val="24"/>
          <w:szCs w:val="24"/>
          <w:rtl/>
          <w:lang w:eastAsia="he-IL"/>
        </w:rPr>
        <w:t>פוסיות (כל קומה ט</w:t>
      </w:r>
      <w:r w:rsidR="00A03B97">
        <w:rPr>
          <w:rFonts w:ascii="Times New Roman" w:eastAsia="Times New Roman" w:hAnsi="Times New Roman" w:cs="David" w:hint="cs"/>
          <w:sz w:val="24"/>
          <w:szCs w:val="24"/>
          <w:rtl/>
          <w:lang w:eastAsia="he-IL"/>
        </w:rPr>
        <w:t>י</w:t>
      </w:r>
      <w:r w:rsidRPr="002B2234">
        <w:rPr>
          <w:rFonts w:ascii="Times New Roman" w:eastAsia="Times New Roman" w:hAnsi="Times New Roman" w:cs="David"/>
          <w:sz w:val="24"/>
          <w:szCs w:val="24"/>
          <w:rtl/>
          <w:lang w:eastAsia="he-IL"/>
        </w:rPr>
        <w:t>פוסית בנפרד).</w:t>
      </w:r>
    </w:p>
    <w:p w14:paraId="3B641278"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9254AAE"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ab/>
        <w:t>1.6</w:t>
      </w:r>
      <w:r w:rsidRPr="002B2234">
        <w:rPr>
          <w:rFonts w:ascii="Times New Roman" w:eastAsia="Times New Roman" w:hAnsi="Times New Roman" w:cs="David"/>
          <w:sz w:val="24"/>
          <w:szCs w:val="24"/>
          <w:rtl/>
          <w:lang w:eastAsia="he-IL"/>
        </w:rPr>
        <w:tab/>
        <w:t>תכנית קומות חריגות (כל קומה חריגה בנפרד).</w:t>
      </w:r>
    </w:p>
    <w:p w14:paraId="76AEBAD1"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841DA50"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ab/>
        <w:t>1.7</w:t>
      </w:r>
      <w:r w:rsidRPr="002B2234">
        <w:rPr>
          <w:rFonts w:ascii="Times New Roman" w:eastAsia="Times New Roman" w:hAnsi="Times New Roman" w:cs="David"/>
          <w:sz w:val="24"/>
          <w:szCs w:val="24"/>
          <w:rtl/>
          <w:lang w:eastAsia="he-IL"/>
        </w:rPr>
        <w:tab/>
        <w:t>תכנית גג.</w:t>
      </w:r>
    </w:p>
    <w:p w14:paraId="0161089B"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293D81C" w14:textId="77777777" w:rsidR="00A03B97" w:rsidRDefault="002B2234" w:rsidP="00A03B97">
      <w:pPr>
        <w:widowControl w:val="0"/>
        <w:spacing w:before="0" w:beforeAutospacing="0" w:after="0" w:afterAutospacing="0" w:line="240" w:lineRule="auto"/>
        <w:ind w:left="651" w:hanging="85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1.8</w:t>
      </w:r>
      <w:r w:rsidRPr="002B2234">
        <w:rPr>
          <w:rFonts w:ascii="Times New Roman" w:eastAsia="Times New Roman" w:hAnsi="Times New Roman" w:cs="David"/>
          <w:sz w:val="24"/>
          <w:szCs w:val="24"/>
          <w:rtl/>
          <w:lang w:eastAsia="he-IL"/>
        </w:rPr>
        <w:tab/>
        <w:t xml:space="preserve">תכנית גג עליון כולל כליא ברק, תאורת אזהרה, אנטנות, הזנת חשמל לחדרי </w:t>
      </w:r>
      <w:r w:rsidR="00A03B97">
        <w:rPr>
          <w:rFonts w:ascii="Times New Roman" w:eastAsia="Times New Roman" w:hAnsi="Times New Roman" w:cs="David" w:hint="cs"/>
          <w:sz w:val="24"/>
          <w:szCs w:val="24"/>
          <w:rtl/>
          <w:lang w:eastAsia="he-IL"/>
        </w:rPr>
        <w:t xml:space="preserve">  </w:t>
      </w:r>
    </w:p>
    <w:p w14:paraId="7CD66DAE" w14:textId="77777777" w:rsidR="002B2234" w:rsidRPr="002B2234" w:rsidRDefault="00A03B97" w:rsidP="00A03B97">
      <w:pPr>
        <w:widowControl w:val="0"/>
        <w:spacing w:before="0" w:beforeAutospacing="0" w:after="0" w:afterAutospacing="0" w:line="240" w:lineRule="auto"/>
        <w:ind w:left="651" w:hanging="85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2B2234" w:rsidRPr="002B2234">
        <w:rPr>
          <w:rFonts w:ascii="Times New Roman" w:eastAsia="Times New Roman" w:hAnsi="Times New Roman" w:cs="David"/>
          <w:sz w:val="24"/>
          <w:szCs w:val="24"/>
          <w:rtl/>
          <w:lang w:eastAsia="he-IL"/>
        </w:rPr>
        <w:t>מכונות מעלית.</w:t>
      </w:r>
    </w:p>
    <w:p w14:paraId="493AAACD"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AB74C11" w14:textId="77777777" w:rsidR="00A03B97"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1.9</w:t>
      </w:r>
      <w:r w:rsidRPr="002B2234">
        <w:rPr>
          <w:rFonts w:ascii="Times New Roman" w:eastAsia="Times New Roman" w:hAnsi="Times New Roman" w:cs="David"/>
          <w:sz w:val="24"/>
          <w:szCs w:val="24"/>
          <w:rtl/>
          <w:lang w:eastAsia="he-IL"/>
        </w:rPr>
        <w:tab/>
        <w:t xml:space="preserve">תכניות לוחות </w:t>
      </w:r>
      <w:r w:rsidRPr="002B2234">
        <w:rPr>
          <w:rFonts w:ascii="Times New Roman" w:eastAsia="Times New Roman" w:hAnsi="Times New Roman" w:cs="David"/>
          <w:sz w:val="24"/>
          <w:szCs w:val="24"/>
          <w:lang w:eastAsia="he-IL"/>
        </w:rPr>
        <w:t>–</w:t>
      </w:r>
      <w:r w:rsidRPr="002B2234">
        <w:rPr>
          <w:rFonts w:ascii="Times New Roman" w:eastAsia="Times New Roman" w:hAnsi="Times New Roman" w:cs="David"/>
          <w:sz w:val="24"/>
          <w:szCs w:val="24"/>
          <w:rtl/>
          <w:lang w:eastAsia="he-IL"/>
        </w:rPr>
        <w:t xml:space="preserve"> חשמל</w:t>
      </w:r>
      <w:r w:rsidRPr="002B2234">
        <w:rPr>
          <w:rFonts w:ascii="Times New Roman" w:eastAsia="Times New Roman" w:hAnsi="Times New Roman" w:cs="David" w:hint="cs"/>
          <w:sz w:val="24"/>
          <w:szCs w:val="24"/>
          <w:rtl/>
          <w:lang w:eastAsia="he-IL"/>
        </w:rPr>
        <w:t xml:space="preserve"> ותאורה,</w:t>
      </w:r>
      <w:r w:rsidRPr="002B2234">
        <w:rPr>
          <w:rFonts w:ascii="Times New Roman" w:eastAsia="Times New Roman" w:hAnsi="Times New Roman" w:cs="David"/>
          <w:sz w:val="24"/>
          <w:szCs w:val="24"/>
          <w:rtl/>
          <w:lang w:eastAsia="he-IL"/>
        </w:rPr>
        <w:t xml:space="preserve"> תקשורת והתראה בכל הקומות, כולל הזנות </w:t>
      </w:r>
    </w:p>
    <w:p w14:paraId="14EE20F7" w14:textId="77777777" w:rsidR="002B2234" w:rsidRPr="002B2234" w:rsidRDefault="00A03B97"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2B2234" w:rsidRPr="002B2234">
        <w:rPr>
          <w:rFonts w:ascii="Times New Roman" w:eastAsia="Times New Roman" w:hAnsi="Times New Roman" w:cs="David"/>
          <w:sz w:val="24"/>
          <w:szCs w:val="24"/>
          <w:rtl/>
          <w:lang w:eastAsia="he-IL"/>
        </w:rPr>
        <w:t>למתקנים ומערכות.</w:t>
      </w:r>
    </w:p>
    <w:p w14:paraId="0E734FB7"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8C5EADB"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ab/>
        <w:t>1.10</w:t>
      </w:r>
      <w:r w:rsidRPr="002B2234">
        <w:rPr>
          <w:rFonts w:ascii="Times New Roman" w:eastAsia="Times New Roman" w:hAnsi="Times New Roman" w:cs="David"/>
          <w:sz w:val="24"/>
          <w:szCs w:val="24"/>
          <w:rtl/>
          <w:lang w:eastAsia="he-IL"/>
        </w:rPr>
        <w:tab/>
        <w:t>תכניות תאורת חוץ ונקודות חשמל (הזנות לשערים וכו') במגרש.</w:t>
      </w:r>
    </w:p>
    <w:p w14:paraId="5BCFC96B"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D6F036F"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ab/>
        <w:t>1.11</w:t>
      </w:r>
      <w:r w:rsidRPr="002B2234">
        <w:rPr>
          <w:rFonts w:ascii="Times New Roman" w:eastAsia="Times New Roman" w:hAnsi="Times New Roman" w:cs="David"/>
          <w:sz w:val="24"/>
          <w:szCs w:val="24"/>
          <w:rtl/>
          <w:lang w:eastAsia="he-IL"/>
        </w:rPr>
        <w:tab/>
        <w:t>תכנית לתאום מערכות במגרש.</w:t>
      </w:r>
    </w:p>
    <w:p w14:paraId="36E392F0"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388E451"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1.12</w:t>
      </w:r>
      <w:r w:rsidRPr="002B2234">
        <w:rPr>
          <w:rFonts w:ascii="Times New Roman" w:eastAsia="Times New Roman" w:hAnsi="Times New Roman" w:cs="David"/>
          <w:sz w:val="24"/>
          <w:szCs w:val="24"/>
          <w:rtl/>
          <w:lang w:eastAsia="he-IL"/>
        </w:rPr>
        <w:tab/>
        <w:t>תכנית תאום מערכות במרתפים ובקומות העמודים.</w:t>
      </w:r>
    </w:p>
    <w:p w14:paraId="45ABDD2E"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D50FACF"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2.</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b/>
          <w:bCs/>
          <w:sz w:val="24"/>
          <w:szCs w:val="24"/>
          <w:u w:val="single"/>
          <w:rtl/>
          <w:lang w:eastAsia="he-IL"/>
        </w:rPr>
        <w:t>בפתוח (כבישים, מדרכות, שצ"פים וכו'</w:t>
      </w:r>
      <w:r w:rsidRPr="002B2234">
        <w:rPr>
          <w:rFonts w:ascii="Times New Roman" w:eastAsia="Times New Roman" w:hAnsi="Times New Roman" w:cs="David"/>
          <w:sz w:val="24"/>
          <w:szCs w:val="24"/>
          <w:rtl/>
          <w:lang w:eastAsia="he-IL"/>
        </w:rPr>
        <w:t>)</w:t>
      </w:r>
    </w:p>
    <w:p w14:paraId="56B2D3E1"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577422C"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2.1</w:t>
      </w:r>
      <w:r w:rsidRPr="002B2234">
        <w:rPr>
          <w:rFonts w:ascii="Times New Roman" w:eastAsia="Times New Roman" w:hAnsi="Times New Roman" w:cs="David"/>
          <w:sz w:val="24"/>
          <w:szCs w:val="24"/>
          <w:rtl/>
          <w:lang w:eastAsia="he-IL"/>
        </w:rPr>
        <w:tab/>
        <w:t>תכנית תאורת רחובות לרבות מיקום עמודים, כבלי הולכה ומרכזיות תאורה.</w:t>
      </w:r>
    </w:p>
    <w:p w14:paraId="6B3246E2"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2D62F16"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2.2</w:t>
      </w:r>
      <w:r w:rsidRPr="002B2234">
        <w:rPr>
          <w:rFonts w:ascii="Times New Roman" w:eastAsia="Times New Roman" w:hAnsi="Times New Roman" w:cs="David"/>
          <w:sz w:val="24"/>
          <w:szCs w:val="24"/>
          <w:rtl/>
          <w:lang w:eastAsia="he-IL"/>
        </w:rPr>
        <w:tab/>
        <w:t>תכניות קווי מתח גבוה ומתח נמוך.</w:t>
      </w:r>
    </w:p>
    <w:p w14:paraId="6DD91084"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B5B9AA2"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2.3</w:t>
      </w:r>
      <w:r w:rsidRPr="002B2234">
        <w:rPr>
          <w:rFonts w:ascii="Times New Roman" w:eastAsia="Times New Roman" w:hAnsi="Times New Roman" w:cs="David"/>
          <w:sz w:val="24"/>
          <w:szCs w:val="24"/>
          <w:rtl/>
          <w:lang w:eastAsia="he-IL"/>
        </w:rPr>
        <w:tab/>
        <w:t>תכנית מיקום חדרי טרנספורמציה.</w:t>
      </w:r>
    </w:p>
    <w:p w14:paraId="4447FB03"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8758AD8"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2.4</w:t>
      </w:r>
      <w:r w:rsidRPr="002B2234">
        <w:rPr>
          <w:rFonts w:ascii="Times New Roman" w:eastAsia="Times New Roman" w:hAnsi="Times New Roman" w:cs="David"/>
          <w:sz w:val="24"/>
          <w:szCs w:val="24"/>
          <w:rtl/>
          <w:lang w:eastAsia="he-IL"/>
        </w:rPr>
        <w:tab/>
        <w:t>תכנית קווי תקשורת בזק לרבות מיקום חדרי בזק ופילרים.</w:t>
      </w:r>
    </w:p>
    <w:p w14:paraId="705C3165"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BDFE0FC"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2.5</w:t>
      </w:r>
      <w:r w:rsidRPr="002B2234">
        <w:rPr>
          <w:rFonts w:ascii="Times New Roman" w:eastAsia="Times New Roman" w:hAnsi="Times New Roman" w:cs="David"/>
          <w:sz w:val="24"/>
          <w:szCs w:val="24"/>
          <w:rtl/>
          <w:lang w:eastAsia="he-IL"/>
        </w:rPr>
        <w:tab/>
        <w:t>תכנית קווי טל"כ לרבות מיקום פילרים.</w:t>
      </w:r>
    </w:p>
    <w:p w14:paraId="76C6EF99"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8E2A86F"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2.6</w:t>
      </w:r>
      <w:r w:rsidRPr="002B2234">
        <w:rPr>
          <w:rFonts w:ascii="Times New Roman" w:eastAsia="Times New Roman" w:hAnsi="Times New Roman" w:cs="David"/>
          <w:sz w:val="24"/>
          <w:szCs w:val="24"/>
          <w:rtl/>
          <w:lang w:eastAsia="he-IL"/>
        </w:rPr>
        <w:tab/>
        <w:t>תכנית לוחות מרכזיות תאורה.</w:t>
      </w:r>
    </w:p>
    <w:p w14:paraId="3A647ADF"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BCAA0F7"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3.</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b/>
          <w:bCs/>
          <w:sz w:val="24"/>
          <w:szCs w:val="24"/>
          <w:u w:val="single"/>
          <w:rtl/>
          <w:lang w:eastAsia="he-IL"/>
        </w:rPr>
        <w:t>כללי</w:t>
      </w:r>
    </w:p>
    <w:p w14:paraId="678E0968"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F0BC747" w14:textId="77777777" w:rsidR="002B2234" w:rsidRPr="002B2234" w:rsidRDefault="002B2234" w:rsidP="002B2234">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3.1</w:t>
      </w:r>
      <w:r w:rsidRPr="002B2234">
        <w:rPr>
          <w:rFonts w:ascii="Times New Roman" w:eastAsia="Times New Roman" w:hAnsi="Times New Roman" w:cs="David"/>
          <w:sz w:val="24"/>
          <w:szCs w:val="24"/>
          <w:rtl/>
          <w:lang w:eastAsia="he-IL"/>
        </w:rPr>
        <w:tab/>
        <w:t>פרטים שונים (שרוולים וכו').</w:t>
      </w:r>
    </w:p>
    <w:p w14:paraId="11E8C93C"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A7CBF7E" w14:textId="16E5023C" w:rsidR="002B2234" w:rsidRPr="002B2234" w:rsidRDefault="002B2234" w:rsidP="00227C5A">
      <w:pPr>
        <w:widowControl w:val="0"/>
        <w:spacing w:before="0" w:beforeAutospacing="0" w:after="0" w:afterAutospacing="0" w:line="240" w:lineRule="auto"/>
        <w:jc w:val="both"/>
        <w:rPr>
          <w:rFonts w:ascii="Times New Roman" w:eastAsia="Times New Roman" w:hAnsi="Times New Roman" w:cs="David"/>
          <w:sz w:val="24"/>
          <w:szCs w:val="24"/>
          <w:lang w:eastAsia="he-IL"/>
        </w:rPr>
        <w:pPrChange w:id="103" w:author="Meryl Etman" w:date="2021-07-08T08:47:00Z">
          <w:pPr>
            <w:widowControl w:val="0"/>
            <w:spacing w:before="0" w:beforeAutospacing="0" w:after="0" w:afterAutospacing="0" w:line="240" w:lineRule="auto"/>
            <w:jc w:val="both"/>
          </w:pPr>
        </w:pPrChange>
      </w:pPr>
      <w:r w:rsidRPr="002B2234">
        <w:rPr>
          <w:rFonts w:ascii="Times New Roman" w:eastAsia="Times New Roman" w:hAnsi="Times New Roman" w:cs="David"/>
          <w:sz w:val="24"/>
          <w:szCs w:val="24"/>
          <w:rtl/>
          <w:lang w:eastAsia="he-IL"/>
        </w:rPr>
        <w:tab/>
        <w:t>3.2</w:t>
      </w:r>
      <w:r w:rsidRPr="002B2234">
        <w:rPr>
          <w:rFonts w:ascii="Times New Roman" w:eastAsia="Times New Roman" w:hAnsi="Times New Roman" w:cs="David"/>
          <w:sz w:val="24"/>
          <w:szCs w:val="24"/>
          <w:rtl/>
          <w:lang w:eastAsia="he-IL"/>
        </w:rPr>
        <w:tab/>
        <w:t xml:space="preserve">מפרטים מיוחדים </w:t>
      </w:r>
      <w:del w:id="104" w:author="Meryl Etman" w:date="2021-07-08T08:47:00Z">
        <w:r w:rsidRPr="002B2234" w:rsidDel="00227C5A">
          <w:rPr>
            <w:rFonts w:ascii="Times New Roman" w:eastAsia="Times New Roman" w:hAnsi="Times New Roman" w:cs="David"/>
            <w:sz w:val="24"/>
            <w:szCs w:val="24"/>
            <w:rtl/>
            <w:lang w:eastAsia="he-IL"/>
          </w:rPr>
          <w:delText xml:space="preserve">וכתבי כמויות </w:delText>
        </w:r>
      </w:del>
      <w:r w:rsidRPr="002B2234">
        <w:rPr>
          <w:rFonts w:ascii="Times New Roman" w:eastAsia="Times New Roman" w:hAnsi="Times New Roman" w:cs="David"/>
          <w:sz w:val="24"/>
          <w:szCs w:val="24"/>
          <w:rtl/>
          <w:lang w:eastAsia="he-IL"/>
        </w:rPr>
        <w:t>לצורך הכללתם במכרזי הקבלנים.</w:t>
      </w:r>
    </w:p>
    <w:p w14:paraId="0ECAFD33"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C603864" w14:textId="77777777" w:rsidR="00A03B97" w:rsidRPr="00A03B97" w:rsidRDefault="002B2234" w:rsidP="00A03B97">
      <w:pPr>
        <w:pStyle w:val="af6"/>
        <w:widowControl w:val="0"/>
        <w:numPr>
          <w:ilvl w:val="1"/>
          <w:numId w:val="22"/>
        </w:numPr>
        <w:spacing w:before="0" w:beforeAutospacing="0" w:after="0" w:afterAutospacing="0" w:line="240" w:lineRule="auto"/>
        <w:jc w:val="both"/>
        <w:rPr>
          <w:rFonts w:ascii="Times New Roman" w:eastAsia="Times New Roman" w:hAnsi="Times New Roman" w:cs="David"/>
          <w:sz w:val="24"/>
          <w:szCs w:val="24"/>
          <w:rtl/>
          <w:lang w:eastAsia="he-IL"/>
        </w:rPr>
      </w:pPr>
      <w:r w:rsidRPr="00A03B97">
        <w:rPr>
          <w:rFonts w:ascii="Times New Roman" w:eastAsia="Times New Roman" w:hAnsi="Times New Roman" w:cs="David"/>
          <w:sz w:val="24"/>
          <w:szCs w:val="24"/>
          <w:rtl/>
          <w:lang w:eastAsia="he-IL"/>
        </w:rPr>
        <w:t>כל תכנית ו/או פרט אחר שי</w:t>
      </w:r>
      <w:r w:rsidR="00A03B97" w:rsidRPr="00A03B97">
        <w:rPr>
          <w:rFonts w:ascii="Times New Roman" w:eastAsia="Times New Roman" w:hAnsi="Times New Roman" w:cs="David" w:hint="cs"/>
          <w:sz w:val="24"/>
          <w:szCs w:val="24"/>
          <w:rtl/>
          <w:lang w:eastAsia="he-IL"/>
        </w:rPr>
        <w:t>י</w:t>
      </w:r>
      <w:r w:rsidRPr="00A03B97">
        <w:rPr>
          <w:rFonts w:ascii="Times New Roman" w:eastAsia="Times New Roman" w:hAnsi="Times New Roman" w:cs="David"/>
          <w:sz w:val="24"/>
          <w:szCs w:val="24"/>
          <w:rtl/>
          <w:lang w:eastAsia="he-IL"/>
        </w:rPr>
        <w:t xml:space="preserve">דרש במהלך התכנון והביצוע על מנת לקבל עבודה </w:t>
      </w:r>
    </w:p>
    <w:p w14:paraId="326003E9" w14:textId="77777777" w:rsidR="002B2234" w:rsidRPr="002B2234" w:rsidRDefault="002B2234" w:rsidP="00A03B97">
      <w:pPr>
        <w:pStyle w:val="af6"/>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A03B97">
        <w:rPr>
          <w:rFonts w:ascii="Times New Roman" w:eastAsia="Times New Roman" w:hAnsi="Times New Roman" w:cs="David"/>
          <w:sz w:val="24"/>
          <w:szCs w:val="24"/>
          <w:rtl/>
          <w:lang w:eastAsia="he-IL"/>
        </w:rPr>
        <w:t xml:space="preserve">מושלמת </w:t>
      </w:r>
      <w:r w:rsidRPr="002B2234">
        <w:rPr>
          <w:rFonts w:ascii="Times New Roman" w:eastAsia="Times New Roman" w:hAnsi="Times New Roman" w:cs="David"/>
          <w:sz w:val="24"/>
          <w:szCs w:val="24"/>
          <w:rtl/>
          <w:lang w:eastAsia="he-IL"/>
        </w:rPr>
        <w:t>בהתאם לשיקול המנהל.</w:t>
      </w:r>
    </w:p>
    <w:p w14:paraId="2882C23C" w14:textId="77777777" w:rsidR="002B2234" w:rsidRPr="002B2234" w:rsidRDefault="002B2234" w:rsidP="002B2234">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p>
    <w:p w14:paraId="3B62414D" w14:textId="77777777" w:rsidR="002B2234" w:rsidRPr="002B2234" w:rsidRDefault="00A03B97"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ab/>
        <w:t>3.4</w:t>
      </w:r>
      <w:r>
        <w:rPr>
          <w:rFonts w:ascii="Times New Roman" w:eastAsia="Times New Roman" w:hAnsi="Times New Roman" w:cs="David"/>
          <w:sz w:val="24"/>
          <w:szCs w:val="24"/>
          <w:rtl/>
          <w:lang w:eastAsia="he-IL"/>
        </w:rPr>
        <w:tab/>
        <w:t>רשימות מעודכנות של ת</w:t>
      </w:r>
      <w:r w:rsidR="002B2234" w:rsidRPr="002B2234">
        <w:rPr>
          <w:rFonts w:ascii="Times New Roman" w:eastAsia="Times New Roman" w:hAnsi="Times New Roman" w:cs="David"/>
          <w:sz w:val="24"/>
          <w:szCs w:val="24"/>
          <w:rtl/>
          <w:lang w:eastAsia="he-IL"/>
        </w:rPr>
        <w:t>כניות כולל תאריך ומ</w:t>
      </w:r>
      <w:bookmarkStart w:id="105" w:name="_GoBack"/>
      <w:bookmarkEnd w:id="105"/>
      <w:r w:rsidR="002B2234" w:rsidRPr="002B2234">
        <w:rPr>
          <w:rFonts w:ascii="Times New Roman" w:eastAsia="Times New Roman" w:hAnsi="Times New Roman" w:cs="David"/>
          <w:sz w:val="24"/>
          <w:szCs w:val="24"/>
          <w:rtl/>
          <w:lang w:eastAsia="he-IL"/>
        </w:rPr>
        <w:t>ספר מהדורה – לפחות פעם בחודש.</w:t>
      </w:r>
    </w:p>
    <w:p w14:paraId="43700814"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BF2D0B1" w14:textId="77777777" w:rsidR="00A03B97" w:rsidRPr="00A03B97" w:rsidRDefault="002B2234" w:rsidP="00A03B97">
      <w:pPr>
        <w:pStyle w:val="af6"/>
        <w:widowControl w:val="0"/>
        <w:numPr>
          <w:ilvl w:val="1"/>
          <w:numId w:val="22"/>
        </w:numPr>
        <w:spacing w:before="0" w:beforeAutospacing="0" w:after="0" w:afterAutospacing="0" w:line="240" w:lineRule="auto"/>
        <w:jc w:val="both"/>
        <w:rPr>
          <w:rFonts w:ascii="Times New Roman" w:eastAsia="Times New Roman" w:hAnsi="Times New Roman" w:cs="David"/>
          <w:sz w:val="24"/>
          <w:szCs w:val="24"/>
          <w:rtl/>
          <w:lang w:eastAsia="he-IL"/>
        </w:rPr>
      </w:pPr>
      <w:r w:rsidRPr="00A03B97">
        <w:rPr>
          <w:rFonts w:ascii="Times New Roman" w:eastAsia="Times New Roman" w:hAnsi="Times New Roman" w:cs="David"/>
          <w:sz w:val="24"/>
          <w:szCs w:val="24"/>
          <w:rtl/>
          <w:lang w:eastAsia="he-IL"/>
        </w:rPr>
        <w:t xml:space="preserve">מובהר בזאת שהתכניות יוכנו לפי בצוע בקטעים של הפרויקט ויכללו פתרונות </w:t>
      </w:r>
    </w:p>
    <w:p w14:paraId="6D3CDF94" w14:textId="77777777" w:rsidR="002B2234" w:rsidRPr="002B2234" w:rsidRDefault="002B2234" w:rsidP="00A03B97">
      <w:pPr>
        <w:pStyle w:val="af6"/>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A03B97">
        <w:rPr>
          <w:rFonts w:ascii="Times New Roman" w:eastAsia="Times New Roman" w:hAnsi="Times New Roman" w:cs="David"/>
          <w:sz w:val="24"/>
          <w:szCs w:val="24"/>
          <w:rtl/>
          <w:lang w:eastAsia="he-IL"/>
        </w:rPr>
        <w:t>לקטעי</w:t>
      </w:r>
      <w:r w:rsidR="00A03B97">
        <w:rPr>
          <w:rFonts w:ascii="Times New Roman" w:eastAsia="Times New Roman" w:hAnsi="Times New Roman" w:cs="David" w:hint="cs"/>
          <w:sz w:val="24"/>
          <w:szCs w:val="24"/>
          <w:rtl/>
          <w:lang w:eastAsia="he-IL"/>
        </w:rPr>
        <w:t xml:space="preserve"> </w:t>
      </w:r>
      <w:r w:rsidRPr="002B2234">
        <w:rPr>
          <w:rFonts w:ascii="Times New Roman" w:eastAsia="Times New Roman" w:hAnsi="Times New Roman" w:cs="David"/>
          <w:sz w:val="24"/>
          <w:szCs w:val="24"/>
          <w:rtl/>
          <w:lang w:eastAsia="he-IL"/>
        </w:rPr>
        <w:t>הביניים.</w:t>
      </w:r>
    </w:p>
    <w:p w14:paraId="535A2355" w14:textId="77777777" w:rsidR="002B2234" w:rsidRPr="002B2234" w:rsidRDefault="002B2234" w:rsidP="002B2234">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p>
    <w:p w14:paraId="440A4361" w14:textId="77777777" w:rsidR="002B2234" w:rsidRPr="002B2234" w:rsidRDefault="002B2234" w:rsidP="002B2234">
      <w:pPr>
        <w:widowControl w:val="0"/>
        <w:spacing w:before="0" w:beforeAutospacing="0" w:after="0" w:afterAutospacing="0" w:line="240" w:lineRule="auto"/>
        <w:ind w:left="720" w:hanging="720"/>
        <w:jc w:val="both"/>
        <w:rPr>
          <w:rFonts w:ascii="Times New Roman" w:eastAsia="Times New Roman" w:hAnsi="Times New Roman" w:cs="David"/>
          <w:sz w:val="20"/>
          <w:szCs w:val="24"/>
          <w:rtl/>
        </w:rPr>
      </w:pPr>
      <w:r w:rsidRPr="002B2234">
        <w:rPr>
          <w:rFonts w:ascii="Times New Roman" w:eastAsia="Times New Roman" w:hAnsi="Times New Roman" w:cs="David"/>
          <w:sz w:val="24"/>
          <w:szCs w:val="24"/>
          <w:rtl/>
          <w:lang w:eastAsia="he-IL"/>
        </w:rPr>
        <w:t xml:space="preserve">4. </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sz w:val="20"/>
          <w:szCs w:val="24"/>
          <w:rtl/>
        </w:rPr>
        <w:t>כל שאר תכניות הביצוע המתחייבות מכל תקן ודין לרבות אך לא רק מחלקיו השונים של ת"י 1547  - "תכניות ביצוע לבניינים ולעבודות פיתוח סביבתי".</w:t>
      </w:r>
    </w:p>
    <w:p w14:paraId="58C7AF5D"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F9F556D"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E9D4437"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בניה טרומית / מתועשת:</w:t>
      </w:r>
    </w:p>
    <w:p w14:paraId="124EB126"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FEEB700"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 xml:space="preserve">במקרה ויוחלט על ביצוע המבנים כולם או מקצתם בבניה טרומית/מתועשת, יידרש המתכנן להכין, בנוסף לנ"ל, גם את התכניות המתאימות לבניה טרומית/מתועשת, כולל סימון שרוולים והכנות קצה עם מידות מדויקות והנחיות ביצוע על רקע כל אלמנט ואלמנט. </w:t>
      </w:r>
    </w:p>
    <w:p w14:paraId="33EF5DAE"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0E9BE99"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כל המסמכים והתוכניות יערכו בשפה העברית.</w:t>
      </w:r>
    </w:p>
    <w:p w14:paraId="224193A7"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2B2234">
        <w:rPr>
          <w:rFonts w:ascii="Times New Roman" w:eastAsia="Times New Roman" w:hAnsi="Times New Roman" w:cs="David"/>
          <w:sz w:val="24"/>
          <w:szCs w:val="20"/>
          <w:rtl/>
          <w:lang w:eastAsia="he-IL"/>
        </w:rPr>
        <w:br w:type="page"/>
      </w:r>
    </w:p>
    <w:p w14:paraId="48CA3D9E"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1AAB479" w14:textId="77777777" w:rsidR="00B57C10" w:rsidRPr="00B27B4C" w:rsidRDefault="00B57C10" w:rsidP="00B57C10">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5CDA4E7C" w14:textId="77777777" w:rsidR="00B57C10" w:rsidRPr="00B27B4C" w:rsidRDefault="00B57C10" w:rsidP="00B57C10">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3E01E4A8" w14:textId="77777777" w:rsidR="00B57C10" w:rsidRPr="00B27B4C" w:rsidRDefault="00B57C10" w:rsidP="00B57C10">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69ADD34D" w14:textId="77777777" w:rsidR="00B57C10" w:rsidRPr="00B27B4C" w:rsidRDefault="00B57C10" w:rsidP="00B57C1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C901BBF" w14:textId="77777777" w:rsidR="00B57C10" w:rsidRPr="00B27B4C" w:rsidRDefault="00B57C10" w:rsidP="00B57C1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F854202" w14:textId="77777777" w:rsidR="00B57C10" w:rsidRPr="00B27B4C" w:rsidRDefault="00B57C10" w:rsidP="00B57C1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642157A" w14:textId="77777777" w:rsidR="00B57C10" w:rsidRPr="00B27B4C" w:rsidRDefault="00B57C10" w:rsidP="00B57C10">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703EBF7C" w14:textId="751E9447" w:rsidR="00B57C10" w:rsidRDefault="00227C5A" w:rsidP="00B57C10">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0E13075D93A84DBFB6012F7FA582EA4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106" w:author="Meryl Etman" w:date="2021-05-26T16:33:00Z">
            <w:r w:rsidR="003F6BD9">
              <w:rPr>
                <w:rFonts w:ascii="Times New Roman" w:eastAsia="Times New Roman" w:hAnsi="Times New Roman" w:cs="David" w:hint="cs"/>
                <w:color w:val="008000"/>
                <w:sz w:val="24"/>
                <w:szCs w:val="24"/>
                <w:rtl/>
                <w:lang w:eastAsia="he-IL"/>
              </w:rPr>
              <w:br/>
              <w:t>אפריקה ישראל מגורים בע"מ וישראל אדלר ובנו חברה להשקעות בע"מ</w:t>
            </w:r>
            <w:r w:rsidR="003F6BD9">
              <w:rPr>
                <w:rFonts w:ascii="Times New Roman" w:eastAsia="Times New Roman" w:hAnsi="Times New Roman" w:cs="David" w:hint="cs"/>
                <w:color w:val="008000"/>
                <w:sz w:val="24"/>
                <w:szCs w:val="24"/>
                <w:rtl/>
                <w:lang w:eastAsia="he-IL"/>
              </w:rPr>
              <w:br/>
              <w:t>יוני נתניהו 1 ג' אור יהודה</w:t>
            </w:r>
            <w:r w:rsidR="003F6BD9">
              <w:rPr>
                <w:rFonts w:ascii="Times New Roman" w:eastAsia="Times New Roman" w:hAnsi="Times New Roman" w:cs="David" w:hint="cs"/>
                <w:color w:val="008000"/>
                <w:sz w:val="24"/>
                <w:szCs w:val="24"/>
                <w:rtl/>
                <w:lang w:eastAsia="he-IL"/>
              </w:rPr>
              <w:br/>
              <w:t>558075404</w:t>
            </w:r>
            <w:r w:rsidR="003F6BD9">
              <w:rPr>
                <w:rFonts w:ascii="Times New Roman" w:eastAsia="Times New Roman" w:hAnsi="Times New Roman" w:cs="David" w:hint="cs"/>
                <w:color w:val="008000"/>
                <w:sz w:val="24"/>
                <w:szCs w:val="24"/>
                <w:rtl/>
                <w:lang w:eastAsia="he-IL"/>
              </w:rPr>
              <w:br/>
            </w:r>
          </w:ins>
        </w:sdtContent>
      </w:sdt>
      <w:r w:rsidR="00B57C10" w:rsidRPr="00B27B4C">
        <w:rPr>
          <w:rFonts w:ascii="Times New Roman" w:eastAsia="Times New Roman" w:hAnsi="Times New Roman" w:cs="David" w:hint="cs"/>
          <w:color w:val="008000"/>
          <w:sz w:val="24"/>
          <w:szCs w:val="24"/>
          <w:rtl/>
          <w:lang w:eastAsia="he-IL"/>
        </w:rPr>
        <w:br/>
      </w:r>
    </w:p>
    <w:p w14:paraId="3244F3E8" w14:textId="77777777" w:rsidR="00B57C10" w:rsidRPr="00B27B4C" w:rsidRDefault="00B57C10" w:rsidP="00B57C10">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9E0EE6">
        <w:rPr>
          <w:rFonts w:ascii="Times New Roman" w:eastAsia="Times New Roman" w:hAnsi="Times New Roman" w:cs="David" w:hint="cs"/>
          <w:sz w:val="24"/>
          <w:szCs w:val="24"/>
          <w:rtl/>
          <w:lang w:eastAsia="he-IL"/>
        </w:rPr>
        <w:t>המזמין)</w:t>
      </w:r>
    </w:p>
    <w:p w14:paraId="1A4DC880" w14:textId="77777777" w:rsidR="00B57C10" w:rsidRPr="00B27B4C" w:rsidRDefault="00B57C10" w:rsidP="00B57C1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5119956" w14:textId="77777777" w:rsidR="00B57C10" w:rsidRPr="00B27B4C" w:rsidRDefault="00B57C10" w:rsidP="00B57C1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F3452FA" w14:textId="77777777" w:rsidR="00B57C10" w:rsidRPr="00B27B4C" w:rsidRDefault="00B57C10" w:rsidP="00B57C1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5603FC0" w14:textId="77777777" w:rsidR="00B57C10" w:rsidRPr="00B27B4C" w:rsidRDefault="00B57C10" w:rsidP="00B57C1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87A7734" w14:textId="2362EF30" w:rsidR="00B57C10" w:rsidRPr="00B27B4C" w:rsidRDefault="00B57C10" w:rsidP="00B57C10">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CAC69DFCD86944D5A6FF01688E67D67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07" w:author="Meryl Etman" w:date="2021-05-26T16:37:00Z">
            <w:r w:rsidR="003F6BD9">
              <w:rPr>
                <w:rFonts w:ascii="Times New Roman" w:eastAsia="Times New Roman" w:hAnsi="Times New Roman" w:cs="David"/>
                <w:color w:val="008000"/>
                <w:sz w:val="24"/>
                <w:szCs w:val="24"/>
                <w:rtl/>
                <w:lang w:eastAsia="he-IL"/>
              </w:rPr>
              <w:t>רמאור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D5DF1E6D813F4DE6A0D104E38813895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108" w:author="Meryl Etman" w:date="2021-05-26T16:32:00Z">
            <w:r w:rsidR="003F6BD9">
              <w:rPr>
                <w:rFonts w:ascii="Times New Roman" w:eastAsia="Times New Roman" w:hAnsi="Times New Roman" w:cs="David"/>
                <w:color w:val="008000"/>
                <w:sz w:val="24"/>
                <w:szCs w:val="24"/>
                <w:rtl/>
                <w:lang w:eastAsia="he-IL"/>
              </w:rPr>
              <w:t>סביוני נצר סירני</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4790D56F91A3400CAEB8731DB57C63B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109" w:author="Meryl Etman" w:date="2021-05-26T16:32:00Z">
            <w:r w:rsidR="003F6BD9">
              <w:rPr>
                <w:rFonts w:ascii="Times New Roman" w:eastAsia="Times New Roman" w:hAnsi="Times New Roman" w:cs="David" w:hint="cs"/>
                <w:color w:val="008000"/>
                <w:sz w:val="24"/>
                <w:szCs w:val="24"/>
                <w:rtl/>
              </w:rPr>
              <w:t>תכנון חשמל ותקשורת</w:t>
            </w:r>
          </w:ins>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7D3BC02E" w14:textId="77777777" w:rsidR="00B57C10" w:rsidRPr="00B27B4C" w:rsidRDefault="00B57C10" w:rsidP="00B57C10">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7848B10C" w14:textId="77777777" w:rsidR="00B57C10" w:rsidRPr="00B27B4C" w:rsidRDefault="00B57C10" w:rsidP="00B57C1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7BD21CE" w14:textId="77777777" w:rsidR="00B57C10" w:rsidRPr="00B27B4C" w:rsidRDefault="00B57C10" w:rsidP="00B57C1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DC6ACD5" w14:textId="77777777" w:rsidR="00B57C10" w:rsidRPr="00B27B4C" w:rsidRDefault="00B57C10" w:rsidP="00B57C1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9E14EC7" w14:textId="77777777" w:rsidR="00B57C10" w:rsidRPr="00B27B4C" w:rsidRDefault="00B57C10" w:rsidP="00B57C1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3981B9C" w14:textId="77777777" w:rsidR="00B57C10" w:rsidRDefault="00B57C10" w:rsidP="00B57C1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6D67F80D" w14:textId="77777777" w:rsidR="00B57C10" w:rsidRDefault="00B57C10" w:rsidP="00B57C1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8A3F665" w14:textId="77777777" w:rsidR="00B57C10" w:rsidRDefault="00B57C10" w:rsidP="00B57C1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5305B47" w14:textId="77777777" w:rsidR="00B57C10" w:rsidRPr="00B27B4C" w:rsidRDefault="00B57C10" w:rsidP="00B57C1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3B2AA3C9" w14:textId="767A1CF6" w:rsidR="00B57C10" w:rsidRPr="00B27B4C" w:rsidRDefault="00227C5A" w:rsidP="00B57C10">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B0F0"/>
            <w:sz w:val="20"/>
            <w:szCs w:val="24"/>
            <w:u w:val="single"/>
            <w:rtl/>
            <w:lang w:eastAsia="he-IL"/>
          </w:rPr>
          <w:alias w:val="שם ספק"/>
          <w:tag w:val="cntSupllierName"/>
          <w:id w:val="1534766573"/>
          <w:placeholder>
            <w:docPart w:val="ABF50E1195B34C7993C3294F89DB1E5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10" w:author="Meryl Etman" w:date="2021-05-26T16:37:00Z">
            <w:r w:rsidR="003F6BD9">
              <w:rPr>
                <w:rFonts w:ascii="Times New Roman" w:eastAsia="Times New Roman" w:hAnsi="Times New Roman" w:cs="David"/>
                <w:color w:val="00B0F0"/>
                <w:sz w:val="20"/>
                <w:szCs w:val="24"/>
                <w:u w:val="single"/>
                <w:rtl/>
                <w:lang w:eastAsia="he-IL"/>
              </w:rPr>
              <w:t>רמאור בע"מ</w:t>
            </w:r>
          </w:ins>
        </w:sdtContent>
      </w:sdt>
    </w:p>
    <w:p w14:paraId="6DDA2C8F" w14:textId="77777777" w:rsidR="00B57C10" w:rsidRPr="00B27B4C" w:rsidRDefault="00B57C10" w:rsidP="00B57C10">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65EC6248" w14:textId="77777777" w:rsidR="00B57C10" w:rsidRPr="00B27B4C" w:rsidRDefault="00B57C10" w:rsidP="00B57C10">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38835992" w14:textId="77777777" w:rsidR="00B57C10" w:rsidRPr="00B27B4C" w:rsidRDefault="00B57C10" w:rsidP="00B57C10">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t xml:space="preserve">נספח "י" </w:t>
      </w:r>
    </w:p>
    <w:p w14:paraId="221001B8" w14:textId="77777777" w:rsidR="00B57C10" w:rsidRPr="00B27B4C" w:rsidRDefault="00B57C10" w:rsidP="00B57C10">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5B1EB4DA" w14:textId="77777777" w:rsidR="00B57C10" w:rsidRPr="00B27B4C" w:rsidRDefault="00B57C10" w:rsidP="00B57C10">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440CF433" w14:textId="77777777" w:rsidR="00B57C10" w:rsidRPr="00B27B4C" w:rsidRDefault="00B57C10" w:rsidP="00B57C10">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40011CAC" w14:textId="297D80A0"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A86322C638344834B9EE871CF8791AC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111" w:author="Meryl Etman" w:date="2021-05-26T16:33:00Z">
            <w:r w:rsidR="003F6BD9">
              <w:rPr>
                <w:rFonts w:ascii="Times New Roman" w:eastAsia="Times New Roman" w:hAnsi="Times New Roman" w:cs="David" w:hint="cs"/>
                <w:color w:val="008000"/>
                <w:sz w:val="24"/>
                <w:szCs w:val="24"/>
                <w:rtl/>
                <w:lang w:eastAsia="he-IL"/>
              </w:rPr>
              <w:br/>
              <w:t>אפריקה ישראל מגורים בע"מ וישראל אדלר ובנו חברה להשקעות בע"מ</w:t>
            </w:r>
            <w:r w:rsidR="003F6BD9">
              <w:rPr>
                <w:rFonts w:ascii="Times New Roman" w:eastAsia="Times New Roman" w:hAnsi="Times New Roman" w:cs="David" w:hint="cs"/>
                <w:color w:val="008000"/>
                <w:sz w:val="24"/>
                <w:szCs w:val="24"/>
                <w:rtl/>
                <w:lang w:eastAsia="he-IL"/>
              </w:rPr>
              <w:br/>
              <w:t>יוני נתניהו 1 ג' אור יהודה</w:t>
            </w:r>
            <w:r w:rsidR="003F6BD9">
              <w:rPr>
                <w:rFonts w:ascii="Times New Roman" w:eastAsia="Times New Roman" w:hAnsi="Times New Roman" w:cs="David" w:hint="cs"/>
                <w:color w:val="008000"/>
                <w:sz w:val="24"/>
                <w:szCs w:val="24"/>
                <w:rtl/>
                <w:lang w:eastAsia="he-IL"/>
              </w:rPr>
              <w:br/>
              <w:t>558075404</w:t>
            </w:r>
            <w:r w:rsidR="003F6BD9">
              <w:rPr>
                <w:rFonts w:ascii="Times New Roman" w:eastAsia="Times New Roman" w:hAnsi="Times New Roman" w:cs="David" w:hint="cs"/>
                <w:color w:val="008000"/>
                <w:sz w:val="24"/>
                <w:szCs w:val="24"/>
                <w:rtl/>
                <w:lang w:eastAsia="he-IL"/>
              </w:rPr>
              <w:br/>
            </w:r>
          </w:ins>
        </w:sdtContent>
      </w:sdt>
    </w:p>
    <w:p w14:paraId="05B5CBA7"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A527EFD"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39DE8807"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9153F66" w14:textId="541FD033"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5A316CD70213437DB268587BF4AFD41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112" w:author="Meryl Etman" w:date="2021-05-26T16:32:00Z">
            <w:r w:rsidR="003F6BD9">
              <w:rPr>
                <w:rFonts w:ascii="Times New Roman" w:eastAsia="Times New Roman" w:hAnsi="Times New Roman" w:cs="David" w:hint="cs"/>
                <w:color w:val="008000"/>
                <w:sz w:val="24"/>
                <w:szCs w:val="24"/>
                <w:rtl/>
                <w:lang w:eastAsia="he-IL"/>
              </w:rPr>
              <w:t>סביוני נצר סירני</w:t>
            </w:r>
          </w:ins>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0C0001CC164A4390BD16A60FBD97792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a7"/>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2F2DF124"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1088B7B1"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7FBAAF5"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3CDA78E8"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245D3872"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74B30ED"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0AA0C0D4"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412387E"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5A0E0B72"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7D9EDCD"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E84C610"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36AF1F91"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75AC9A6"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70F6EC8C" w14:textId="77777777" w:rsidR="00B57C10" w:rsidRPr="00B27B4C" w:rsidRDefault="00B57C10" w:rsidP="00B57C10">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4BDDB1D1" w14:textId="77777777" w:rsidR="00B57C10" w:rsidRDefault="00B57C10" w:rsidP="00B57C1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12FB7B9D" w14:textId="77777777" w:rsidR="00B57C10" w:rsidRDefault="00B57C10" w:rsidP="00B57C10">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54C203F6" w14:textId="77777777" w:rsidR="00B57C10" w:rsidRPr="009130F0" w:rsidRDefault="00B57C10" w:rsidP="00B57C1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321ECA9C" w14:textId="22B9A102" w:rsidR="00B57C10" w:rsidRPr="009130F0" w:rsidRDefault="00B57C10" w:rsidP="00B57C10">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504310586"/>
          <w:placeholder>
            <w:docPart w:val="CC0217BB342E4F3C9CBE30733DDBACB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13" w:author="Meryl Etman" w:date="2021-05-26T16:37:00Z">
            <w:r w:rsidR="003F6BD9">
              <w:rPr>
                <w:rFonts w:ascii="Times New Roman" w:eastAsia="Times New Roman" w:hAnsi="Times New Roman" w:cs="David"/>
                <w:color w:val="00B0F0"/>
                <w:sz w:val="20"/>
                <w:szCs w:val="24"/>
                <w:u w:val="single"/>
                <w:rtl/>
                <w:lang w:eastAsia="he-IL"/>
              </w:rPr>
              <w:t>רמאור בע"מ</w:t>
            </w:r>
          </w:ins>
        </w:sdtContent>
      </w:sdt>
    </w:p>
    <w:p w14:paraId="624F9F22"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398BABD"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540A0E7" w14:textId="77777777" w:rsidR="00B57C10" w:rsidRDefault="00B57C10" w:rsidP="00B57C1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B699942"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6D293C8F"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62053401" w14:textId="77777777" w:rsidR="00B57C10" w:rsidRPr="00B27B4C" w:rsidRDefault="00B57C10" w:rsidP="00B57C10">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7CA90684" w14:textId="77777777" w:rsidR="00B57C10" w:rsidRPr="00B27B4C" w:rsidRDefault="00B57C10" w:rsidP="00B57C10">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7B6BF554" w14:textId="77777777" w:rsidR="00B57C10" w:rsidRPr="00B27B4C" w:rsidRDefault="00B57C10" w:rsidP="00B57C10">
      <w:pPr>
        <w:widowControl w:val="0"/>
        <w:spacing w:before="0" w:beforeAutospacing="0" w:after="0" w:afterAutospacing="0" w:line="240" w:lineRule="auto"/>
        <w:rPr>
          <w:rFonts w:ascii="Times New Roman" w:eastAsia="Times New Roman" w:hAnsi="Times New Roman" w:cs="David"/>
          <w:sz w:val="20"/>
          <w:szCs w:val="20"/>
          <w:rtl/>
          <w:lang w:eastAsia="he-IL"/>
        </w:rPr>
      </w:pPr>
    </w:p>
    <w:p w14:paraId="77AF8F9F" w14:textId="77777777" w:rsidR="00B57C10" w:rsidRPr="00B27B4C" w:rsidRDefault="00B57C10" w:rsidP="00B57C10">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2525CD8F" w14:textId="77777777" w:rsidR="001A69D5" w:rsidRPr="00B57C10" w:rsidRDefault="001A69D5" w:rsidP="00B57C10">
      <w:pPr>
        <w:widowControl w:val="0"/>
        <w:spacing w:before="0" w:beforeAutospacing="0" w:after="0" w:afterAutospacing="0" w:line="240" w:lineRule="auto"/>
        <w:jc w:val="center"/>
        <w:outlineLvl w:val="7"/>
      </w:pPr>
    </w:p>
    <w:sectPr w:rsidR="001A69D5" w:rsidRPr="00B57C10" w:rsidSect="00CF334C">
      <w:headerReference w:type="default" r:id="rId13"/>
      <w:footerReference w:type="default" r:id="rId14"/>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CC99788" w14:textId="77777777" w:rsidR="003F6BD9" w:rsidRDefault="003F6BD9" w:rsidP="00AF234B">
      <w:pPr>
        <w:spacing w:before="0" w:after="0" w:line="240" w:lineRule="auto"/>
      </w:pPr>
      <w:r>
        <w:separator/>
      </w:r>
    </w:p>
  </w:endnote>
  <w:endnote w:type="continuationSeparator" w:id="0">
    <w:p w14:paraId="2AD5D5C5" w14:textId="77777777" w:rsidR="003F6BD9" w:rsidRDefault="003F6BD9" w:rsidP="00AF234B">
      <w:pPr>
        <w:spacing w:before="0" w:after="0" w:line="240" w:lineRule="auto"/>
      </w:pPr>
      <w:r>
        <w:continuationSeparator/>
      </w:r>
    </w:p>
  </w:endnote>
  <w:endnote w:type="continuationNotice" w:id="1">
    <w:p w14:paraId="2C814152" w14:textId="77777777" w:rsidR="003F6BD9" w:rsidRDefault="003F6BD9">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585"/>
      <w:gridCol w:w="2810"/>
      <w:gridCol w:w="232"/>
      <w:gridCol w:w="1043"/>
      <w:gridCol w:w="1826"/>
    </w:tblGrid>
    <w:tr w:rsidR="003F6BD9" w:rsidRPr="00F9528C" w14:paraId="281C52EE" w14:textId="77777777" w:rsidTr="005E6C84">
      <w:tc>
        <w:tcPr>
          <w:tcW w:w="753" w:type="dxa"/>
        </w:tcPr>
        <w:p w14:paraId="67642FFF" w14:textId="77777777" w:rsidR="003F6BD9" w:rsidRPr="00F9528C" w:rsidRDefault="003F6BD9" w:rsidP="005E6C84">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09923384" w14:textId="1B7730FA" w:rsidR="003F6BD9" w:rsidRPr="00F9528C" w:rsidRDefault="003F6BD9" w:rsidP="005E6C84">
              <w:pPr>
                <w:tabs>
                  <w:tab w:val="center" w:pos="4153"/>
                  <w:tab w:val="right" w:pos="8306"/>
                </w:tabs>
                <w:spacing w:before="0" w:after="0" w:line="240" w:lineRule="auto"/>
                <w:rPr>
                  <w:rFonts w:ascii="David" w:hAnsi="David"/>
                  <w:color w:val="00B0F0"/>
                  <w:sz w:val="20"/>
                  <w:szCs w:val="20"/>
                  <w:rtl/>
                </w:rPr>
              </w:pPr>
              <w:ins w:id="114" w:author="Meryl Etman" w:date="2021-05-26T16:32:00Z">
                <w:r>
                  <w:rPr>
                    <w:rFonts w:ascii="David" w:hAnsi="David"/>
                    <w:color w:val="00B0F0"/>
                    <w:sz w:val="20"/>
                    <w:szCs w:val="20"/>
                    <w:rtl/>
                  </w:rPr>
                  <w:t>סביוני נצר סירני - בניין 31</w:t>
                </w:r>
              </w:ins>
            </w:p>
          </w:tc>
        </w:sdtContent>
      </w:sdt>
      <w:tc>
        <w:tcPr>
          <w:tcW w:w="2232" w:type="dxa"/>
        </w:tcPr>
        <w:p w14:paraId="48CEF551" w14:textId="77777777" w:rsidR="003F6BD9" w:rsidRPr="00F9528C" w:rsidRDefault="003F6BD9" w:rsidP="005E6C84">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מתכנן חשמל ותקשורת</w:t>
              </w:r>
            </w:sdtContent>
          </w:sdt>
        </w:p>
      </w:tc>
      <w:tc>
        <w:tcPr>
          <w:tcW w:w="236" w:type="dxa"/>
        </w:tcPr>
        <w:p w14:paraId="46A5FE44" w14:textId="77777777" w:rsidR="003F6BD9" w:rsidRPr="00F9528C" w:rsidRDefault="003F6BD9" w:rsidP="005E6C84">
          <w:pPr>
            <w:tabs>
              <w:tab w:val="center" w:pos="4153"/>
              <w:tab w:val="right" w:pos="8306"/>
            </w:tabs>
            <w:spacing w:before="0" w:after="0" w:line="240" w:lineRule="auto"/>
            <w:rPr>
              <w:rFonts w:ascii="David" w:hAnsi="David"/>
              <w:sz w:val="16"/>
              <w:szCs w:val="16"/>
              <w:rtl/>
            </w:rPr>
          </w:pPr>
        </w:p>
      </w:tc>
      <w:tc>
        <w:tcPr>
          <w:tcW w:w="1129" w:type="dxa"/>
        </w:tcPr>
        <w:p w14:paraId="6918485F" w14:textId="77777777" w:rsidR="003F6BD9" w:rsidRPr="00F9528C" w:rsidRDefault="003F6BD9" w:rsidP="005E6C84">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639D6443" w14:textId="56739E8E" w:rsidR="003F6BD9" w:rsidRPr="00F9528C" w:rsidRDefault="003F6BD9" w:rsidP="005E6C84">
              <w:pPr>
                <w:tabs>
                  <w:tab w:val="center" w:pos="4153"/>
                  <w:tab w:val="right" w:pos="8306"/>
                </w:tabs>
                <w:spacing w:before="0" w:after="0" w:line="240" w:lineRule="auto"/>
                <w:rPr>
                  <w:rFonts w:ascii="David" w:hAnsi="David"/>
                  <w:sz w:val="20"/>
                  <w:szCs w:val="20"/>
                  <w:rtl/>
                </w:rPr>
              </w:pPr>
              <w:del w:id="115" w:author="Meryl Etman" w:date="2021-05-26T16:52:00Z">
                <w:r w:rsidDel="007E2A61">
                  <w:rPr>
                    <w:rFonts w:ascii="David" w:hAnsi="David" w:hint="cs"/>
                    <w:sz w:val="20"/>
                    <w:szCs w:val="20"/>
                  </w:rPr>
                  <w:delText>CONT-5-658</w:delText>
                </w:r>
              </w:del>
              <w:ins w:id="116" w:author="Meryl Etman" w:date="2021-05-26T16:52:00Z">
                <w:r w:rsidR="007E2A61">
                  <w:rPr>
                    <w:rFonts w:ascii="David" w:hAnsi="David" w:hint="cs"/>
                    <w:sz w:val="20"/>
                    <w:szCs w:val="20"/>
                  </w:rPr>
                  <w:t>CO</w:t>
                </w:r>
                <w:r w:rsidR="007E2A61">
                  <w:rPr>
                    <w:rFonts w:ascii="David" w:hAnsi="David" w:hint="cs"/>
                    <w:sz w:val="20"/>
                    <w:szCs w:val="20"/>
                    <w:rtl/>
                  </w:rPr>
                  <w:t>NT-10-2063</w:t>
                </w:r>
              </w:ins>
            </w:p>
          </w:tc>
        </w:sdtContent>
      </w:sdt>
    </w:tr>
    <w:tr w:rsidR="003F6BD9" w:rsidRPr="00F9528C" w14:paraId="0386071B" w14:textId="77777777" w:rsidTr="005E6C84">
      <w:tc>
        <w:tcPr>
          <w:tcW w:w="753" w:type="dxa"/>
        </w:tcPr>
        <w:p w14:paraId="61A64036" w14:textId="77777777" w:rsidR="003F6BD9" w:rsidRPr="00F9528C" w:rsidRDefault="003F6BD9" w:rsidP="005E6C84">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41FA49F5" w14:textId="6CB32B13" w:rsidR="003F6BD9" w:rsidRPr="00F9528C" w:rsidRDefault="003F6BD9" w:rsidP="005E6C84">
              <w:pPr>
                <w:tabs>
                  <w:tab w:val="center" w:pos="4153"/>
                  <w:tab w:val="right" w:pos="8306"/>
                </w:tabs>
                <w:spacing w:before="0" w:after="0" w:line="240" w:lineRule="auto"/>
                <w:rPr>
                  <w:rFonts w:ascii="David" w:hAnsi="David"/>
                  <w:color w:val="00B0F0"/>
                  <w:sz w:val="20"/>
                  <w:szCs w:val="20"/>
                  <w:rtl/>
                </w:rPr>
              </w:pPr>
              <w:ins w:id="117" w:author="Meryl Etman" w:date="2021-05-26T16:37:00Z">
                <w:r>
                  <w:rPr>
                    <w:rFonts w:ascii="David" w:hAnsi="David"/>
                    <w:color w:val="00B0F0"/>
                    <w:sz w:val="20"/>
                    <w:szCs w:val="20"/>
                    <w:rtl/>
                  </w:rPr>
                  <w:t>רמאור בע"מ</w:t>
                </w:r>
              </w:ins>
            </w:p>
          </w:tc>
        </w:sdtContent>
      </w:sdt>
      <w:tc>
        <w:tcPr>
          <w:tcW w:w="2232"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3F6BD9" w:rsidRPr="00F9528C" w14:paraId="0C9D0D32" w14:textId="77777777" w:rsidTr="005E6C84">
            <w:trPr>
              <w:trHeight w:val="201"/>
            </w:trPr>
            <w:tc>
              <w:tcPr>
                <w:tcW w:w="926" w:type="dxa"/>
              </w:tcPr>
              <w:p w14:paraId="39F41CE3" w14:textId="77777777" w:rsidR="003F6BD9" w:rsidRPr="00F9528C" w:rsidRDefault="003F6BD9" w:rsidP="005E6C84">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650504FB" w14:textId="77777777" w:rsidR="003F6BD9" w:rsidRPr="00F9528C" w:rsidRDefault="003F6BD9" w:rsidP="005E6C84">
                    <w:pPr>
                      <w:tabs>
                        <w:tab w:val="center" w:pos="4153"/>
                        <w:tab w:val="right" w:pos="8306"/>
                      </w:tabs>
                      <w:spacing w:before="0" w:after="0" w:line="240" w:lineRule="auto"/>
                      <w:ind w:left="1" w:hanging="1"/>
                      <w:rPr>
                        <w:rFonts w:ascii="David" w:hAnsi="David"/>
                        <w:color w:val="00B0F0"/>
                        <w:sz w:val="20"/>
                        <w:szCs w:val="20"/>
                        <w:rtl/>
                      </w:rPr>
                    </w:pPr>
                    <w:r w:rsidRPr="00F9528C">
                      <w:rPr>
                        <w:rFonts w:ascii="David" w:hAnsi="David"/>
                        <w:color w:val="00B0F0"/>
                        <w:sz w:val="20"/>
                        <w:szCs w:val="20"/>
                        <w:rtl/>
                      </w:rPr>
                      <w:t>[גרסת חוזה]</w:t>
                    </w:r>
                  </w:p>
                </w:tc>
              </w:sdtContent>
            </w:sdt>
          </w:tr>
        </w:tbl>
        <w:p w14:paraId="000FDBE2" w14:textId="77777777" w:rsidR="003F6BD9" w:rsidRPr="00F9528C" w:rsidRDefault="003F6BD9" w:rsidP="005E6C84">
          <w:pPr>
            <w:tabs>
              <w:tab w:val="center" w:pos="4153"/>
              <w:tab w:val="right" w:pos="8306"/>
            </w:tabs>
            <w:spacing w:before="0" w:after="0" w:line="240" w:lineRule="auto"/>
            <w:rPr>
              <w:rFonts w:ascii="David" w:hAnsi="David"/>
              <w:sz w:val="20"/>
              <w:szCs w:val="20"/>
              <w:rtl/>
            </w:rPr>
          </w:pPr>
        </w:p>
      </w:tc>
      <w:tc>
        <w:tcPr>
          <w:tcW w:w="236" w:type="dxa"/>
        </w:tcPr>
        <w:p w14:paraId="7B7320B9" w14:textId="77777777" w:rsidR="003F6BD9" w:rsidRPr="00F9528C" w:rsidRDefault="003F6BD9" w:rsidP="005E6C84">
          <w:pPr>
            <w:tabs>
              <w:tab w:val="center" w:pos="4153"/>
              <w:tab w:val="right" w:pos="8306"/>
            </w:tabs>
            <w:spacing w:before="0" w:after="0" w:line="240" w:lineRule="auto"/>
            <w:rPr>
              <w:rFonts w:ascii="David" w:hAnsi="David"/>
              <w:sz w:val="20"/>
              <w:szCs w:val="20"/>
              <w:rtl/>
            </w:rPr>
          </w:pPr>
        </w:p>
      </w:tc>
      <w:tc>
        <w:tcPr>
          <w:tcW w:w="1129" w:type="dxa"/>
        </w:tcPr>
        <w:p w14:paraId="0ABB5F2F" w14:textId="77777777" w:rsidR="003F6BD9" w:rsidRPr="00F9528C" w:rsidRDefault="003F6BD9" w:rsidP="005E6C84">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513F46A5" w14:textId="77777777" w:rsidR="003F6BD9" w:rsidRPr="00F9528C" w:rsidRDefault="00227C5A" w:rsidP="005E6C84">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3F6BD9" w:rsidRPr="00F9528C">
                <w:rPr>
                  <w:rFonts w:ascii="David" w:hAnsi="David"/>
                  <w:color w:val="00B0F0"/>
                  <w:sz w:val="20"/>
                  <w:szCs w:val="20"/>
                  <w:rtl/>
                </w:rPr>
                <w:t>[סטטוס חוזה]</w:t>
              </w:r>
            </w:sdtContent>
          </w:sdt>
        </w:p>
      </w:tc>
    </w:tr>
    <w:tr w:rsidR="003F6BD9" w:rsidRPr="00F9528C" w14:paraId="3BD4005A" w14:textId="77777777" w:rsidTr="005E6C84">
      <w:trPr>
        <w:trHeight w:val="80"/>
      </w:trPr>
      <w:tc>
        <w:tcPr>
          <w:tcW w:w="753" w:type="dxa"/>
        </w:tcPr>
        <w:p w14:paraId="47CB3E25" w14:textId="77777777" w:rsidR="003F6BD9" w:rsidRPr="00F9528C" w:rsidRDefault="003F6BD9" w:rsidP="005E6C84">
          <w:pPr>
            <w:tabs>
              <w:tab w:val="center" w:pos="4153"/>
              <w:tab w:val="right" w:pos="8306"/>
            </w:tabs>
            <w:spacing w:before="0" w:after="0" w:line="240" w:lineRule="auto"/>
            <w:rPr>
              <w:rFonts w:ascii="David" w:hAnsi="David"/>
              <w:sz w:val="20"/>
              <w:szCs w:val="20"/>
              <w:rtl/>
            </w:rPr>
          </w:pPr>
        </w:p>
      </w:tc>
      <w:tc>
        <w:tcPr>
          <w:tcW w:w="1883" w:type="dxa"/>
        </w:tcPr>
        <w:p w14:paraId="5B1BF924" w14:textId="77777777" w:rsidR="003F6BD9" w:rsidRPr="00F9528C" w:rsidRDefault="003F6BD9" w:rsidP="005E6C84">
          <w:pPr>
            <w:tabs>
              <w:tab w:val="center" w:pos="4153"/>
              <w:tab w:val="right" w:pos="8306"/>
            </w:tabs>
            <w:spacing w:before="0" w:after="0" w:line="240" w:lineRule="auto"/>
            <w:rPr>
              <w:rFonts w:ascii="David" w:hAnsi="David"/>
              <w:color w:val="00B0F0"/>
              <w:sz w:val="20"/>
              <w:szCs w:val="20"/>
              <w:rtl/>
            </w:rPr>
          </w:pPr>
        </w:p>
      </w:tc>
      <w:tc>
        <w:tcPr>
          <w:tcW w:w="2232" w:type="dxa"/>
        </w:tcPr>
        <w:p w14:paraId="5B31C2E7" w14:textId="77777777" w:rsidR="003F6BD9" w:rsidRPr="00F9528C" w:rsidRDefault="003F6BD9" w:rsidP="005E6C84">
          <w:pPr>
            <w:tabs>
              <w:tab w:val="center" w:pos="4153"/>
              <w:tab w:val="right" w:pos="8306"/>
            </w:tabs>
            <w:spacing w:before="0" w:after="0" w:line="240" w:lineRule="auto"/>
            <w:rPr>
              <w:rFonts w:ascii="David" w:hAnsi="David"/>
              <w:sz w:val="20"/>
              <w:szCs w:val="20"/>
              <w:rtl/>
            </w:rPr>
          </w:pPr>
        </w:p>
      </w:tc>
      <w:tc>
        <w:tcPr>
          <w:tcW w:w="236" w:type="dxa"/>
        </w:tcPr>
        <w:p w14:paraId="1F0EF62E" w14:textId="77777777" w:rsidR="003F6BD9" w:rsidRPr="00F9528C" w:rsidRDefault="003F6BD9" w:rsidP="005E6C84">
          <w:pPr>
            <w:tabs>
              <w:tab w:val="center" w:pos="4153"/>
              <w:tab w:val="right" w:pos="8306"/>
            </w:tabs>
            <w:spacing w:before="0" w:after="0" w:line="240" w:lineRule="auto"/>
            <w:rPr>
              <w:rFonts w:ascii="David" w:hAnsi="David"/>
              <w:sz w:val="20"/>
              <w:szCs w:val="20"/>
              <w:rtl/>
            </w:rPr>
          </w:pPr>
        </w:p>
      </w:tc>
      <w:tc>
        <w:tcPr>
          <w:tcW w:w="1129" w:type="dxa"/>
        </w:tcPr>
        <w:p w14:paraId="1C070985" w14:textId="77777777" w:rsidR="003F6BD9" w:rsidRPr="00F9528C" w:rsidRDefault="003F6BD9" w:rsidP="005E6C84">
          <w:pPr>
            <w:tabs>
              <w:tab w:val="center" w:pos="4153"/>
              <w:tab w:val="right" w:pos="8306"/>
            </w:tabs>
            <w:spacing w:before="0" w:after="0" w:line="240" w:lineRule="auto"/>
            <w:rPr>
              <w:rFonts w:ascii="David" w:hAnsi="David"/>
              <w:sz w:val="20"/>
              <w:szCs w:val="20"/>
              <w:rtl/>
            </w:rPr>
          </w:pPr>
        </w:p>
      </w:tc>
      <w:tc>
        <w:tcPr>
          <w:tcW w:w="2073" w:type="dxa"/>
        </w:tcPr>
        <w:p w14:paraId="5504FFBE" w14:textId="77777777" w:rsidR="003F6BD9" w:rsidRPr="00F9528C" w:rsidRDefault="003F6BD9" w:rsidP="005E6C84">
          <w:pPr>
            <w:tabs>
              <w:tab w:val="center" w:pos="4153"/>
              <w:tab w:val="right" w:pos="8306"/>
            </w:tabs>
            <w:spacing w:before="0" w:after="0" w:line="240" w:lineRule="auto"/>
            <w:rPr>
              <w:rFonts w:ascii="David" w:hAnsi="David"/>
              <w:sz w:val="20"/>
              <w:szCs w:val="20"/>
              <w:rtl/>
            </w:rPr>
          </w:pPr>
        </w:p>
      </w:tc>
    </w:tr>
  </w:tbl>
  <w:p w14:paraId="4F1E5EDA" w14:textId="77777777" w:rsidR="003F6BD9" w:rsidRPr="00EC2AE1" w:rsidRDefault="003F6BD9" w:rsidP="00EC2AE1">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r w:rsidRPr="00F9528C">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2F7806" w14:textId="77777777" w:rsidR="003F6BD9" w:rsidRDefault="003F6BD9" w:rsidP="00AF234B">
      <w:pPr>
        <w:spacing w:before="0" w:after="0" w:line="240" w:lineRule="auto"/>
      </w:pPr>
      <w:r>
        <w:separator/>
      </w:r>
    </w:p>
  </w:footnote>
  <w:footnote w:type="continuationSeparator" w:id="0">
    <w:p w14:paraId="480776F1" w14:textId="77777777" w:rsidR="003F6BD9" w:rsidRDefault="003F6BD9" w:rsidP="00AF234B">
      <w:pPr>
        <w:spacing w:before="0" w:after="0" w:line="240" w:lineRule="auto"/>
      </w:pPr>
      <w:r>
        <w:continuationSeparator/>
      </w:r>
    </w:p>
  </w:footnote>
  <w:footnote w:type="continuationNotice" w:id="1">
    <w:p w14:paraId="58D162C9" w14:textId="77777777" w:rsidR="003F6BD9" w:rsidRDefault="003F6BD9">
      <w:pPr>
        <w:spacing w:before="0" w:after="0" w:line="240" w:lineRule="auto"/>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792596257"/>
      <w:docPartObj>
        <w:docPartGallery w:val="Page Numbers (Top of Page)"/>
        <w:docPartUnique/>
      </w:docPartObj>
    </w:sdtPr>
    <w:sdtEndPr/>
    <w:sdtContent>
      <w:p w14:paraId="08E99515" w14:textId="25852432" w:rsidR="003F6BD9" w:rsidRDefault="003F6BD9" w:rsidP="00CF334C">
        <w:pPr>
          <w:pStyle w:val="a3"/>
          <w:jc w:val="center"/>
        </w:pPr>
        <w:r>
          <w:fldChar w:fldCharType="begin"/>
        </w:r>
        <w:r>
          <w:instrText xml:space="preserve"> PAGE   \* MERGEFORMAT </w:instrText>
        </w:r>
        <w:r>
          <w:fldChar w:fldCharType="separate"/>
        </w:r>
        <w:r w:rsidR="00227C5A">
          <w:rPr>
            <w:noProof/>
            <w:rtl/>
          </w:rPr>
          <w:t>30</w:t>
        </w:r>
        <w:r>
          <w:rPr>
            <w:noProof/>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EB4B0B"/>
    <w:multiLevelType w:val="multilevel"/>
    <w:tmpl w:val="BA2811C6"/>
    <w:lvl w:ilvl="0">
      <w:start w:val="1"/>
      <w:numFmt w:val="decimal"/>
      <w:lvlText w:val="%1."/>
      <w:lvlJc w:val="left"/>
      <w:pPr>
        <w:tabs>
          <w:tab w:val="num" w:pos="720"/>
        </w:tabs>
        <w:ind w:left="720" w:hanging="720"/>
      </w:pPr>
      <w:rPr>
        <w:rFonts w:cs="Times New Roman" w:hint="default"/>
        <w:b/>
        <w:bCs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1"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2"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3"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4"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5"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7"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8"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0" w15:restartNumberingAfterBreak="0">
    <w:nsid w:val="3D5F25BA"/>
    <w:multiLevelType w:val="multilevel"/>
    <w:tmpl w:val="38E2925A"/>
    <w:lvl w:ilvl="0">
      <w:start w:val="1"/>
      <w:numFmt w:val="decimal"/>
      <w:lvlText w:val="%1."/>
      <w:lvlJc w:val="left"/>
      <w:pPr>
        <w:ind w:left="1080" w:hanging="720"/>
      </w:pPr>
      <w:rPr>
        <w:rFonts w:hint="default"/>
      </w:rPr>
    </w:lvl>
    <w:lvl w:ilvl="1">
      <w:start w:val="3"/>
      <w:numFmt w:val="decimal"/>
      <w:isLgl/>
      <w:lvlText w:val="%1.%2"/>
      <w:lvlJc w:val="left"/>
      <w:pPr>
        <w:ind w:left="1440" w:hanging="465"/>
      </w:pPr>
      <w:rPr>
        <w:rFonts w:hint="default"/>
      </w:rPr>
    </w:lvl>
    <w:lvl w:ilvl="2">
      <w:start w:val="1"/>
      <w:numFmt w:val="decimal"/>
      <w:isLgl/>
      <w:lvlText w:val="%1.%2.%3"/>
      <w:lvlJc w:val="left"/>
      <w:pPr>
        <w:ind w:left="2310" w:hanging="720"/>
      </w:pPr>
      <w:rPr>
        <w:rFonts w:hint="default"/>
      </w:rPr>
    </w:lvl>
    <w:lvl w:ilvl="3">
      <w:start w:val="1"/>
      <w:numFmt w:val="decimal"/>
      <w:isLgl/>
      <w:lvlText w:val="%1.%2.%3.%4"/>
      <w:lvlJc w:val="left"/>
      <w:pPr>
        <w:ind w:left="2925" w:hanging="720"/>
      </w:pPr>
      <w:rPr>
        <w:rFonts w:hint="default"/>
      </w:rPr>
    </w:lvl>
    <w:lvl w:ilvl="4">
      <w:start w:val="1"/>
      <w:numFmt w:val="decimal"/>
      <w:isLgl/>
      <w:lvlText w:val="%1.%2.%3.%4.%5"/>
      <w:lvlJc w:val="left"/>
      <w:pPr>
        <w:ind w:left="3900" w:hanging="1080"/>
      </w:pPr>
      <w:rPr>
        <w:rFonts w:hint="default"/>
      </w:rPr>
    </w:lvl>
    <w:lvl w:ilvl="5">
      <w:start w:val="1"/>
      <w:numFmt w:val="decimal"/>
      <w:isLgl/>
      <w:lvlText w:val="%1.%2.%3.%4.%5.%6"/>
      <w:lvlJc w:val="left"/>
      <w:pPr>
        <w:ind w:left="4515" w:hanging="1080"/>
      </w:pPr>
      <w:rPr>
        <w:rFonts w:hint="default"/>
      </w:rPr>
    </w:lvl>
    <w:lvl w:ilvl="6">
      <w:start w:val="1"/>
      <w:numFmt w:val="decimal"/>
      <w:isLgl/>
      <w:lvlText w:val="%1.%2.%3.%4.%5.%6.%7"/>
      <w:lvlJc w:val="left"/>
      <w:pPr>
        <w:ind w:left="5130" w:hanging="1080"/>
      </w:pPr>
      <w:rPr>
        <w:rFonts w:hint="default"/>
      </w:rPr>
    </w:lvl>
    <w:lvl w:ilvl="7">
      <w:start w:val="1"/>
      <w:numFmt w:val="decimal"/>
      <w:isLgl/>
      <w:lvlText w:val="%1.%2.%3.%4.%5.%6.%7.%8"/>
      <w:lvlJc w:val="left"/>
      <w:pPr>
        <w:ind w:left="6105" w:hanging="1440"/>
      </w:pPr>
      <w:rPr>
        <w:rFonts w:hint="default"/>
      </w:rPr>
    </w:lvl>
    <w:lvl w:ilvl="8">
      <w:start w:val="1"/>
      <w:numFmt w:val="decimal"/>
      <w:isLgl/>
      <w:lvlText w:val="%1.%2.%3.%4.%5.%6.%7.%8.%9"/>
      <w:lvlJc w:val="left"/>
      <w:pPr>
        <w:ind w:left="6720" w:hanging="1440"/>
      </w:pPr>
      <w:rPr>
        <w:rFonts w:hint="default"/>
      </w:rPr>
    </w:lvl>
  </w:abstractNum>
  <w:abstractNum w:abstractNumId="11"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2"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3"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4"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15"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6"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17"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16"/>
  </w:num>
  <w:num w:numId="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4"/>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7"/>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3"/>
  </w:num>
  <w:num w:numId="13">
    <w:abstractNumId w:val="1"/>
  </w:num>
  <w:num w:numId="14">
    <w:abstractNumId w:val="6"/>
  </w:num>
  <w:num w:numId="15">
    <w:abstractNumId w:val="15"/>
  </w:num>
  <w:num w:numId="16">
    <w:abstractNumId w:val="17"/>
  </w:num>
  <w:num w:numId="17">
    <w:abstractNumId w:val="2"/>
  </w:num>
  <w:num w:numId="18">
    <w:abstractNumId w:val="5"/>
  </w:num>
  <w:num w:numId="19">
    <w:abstractNumId w:val="8"/>
  </w:num>
  <w:num w:numId="20">
    <w:abstractNumId w:val="7"/>
  </w:num>
  <w:num w:numId="21">
    <w:abstractNumId w:val="11"/>
  </w:num>
  <w:num w:numId="22">
    <w:abstractNumId w:val="10"/>
  </w:num>
  <w:num w:numId="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1"/>
    <w:lvlOverride w:ilvl="0">
      <w:startOverride w:val="1"/>
    </w:lvlOverride>
    <w:lvlOverride w:ilvl="1"/>
    <w:lvlOverride w:ilvl="2"/>
    <w:lvlOverride w:ilvl="3"/>
    <w:lvlOverride w:ilvl="4"/>
    <w:lvlOverride w:ilvl="5"/>
    <w:lvlOverride w:ilvl="6"/>
    <w:lvlOverride w:ilvl="7"/>
    <w:lvlOverride w:ilvl="8"/>
  </w:num>
  <w:num w:numId="2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eryl Etman">
    <w15:presenceInfo w15:providerId="AD" w15:userId="S-1-5-21-1915107579-1707952165-794563710-53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defaultTabStop w:val="720"/>
  <w:characterSpacingControl w:val="doNotCompress"/>
  <w:hdrShapeDefaults>
    <o:shapedefaults v:ext="edit" spidmax="614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75156"/>
    <w:rsid w:val="00082B8A"/>
    <w:rsid w:val="00134C85"/>
    <w:rsid w:val="001A0C3C"/>
    <w:rsid w:val="001A69D5"/>
    <w:rsid w:val="001C0853"/>
    <w:rsid w:val="00214ACF"/>
    <w:rsid w:val="00223E9F"/>
    <w:rsid w:val="00227C5A"/>
    <w:rsid w:val="00272745"/>
    <w:rsid w:val="002B2234"/>
    <w:rsid w:val="0039396B"/>
    <w:rsid w:val="003F6BD9"/>
    <w:rsid w:val="00520499"/>
    <w:rsid w:val="00552E11"/>
    <w:rsid w:val="005E6C84"/>
    <w:rsid w:val="0061499E"/>
    <w:rsid w:val="00666119"/>
    <w:rsid w:val="0072103C"/>
    <w:rsid w:val="00735E3D"/>
    <w:rsid w:val="00790766"/>
    <w:rsid w:val="007E2A61"/>
    <w:rsid w:val="008C64C6"/>
    <w:rsid w:val="00942177"/>
    <w:rsid w:val="00A03B97"/>
    <w:rsid w:val="00A42271"/>
    <w:rsid w:val="00AF234B"/>
    <w:rsid w:val="00B57C10"/>
    <w:rsid w:val="00BD72C4"/>
    <w:rsid w:val="00BE17B4"/>
    <w:rsid w:val="00CF334C"/>
    <w:rsid w:val="00D80A75"/>
    <w:rsid w:val="00E679C7"/>
    <w:rsid w:val="00EC2AE1"/>
    <w:rsid w:val="00EC37B6"/>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3A477581"/>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2">
    <w:name w:val="heading 2"/>
    <w:basedOn w:val="a"/>
    <w:next w:val="a"/>
    <w:link w:val="20"/>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3">
    <w:name w:val="heading 3"/>
    <w:basedOn w:val="a"/>
    <w:next w:val="a"/>
    <w:link w:val="30"/>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4">
    <w:name w:val="heading 4"/>
    <w:basedOn w:val="a"/>
    <w:next w:val="a"/>
    <w:link w:val="40"/>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5">
    <w:name w:val="heading 5"/>
    <w:basedOn w:val="a"/>
    <w:next w:val="a"/>
    <w:link w:val="50"/>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uiPriority w:val="99"/>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a5"/>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a6"/>
    <w:link w:val="AutoFields"/>
    <w:rsid w:val="00CF334C"/>
    <w:rPr>
      <w:rFonts w:ascii="David" w:hAnsi="David" w:cs="David"/>
      <w:color w:val="0070C0"/>
      <w:sz w:val="20"/>
      <w:szCs w:val="24"/>
    </w:rPr>
  </w:style>
  <w:style w:type="character" w:customStyle="1" w:styleId="10">
    <w:name w:val="כותרת 1 תו"/>
    <w:basedOn w:val="a0"/>
    <w:link w:val="1"/>
    <w:rsid w:val="002B2234"/>
    <w:rPr>
      <w:rFonts w:ascii="Calibri Light" w:eastAsia="Times New Roman" w:hAnsi="Calibri Light" w:cs="Times New Roman"/>
      <w:b/>
      <w:bCs/>
      <w:kern w:val="32"/>
      <w:sz w:val="32"/>
      <w:szCs w:val="32"/>
      <w:lang w:eastAsia="he-IL"/>
    </w:rPr>
  </w:style>
  <w:style w:type="character" w:customStyle="1" w:styleId="20">
    <w:name w:val="כותרת 2 תו"/>
    <w:basedOn w:val="a0"/>
    <w:link w:val="2"/>
    <w:rsid w:val="002B2234"/>
    <w:rPr>
      <w:rFonts w:ascii="Times New Roman" w:eastAsia="Times New Roman" w:hAnsi="Times New Roman" w:cs="David"/>
      <w:b/>
      <w:bCs/>
      <w:sz w:val="24"/>
      <w:szCs w:val="24"/>
      <w:u w:val="single"/>
      <w:lang w:eastAsia="he-IL"/>
    </w:rPr>
  </w:style>
  <w:style w:type="character" w:customStyle="1" w:styleId="30">
    <w:name w:val="כותרת 3 תו"/>
    <w:basedOn w:val="a0"/>
    <w:link w:val="3"/>
    <w:rsid w:val="002B2234"/>
    <w:rPr>
      <w:rFonts w:ascii="Times New Roman" w:eastAsia="Times New Roman" w:hAnsi="Times New Roman" w:cs="David"/>
      <w:sz w:val="24"/>
      <w:szCs w:val="24"/>
      <w:u w:val="single"/>
      <w:lang w:eastAsia="he-IL"/>
    </w:rPr>
  </w:style>
  <w:style w:type="character" w:customStyle="1" w:styleId="40">
    <w:name w:val="כותרת 4 תו"/>
    <w:basedOn w:val="a0"/>
    <w:link w:val="4"/>
    <w:rsid w:val="002B2234"/>
    <w:rPr>
      <w:rFonts w:ascii="Calibri" w:eastAsia="Times New Roman" w:hAnsi="Calibri" w:cs="Arial"/>
      <w:b/>
      <w:bCs/>
      <w:sz w:val="28"/>
      <w:szCs w:val="28"/>
      <w:lang w:eastAsia="he-IL"/>
    </w:rPr>
  </w:style>
  <w:style w:type="character" w:customStyle="1" w:styleId="50">
    <w:name w:val="כותרת 5 תו"/>
    <w:basedOn w:val="a0"/>
    <w:link w:val="5"/>
    <w:rsid w:val="002B2234"/>
    <w:rPr>
      <w:rFonts w:ascii="Times New Roman" w:eastAsia="Times New Roman" w:hAnsi="Times New Roman" w:cs="David"/>
      <w:b/>
      <w:bCs/>
      <w:i/>
      <w:iCs/>
      <w:sz w:val="26"/>
      <w:szCs w:val="26"/>
      <w:lang w:eastAsia="he-IL"/>
    </w:rPr>
  </w:style>
  <w:style w:type="numbering" w:customStyle="1" w:styleId="NoList1">
    <w:name w:val="No List1"/>
    <w:next w:val="a2"/>
    <w:semiHidden/>
    <w:rsid w:val="002B2234"/>
  </w:style>
  <w:style w:type="paragraph" w:customStyle="1" w:styleId="Heading11">
    <w:name w:val="Heading 11"/>
    <w:basedOn w:val="a"/>
    <w:next w:val="a"/>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a9">
    <w:name w:val="Body Text"/>
    <w:basedOn w:val="a"/>
    <w:link w:val="aa"/>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2B2234"/>
    <w:rPr>
      <w:rFonts w:ascii="Times New Roman" w:eastAsia="Times New Roman" w:hAnsi="Times New Roman" w:cs="David"/>
      <w:sz w:val="20"/>
      <w:szCs w:val="24"/>
      <w:lang w:eastAsia="he-IL"/>
    </w:rPr>
  </w:style>
  <w:style w:type="paragraph" w:styleId="ab">
    <w:name w:val="Title"/>
    <w:basedOn w:val="a"/>
    <w:link w:val="ac"/>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ad">
    <w:name w:val="Block Text"/>
    <w:basedOn w:val="a"/>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a"/>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31">
    <w:name w:val="Body Text Indent 3"/>
    <w:basedOn w:val="a"/>
    <w:link w:val="32"/>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2B2234"/>
    <w:rPr>
      <w:rFonts w:ascii="Times New Roman" w:eastAsia="Times New Roman" w:hAnsi="Times New Roman" w:cs="David"/>
      <w:sz w:val="24"/>
      <w:szCs w:val="24"/>
      <w:lang w:eastAsia="he-IL"/>
    </w:rPr>
  </w:style>
  <w:style w:type="paragraph" w:styleId="21">
    <w:name w:val="Body Text Indent 2"/>
    <w:basedOn w:val="a"/>
    <w:link w:val="22"/>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2B2234"/>
    <w:rPr>
      <w:rFonts w:ascii="Times New Roman" w:eastAsia="Times New Roman" w:hAnsi="Times New Roman" w:cs="David"/>
      <w:sz w:val="20"/>
      <w:szCs w:val="24"/>
      <w:lang w:eastAsia="he-IL"/>
    </w:rPr>
  </w:style>
  <w:style w:type="paragraph" w:styleId="ae">
    <w:name w:val="Balloon Text"/>
    <w:basedOn w:val="a"/>
    <w:link w:val="af"/>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
    <w:name w:val="טקסט בלונים תו"/>
    <w:basedOn w:val="a0"/>
    <w:link w:val="ae"/>
    <w:semiHidden/>
    <w:rsid w:val="002B2234"/>
    <w:rPr>
      <w:rFonts w:ascii="Tahoma" w:eastAsia="Times New Roman" w:hAnsi="Tahoma" w:cs="Tahoma"/>
      <w:sz w:val="16"/>
      <w:szCs w:val="16"/>
      <w:lang w:eastAsia="he-IL"/>
    </w:rPr>
  </w:style>
  <w:style w:type="paragraph" w:customStyle="1" w:styleId="af0">
    <w:name w:val="סגנון"/>
    <w:basedOn w:val="a"/>
    <w:next w:val="ad"/>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af1">
    <w:name w:val="page number"/>
    <w:rsid w:val="002B2234"/>
    <w:rPr>
      <w:rFonts w:cs="Times New Roman"/>
    </w:rPr>
  </w:style>
  <w:style w:type="paragraph" w:styleId="af2">
    <w:name w:val="Document Map"/>
    <w:basedOn w:val="a"/>
    <w:link w:val="af3"/>
    <w:semiHidden/>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3">
    <w:name w:val="מפת מסמך תו"/>
    <w:basedOn w:val="a0"/>
    <w:link w:val="af2"/>
    <w:semiHidden/>
    <w:rsid w:val="002B2234"/>
    <w:rPr>
      <w:rFonts w:ascii="Tahoma" w:eastAsia="Times New Roman" w:hAnsi="Tahoma" w:cs="Tahoma"/>
      <w:sz w:val="20"/>
      <w:szCs w:val="20"/>
      <w:shd w:val="clear" w:color="auto" w:fill="000080"/>
      <w:lang w:eastAsia="he-IL"/>
    </w:rPr>
  </w:style>
  <w:style w:type="paragraph" w:customStyle="1" w:styleId="af4">
    <w:name w:val="רשימה מימין"/>
    <w:basedOn w:val="a"/>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1">
    <w:name w:val="חתימה1"/>
    <w:basedOn w:val="a"/>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5">
    <w:name w:val="חתימה קו אחד"/>
    <w:basedOn w:val="11"/>
    <w:rsid w:val="002B2234"/>
    <w:pPr>
      <w:tabs>
        <w:tab w:val="left" w:pos="2880"/>
        <w:tab w:val="left" w:pos="5220"/>
        <w:tab w:val="left" w:pos="7740"/>
      </w:tabs>
      <w:ind w:left="360"/>
    </w:pPr>
    <w:rPr>
      <w:sz w:val="22"/>
      <w:szCs w:val="22"/>
    </w:rPr>
  </w:style>
  <w:style w:type="paragraph" w:customStyle="1" w:styleId="12">
    <w:name w:val="חתימה קו 1 נקודות"/>
    <w:basedOn w:val="1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6">
    <w:name w:val="List Paragraph"/>
    <w:basedOn w:val="a"/>
    <w:uiPriority w:val="34"/>
    <w:qFormat/>
    <w:rsid w:val="00A03B97"/>
    <w:pPr>
      <w:ind w:left="720"/>
      <w:contextualSpacing/>
    </w:pPr>
  </w:style>
  <w:style w:type="table" w:customStyle="1" w:styleId="13">
    <w:name w:val="רשת טבלה1"/>
    <w:basedOn w:val="a1"/>
    <w:next w:val="a8"/>
    <w:rsid w:val="00EC2A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7">
    <w:name w:val="היסט_כפול"/>
    <w:basedOn w:val="a"/>
    <w:rsid w:val="0039396B"/>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notes" Target="footnotes.xml"/><Relationship Id="rId14" Type="http://schemas.openxmlformats.org/officeDocument/2006/relationships/footer" Target="footer1.xml"/><Relationship Id="rId9"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C32364423DFC4D9683D2AFC9A0512D65"/>
        <w:category>
          <w:name w:val="General"/>
          <w:gallery w:val="placeholder"/>
        </w:category>
        <w:types>
          <w:type w:val="bbPlcHdr"/>
        </w:types>
        <w:behaviors>
          <w:behavior w:val="content"/>
        </w:behaviors>
        <w:guid w:val="{F5FDE81C-4D45-474E-B6C0-732D108F29B4}"/>
      </w:docPartPr>
      <w:docPartBody>
        <w:p w:rsidR="00484095" w:rsidRDefault="003D3172">
          <w:r w:rsidRPr="00D33004">
            <w:rPr>
              <w:rStyle w:val="a3"/>
              <w:rtl/>
            </w:rPr>
            <w:t>[תאריך חתימת חוזה]</w:t>
          </w:r>
        </w:p>
      </w:docPartBody>
    </w:docPart>
    <w:docPart>
      <w:docPartPr>
        <w:name w:val="033689155C204D34AA30E9BCCBD4FC53"/>
        <w:category>
          <w:name w:val="General"/>
          <w:gallery w:val="placeholder"/>
        </w:category>
        <w:types>
          <w:type w:val="bbPlcHdr"/>
        </w:types>
        <w:behaviors>
          <w:behavior w:val="content"/>
        </w:behaviors>
        <w:guid w:val="{88AFCFB5-76C3-4B1F-99E9-C996CC2D4393}"/>
      </w:docPartPr>
      <w:docPartBody>
        <w:p w:rsidR="00484095" w:rsidRDefault="003D3172">
          <w:r w:rsidRPr="00D33004">
            <w:rPr>
              <w:rStyle w:val="a3"/>
              <w:rtl/>
            </w:rPr>
            <w:t>[צד א בחוזה]</w:t>
          </w:r>
        </w:p>
      </w:docPartBody>
    </w:docPart>
    <w:docPart>
      <w:docPartPr>
        <w:name w:val="18DFA901444646BB88ABDB7191A85B95"/>
        <w:category>
          <w:name w:val="General"/>
          <w:gallery w:val="placeholder"/>
        </w:category>
        <w:types>
          <w:type w:val="bbPlcHdr"/>
        </w:types>
        <w:behaviors>
          <w:behavior w:val="content"/>
        </w:behaviors>
        <w:guid w:val="{D1CD494E-94B5-48B4-A0ED-E06E589216FD}"/>
      </w:docPartPr>
      <w:docPartBody>
        <w:p w:rsidR="00484095" w:rsidRDefault="003D3172">
          <w:r w:rsidRPr="00D33004">
            <w:rPr>
              <w:rStyle w:val="a3"/>
              <w:rtl/>
            </w:rPr>
            <w:t>[צדדים נוספים]</w:t>
          </w:r>
        </w:p>
      </w:docPartBody>
    </w:docPart>
    <w:docPart>
      <w:docPartPr>
        <w:name w:val="D3E35407D01A429BB4618C373C63356D"/>
        <w:category>
          <w:name w:val="General"/>
          <w:gallery w:val="placeholder"/>
        </w:category>
        <w:types>
          <w:type w:val="bbPlcHdr"/>
        </w:types>
        <w:behaviors>
          <w:behavior w:val="content"/>
        </w:behaviors>
        <w:guid w:val="{682752A2-6181-4250-A8C1-283246DF676B}"/>
      </w:docPartPr>
      <w:docPartBody>
        <w:p w:rsidR="00484095" w:rsidRDefault="003D3172">
          <w:r w:rsidRPr="00D33004">
            <w:rPr>
              <w:rStyle w:val="a3"/>
              <w:rtl/>
            </w:rPr>
            <w:t>[נקודות מדד]</w:t>
          </w:r>
        </w:p>
      </w:docPartBody>
    </w:docPart>
    <w:docPart>
      <w:docPartPr>
        <w:name w:val="68B073ACBC9B4904B399764617F006C8"/>
        <w:category>
          <w:name w:val="General"/>
          <w:gallery w:val="placeholder"/>
        </w:category>
        <w:types>
          <w:type w:val="bbPlcHdr"/>
        </w:types>
        <w:behaviors>
          <w:behavior w:val="content"/>
        </w:behaviors>
        <w:guid w:val="{9BE2CD60-97F2-4A4D-BF78-5E390713A628}"/>
      </w:docPartPr>
      <w:docPartBody>
        <w:p w:rsidR="00484095" w:rsidRDefault="003D3172">
          <w:r w:rsidRPr="00D33004">
            <w:rPr>
              <w:rStyle w:val="a3"/>
              <w:rtl/>
            </w:rPr>
            <w:t>[מדד בסיס]</w:t>
          </w:r>
        </w:p>
      </w:docPartBody>
    </w:docPart>
    <w:docPart>
      <w:docPartPr>
        <w:name w:val="680F525888D74A88870FED13DD5DC8EB"/>
        <w:category>
          <w:name w:val="General"/>
          <w:gallery w:val="placeholder"/>
        </w:category>
        <w:types>
          <w:type w:val="bbPlcHdr"/>
        </w:types>
        <w:behaviors>
          <w:behavior w:val="content"/>
        </w:behaviors>
        <w:guid w:val="{9FB65CDF-B2A2-4164-89C9-1B9A05CE081B}"/>
      </w:docPartPr>
      <w:docPartBody>
        <w:p w:rsidR="00484095" w:rsidRDefault="003D3172">
          <w:r w:rsidRPr="00D33004">
            <w:rPr>
              <w:rStyle w:val="a3"/>
              <w:rtl/>
            </w:rPr>
            <w:t>[מדד בגין/ידוע - כותרת]</w:t>
          </w:r>
        </w:p>
      </w:docPartBody>
    </w:docPart>
    <w:docPart>
      <w:docPartPr>
        <w:name w:val="4842E918D147400A969E6E7847F3D2BD"/>
        <w:category>
          <w:name w:val="General"/>
          <w:gallery w:val="placeholder"/>
        </w:category>
        <w:types>
          <w:type w:val="bbPlcHdr"/>
        </w:types>
        <w:behaviors>
          <w:behavior w:val="content"/>
        </w:behaviors>
        <w:guid w:val="{45FCDE13-E131-43A6-A144-937250E15253}"/>
      </w:docPartPr>
      <w:docPartBody>
        <w:p w:rsidR="00484095" w:rsidRDefault="003D3172">
          <w:r w:rsidRPr="00D33004">
            <w:rPr>
              <w:rStyle w:val="a3"/>
              <w:rtl/>
            </w:rPr>
            <w:t>[סוג מדד כותרת]</w:t>
          </w:r>
        </w:p>
      </w:docPartBody>
    </w:docPart>
    <w:docPart>
      <w:docPartPr>
        <w:name w:val="A63463E970C1443C92C1790F6B12BC1E"/>
        <w:category>
          <w:name w:val="כללי"/>
          <w:gallery w:val="placeholder"/>
        </w:category>
        <w:types>
          <w:type w:val="bbPlcHdr"/>
        </w:types>
        <w:behaviors>
          <w:behavior w:val="content"/>
        </w:behaviors>
        <w:guid w:val="{1E230708-3C11-4631-9B0B-B4D0C4254B37}"/>
      </w:docPartPr>
      <w:docPartBody>
        <w:p w:rsidR="00484095" w:rsidRDefault="00484095" w:rsidP="00484095">
          <w:pPr>
            <w:pStyle w:val="A63463E970C1443C92C1790F6B12BC1E"/>
          </w:pPr>
          <w:r w:rsidRPr="00F11BAF">
            <w:rPr>
              <w:rStyle w:val="a3"/>
              <w:rtl/>
            </w:rPr>
            <w:t>[שם הפרויקט]</w:t>
          </w:r>
        </w:p>
      </w:docPartBody>
    </w:docPart>
    <w:docPart>
      <w:docPartPr>
        <w:name w:val="C6AFC98E6AC341BFADBAA851F58CEBE5"/>
        <w:category>
          <w:name w:val="כללי"/>
          <w:gallery w:val="placeholder"/>
        </w:category>
        <w:types>
          <w:type w:val="bbPlcHdr"/>
        </w:types>
        <w:behaviors>
          <w:behavior w:val="content"/>
        </w:behaviors>
        <w:guid w:val="{CD35404D-0EE6-48C1-8466-69E51F6CAAE9}"/>
      </w:docPartPr>
      <w:docPartBody>
        <w:p w:rsidR="00484095" w:rsidRDefault="00484095" w:rsidP="00484095">
          <w:pPr>
            <w:pStyle w:val="C6AFC98E6AC341BFADBAA851F58CEBE5"/>
          </w:pPr>
          <w:r w:rsidRPr="00F11BAF">
            <w:rPr>
              <w:rStyle w:val="a3"/>
              <w:rtl/>
            </w:rPr>
            <w:t>[שם אתר]</w:t>
          </w:r>
        </w:p>
      </w:docPartBody>
    </w:docPart>
    <w:docPart>
      <w:docPartPr>
        <w:name w:val="43FE4C324B3D4D45903EBE903CEA264B"/>
        <w:category>
          <w:name w:val="כללי"/>
          <w:gallery w:val="placeholder"/>
        </w:category>
        <w:types>
          <w:type w:val="bbPlcHdr"/>
        </w:types>
        <w:behaviors>
          <w:behavior w:val="content"/>
        </w:behaviors>
        <w:guid w:val="{96092CE9-BEBA-4A9D-9601-5F0F9E7E1C39}"/>
      </w:docPartPr>
      <w:docPartBody>
        <w:p w:rsidR="00484095" w:rsidRDefault="00484095" w:rsidP="00484095">
          <w:pPr>
            <w:pStyle w:val="43FE4C324B3D4D45903EBE903CEA264B"/>
          </w:pPr>
          <w:r w:rsidRPr="009C4355">
            <w:rPr>
              <w:rStyle w:val="a3"/>
              <w:rtl/>
            </w:rPr>
            <w:t>[שם ספק]</w:t>
          </w:r>
        </w:p>
      </w:docPartBody>
    </w:docPart>
    <w:docPart>
      <w:docPartPr>
        <w:name w:val="62B894F6C7B6442598F0D71DFE4A06C3"/>
        <w:category>
          <w:name w:val="כללי"/>
          <w:gallery w:val="placeholder"/>
        </w:category>
        <w:types>
          <w:type w:val="bbPlcHdr"/>
        </w:types>
        <w:behaviors>
          <w:behavior w:val="content"/>
        </w:behaviors>
        <w:guid w:val="{BA0451E6-276D-4908-B001-4F2F2588F60D}"/>
      </w:docPartPr>
      <w:docPartBody>
        <w:p w:rsidR="00484095" w:rsidRDefault="00484095" w:rsidP="00484095">
          <w:pPr>
            <w:pStyle w:val="62B894F6C7B6442598F0D71DFE4A06C3"/>
          </w:pPr>
          <w:r w:rsidRPr="003E6FC4">
            <w:rPr>
              <w:rStyle w:val="a3"/>
              <w:rtl/>
            </w:rPr>
            <w:t>[שם צד א]</w:t>
          </w:r>
        </w:p>
      </w:docPartBody>
    </w:docPart>
    <w:docPart>
      <w:docPartPr>
        <w:name w:val="00911422858C4BCE8120469B9F47FB46"/>
        <w:category>
          <w:name w:val="כללי"/>
          <w:gallery w:val="placeholder"/>
        </w:category>
        <w:types>
          <w:type w:val="bbPlcHdr"/>
        </w:types>
        <w:behaviors>
          <w:behavior w:val="content"/>
        </w:behaviors>
        <w:guid w:val="{2A5AE523-FC2A-4E4D-B5E6-3B55ACEFA888}"/>
      </w:docPartPr>
      <w:docPartBody>
        <w:p w:rsidR="00484095" w:rsidRDefault="00484095" w:rsidP="00484095">
          <w:pPr>
            <w:pStyle w:val="00911422858C4BCE8120469B9F47FB46"/>
          </w:pPr>
          <w:r w:rsidRPr="003059F5">
            <w:rPr>
              <w:rStyle w:val="a3"/>
              <w:rtl/>
            </w:rPr>
            <w:t>[רשות מקומית]</w:t>
          </w:r>
        </w:p>
      </w:docPartBody>
    </w:docPart>
    <w:docPart>
      <w:docPartPr>
        <w:name w:val="2CE2ACED0BFA4946960641CABE43A153"/>
        <w:category>
          <w:name w:val="כללי"/>
          <w:gallery w:val="placeholder"/>
        </w:category>
        <w:types>
          <w:type w:val="bbPlcHdr"/>
        </w:types>
        <w:behaviors>
          <w:behavior w:val="content"/>
        </w:behaviors>
        <w:guid w:val="{5B036196-E2DF-47CF-9BD7-BE25FF1AD2C1}"/>
      </w:docPartPr>
      <w:docPartBody>
        <w:p w:rsidR="00484095" w:rsidRDefault="00484095" w:rsidP="00484095">
          <w:pPr>
            <w:pStyle w:val="2CE2ACED0BFA4946960641CABE43A153"/>
          </w:pPr>
          <w:r w:rsidRPr="003059F5">
            <w:rPr>
              <w:rStyle w:val="a3"/>
              <w:rtl/>
            </w:rPr>
            <w:t>[שם אתר]</w:t>
          </w:r>
        </w:p>
      </w:docPartBody>
    </w:docPart>
    <w:docPart>
      <w:docPartPr>
        <w:name w:val="A8EBB78BD70E4147A6E024D307465996"/>
        <w:category>
          <w:name w:val="כללי"/>
          <w:gallery w:val="placeholder"/>
        </w:category>
        <w:types>
          <w:type w:val="bbPlcHdr"/>
        </w:types>
        <w:behaviors>
          <w:behavior w:val="content"/>
        </w:behaviors>
        <w:guid w:val="{B84EC4C3-F876-405C-9D3D-A80F2EEE088A}"/>
      </w:docPartPr>
      <w:docPartBody>
        <w:p w:rsidR="00484095" w:rsidRDefault="00484095" w:rsidP="00484095">
          <w:pPr>
            <w:pStyle w:val="A8EBB78BD70E4147A6E024D307465996"/>
          </w:pPr>
          <w:r w:rsidRPr="003059F5">
            <w:rPr>
              <w:rStyle w:val="a3"/>
              <w:rtl/>
            </w:rPr>
            <w:t>[שם הפרויקט]</w:t>
          </w:r>
        </w:p>
      </w:docPartBody>
    </w:docPart>
    <w:docPart>
      <w:docPartPr>
        <w:name w:val="0EA9C9DE71F845B5912A1725FC68507C"/>
        <w:category>
          <w:name w:val="כללי"/>
          <w:gallery w:val="placeholder"/>
        </w:category>
        <w:types>
          <w:type w:val="bbPlcHdr"/>
        </w:types>
        <w:behaviors>
          <w:behavior w:val="content"/>
        </w:behaviors>
        <w:guid w:val="{C2BF6A4C-D445-48BF-8F7D-B9CAFE3BD554}"/>
      </w:docPartPr>
      <w:docPartBody>
        <w:p w:rsidR="00484095" w:rsidRDefault="00484095" w:rsidP="00484095">
          <w:pPr>
            <w:pStyle w:val="0EA9C9DE71F845B5912A1725FC68507C"/>
          </w:pPr>
          <w:r w:rsidRPr="003059F5">
            <w:rPr>
              <w:rStyle w:val="a3"/>
              <w:rtl/>
            </w:rPr>
            <w:t>[שדה נוסף 2]</w:t>
          </w:r>
        </w:p>
      </w:docPartBody>
    </w:docPart>
    <w:docPart>
      <w:docPartPr>
        <w:name w:val="449910406AD04649A089B6776B01EE39"/>
        <w:category>
          <w:name w:val="כללי"/>
          <w:gallery w:val="placeholder"/>
        </w:category>
        <w:types>
          <w:type w:val="bbPlcHdr"/>
        </w:types>
        <w:behaviors>
          <w:behavior w:val="content"/>
        </w:behaviors>
        <w:guid w:val="{00E1C247-ADDE-48B3-86EB-6D8A169DD3F9}"/>
      </w:docPartPr>
      <w:docPartBody>
        <w:p w:rsidR="00484095" w:rsidRDefault="00484095" w:rsidP="00484095">
          <w:pPr>
            <w:pStyle w:val="449910406AD04649A089B6776B01EE39"/>
          </w:pPr>
          <w:r w:rsidRPr="003059F5">
            <w:rPr>
              <w:rStyle w:val="a3"/>
              <w:rtl/>
            </w:rPr>
            <w:t>[שדה נוסף 1]</w:t>
          </w:r>
        </w:p>
      </w:docPartBody>
    </w:docPart>
    <w:docPart>
      <w:docPartPr>
        <w:name w:val="6D573B38085E4F27BBEE62FCAA05CDEA"/>
        <w:category>
          <w:name w:val="כללי"/>
          <w:gallery w:val="placeholder"/>
        </w:category>
        <w:types>
          <w:type w:val="bbPlcHdr"/>
        </w:types>
        <w:behaviors>
          <w:behavior w:val="content"/>
        </w:behaviors>
        <w:guid w:val="{ACA07D52-83FB-4B85-89F7-1D1D3DFB3EB9}"/>
      </w:docPartPr>
      <w:docPartBody>
        <w:p w:rsidR="00484095" w:rsidRDefault="00484095" w:rsidP="00484095">
          <w:pPr>
            <w:pStyle w:val="6D573B38085E4F27BBEE62FCAA05CDEA"/>
          </w:pPr>
          <w:r w:rsidRPr="003059F5">
            <w:rPr>
              <w:rStyle w:val="a3"/>
              <w:rtl/>
            </w:rPr>
            <w:t>[רשות מקומית]</w:t>
          </w:r>
        </w:p>
      </w:docPartBody>
    </w:docPart>
    <w:docPart>
      <w:docPartPr>
        <w:name w:val="AE4C8CCBE3AE437E899D6B9676EDCC68"/>
        <w:category>
          <w:name w:val="כללי"/>
          <w:gallery w:val="placeholder"/>
        </w:category>
        <w:types>
          <w:type w:val="bbPlcHdr"/>
        </w:types>
        <w:behaviors>
          <w:behavior w:val="content"/>
        </w:behaviors>
        <w:guid w:val="{95F6021C-FFC4-4574-868A-56BD7217933E}"/>
      </w:docPartPr>
      <w:docPartBody>
        <w:p w:rsidR="00484095" w:rsidRDefault="00484095" w:rsidP="00484095">
          <w:pPr>
            <w:pStyle w:val="AE4C8CCBE3AE437E899D6B9676EDCC68"/>
          </w:pPr>
          <w:r w:rsidRPr="003059F5">
            <w:rPr>
              <w:rStyle w:val="a3"/>
              <w:rtl/>
            </w:rPr>
            <w:t>[שדה נוסף 3]</w:t>
          </w:r>
        </w:p>
      </w:docPartBody>
    </w:docPart>
    <w:docPart>
      <w:docPartPr>
        <w:name w:val="7EF251697CC840548350BBFED0F57070"/>
        <w:category>
          <w:name w:val="כללי"/>
          <w:gallery w:val="placeholder"/>
        </w:category>
        <w:types>
          <w:type w:val="bbPlcHdr"/>
        </w:types>
        <w:behaviors>
          <w:behavior w:val="content"/>
        </w:behaviors>
        <w:guid w:val="{611E8321-1B11-41EF-8731-CAB6D8802177}"/>
      </w:docPartPr>
      <w:docPartBody>
        <w:p w:rsidR="00484095" w:rsidRDefault="00484095" w:rsidP="00484095">
          <w:pPr>
            <w:pStyle w:val="7EF251697CC840548350BBFED0F57070"/>
          </w:pPr>
          <w:r w:rsidRPr="003059F5">
            <w:rPr>
              <w:rStyle w:val="a3"/>
              <w:rtl/>
            </w:rPr>
            <w:t>[שדה נוסף 4]</w:t>
          </w:r>
        </w:p>
      </w:docPartBody>
    </w:docPart>
    <w:docPart>
      <w:docPartPr>
        <w:name w:val="1FDF1D8AA4B04C80BEAA219E83A7584B"/>
        <w:category>
          <w:name w:val="כללי"/>
          <w:gallery w:val="placeholder"/>
        </w:category>
        <w:types>
          <w:type w:val="bbPlcHdr"/>
        </w:types>
        <w:behaviors>
          <w:behavior w:val="content"/>
        </w:behaviors>
        <w:guid w:val="{8760EED2-760A-4A43-BAEA-B306C5386BF7}"/>
      </w:docPartPr>
      <w:docPartBody>
        <w:p w:rsidR="00484095" w:rsidRDefault="00484095" w:rsidP="00484095">
          <w:pPr>
            <w:pStyle w:val="1FDF1D8AA4B04C80BEAA219E83A7584B"/>
          </w:pPr>
          <w:r w:rsidRPr="003059F5">
            <w:rPr>
              <w:rStyle w:val="a3"/>
              <w:rtl/>
            </w:rPr>
            <w:t>[שדה נוסף 5]</w:t>
          </w:r>
        </w:p>
      </w:docPartBody>
    </w:docPart>
    <w:docPart>
      <w:docPartPr>
        <w:name w:val="A7CA960469F749199F3B2C54CF1A9265"/>
        <w:category>
          <w:name w:val="כללי"/>
          <w:gallery w:val="placeholder"/>
        </w:category>
        <w:types>
          <w:type w:val="bbPlcHdr"/>
        </w:types>
        <w:behaviors>
          <w:behavior w:val="content"/>
        </w:behaviors>
        <w:guid w:val="{29C1C4D9-5AC1-4EFF-9364-EA6FEC9C4D70}"/>
      </w:docPartPr>
      <w:docPartBody>
        <w:p w:rsidR="00484095" w:rsidRDefault="00484095" w:rsidP="00484095">
          <w:pPr>
            <w:pStyle w:val="A7CA960469F749199F3B2C54CF1A9265"/>
          </w:pPr>
          <w:r w:rsidRPr="003059F5">
            <w:rPr>
              <w:rStyle w:val="a3"/>
              <w:rtl/>
            </w:rPr>
            <w:t>[שדה נוסף 6]</w:t>
          </w:r>
        </w:p>
      </w:docPartBody>
    </w:docPart>
    <w:docPart>
      <w:docPartPr>
        <w:name w:val="3E9AC458F0AD4E6F99C49B61DCA76E0B"/>
        <w:category>
          <w:name w:val="כללי"/>
          <w:gallery w:val="placeholder"/>
        </w:category>
        <w:types>
          <w:type w:val="bbPlcHdr"/>
        </w:types>
        <w:behaviors>
          <w:behavior w:val="content"/>
        </w:behaviors>
        <w:guid w:val="{EC7695D2-2C40-49B2-9F9F-FA01C6988592}"/>
      </w:docPartPr>
      <w:docPartBody>
        <w:p w:rsidR="00484095" w:rsidRDefault="00484095" w:rsidP="00484095">
          <w:pPr>
            <w:pStyle w:val="3E9AC458F0AD4E6F99C49B61DCA76E0B"/>
          </w:pPr>
          <w:r w:rsidRPr="003059F5">
            <w:rPr>
              <w:rStyle w:val="a3"/>
              <w:rtl/>
            </w:rPr>
            <w:t>[אחוז השתתפות צד א]</w:t>
          </w:r>
        </w:p>
      </w:docPartBody>
    </w:docPart>
    <w:docPart>
      <w:docPartPr>
        <w:name w:val="10705BC072A046779B9DB4F78C4AA80E"/>
        <w:category>
          <w:name w:val="כללי"/>
          <w:gallery w:val="placeholder"/>
        </w:category>
        <w:types>
          <w:type w:val="bbPlcHdr"/>
        </w:types>
        <w:behaviors>
          <w:behavior w:val="content"/>
        </w:behaviors>
        <w:guid w:val="{6878E0A6-F9A9-4AFD-A2C9-389CA68F6E26}"/>
      </w:docPartPr>
      <w:docPartBody>
        <w:p w:rsidR="0017417C" w:rsidRDefault="00484095" w:rsidP="00484095">
          <w:pPr>
            <w:pStyle w:val="10705BC072A046779B9DB4F78C4AA80E"/>
          </w:pPr>
          <w:r w:rsidRPr="003059F5">
            <w:rPr>
              <w:rStyle w:val="a3"/>
              <w:rtl/>
            </w:rPr>
            <w:t>[תאריך חתימת חוזה]</w:t>
          </w:r>
        </w:p>
      </w:docPartBody>
    </w:docPart>
    <w:docPart>
      <w:docPartPr>
        <w:name w:val="28993B0D0D99400CA683509190390439"/>
        <w:category>
          <w:name w:val="כללי"/>
          <w:gallery w:val="placeholder"/>
        </w:category>
        <w:types>
          <w:type w:val="bbPlcHdr"/>
        </w:types>
        <w:behaviors>
          <w:behavior w:val="content"/>
        </w:behaviors>
        <w:guid w:val="{29E7877D-7112-4EC0-ADB9-FFD04EBB96AB}"/>
      </w:docPartPr>
      <w:docPartBody>
        <w:p w:rsidR="0017417C" w:rsidRDefault="00484095" w:rsidP="00484095">
          <w:pPr>
            <w:pStyle w:val="28993B0D0D99400CA683509190390439"/>
          </w:pPr>
          <w:r w:rsidRPr="0027244C">
            <w:rPr>
              <w:rStyle w:val="a3"/>
              <w:rtl/>
            </w:rPr>
            <w:t>[צד א בחוזה]</w:t>
          </w:r>
        </w:p>
      </w:docPartBody>
    </w:docPart>
    <w:docPart>
      <w:docPartPr>
        <w:name w:val="38DEE435A4564A34BE08AC20DD54EA0B"/>
        <w:category>
          <w:name w:val="כללי"/>
          <w:gallery w:val="placeholder"/>
        </w:category>
        <w:types>
          <w:type w:val="bbPlcHdr"/>
        </w:types>
        <w:behaviors>
          <w:behavior w:val="content"/>
        </w:behaviors>
        <w:guid w:val="{5E959DDC-98E9-4BC2-879D-1643410B4B7B}"/>
      </w:docPartPr>
      <w:docPartBody>
        <w:p w:rsidR="0017417C" w:rsidRDefault="00484095" w:rsidP="00484095">
          <w:pPr>
            <w:pStyle w:val="38DEE435A4564A34BE08AC20DD54EA0B"/>
          </w:pPr>
          <w:r w:rsidRPr="003059F5">
            <w:rPr>
              <w:rStyle w:val="a3"/>
              <w:rtl/>
            </w:rPr>
            <w:t>[שם ספק]</w:t>
          </w:r>
        </w:p>
      </w:docPartBody>
    </w:docPart>
    <w:docPart>
      <w:docPartPr>
        <w:name w:val="50E75B7FA0CF407E96BF60E336CDFEAB"/>
        <w:category>
          <w:name w:val="כללי"/>
          <w:gallery w:val="placeholder"/>
        </w:category>
        <w:types>
          <w:type w:val="bbPlcHdr"/>
        </w:types>
        <w:behaviors>
          <w:behavior w:val="content"/>
        </w:behaviors>
        <w:guid w:val="{E3A50C9E-ACCD-4676-B9C3-5B28F50A48B6}"/>
      </w:docPartPr>
      <w:docPartBody>
        <w:p w:rsidR="0017417C" w:rsidRDefault="00484095" w:rsidP="00484095">
          <w:pPr>
            <w:pStyle w:val="50E75B7FA0CF407E96BF60E336CDFEAB"/>
          </w:pPr>
          <w:r w:rsidRPr="003059F5">
            <w:rPr>
              <w:rStyle w:val="a3"/>
              <w:rtl/>
            </w:rPr>
            <w:t>[שם ספק]</w:t>
          </w:r>
        </w:p>
      </w:docPartBody>
    </w:docPart>
    <w:docPart>
      <w:docPartPr>
        <w:name w:val="C90C6D5F57904A9F98D8FC1F0E1255E6"/>
        <w:category>
          <w:name w:val="כללי"/>
          <w:gallery w:val="placeholder"/>
        </w:category>
        <w:types>
          <w:type w:val="bbPlcHdr"/>
        </w:types>
        <w:behaviors>
          <w:behavior w:val="content"/>
        </w:behaviors>
        <w:guid w:val="{1FE17445-8409-40BA-B5F3-3C5996D83E6B}"/>
      </w:docPartPr>
      <w:docPartBody>
        <w:p w:rsidR="0017417C" w:rsidRDefault="00484095" w:rsidP="00484095">
          <w:pPr>
            <w:pStyle w:val="C90C6D5F57904A9F98D8FC1F0E1255E6"/>
          </w:pPr>
          <w:r w:rsidRPr="003059F5">
            <w:rPr>
              <w:rStyle w:val="a3"/>
              <w:rtl/>
            </w:rPr>
            <w:t>[שם ספק]</w:t>
          </w:r>
        </w:p>
      </w:docPartBody>
    </w:docPart>
    <w:docPart>
      <w:docPartPr>
        <w:name w:val="2A07816C64164479A9BE8C7C16EF893F"/>
        <w:category>
          <w:name w:val="כללי"/>
          <w:gallery w:val="placeholder"/>
        </w:category>
        <w:types>
          <w:type w:val="bbPlcHdr"/>
        </w:types>
        <w:behaviors>
          <w:behavior w:val="content"/>
        </w:behaviors>
        <w:guid w:val="{08B7C3FC-3967-4DAC-9F20-BCAEAEB340B1}"/>
      </w:docPartPr>
      <w:docPartBody>
        <w:p w:rsidR="0017417C" w:rsidRDefault="00484095" w:rsidP="00484095">
          <w:pPr>
            <w:pStyle w:val="2A07816C64164479A9BE8C7C16EF893F"/>
          </w:pPr>
          <w:r w:rsidRPr="003059F5">
            <w:rPr>
              <w:rStyle w:val="a3"/>
              <w:rtl/>
            </w:rPr>
            <w:t>[שם ספק]</w:t>
          </w:r>
        </w:p>
      </w:docPartBody>
    </w:docPart>
    <w:docPart>
      <w:docPartPr>
        <w:name w:val="C7F676F76F6944889D0E3B70A6DB9319"/>
        <w:category>
          <w:name w:val="כללי"/>
          <w:gallery w:val="placeholder"/>
        </w:category>
        <w:types>
          <w:type w:val="bbPlcHdr"/>
        </w:types>
        <w:behaviors>
          <w:behavior w:val="content"/>
        </w:behaviors>
        <w:guid w:val="{D5FF081B-031B-4CBC-AACC-608F3A67EC8D}"/>
      </w:docPartPr>
      <w:docPartBody>
        <w:p w:rsidR="0017417C" w:rsidRDefault="00484095" w:rsidP="00484095">
          <w:pPr>
            <w:pStyle w:val="C7F676F76F6944889D0E3B70A6DB9319"/>
          </w:pPr>
          <w:r w:rsidRPr="003059F5">
            <w:rPr>
              <w:rStyle w:val="a3"/>
              <w:rtl/>
            </w:rPr>
            <w:t>[תבנית חוזה]</w:t>
          </w:r>
        </w:p>
      </w:docPartBody>
    </w:docPart>
    <w:docPart>
      <w:docPartPr>
        <w:name w:val="493B3CBBA3884DC7B14D3885E0A89039"/>
        <w:category>
          <w:name w:val="כללי"/>
          <w:gallery w:val="placeholder"/>
        </w:category>
        <w:types>
          <w:type w:val="bbPlcHdr"/>
        </w:types>
        <w:behaviors>
          <w:behavior w:val="content"/>
        </w:behaviors>
        <w:guid w:val="{F84DB68C-F008-4BAF-8A62-68361AB1159F}"/>
      </w:docPartPr>
      <w:docPartBody>
        <w:p w:rsidR="0017417C" w:rsidRDefault="00484095" w:rsidP="00484095">
          <w:pPr>
            <w:pStyle w:val="493B3CBBA3884DC7B14D3885E0A89039"/>
          </w:pPr>
          <w:r w:rsidRPr="009D00D7">
            <w:rPr>
              <w:rStyle w:val="a3"/>
              <w:rtl/>
            </w:rPr>
            <w:t>[שם הפרויקט]</w:t>
          </w:r>
        </w:p>
      </w:docPartBody>
    </w:docPart>
    <w:docPart>
      <w:docPartPr>
        <w:name w:val="4C0E83D9A644458DA8B91074FF4D082E"/>
        <w:category>
          <w:name w:val="כללי"/>
          <w:gallery w:val="placeholder"/>
        </w:category>
        <w:types>
          <w:type w:val="bbPlcHdr"/>
        </w:types>
        <w:behaviors>
          <w:behavior w:val="content"/>
        </w:behaviors>
        <w:guid w:val="{8A96E56F-6844-4074-8EBD-F11F1A50789C}"/>
      </w:docPartPr>
      <w:docPartBody>
        <w:p w:rsidR="0017417C" w:rsidRDefault="00484095" w:rsidP="00484095">
          <w:pPr>
            <w:pStyle w:val="4C0E83D9A644458DA8B91074FF4D082E"/>
          </w:pPr>
          <w:r w:rsidRPr="003059F5">
            <w:rPr>
              <w:rStyle w:val="a3"/>
              <w:rtl/>
            </w:rPr>
            <w:t>[שם ספק]</w:t>
          </w:r>
        </w:p>
      </w:docPartBody>
    </w:docPart>
    <w:docPart>
      <w:docPartPr>
        <w:name w:val="BF5CC6093E7C42A2A0A6A13031AE4E69"/>
        <w:category>
          <w:name w:val="כללי"/>
          <w:gallery w:val="placeholder"/>
        </w:category>
        <w:types>
          <w:type w:val="bbPlcHdr"/>
        </w:types>
        <w:behaviors>
          <w:behavior w:val="content"/>
        </w:behaviors>
        <w:guid w:val="{458A76CE-10F9-456F-A419-FBA974187EC1}"/>
      </w:docPartPr>
      <w:docPartBody>
        <w:p w:rsidR="0017417C" w:rsidRDefault="00484095" w:rsidP="00484095">
          <w:pPr>
            <w:pStyle w:val="BF5CC6093E7C42A2A0A6A13031AE4E69"/>
          </w:pPr>
          <w:r w:rsidRPr="003059F5">
            <w:rPr>
              <w:rStyle w:val="a3"/>
              <w:rtl/>
            </w:rPr>
            <w:t>[שם ספק]</w:t>
          </w:r>
        </w:p>
      </w:docPartBody>
    </w:docPart>
    <w:docPart>
      <w:docPartPr>
        <w:name w:val="A304CC357ABC40889B00F0EA4A9D3FB7"/>
        <w:category>
          <w:name w:val="כללי"/>
          <w:gallery w:val="placeholder"/>
        </w:category>
        <w:types>
          <w:type w:val="bbPlcHdr"/>
        </w:types>
        <w:behaviors>
          <w:behavior w:val="content"/>
        </w:behaviors>
        <w:guid w:val="{D1198B73-0EFB-434F-A07A-0C21C75BBEDB}"/>
      </w:docPartPr>
      <w:docPartBody>
        <w:p w:rsidR="0017417C" w:rsidRDefault="00484095" w:rsidP="00484095">
          <w:pPr>
            <w:pStyle w:val="A304CC357ABC40889B00F0EA4A9D3FB7"/>
          </w:pPr>
          <w:r w:rsidRPr="009C4355">
            <w:rPr>
              <w:rStyle w:val="a3"/>
              <w:rtl/>
            </w:rPr>
            <w:t>[שם ספק]</w:t>
          </w:r>
        </w:p>
      </w:docPartBody>
    </w:docPart>
    <w:docPart>
      <w:docPartPr>
        <w:name w:val="0E13075D93A84DBFB6012F7FA582EA46"/>
        <w:category>
          <w:name w:val="כללי"/>
          <w:gallery w:val="placeholder"/>
        </w:category>
        <w:types>
          <w:type w:val="bbPlcHdr"/>
        </w:types>
        <w:behaviors>
          <w:behavior w:val="content"/>
        </w:behaviors>
        <w:guid w:val="{0D53A46A-B812-4726-A2BD-6906145564A5}"/>
      </w:docPartPr>
      <w:docPartBody>
        <w:p w:rsidR="0017417C" w:rsidRDefault="00484095" w:rsidP="00484095">
          <w:pPr>
            <w:pStyle w:val="0E13075D93A84DBFB6012F7FA582EA46"/>
          </w:pPr>
          <w:r w:rsidRPr="00C5438E">
            <w:rPr>
              <w:rStyle w:val="a3"/>
              <w:rtl/>
            </w:rPr>
            <w:t>[צד א בחוזה]</w:t>
          </w:r>
        </w:p>
      </w:docPartBody>
    </w:docPart>
    <w:docPart>
      <w:docPartPr>
        <w:name w:val="CAC69DFCD86944D5A6FF01688E67D67F"/>
        <w:category>
          <w:name w:val="כללי"/>
          <w:gallery w:val="placeholder"/>
        </w:category>
        <w:types>
          <w:type w:val="bbPlcHdr"/>
        </w:types>
        <w:behaviors>
          <w:behavior w:val="content"/>
        </w:behaviors>
        <w:guid w:val="{93DF0471-DFFC-4320-AC68-E65FEF1642FC}"/>
      </w:docPartPr>
      <w:docPartBody>
        <w:p w:rsidR="0017417C" w:rsidRDefault="00484095" w:rsidP="00484095">
          <w:pPr>
            <w:pStyle w:val="CAC69DFCD86944D5A6FF01688E67D67F"/>
          </w:pPr>
          <w:r w:rsidRPr="003059F5">
            <w:rPr>
              <w:rStyle w:val="a3"/>
              <w:rtl/>
            </w:rPr>
            <w:t>[שם ספק]</w:t>
          </w:r>
        </w:p>
      </w:docPartBody>
    </w:docPart>
    <w:docPart>
      <w:docPartPr>
        <w:name w:val="D5DF1E6D813F4DE6A0D104E388138952"/>
        <w:category>
          <w:name w:val="כללי"/>
          <w:gallery w:val="placeholder"/>
        </w:category>
        <w:types>
          <w:type w:val="bbPlcHdr"/>
        </w:types>
        <w:behaviors>
          <w:behavior w:val="content"/>
        </w:behaviors>
        <w:guid w:val="{443BB36E-C4B9-4A6C-B0CF-BB635F074CBF}"/>
      </w:docPartPr>
      <w:docPartBody>
        <w:p w:rsidR="0017417C" w:rsidRDefault="00484095" w:rsidP="00484095">
          <w:pPr>
            <w:pStyle w:val="D5DF1E6D813F4DE6A0D104E388138952"/>
          </w:pPr>
          <w:r w:rsidRPr="003059F5">
            <w:rPr>
              <w:rStyle w:val="a3"/>
              <w:rtl/>
            </w:rPr>
            <w:t>[שם אתר]</w:t>
          </w:r>
        </w:p>
      </w:docPartBody>
    </w:docPart>
    <w:docPart>
      <w:docPartPr>
        <w:name w:val="4790D56F91A3400CAEB8731DB57C63B5"/>
        <w:category>
          <w:name w:val="כללי"/>
          <w:gallery w:val="placeholder"/>
        </w:category>
        <w:types>
          <w:type w:val="bbPlcHdr"/>
        </w:types>
        <w:behaviors>
          <w:behavior w:val="content"/>
        </w:behaviors>
        <w:guid w:val="{E34390BE-1B60-440F-AE27-7EF4D386CD69}"/>
      </w:docPartPr>
      <w:docPartBody>
        <w:p w:rsidR="0017417C" w:rsidRDefault="00484095" w:rsidP="00484095">
          <w:pPr>
            <w:pStyle w:val="4790D56F91A3400CAEB8731DB57C63B5"/>
          </w:pPr>
          <w:r w:rsidRPr="003059F5">
            <w:rPr>
              <w:rStyle w:val="a3"/>
              <w:rtl/>
            </w:rPr>
            <w:t>[תיאור עבודה]</w:t>
          </w:r>
        </w:p>
      </w:docPartBody>
    </w:docPart>
    <w:docPart>
      <w:docPartPr>
        <w:name w:val="ABF50E1195B34C7993C3294F89DB1E5A"/>
        <w:category>
          <w:name w:val="כללי"/>
          <w:gallery w:val="placeholder"/>
        </w:category>
        <w:types>
          <w:type w:val="bbPlcHdr"/>
        </w:types>
        <w:behaviors>
          <w:behavior w:val="content"/>
        </w:behaviors>
        <w:guid w:val="{65A77846-5F98-448C-BF88-BC65DDEF0A26}"/>
      </w:docPartPr>
      <w:docPartBody>
        <w:p w:rsidR="0017417C" w:rsidRDefault="00484095" w:rsidP="00484095">
          <w:pPr>
            <w:pStyle w:val="ABF50E1195B34C7993C3294F89DB1E5A"/>
          </w:pPr>
          <w:r w:rsidRPr="009C4355">
            <w:rPr>
              <w:rStyle w:val="a3"/>
              <w:rtl/>
            </w:rPr>
            <w:t>[שם ספק]</w:t>
          </w:r>
        </w:p>
      </w:docPartBody>
    </w:docPart>
    <w:docPart>
      <w:docPartPr>
        <w:name w:val="A86322C638344834B9EE871CF8791ACC"/>
        <w:category>
          <w:name w:val="כללי"/>
          <w:gallery w:val="placeholder"/>
        </w:category>
        <w:types>
          <w:type w:val="bbPlcHdr"/>
        </w:types>
        <w:behaviors>
          <w:behavior w:val="content"/>
        </w:behaviors>
        <w:guid w:val="{F70FEF07-0658-4623-8BDC-96A6D2DECBA9}"/>
      </w:docPartPr>
      <w:docPartBody>
        <w:p w:rsidR="0017417C" w:rsidRDefault="00484095" w:rsidP="00484095">
          <w:pPr>
            <w:pStyle w:val="A86322C638344834B9EE871CF8791ACC"/>
          </w:pPr>
          <w:r w:rsidRPr="00C5438E">
            <w:rPr>
              <w:rStyle w:val="a3"/>
              <w:rtl/>
            </w:rPr>
            <w:t>[צד א בחוזה]</w:t>
          </w:r>
        </w:p>
      </w:docPartBody>
    </w:docPart>
    <w:docPart>
      <w:docPartPr>
        <w:name w:val="5A316CD70213437DB268587BF4AFD414"/>
        <w:category>
          <w:name w:val="כללי"/>
          <w:gallery w:val="placeholder"/>
        </w:category>
        <w:types>
          <w:type w:val="bbPlcHdr"/>
        </w:types>
        <w:behaviors>
          <w:behavior w:val="content"/>
        </w:behaviors>
        <w:guid w:val="{76DD5B86-731C-4413-8C17-307A469F21AD}"/>
      </w:docPartPr>
      <w:docPartBody>
        <w:p w:rsidR="0017417C" w:rsidRDefault="00484095" w:rsidP="00484095">
          <w:pPr>
            <w:pStyle w:val="5A316CD70213437DB268587BF4AFD414"/>
          </w:pPr>
          <w:r w:rsidRPr="003059F5">
            <w:rPr>
              <w:rStyle w:val="a3"/>
              <w:rtl/>
            </w:rPr>
            <w:t>[שם אתר]</w:t>
          </w:r>
        </w:p>
      </w:docPartBody>
    </w:docPart>
    <w:docPart>
      <w:docPartPr>
        <w:name w:val="0C0001CC164A4390BD16A60FBD97792E"/>
        <w:category>
          <w:name w:val="כללי"/>
          <w:gallery w:val="placeholder"/>
        </w:category>
        <w:types>
          <w:type w:val="bbPlcHdr"/>
        </w:types>
        <w:behaviors>
          <w:behavior w:val="content"/>
        </w:behaviors>
        <w:guid w:val="{5B9EE2AD-AE5E-4FCB-8AB9-243D85B27CC2}"/>
      </w:docPartPr>
      <w:docPartBody>
        <w:p w:rsidR="0017417C" w:rsidRDefault="00484095" w:rsidP="00484095">
          <w:pPr>
            <w:pStyle w:val="0C0001CC164A4390BD16A60FBD97792E"/>
          </w:pPr>
          <w:r w:rsidRPr="003059F5">
            <w:rPr>
              <w:rStyle w:val="a3"/>
              <w:rtl/>
            </w:rPr>
            <w:t>[תאריך חתימת חוזה]</w:t>
          </w:r>
        </w:p>
      </w:docPartBody>
    </w:docPart>
    <w:docPart>
      <w:docPartPr>
        <w:name w:val="CC0217BB342E4F3C9CBE30733DDBACBF"/>
        <w:category>
          <w:name w:val="כללי"/>
          <w:gallery w:val="placeholder"/>
        </w:category>
        <w:types>
          <w:type w:val="bbPlcHdr"/>
        </w:types>
        <w:behaviors>
          <w:behavior w:val="content"/>
        </w:behaviors>
        <w:guid w:val="{9C3C0476-A538-411C-8B28-759E6A6522A4}"/>
      </w:docPartPr>
      <w:docPartBody>
        <w:p w:rsidR="0017417C" w:rsidRDefault="00484095" w:rsidP="00484095">
          <w:pPr>
            <w:pStyle w:val="CC0217BB342E4F3C9CBE30733DDBACBF"/>
          </w:pPr>
          <w:r w:rsidRPr="009C4355">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136F53"/>
    <w:rsid w:val="0017417C"/>
    <w:rsid w:val="0032380B"/>
    <w:rsid w:val="0034789C"/>
    <w:rsid w:val="003D3172"/>
    <w:rsid w:val="00484095"/>
    <w:rsid w:val="006865A5"/>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484095"/>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212B709D20E24C4FBC3A01EA478C3422">
    <w:name w:val="212B709D20E24C4FBC3A01EA478C3422"/>
    <w:rsid w:val="003D3172"/>
    <w:pPr>
      <w:bidi/>
    </w:pPr>
  </w:style>
  <w:style w:type="paragraph" w:customStyle="1" w:styleId="048129BCA59249ECB25D854E168CDD6D">
    <w:name w:val="048129BCA59249ECB25D854E168CDD6D"/>
    <w:rsid w:val="003D3172"/>
    <w:pPr>
      <w:bidi/>
    </w:pPr>
  </w:style>
  <w:style w:type="paragraph" w:customStyle="1" w:styleId="A878B222E35F471BAD1BBFF22095974D">
    <w:name w:val="A878B222E35F471BAD1BBFF22095974D"/>
    <w:rsid w:val="003D3172"/>
    <w:pPr>
      <w:bidi/>
    </w:pPr>
  </w:style>
  <w:style w:type="paragraph" w:customStyle="1" w:styleId="7B77F19C3F0C46F28774B2598DA9DFE2">
    <w:name w:val="7B77F19C3F0C46F28774B2598DA9DFE2"/>
    <w:rsid w:val="003D3172"/>
    <w:pPr>
      <w:bidi/>
    </w:pPr>
  </w:style>
  <w:style w:type="paragraph" w:customStyle="1" w:styleId="0A197E62E1E1410993613F645EAEF344">
    <w:name w:val="0A197E62E1E1410993613F645EAEF344"/>
    <w:rsid w:val="003D3172"/>
    <w:pPr>
      <w:bidi/>
    </w:pPr>
  </w:style>
  <w:style w:type="paragraph" w:customStyle="1" w:styleId="23A1F3B8A45E4BC2BD68960771DC4502">
    <w:name w:val="23A1F3B8A45E4BC2BD68960771DC4502"/>
    <w:rsid w:val="003D3172"/>
    <w:pPr>
      <w:bidi/>
    </w:pPr>
  </w:style>
  <w:style w:type="paragraph" w:customStyle="1" w:styleId="A63463E970C1443C92C1790F6B12BC1E">
    <w:name w:val="A63463E970C1443C92C1790F6B12BC1E"/>
    <w:rsid w:val="00484095"/>
    <w:pPr>
      <w:bidi/>
    </w:pPr>
  </w:style>
  <w:style w:type="paragraph" w:customStyle="1" w:styleId="C6AFC98E6AC341BFADBAA851F58CEBE5">
    <w:name w:val="C6AFC98E6AC341BFADBAA851F58CEBE5"/>
    <w:rsid w:val="00484095"/>
    <w:pPr>
      <w:bidi/>
    </w:pPr>
  </w:style>
  <w:style w:type="paragraph" w:customStyle="1" w:styleId="43FE4C324B3D4D45903EBE903CEA264B">
    <w:name w:val="43FE4C324B3D4D45903EBE903CEA264B"/>
    <w:rsid w:val="00484095"/>
    <w:pPr>
      <w:bidi/>
    </w:pPr>
  </w:style>
  <w:style w:type="paragraph" w:customStyle="1" w:styleId="62B894F6C7B6442598F0D71DFE4A06C3">
    <w:name w:val="62B894F6C7B6442598F0D71DFE4A06C3"/>
    <w:rsid w:val="00484095"/>
    <w:pPr>
      <w:bidi/>
    </w:pPr>
  </w:style>
  <w:style w:type="paragraph" w:customStyle="1" w:styleId="00911422858C4BCE8120469B9F47FB46">
    <w:name w:val="00911422858C4BCE8120469B9F47FB46"/>
    <w:rsid w:val="00484095"/>
    <w:pPr>
      <w:bidi/>
    </w:pPr>
  </w:style>
  <w:style w:type="paragraph" w:customStyle="1" w:styleId="2CE2ACED0BFA4946960641CABE43A153">
    <w:name w:val="2CE2ACED0BFA4946960641CABE43A153"/>
    <w:rsid w:val="00484095"/>
    <w:pPr>
      <w:bidi/>
    </w:pPr>
  </w:style>
  <w:style w:type="paragraph" w:customStyle="1" w:styleId="A8EBB78BD70E4147A6E024D307465996">
    <w:name w:val="A8EBB78BD70E4147A6E024D307465996"/>
    <w:rsid w:val="00484095"/>
    <w:pPr>
      <w:bidi/>
    </w:pPr>
  </w:style>
  <w:style w:type="paragraph" w:customStyle="1" w:styleId="0EA9C9DE71F845B5912A1725FC68507C">
    <w:name w:val="0EA9C9DE71F845B5912A1725FC68507C"/>
    <w:rsid w:val="00484095"/>
    <w:pPr>
      <w:bidi/>
    </w:pPr>
  </w:style>
  <w:style w:type="paragraph" w:customStyle="1" w:styleId="449910406AD04649A089B6776B01EE39">
    <w:name w:val="449910406AD04649A089B6776B01EE39"/>
    <w:rsid w:val="00484095"/>
    <w:pPr>
      <w:bidi/>
    </w:pPr>
  </w:style>
  <w:style w:type="paragraph" w:customStyle="1" w:styleId="6D573B38085E4F27BBEE62FCAA05CDEA">
    <w:name w:val="6D573B38085E4F27BBEE62FCAA05CDEA"/>
    <w:rsid w:val="00484095"/>
    <w:pPr>
      <w:bidi/>
    </w:pPr>
  </w:style>
  <w:style w:type="paragraph" w:customStyle="1" w:styleId="AE4C8CCBE3AE437E899D6B9676EDCC68">
    <w:name w:val="AE4C8CCBE3AE437E899D6B9676EDCC68"/>
    <w:rsid w:val="00484095"/>
    <w:pPr>
      <w:bidi/>
    </w:pPr>
  </w:style>
  <w:style w:type="paragraph" w:customStyle="1" w:styleId="7EF251697CC840548350BBFED0F57070">
    <w:name w:val="7EF251697CC840548350BBFED0F57070"/>
    <w:rsid w:val="00484095"/>
    <w:pPr>
      <w:bidi/>
    </w:pPr>
  </w:style>
  <w:style w:type="paragraph" w:customStyle="1" w:styleId="1FDF1D8AA4B04C80BEAA219E83A7584B">
    <w:name w:val="1FDF1D8AA4B04C80BEAA219E83A7584B"/>
    <w:rsid w:val="00484095"/>
    <w:pPr>
      <w:bidi/>
    </w:pPr>
  </w:style>
  <w:style w:type="paragraph" w:customStyle="1" w:styleId="A7CA960469F749199F3B2C54CF1A9265">
    <w:name w:val="A7CA960469F749199F3B2C54CF1A9265"/>
    <w:rsid w:val="00484095"/>
    <w:pPr>
      <w:bidi/>
    </w:pPr>
  </w:style>
  <w:style w:type="paragraph" w:customStyle="1" w:styleId="3E9AC458F0AD4E6F99C49B61DCA76E0B">
    <w:name w:val="3E9AC458F0AD4E6F99C49B61DCA76E0B"/>
    <w:rsid w:val="00484095"/>
    <w:pPr>
      <w:bidi/>
    </w:pPr>
  </w:style>
  <w:style w:type="paragraph" w:customStyle="1" w:styleId="10705BC072A046779B9DB4F78C4AA80E">
    <w:name w:val="10705BC072A046779B9DB4F78C4AA80E"/>
    <w:rsid w:val="00484095"/>
    <w:pPr>
      <w:bidi/>
    </w:pPr>
  </w:style>
  <w:style w:type="paragraph" w:customStyle="1" w:styleId="28993B0D0D99400CA683509190390439">
    <w:name w:val="28993B0D0D99400CA683509190390439"/>
    <w:rsid w:val="00484095"/>
    <w:pPr>
      <w:bidi/>
    </w:pPr>
  </w:style>
  <w:style w:type="paragraph" w:customStyle="1" w:styleId="38DEE435A4564A34BE08AC20DD54EA0B">
    <w:name w:val="38DEE435A4564A34BE08AC20DD54EA0B"/>
    <w:rsid w:val="00484095"/>
    <w:pPr>
      <w:bidi/>
    </w:pPr>
  </w:style>
  <w:style w:type="paragraph" w:customStyle="1" w:styleId="50E75B7FA0CF407E96BF60E336CDFEAB">
    <w:name w:val="50E75B7FA0CF407E96BF60E336CDFEAB"/>
    <w:rsid w:val="00484095"/>
    <w:pPr>
      <w:bidi/>
    </w:pPr>
  </w:style>
  <w:style w:type="paragraph" w:customStyle="1" w:styleId="C90C6D5F57904A9F98D8FC1F0E1255E6">
    <w:name w:val="C90C6D5F57904A9F98D8FC1F0E1255E6"/>
    <w:rsid w:val="00484095"/>
    <w:pPr>
      <w:bidi/>
    </w:pPr>
  </w:style>
  <w:style w:type="paragraph" w:customStyle="1" w:styleId="2A07816C64164479A9BE8C7C16EF893F">
    <w:name w:val="2A07816C64164479A9BE8C7C16EF893F"/>
    <w:rsid w:val="00484095"/>
    <w:pPr>
      <w:bidi/>
    </w:pPr>
  </w:style>
  <w:style w:type="paragraph" w:customStyle="1" w:styleId="C7F676F76F6944889D0E3B70A6DB9319">
    <w:name w:val="C7F676F76F6944889D0E3B70A6DB9319"/>
    <w:rsid w:val="00484095"/>
    <w:pPr>
      <w:bidi/>
    </w:pPr>
  </w:style>
  <w:style w:type="paragraph" w:customStyle="1" w:styleId="493B3CBBA3884DC7B14D3885E0A89039">
    <w:name w:val="493B3CBBA3884DC7B14D3885E0A89039"/>
    <w:rsid w:val="00484095"/>
    <w:pPr>
      <w:bidi/>
    </w:pPr>
  </w:style>
  <w:style w:type="paragraph" w:customStyle="1" w:styleId="4C0E83D9A644458DA8B91074FF4D082E">
    <w:name w:val="4C0E83D9A644458DA8B91074FF4D082E"/>
    <w:rsid w:val="00484095"/>
    <w:pPr>
      <w:bidi/>
    </w:pPr>
  </w:style>
  <w:style w:type="paragraph" w:customStyle="1" w:styleId="BF5CC6093E7C42A2A0A6A13031AE4E69">
    <w:name w:val="BF5CC6093E7C42A2A0A6A13031AE4E69"/>
    <w:rsid w:val="00484095"/>
    <w:pPr>
      <w:bidi/>
    </w:pPr>
  </w:style>
  <w:style w:type="paragraph" w:customStyle="1" w:styleId="A304CC357ABC40889B00F0EA4A9D3FB7">
    <w:name w:val="A304CC357ABC40889B00F0EA4A9D3FB7"/>
    <w:rsid w:val="00484095"/>
    <w:pPr>
      <w:bidi/>
    </w:pPr>
  </w:style>
  <w:style w:type="paragraph" w:customStyle="1" w:styleId="AB33CF0E7CB34795A6CC13DA4C0D9059">
    <w:name w:val="AB33CF0E7CB34795A6CC13DA4C0D9059"/>
    <w:rsid w:val="00484095"/>
    <w:pPr>
      <w:bidi/>
    </w:pPr>
  </w:style>
  <w:style w:type="paragraph" w:customStyle="1" w:styleId="99D03293435C4A94A37FDC7E554CCE72">
    <w:name w:val="99D03293435C4A94A37FDC7E554CCE72"/>
    <w:rsid w:val="00484095"/>
    <w:pPr>
      <w:bidi/>
    </w:pPr>
  </w:style>
  <w:style w:type="paragraph" w:customStyle="1" w:styleId="48C91A4BE922422E800CA21DE3D8EBF5">
    <w:name w:val="48C91A4BE922422E800CA21DE3D8EBF5"/>
    <w:rsid w:val="00484095"/>
    <w:pPr>
      <w:bidi/>
    </w:pPr>
  </w:style>
  <w:style w:type="paragraph" w:customStyle="1" w:styleId="E5DECD84628F4A68BE24FB8C1A5397E4">
    <w:name w:val="E5DECD84628F4A68BE24FB8C1A5397E4"/>
    <w:rsid w:val="00484095"/>
    <w:pPr>
      <w:bidi/>
    </w:pPr>
  </w:style>
  <w:style w:type="paragraph" w:customStyle="1" w:styleId="0E13075D93A84DBFB6012F7FA582EA46">
    <w:name w:val="0E13075D93A84DBFB6012F7FA582EA46"/>
    <w:rsid w:val="00484095"/>
    <w:pPr>
      <w:bidi/>
    </w:pPr>
  </w:style>
  <w:style w:type="paragraph" w:customStyle="1" w:styleId="CAC69DFCD86944D5A6FF01688E67D67F">
    <w:name w:val="CAC69DFCD86944D5A6FF01688E67D67F"/>
    <w:rsid w:val="00484095"/>
    <w:pPr>
      <w:bidi/>
    </w:pPr>
  </w:style>
  <w:style w:type="paragraph" w:customStyle="1" w:styleId="D5DF1E6D813F4DE6A0D104E388138952">
    <w:name w:val="D5DF1E6D813F4DE6A0D104E388138952"/>
    <w:rsid w:val="00484095"/>
    <w:pPr>
      <w:bidi/>
    </w:pPr>
  </w:style>
  <w:style w:type="paragraph" w:customStyle="1" w:styleId="4790D56F91A3400CAEB8731DB57C63B5">
    <w:name w:val="4790D56F91A3400CAEB8731DB57C63B5"/>
    <w:rsid w:val="00484095"/>
    <w:pPr>
      <w:bidi/>
    </w:pPr>
  </w:style>
  <w:style w:type="paragraph" w:customStyle="1" w:styleId="ABF50E1195B34C7993C3294F89DB1E5A">
    <w:name w:val="ABF50E1195B34C7993C3294F89DB1E5A"/>
    <w:rsid w:val="00484095"/>
    <w:pPr>
      <w:bidi/>
    </w:pPr>
  </w:style>
  <w:style w:type="paragraph" w:customStyle="1" w:styleId="A86322C638344834B9EE871CF8791ACC">
    <w:name w:val="A86322C638344834B9EE871CF8791ACC"/>
    <w:rsid w:val="00484095"/>
    <w:pPr>
      <w:bidi/>
    </w:pPr>
  </w:style>
  <w:style w:type="paragraph" w:customStyle="1" w:styleId="5A316CD70213437DB268587BF4AFD414">
    <w:name w:val="5A316CD70213437DB268587BF4AFD414"/>
    <w:rsid w:val="00484095"/>
    <w:pPr>
      <w:bidi/>
    </w:pPr>
  </w:style>
  <w:style w:type="paragraph" w:customStyle="1" w:styleId="0C0001CC164A4390BD16A60FBD97792E">
    <w:name w:val="0C0001CC164A4390BD16A60FBD97792E"/>
    <w:rsid w:val="00484095"/>
    <w:pPr>
      <w:bidi/>
    </w:pPr>
  </w:style>
  <w:style w:type="paragraph" w:customStyle="1" w:styleId="CC0217BB342E4F3C9CBE30733DDBACBF">
    <w:name w:val="CC0217BB342E4F3C9CBE30733DDBACBF"/>
    <w:rsid w:val="00484095"/>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4512E24-454D-4C2F-A2AF-05512C052C2A}"/>
</file>

<file path=customXml/itemProps2.xml><?xml version="1.0" encoding="utf-8"?>
<ds:datastoreItem xmlns:ds="http://schemas.openxmlformats.org/officeDocument/2006/customXml" ds:itemID="{81709D4C-33DC-48CC-AC7E-130A245806EE}">
  <ds:schemaRefs>
    <ds:schemaRef ds:uri="http://purl.org/dc/terms/"/>
    <ds:schemaRef ds:uri="http://schemas.openxmlformats.org/package/2006/metadata/core-properties"/>
    <ds:schemaRef ds:uri="http://purl.org/dc/dcmitype/"/>
    <ds:schemaRef ds:uri="e82e0497-401b-493b-ab66-61f85c09ed30"/>
    <ds:schemaRef ds:uri="http://purl.org/dc/elements/1.1/"/>
    <ds:schemaRef ds:uri="http://schemas.microsoft.com/office/2006/metadata/properties"/>
    <ds:schemaRef ds:uri="http://schemas.microsoft.com/office/2006/documentManagement/types"/>
    <ds:schemaRef ds:uri="http://schemas.microsoft.com/sharepoint/v3"/>
    <ds:schemaRef ds:uri="http://schemas.microsoft.com/office/infopath/2007/PartnerControls"/>
    <ds:schemaRef ds:uri="http://www.w3.org/XML/1998/namespace"/>
  </ds:schemaRefs>
</ds:datastoreItem>
</file>

<file path=customXml/itemProps3.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4.xml><?xml version="1.0" encoding="utf-8"?>
<ds:datastoreItem xmlns:ds="http://schemas.openxmlformats.org/officeDocument/2006/customXml" ds:itemID="{35801D52-3B23-4205-9724-02BADE007D15}">
  <ds:schemaRefs>
    <ds:schemaRef ds:uri="http://schemas.microsoft.com/sharepoint/events"/>
  </ds:schemaRefs>
</ds:datastoreItem>
</file>

<file path=customXml/itemProps5.xml><?xml version="1.0" encoding="utf-8"?>
<ds:datastoreItem xmlns:ds="http://schemas.openxmlformats.org/officeDocument/2006/customXml" ds:itemID="{7C23DB6D-1C52-4775-ADE8-89DA33ECBA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34</Pages>
  <Words>10741</Words>
  <Characters>53709</Characters>
  <Application>Microsoft Office Word</Application>
  <DocSecurity>0</DocSecurity>
  <Lines>447</Lines>
  <Paragraphs>128</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64322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Meryl Etman</dc:creator>
  <cp:keywords/>
  <dc:description/>
  <cp:lastModifiedBy>Meryl Etman</cp:lastModifiedBy>
  <cp:revision>4</cp:revision>
  <dcterms:created xsi:type="dcterms:W3CDTF">2021-05-26T13:31:00Z</dcterms:created>
  <dcterms:modified xsi:type="dcterms:W3CDTF">2021-07-08T05:47:00Z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e3ed95b9-3bd9-4bc8-898c-0aa416b08bb4</vt:lpwstr>
  </property>
</Properties>
</file>