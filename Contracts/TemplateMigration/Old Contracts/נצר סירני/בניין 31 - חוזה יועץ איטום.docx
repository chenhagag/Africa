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18E921" w14:textId="77777777" w:rsidR="00C521D8" w:rsidRPr="00C521D8" w:rsidRDefault="00C521D8" w:rsidP="00C521D8">
      <w:pPr>
        <w:jc w:val="both"/>
        <w:rPr>
          <w:rFonts w:ascii="Times New Roman" w:eastAsia="Times New Roman" w:hAnsi="Times New Roman" w:cs="David"/>
          <w:sz w:val="24"/>
          <w:szCs w:val="24"/>
          <w:rtl/>
          <w:lang w:eastAsia="he-IL"/>
        </w:rPr>
      </w:pPr>
      <w:bookmarkStart w:id="0" w:name="_GoBack"/>
      <w:bookmarkEnd w:id="0"/>
    </w:p>
    <w:p w14:paraId="12B48F5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EB323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F1C09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75660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3D8BF5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D3226EE" w14:textId="77777777" w:rsidR="00C521D8" w:rsidRPr="00C521D8" w:rsidRDefault="00C24095"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442E4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680C51B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BA726A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83B53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55CB7D7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99BF9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589B0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40A0A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610927"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CA9041E" w14:textId="165E5D4F" w:rsidR="00C521D8" w:rsidRPr="008E610C" w:rsidRDefault="00991DD1"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Meryl Etman" w:date="2021-11-28T15:42:00Z">
            <w:r>
              <w:rPr>
                <w:rFonts w:ascii="Times New Roman" w:eastAsia="Times New Roman" w:hAnsi="Times New Roman" w:cs="David"/>
                <w:bCs/>
                <w:color w:val="00B0F0"/>
                <w:sz w:val="24"/>
                <w:szCs w:val="24"/>
                <w:u w:val="single"/>
                <w:rtl/>
                <w:lang w:eastAsia="he-IL"/>
              </w:rPr>
              <w:t>סביוני נצר סירני - בניין 31</w:t>
            </w:r>
          </w:ins>
        </w:p>
      </w:sdtContent>
    </w:sdt>
    <w:p w14:paraId="0B0FE2C5"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7B5A4F"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6447220"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ADAFEFB" w14:textId="1A5F3FDE" w:rsidR="00C521D8" w:rsidRPr="008E610C" w:rsidRDefault="00991DD1"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Meryl Etman" w:date="2021-11-28T15:42:00Z">
            <w:r>
              <w:rPr>
                <w:rFonts w:ascii="Times New Roman" w:eastAsia="Times New Roman" w:hAnsi="Times New Roman" w:cs="David"/>
                <w:bCs/>
                <w:color w:val="00B0F0"/>
                <w:sz w:val="24"/>
                <w:szCs w:val="24"/>
                <w:u w:val="single"/>
                <w:rtl/>
                <w:lang w:eastAsia="he-IL"/>
              </w:rPr>
              <w:t>סביוני נצר סירני</w:t>
            </w:r>
          </w:ins>
        </w:p>
      </w:sdtContent>
    </w:sdt>
    <w:p w14:paraId="4E74B65A"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E848C5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09945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8BBAA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52AD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8F8C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FC057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6AF71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9626B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59046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A411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7054F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777AF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B43DC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B2C70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8AE35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403B2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290F2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36D41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731B2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E53B6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24938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3D0D0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29444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2CE18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50FC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CAF1F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B0DB0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CEAC8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BC7CF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41BF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8126E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BE1580"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4BC86F"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56552A9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5065CF" w14:textId="43C48095"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8T00:00:00Z">
            <w:dateFormat w:val="dd/MM/yyyy"/>
            <w:lid w:val="he-IL"/>
            <w:storeMappedDataAs w:val="dateTime"/>
            <w:calendar w:val="gregorian"/>
          </w:date>
        </w:sdtPr>
        <w:sdtEndPr/>
        <w:sdtContent>
          <w:ins w:id="3" w:author="Meryl Etman" w:date="2021-12-28T17:33:00Z">
            <w:r w:rsidR="00C24095">
              <w:rPr>
                <w:rFonts w:ascii="Times New Roman" w:eastAsia="Times New Roman" w:hAnsi="Times New Roman" w:cs="David" w:hint="cs"/>
                <w:color w:val="800080"/>
                <w:sz w:val="24"/>
                <w:szCs w:val="24"/>
                <w:rtl/>
                <w:lang w:eastAsia="he-IL"/>
              </w:rPr>
              <w:t>‏28/12/2021</w:t>
            </w:r>
          </w:ins>
        </w:sdtContent>
      </w:sdt>
    </w:p>
    <w:p w14:paraId="535E8672"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6C58B1D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1AC14B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A3C1EA"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62531D80"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299F9C21" w14:textId="4C71FAEE" w:rsidR="008E610C"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 w:author="Meryl Etman" w:date="2021-11-28T15:43:00Z">
            <w:r w:rsidR="00991DD1">
              <w:rPr>
                <w:rFonts w:ascii="Times New Roman" w:eastAsia="Times New Roman" w:hAnsi="Times New Roman" w:cs="David"/>
                <w:color w:val="00B0F0"/>
                <w:sz w:val="24"/>
                <w:szCs w:val="24"/>
                <w:rtl/>
                <w:lang w:eastAsia="he-IL"/>
              </w:rPr>
              <w:br/>
              <w:t>אפריקה ישראל מגורים בע"מ וישראל אדלר ובנו חברה להשקעות בע"מ</w:t>
            </w:r>
            <w:r w:rsidR="00991DD1">
              <w:rPr>
                <w:rFonts w:ascii="Times New Roman" w:eastAsia="Times New Roman" w:hAnsi="Times New Roman" w:cs="David"/>
                <w:color w:val="00B0F0"/>
                <w:sz w:val="24"/>
                <w:szCs w:val="24"/>
                <w:rtl/>
                <w:lang w:eastAsia="he-IL"/>
              </w:rPr>
              <w:br/>
              <w:t>יוני נתניהו 1 ג' אור יהודה</w:t>
            </w:r>
            <w:r w:rsidR="00991DD1">
              <w:rPr>
                <w:rFonts w:ascii="Times New Roman" w:eastAsia="Times New Roman" w:hAnsi="Times New Roman" w:cs="David"/>
                <w:color w:val="00B0F0"/>
                <w:sz w:val="24"/>
                <w:szCs w:val="24"/>
                <w:rtl/>
                <w:lang w:eastAsia="he-IL"/>
              </w:rPr>
              <w:br/>
              <w:t>558075404</w:t>
            </w:r>
            <w:r w:rsidR="00991DD1">
              <w:rPr>
                <w:rFonts w:ascii="Times New Roman" w:eastAsia="Times New Roman" w:hAnsi="Times New Roman" w:cs="David"/>
                <w:color w:val="00B0F0"/>
                <w:sz w:val="24"/>
                <w:szCs w:val="24"/>
                <w:rtl/>
                <w:lang w:eastAsia="he-IL"/>
              </w:rPr>
              <w:br/>
            </w:r>
          </w:ins>
        </w:sdtContent>
      </w:sdt>
    </w:p>
    <w:p w14:paraId="6B3575A7"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7CEF756F"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09792794"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7EFFCCF"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1CC252D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F0BA13" w14:textId="2F04E729" w:rsidR="00C521D8" w:rsidRPr="00C521D8" w:rsidRDefault="00C24095"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ins w:id="5" w:author="Meryl Etman" w:date="2021-11-28T15:43:00Z">
            <w:r w:rsidR="00991DD1">
              <w:rPr>
                <w:rStyle w:val="PlaceholderText"/>
                <w:color w:val="00B0F0"/>
                <w:rtl/>
              </w:rPr>
              <w:br/>
              <w:t>אורנה רומנו כהן</w:t>
            </w:r>
            <w:r w:rsidR="00991DD1">
              <w:rPr>
                <w:rStyle w:val="PlaceholderText"/>
                <w:color w:val="00B0F0"/>
                <w:rtl/>
              </w:rPr>
              <w:br/>
            </w:r>
            <w:r w:rsidR="00991DD1">
              <w:rPr>
                <w:rStyle w:val="PlaceholderText"/>
                <w:color w:val="00B0F0"/>
                <w:rtl/>
              </w:rPr>
              <w:br/>
            </w:r>
          </w:ins>
        </w:sdtContent>
      </w:sdt>
    </w:p>
    <w:p w14:paraId="5F1F5F0A"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518DF14D"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4D6EFBAD"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5B9FA7C"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ACB2A55"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lastRenderedPageBreak/>
        <w:t>לפיכך הותנה והוסכם בין הצדדים כדלקמן:</w:t>
      </w:r>
    </w:p>
    <w:p w14:paraId="1F23DD11"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3DE49504"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05358B01"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22262F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2C3B105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EDDFF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70B71B0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3B9553E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C1B0B1"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3A4715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9CAD75"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3B74AB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9B9B621"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448CE8A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C53DC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65DF0A1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3892699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63E8EAB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8259A8"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8B66BA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4DD08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294658A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C32D8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B62C0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73C39A7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32091781"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1D76EBB"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60BFBE9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00A69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2F02C31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180449D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908A5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lastRenderedPageBreak/>
        <w:t>"</w:t>
      </w:r>
      <w:r w:rsidRPr="00C521D8">
        <w:rPr>
          <w:rFonts w:ascii="Times New Roman" w:eastAsia="Times New Roman" w:hAnsi="Times New Roman" w:cs="David"/>
          <w:b/>
          <w:bCs/>
          <w:sz w:val="24"/>
          <w:szCs w:val="24"/>
          <w:rtl/>
          <w:lang w:eastAsia="he-IL"/>
        </w:rPr>
        <w:t>חוזה</w:t>
      </w:r>
    </w:p>
    <w:p w14:paraId="7F178337"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4411D8EE"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BBBF75A"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750D302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15FE318D"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3BFA3CC"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79FB9E1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44EC3E5B"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362101D9"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2B50C50A"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54A3D6F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2C7B9741"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C666F4F"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0C8E33F"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55C2AE8B"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28AEEF5A"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5A2115E7"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4252205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63AEEF1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4916FE2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1220EBDF"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4058B5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33BFBE2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5DEEE2C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307F4C8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1EA8B00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875476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5641B6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31F1026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5F738A4"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784496A9"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7A54BC3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1FC6714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AF3EFF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B4A457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xml:space="preserve">"). החלפת המנהל </w:t>
      </w:r>
      <w:r w:rsidRPr="00C521D8">
        <w:rPr>
          <w:rFonts w:ascii="Times New Roman" w:eastAsia="Times New Roman" w:hAnsi="Times New Roman" w:cs="David"/>
          <w:sz w:val="24"/>
          <w:szCs w:val="24"/>
          <w:rtl/>
          <w:lang w:eastAsia="he-IL"/>
        </w:rPr>
        <w:lastRenderedPageBreak/>
        <w:t>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0B5741BE"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D81DE41"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6A38415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0B2FD61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4534F344"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1B65596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1A23E59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6E2BA08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1ABA509C"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78B323F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0B78D7B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המנהל</w:t>
      </w:r>
    </w:p>
    <w:p w14:paraId="35F928E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2A3FFF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w:t>
      </w:r>
      <w:r w:rsidRPr="00C521D8">
        <w:rPr>
          <w:rFonts w:ascii="Times New Roman" w:eastAsia="Times New Roman" w:hAnsi="Times New Roman" w:cs="David"/>
          <w:sz w:val="24"/>
          <w:szCs w:val="24"/>
          <w:rtl/>
          <w:lang w:eastAsia="he-IL"/>
        </w:rPr>
        <w:lastRenderedPageBreak/>
        <w:t xml:space="preserve">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589E6CF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50C7CE5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C44EFA6"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1BAA84AE"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77B0C4B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5377F24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3B967E6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77C5C3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8EA43D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E390F6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שלדעת המנהל לא הייתה ליועץ שליטה עליו.</w:t>
      </w:r>
    </w:p>
    <w:p w14:paraId="1E10D82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0740519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987D5E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7B256E35"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6601D40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p>
    <w:p w14:paraId="6F30C6A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D42870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3C440485"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86E336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56B64B5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2A74EB13"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626B00A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3E05152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640A71F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7FC3961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D616CB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6D93534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47EFE07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5882AB90"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w:t>
      </w:r>
      <w:r w:rsidRPr="00C521D8">
        <w:rPr>
          <w:rFonts w:ascii="Times New Roman" w:eastAsia="Times New Roman" w:hAnsi="Times New Roman" w:cs="David"/>
          <w:sz w:val="24"/>
          <w:szCs w:val="24"/>
          <w:rtl/>
          <w:lang w:eastAsia="he-IL"/>
        </w:rPr>
        <w:lastRenderedPageBreak/>
        <w:t xml:space="preserve">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7FCA2F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22045D35"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1C7889A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5746A05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4B830CEA"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D9353E2"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805EE01"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36885B3B"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820A91F"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0804D71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lastRenderedPageBreak/>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3CBB619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7B9CDE4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4C097CD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3069BD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4F967F1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B96A7B0"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3DAC0153"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0ABBA6B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5BF6B076"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DC88BE" w14:textId="77777777" w:rsidR="001D0C05" w:rsidRPr="00013687" w:rsidRDefault="001D0C05" w:rsidP="001D0C05">
      <w:pPr>
        <w:pStyle w:val="a5"/>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476ADC1" w14:textId="77777777" w:rsidR="001D0C05" w:rsidRPr="00013687" w:rsidRDefault="001D0C05" w:rsidP="001D0C05">
      <w:pPr>
        <w:pStyle w:val="a5"/>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7F47896" w14:textId="77777777" w:rsidR="001D0C05" w:rsidRPr="00013687" w:rsidRDefault="001D0C05" w:rsidP="001D0C05">
      <w:pPr>
        <w:pStyle w:val="a5"/>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8C30A86"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D77B694"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4A44E5E"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5F36B4"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w:t>
      </w:r>
      <w:r>
        <w:rPr>
          <w:rFonts w:ascii="Times New Roman" w:eastAsia="Times New Roman" w:hAnsi="Times New Roman" w:cs="David" w:hint="cs"/>
          <w:sz w:val="20"/>
          <w:szCs w:val="24"/>
          <w:rtl/>
          <w:lang w:eastAsia="he-IL"/>
        </w:rPr>
        <w:lastRenderedPageBreak/>
        <w:t>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5C266F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DF4E7D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76E582E"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F399DF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06E3B5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FE64E7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15C31D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8F12D4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763046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CAD278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9D16743"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w:t>
      </w:r>
      <w:r>
        <w:rPr>
          <w:rFonts w:ascii="Times New Roman" w:eastAsia="Times New Roman" w:hAnsi="Times New Roman" w:cs="David" w:hint="cs"/>
          <w:sz w:val="20"/>
          <w:szCs w:val="24"/>
          <w:rtl/>
          <w:lang w:eastAsia="he-IL"/>
        </w:rPr>
        <w:lastRenderedPageBreak/>
        <w:t xml:space="preserve">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17368A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382BD6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9A950D1"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F8E3C70"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EB17EB7"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אספקת תכניות</w:t>
      </w:r>
    </w:p>
    <w:p w14:paraId="1A56E6C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12E0584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43A6880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6BD939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1D4DFC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2E99A4CB"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753CEDF"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lastRenderedPageBreak/>
        <w:t>מעמד היועץ</w:t>
      </w:r>
    </w:p>
    <w:p w14:paraId="453413A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79E2FB4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13CEDE8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23BFE7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529E0D1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46A3BB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דרש המזמין על ידי 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A811FEA"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56B21E56"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0A42AA47"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3A8B21E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069FCEDF"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קול דעתו הבלעדי, בכל עת ומסיבה כלשהי, להביא חוזה זה, כולו או מקצתו, לידי גמר על ידי מתן הודעה </w:t>
      </w:r>
      <w:r w:rsidRPr="00C521D8">
        <w:rPr>
          <w:rFonts w:ascii="Times New Roman" w:eastAsia="Times New Roman" w:hAnsi="Times New Roman" w:cs="David"/>
          <w:sz w:val="24"/>
          <w:szCs w:val="24"/>
          <w:rtl/>
          <w:lang w:eastAsia="he-IL"/>
        </w:rPr>
        <w:lastRenderedPageBreak/>
        <w:t>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3BCFE67A"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31C9A944"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206F727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6E87141F"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4F1BE1B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7BB03938"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32901B92"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5D7E7E30"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58BBE295"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3AF06497"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נבצר מהיועץ או מהמנהל הראשי לקיים את ה</w:t>
      </w:r>
      <w:r w:rsidRPr="00C521D8">
        <w:rPr>
          <w:rFonts w:ascii="Times New Roman" w:eastAsia="Times New Roman" w:hAnsi="Times New Roman" w:cs="David" w:hint="cs"/>
          <w:sz w:val="24"/>
          <w:szCs w:val="24"/>
          <w:rtl/>
          <w:lang w:eastAsia="he-IL"/>
        </w:rPr>
        <w:t xml:space="preserve">וראות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לפעולה משפטית או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שירותי היועץ או אם ארע אירוע דומה.</w:t>
      </w:r>
    </w:p>
    <w:p w14:paraId="334FD55D"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חל שינוי בהחזקת המניות ו/או בהרכב המנהלים של היועץ.</w:t>
      </w:r>
    </w:p>
    <w:p w14:paraId="18B928D4"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26010E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0A75372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4DD08BD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54924A7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B3FA56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3B82E2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BCFD660" w14:textId="77777777" w:rsidR="00C521D8" w:rsidRPr="00C521D8" w:rsidDel="009521E9" w:rsidRDefault="00C521D8" w:rsidP="00C521D8">
      <w:pPr>
        <w:widowControl w:val="0"/>
        <w:spacing w:before="0" w:beforeAutospacing="0" w:after="200" w:afterAutospacing="0" w:line="240" w:lineRule="auto"/>
        <w:ind w:left="792"/>
        <w:jc w:val="both"/>
        <w:rPr>
          <w:del w:id="6" w:author="Meryl Etman [2]" w:date="2021-11-28T17:46:00Z"/>
          <w:rFonts w:ascii="Times New Roman" w:eastAsia="Times New Roman" w:hAnsi="Times New Roman" w:cs="David"/>
          <w:sz w:val="24"/>
          <w:szCs w:val="24"/>
          <w:lang w:eastAsia="he-IL"/>
        </w:rPr>
      </w:pPr>
    </w:p>
    <w:p w14:paraId="1F6007E7"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21BF977"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463E2E2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5A7EA6C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כולם או מקצתם, אלא בהסכמת המזמין בכתב ומראש.</w:t>
      </w:r>
    </w:p>
    <w:p w14:paraId="47D0003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11A64B5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33A49235"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המזמין רשאי להעביר, בכל עת, כל זכות מזכויותיו וכל חובה מחובותיו לפי חוזה זה, כפי שיראה </w:t>
      </w:r>
      <w:r w:rsidRPr="00C521D8">
        <w:rPr>
          <w:rFonts w:ascii="Times New Roman" w:eastAsia="Times New Roman" w:hAnsi="Times New Roman" w:cs="David"/>
          <w:sz w:val="24"/>
          <w:szCs w:val="24"/>
          <w:rtl/>
          <w:lang w:eastAsia="he-IL"/>
        </w:rPr>
        <w:lastRenderedPageBreak/>
        <w:t>בעיניו, בלא צורך בהסכמה כלשהי מצד היועץ.</w:t>
      </w:r>
    </w:p>
    <w:p w14:paraId="4B89DA0A"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027E82DC"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4A6EE18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1ACDD275"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50F8CA5"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20939459"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58AEDE3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78FD38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3B38D7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4A46950C"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10D0DB9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37849E0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75AF1D2D"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59FF2EB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w:t>
      </w:r>
      <w:r w:rsidRPr="00C521D8">
        <w:rPr>
          <w:rFonts w:ascii="Times New Roman" w:eastAsia="Times New Roman" w:hAnsi="Times New Roman" w:cs="David"/>
          <w:sz w:val="24"/>
          <w:szCs w:val="24"/>
          <w:rtl/>
          <w:lang w:eastAsia="he-IL"/>
        </w:rPr>
        <w:lastRenderedPageBreak/>
        <w:t>המזמין ו/או עם היועץ החליפי בכל הקשור להעברת האינפורמציה לגבי מהלך הפרויקט עד להפסקת עבודתו וחפיפה נאותה של היועץ החליפי.</w:t>
      </w:r>
    </w:p>
    <w:p w14:paraId="2DB148B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053EE9C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599B163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2DB0FCAD"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9DA3C81"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445021E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130F99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EE35CC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536A6EF1"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352F060B"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8079C73"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0709DA6C"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00D114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w:t>
      </w:r>
      <w:r w:rsidRPr="00C521D8">
        <w:rPr>
          <w:rFonts w:ascii="Times New Roman" w:eastAsia="Times New Roman" w:hAnsi="Times New Roman" w:cs="David"/>
          <w:sz w:val="24"/>
          <w:szCs w:val="24"/>
          <w:rtl/>
          <w:lang w:eastAsia="he-IL"/>
        </w:rPr>
        <w:lastRenderedPageBreak/>
        <w:t xml:space="preserve">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305C21BD"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598726C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0E869D4"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F30BE4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C01C3C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AC166EB"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0895F7F4"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7C55F00D"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07E72D92"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4ACBDD7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9FC8E4E"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38EBF8EA"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FB8F3C9"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56D4A81"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CCFDA3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5CF3D915"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1DBD7B1"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39EE6BB5"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AA6C065" w14:textId="1B62B0EE"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 w:author="Meryl Etman" w:date="2021-11-28T15:43:00Z">
            <w:r w:rsidR="00991DD1">
              <w:rPr>
                <w:rFonts w:ascii="Times New Roman" w:eastAsia="Times New Roman" w:hAnsi="Times New Roman" w:cs="David"/>
                <w:color w:val="00B0F0"/>
                <w:sz w:val="24"/>
                <w:szCs w:val="24"/>
                <w:u w:val="single"/>
                <w:rtl/>
                <w:lang w:eastAsia="he-IL"/>
              </w:rPr>
              <w:t>אורנה רומנו כהן</w:t>
            </w:r>
          </w:ins>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8" w:author="Meryl Etman" w:date="2021-11-28T15:43:00Z">
            <w:r w:rsidR="00991DD1" w:rsidRPr="009C4355">
              <w:rPr>
                <w:rStyle w:val="PlaceholderText"/>
                <w:rtl/>
              </w:rPr>
              <w:t>[שם צד א]</w:t>
            </w:r>
          </w:ins>
        </w:sdtContent>
      </w:sdt>
    </w:p>
    <w:p w14:paraId="3A2F9AAA"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4F4D3988"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A50513"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08E9B"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2BAEF2"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E33D34"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25AFABB7"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F5B4B51"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4C655956"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7211C32"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C438FD7"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6F2179A"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080496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8C17A8" w14:textId="6C80FD36"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9" w:author="Meryl Etman" w:date="2021-11-28T15:42:00Z">
            <w:r w:rsidR="00991DD1">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0" w:author="Meryl Etman" w:date="2021-11-28T15:42:00Z">
            <w:r w:rsidR="00991DD1">
              <w:rPr>
                <w:rFonts w:ascii="Times New Roman" w:eastAsia="Times New Roman" w:hAnsi="Times New Roman" w:cs="David" w:hint="cs"/>
                <w:color w:val="00B0F0"/>
                <w:sz w:val="24"/>
                <w:szCs w:val="24"/>
                <w:rtl/>
              </w:rPr>
              <w:t>סביוני נצר סירני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 w:author="Meryl Etman" w:date="2021-11-28T15:42:00Z">
            <w:r w:rsidR="00991DD1">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D7466D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993126" w14:textId="1B255C16"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2" w:author="Meryl Etman" w:date="2021-11-28T16:09:00Z">
            <w:r w:rsidR="00305A43">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13" w:author="Meryl Etman [2]" w:date="2021-11-28T17:47:00Z">
        <w:r w:rsidR="009521E9">
          <w:rPr>
            <w:rFonts w:ascii="Times New Roman" w:eastAsia="Times New Roman" w:hAnsi="Times New Roman" w:cs="David" w:hint="cs"/>
            <w:sz w:val="24"/>
            <w:szCs w:val="24"/>
            <w:rtl/>
            <w:lang w:eastAsia="he-IL"/>
          </w:rPr>
          <w:t xml:space="preserve">גוש </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4" w:author="Meryl Etman" w:date="2021-11-28T16:08:00Z">
            <w:r w:rsidR="00305A43">
              <w:rPr>
                <w:rFonts w:ascii="Times New Roman" w:eastAsia="Times New Roman" w:hAnsi="Times New Roman" w:cs="David" w:hint="cs"/>
                <w:sz w:val="24"/>
                <w:szCs w:val="24"/>
                <w:rtl/>
                <w:lang w:eastAsia="he-IL"/>
              </w:rPr>
              <w:t>4722</w:t>
            </w:r>
          </w:ins>
        </w:sdtContent>
      </w:sdt>
      <w:ins w:id="15" w:author="Meryl Etman [2]" w:date="2021-11-28T17:47:00Z">
        <w:r w:rsidR="009521E9">
          <w:rPr>
            <w:rFonts w:ascii="Times New Roman" w:eastAsia="Times New Roman" w:hAnsi="Times New Roman" w:cs="David" w:hint="cs"/>
            <w:sz w:val="24"/>
            <w:szCs w:val="24"/>
            <w:rtl/>
            <w:lang w:eastAsia="he-IL"/>
          </w:rPr>
          <w:t>, חלקה 82.</w:t>
        </w:r>
      </w:ins>
      <w:del w:id="16" w:author="Meryl Etman [2]" w:date="2021-11-28T17:47:00Z">
        <w:r w:rsidRPr="00B27B4C" w:rsidDel="009521E9">
          <w:rPr>
            <w:rFonts w:ascii="Times New Roman" w:eastAsia="Times New Roman" w:hAnsi="Times New Roman" w:cs="David" w:hint="cs"/>
            <w:sz w:val="24"/>
            <w:szCs w:val="24"/>
            <w:rtl/>
            <w:lang w:eastAsia="he-IL"/>
          </w:rPr>
          <w:delText>.</w:delText>
        </w:r>
      </w:del>
    </w:p>
    <w:p w14:paraId="00FF54C0"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E630A56"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890751D" w14:textId="14024BA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7" w:author="Meryl Etman" w:date="2021-11-28T15:42:00Z">
            <w:r w:rsidR="00991DD1">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78E99FBD"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35A21D6E"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74FE3E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E6A75A" w14:textId="28A6C0C0"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8" w:author="Meryl Etman" w:date="2021-11-28T16:09:00Z">
            <w:r w:rsidR="00305A43">
              <w:rPr>
                <w:rFonts w:ascii="Times New Roman" w:eastAsia="Times New Roman" w:hAnsi="Times New Roman" w:cs="David" w:hint="cs"/>
                <w:sz w:val="24"/>
                <w:szCs w:val="24"/>
                <w:rtl/>
                <w:lang w:eastAsia="he-IL"/>
              </w:rPr>
              <w:t>מרול אטמן</w:t>
            </w:r>
          </w:ins>
        </w:sdtContent>
      </w:sdt>
    </w:p>
    <w:p w14:paraId="31AEF56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0090B65"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606E428"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16B8A6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35AA64C5"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E8A5FE" w14:textId="479FF360"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9" w:author="Meryl Etman" w:date="2021-11-28T17:51:00Z">
            <w:r w:rsidR="00A875DE">
              <w:rPr>
                <w:rFonts w:ascii="Times New Roman" w:eastAsia="Times New Roman" w:hAnsi="Times New Roman" w:cs="David"/>
                <w:color w:val="008000"/>
                <w:sz w:val="24"/>
                <w:szCs w:val="24"/>
                <w:rtl/>
                <w:lang w:eastAsia="he-IL"/>
              </w:rPr>
              <w:t>אורנה רומנו-כהן</w:t>
            </w:r>
          </w:ins>
        </w:sdtContent>
      </w:sdt>
    </w:p>
    <w:p w14:paraId="4C34E59A"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2459271A"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3DE857" w14:textId="4114DB31"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0" w:author="Meryl Etman" w:date="2021-11-28T16:09:00Z">
            <w:r w:rsidR="00305A43">
              <w:rPr>
                <w:rFonts w:ascii="Times New Roman" w:eastAsia="Times New Roman" w:hAnsi="Times New Roman" w:cs="David"/>
                <w:color w:val="008000"/>
                <w:sz w:val="24"/>
                <w:szCs w:val="24"/>
                <w:rtl/>
                <w:lang w:eastAsia="he-IL"/>
              </w:rPr>
              <w:t>אורנה רומנו-כהן</w:t>
            </w:r>
          </w:ins>
        </w:sdtContent>
      </w:sdt>
    </w:p>
    <w:p w14:paraId="6107078D"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B9A408"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DD6B1C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6E13B3"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9F6AB0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70BB55B"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7395C6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E9A5DB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30B0DB3"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A197766"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7451DD86" w14:textId="77777777" w:rsidTr="00044544">
        <w:tc>
          <w:tcPr>
            <w:tcW w:w="3366" w:type="dxa"/>
          </w:tcPr>
          <w:p w14:paraId="6E06690E" w14:textId="46506F2A" w:rsidR="008E610C" w:rsidRDefault="00C24095"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1" w:author="Meryl Etman" w:date="2021-11-28T15:43:00Z">
                  <w:r w:rsidR="00991DD1">
                    <w:rPr>
                      <w:rFonts w:ascii="Times New Roman" w:eastAsia="Times New Roman" w:hAnsi="Times New Roman" w:cs="David" w:hint="cs"/>
                      <w:color w:val="008000"/>
                      <w:sz w:val="24"/>
                      <w:szCs w:val="24"/>
                      <w:rtl/>
                      <w:lang w:eastAsia="he-IL"/>
                    </w:rPr>
                    <w:t>50%</w:t>
                  </w:r>
                </w:ins>
              </w:sdtContent>
            </w:sdt>
          </w:p>
          <w:p w14:paraId="06F93899"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1FCF876" w14:textId="77777777" w:rsidR="008E610C" w:rsidRDefault="008E610C" w:rsidP="00044544">
            <w:pPr>
              <w:widowControl w:val="0"/>
              <w:spacing w:before="0" w:beforeAutospacing="0" w:after="0" w:afterAutospacing="0" w:line="240" w:lineRule="auto"/>
              <w:ind w:left="720"/>
              <w:outlineLvl w:val="2"/>
            </w:pPr>
          </w:p>
          <w:p w14:paraId="00D48729"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3AC4F47"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469FD89"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713020B9"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5E643CA3"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677148D"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15C4F2B"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D561EAE"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5BE3CEED" w14:textId="77777777" w:rsidR="00C650A2" w:rsidRDefault="00C650A2"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D865282"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35181B1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78D447B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02CF9205"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7021842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50D8EC0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2CE370C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2C6A70E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0A79923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74EA914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65D4606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1F843DB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2F417D7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7E75FC3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0F5AA61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23A2E35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3AF7C39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4E183D6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12F9147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789367A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49FC81F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77134E0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3AA5463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7182DC7B"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44513F3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7BF3D80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54B29E31"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636B9324"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30F8C80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531DDF3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3C0885A3"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2DFB9D73"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28D4197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6BE10DF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33E2B27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1AE5A6B3"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7738D33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5A0C4CB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24E89B1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0A92B68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3971CFA2"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5E374B3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0A4DAD97"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6109323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38D7BF25" w14:textId="758E5CC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w:t>
      </w:r>
      <w:ins w:id="22" w:author="Meryl Etman [2]" w:date="2021-12-28T17:25:00Z">
        <w:r w:rsidR="00D36E65">
          <w:rPr>
            <w:rFonts w:ascii="Times New Roman" w:eastAsia="Times New Roman" w:hAnsi="Times New Roman" w:cs="David" w:hint="cs"/>
            <w:sz w:val="24"/>
            <w:szCs w:val="24"/>
            <w:rtl/>
            <w:lang w:eastAsia="he-IL"/>
          </w:rPr>
          <w:t>סעיפים ל</w:t>
        </w:r>
      </w:ins>
      <w:r w:rsidRPr="00C521D8">
        <w:rPr>
          <w:rFonts w:ascii="Times New Roman" w:eastAsia="Times New Roman" w:hAnsi="Times New Roman" w:cs="David"/>
          <w:sz w:val="24"/>
          <w:szCs w:val="24"/>
          <w:rtl/>
          <w:lang w:eastAsia="he-IL"/>
        </w:rPr>
        <w:t>כתבי כמויות</w:t>
      </w:r>
      <w:ins w:id="23" w:author="Meryl Etman [2]" w:date="2021-12-28T17:25:00Z">
        <w:r w:rsidR="00D36E65">
          <w:rPr>
            <w:rFonts w:ascii="Times New Roman" w:eastAsia="Times New Roman" w:hAnsi="Times New Roman" w:cs="David" w:hint="cs"/>
            <w:sz w:val="24"/>
            <w:szCs w:val="24"/>
            <w:rtl/>
            <w:lang w:eastAsia="he-IL"/>
          </w:rPr>
          <w:t xml:space="preserve"> (ללא חישוב כמויות)</w:t>
        </w:r>
      </w:ins>
      <w:r w:rsidRPr="00C521D8">
        <w:rPr>
          <w:rFonts w:ascii="Times New Roman" w:eastAsia="Times New Roman" w:hAnsi="Times New Roman" w:cs="David"/>
          <w:sz w:val="24"/>
          <w:szCs w:val="24"/>
          <w:rtl/>
          <w:lang w:eastAsia="he-IL"/>
        </w:rPr>
        <w:t xml:space="preserve">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w:t>
      </w:r>
      <w:del w:id="24" w:author="Meryl Etman [2]" w:date="2021-12-28T17:26:00Z">
        <w:r w:rsidRPr="00C521D8" w:rsidDel="00D36E65">
          <w:rPr>
            <w:rFonts w:ascii="Times New Roman" w:eastAsia="Times New Roman" w:hAnsi="Times New Roman" w:cs="David"/>
            <w:sz w:val="24"/>
            <w:szCs w:val="24"/>
            <w:rtl/>
            <w:lang w:eastAsia="he-IL"/>
          </w:rPr>
          <w:delText xml:space="preserve"> </w:delText>
        </w:r>
      </w:del>
    </w:p>
    <w:p w14:paraId="47CCC881" w14:textId="16AA6FA6"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ins w:id="25" w:author="Meryl Etman [2]" w:date="2021-12-28T17:27:00Z">
        <w:r w:rsidR="00D36E65">
          <w:rPr>
            <w:rFonts w:ascii="Times New Roman" w:eastAsia="Times New Roman" w:hAnsi="Times New Roman" w:cs="David" w:hint="cs"/>
            <w:sz w:val="24"/>
            <w:szCs w:val="24"/>
            <w:rtl/>
            <w:lang w:eastAsia="he-IL"/>
          </w:rPr>
          <w:t>יובהר כי המתכנן יכין את סעיפי כתבי הכמויות בלבד ללא חישוב כמויות.</w:t>
        </w:r>
      </w:ins>
    </w:p>
    <w:p w14:paraId="1634E37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06063315" w14:textId="6F28B051"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ז.</w:t>
      </w:r>
      <w:r w:rsidRPr="00C521D8">
        <w:rPr>
          <w:rFonts w:ascii="Times New Roman" w:eastAsia="Times New Roman" w:hAnsi="Times New Roman" w:cs="David"/>
          <w:sz w:val="24"/>
          <w:szCs w:val="24"/>
          <w:rtl/>
          <w:lang w:eastAsia="he-IL"/>
        </w:rPr>
        <w:tab/>
      </w:r>
      <w:ins w:id="26" w:author="Meryl Etman [2]" w:date="2021-12-28T17:28:00Z">
        <w:r w:rsidR="00D36E65">
          <w:rPr>
            <w:rFonts w:ascii="Times New Roman" w:eastAsia="Times New Roman" w:hAnsi="Times New Roman" w:cs="David" w:hint="cs"/>
            <w:sz w:val="24"/>
            <w:szCs w:val="24"/>
            <w:rtl/>
            <w:lang w:eastAsia="he-IL"/>
          </w:rPr>
          <w:t>ה</w:t>
        </w:r>
      </w:ins>
      <w:ins w:id="27" w:author="Meryl Etman [2]" w:date="2021-12-28T17:27:00Z">
        <w:r w:rsidR="00D36E65">
          <w:rPr>
            <w:rFonts w:ascii="Times New Roman" w:eastAsia="Times New Roman" w:hAnsi="Times New Roman" w:cs="David" w:hint="cs"/>
            <w:sz w:val="24"/>
            <w:szCs w:val="24"/>
            <w:rtl/>
            <w:lang w:eastAsia="he-IL"/>
          </w:rPr>
          <w:t>סעיפי</w:t>
        </w:r>
      </w:ins>
      <w:ins w:id="28" w:author="Meryl Etman [2]" w:date="2021-12-28T17:28:00Z">
        <w:r w:rsidR="00D36E65">
          <w:rPr>
            <w:rFonts w:ascii="Times New Roman" w:eastAsia="Times New Roman" w:hAnsi="Times New Roman" w:cs="David" w:hint="cs"/>
            <w:sz w:val="24"/>
            <w:szCs w:val="24"/>
            <w:rtl/>
            <w:lang w:eastAsia="he-IL"/>
          </w:rPr>
          <w:t>ם עבור</w:t>
        </w:r>
      </w:ins>
      <w:ins w:id="29" w:author="Meryl Etman [2]" w:date="2021-12-28T17:27:00Z">
        <w:r w:rsidR="00D36E65">
          <w:rPr>
            <w:rFonts w:ascii="Times New Roman" w:eastAsia="Times New Roman" w:hAnsi="Times New Roman" w:cs="David" w:hint="cs"/>
            <w:sz w:val="24"/>
            <w:szCs w:val="24"/>
            <w:rtl/>
            <w:lang w:eastAsia="he-IL"/>
          </w:rPr>
          <w:t xml:space="preserve"> </w:t>
        </w:r>
      </w:ins>
      <w:r w:rsidRPr="00C521D8">
        <w:rPr>
          <w:rFonts w:ascii="Times New Roman" w:eastAsia="Times New Roman" w:hAnsi="Times New Roman" w:cs="David"/>
          <w:sz w:val="24"/>
          <w:szCs w:val="24"/>
          <w:rtl/>
          <w:lang w:eastAsia="he-IL"/>
        </w:rPr>
        <w:t xml:space="preserve">כתבי הכמויות יוכנו באמצעות תוכנה לכתבי כמויות "סופר מכרז" והניתנת להמרה גם לתוכנות אחרות לכתבי כמויות ע"ג דיסקט ובתדפיס.  </w:t>
      </w:r>
    </w:p>
    <w:p w14:paraId="36E2559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23FB4F9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7B29086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703357B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CB9DA1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00F02B2E"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18B52535"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78611D25"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40A8174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0B92DB2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BED925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041448D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193BE25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2965C7F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40B6263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26E464F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2301596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5CF94D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78CEBF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44446A7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w:t>
      </w:r>
      <w:r w:rsidRPr="00C521D8">
        <w:rPr>
          <w:rFonts w:ascii="Times New Roman" w:eastAsia="Times New Roman" w:hAnsi="Times New Roman" w:cs="David"/>
          <w:sz w:val="24"/>
          <w:szCs w:val="24"/>
          <w:rtl/>
          <w:lang w:eastAsia="he-IL"/>
        </w:rPr>
        <w:lastRenderedPageBreak/>
        <w:t xml:space="preserve">הסופיים של קבלני העבודות, בהסתמך על ההסכמים הקיימים עימם, ולאחר אישור הכמויות ע"י המפקח.    </w:t>
      </w:r>
    </w:p>
    <w:p w14:paraId="0FB5695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D97101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675101E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29C2893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27176A8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485DE16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549D270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2BEE0B22"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בסיס 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662DF2E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0BCCD38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4BDA9CD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1CBF6E3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76F4483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14823E3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6399A9A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190E7E8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5C18DB7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40A8E0B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29C2917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285293A3"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02F6AA2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4BEAA77B"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0428098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0F035E5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0F46C33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28BCC544"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6CE88DD4"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3095ECD6"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02AB9A19"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C436815"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0FCAD8C"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89A9C01"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6E5FC03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5F060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5A763B6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D13BC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9F0047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7E7E64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7B041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4858EAA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2FE68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46AAE62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4BAF8C"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39A57B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4CB3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59604B5"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073F5EE9"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2528CB3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909BEA6"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75E3B7D3" w14:textId="25847931"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del w:id="30" w:author="Meryl Etman [2]" w:date="2021-11-28T17:48:00Z">
        <w:r w:rsidRPr="00C521D8" w:rsidDel="009521E9">
          <w:rPr>
            <w:rFonts w:ascii="Times New Roman" w:eastAsia="Times New Roman" w:hAnsi="Times New Roman" w:cs="David"/>
            <w:sz w:val="24"/>
            <w:szCs w:val="24"/>
            <w:rtl/>
            <w:lang w:eastAsia="he-IL"/>
          </w:rPr>
          <w:delText xml:space="preserve">_________ </w:delText>
        </w:r>
      </w:del>
      <w:ins w:id="31" w:author="Meryl Etman [2]" w:date="2021-11-28T17:48:00Z">
        <w:r w:rsidR="009521E9">
          <w:rPr>
            <w:rFonts w:ascii="Times New Roman" w:eastAsia="Times New Roman" w:hAnsi="Times New Roman" w:cs="David" w:hint="cs"/>
            <w:sz w:val="24"/>
            <w:szCs w:val="24"/>
            <w:rtl/>
            <w:lang w:eastAsia="he-IL"/>
          </w:rPr>
          <w:t>23,000</w:t>
        </w:r>
        <w:r w:rsidR="009521E9"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 xml:space="preserve">ש"ח (במילים </w:t>
      </w:r>
      <w:del w:id="32" w:author="Meryl Etman [2]" w:date="2021-11-28T17:48:00Z">
        <w:r w:rsidRPr="00C521D8" w:rsidDel="009521E9">
          <w:rPr>
            <w:rFonts w:ascii="Times New Roman" w:eastAsia="Times New Roman" w:hAnsi="Times New Roman" w:cs="David"/>
            <w:sz w:val="24"/>
            <w:szCs w:val="24"/>
            <w:rtl/>
            <w:lang w:eastAsia="he-IL"/>
          </w:rPr>
          <w:delText xml:space="preserve">______________  </w:delText>
        </w:r>
      </w:del>
      <w:ins w:id="33" w:author="Meryl Etman [2]" w:date="2021-11-28T17:48:00Z">
        <w:r w:rsidR="009521E9">
          <w:rPr>
            <w:rFonts w:ascii="Times New Roman" w:eastAsia="Times New Roman" w:hAnsi="Times New Roman" w:cs="David" w:hint="cs"/>
            <w:sz w:val="24"/>
            <w:szCs w:val="24"/>
            <w:rtl/>
            <w:lang w:eastAsia="he-IL"/>
          </w:rPr>
          <w:t>עשרים ושלושה אלף</w:t>
        </w:r>
        <w:r w:rsidR="009521E9"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ש"ח)</w:t>
      </w:r>
      <w:del w:id="34" w:author="Meryl Etman [2]" w:date="2021-11-28T17:48:00Z">
        <w:r w:rsidRPr="00C521D8" w:rsidDel="009521E9">
          <w:rPr>
            <w:rFonts w:ascii="Times New Roman" w:eastAsia="Times New Roman" w:hAnsi="Times New Roman" w:cs="David"/>
            <w:sz w:val="24"/>
            <w:szCs w:val="24"/>
            <w:rtl/>
            <w:lang w:eastAsia="he-IL"/>
          </w:rPr>
          <w:delText>לכל מבנה ראשוני</w:delText>
        </w:r>
      </w:del>
      <w:r w:rsidRPr="00C521D8">
        <w:rPr>
          <w:rFonts w:ascii="Times New Roman" w:eastAsia="Times New Roman" w:hAnsi="Times New Roman" w:cs="David"/>
          <w:sz w:val="24"/>
          <w:szCs w:val="24"/>
          <w:rtl/>
          <w:lang w:eastAsia="he-IL"/>
        </w:rPr>
        <w:t xml:space="preserve">. </w:t>
      </w:r>
    </w:p>
    <w:p w14:paraId="3C100B78" w14:textId="093DAF99" w:rsidR="00C521D8" w:rsidRPr="00C521D8" w:rsidRDefault="00C521D8" w:rsidP="009521E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del w:id="35" w:author="Meryl Etman [2]" w:date="2021-11-28T17:48:00Z">
        <w:r w:rsidRPr="00C521D8" w:rsidDel="009521E9">
          <w:rPr>
            <w:rFonts w:ascii="Times New Roman" w:eastAsia="Times New Roman" w:hAnsi="Times New Roman" w:cs="David"/>
            <w:sz w:val="24"/>
            <w:szCs w:val="24"/>
            <w:rtl/>
            <w:lang w:eastAsia="he-IL"/>
          </w:rPr>
          <w:tab/>
        </w:r>
        <w:r w:rsidRPr="00C521D8" w:rsidDel="009521E9">
          <w:rPr>
            <w:rFonts w:ascii="Times New Roman" w:eastAsia="Times New Roman" w:hAnsi="Times New Roman" w:cs="David" w:hint="cs"/>
            <w:sz w:val="24"/>
            <w:szCs w:val="24"/>
            <w:rtl/>
            <w:lang w:eastAsia="he-IL"/>
          </w:rPr>
          <w:delText xml:space="preserve">תמורת ביצוע שירותי היועץ ישולם </w:delText>
        </w:r>
        <w:r w:rsidRPr="00C521D8" w:rsidDel="009521E9">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r w:rsidRPr="00C521D8">
        <w:rPr>
          <w:rFonts w:ascii="Times New Roman" w:eastAsia="Times New Roman" w:hAnsi="Times New Roman" w:cs="David"/>
          <w:sz w:val="24"/>
          <w:szCs w:val="24"/>
          <w:rtl/>
          <w:lang w:eastAsia="he-IL"/>
        </w:rPr>
        <w:t xml:space="preserve"> </w:t>
      </w:r>
    </w:p>
    <w:p w14:paraId="4E94D123" w14:textId="1E862B5E" w:rsidR="00646B25" w:rsidDel="009521E9" w:rsidRDefault="00646B25" w:rsidP="00C521D8">
      <w:pPr>
        <w:widowControl w:val="0"/>
        <w:spacing w:before="120" w:beforeAutospacing="0" w:after="60" w:afterAutospacing="0" w:line="240" w:lineRule="auto"/>
        <w:ind w:left="720" w:right="-181"/>
        <w:rPr>
          <w:del w:id="36" w:author="Meryl Etman [2]" w:date="2021-11-28T17:48:00Z"/>
          <w:rFonts w:ascii="Times New Roman" w:eastAsia="Times New Roman" w:hAnsi="Times New Roman" w:cs="David"/>
          <w:sz w:val="24"/>
          <w:szCs w:val="24"/>
          <w:rtl/>
          <w:lang w:eastAsia="he-IL"/>
        </w:rPr>
      </w:pPr>
    </w:p>
    <w:p w14:paraId="3E27FDB0" w14:textId="0BEB8456" w:rsidR="00C521D8" w:rsidRPr="00C521D8" w:rsidDel="009521E9" w:rsidRDefault="00C521D8" w:rsidP="00C521D8">
      <w:pPr>
        <w:widowControl w:val="0"/>
        <w:spacing w:before="120" w:beforeAutospacing="0" w:after="60" w:afterAutospacing="0" w:line="240" w:lineRule="auto"/>
        <w:ind w:left="720" w:right="-181"/>
        <w:rPr>
          <w:del w:id="37" w:author="Meryl Etman [2]" w:date="2021-11-28T17:48:00Z"/>
          <w:rFonts w:ascii="Times New Roman" w:eastAsia="Times New Roman" w:hAnsi="Times New Roman" w:cs="David"/>
          <w:sz w:val="24"/>
          <w:szCs w:val="24"/>
          <w:rtl/>
          <w:lang w:eastAsia="he-IL"/>
        </w:rPr>
      </w:pPr>
      <w:del w:id="38" w:author="Meryl Etman [2]" w:date="2021-11-28T17:48:00Z">
        <w:r w:rsidRPr="00C521D8" w:rsidDel="009521E9">
          <w:rPr>
            <w:rFonts w:ascii="Times New Roman" w:eastAsia="Times New Roman" w:hAnsi="Times New Roman" w:cs="David"/>
            <w:sz w:val="24"/>
            <w:szCs w:val="24"/>
            <w:rtl/>
            <w:lang w:eastAsia="he-IL"/>
          </w:rPr>
          <w:delText>בסעיף זה:</w:delText>
        </w:r>
      </w:del>
    </w:p>
    <w:p w14:paraId="1F3C17D7" w14:textId="2A796100" w:rsidR="00C521D8" w:rsidRPr="00C521D8" w:rsidDel="009521E9" w:rsidRDefault="00C521D8" w:rsidP="00C521D8">
      <w:pPr>
        <w:widowControl w:val="0"/>
        <w:spacing w:before="120" w:beforeAutospacing="0" w:after="60" w:afterAutospacing="0" w:line="240" w:lineRule="auto"/>
        <w:ind w:left="720" w:right="-181"/>
        <w:jc w:val="both"/>
        <w:rPr>
          <w:del w:id="39" w:author="Meryl Etman [2]" w:date="2021-11-28T17:48:00Z"/>
          <w:rFonts w:ascii="Times New Roman" w:eastAsia="Times New Roman" w:hAnsi="Times New Roman" w:cs="David"/>
          <w:sz w:val="24"/>
          <w:szCs w:val="24"/>
          <w:rtl/>
          <w:lang w:eastAsia="he-IL"/>
        </w:rPr>
      </w:pPr>
      <w:del w:id="40" w:author="Meryl Etman [2]" w:date="2021-11-28T17:48:00Z">
        <w:r w:rsidRPr="00C521D8" w:rsidDel="009521E9">
          <w:rPr>
            <w:rFonts w:ascii="Times New Roman" w:eastAsia="Times New Roman" w:hAnsi="Times New Roman" w:cs="David"/>
            <w:sz w:val="24"/>
            <w:szCs w:val="24"/>
            <w:rtl/>
            <w:lang w:eastAsia="he-IL"/>
          </w:rPr>
          <w:delText>מבנה ראשו</w:delText>
        </w:r>
        <w:r w:rsidR="00044544" w:rsidDel="009521E9">
          <w:rPr>
            <w:rFonts w:ascii="Times New Roman" w:eastAsia="Times New Roman" w:hAnsi="Times New Roman" w:cs="David"/>
            <w:sz w:val="24"/>
            <w:szCs w:val="24"/>
            <w:rtl/>
            <w:lang w:eastAsia="he-IL"/>
          </w:rPr>
          <w:delText>ני - המבנה שהוקם לראשונה עפ"י ת</w:delText>
        </w:r>
        <w:r w:rsidRPr="00C521D8" w:rsidDel="009521E9">
          <w:rPr>
            <w:rFonts w:ascii="Times New Roman" w:eastAsia="Times New Roman" w:hAnsi="Times New Roman" w:cs="David"/>
            <w:sz w:val="24"/>
            <w:szCs w:val="24"/>
            <w:rtl/>
            <w:lang w:eastAsia="he-IL"/>
          </w:rPr>
          <w:delText>כניותיו של ה</w:delText>
        </w:r>
        <w:r w:rsidR="003125BE" w:rsidDel="009521E9">
          <w:rPr>
            <w:rFonts w:ascii="Times New Roman" w:eastAsia="Times New Roman" w:hAnsi="Times New Roman" w:cs="David"/>
            <w:sz w:val="24"/>
            <w:szCs w:val="24"/>
            <w:rtl/>
            <w:lang w:eastAsia="he-IL"/>
          </w:rPr>
          <w:delText>יועץ</w:delText>
        </w:r>
        <w:r w:rsidRPr="00C521D8" w:rsidDel="009521E9">
          <w:rPr>
            <w:rFonts w:ascii="Times New Roman" w:eastAsia="Times New Roman" w:hAnsi="Times New Roman" w:cs="David"/>
            <w:sz w:val="24"/>
            <w:szCs w:val="24"/>
            <w:rtl/>
            <w:lang w:eastAsia="he-IL"/>
          </w:rPr>
          <w:delText xml:space="preserve">. </w:delText>
        </w:r>
      </w:del>
    </w:p>
    <w:p w14:paraId="5F6B50D8" w14:textId="2AE9D3F0" w:rsidR="00C521D8" w:rsidRPr="00C521D8" w:rsidDel="009521E9" w:rsidRDefault="00C521D8" w:rsidP="00C521D8">
      <w:pPr>
        <w:widowControl w:val="0"/>
        <w:spacing w:before="120" w:beforeAutospacing="0" w:after="60" w:afterAutospacing="0" w:line="240" w:lineRule="auto"/>
        <w:ind w:left="720" w:right="-181"/>
        <w:jc w:val="both"/>
        <w:rPr>
          <w:del w:id="41" w:author="Meryl Etman [2]" w:date="2021-11-28T17:48:00Z"/>
          <w:rFonts w:ascii="Times New Roman" w:eastAsia="Times New Roman" w:hAnsi="Times New Roman" w:cs="David"/>
          <w:sz w:val="24"/>
          <w:szCs w:val="24"/>
          <w:rtl/>
          <w:lang w:eastAsia="he-IL"/>
        </w:rPr>
      </w:pPr>
      <w:del w:id="42" w:author="Meryl Etman [2]" w:date="2021-11-28T17:48:00Z">
        <w:r w:rsidRPr="00C521D8" w:rsidDel="009521E9">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33096216" w14:textId="224AF7E9" w:rsidR="00C521D8" w:rsidRPr="00C521D8" w:rsidDel="009521E9" w:rsidRDefault="00C521D8" w:rsidP="00C521D8">
      <w:pPr>
        <w:widowControl w:val="0"/>
        <w:spacing w:before="120" w:beforeAutospacing="0" w:after="60" w:afterAutospacing="0" w:line="240" w:lineRule="auto"/>
        <w:ind w:left="720" w:right="-181"/>
        <w:jc w:val="both"/>
        <w:rPr>
          <w:del w:id="43" w:author="Meryl Etman [2]" w:date="2021-11-28T17:48:00Z"/>
          <w:rFonts w:ascii="Times New Roman" w:eastAsia="Times New Roman" w:hAnsi="Times New Roman" w:cs="David"/>
          <w:sz w:val="24"/>
          <w:szCs w:val="24"/>
          <w:rtl/>
          <w:lang w:eastAsia="he-IL"/>
        </w:rPr>
      </w:pPr>
      <w:del w:id="44" w:author="Meryl Etman [2]" w:date="2021-11-28T17:48:00Z">
        <w:r w:rsidRPr="00C521D8" w:rsidDel="009521E9">
          <w:rPr>
            <w:rFonts w:ascii="Times New Roman" w:eastAsia="Times New Roman" w:hAnsi="Times New Roman" w:cs="David"/>
            <w:sz w:val="24"/>
            <w:szCs w:val="24"/>
            <w:rtl/>
            <w:lang w:eastAsia="he-IL"/>
          </w:rPr>
          <w:delText>מבנה חוזר - מבנה נוסף המוקם בשלמו</w:delText>
        </w:r>
        <w:r w:rsidR="00044544" w:rsidDel="009521E9">
          <w:rPr>
            <w:rFonts w:ascii="Times New Roman" w:eastAsia="Times New Roman" w:hAnsi="Times New Roman" w:cs="David"/>
            <w:sz w:val="24"/>
            <w:szCs w:val="24"/>
            <w:rtl/>
            <w:lang w:eastAsia="he-IL"/>
          </w:rPr>
          <w:delText>תו או בחלקו עפ"י ת</w:delText>
        </w:r>
        <w:r w:rsidRPr="00C521D8" w:rsidDel="009521E9">
          <w:rPr>
            <w:rFonts w:ascii="Times New Roman" w:eastAsia="Times New Roman" w:hAnsi="Times New Roman" w:cs="David"/>
            <w:sz w:val="24"/>
            <w:szCs w:val="24"/>
            <w:rtl/>
            <w:lang w:eastAsia="he-IL"/>
          </w:rPr>
          <w:delText>כניותיו של ה</w:delText>
        </w:r>
        <w:r w:rsidR="003125BE" w:rsidDel="009521E9">
          <w:rPr>
            <w:rFonts w:ascii="Times New Roman" w:eastAsia="Times New Roman" w:hAnsi="Times New Roman" w:cs="David"/>
            <w:sz w:val="24"/>
            <w:szCs w:val="24"/>
            <w:rtl/>
            <w:lang w:eastAsia="he-IL"/>
          </w:rPr>
          <w:delText>יועץ</w:delText>
        </w:r>
        <w:r w:rsidRPr="00C521D8" w:rsidDel="009521E9">
          <w:rPr>
            <w:rFonts w:ascii="Times New Roman" w:eastAsia="Times New Roman" w:hAnsi="Times New Roman" w:cs="David"/>
            <w:sz w:val="24"/>
            <w:szCs w:val="24"/>
            <w:rtl/>
            <w:lang w:eastAsia="he-IL"/>
          </w:rPr>
          <w:delText>, על אותו המג</w:delText>
        </w:r>
        <w:r w:rsidR="00044544" w:rsidDel="009521E9">
          <w:rPr>
            <w:rFonts w:ascii="Times New Roman" w:eastAsia="Times New Roman" w:hAnsi="Times New Roman" w:cs="David"/>
            <w:sz w:val="24"/>
            <w:szCs w:val="24"/>
            <w:rtl/>
            <w:lang w:eastAsia="he-IL"/>
          </w:rPr>
          <w:delText>רש או במגרש אחר, בין אם על פי ת</w:delText>
        </w:r>
        <w:r w:rsidRPr="00C521D8" w:rsidDel="009521E9">
          <w:rPr>
            <w:rFonts w:ascii="Times New Roman" w:eastAsia="Times New Roman" w:hAnsi="Times New Roman" w:cs="David"/>
            <w:sz w:val="24"/>
            <w:szCs w:val="24"/>
            <w:rtl/>
            <w:lang w:eastAsia="he-IL"/>
          </w:rPr>
          <w:delText xml:space="preserve">כניות קיימות על כל פרטיהן ובין אם לצורך הקמתו התבקש </w:delText>
        </w:r>
        <w:r w:rsidR="003125BE" w:rsidDel="009521E9">
          <w:rPr>
            <w:rFonts w:ascii="Times New Roman" w:eastAsia="Times New Roman" w:hAnsi="Times New Roman" w:cs="David"/>
            <w:sz w:val="24"/>
            <w:szCs w:val="24"/>
            <w:rtl/>
            <w:lang w:eastAsia="he-IL"/>
          </w:rPr>
          <w:delText>יועץ</w:delText>
        </w:r>
        <w:r w:rsidRPr="00C521D8" w:rsidDel="009521E9">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0A04A3E3" w14:textId="05DB3276" w:rsidR="00C521D8" w:rsidRPr="00C521D8" w:rsidDel="009521E9" w:rsidRDefault="00C521D8" w:rsidP="00C521D8">
      <w:pPr>
        <w:widowControl w:val="0"/>
        <w:spacing w:before="120" w:beforeAutospacing="0" w:after="60" w:afterAutospacing="0" w:line="240" w:lineRule="auto"/>
        <w:ind w:left="720" w:right="-181"/>
        <w:jc w:val="both"/>
        <w:rPr>
          <w:del w:id="45" w:author="Meryl Etman [2]" w:date="2021-11-28T17:48:00Z"/>
          <w:rFonts w:ascii="Times New Roman" w:eastAsia="Times New Roman" w:hAnsi="Times New Roman" w:cs="David"/>
          <w:sz w:val="24"/>
          <w:szCs w:val="24"/>
          <w:rtl/>
          <w:lang w:eastAsia="he-IL"/>
        </w:rPr>
      </w:pPr>
      <w:del w:id="46" w:author="Meryl Etman [2]" w:date="2021-11-28T17:48:00Z">
        <w:r w:rsidRPr="00C521D8" w:rsidDel="009521E9">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6F0FF049" w14:textId="0F90CD8A"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47" w:author="Meryl Etman" w:date="2021-11-28T15:44:00Z">
            <w:r w:rsidR="00991DD1">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48" w:author="Meryl Etman" w:date="2021-11-28T15:45:00Z">
            <w:r w:rsidR="00991DD1">
              <w:rPr>
                <w:rFonts w:ascii="Times New Roman" w:eastAsia="Times New Roman" w:hAnsi="Times New Roman" w:cs="David" w:hint="cs"/>
                <w:color w:val="008000"/>
                <w:sz w:val="24"/>
                <w:szCs w:val="24"/>
                <w:rtl/>
              </w:rPr>
              <w:t>בגין</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2-01T00:00:00Z">
            <w:dateFormat w:val="dd/MM/yyyy"/>
            <w:lid w:val="he-IL"/>
            <w:storeMappedDataAs w:val="dateTime"/>
            <w:calendar w:val="gregorian"/>
          </w:date>
        </w:sdtPr>
        <w:sdtEndPr/>
        <w:sdtContent>
          <w:ins w:id="49" w:author="Meryl Etman" w:date="2021-11-28T15:44:00Z">
            <w:r w:rsidR="00991DD1">
              <w:rPr>
                <w:rFonts w:ascii="Times New Roman" w:eastAsia="Times New Roman" w:hAnsi="Times New Roman" w:cs="David" w:hint="cs"/>
                <w:color w:val="008000"/>
                <w:sz w:val="24"/>
                <w:szCs w:val="24"/>
                <w:rtl/>
              </w:rPr>
              <w:t>‏01/02/2021</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50" w:author="Meryl Etman" w:date="2021-11-28T15:45:00Z">
            <w:r w:rsidR="00991DD1">
              <w:rPr>
                <w:rFonts w:ascii="Times New Roman" w:eastAsia="Times New Roman" w:hAnsi="Times New Roman" w:cs="David" w:hint="cs"/>
                <w:color w:val="008000"/>
                <w:sz w:val="24"/>
                <w:szCs w:val="24"/>
                <w:rtl/>
              </w:rPr>
              <w:t>223.5603</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18222E5"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08818722"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6C29D1F4" w14:textId="1B25B62B"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r>
      <w:del w:id="51" w:author="Meryl Etman [2]" w:date="2021-11-28T17:49:00Z">
        <w:r w:rsidRPr="00C521D8" w:rsidDel="009521E9">
          <w:rPr>
            <w:rFonts w:ascii="Times New Roman" w:eastAsia="Times New Roman" w:hAnsi="Times New Roman" w:cs="David"/>
            <w:sz w:val="24"/>
            <w:szCs w:val="24"/>
            <w:rtl/>
            <w:lang w:eastAsia="he-IL"/>
          </w:rPr>
          <w:delText>שכר הטרחה יחושב כמכפלת יחידת הדיור שבתכנון ושבכוונת המזמין לבצעם בכל קטע וקטע של הפרויקט במועדו (לדוגמא: אם בקטע א' בכוונת המזמין לבצע 60 יח"ד, וה</w:delText>
        </w:r>
        <w:r w:rsidR="003125BE" w:rsidDel="009521E9">
          <w:rPr>
            <w:rFonts w:ascii="Times New Roman" w:eastAsia="Times New Roman" w:hAnsi="Times New Roman" w:cs="David"/>
            <w:sz w:val="24"/>
            <w:szCs w:val="24"/>
            <w:rtl/>
            <w:lang w:eastAsia="he-IL"/>
          </w:rPr>
          <w:delText>יועץ</w:delText>
        </w:r>
        <w:r w:rsidRPr="00C521D8" w:rsidDel="009521E9">
          <w:rPr>
            <w:rFonts w:ascii="Times New Roman" w:eastAsia="Times New Roman" w:hAnsi="Times New Roman" w:cs="David"/>
            <w:sz w:val="24"/>
            <w:szCs w:val="24"/>
            <w:rtl/>
            <w:lang w:eastAsia="he-IL"/>
          </w:rPr>
          <w:delText xml:space="preserve"> נדרש לתכנן להקמת 60 יח"ד, יהיה חייב המזמין בתשלום עבור אותן יח"ד בלבד, גם אם התכנון יתאים לקטעים הבאים)</w:delText>
        </w:r>
      </w:del>
      <w:ins w:id="52" w:author="Meryl Etman [2]" w:date="2021-11-28T17:49:00Z">
        <w:r w:rsidR="009521E9">
          <w:rPr>
            <w:rFonts w:ascii="Times New Roman" w:eastAsia="Times New Roman" w:hAnsi="Times New Roman" w:cs="David" w:hint="cs"/>
            <w:sz w:val="24"/>
            <w:szCs w:val="24"/>
            <w:rtl/>
            <w:lang w:eastAsia="he-IL"/>
          </w:rPr>
          <w:t>מבוטל</w:t>
        </w:r>
      </w:ins>
      <w:r w:rsidRPr="00C521D8">
        <w:rPr>
          <w:rFonts w:ascii="Times New Roman" w:eastAsia="Times New Roman" w:hAnsi="Times New Roman" w:cs="David"/>
          <w:sz w:val="24"/>
          <w:szCs w:val="24"/>
          <w:rtl/>
          <w:lang w:eastAsia="he-IL"/>
        </w:rPr>
        <w:t xml:space="preserve">. </w:t>
      </w:r>
    </w:p>
    <w:p w14:paraId="1B687D1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293DA83"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4D32906E"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27DBB8AF"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3348DA8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CF55048"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A1593B4"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8D0270C"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476DC37"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EAF031"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60D42D9"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5CA3767"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9BC4993"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5F8077"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5D03D0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10C13F2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A0BBAB"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114C7CAB"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E577507"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3C315D44"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4CD3DDBB"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76EE3B9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2C708524"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73B090F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57B63A3B"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04E4D5DC"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59ED060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750D21B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13D36E42"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3139885C"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0730F59C"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7C4B2062"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69265113" w14:textId="612777B7" w:rsidR="00C521D8" w:rsidRPr="00C521D8" w:rsidDel="009521E9" w:rsidRDefault="00C521D8" w:rsidP="009521E9">
      <w:pPr>
        <w:widowControl w:val="0"/>
        <w:spacing w:before="120" w:beforeAutospacing="0" w:after="60" w:afterAutospacing="0" w:line="240" w:lineRule="auto"/>
        <w:ind w:left="1440" w:hanging="720"/>
        <w:rPr>
          <w:del w:id="53" w:author="Meryl Etman [2]" w:date="2021-11-28T17:49:00Z"/>
          <w:rFonts w:ascii="Times New Roman" w:eastAsia="Times New Roman" w:hAnsi="Times New Roman" w:cs="David"/>
          <w:sz w:val="24"/>
          <w:szCs w:val="24"/>
          <w:rtl/>
          <w:lang w:eastAsia="he-IL"/>
        </w:rPr>
      </w:pPr>
      <w:del w:id="54" w:author="Meryl Etman [2]" w:date="2021-11-28T17:49:00Z">
        <w:r w:rsidRPr="00C521D8" w:rsidDel="009521E9">
          <w:rPr>
            <w:rFonts w:ascii="Times New Roman" w:eastAsia="Times New Roman" w:hAnsi="Times New Roman" w:cs="David"/>
            <w:sz w:val="24"/>
            <w:szCs w:val="24"/>
            <w:rtl/>
            <w:lang w:eastAsia="he-IL"/>
          </w:rPr>
          <w:delText>1.2</w:delText>
        </w:r>
        <w:r w:rsidRPr="00C521D8" w:rsidDel="009521E9">
          <w:rPr>
            <w:rFonts w:ascii="Times New Roman" w:eastAsia="Times New Roman" w:hAnsi="Times New Roman" w:cs="David"/>
            <w:sz w:val="24"/>
            <w:szCs w:val="24"/>
            <w:rtl/>
            <w:lang w:eastAsia="he-IL"/>
          </w:rPr>
          <w:tab/>
          <w:delText>***מבנה חוזר***</w:delText>
        </w:r>
      </w:del>
    </w:p>
    <w:p w14:paraId="7E01414E" w14:textId="6C183FC9" w:rsidR="00C521D8" w:rsidRPr="00C521D8" w:rsidDel="009521E9" w:rsidRDefault="00C521D8">
      <w:pPr>
        <w:widowControl w:val="0"/>
        <w:spacing w:before="120" w:beforeAutospacing="0" w:after="60" w:afterAutospacing="0" w:line="240" w:lineRule="auto"/>
        <w:ind w:left="1440" w:hanging="720"/>
        <w:rPr>
          <w:del w:id="55" w:author="Meryl Etman [2]" w:date="2021-11-28T17:49:00Z"/>
          <w:rFonts w:ascii="Times New Roman" w:eastAsia="Times New Roman" w:hAnsi="Times New Roman" w:cs="David"/>
          <w:sz w:val="24"/>
          <w:szCs w:val="24"/>
          <w:lang w:eastAsia="he-IL"/>
        </w:rPr>
        <w:pPrChange w:id="56" w:author="Meryl Etman [2]" w:date="2021-11-28T17:49:00Z">
          <w:pPr>
            <w:widowControl w:val="0"/>
            <w:spacing w:before="120" w:beforeAutospacing="0" w:after="60" w:afterAutospacing="0" w:line="240" w:lineRule="auto"/>
            <w:ind w:left="2160" w:hanging="720"/>
          </w:pPr>
        </w:pPrChange>
      </w:pPr>
      <w:del w:id="57" w:author="Meryl Etman [2]" w:date="2021-11-28T17:49:00Z">
        <w:r w:rsidRPr="00C521D8" w:rsidDel="009521E9">
          <w:rPr>
            <w:rFonts w:ascii="Times New Roman" w:eastAsia="Times New Roman" w:hAnsi="Times New Roman" w:cs="David"/>
            <w:sz w:val="24"/>
            <w:szCs w:val="24"/>
            <w:rtl/>
            <w:lang w:eastAsia="he-IL"/>
          </w:rPr>
          <w:delText>א.</w:delText>
        </w:r>
        <w:r w:rsidRPr="00C521D8" w:rsidDel="009521E9">
          <w:rPr>
            <w:rFonts w:ascii="Times New Roman" w:eastAsia="Times New Roman" w:hAnsi="Times New Roman" w:cs="David"/>
            <w:sz w:val="24"/>
            <w:szCs w:val="24"/>
            <w:rtl/>
            <w:lang w:eastAsia="he-IL"/>
          </w:rPr>
          <w:tab/>
          <w:delText>לאחר אישור הבקשות להיתרי בניה והוצאת היתר</w:delText>
        </w:r>
        <w:r w:rsidRPr="00C521D8" w:rsidDel="009521E9">
          <w:rPr>
            <w:rFonts w:ascii="Times New Roman" w:eastAsia="Times New Roman" w:hAnsi="Times New Roman" w:cs="David"/>
            <w:sz w:val="24"/>
            <w:szCs w:val="24"/>
            <w:rtl/>
            <w:lang w:eastAsia="he-IL"/>
          </w:rPr>
          <w:tab/>
          <w:delText xml:space="preserve">בניה </w:delText>
        </w:r>
        <w:r w:rsidR="00044544" w:rsidDel="009521E9">
          <w:rPr>
            <w:rFonts w:ascii="Times New Roman" w:eastAsia="Times New Roman" w:hAnsi="Times New Roman" w:cs="David" w:hint="cs"/>
            <w:sz w:val="24"/>
            <w:szCs w:val="24"/>
            <w:rtl/>
            <w:lang w:eastAsia="he-IL"/>
          </w:rPr>
          <w:delText>................</w:delText>
        </w:r>
        <w:r w:rsidRPr="00C521D8" w:rsidDel="009521E9">
          <w:rPr>
            <w:rFonts w:ascii="Times New Roman" w:eastAsia="Times New Roman" w:hAnsi="Times New Roman" w:cs="David"/>
            <w:sz w:val="24"/>
            <w:szCs w:val="24"/>
            <w:rtl/>
            <w:lang w:eastAsia="he-IL"/>
          </w:rPr>
          <w:delText>25%</w:delText>
        </w:r>
      </w:del>
    </w:p>
    <w:p w14:paraId="113353C3" w14:textId="3237DAA5" w:rsidR="00C521D8" w:rsidRPr="00C521D8" w:rsidDel="009521E9" w:rsidRDefault="00C521D8">
      <w:pPr>
        <w:widowControl w:val="0"/>
        <w:spacing w:before="120" w:beforeAutospacing="0" w:after="60" w:afterAutospacing="0" w:line="240" w:lineRule="auto"/>
        <w:ind w:left="1440" w:hanging="720"/>
        <w:rPr>
          <w:del w:id="58" w:author="Meryl Etman [2]" w:date="2021-11-28T17:49:00Z"/>
          <w:rFonts w:ascii="Times New Roman" w:eastAsia="Times New Roman" w:hAnsi="Times New Roman" w:cs="David"/>
          <w:sz w:val="24"/>
          <w:szCs w:val="24"/>
          <w:rtl/>
          <w:lang w:eastAsia="he-IL"/>
        </w:rPr>
        <w:pPrChange w:id="59" w:author="Meryl Etman [2]" w:date="2021-11-28T17:49:00Z">
          <w:pPr>
            <w:widowControl w:val="0"/>
            <w:spacing w:before="120" w:beforeAutospacing="0" w:after="60" w:afterAutospacing="0" w:line="240" w:lineRule="auto"/>
            <w:ind w:left="2160" w:hanging="720"/>
          </w:pPr>
        </w:pPrChange>
      </w:pPr>
      <w:del w:id="60" w:author="Meryl Etman [2]" w:date="2021-11-28T17:49:00Z">
        <w:r w:rsidRPr="00C521D8" w:rsidDel="009521E9">
          <w:rPr>
            <w:rFonts w:ascii="Times New Roman" w:eastAsia="Times New Roman" w:hAnsi="Times New Roman" w:cs="David"/>
            <w:sz w:val="24"/>
            <w:szCs w:val="24"/>
            <w:rtl/>
            <w:lang w:eastAsia="he-IL"/>
          </w:rPr>
          <w:delText>ב.</w:delText>
        </w:r>
        <w:r w:rsidRPr="00C521D8" w:rsidDel="009521E9">
          <w:rPr>
            <w:rFonts w:ascii="Times New Roman" w:eastAsia="Times New Roman" w:hAnsi="Times New Roman" w:cs="David"/>
            <w:sz w:val="24"/>
            <w:szCs w:val="24"/>
            <w:rtl/>
            <w:lang w:eastAsia="he-IL"/>
          </w:rPr>
          <w:tab/>
          <w:delText>במהלך ביצוע הפיקוח העליון</w:delText>
        </w:r>
        <w:r w:rsidR="00044544" w:rsidDel="009521E9">
          <w:rPr>
            <w:rFonts w:ascii="Times New Roman" w:eastAsia="Times New Roman" w:hAnsi="Times New Roman" w:cs="David" w:hint="cs"/>
            <w:sz w:val="24"/>
            <w:szCs w:val="24"/>
            <w:rtl/>
            <w:lang w:eastAsia="he-IL"/>
          </w:rPr>
          <w:delText>......................................................</w:delText>
        </w:r>
        <w:r w:rsidRPr="00C521D8" w:rsidDel="009521E9">
          <w:rPr>
            <w:rFonts w:ascii="Times New Roman" w:eastAsia="Times New Roman" w:hAnsi="Times New Roman" w:cs="David"/>
            <w:sz w:val="24"/>
            <w:szCs w:val="24"/>
            <w:rtl/>
            <w:lang w:eastAsia="he-IL"/>
          </w:rPr>
          <w:delText>45%</w:delText>
        </w:r>
      </w:del>
    </w:p>
    <w:p w14:paraId="79210E38" w14:textId="57590A67" w:rsidR="00C521D8" w:rsidRPr="00C521D8" w:rsidDel="009521E9" w:rsidRDefault="00C521D8">
      <w:pPr>
        <w:widowControl w:val="0"/>
        <w:spacing w:before="120" w:beforeAutospacing="0" w:after="60" w:afterAutospacing="0" w:line="240" w:lineRule="auto"/>
        <w:ind w:left="1440" w:hanging="720"/>
        <w:rPr>
          <w:del w:id="61" w:author="Meryl Etman [2]" w:date="2021-11-28T17:49:00Z"/>
          <w:rFonts w:ascii="Times New Roman" w:eastAsia="Times New Roman" w:hAnsi="Times New Roman" w:cs="David"/>
          <w:sz w:val="24"/>
          <w:szCs w:val="24"/>
          <w:rtl/>
          <w:lang w:eastAsia="he-IL"/>
        </w:rPr>
        <w:pPrChange w:id="62" w:author="Meryl Etman [2]" w:date="2021-11-28T17:49:00Z">
          <w:pPr>
            <w:widowControl w:val="0"/>
            <w:spacing w:before="120" w:beforeAutospacing="0" w:after="60" w:afterAutospacing="0" w:line="240" w:lineRule="auto"/>
            <w:ind w:left="2160" w:hanging="720"/>
          </w:pPr>
        </w:pPrChange>
      </w:pPr>
      <w:del w:id="63" w:author="Meryl Etman [2]" w:date="2021-11-28T17:49:00Z">
        <w:r w:rsidRPr="00C521D8" w:rsidDel="009521E9">
          <w:rPr>
            <w:rFonts w:ascii="Times New Roman" w:eastAsia="Times New Roman" w:hAnsi="Times New Roman" w:cs="David"/>
            <w:sz w:val="24"/>
            <w:szCs w:val="24"/>
            <w:rtl/>
            <w:lang w:eastAsia="he-IL"/>
          </w:rPr>
          <w:delText>ג.</w:delText>
        </w:r>
        <w:r w:rsidRPr="00C521D8" w:rsidDel="009521E9">
          <w:rPr>
            <w:rFonts w:ascii="Times New Roman" w:eastAsia="Times New Roman" w:hAnsi="Times New Roman" w:cs="David"/>
            <w:sz w:val="24"/>
            <w:szCs w:val="24"/>
            <w:rtl/>
            <w:lang w:eastAsia="he-IL"/>
          </w:rPr>
          <w:tab/>
          <w:delText xml:space="preserve">לאחר גמר ביצוע העבודות ע"י המזמין, ולאחר בדיקת </w:delText>
        </w:r>
      </w:del>
    </w:p>
    <w:p w14:paraId="042B64E5" w14:textId="5AD5806C" w:rsidR="00C521D8" w:rsidRPr="00C521D8" w:rsidDel="009521E9" w:rsidRDefault="00C521D8">
      <w:pPr>
        <w:widowControl w:val="0"/>
        <w:spacing w:before="120" w:beforeAutospacing="0" w:after="60" w:afterAutospacing="0" w:line="240" w:lineRule="auto"/>
        <w:ind w:left="1440" w:hanging="720"/>
        <w:rPr>
          <w:del w:id="64" w:author="Meryl Etman [2]" w:date="2021-11-28T17:49:00Z"/>
          <w:rFonts w:ascii="Times New Roman" w:eastAsia="Times New Roman" w:hAnsi="Times New Roman" w:cs="David"/>
          <w:sz w:val="24"/>
          <w:szCs w:val="24"/>
          <w:rtl/>
          <w:lang w:eastAsia="he-IL"/>
        </w:rPr>
        <w:pPrChange w:id="65" w:author="Meryl Etman [2]" w:date="2021-11-28T17:49:00Z">
          <w:pPr>
            <w:widowControl w:val="0"/>
            <w:spacing w:before="120" w:beforeAutospacing="0" w:after="60" w:afterAutospacing="0" w:line="240" w:lineRule="auto"/>
            <w:ind w:left="2160" w:hanging="720"/>
          </w:pPr>
        </w:pPrChange>
      </w:pPr>
      <w:del w:id="66" w:author="Meryl Etman [2]" w:date="2021-11-28T17:49:00Z">
        <w:r w:rsidRPr="00C521D8" w:rsidDel="009521E9">
          <w:rPr>
            <w:rFonts w:ascii="Times New Roman" w:eastAsia="Times New Roman" w:hAnsi="Times New Roman" w:cs="David"/>
            <w:sz w:val="24"/>
            <w:szCs w:val="24"/>
            <w:rtl/>
            <w:lang w:eastAsia="he-IL"/>
          </w:rPr>
          <w:tab/>
          <w:delText>החשבונות הסופיים בגין העבודות ואישורם ע"י ה</w:delText>
        </w:r>
        <w:r w:rsidR="003125BE" w:rsidDel="009521E9">
          <w:rPr>
            <w:rFonts w:ascii="Times New Roman" w:eastAsia="Times New Roman" w:hAnsi="Times New Roman" w:cs="David"/>
            <w:sz w:val="24"/>
            <w:szCs w:val="24"/>
            <w:rtl/>
            <w:lang w:eastAsia="he-IL"/>
          </w:rPr>
          <w:delText>יועץ</w:delText>
        </w:r>
        <w:r w:rsidRPr="00C521D8" w:rsidDel="009521E9">
          <w:rPr>
            <w:rFonts w:ascii="Times New Roman" w:eastAsia="Times New Roman" w:hAnsi="Times New Roman" w:cs="David"/>
            <w:sz w:val="24"/>
            <w:szCs w:val="24"/>
            <w:rtl/>
            <w:lang w:eastAsia="he-IL"/>
          </w:rPr>
          <w:delText xml:space="preserve"> </w:delText>
        </w:r>
      </w:del>
    </w:p>
    <w:p w14:paraId="0FCA640F" w14:textId="70B096F1" w:rsidR="00C521D8" w:rsidRPr="00C521D8" w:rsidDel="009521E9" w:rsidRDefault="00C521D8">
      <w:pPr>
        <w:widowControl w:val="0"/>
        <w:spacing w:before="120" w:beforeAutospacing="0" w:after="60" w:afterAutospacing="0" w:line="240" w:lineRule="auto"/>
        <w:ind w:left="1440" w:hanging="720"/>
        <w:rPr>
          <w:del w:id="67" w:author="Meryl Etman [2]" w:date="2021-11-28T17:49:00Z"/>
          <w:rFonts w:ascii="Times New Roman" w:eastAsia="Times New Roman" w:hAnsi="Times New Roman" w:cs="David"/>
          <w:sz w:val="24"/>
          <w:szCs w:val="24"/>
          <w:rtl/>
          <w:lang w:eastAsia="he-IL"/>
        </w:rPr>
        <w:pPrChange w:id="68" w:author="Meryl Etman [2]" w:date="2021-11-28T17:49:00Z">
          <w:pPr>
            <w:widowControl w:val="0"/>
            <w:spacing w:before="120" w:beforeAutospacing="0" w:after="60" w:afterAutospacing="0" w:line="240" w:lineRule="auto"/>
            <w:ind w:left="2160" w:hanging="720"/>
          </w:pPr>
        </w:pPrChange>
      </w:pPr>
      <w:del w:id="69" w:author="Meryl Etman [2]" w:date="2021-11-28T17:49:00Z">
        <w:r w:rsidRPr="00C521D8" w:rsidDel="009521E9">
          <w:rPr>
            <w:rFonts w:ascii="Times New Roman" w:eastAsia="Times New Roman" w:hAnsi="Times New Roman" w:cs="David"/>
            <w:sz w:val="24"/>
            <w:szCs w:val="24"/>
            <w:rtl/>
            <w:lang w:eastAsia="he-IL"/>
          </w:rPr>
          <w:tab/>
          <w:delText>והמזמין וקבלת אישור אכלוס</w:delText>
        </w:r>
        <w:r w:rsidR="00044544" w:rsidDel="009521E9">
          <w:rPr>
            <w:rFonts w:ascii="Times New Roman" w:eastAsia="Times New Roman" w:hAnsi="Times New Roman" w:cs="David" w:hint="cs"/>
            <w:sz w:val="24"/>
            <w:szCs w:val="24"/>
            <w:rtl/>
            <w:lang w:eastAsia="he-IL"/>
          </w:rPr>
          <w:delText>.....................................................</w:delText>
        </w:r>
        <w:r w:rsidRPr="00C521D8" w:rsidDel="009521E9">
          <w:rPr>
            <w:rFonts w:ascii="Times New Roman" w:eastAsia="Times New Roman" w:hAnsi="Times New Roman" w:cs="David"/>
            <w:sz w:val="24"/>
            <w:szCs w:val="24"/>
            <w:rtl/>
            <w:lang w:eastAsia="he-IL"/>
          </w:rPr>
          <w:delText>25%</w:delText>
        </w:r>
      </w:del>
    </w:p>
    <w:p w14:paraId="626D5622" w14:textId="0809A001" w:rsidR="00C521D8" w:rsidRPr="00C521D8" w:rsidDel="009521E9" w:rsidRDefault="00C521D8">
      <w:pPr>
        <w:widowControl w:val="0"/>
        <w:spacing w:before="120" w:beforeAutospacing="0" w:after="60" w:afterAutospacing="0" w:line="240" w:lineRule="auto"/>
        <w:ind w:left="1440" w:hanging="720"/>
        <w:rPr>
          <w:del w:id="70" w:author="Meryl Etman [2]" w:date="2021-11-28T17:49:00Z"/>
          <w:rFonts w:ascii="Times New Roman" w:eastAsia="Times New Roman" w:hAnsi="Times New Roman" w:cs="David"/>
          <w:sz w:val="24"/>
          <w:szCs w:val="24"/>
          <w:rtl/>
          <w:lang w:eastAsia="he-IL"/>
        </w:rPr>
        <w:pPrChange w:id="71" w:author="Meryl Etman [2]" w:date="2021-11-28T17:49:00Z">
          <w:pPr>
            <w:widowControl w:val="0"/>
            <w:spacing w:before="120" w:beforeAutospacing="0" w:after="60" w:afterAutospacing="0" w:line="240" w:lineRule="auto"/>
            <w:ind w:left="2160" w:hanging="720"/>
          </w:pPr>
        </w:pPrChange>
      </w:pPr>
      <w:del w:id="72" w:author="Meryl Etman [2]" w:date="2021-11-28T17:49:00Z">
        <w:r w:rsidRPr="00C521D8" w:rsidDel="009521E9">
          <w:rPr>
            <w:rFonts w:ascii="Times New Roman" w:eastAsia="Times New Roman" w:hAnsi="Times New Roman" w:cs="David"/>
            <w:sz w:val="24"/>
            <w:szCs w:val="24"/>
            <w:rtl/>
            <w:lang w:eastAsia="he-IL"/>
          </w:rPr>
          <w:delText>ד.</w:delText>
        </w:r>
        <w:r w:rsidRPr="00C521D8" w:rsidDel="009521E9">
          <w:rPr>
            <w:rFonts w:ascii="Times New Roman" w:eastAsia="Times New Roman" w:hAnsi="Times New Roman" w:cs="David"/>
            <w:sz w:val="24"/>
            <w:szCs w:val="24"/>
            <w:rtl/>
            <w:lang w:eastAsia="he-IL"/>
          </w:rPr>
          <w:tab/>
          <w:delText xml:space="preserve">לאחר גמר הפיקוח העליון, תיקוני הבדק וקבלת תעודת גמר </w:delText>
        </w:r>
      </w:del>
    </w:p>
    <w:p w14:paraId="178E4985" w14:textId="6A7FEBC4" w:rsidR="00C521D8" w:rsidRPr="00C521D8" w:rsidDel="009521E9" w:rsidRDefault="00C521D8">
      <w:pPr>
        <w:widowControl w:val="0"/>
        <w:spacing w:before="120" w:beforeAutospacing="0" w:after="60" w:afterAutospacing="0" w:line="240" w:lineRule="auto"/>
        <w:ind w:left="1440" w:hanging="720"/>
        <w:rPr>
          <w:del w:id="73" w:author="Meryl Etman [2]" w:date="2021-11-28T17:49:00Z"/>
          <w:rFonts w:ascii="Times New Roman" w:eastAsia="Times New Roman" w:hAnsi="Times New Roman" w:cs="David"/>
          <w:sz w:val="24"/>
          <w:szCs w:val="24"/>
          <w:rtl/>
          <w:lang w:eastAsia="he-IL"/>
        </w:rPr>
        <w:pPrChange w:id="74" w:author="Meryl Etman [2]" w:date="2021-11-28T17:49:00Z">
          <w:pPr>
            <w:widowControl w:val="0"/>
            <w:spacing w:before="120" w:beforeAutospacing="0" w:after="60" w:afterAutospacing="0" w:line="240" w:lineRule="auto"/>
            <w:ind w:left="2160" w:hanging="720"/>
          </w:pPr>
        </w:pPrChange>
      </w:pPr>
      <w:del w:id="75" w:author="Meryl Etman [2]" w:date="2021-11-28T17:49:00Z">
        <w:r w:rsidRPr="00C521D8" w:rsidDel="009521E9">
          <w:rPr>
            <w:rFonts w:ascii="Times New Roman" w:eastAsia="Times New Roman" w:hAnsi="Times New Roman" w:cs="David"/>
            <w:sz w:val="24"/>
            <w:szCs w:val="24"/>
            <w:rtl/>
            <w:lang w:eastAsia="he-IL"/>
          </w:rPr>
          <w:tab/>
          <w:delText>לפרויקט, אישור ה</w:delText>
        </w:r>
        <w:r w:rsidR="003125BE" w:rsidDel="009521E9">
          <w:rPr>
            <w:rFonts w:ascii="Times New Roman" w:eastAsia="Times New Roman" w:hAnsi="Times New Roman" w:cs="David"/>
            <w:sz w:val="24"/>
            <w:szCs w:val="24"/>
            <w:rtl/>
            <w:lang w:eastAsia="he-IL"/>
          </w:rPr>
          <w:delText>יועץ</w:delText>
        </w:r>
        <w:r w:rsidRPr="00C521D8" w:rsidDel="009521E9">
          <w:rPr>
            <w:rFonts w:ascii="Times New Roman" w:eastAsia="Times New Roman" w:hAnsi="Times New Roman" w:cs="David"/>
            <w:sz w:val="24"/>
            <w:szCs w:val="24"/>
            <w:rtl/>
            <w:lang w:eastAsia="he-IL"/>
          </w:rPr>
          <w:delText xml:space="preserve"> בכתב להשלמת הפרויקט בהתאם </w:delText>
        </w:r>
      </w:del>
    </w:p>
    <w:p w14:paraId="48A72DC3" w14:textId="3C4FEC42" w:rsidR="00C521D8" w:rsidRPr="00C521D8" w:rsidRDefault="008B6F16">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Change w:id="76" w:author="Meryl Etman [2]" w:date="2021-11-28T17:49:00Z">
          <w:pPr>
            <w:widowControl w:val="0"/>
            <w:spacing w:before="120" w:beforeAutospacing="0" w:after="60" w:afterAutospacing="0" w:line="240" w:lineRule="auto"/>
            <w:ind w:left="2160" w:hanging="720"/>
          </w:pPr>
        </w:pPrChange>
      </w:pPr>
      <w:del w:id="77" w:author="Meryl Etman [2]" w:date="2021-11-28T17:49:00Z">
        <w:r w:rsidDel="009521E9">
          <w:rPr>
            <w:rFonts w:ascii="Times New Roman" w:eastAsia="Times New Roman" w:hAnsi="Times New Roman" w:cs="David"/>
            <w:sz w:val="24"/>
            <w:szCs w:val="24"/>
            <w:rtl/>
            <w:lang w:eastAsia="he-IL"/>
          </w:rPr>
          <w:tab/>
          <w:delText>לת</w:delText>
        </w:r>
        <w:r w:rsidR="00C521D8" w:rsidRPr="00C521D8" w:rsidDel="009521E9">
          <w:rPr>
            <w:rFonts w:ascii="Times New Roman" w:eastAsia="Times New Roman" w:hAnsi="Times New Roman" w:cs="David"/>
            <w:sz w:val="24"/>
            <w:szCs w:val="24"/>
            <w:rtl/>
            <w:lang w:eastAsia="he-IL"/>
          </w:rPr>
          <w:delText xml:space="preserve">כניותיו, לתקנים המחייבים ולשביעות רצונו </w:delText>
        </w:r>
        <w:r w:rsidR="00044544" w:rsidDel="009521E9">
          <w:rPr>
            <w:rFonts w:ascii="Times New Roman" w:eastAsia="Times New Roman" w:hAnsi="Times New Roman" w:cs="David" w:hint="cs"/>
            <w:sz w:val="24"/>
            <w:szCs w:val="24"/>
            <w:rtl/>
            <w:lang w:eastAsia="he-IL"/>
          </w:rPr>
          <w:delText>..............................</w:delText>
        </w:r>
        <w:r w:rsidR="00C521D8" w:rsidRPr="00C521D8" w:rsidDel="009521E9">
          <w:rPr>
            <w:rFonts w:ascii="Times New Roman" w:eastAsia="Times New Roman" w:hAnsi="Times New Roman" w:cs="David"/>
            <w:sz w:val="24"/>
            <w:szCs w:val="24"/>
            <w:rtl/>
            <w:lang w:eastAsia="he-IL"/>
          </w:rPr>
          <w:delText>5%</w:delText>
        </w:r>
      </w:del>
    </w:p>
    <w:p w14:paraId="50935F64"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0BF5918"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07C9B86D"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60B4E4BE"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16B8413D"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5AB906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1D0D2E9"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337ED4B"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3971602"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6343AAC"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CBB9A33"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4175578"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E36A63F"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194ADEE" w14:textId="3FC16B2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8T00:00:00Z">
            <w:dateFormat w:val="dd/MM/yyyy"/>
            <w:lid w:val="he-IL"/>
            <w:storeMappedDataAs w:val="dateTime"/>
            <w:calendar w:val="gregorian"/>
          </w:date>
        </w:sdtPr>
        <w:sdtEndPr>
          <w:rPr>
            <w:rFonts w:hint="cs"/>
          </w:rPr>
        </w:sdtEndPr>
        <w:sdtContent>
          <w:ins w:id="78" w:author="Meryl Etman" w:date="2021-12-28T17:33:00Z">
            <w:r w:rsidR="00C24095">
              <w:rPr>
                <w:rFonts w:ascii="Times New Roman" w:eastAsia="Times New Roman" w:hAnsi="Times New Roman" w:cs="David" w:hint="cs"/>
                <w:color w:val="008000"/>
                <w:sz w:val="24"/>
                <w:szCs w:val="24"/>
                <w:rtl/>
                <w:lang w:eastAsia="he-IL"/>
              </w:rPr>
              <w:t>‏28/12/2021</w:t>
            </w:r>
          </w:ins>
        </w:sdtContent>
      </w:sdt>
      <w:r w:rsidRPr="00B27B4C">
        <w:rPr>
          <w:rFonts w:ascii="Times New Roman" w:eastAsia="Times New Roman" w:hAnsi="Times New Roman" w:cs="David" w:hint="cs"/>
          <w:bCs/>
          <w:color w:val="FF0000"/>
          <w:sz w:val="24"/>
          <w:szCs w:val="24"/>
          <w:rtl/>
          <w:lang w:eastAsia="he-IL"/>
        </w:rPr>
        <w:br/>
      </w:r>
    </w:p>
    <w:p w14:paraId="6FE164A4"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4DED80C" w14:textId="624563C9" w:rsidR="00507406" w:rsidRPr="00B27B4C" w:rsidRDefault="00991DD1">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79" w:author="Meryl Etman [2]" w:date="2021-11-28T17:49:00Z">
              <w:pPr>
                <w:widowControl w:val="0"/>
                <w:spacing w:before="0" w:beforeAutospacing="0" w:after="0" w:afterAutospacing="0" w:line="240" w:lineRule="auto"/>
                <w:jc w:val="both"/>
              </w:pPr>
            </w:pPrChange>
          </w:pPr>
          <w:ins w:id="80" w:author="Meryl Etman" w:date="2021-11-28T15:4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6413108F"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A6F33BC"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720A1D1"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9ECA5B2"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69D5E2D"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2CD40" w14:textId="303904A0"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2"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3"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DF8CF1D"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2E7495" w14:textId="19D7C98F"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4"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5" w:author="Meryl Etman" w:date="2021-11-28T15:42:00Z">
            <w:r w:rsidR="00991DD1">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5A3B6B4B"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8FFD0E" w14:textId="5F0FC6BD"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6"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2EBCFA4"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B8979FA" w14:textId="5A9A2CB5"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7"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4195CE3"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C0D4E0D"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5781D8A"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1228A6"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FAE4942"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3D6AD5"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B38189D"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151175"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1D4B87DA"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5A78192"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622B3E7" w14:textId="738712AD"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8"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p>
    <w:p w14:paraId="6C5C741D"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1DF7C84"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5B890B8"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494C898"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AE062B0"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D36A9F7"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235322"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738F022"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E610558"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B16D543"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16005272"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567907E"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11F0AA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EE7F963"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4573390"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0620B08"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C4E051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8259B92"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5CDF891"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79C5CC48"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43ADEDE"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184B61A"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6B4AD9E9"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196B103"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7D11932F"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6485CC6"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11BE495"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2D82B8C3"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61CFAF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0D604C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3C5F805A"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AF6E29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2F3988CC"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6CBD57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4C8695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77E93F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DFF1E4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1E6C6155"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4D41CF6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0BD8AD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284225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2261AFB"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5AE5CB93"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CBFAFAD"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0C3618E"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02825909"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D9E5694"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048D321C"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3EDEC42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317266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A29971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95F406"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BF4A2B"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r w:rsidR="001D0C05" w:rsidRPr="0009511C" w14:paraId="47E0E258"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37C8118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15501B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530BB7B" w14:textId="77777777" w:rsidR="001D0C05" w:rsidRPr="0009511C" w:rsidRDefault="001D0C05"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950EEA"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69E773"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bl>
    <w:p w14:paraId="19583352"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3BD91CC5"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7B59319"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1A4B8CB0"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331809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D1FF91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p w14:paraId="7EA3394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D9178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67B16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20E0B8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DCC94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421979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7C1083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365250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7D445A05"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F61066A"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83FFF7A"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A38C589"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EFEE6EC"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3EDB086"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099AE6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2C4F90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991E67E"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r>
      <w:tr w:rsidR="001D0C05" w:rsidRPr="0009511C" w14:paraId="3762EEBE"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23E616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E2AD84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CB7CFF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2B13A9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420F42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F42E1A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3D7453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4882E3F"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67F344C4"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96DD04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4DC2B2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D705E9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AE8D3F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1197FB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A45F53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8DCEF0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ECA0A20"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7CDFE0D1"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AA1F68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27CA03F"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21C51B2"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3771E70"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BD7836E"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5D9FD83"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6DF494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F0C1073" w14:textId="77777777" w:rsidR="001D0C05" w:rsidRPr="0009511C" w:rsidRDefault="001D0C05"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33C0B859"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081BDA74"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36D0314"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01AF76AD"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F9852DB"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3687987"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3575A10B"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A0B101B"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1D0C05" w:rsidRPr="0009511C" w14:paraId="0591FA48"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CAFF68A"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C3B503B"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0041FC33"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A81CA7E" w14:textId="77777777" w:rsidR="004D6568" w:rsidRPr="0009511C" w:rsidRDefault="004D6568"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4D6568" w:rsidRPr="0009511C" w14:paraId="64113AE8"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E74DB62" w14:textId="77777777" w:rsidR="004D6568" w:rsidRPr="0009511C" w:rsidRDefault="004D6568"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40DCBB3"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204C3758"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6F3EFFB"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74A2ED2"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נספח "ח"</w:t>
      </w:r>
    </w:p>
    <w:p w14:paraId="73F328CB"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5270F359"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5234840F"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43BB0E6A"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A24BF9D"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6ED7D25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68AD011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500F8CB9" w14:textId="491309F4"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r>
      <w:ins w:id="89" w:author="Meryl Etman [2]" w:date="2021-12-28T17:28:00Z">
        <w:r w:rsidR="00D36E65">
          <w:rPr>
            <w:rFonts w:ascii="Times New Roman" w:eastAsia="Times New Roman" w:hAnsi="Times New Roman" w:cs="David" w:hint="cs"/>
            <w:sz w:val="24"/>
            <w:szCs w:val="24"/>
            <w:rtl/>
            <w:lang w:eastAsia="he-IL"/>
          </w:rPr>
          <w:t xml:space="preserve">סעיפים עבור </w:t>
        </w:r>
      </w:ins>
      <w:r w:rsidRPr="00C521D8">
        <w:rPr>
          <w:rFonts w:ascii="Times New Roman" w:eastAsia="Times New Roman" w:hAnsi="Times New Roman" w:cs="David"/>
          <w:sz w:val="24"/>
          <w:szCs w:val="24"/>
          <w:rtl/>
          <w:lang w:eastAsia="he-IL"/>
        </w:rPr>
        <w:t xml:space="preserve">כתבי כמויות - </w:t>
      </w:r>
      <w:del w:id="90" w:author="Meryl Etman [2]" w:date="2021-12-28T17:28:00Z">
        <w:r w:rsidRPr="00C521D8" w:rsidDel="00D36E65">
          <w:rPr>
            <w:rFonts w:ascii="Times New Roman" w:eastAsia="Times New Roman" w:hAnsi="Times New Roman" w:cs="David"/>
            <w:sz w:val="24"/>
            <w:szCs w:val="24"/>
            <w:rtl/>
            <w:lang w:eastAsia="he-IL"/>
          </w:rPr>
          <w:delText>ש</w:delText>
        </w:r>
      </w:del>
      <w:r w:rsidRPr="00C521D8">
        <w:rPr>
          <w:rFonts w:ascii="Times New Roman" w:eastAsia="Times New Roman" w:hAnsi="Times New Roman" w:cs="David"/>
          <w:sz w:val="24"/>
          <w:szCs w:val="24"/>
          <w:rtl/>
          <w:lang w:eastAsia="he-IL"/>
        </w:rPr>
        <w:t xml:space="preserve">יוכנו בחלוקה לפי מפלסים ובחלוקת משנה לפי אזורי פירים בכל מפלס, ואומדן מפורט.   </w:t>
      </w:r>
    </w:p>
    <w:p w14:paraId="7F9665FA"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47D320AE"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09998C9B"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62B3BE2B"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249369BD"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464C43A3"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CBA51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89849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B0DD9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31B50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F9EEB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468B0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51B65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CCCCB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D59F2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46A65B"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768C414"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93716FF"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17A056A"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12E5FA5"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17EFE5"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5AEB73"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076AA6"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6935445" w14:textId="49A488F3" w:rsidR="00507406" w:rsidRPr="00B27B4C" w:rsidRDefault="00C24095"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91" w:author="Meryl Etman" w:date="2021-11-28T15:43:00Z">
            <w:r w:rsidR="00991DD1">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991DD1">
              <w:rPr>
                <w:rFonts w:ascii="Times New Roman" w:eastAsia="Times New Roman" w:hAnsi="Times New Roman" w:cs="David" w:hint="cs"/>
                <w:color w:val="008000"/>
                <w:sz w:val="24"/>
                <w:szCs w:val="24"/>
                <w:rtl/>
                <w:lang w:eastAsia="he-IL"/>
              </w:rPr>
              <w:br/>
              <w:t>יוני נתניהו 1 ג' אור יהודה</w:t>
            </w:r>
            <w:r w:rsidR="00991DD1">
              <w:rPr>
                <w:rFonts w:ascii="Times New Roman" w:eastAsia="Times New Roman" w:hAnsi="Times New Roman" w:cs="David" w:hint="cs"/>
                <w:color w:val="008000"/>
                <w:sz w:val="24"/>
                <w:szCs w:val="24"/>
                <w:rtl/>
                <w:lang w:eastAsia="he-IL"/>
              </w:rPr>
              <w:br/>
              <w:t>558075404</w:t>
            </w:r>
            <w:r w:rsidR="00991DD1">
              <w:rPr>
                <w:rFonts w:ascii="Times New Roman" w:eastAsia="Times New Roman" w:hAnsi="Times New Roman" w:cs="David" w:hint="cs"/>
                <w:color w:val="008000"/>
                <w:sz w:val="24"/>
                <w:szCs w:val="24"/>
                <w:rtl/>
                <w:lang w:eastAsia="he-IL"/>
              </w:rPr>
              <w:br/>
            </w:r>
          </w:ins>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1D14BF79"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0247B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286319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2A30B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A9BF722" w14:textId="700B3488"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2"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93" w:author="Meryl Etman" w:date="2021-11-28T15:42:00Z">
            <w:r w:rsidR="00991DD1">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94" w:author="Meryl Etman" w:date="2021-11-28T15:42:00Z">
            <w:r w:rsidR="00991DD1">
              <w:rPr>
                <w:rFonts w:ascii="Times New Roman" w:eastAsia="Times New Roman" w:hAnsi="Times New Roman" w:cs="David" w:hint="cs"/>
                <w:color w:val="008000"/>
                <w:sz w:val="24"/>
                <w:szCs w:val="24"/>
                <w:rtl/>
              </w:rPr>
              <w:t>ייעוץ איטום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C64A99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CB08AD"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18DA99"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86DBE7"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AEE8DD"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2825C0"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43D0AD2"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D4EC7C"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8134DA"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2D566EF" w14:textId="0EE87D03"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5"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FDAD38F"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8F31528"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07F4AE9"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E69D35D"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CDE8768"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FFD547C" w14:textId="6C2200B1"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96" w:author="Meryl Etman" w:date="2021-11-28T15:43:00Z">
            <w:r w:rsidR="00991DD1">
              <w:rPr>
                <w:rFonts w:ascii="Times New Roman" w:eastAsia="Times New Roman" w:hAnsi="Times New Roman" w:cs="David"/>
                <w:color w:val="00B0F0"/>
                <w:sz w:val="24"/>
                <w:szCs w:val="24"/>
                <w:rtl/>
                <w:lang w:eastAsia="he-IL"/>
              </w:rPr>
              <w:br/>
              <w:t>אפריקה ישראל מגורים בע"מ וישראל אדלר ובנו חברה להשקעות בע"מ</w:t>
            </w:r>
            <w:r w:rsidR="00991DD1">
              <w:rPr>
                <w:rFonts w:ascii="Times New Roman" w:eastAsia="Times New Roman" w:hAnsi="Times New Roman" w:cs="David"/>
                <w:color w:val="00B0F0"/>
                <w:sz w:val="24"/>
                <w:szCs w:val="24"/>
                <w:rtl/>
                <w:lang w:eastAsia="he-IL"/>
              </w:rPr>
              <w:br/>
              <w:t>יוני נתניהו 1 ג' אור יהודה</w:t>
            </w:r>
            <w:r w:rsidR="00991DD1">
              <w:rPr>
                <w:rFonts w:ascii="Times New Roman" w:eastAsia="Times New Roman" w:hAnsi="Times New Roman" w:cs="David"/>
                <w:color w:val="00B0F0"/>
                <w:sz w:val="24"/>
                <w:szCs w:val="24"/>
                <w:rtl/>
                <w:lang w:eastAsia="he-IL"/>
              </w:rPr>
              <w:br/>
              <w:t>558075404</w:t>
            </w:r>
            <w:r w:rsidR="00991DD1">
              <w:rPr>
                <w:rFonts w:ascii="Times New Roman" w:eastAsia="Times New Roman" w:hAnsi="Times New Roman" w:cs="David"/>
                <w:color w:val="00B0F0"/>
                <w:sz w:val="24"/>
                <w:szCs w:val="24"/>
                <w:rtl/>
                <w:lang w:eastAsia="he-IL"/>
              </w:rPr>
              <w:br/>
            </w:r>
          </w:ins>
        </w:sdtContent>
      </w:sdt>
    </w:p>
    <w:p w14:paraId="549ED94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01AC5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43E617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2F2CC4" w14:textId="00E06B20"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7" w:author="Meryl Etman" w:date="2021-11-28T15:42:00Z">
            <w:r w:rsidR="00991DD1">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8T00:00:00Z">
            <w:dateFormat w:val="dd/MM/yyyy"/>
            <w:lid w:val="he-IL"/>
            <w:storeMappedDataAs w:val="dateTime"/>
            <w:calendar w:val="gregorian"/>
          </w:date>
        </w:sdtPr>
        <w:sdtEndPr>
          <w:rPr>
            <w:rFonts w:hint="cs"/>
          </w:rPr>
        </w:sdtEndPr>
        <w:sdtContent>
          <w:ins w:id="98" w:author="Meryl Etman" w:date="2021-12-28T17:33:00Z">
            <w:r w:rsidR="00C24095">
              <w:rPr>
                <w:rFonts w:ascii="Times New Roman" w:eastAsia="Times New Roman" w:hAnsi="Times New Roman" w:cs="David" w:hint="cs"/>
                <w:color w:val="008000"/>
                <w:sz w:val="24"/>
                <w:szCs w:val="24"/>
                <w:rtl/>
                <w:lang w:eastAsia="he-IL"/>
              </w:rPr>
              <w:t>‏28/12/2021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4D516C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DD76CE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7A35A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76A4AE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3C8289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CA8DF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5B5E81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94C71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CA795C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2AB36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30B59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8B3D0A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586C3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C3D2446"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0A5492D"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FF52295"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A3C82CD"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72AFB1" w14:textId="0DDEA31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9" w:author="Meryl Etman" w:date="2021-11-28T15:43:00Z">
            <w:r w:rsidR="00991DD1">
              <w:rPr>
                <w:rFonts w:ascii="Times New Roman" w:eastAsia="Times New Roman" w:hAnsi="Times New Roman" w:cs="David"/>
                <w:color w:val="008000"/>
                <w:sz w:val="24"/>
                <w:szCs w:val="24"/>
                <w:rtl/>
                <w:lang w:eastAsia="he-IL"/>
              </w:rPr>
              <w:t>אורנה רומנו כהן</w:t>
            </w:r>
          </w:ins>
        </w:sdtContent>
      </w:sdt>
    </w:p>
    <w:p w14:paraId="30CADC2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16C057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1A0BB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A3FED3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17BC48D"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43014FE"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3A1F77E"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7A069FC"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00EAE88"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E4A63E8"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36E7A694"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6FEE59CC" w14:textId="77777777" w:rsidR="00507406" w:rsidRPr="00B27B4C" w:rsidDel="009521E9" w:rsidRDefault="00507406">
      <w:pPr>
        <w:widowControl w:val="0"/>
        <w:bidi w:val="0"/>
        <w:spacing w:before="0" w:beforeAutospacing="0" w:after="0" w:afterAutospacing="0" w:line="240" w:lineRule="auto"/>
        <w:jc w:val="center"/>
        <w:rPr>
          <w:del w:id="100" w:author="Meryl Etman [2]" w:date="2021-11-28T17:50:00Z"/>
          <w:rFonts w:ascii="Times New Roman" w:eastAsia="Times New Roman" w:hAnsi="Times New Roman" w:cs="David"/>
          <w:sz w:val="20"/>
          <w:szCs w:val="20"/>
          <w:rtl/>
          <w:lang w:eastAsia="he-IL"/>
        </w:rPr>
        <w:pPrChange w:id="101" w:author="Meryl Etman [2]" w:date="2021-11-28T17:50:00Z">
          <w:pPr>
            <w:widowControl w:val="0"/>
            <w:bidi w:val="0"/>
            <w:spacing w:before="0" w:beforeAutospacing="0" w:after="0" w:afterAutospacing="0" w:line="240" w:lineRule="auto"/>
            <w:jc w:val="right"/>
          </w:pPr>
        </w:pPrChange>
      </w:pPr>
    </w:p>
    <w:p w14:paraId="25F7E5BD" w14:textId="77777777" w:rsidR="00507406" w:rsidRPr="00134C85" w:rsidDel="009521E9" w:rsidRDefault="00507406" w:rsidP="00507406">
      <w:pPr>
        <w:rPr>
          <w:del w:id="102" w:author="Meryl Etman [2]" w:date="2021-11-28T17:49:00Z"/>
          <w:rFonts w:ascii="David" w:hAnsi="David" w:cs="David"/>
        </w:rPr>
      </w:pPr>
    </w:p>
    <w:p w14:paraId="32355C9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B5A7B9" w14:textId="77777777" w:rsidR="00436FAE" w:rsidRDefault="00436FAE" w:rsidP="00AF234B">
      <w:pPr>
        <w:spacing w:before="0" w:after="0" w:line="240" w:lineRule="auto"/>
      </w:pPr>
      <w:r>
        <w:separator/>
      </w:r>
    </w:p>
  </w:endnote>
  <w:endnote w:type="continuationSeparator" w:id="0">
    <w:p w14:paraId="5E843DD7" w14:textId="77777777" w:rsidR="00436FAE" w:rsidRDefault="00436FAE"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E6FF7" w:rsidRPr="006E6FF7" w14:paraId="012E786B" w14:textId="77777777" w:rsidTr="006E6FF7">
      <w:tc>
        <w:tcPr>
          <w:tcW w:w="810" w:type="dxa"/>
        </w:tcPr>
        <w:p w14:paraId="00B35261"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A6C07C3" w14:textId="3961472B" w:rsidR="006E6FF7" w:rsidRPr="006E6FF7" w:rsidRDefault="00991DD1" w:rsidP="006E6FF7">
              <w:pPr>
                <w:tabs>
                  <w:tab w:val="center" w:pos="4153"/>
                  <w:tab w:val="right" w:pos="8306"/>
                </w:tabs>
                <w:spacing w:before="0" w:after="0" w:line="240" w:lineRule="auto"/>
                <w:rPr>
                  <w:rFonts w:ascii="David" w:hAnsi="David"/>
                  <w:color w:val="00B0F0"/>
                  <w:sz w:val="20"/>
                  <w:szCs w:val="20"/>
                  <w:rtl/>
                </w:rPr>
              </w:pPr>
              <w:ins w:id="103" w:author="Meryl Etman" w:date="2021-11-28T15:42:00Z">
                <w:r>
                  <w:rPr>
                    <w:rFonts w:ascii="David" w:hAnsi="David"/>
                    <w:color w:val="00B0F0"/>
                    <w:sz w:val="20"/>
                    <w:szCs w:val="20"/>
                    <w:rtl/>
                  </w:rPr>
                  <w:t>סביוני נצר סירני - בניין 31</w:t>
                </w:r>
              </w:ins>
            </w:p>
          </w:tc>
        </w:sdtContent>
      </w:sdt>
      <w:tc>
        <w:tcPr>
          <w:tcW w:w="2810" w:type="dxa"/>
        </w:tcPr>
        <w:p w14:paraId="1D72AA58"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איטום</w:t>
              </w:r>
            </w:sdtContent>
          </w:sdt>
        </w:p>
      </w:tc>
      <w:tc>
        <w:tcPr>
          <w:tcW w:w="233" w:type="dxa"/>
        </w:tcPr>
        <w:p w14:paraId="52FDC391" w14:textId="77777777" w:rsidR="006E6FF7" w:rsidRPr="006E6FF7" w:rsidRDefault="006E6FF7" w:rsidP="006E6FF7">
          <w:pPr>
            <w:tabs>
              <w:tab w:val="center" w:pos="4153"/>
              <w:tab w:val="right" w:pos="8306"/>
            </w:tabs>
            <w:spacing w:before="0" w:after="0" w:line="240" w:lineRule="auto"/>
            <w:rPr>
              <w:rFonts w:ascii="David" w:hAnsi="David"/>
              <w:sz w:val="16"/>
              <w:szCs w:val="16"/>
              <w:rtl/>
            </w:rPr>
          </w:pPr>
        </w:p>
      </w:tc>
      <w:tc>
        <w:tcPr>
          <w:tcW w:w="1044" w:type="dxa"/>
        </w:tcPr>
        <w:p w14:paraId="6C446418"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6C0E56E" w14:textId="538A990F" w:rsidR="006E6FF7" w:rsidRPr="006E6FF7" w:rsidRDefault="006E6FF7" w:rsidP="006E6FF7">
              <w:pPr>
                <w:tabs>
                  <w:tab w:val="center" w:pos="4153"/>
                  <w:tab w:val="right" w:pos="8306"/>
                </w:tabs>
                <w:spacing w:before="0" w:after="0" w:line="240" w:lineRule="auto"/>
                <w:rPr>
                  <w:rFonts w:ascii="David" w:hAnsi="David"/>
                  <w:sz w:val="20"/>
                  <w:szCs w:val="20"/>
                  <w:rtl/>
                </w:rPr>
              </w:pPr>
              <w:del w:id="104" w:author="Meryl Etman" w:date="2021-11-28T16:08:00Z">
                <w:r w:rsidDel="00305A43">
                  <w:rPr>
                    <w:rFonts w:ascii="David" w:hAnsi="David" w:hint="cs"/>
                    <w:sz w:val="20"/>
                    <w:szCs w:val="20"/>
                  </w:rPr>
                  <w:delText>CONT-5-691</w:delText>
                </w:r>
              </w:del>
              <w:ins w:id="105" w:author="Meryl Etman" w:date="2021-11-28T16:08:00Z">
                <w:r w:rsidR="00305A43">
                  <w:rPr>
                    <w:rFonts w:ascii="David" w:hAnsi="David" w:hint="cs"/>
                    <w:sz w:val="20"/>
                    <w:szCs w:val="20"/>
                  </w:rPr>
                  <w:t>CO</w:t>
                </w:r>
                <w:r w:rsidR="00305A43">
                  <w:rPr>
                    <w:rFonts w:ascii="David" w:hAnsi="David" w:hint="cs"/>
                    <w:sz w:val="20"/>
                    <w:szCs w:val="20"/>
                    <w:rtl/>
                  </w:rPr>
                  <w:t>NT-10-2154</w:t>
                </w:r>
              </w:ins>
            </w:p>
          </w:tc>
        </w:sdtContent>
      </w:sdt>
    </w:tr>
    <w:tr w:rsidR="006E6FF7" w:rsidRPr="006E6FF7" w14:paraId="66DB20E1" w14:textId="77777777" w:rsidTr="006E6FF7">
      <w:tc>
        <w:tcPr>
          <w:tcW w:w="810" w:type="dxa"/>
        </w:tcPr>
        <w:p w14:paraId="6ECE50F9"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C0551D2" w14:textId="46B705FA" w:rsidR="006E6FF7" w:rsidRPr="006E6FF7" w:rsidRDefault="00991DD1" w:rsidP="006E6FF7">
              <w:pPr>
                <w:tabs>
                  <w:tab w:val="center" w:pos="4153"/>
                  <w:tab w:val="right" w:pos="8306"/>
                </w:tabs>
                <w:spacing w:before="0" w:after="0" w:line="240" w:lineRule="auto"/>
                <w:rPr>
                  <w:rFonts w:ascii="David" w:hAnsi="David"/>
                  <w:color w:val="00B0F0"/>
                  <w:sz w:val="20"/>
                  <w:szCs w:val="20"/>
                  <w:rtl/>
                </w:rPr>
              </w:pPr>
              <w:ins w:id="106" w:author="Meryl Etman" w:date="2021-11-28T15:43:00Z">
                <w:r>
                  <w:rPr>
                    <w:rFonts w:ascii="David" w:hAnsi="David"/>
                    <w:color w:val="00B0F0"/>
                    <w:sz w:val="20"/>
                    <w:szCs w:val="20"/>
                    <w:rtl/>
                  </w:rPr>
                  <w:t>אורנה רומנו כהן</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E6FF7" w:rsidRPr="006E6FF7" w14:paraId="44B61BC0" w14:textId="77777777" w:rsidTr="00623070">
            <w:trPr>
              <w:trHeight w:val="201"/>
            </w:trPr>
            <w:tc>
              <w:tcPr>
                <w:tcW w:w="926" w:type="dxa"/>
              </w:tcPr>
              <w:p w14:paraId="7320EA49"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0C8DC3E" w14:textId="71040BAA" w:rsidR="006E6FF7" w:rsidRPr="006E6FF7" w:rsidRDefault="00C24095" w:rsidP="006E6FF7">
                    <w:pPr>
                      <w:tabs>
                        <w:tab w:val="center" w:pos="4153"/>
                        <w:tab w:val="right" w:pos="8306"/>
                      </w:tabs>
                      <w:spacing w:before="0" w:after="0" w:line="240" w:lineRule="auto"/>
                      <w:ind w:left="1" w:hanging="1"/>
                      <w:rPr>
                        <w:rFonts w:ascii="David" w:hAnsi="David"/>
                        <w:color w:val="00B0F0"/>
                        <w:sz w:val="20"/>
                        <w:szCs w:val="20"/>
                        <w:rtl/>
                      </w:rPr>
                    </w:pPr>
                    <w:ins w:id="107" w:author="Meryl Etman" w:date="2021-12-28T17:33:00Z">
                      <w:r>
                        <w:rPr>
                          <w:rFonts w:ascii="David" w:hAnsi="David"/>
                          <w:color w:val="00B0F0"/>
                          <w:sz w:val="20"/>
                          <w:szCs w:val="20"/>
                          <w:rtl/>
                        </w:rPr>
                        <w:t>0.6</w:t>
                      </w:r>
                    </w:ins>
                  </w:p>
                </w:tc>
              </w:sdtContent>
            </w:sdt>
          </w:tr>
        </w:tbl>
        <w:p w14:paraId="19537DC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330DEE46"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387AD43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5B2CF5B6" w14:textId="0E247E95" w:rsidR="006E6FF7" w:rsidRPr="006E6FF7" w:rsidRDefault="00C24095"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08" w:author="Meryl Etman" w:date="2021-11-28T16:08:00Z">
                <w:r w:rsidR="00305A43">
                  <w:rPr>
                    <w:rFonts w:ascii="David" w:hAnsi="David"/>
                    <w:sz w:val="20"/>
                    <w:szCs w:val="20"/>
                    <w:rtl/>
                  </w:rPr>
                  <w:t>3;#</w:t>
                </w:r>
                <w:r w:rsidR="00305A43">
                  <w:rPr>
                    <w:rFonts w:ascii="David" w:hAnsi="David"/>
                    <w:sz w:val="20"/>
                    <w:szCs w:val="20"/>
                  </w:rPr>
                  <w:t>Draft</w:t>
                </w:r>
              </w:ins>
            </w:sdtContent>
          </w:sdt>
        </w:p>
      </w:tc>
    </w:tr>
    <w:tr w:rsidR="006E6FF7" w:rsidRPr="006E6FF7" w14:paraId="5585CF94" w14:textId="77777777" w:rsidTr="006E6FF7">
      <w:trPr>
        <w:trHeight w:val="80"/>
      </w:trPr>
      <w:tc>
        <w:tcPr>
          <w:tcW w:w="810" w:type="dxa"/>
        </w:tcPr>
        <w:p w14:paraId="7F8948C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646" w:type="dxa"/>
        </w:tcPr>
        <w:p w14:paraId="50BAE459" w14:textId="77777777" w:rsidR="006E6FF7" w:rsidRPr="006E6FF7" w:rsidRDefault="006E6FF7"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2CD6F82F"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4DFBF259"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558D20E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763" w:type="dxa"/>
        </w:tcPr>
        <w:p w14:paraId="22349005"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r>
  </w:tbl>
  <w:p w14:paraId="097950B6" w14:textId="77777777" w:rsidR="0049747B" w:rsidRPr="006E6FF7" w:rsidRDefault="006E6FF7"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304CAA" w14:textId="77777777" w:rsidR="00436FAE" w:rsidRDefault="00436FAE" w:rsidP="00AF234B">
      <w:pPr>
        <w:spacing w:before="0" w:after="0" w:line="240" w:lineRule="auto"/>
      </w:pPr>
      <w:r>
        <w:separator/>
      </w:r>
    </w:p>
  </w:footnote>
  <w:footnote w:type="continuationSeparator" w:id="0">
    <w:p w14:paraId="31A261B4" w14:textId="77777777" w:rsidR="00436FAE" w:rsidRDefault="00436FAE"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04FBC734" w14:textId="77777777" w:rsidR="0049747B" w:rsidRDefault="0049747B">
        <w:pPr>
          <w:pStyle w:val="Header"/>
          <w:jc w:val="center"/>
        </w:pPr>
        <w:r>
          <w:fldChar w:fldCharType="begin"/>
        </w:r>
        <w:r>
          <w:instrText xml:space="preserve"> PAGE   \* MERGEFORMAT </w:instrText>
        </w:r>
        <w:r>
          <w:fldChar w:fldCharType="separate"/>
        </w:r>
        <w:r w:rsidR="00C24095">
          <w:rPr>
            <w:noProof/>
            <w:rtl/>
          </w:rPr>
          <w:t>1</w:t>
        </w:r>
        <w:r>
          <w:rPr>
            <w:noProof/>
          </w:rPr>
          <w:fldChar w:fldCharType="end"/>
        </w:r>
      </w:p>
    </w:sdtContent>
  </w:sdt>
  <w:p w14:paraId="4A15BC8E" w14:textId="77777777" w:rsidR="0049747B" w:rsidRDefault="004974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34C85"/>
    <w:rsid w:val="001A0C3C"/>
    <w:rsid w:val="001A69D5"/>
    <w:rsid w:val="001D0C05"/>
    <w:rsid w:val="00214ACF"/>
    <w:rsid w:val="00223350"/>
    <w:rsid w:val="00280EB6"/>
    <w:rsid w:val="00305A43"/>
    <w:rsid w:val="003125BE"/>
    <w:rsid w:val="00324C6A"/>
    <w:rsid w:val="00340044"/>
    <w:rsid w:val="003D616C"/>
    <w:rsid w:val="003F65A7"/>
    <w:rsid w:val="00425D8A"/>
    <w:rsid w:val="00435A20"/>
    <w:rsid w:val="00436FAE"/>
    <w:rsid w:val="004473B9"/>
    <w:rsid w:val="0045624B"/>
    <w:rsid w:val="0049747B"/>
    <w:rsid w:val="004D6568"/>
    <w:rsid w:val="00507406"/>
    <w:rsid w:val="00533F64"/>
    <w:rsid w:val="005367FD"/>
    <w:rsid w:val="00552E11"/>
    <w:rsid w:val="00646B25"/>
    <w:rsid w:val="00685663"/>
    <w:rsid w:val="006B6ADA"/>
    <w:rsid w:val="006E6FF7"/>
    <w:rsid w:val="0072103C"/>
    <w:rsid w:val="00742A82"/>
    <w:rsid w:val="007862D4"/>
    <w:rsid w:val="0079748B"/>
    <w:rsid w:val="008906F9"/>
    <w:rsid w:val="008B6F16"/>
    <w:rsid w:val="008C64C6"/>
    <w:rsid w:val="008E610C"/>
    <w:rsid w:val="00942177"/>
    <w:rsid w:val="009521E9"/>
    <w:rsid w:val="00991DD1"/>
    <w:rsid w:val="00A875DE"/>
    <w:rsid w:val="00AA1573"/>
    <w:rsid w:val="00AC4D2B"/>
    <w:rsid w:val="00AD75B3"/>
    <w:rsid w:val="00AF234B"/>
    <w:rsid w:val="00B10DFA"/>
    <w:rsid w:val="00BE17B4"/>
    <w:rsid w:val="00C24095"/>
    <w:rsid w:val="00C521D8"/>
    <w:rsid w:val="00C650A2"/>
    <w:rsid w:val="00D36E65"/>
    <w:rsid w:val="00DF245C"/>
    <w:rsid w:val="00DF5724"/>
    <w:rsid w:val="00E679C7"/>
    <w:rsid w:val="00E90138"/>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F19B218"/>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C521D8"/>
  </w:style>
  <w:style w:type="paragraph" w:customStyle="1" w:styleId="a4">
    <w:name w:val="שדות בטופס"/>
    <w:basedOn w:val="Normal"/>
    <w:qFormat/>
    <w:rsid w:val="008E610C"/>
    <w:pPr>
      <w:spacing w:line="360" w:lineRule="auto"/>
    </w:pPr>
    <w:rPr>
      <w:rFonts w:ascii="Times New Roman" w:eastAsia="Times New Roman" w:hAnsi="Times New Roman" w:cs="David"/>
      <w:color w:val="00B0F0"/>
      <w:sz w:val="24"/>
      <w:szCs w:val="24"/>
    </w:rPr>
  </w:style>
  <w:style w:type="table" w:customStyle="1" w:styleId="11">
    <w:name w:val="רשת טבלה1"/>
    <w:basedOn w:val="TableNormal"/>
    <w:next w:val="TableGrid"/>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היסט_כפול"/>
    <w:basedOn w:val="Normal"/>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PlaceholderText"/>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PlaceholderText"/>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PlaceholderText"/>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PlaceholderText"/>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PlaceholderText"/>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PlaceholderText"/>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PlaceholderText"/>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PlaceholderText"/>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PlaceholderText"/>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PlaceholderText"/>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PlaceholderText"/>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PlaceholderText"/>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PlaceholderText"/>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PlaceholderText"/>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PlaceholderText"/>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PlaceholderText"/>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PlaceholderText"/>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PlaceholderText"/>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PlaceholderText"/>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PlaceholderText"/>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PlaceholderText"/>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PlaceholderText"/>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PlaceholderText"/>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PlaceholderText"/>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PlaceholderText"/>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PlaceholderText"/>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PlaceholderText"/>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PlaceholderText"/>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PlaceholderText"/>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PlaceholderText"/>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PlaceholderText"/>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PlaceholderText"/>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PlaceholderText"/>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PlaceholderText"/>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PlaceholderText"/>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PlaceholderText"/>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PlaceholderText"/>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PlaceholderText"/>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PlaceholderText"/>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PlaceholderText"/>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PlaceholderText"/>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527B81"/>
    <w:rsid w:val="0055114D"/>
    <w:rsid w:val="00560881"/>
    <w:rsid w:val="006865A5"/>
    <w:rsid w:val="00881F60"/>
    <w:rsid w:val="0089632E"/>
    <w:rsid w:val="009D2FCE"/>
    <w:rsid w:val="009F5F5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BF1"/>
    <w:rPr>
      <w:color w:val="808080"/>
    </w:rPr>
  </w:style>
  <w:style w:type="paragraph" w:customStyle="1" w:styleId="8BFF034194E14C1BB10A98A0F1F22398">
    <w:name w:val="8BFF034194E14C1BB10A98A0F1F22398"/>
    <w:rsid w:val="00881F60"/>
    <w:pPr>
      <w:bidi/>
    </w:pPr>
  </w:style>
  <w:style w:type="paragraph" w:customStyle="1" w:styleId="5325C62E407A43DF97596BA9FFB0C12E">
    <w:name w:val="5325C62E407A43DF97596BA9FFB0C12E"/>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85782D589B844E7E8C1CE059389736BC">
    <w:name w:val="85782D589B844E7E8C1CE059389736BC"/>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E5944D47EEA34CA2BCC9ED4357FF29EA">
    <w:name w:val="E5944D47EEA34CA2BCC9ED4357FF29EA"/>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DB03-05E2-43AF-BA31-147148A8260A}">
  <ds:schemaRefs>
    <ds:schemaRef ds:uri="http://schemas.microsoft.com/office/2006/metadata/customXsn"/>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39D03299-B48A-4083-B38B-7662D957E1D3}"/>
</file>

<file path=customXml/itemProps4.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127DCB44-7FEE-4C8E-856E-625DDA443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36</Pages>
  <Words>9976</Words>
  <Characters>49880</Characters>
  <Application>Microsoft Office Word</Application>
  <DocSecurity>0</DocSecurity>
  <Lines>415</Lines>
  <Paragraphs>119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2021-11-28T13:41:00Z</dcterms:created>
  <dcterms:modified xsi:type="dcterms:W3CDTF">2021-12-28T15:34:00Z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d843e2cd-86c8-4d48-be78-18e1b028a3c0</vt:lpwstr>
  </property>
</Properties>
</file>