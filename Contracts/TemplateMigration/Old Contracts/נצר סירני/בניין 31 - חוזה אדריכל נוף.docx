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0B32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Pr>
      </w:pPr>
      <w:bookmarkStart w:id="0" w:name="_GoBack"/>
      <w:bookmarkEnd w:id="0"/>
    </w:p>
    <w:p w14:paraId="1AD6656B"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2DFD89D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4ED49393" wp14:editId="4C2E5C52">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9D0FD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E764B3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2FF376"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9BF373"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D746BC"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C190D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33DE22D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EBFF7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B4D5F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806AA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892673"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494B4B7" w14:textId="77777777" w:rsidR="007561C6" w:rsidRPr="00B27B4C" w:rsidRDefault="00E74240"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20T11:24:00Z">
            <w:r>
              <w:rPr>
                <w:rFonts w:ascii="Times New Roman" w:eastAsia="Times New Roman" w:hAnsi="Times New Roman" w:cs="David"/>
                <w:bCs/>
                <w:sz w:val="32"/>
                <w:szCs w:val="32"/>
                <w:u w:val="single"/>
                <w:rtl/>
                <w:lang w:eastAsia="he-IL"/>
              </w:rPr>
              <w:t>סביוני נצר סירני - בניין 31</w:t>
            </w:r>
          </w:ins>
        </w:p>
      </w:sdtContent>
    </w:sdt>
    <w:p w14:paraId="57E58707"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B79FA60" w14:textId="77777777" w:rsidR="007561C6" w:rsidRPr="00B27B4C" w:rsidRDefault="00E74240"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1-05-20T11:24:00Z">
            <w:r>
              <w:rPr>
                <w:rFonts w:ascii="Times New Roman" w:eastAsia="Times New Roman" w:hAnsi="Times New Roman" w:cs="David"/>
                <w:bCs/>
                <w:sz w:val="32"/>
                <w:szCs w:val="32"/>
                <w:u w:val="single"/>
                <w:rtl/>
                <w:lang w:eastAsia="he-IL"/>
              </w:rPr>
              <w:t>סביוני נצר סירני</w:t>
            </w:r>
          </w:ins>
        </w:p>
      </w:sdtContent>
    </w:sdt>
    <w:p w14:paraId="3186FEC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E80FB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AF1AD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A5C1F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0FC18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7F4D5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C7473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03FAC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B93A9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090AC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EEFA9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10303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16CB7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89002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D8BE1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01B9C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3FA71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FAA50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99F5C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77A7C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6BF26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4032E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EE036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04D8C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FD7F78"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10005F"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5FEB3E5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C44761" w14:textId="1F54A6C2"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8T00:00:00Z">
            <w:dateFormat w:val="dd/MM/yyyy"/>
            <w:lid w:val="he-IL"/>
            <w:storeMappedDataAs w:val="dateTime"/>
            <w:calendar w:val="gregorian"/>
          </w:date>
        </w:sdtPr>
        <w:sdtEndPr/>
        <w:sdtContent>
          <w:ins w:id="3" w:author="Meryl Etman" w:date="2021-07-08T10:37:00Z">
            <w:r w:rsidR="00F601CD">
              <w:rPr>
                <w:rFonts w:ascii="Times New Roman" w:eastAsia="Times New Roman" w:hAnsi="Times New Roman" w:cs="David" w:hint="cs"/>
                <w:color w:val="800080"/>
                <w:sz w:val="24"/>
                <w:szCs w:val="24"/>
                <w:rtl/>
                <w:lang w:eastAsia="he-IL"/>
              </w:rPr>
              <w:t>‏08/07/2021</w:t>
            </w:r>
          </w:ins>
        </w:sdtContent>
      </w:sdt>
    </w:p>
    <w:p w14:paraId="2AF34D06"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52DEB18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44D536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8625BB"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6626C6B" w14:textId="7DFA7C41" w:rsidR="000B5DC0" w:rsidRPr="000B5DC0" w:rsidRDefault="00E92D1D"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1-05-20T11:30:00Z">
            <w:r>
              <w:rPr>
                <w:rFonts w:ascii="Times New Roman" w:eastAsia="Times New Roman" w:hAnsi="Times New Roman" w:cs="David"/>
                <w:color w:val="00B0F0"/>
                <w:sz w:val="24"/>
                <w:szCs w:val="24"/>
                <w:rtl/>
              </w:rPr>
              <w:br/>
              <w:t>אפריקה ישראל מגורים בע"מ וישראל אדלר ובנו חברה להשקעות בע"מ</w:t>
            </w:r>
            <w:r>
              <w:rPr>
                <w:rFonts w:ascii="Times New Roman" w:eastAsia="Times New Roman" w:hAnsi="Times New Roman" w:cs="David"/>
                <w:color w:val="00B0F0"/>
                <w:sz w:val="24"/>
                <w:szCs w:val="24"/>
                <w:rtl/>
              </w:rPr>
              <w:br/>
              <w:t>יוני נתניהו 1 ג' אור יהודה</w:t>
            </w:r>
            <w:r>
              <w:rPr>
                <w:rFonts w:ascii="Times New Roman" w:eastAsia="Times New Roman" w:hAnsi="Times New Roman" w:cs="David"/>
                <w:color w:val="00B0F0"/>
                <w:sz w:val="24"/>
                <w:szCs w:val="24"/>
                <w:rtl/>
              </w:rPr>
              <w:br/>
              <w:t>558075404</w:t>
            </w:r>
            <w:r>
              <w:rPr>
                <w:rFonts w:ascii="Times New Roman" w:eastAsia="Times New Roman" w:hAnsi="Times New Roman" w:cs="David"/>
                <w:color w:val="00B0F0"/>
                <w:sz w:val="24"/>
                <w:szCs w:val="24"/>
                <w:rtl/>
              </w:rPr>
              <w:br/>
            </w:r>
          </w:ins>
        </w:p>
      </w:sdtContent>
    </w:sdt>
    <w:p w14:paraId="68E63DE1"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63E0C7FD"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41651A4A"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EAE5981"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61AC94C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4D4C494" w14:textId="5337F227" w:rsidR="000B5DC0" w:rsidRPr="000B5DC0" w:rsidRDefault="00E8527A" w:rsidP="00E8527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del w:id="5" w:author="Meryl Etman" w:date="2021-05-20T11:35:00Z">
            <w:r w:rsidDel="00E8527A">
              <w:rPr>
                <w:rFonts w:ascii="Times New Roman" w:eastAsia="Times New Roman" w:hAnsi="Times New Roman" w:cs="David"/>
                <w:color w:val="800080"/>
                <w:sz w:val="24"/>
                <w:szCs w:val="24"/>
                <w:rtl/>
              </w:rPr>
              <w:br/>
            </w:r>
          </w:del>
          <w:ins w:id="6" w:author="Meryl Etman" w:date="2021-07-05T13:19:00Z">
            <w:r w:rsidR="00F7484F">
              <w:rPr>
                <w:rFonts w:ascii="Times New Roman" w:eastAsia="Times New Roman" w:hAnsi="Times New Roman" w:cs="David"/>
                <w:color w:val="800080"/>
                <w:sz w:val="24"/>
                <w:szCs w:val="24"/>
                <w:rtl/>
              </w:rPr>
              <w:br/>
              <w:t>צ'סלר סולומון בע"מ</w:t>
            </w:r>
            <w:r w:rsidR="00F7484F">
              <w:rPr>
                <w:rFonts w:ascii="Times New Roman" w:eastAsia="Times New Roman" w:hAnsi="Times New Roman" w:cs="David"/>
                <w:color w:val="800080"/>
                <w:sz w:val="24"/>
                <w:szCs w:val="24"/>
                <w:rtl/>
              </w:rPr>
              <w:br/>
              <w:t>רח' הסייפן 34, עין ורד</w:t>
            </w:r>
            <w:r w:rsidR="00F7484F">
              <w:rPr>
                <w:rFonts w:ascii="Times New Roman" w:eastAsia="Times New Roman" w:hAnsi="Times New Roman" w:cs="David"/>
                <w:color w:val="800080"/>
                <w:sz w:val="24"/>
                <w:szCs w:val="24"/>
                <w:rtl/>
              </w:rPr>
              <w:br/>
              <w:t>514800762</w:t>
            </w:r>
            <w:r w:rsidR="00F7484F">
              <w:rPr>
                <w:rFonts w:ascii="Times New Roman" w:eastAsia="Times New Roman" w:hAnsi="Times New Roman" w:cs="David"/>
                <w:color w:val="800080"/>
                <w:sz w:val="24"/>
                <w:szCs w:val="24"/>
                <w:rtl/>
              </w:rPr>
              <w:br/>
            </w:r>
          </w:ins>
        </w:p>
      </w:sdtContent>
    </w:sdt>
    <w:p w14:paraId="61862845"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72C3DC58"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5EE910C8"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E35A964"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BB027E9"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0FF7F388"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lastRenderedPageBreak/>
        <w:t>מבוא</w:t>
      </w:r>
    </w:p>
    <w:p w14:paraId="364672BC"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47AC7754"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E6AB3F9"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1E8724D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9DD7C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5F6AB3B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1B7C906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BD7A7F"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41105E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C1BFF0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9138B6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D7E2C8"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1E23EFD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B5EFF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55C49CA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72BB2B3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117556F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96ED5E"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21D179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1F2A5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13A90D3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6C3F1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6EBCF57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6223066A"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4BA0551"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1F6AFB7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3D2A8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5395E01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37C220F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77FC2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6F102147"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w:t>
      </w:r>
    </w:p>
    <w:p w14:paraId="58D98FD6"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D6FE61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38DA3ED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27AAADEE"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9DF50C9"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672B1A3D"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7B9A9396"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741CE43D"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136CF70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564D1BDC"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6732A4BB"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CE683A9"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255A92F"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3B48522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60849974"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59FFD79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46FDF37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1772575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188CFA5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736CF11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3569C12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35236E8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2B52F7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28FFCC4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784C517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2DE8A1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4E63726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5829F85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D2A2B81"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"רמדורנט"</w:t>
      </w:r>
      <w:r w:rsidRPr="000B5DC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35D3C94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18DDABB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0B108BA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hint="cs"/>
          <w:b/>
          <w:sz w:val="20"/>
          <w:szCs w:val="24"/>
          <w:rtl/>
          <w:lang w:eastAsia="he-IL"/>
        </w:rPr>
        <w:t>המצ"ב,</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4CA642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37107E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1248292B"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56015B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022DBEB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2FFA0CA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26C3656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3115833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2156F52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2007806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5AD6DCB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7FDD5F3E"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6A9BD1C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76CB635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3AE9B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w:t>
      </w:r>
      <w:r w:rsidRPr="000B5DC0">
        <w:rPr>
          <w:rFonts w:ascii="Times New Roman" w:eastAsia="Times New Roman" w:hAnsi="Times New Roman" w:cs="David"/>
          <w:sz w:val="20"/>
          <w:szCs w:val="24"/>
          <w:rtl/>
          <w:lang w:eastAsia="he-IL"/>
        </w:rPr>
        <w:lastRenderedPageBreak/>
        <w:t xml:space="preserve">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המצ"ב</w:t>
      </w:r>
      <w:r w:rsidRPr="000B5DC0">
        <w:rPr>
          <w:rFonts w:ascii="Times New Roman" w:eastAsia="Times New Roman" w:hAnsi="Times New Roman" w:cs="David"/>
          <w:sz w:val="20"/>
          <w:szCs w:val="24"/>
          <w:rtl/>
          <w:lang w:eastAsia="he-IL"/>
        </w:rPr>
        <w:t>.</w:t>
      </w:r>
    </w:p>
    <w:p w14:paraId="0C9EE51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46C6D7C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54FD66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72E0748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27E3FDD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708F13C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3BF682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B078D3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BC22A0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2D3833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575CEC9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22EDCF2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831B52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45FFA822"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7BE1E9B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24CF97E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B042A8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79E139B0"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6F064E"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4E51B16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r w:rsidRPr="000B5DC0">
        <w:rPr>
          <w:rFonts w:ascii="Times New Roman" w:eastAsia="Times New Roman" w:hAnsi="Times New Roman" w:cs="David" w:hint="cs"/>
          <w:b/>
          <w:sz w:val="20"/>
          <w:szCs w:val="24"/>
          <w:rtl/>
          <w:lang w:eastAsia="he-IL"/>
        </w:rPr>
        <w:t xml:space="preserve">המצ"ב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2F10B3A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2EC9270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75EBCA3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71BA0F3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09E6FD2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D8AE6A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54C0AAC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7E64810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70B63F6E"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w:t>
      </w:r>
      <w:r w:rsidRPr="000B5DC0">
        <w:rPr>
          <w:rFonts w:ascii="Times New Roman" w:eastAsia="Times New Roman" w:hAnsi="Times New Roman" w:cs="David" w:hint="cs"/>
          <w:sz w:val="20"/>
          <w:szCs w:val="24"/>
          <w:rtl/>
          <w:lang w:eastAsia="he-IL"/>
        </w:rPr>
        <w:lastRenderedPageBreak/>
        <w:t xml:space="preserve">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 מערכת רמדורנט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AAC5C2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6158A52D"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0C59B1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57DBC93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25C28F6F"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4054A00"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9F4B01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4B13AD1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CE3D2D9"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המצ"ב</w:t>
      </w:r>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lastRenderedPageBreak/>
        <w:t>מראש ו</w:t>
      </w:r>
      <w:r w:rsidRPr="00F57198">
        <w:rPr>
          <w:rFonts w:ascii="Times New Roman" w:eastAsia="Times New Roman" w:hAnsi="Times New Roman" w:cs="David"/>
          <w:sz w:val="20"/>
          <w:szCs w:val="24"/>
          <w:rtl/>
          <w:lang w:eastAsia="he-IL"/>
        </w:rPr>
        <w:t>בכתב.</w:t>
      </w:r>
    </w:p>
    <w:p w14:paraId="5B1CAEF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7671154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6B4AB6B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2C51381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2E0C21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4381AA2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069081C"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3868FCA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2EB079E4"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340EBA8"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C9D5EFA" w14:textId="77777777" w:rsidR="004528C9" w:rsidRPr="00013687" w:rsidRDefault="004528C9" w:rsidP="004528C9">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C517995"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CB21E06"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8369E4D" w14:textId="77777777"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263CCD0"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9B4FD10"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w:t>
      </w:r>
      <w:r>
        <w:rPr>
          <w:rFonts w:ascii="Times New Roman" w:eastAsia="Times New Roman" w:hAnsi="Times New Roman" w:cs="David" w:hint="cs"/>
          <w:sz w:val="20"/>
          <w:szCs w:val="24"/>
          <w:rtl/>
          <w:lang w:eastAsia="he-IL"/>
        </w:rPr>
        <w:lastRenderedPageBreak/>
        <w:t>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F5D1CD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22734C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520684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74CFED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FD8C3E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19DFB03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577CBC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FD25C8D"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435685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FF0804A"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876509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DFE125D"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7133009"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6269039"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4077DB6F" w14:textId="77777777"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512A0D8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555717C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09388F5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59E049E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C803DC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ECF7FE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696A444A" w14:textId="77777777"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w:t>
      </w:r>
      <w:r w:rsidRPr="000B5DC0">
        <w:rPr>
          <w:rFonts w:ascii="Times New Roman" w:eastAsia="Times New Roman" w:hAnsi="Times New Roman" w:cs="David"/>
          <w:sz w:val="20"/>
          <w:szCs w:val="24"/>
          <w:rtl/>
          <w:lang w:eastAsia="he-IL"/>
        </w:rPr>
        <w:lastRenderedPageBreak/>
        <w:t>רשאי להשתמש בתכניות לצורך תכנון ובניה של פרויקט אחר  שלא בהסכמת המזמין.</w:t>
      </w:r>
    </w:p>
    <w:p w14:paraId="2CCAAB64"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761DF35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760E476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י הדין ו/או מכח צו הרחבה ו/או מכח הסכם כלשהו על עובד</w:t>
      </w:r>
      <w:r w:rsidRPr="000B5DC0">
        <w:rPr>
          <w:rFonts w:ascii="Times New Roman" w:eastAsia="Times New Roman" w:hAnsi="Times New Roman" w:cs="David" w:hint="cs"/>
          <w:sz w:val="20"/>
          <w:szCs w:val="24"/>
          <w:rtl/>
          <w:lang w:eastAsia="he-IL"/>
        </w:rPr>
        <w:t>.</w:t>
      </w:r>
    </w:p>
    <w:p w14:paraId="1CD5DD6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39BD86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ישא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1CC9469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0A6465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5E5E4AE"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4F82B5F6"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648B748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55028143"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קול דעתו הבלעדי, בכל עת ומסיבה כלשהי, להביא חוזה זה, כולו או מקצתו, לידי גמר על ידי מתן הודעה </w:t>
      </w:r>
      <w:r w:rsidRPr="000B5DC0">
        <w:rPr>
          <w:rFonts w:ascii="Times New Roman" w:eastAsia="Times New Roman" w:hAnsi="Times New Roman" w:cs="David"/>
          <w:sz w:val="20"/>
          <w:szCs w:val="24"/>
          <w:rtl/>
          <w:lang w:eastAsia="he-IL"/>
        </w:rPr>
        <w:lastRenderedPageBreak/>
        <w:t>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5C25CAD8"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30E3A2B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7E58BE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2C345BA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6FAD0DD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5CF94B85"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62D319BC"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578F3B21"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2CDC482B"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19C951AC"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5B4EE1DD"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7C3BC5D4"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 xml:space="preserve">לאותו שלב כפי שיקבע המנהל, וזאת לסילוק כל </w:t>
      </w:r>
      <w:r w:rsidRPr="000B5DC0">
        <w:rPr>
          <w:rFonts w:ascii="Times New Roman" w:eastAsia="Times New Roman" w:hAnsi="Times New Roman" w:cs="David"/>
          <w:sz w:val="20"/>
          <w:szCs w:val="24"/>
          <w:rtl/>
          <w:lang w:eastAsia="he-IL"/>
        </w:rPr>
        <w:lastRenderedPageBreak/>
        <w:t>המגיע למתכנן מהמזמין.</w:t>
      </w:r>
    </w:p>
    <w:p w14:paraId="1C21617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47A4A0B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11B5825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7B5512F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9C6BB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825F256"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2CE8D88"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9186E66"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195030A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346711D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7125490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3E6EF05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410774B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המתכנן.</w:t>
      </w:r>
    </w:p>
    <w:p w14:paraId="5614E638"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7AD0E17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3A665405"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2B209E1"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0331A9D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234DAAA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598715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4414DB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שלוחיו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084FD61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79D47A5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6765EA2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4BD44A35"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2A2FB902"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lastRenderedPageBreak/>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3D94ED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42B1F15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3F842D4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4CCB0AF6"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4706259"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0679C82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9002F2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71D9A5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כויתור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כויתור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75B818FB"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32A359A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FB36144"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5FA7425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EAA1A1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 xml:space="preserve">על אף האמור בכל הוראה אחרת בחוזה זה ו/או בכל מסמך אחר בין יחידי המזמין ו/או בכל דין, </w:t>
      </w:r>
      <w:r w:rsidRPr="000B5DC0">
        <w:rPr>
          <w:rFonts w:ascii="Times New Roman" w:eastAsia="Times New Roman" w:hAnsi="Times New Roman" w:cs="David"/>
          <w:sz w:val="24"/>
          <w:szCs w:val="24"/>
          <w:rtl/>
          <w:lang w:eastAsia="he-IL"/>
        </w:rPr>
        <w:lastRenderedPageBreak/>
        <w:t>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י חוזה זה. וזאת מבלי לגרוע מהאמור להלן בסיפא לס"ק זה.</w:t>
      </w:r>
    </w:p>
    <w:p w14:paraId="4EB7CD8E"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7C559B5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B3497B7"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BAD3C4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FEEE9F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B9308C3"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52C4251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CFADC2"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F49D37A"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E42CDA9"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3D873CF"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11DF9482"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950FD91" w14:textId="02387E5C" w:rsidR="00DF6A6B" w:rsidDel="00E8527A" w:rsidRDefault="00E8527A" w:rsidP="00DF6A6B">
      <w:pPr>
        <w:widowControl w:val="0"/>
        <w:tabs>
          <w:tab w:val="center" w:pos="1649"/>
          <w:tab w:val="center" w:pos="7177"/>
        </w:tabs>
        <w:spacing w:before="0" w:beforeAutospacing="0" w:after="0" w:afterAutospacing="0" w:line="240" w:lineRule="auto"/>
        <w:jc w:val="both"/>
        <w:rPr>
          <w:del w:id="7" w:author="Meryl Etman" w:date="2021-05-20T11:38:00Z"/>
          <w:rFonts w:ascii="Times New Roman" w:eastAsia="Times New Roman" w:hAnsi="Times New Roman" w:cs="David"/>
          <w:sz w:val="20"/>
          <w:szCs w:val="24"/>
          <w:rtl/>
          <w:lang w:eastAsia="he-IL"/>
        </w:rPr>
      </w:pPr>
      <w:ins w:id="8" w:author="Meryl Etman" w:date="2021-05-20T11:38:00Z">
        <w:r>
          <w:rPr>
            <w:rFonts w:ascii="Times New Roman" w:eastAsia="Times New Roman" w:hAnsi="Times New Roman" w:cs="David" w:hint="cs"/>
            <w:sz w:val="20"/>
            <w:szCs w:val="24"/>
            <w:rtl/>
            <w:lang w:eastAsia="he-IL"/>
          </w:rPr>
          <w:t xml:space="preserve">                                                                                                       </w:t>
        </w:r>
      </w:ins>
      <w:ins w:id="9" w:author="Meryl Etman" w:date="2021-05-20T11:40:00Z">
        <w:r>
          <w:rPr>
            <w:rFonts w:ascii="Times New Roman" w:eastAsia="Times New Roman" w:hAnsi="Times New Roman" w:cs="David" w:hint="cs"/>
            <w:sz w:val="20"/>
            <w:szCs w:val="24"/>
            <w:rtl/>
            <w:lang w:eastAsia="he-IL"/>
          </w:rPr>
          <w:t xml:space="preserve"> </w:t>
        </w:r>
      </w:ins>
      <w:ins w:id="10" w:author="Meryl Etman" w:date="2021-05-20T11:37:00Z">
        <w:r>
          <w:rPr>
            <w:rFonts w:ascii="Times New Roman" w:eastAsia="Times New Roman" w:hAnsi="Times New Roman" w:cs="David" w:hint="cs"/>
            <w:sz w:val="20"/>
            <w:szCs w:val="24"/>
            <w:rtl/>
            <w:lang w:eastAsia="he-IL"/>
          </w:rPr>
          <w:t>אפריקה ישראל מגורים בע"מ</w:t>
        </w:r>
      </w:ins>
    </w:p>
    <w:p w14:paraId="431C824F" w14:textId="77777777" w:rsidR="00DF6A6B" w:rsidRPr="00435A20" w:rsidRDefault="00DF6A6B" w:rsidP="00E8527A">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7BFFA59" w14:textId="421F72C6" w:rsidR="00DF6A6B" w:rsidRPr="00803AF2" w:rsidRDefault="00DF6A6B" w:rsidP="00E8527A">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 w:author="Meryl Etman" w:date="2021-07-05T13:19:00Z">
            <w:r w:rsidR="00F7484F">
              <w:rPr>
                <w:rFonts w:ascii="Times New Roman" w:eastAsia="Times New Roman" w:hAnsi="Times New Roman" w:cs="David"/>
                <w:color w:val="00B0F0"/>
                <w:sz w:val="20"/>
                <w:szCs w:val="24"/>
                <w:rtl/>
                <w:lang w:eastAsia="he-IL"/>
              </w:rPr>
              <w:t>צ'סלר סולומון בע"מ</w:t>
            </w:r>
          </w:ins>
        </w:sdtContent>
      </w:sdt>
      <w:r w:rsidRPr="00803AF2">
        <w:rPr>
          <w:rFonts w:ascii="Times New Roman" w:eastAsia="Times New Roman" w:hAnsi="Times New Roman" w:cs="David"/>
          <w:color w:val="00B0F0"/>
          <w:sz w:val="20"/>
          <w:szCs w:val="24"/>
          <w:rtl/>
          <w:lang w:eastAsia="he-IL"/>
        </w:rPr>
        <w:tab/>
      </w:r>
      <w:customXmlDelRangeStart w:id="12" w:author="Meryl Etman" w:date="2021-05-20T11:37:00Z"/>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12"/>
          <w:ins w:id="13" w:author="Meryl Etman" w:date="2021-05-20T11:39:00Z">
            <w:r w:rsidR="00E8527A">
              <w:rPr>
                <w:rFonts w:ascii="Times New Roman" w:eastAsia="Times New Roman" w:hAnsi="Times New Roman" w:cs="David" w:hint="cs"/>
                <w:color w:val="00B0F0"/>
                <w:sz w:val="20"/>
                <w:szCs w:val="24"/>
                <w:u w:val="single"/>
                <w:rtl/>
                <w:lang w:eastAsia="he-IL"/>
              </w:rPr>
              <w:t>וישראל אדלר חברה השקעות בע"מ</w:t>
            </w:r>
          </w:ins>
          <w:customXmlDelRangeStart w:id="14" w:author="Meryl Etman" w:date="2021-05-20T11:37:00Z"/>
        </w:sdtContent>
      </w:sdt>
      <w:customXmlDelRangeEnd w:id="14"/>
    </w:p>
    <w:p w14:paraId="5AF40684"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5EAADC2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CCBB14"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31D238"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5A940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4FED705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FA8780"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02D1C8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1DAD525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3DD7BD"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88A1D3D"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1590941D"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68EE60A"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31BEEBE"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1A2B216"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996BF46" w14:textId="77777777" w:rsidR="000B5DC0" w:rsidRPr="000B5DC0" w:rsidDel="00C25B26" w:rsidRDefault="000B5DC0" w:rsidP="000B5DC0">
      <w:pPr>
        <w:widowControl w:val="0"/>
        <w:bidi w:val="0"/>
        <w:spacing w:before="0" w:beforeAutospacing="0" w:after="0" w:afterAutospacing="0" w:line="240" w:lineRule="auto"/>
        <w:rPr>
          <w:del w:id="15" w:author="מרול אטמן" w:date="2021-07-05T13:22:00Z"/>
          <w:rFonts w:ascii="Times New Roman" w:eastAsia="Times New Roman" w:hAnsi="Times New Roman" w:cs="David"/>
          <w:sz w:val="20"/>
          <w:szCs w:val="20"/>
          <w:lang w:eastAsia="he-IL"/>
        </w:rPr>
      </w:pPr>
    </w:p>
    <w:p w14:paraId="3734ACA2" w14:textId="77777777" w:rsidR="000B5DC0" w:rsidRPr="000B5DC0" w:rsidDel="00C25B26" w:rsidRDefault="000B5DC0" w:rsidP="000B5DC0">
      <w:pPr>
        <w:widowControl w:val="0"/>
        <w:bidi w:val="0"/>
        <w:spacing w:before="0" w:beforeAutospacing="0" w:after="0" w:afterAutospacing="0" w:line="240" w:lineRule="auto"/>
        <w:rPr>
          <w:del w:id="16" w:author="מרול אטמן" w:date="2021-07-05T13:22:00Z"/>
          <w:rFonts w:ascii="Times New Roman" w:eastAsia="Times New Roman" w:hAnsi="Times New Roman" w:cs="David"/>
          <w:sz w:val="20"/>
          <w:szCs w:val="20"/>
          <w:lang w:eastAsia="he-IL"/>
        </w:rPr>
      </w:pPr>
    </w:p>
    <w:p w14:paraId="7ACF9246" w14:textId="77777777" w:rsidR="000B5DC0" w:rsidRPr="000B5DC0" w:rsidDel="00C25B26" w:rsidRDefault="000B5DC0" w:rsidP="000B5DC0">
      <w:pPr>
        <w:widowControl w:val="0"/>
        <w:bidi w:val="0"/>
        <w:spacing w:before="0" w:beforeAutospacing="0" w:after="0" w:afterAutospacing="0" w:line="240" w:lineRule="auto"/>
        <w:rPr>
          <w:del w:id="17" w:author="מרול אטמן" w:date="2021-07-05T13:22:00Z"/>
          <w:rFonts w:ascii="Times New Roman" w:eastAsia="Times New Roman" w:hAnsi="Times New Roman" w:cs="David"/>
          <w:sz w:val="20"/>
          <w:szCs w:val="20"/>
          <w:lang w:eastAsia="he-IL"/>
        </w:rPr>
      </w:pPr>
    </w:p>
    <w:p w14:paraId="082B75F4" w14:textId="77777777"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658C220"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61BE6BF"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476FEBC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2BB5FD1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BAA76D" w14:textId="36782B90" w:rsidR="000B5DC0" w:rsidRPr="000B5DC0" w:rsidRDefault="000B5DC0" w:rsidP="00E8527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 xml:space="preserve">פרויקט לבניית יחידות דיור, שטחי </w:t>
      </w:r>
      <w:del w:id="18" w:author="Meryl Etman" w:date="2021-05-20T11:41:00Z">
        <w:r w:rsidRPr="000B5DC0" w:rsidDel="00E8527A">
          <w:rPr>
            <w:rFonts w:ascii="Times New Roman" w:eastAsia="Times New Roman" w:hAnsi="Times New Roman" w:cs="David"/>
            <w:sz w:val="24"/>
            <w:szCs w:val="24"/>
            <w:rtl/>
            <w:lang w:eastAsia="he-IL"/>
          </w:rPr>
          <w:delText>מסחר ומשרדים</w:delText>
        </w:r>
      </w:del>
      <w:ins w:id="19" w:author="Meryl Etman" w:date="2021-05-20T11:41:00Z">
        <w:r w:rsidR="00E8527A">
          <w:rPr>
            <w:rFonts w:ascii="Times New Roman" w:eastAsia="Times New Roman" w:hAnsi="Times New Roman" w:cs="David" w:hint="cs"/>
            <w:sz w:val="24"/>
            <w:szCs w:val="24"/>
            <w:rtl/>
            <w:lang w:eastAsia="he-IL"/>
          </w:rPr>
          <w:t>תעסוקה ומוסד ציבורי</w:t>
        </w:r>
      </w:ins>
      <w:r w:rsidRPr="000B5DC0">
        <w:rPr>
          <w:rFonts w:ascii="Times New Roman" w:eastAsia="Times New Roman" w:hAnsi="Times New Roman" w:cs="David"/>
          <w:sz w:val="24"/>
          <w:szCs w:val="24"/>
          <w:rtl/>
          <w:lang w:eastAsia="he-IL"/>
        </w:rPr>
        <w:t>,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0" w:author="Meryl Etman" w:date="2021-05-20T11:24:00Z">
            <w:r w:rsidR="00E74240">
              <w:rPr>
                <w:rFonts w:ascii="Times New Roman" w:eastAsia="Times New Roman" w:hAnsi="Times New Roman" w:cs="David"/>
                <w:color w:val="008000"/>
                <w:sz w:val="24"/>
                <w:szCs w:val="24"/>
                <w:rtl/>
                <w:lang w:eastAsia="he-IL"/>
              </w:rPr>
              <w:t>נס ציונה</w:t>
            </w:r>
          </w:ins>
        </w:sdtContent>
      </w:sdt>
      <w:del w:id="21" w:author="Meryl Etman" w:date="2021-05-20T11:40:00Z">
        <w:r w:rsidRPr="000B5DC0" w:rsidDel="00E8527A">
          <w:rPr>
            <w:rFonts w:ascii="Times New Roman" w:eastAsia="Times New Roman" w:hAnsi="Times New Roman" w:cs="David"/>
            <w:sz w:val="24"/>
            <w:szCs w:val="24"/>
            <w:rtl/>
            <w:lang w:eastAsia="he-IL"/>
          </w:rPr>
          <w:delText xml:space="preserve"> </w:delText>
        </w:r>
        <w:r w:rsidRPr="000B5DC0" w:rsidDel="00E8527A">
          <w:rPr>
            <w:rFonts w:ascii="Times New Roman" w:eastAsia="Times New Roman" w:hAnsi="Times New Roman" w:cs="David" w:hint="cs"/>
            <w:sz w:val="24"/>
            <w:szCs w:val="24"/>
            <w:rtl/>
            <w:lang w:eastAsia="he-IL"/>
          </w:rPr>
          <w:delText xml:space="preserve">- </w:delText>
        </w:r>
      </w:del>
      <w:customXmlDelRangeStart w:id="22" w:author="Meryl Etman" w:date="2021-05-20T11:40:00Z"/>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customXmlDelRangeEnd w:id="22"/>
          <w:customXmlDelRangeStart w:id="23" w:author="Meryl Etman" w:date="2021-05-20T11:40:00Z"/>
        </w:sdtContent>
      </w:sdt>
      <w:customXmlDelRangeEnd w:id="23"/>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24" w:author="Meryl Etman" w:date="2021-05-20T11:24:00Z">
            <w:r w:rsidR="00E74240">
              <w:rPr>
                <w:rFonts w:ascii="Times New Roman" w:eastAsia="Times New Roman" w:hAnsi="Times New Roman" w:cs="David"/>
                <w:color w:val="008000"/>
                <w:sz w:val="24"/>
                <w:szCs w:val="24"/>
                <w:rtl/>
              </w:rPr>
              <w:t>סביוני נצר סירני - בניין 31</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36B6058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FEA225" w14:textId="3B2C0309"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5" w:author="Meryl Etman" w:date="2021-05-20T11:34:00Z">
            <w:r w:rsidR="00E8527A">
              <w:rPr>
                <w:rFonts w:ascii="Times New Roman" w:eastAsia="Times New Roman" w:hAnsi="Times New Roman" w:cs="David"/>
                <w:color w:val="008000"/>
                <w:sz w:val="24"/>
                <w:szCs w:val="24"/>
                <w:rtl/>
              </w:rPr>
              <w:t>407-0508069</w:t>
            </w:r>
          </w:ins>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26" w:author="Meryl Etman" w:date="2021-05-20T11:34:00Z">
            <w:r w:rsidR="00E8527A">
              <w:rPr>
                <w:rFonts w:ascii="Times New Roman" w:eastAsia="Times New Roman" w:hAnsi="Times New Roman" w:cs="David"/>
                <w:color w:val="008000"/>
                <w:sz w:val="24"/>
                <w:szCs w:val="24"/>
                <w:rtl/>
              </w:rPr>
              <w:t>4722</w:t>
            </w:r>
          </w:ins>
        </w:sdtContent>
      </w:sdt>
      <w:r w:rsidRPr="000B5DC0">
        <w:rPr>
          <w:rFonts w:ascii="Times New Roman" w:eastAsia="Times New Roman" w:hAnsi="Times New Roman" w:cs="David" w:hint="cs"/>
          <w:sz w:val="24"/>
          <w:szCs w:val="24"/>
          <w:rtl/>
          <w:lang w:eastAsia="he-IL"/>
        </w:rPr>
        <w:t xml:space="preserve"> </w:t>
      </w:r>
      <w:ins w:id="27" w:author="Meryl Etman" w:date="2021-05-20T11:41:00Z">
        <w:r w:rsidR="00E8527A">
          <w:rPr>
            <w:rFonts w:ascii="Times New Roman" w:eastAsia="Times New Roman" w:hAnsi="Times New Roman" w:cs="David" w:hint="cs"/>
            <w:sz w:val="24"/>
            <w:szCs w:val="24"/>
            <w:rtl/>
            <w:lang w:eastAsia="he-IL"/>
          </w:rPr>
          <w:t>, חלקה 82</w:t>
        </w:r>
      </w:ins>
      <w:r w:rsidRPr="000B5DC0">
        <w:rPr>
          <w:rFonts w:ascii="Times New Roman" w:eastAsia="Times New Roman" w:hAnsi="Times New Roman" w:cs="David"/>
          <w:sz w:val="24"/>
          <w:szCs w:val="24"/>
          <w:rtl/>
          <w:lang w:eastAsia="he-IL"/>
        </w:rPr>
        <w:t>.</w:t>
      </w:r>
    </w:p>
    <w:p w14:paraId="669F55AF"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9A6F850"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90D174"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8" w:author="Meryl Etman" w:date="2021-05-20T11:24:00Z">
            <w:r w:rsidR="00E74240">
              <w:rPr>
                <w:rFonts w:ascii="Times New Roman" w:eastAsia="Times New Roman" w:hAnsi="Times New Roman" w:cs="David"/>
                <w:color w:val="008000"/>
                <w:sz w:val="24"/>
                <w:szCs w:val="24"/>
                <w:rtl/>
              </w:rPr>
              <w:t>נס ציונה</w:t>
            </w:r>
          </w:ins>
        </w:sdtContent>
      </w:sdt>
    </w:p>
    <w:p w14:paraId="7FC03869"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0C411C38"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38E43E6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3BAA46" w14:textId="00D789E5"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29" w:author="Meryl Etman" w:date="2021-05-20T11:34:00Z">
            <w:r w:rsidR="00E8527A">
              <w:rPr>
                <w:rFonts w:ascii="Times New Roman" w:eastAsia="Times New Roman" w:hAnsi="Times New Roman" w:cs="David"/>
                <w:color w:val="008000"/>
                <w:sz w:val="24"/>
                <w:szCs w:val="24"/>
                <w:rtl/>
                <w:lang w:eastAsia="he-IL"/>
              </w:rPr>
              <w:t>מרול אטמן</w:t>
            </w:r>
          </w:ins>
        </w:sdtContent>
      </w:sdt>
    </w:p>
    <w:p w14:paraId="37000EA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83E101B"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מימד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FFC9894"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876252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277C3CA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2EE92B" w14:textId="45541235"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0" w:author="Meryl Etman" w:date="2021-05-20T11:34:00Z">
            <w:r w:rsidR="00E8527A">
              <w:rPr>
                <w:rFonts w:ascii="Times New Roman" w:eastAsia="Times New Roman" w:hAnsi="Times New Roman" w:cs="David"/>
                <w:color w:val="008000"/>
                <w:sz w:val="24"/>
                <w:szCs w:val="24"/>
                <w:rtl/>
                <w:lang w:eastAsia="he-IL"/>
              </w:rPr>
              <w:t>שירי סולומון</w:t>
            </w:r>
          </w:ins>
        </w:sdtContent>
      </w:sdt>
    </w:p>
    <w:p w14:paraId="76B3FA0C"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57198" w:rsidRPr="00BD05C4">
            <w:rPr>
              <w:rStyle w:val="AutoFieldsChar"/>
              <w:color w:val="00B0F0"/>
              <w:rtl/>
            </w:rPr>
            <w:t>[שדה נוסף 5]</w:t>
          </w:r>
        </w:sdtContent>
      </w:sdt>
    </w:p>
    <w:p w14:paraId="718C9FF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E269AD" w14:textId="1F2B0469"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1" w:author="Meryl Etman" w:date="2021-05-20T11:34:00Z">
            <w:r w:rsidR="00E8527A">
              <w:rPr>
                <w:rFonts w:ascii="Times New Roman" w:eastAsia="Times New Roman" w:hAnsi="Times New Roman" w:cs="David"/>
                <w:color w:val="008000"/>
                <w:sz w:val="24"/>
                <w:szCs w:val="24"/>
                <w:rtl/>
                <w:lang w:eastAsia="he-IL"/>
              </w:rPr>
              <w:t>שירי סולומון</w:t>
            </w:r>
          </w:ins>
        </w:sdtContent>
      </w:sdt>
    </w:p>
    <w:p w14:paraId="1AFCF7A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67BE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74BCB89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01768F"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5E2E045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266A81B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5EFFDF3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19240E1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173E380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F8B8BD"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08D41417" w14:textId="7A46B182" w:rsidR="000B5DC0" w:rsidRPr="000B5DC0" w:rsidRDefault="00F601CD"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ins w:id="32" w:author="Meryl Etman" w:date="2021-05-20T11:30:00Z">
            <w:r w:rsidR="00E92D1D">
              <w:rPr>
                <w:rFonts w:ascii="Times New Roman" w:eastAsia="Times New Roman" w:hAnsi="Times New Roman" w:cs="David"/>
                <w:color w:val="008000"/>
                <w:sz w:val="24"/>
                <w:szCs w:val="24"/>
                <w:rtl/>
              </w:rPr>
              <w:t>50%</w:t>
            </w:r>
          </w:ins>
        </w:sdtContent>
      </w:sdt>
    </w:p>
    <w:p w14:paraId="4B135946"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40549EA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9567C47"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55EA77F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087C0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238B98E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748BE9"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3B284EE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66AA10" w14:textId="091E22BA" w:rsidR="000B5DC0" w:rsidRPr="000B5DC0" w:rsidRDefault="000B5DC0">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Change w:id="33" w:author="מרול אטמן" w:date="2021-07-05T12:59:00Z">
          <w:pPr>
            <w:widowControl w:val="0"/>
            <w:spacing w:before="0" w:beforeAutospacing="0" w:after="0" w:afterAutospacing="0" w:line="360" w:lineRule="auto"/>
            <w:ind w:left="2160" w:hanging="720"/>
            <w:jc w:val="both"/>
          </w:pPr>
        </w:pPrChange>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תכנון אדריכלות גנים ונוף </w:t>
      </w:r>
      <w:del w:id="34" w:author="מרול אטמן" w:date="2021-07-05T12:53:00Z">
        <w:r w:rsidRPr="000B5DC0" w:rsidDel="003D26AE">
          <w:rPr>
            <w:rFonts w:ascii="Times New Roman" w:eastAsia="Times New Roman" w:hAnsi="Times New Roman" w:cs="David"/>
            <w:sz w:val="24"/>
            <w:szCs w:val="24"/>
            <w:rtl/>
            <w:lang w:eastAsia="he-IL"/>
          </w:rPr>
          <w:delText>במגרש/ים פרטיים, לרבות בשצ"פים ובמדרכות שבהיקפו/ם</w:delText>
        </w:r>
      </w:del>
      <w:ins w:id="35" w:author="מרול אטמן" w:date="2021-07-05T12:53:00Z">
        <w:r w:rsidR="003D26AE">
          <w:rPr>
            <w:rFonts w:ascii="Times New Roman" w:eastAsia="Times New Roman" w:hAnsi="Times New Roman" w:cs="David" w:hint="cs"/>
            <w:sz w:val="24"/>
            <w:szCs w:val="24"/>
            <w:rtl/>
            <w:lang w:eastAsia="he-IL"/>
          </w:rPr>
          <w:t xml:space="preserve">בתחום </w:t>
        </w:r>
      </w:ins>
      <w:ins w:id="36" w:author="מרול אטמן" w:date="2021-07-05T12:59:00Z">
        <w:r w:rsidR="003D26AE">
          <w:rPr>
            <w:rFonts w:ascii="Times New Roman" w:eastAsia="Times New Roman" w:hAnsi="Times New Roman" w:cs="David" w:hint="cs"/>
            <w:sz w:val="24"/>
            <w:szCs w:val="24"/>
            <w:rtl/>
            <w:lang w:eastAsia="he-IL"/>
          </w:rPr>
          <w:t>המגרש</w:t>
        </w:r>
      </w:ins>
      <w:r w:rsidRPr="000B5DC0">
        <w:rPr>
          <w:rFonts w:ascii="Times New Roman" w:eastAsia="Times New Roman" w:hAnsi="Times New Roman" w:cs="David"/>
          <w:sz w:val="24"/>
          <w:szCs w:val="24"/>
          <w:rtl/>
          <w:lang w:eastAsia="he-IL"/>
        </w:rPr>
        <w:t>.</w:t>
      </w:r>
    </w:p>
    <w:p w14:paraId="4196F49D" w14:textId="1FC4FFB9" w:rsidR="000B5DC0" w:rsidRPr="000B5DC0" w:rsidRDefault="000B5DC0">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Change w:id="37" w:author="מרול אטמן" w:date="2021-07-05T12:53:00Z">
          <w:pPr>
            <w:widowControl w:val="0"/>
            <w:spacing w:before="0" w:beforeAutospacing="0" w:after="0" w:afterAutospacing="0" w:line="360" w:lineRule="auto"/>
            <w:ind w:left="2160" w:hanging="720"/>
            <w:jc w:val="both"/>
          </w:pPr>
        </w:pPrChange>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r>
      <w:del w:id="38" w:author="מרול אטמן" w:date="2021-07-05T12:53:00Z">
        <w:r w:rsidRPr="000B5DC0" w:rsidDel="003D26AE">
          <w:rPr>
            <w:rFonts w:ascii="Times New Roman" w:eastAsia="Times New Roman" w:hAnsi="Times New Roman" w:cs="David"/>
            <w:sz w:val="24"/>
            <w:szCs w:val="24"/>
            <w:rtl/>
            <w:lang w:eastAsia="he-IL"/>
          </w:rPr>
          <w:delText>תכנון אדריכלות גנים ונוף בשטחים ציבוריים: שצ"פים, דרכים, דרכים משולבות</w:delText>
        </w:r>
      </w:del>
      <w:ins w:id="39" w:author="מרול אטמן" w:date="2021-07-05T12:53:00Z">
        <w:r w:rsidR="003D26AE">
          <w:rPr>
            <w:rFonts w:ascii="Times New Roman" w:eastAsia="Times New Roman" w:hAnsi="Times New Roman" w:cs="David" w:hint="cs"/>
            <w:sz w:val="24"/>
            <w:szCs w:val="24"/>
            <w:rtl/>
            <w:lang w:eastAsia="he-IL"/>
          </w:rPr>
          <w:t>מבוטל</w:t>
        </w:r>
      </w:ins>
      <w:r w:rsidRPr="000B5DC0">
        <w:rPr>
          <w:rFonts w:ascii="Times New Roman" w:eastAsia="Times New Roman" w:hAnsi="Times New Roman" w:cs="David"/>
          <w:sz w:val="24"/>
          <w:szCs w:val="24"/>
          <w:rtl/>
          <w:lang w:eastAsia="he-IL"/>
        </w:rPr>
        <w:t>.</w:t>
      </w:r>
    </w:p>
    <w:p w14:paraId="57330BD7" w14:textId="0B1271AB" w:rsidR="000B5DC0" w:rsidRPr="000B5DC0" w:rsidRDefault="000B5DC0">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Change w:id="40" w:author="מרול אטמן" w:date="2021-07-05T13:00:00Z">
          <w:pPr>
            <w:widowControl w:val="0"/>
            <w:spacing w:before="0" w:beforeAutospacing="0" w:after="0" w:afterAutospacing="0" w:line="360" w:lineRule="auto"/>
            <w:ind w:left="2160" w:hanging="720"/>
            <w:jc w:val="both"/>
          </w:pPr>
        </w:pPrChange>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תכנון אדריכלות גנים ונוף למשרד מכירות </w:t>
      </w:r>
      <w:del w:id="41" w:author="מרול אטמן" w:date="2021-07-05T13:00:00Z">
        <w:r w:rsidRPr="000B5DC0" w:rsidDel="003D26AE">
          <w:rPr>
            <w:rFonts w:ascii="Times New Roman" w:eastAsia="Times New Roman" w:hAnsi="Times New Roman" w:cs="David"/>
            <w:sz w:val="24"/>
            <w:szCs w:val="24"/>
            <w:rtl/>
            <w:lang w:eastAsia="he-IL"/>
          </w:rPr>
          <w:delText xml:space="preserve">ו/או דירה לדוגמא </w:delText>
        </w:r>
      </w:del>
      <w:r w:rsidRPr="000B5DC0">
        <w:rPr>
          <w:rFonts w:ascii="Times New Roman" w:eastAsia="Times New Roman" w:hAnsi="Times New Roman" w:cs="David"/>
          <w:sz w:val="24"/>
          <w:szCs w:val="24"/>
          <w:rtl/>
          <w:lang w:eastAsia="he-IL"/>
        </w:rPr>
        <w:t>לרבות מגרשי חניה ואזורי גינון זמניים</w:t>
      </w:r>
      <w:ins w:id="42" w:author="מרול אטמן" w:date="2021-07-05T12:53:00Z">
        <w:r w:rsidR="003D26AE">
          <w:rPr>
            <w:rFonts w:ascii="Times New Roman" w:eastAsia="Times New Roman" w:hAnsi="Times New Roman" w:cs="David" w:hint="cs"/>
            <w:sz w:val="24"/>
            <w:szCs w:val="24"/>
            <w:rtl/>
            <w:lang w:eastAsia="he-IL"/>
          </w:rPr>
          <w:t xml:space="preserve"> ככל ויהיו </w:t>
        </w:r>
      </w:ins>
      <w:ins w:id="43" w:author="מרול אטמן" w:date="2021-07-05T13:00:00Z">
        <w:r w:rsidR="003D26AE">
          <w:rPr>
            <w:rFonts w:ascii="Times New Roman" w:eastAsia="Times New Roman" w:hAnsi="Times New Roman" w:cs="David" w:hint="cs"/>
            <w:sz w:val="24"/>
            <w:szCs w:val="24"/>
            <w:rtl/>
            <w:lang w:eastAsia="he-IL"/>
          </w:rPr>
          <w:t>המגרש.</w:t>
        </w:r>
      </w:ins>
      <w:del w:id="44" w:author="מרול אטמן" w:date="2021-07-05T13:00:00Z">
        <w:r w:rsidRPr="000B5DC0" w:rsidDel="003D26AE">
          <w:rPr>
            <w:rFonts w:ascii="Times New Roman" w:eastAsia="Times New Roman" w:hAnsi="Times New Roman" w:cs="David"/>
            <w:sz w:val="24"/>
            <w:szCs w:val="24"/>
            <w:rtl/>
            <w:lang w:eastAsia="he-IL"/>
          </w:rPr>
          <w:delText>.</w:delText>
        </w:r>
      </w:del>
    </w:p>
    <w:p w14:paraId="5C5A2B05" w14:textId="03935577" w:rsidR="000B5DC0" w:rsidRPr="000B5DC0" w:rsidRDefault="000B5DC0">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Change w:id="45" w:author="מרול אטמן" w:date="2021-07-05T13:00:00Z">
          <w:pPr>
            <w:widowControl w:val="0"/>
            <w:spacing w:before="0" w:beforeAutospacing="0" w:after="0" w:afterAutospacing="0" w:line="360" w:lineRule="auto"/>
            <w:ind w:left="2160" w:hanging="720"/>
            <w:jc w:val="both"/>
          </w:pPr>
        </w:pPrChange>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r>
      <w:del w:id="46" w:author="מרול אטמן" w:date="2021-07-05T13:00:00Z">
        <w:r w:rsidRPr="000B5DC0" w:rsidDel="003D26AE">
          <w:rPr>
            <w:rFonts w:ascii="Times New Roman" w:eastAsia="Times New Roman" w:hAnsi="Times New Roman" w:cs="David"/>
            <w:sz w:val="24"/>
            <w:szCs w:val="24"/>
            <w:rtl/>
            <w:lang w:eastAsia="he-IL"/>
          </w:rPr>
          <w:delText>ליווי וסיוע להכנת ואישור תכנית בניין עיר מפורטת בסמכות הועדה המקומית</w:delText>
        </w:r>
      </w:del>
      <w:ins w:id="47" w:author="מרול אטמן" w:date="2021-07-05T13:00:00Z">
        <w:r w:rsidR="003D26AE">
          <w:rPr>
            <w:rFonts w:ascii="Times New Roman" w:eastAsia="Times New Roman" w:hAnsi="Times New Roman" w:cs="David" w:hint="cs"/>
            <w:sz w:val="24"/>
            <w:szCs w:val="24"/>
            <w:rtl/>
            <w:lang w:eastAsia="he-IL"/>
          </w:rPr>
          <w:t>מבוטל</w:t>
        </w:r>
      </w:ins>
      <w:r w:rsidRPr="000B5DC0">
        <w:rPr>
          <w:rFonts w:ascii="Times New Roman" w:eastAsia="Times New Roman" w:hAnsi="Times New Roman" w:cs="David"/>
          <w:sz w:val="24"/>
          <w:szCs w:val="24"/>
          <w:rtl/>
          <w:lang w:eastAsia="he-IL"/>
        </w:rPr>
        <w:t>.</w:t>
      </w:r>
    </w:p>
    <w:p w14:paraId="0A31389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1D5476D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4C5FA6E4" w14:textId="5631AA61" w:rsidR="000B5DC0" w:rsidRPr="000B5DC0" w:rsidRDefault="000B5DC0">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Change w:id="48" w:author="מרול אטמן" w:date="2021-07-05T13:02:00Z">
          <w:pPr>
            <w:widowControl w:val="0"/>
            <w:spacing w:before="0" w:beforeAutospacing="0" w:after="0" w:afterAutospacing="0" w:line="360" w:lineRule="auto"/>
            <w:ind w:left="2160" w:hanging="720"/>
            <w:jc w:val="both"/>
          </w:pPr>
        </w:pPrChange>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r>
      <w:del w:id="49" w:author="מרול אטמן" w:date="2021-07-05T13:02:00Z">
        <w:r w:rsidRPr="000B5DC0" w:rsidDel="00732147">
          <w:rPr>
            <w:rFonts w:ascii="Times New Roman" w:eastAsia="Times New Roman" w:hAnsi="Times New Roman" w:cs="David" w:hint="cs"/>
            <w:sz w:val="24"/>
            <w:szCs w:val="24"/>
            <w:rtl/>
            <w:lang w:eastAsia="he-IL"/>
          </w:rPr>
          <w:delText>הגשה וטיפול בהוצאות היתר/י בניה לשטחים הציבוריים ככל וישנם</w:delText>
        </w:r>
      </w:del>
      <w:ins w:id="50" w:author="מרול אטמן" w:date="2021-07-05T13:02:00Z">
        <w:r w:rsidR="00732147">
          <w:rPr>
            <w:rFonts w:ascii="Times New Roman" w:eastAsia="Times New Roman" w:hAnsi="Times New Roman" w:cs="David" w:hint="cs"/>
            <w:sz w:val="24"/>
            <w:szCs w:val="24"/>
            <w:rtl/>
            <w:lang w:eastAsia="he-IL"/>
          </w:rPr>
          <w:t>מבוטל</w:t>
        </w:r>
      </w:ins>
      <w:r w:rsidRPr="000B5DC0">
        <w:rPr>
          <w:rFonts w:ascii="Times New Roman" w:eastAsia="Times New Roman" w:hAnsi="Times New Roman" w:cs="David" w:hint="cs"/>
          <w:sz w:val="24"/>
          <w:szCs w:val="24"/>
          <w:rtl/>
          <w:lang w:eastAsia="he-IL"/>
        </w:rPr>
        <w:t>.</w:t>
      </w:r>
    </w:p>
    <w:p w14:paraId="0C9246AF"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62AE507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5285A1"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7CDD507E"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165FE43"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50D8405B"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1329D21B"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466E10A1"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780BA85"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0804579"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03F625E7"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518B49C"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6FD58628"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88A34A"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ED4A57"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t>פירוט השירותים</w:t>
      </w:r>
      <w:r w:rsidRPr="000B5DC0">
        <w:rPr>
          <w:rFonts w:ascii="Times New Roman" w:eastAsia="Times New Roman" w:hAnsi="Times New Roman" w:cs="David"/>
          <w:sz w:val="24"/>
          <w:szCs w:val="24"/>
          <w:rtl/>
          <w:lang w:eastAsia="he-IL"/>
        </w:rPr>
        <w:t>:</w:t>
      </w:r>
    </w:p>
    <w:p w14:paraId="0349BA36"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794B7C"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E51B1C9"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2F1E3F6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3673A5B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A94004" w14:textId="170B103F" w:rsidR="000B5DC0" w:rsidRPr="000B5DC0" w:rsidRDefault="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Change w:id="51" w:author="מרול אטמן" w:date="2021-07-05T13:03:00Z">
          <w:pPr>
            <w:widowControl w:val="0"/>
            <w:spacing w:before="0" w:beforeAutospacing="0" w:after="0" w:afterAutospacing="0" w:line="240" w:lineRule="auto"/>
            <w:jc w:val="both"/>
          </w:pPr>
        </w:pPrChange>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del w:id="52" w:author="מרול אטמן" w:date="2021-07-05T13:03:00Z">
        <w:r w:rsidRPr="000B5DC0" w:rsidDel="009B7000">
          <w:rPr>
            <w:rFonts w:ascii="Times New Roman" w:eastAsia="Times New Roman" w:hAnsi="Times New Roman" w:cs="David"/>
            <w:b/>
            <w:bCs/>
            <w:sz w:val="24"/>
            <w:szCs w:val="24"/>
            <w:u w:val="single"/>
            <w:rtl/>
            <w:lang w:eastAsia="he-IL"/>
          </w:rPr>
          <w:delText>תכנית בנין עיר מפורטת בסמכות הועדה המקומית</w:delText>
        </w:r>
      </w:del>
      <w:ins w:id="53" w:author="מרול אטמן" w:date="2021-07-05T13:03:00Z">
        <w:r w:rsidR="009B7000">
          <w:rPr>
            <w:rFonts w:ascii="Times New Roman" w:eastAsia="Times New Roman" w:hAnsi="Times New Roman" w:cs="David" w:hint="cs"/>
            <w:b/>
            <w:bCs/>
            <w:sz w:val="24"/>
            <w:szCs w:val="24"/>
            <w:u w:val="single"/>
            <w:rtl/>
            <w:lang w:eastAsia="he-IL"/>
          </w:rPr>
          <w:t>מבוטל</w:t>
        </w:r>
      </w:ins>
      <w:del w:id="54" w:author="מרול אטמן" w:date="2021-07-05T13:03:00Z">
        <w:r w:rsidRPr="000B5DC0" w:rsidDel="009B7000">
          <w:rPr>
            <w:rFonts w:ascii="Times New Roman" w:eastAsia="Times New Roman" w:hAnsi="Times New Roman" w:cs="David"/>
            <w:b/>
            <w:bCs/>
            <w:sz w:val="24"/>
            <w:szCs w:val="24"/>
            <w:u w:val="single"/>
            <w:rtl/>
            <w:lang w:eastAsia="he-IL"/>
          </w:rPr>
          <w:delText>:</w:delText>
        </w:r>
      </w:del>
    </w:p>
    <w:p w14:paraId="3109877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9E8193" w14:textId="73294A5A" w:rsidR="000B5DC0" w:rsidRPr="000B5DC0" w:rsidDel="009B7000" w:rsidRDefault="000B5DC0">
      <w:pPr>
        <w:widowControl w:val="0"/>
        <w:spacing w:before="0" w:beforeAutospacing="0" w:after="0" w:afterAutospacing="0" w:line="240" w:lineRule="auto"/>
        <w:ind w:left="2352" w:hanging="850"/>
        <w:jc w:val="both"/>
        <w:rPr>
          <w:del w:id="55" w:author="מרול אטמן" w:date="2021-07-05T13:03:00Z"/>
          <w:rFonts w:ascii="Times New Roman" w:eastAsia="Times New Roman" w:hAnsi="Times New Roman" w:cs="David"/>
          <w:sz w:val="24"/>
          <w:szCs w:val="24"/>
          <w:rtl/>
          <w:lang w:eastAsia="he-IL"/>
        </w:rPr>
        <w:pPrChange w:id="56" w:author="מרול אטמן" w:date="2021-07-05T13:03:00Z">
          <w:pPr>
            <w:widowControl w:val="0"/>
            <w:spacing w:before="0" w:beforeAutospacing="0" w:after="0" w:afterAutospacing="0" w:line="240" w:lineRule="auto"/>
            <w:ind w:left="2352" w:hanging="850"/>
            <w:jc w:val="both"/>
          </w:pPr>
        </w:pPrChange>
      </w:pPr>
      <w:del w:id="57" w:author="מרול אטמן" w:date="2021-07-05T13:03:00Z">
        <w:r w:rsidRPr="000B5DC0" w:rsidDel="009B7000">
          <w:rPr>
            <w:rFonts w:ascii="Times New Roman" w:eastAsia="Times New Roman" w:hAnsi="Times New Roman" w:cs="David"/>
            <w:sz w:val="24"/>
            <w:szCs w:val="24"/>
            <w:rtl/>
            <w:lang w:eastAsia="he-IL"/>
          </w:rPr>
          <w:delText>א.</w:delText>
        </w:r>
        <w:r w:rsidRPr="000B5DC0" w:rsidDel="009B7000">
          <w:rPr>
            <w:rFonts w:ascii="Times New Roman" w:eastAsia="Times New Roman" w:hAnsi="Times New Roman" w:cs="David"/>
            <w:sz w:val="24"/>
            <w:szCs w:val="24"/>
            <w:rtl/>
            <w:lang w:eastAsia="he-IL"/>
          </w:rPr>
          <w:tab/>
          <w:delText>בירור הפרוגרמה עם המזמין, ביקורים באתר, חקירות מוקדמות, התייעצויות ותאום עם המתכננים ועם היועצים האחרים.</w:delText>
        </w:r>
      </w:del>
    </w:p>
    <w:p w14:paraId="3CDDB7B9" w14:textId="41850A00" w:rsidR="000B5DC0" w:rsidRPr="000B5DC0" w:rsidDel="009B7000" w:rsidRDefault="000B5DC0">
      <w:pPr>
        <w:widowControl w:val="0"/>
        <w:spacing w:before="0" w:beforeAutospacing="0" w:after="0" w:afterAutospacing="0" w:line="240" w:lineRule="auto"/>
        <w:ind w:left="2352" w:hanging="850"/>
        <w:jc w:val="both"/>
        <w:rPr>
          <w:del w:id="58" w:author="מרול אטמן" w:date="2021-07-05T13:03:00Z"/>
          <w:rFonts w:ascii="Times New Roman" w:eastAsia="Times New Roman" w:hAnsi="Times New Roman" w:cs="David"/>
          <w:sz w:val="24"/>
          <w:szCs w:val="24"/>
          <w:rtl/>
          <w:lang w:eastAsia="he-IL"/>
        </w:rPr>
        <w:pPrChange w:id="59" w:author="מרול אטמן" w:date="2021-07-05T13:03:00Z">
          <w:pPr>
            <w:widowControl w:val="0"/>
            <w:spacing w:before="0" w:beforeAutospacing="0" w:after="0" w:afterAutospacing="0" w:line="240" w:lineRule="auto"/>
            <w:ind w:left="2352" w:hanging="850"/>
            <w:jc w:val="both"/>
          </w:pPr>
        </w:pPrChange>
      </w:pPr>
    </w:p>
    <w:p w14:paraId="20DE0D73" w14:textId="121663EC" w:rsidR="000B5DC0" w:rsidRPr="000B5DC0" w:rsidDel="009B7000" w:rsidRDefault="000B5DC0">
      <w:pPr>
        <w:widowControl w:val="0"/>
        <w:spacing w:before="0" w:beforeAutospacing="0" w:after="0" w:afterAutospacing="0" w:line="240" w:lineRule="auto"/>
        <w:ind w:left="2352" w:hanging="850"/>
        <w:jc w:val="both"/>
        <w:rPr>
          <w:del w:id="60" w:author="מרול אטמן" w:date="2021-07-05T13:03:00Z"/>
          <w:rFonts w:ascii="Times New Roman" w:eastAsia="Times New Roman" w:hAnsi="Times New Roman" w:cs="David"/>
          <w:sz w:val="24"/>
          <w:szCs w:val="24"/>
          <w:rtl/>
          <w:lang w:eastAsia="he-IL"/>
        </w:rPr>
        <w:pPrChange w:id="61" w:author="מרול אטמן" w:date="2021-07-05T13:03:00Z">
          <w:pPr>
            <w:widowControl w:val="0"/>
            <w:spacing w:before="0" w:beforeAutospacing="0" w:after="0" w:afterAutospacing="0" w:line="240" w:lineRule="auto"/>
            <w:ind w:left="2352" w:hanging="850"/>
            <w:jc w:val="both"/>
          </w:pPr>
        </w:pPrChange>
      </w:pPr>
      <w:del w:id="62" w:author="מרול אטמן" w:date="2021-07-05T13:03:00Z">
        <w:r w:rsidRPr="000B5DC0" w:rsidDel="009B7000">
          <w:rPr>
            <w:rFonts w:ascii="Times New Roman" w:eastAsia="Times New Roman" w:hAnsi="Times New Roman" w:cs="David"/>
            <w:sz w:val="24"/>
            <w:szCs w:val="24"/>
            <w:rtl/>
            <w:lang w:eastAsia="he-IL"/>
          </w:rPr>
          <w:delText>ב.</w:delText>
        </w:r>
        <w:r w:rsidRPr="000B5DC0" w:rsidDel="009B7000">
          <w:rPr>
            <w:rFonts w:ascii="Times New Roman" w:eastAsia="Times New Roman" w:hAnsi="Times New Roman" w:cs="David"/>
            <w:sz w:val="24"/>
            <w:szCs w:val="24"/>
            <w:rtl/>
            <w:lang w:eastAsia="he-IL"/>
          </w:rPr>
          <w:tab/>
          <w:delText>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רדיוסי בטחון, מפגעי רעש, זיהום אויר וכו', וביקור בשטח התכנון.</w:delText>
        </w:r>
      </w:del>
    </w:p>
    <w:p w14:paraId="01B6B512" w14:textId="722FB17A" w:rsidR="000B5DC0" w:rsidRPr="000B5DC0" w:rsidDel="009B7000" w:rsidRDefault="000B5DC0">
      <w:pPr>
        <w:widowControl w:val="0"/>
        <w:spacing w:before="0" w:beforeAutospacing="0" w:after="0" w:afterAutospacing="0" w:line="240" w:lineRule="auto"/>
        <w:ind w:left="2352" w:hanging="850"/>
        <w:jc w:val="both"/>
        <w:rPr>
          <w:del w:id="63" w:author="מרול אטמן" w:date="2021-07-05T13:03:00Z"/>
          <w:rFonts w:ascii="Times New Roman" w:eastAsia="Times New Roman" w:hAnsi="Times New Roman" w:cs="David"/>
          <w:sz w:val="24"/>
          <w:szCs w:val="24"/>
          <w:rtl/>
          <w:lang w:eastAsia="he-IL"/>
        </w:rPr>
        <w:pPrChange w:id="64" w:author="מרול אטמן" w:date="2021-07-05T13:03:00Z">
          <w:pPr>
            <w:widowControl w:val="0"/>
            <w:spacing w:before="0" w:beforeAutospacing="0" w:after="0" w:afterAutospacing="0" w:line="240" w:lineRule="auto"/>
            <w:ind w:left="2352" w:hanging="850"/>
            <w:jc w:val="both"/>
          </w:pPr>
        </w:pPrChange>
      </w:pPr>
    </w:p>
    <w:p w14:paraId="594D212B" w14:textId="2AB882A4" w:rsidR="000B5DC0" w:rsidRPr="000B5DC0" w:rsidDel="009B7000" w:rsidRDefault="000B5DC0">
      <w:pPr>
        <w:widowControl w:val="0"/>
        <w:spacing w:before="0" w:beforeAutospacing="0" w:after="0" w:afterAutospacing="0" w:line="240" w:lineRule="auto"/>
        <w:ind w:left="2352" w:hanging="850"/>
        <w:jc w:val="both"/>
        <w:rPr>
          <w:del w:id="65" w:author="מרול אטמן" w:date="2021-07-05T13:03:00Z"/>
          <w:rFonts w:ascii="Times New Roman" w:eastAsia="Times New Roman" w:hAnsi="Times New Roman" w:cs="David"/>
          <w:sz w:val="24"/>
          <w:szCs w:val="24"/>
          <w:rtl/>
          <w:lang w:eastAsia="he-IL"/>
        </w:rPr>
        <w:pPrChange w:id="66"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67" w:author="מרול אטמן" w:date="2021-07-05T13:03:00Z">
        <w:r w:rsidRPr="000B5DC0" w:rsidDel="009B7000">
          <w:rPr>
            <w:rFonts w:ascii="Times New Roman" w:eastAsia="Times New Roman" w:hAnsi="Times New Roman" w:cs="David"/>
            <w:sz w:val="24"/>
            <w:szCs w:val="24"/>
            <w:rtl/>
            <w:lang w:eastAsia="he-IL"/>
          </w:rPr>
          <w:delText>ג.</w:delText>
        </w:r>
        <w:r w:rsidRPr="000B5DC0" w:rsidDel="009B7000">
          <w:rPr>
            <w:rFonts w:ascii="Times New Roman" w:eastAsia="Times New Roman" w:hAnsi="Times New Roman" w:cs="David"/>
            <w:sz w:val="24"/>
            <w:szCs w:val="24"/>
            <w:rtl/>
            <w:lang w:eastAsia="he-IL"/>
          </w:rPr>
          <w:tab/>
          <w:delTex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delText>
        </w:r>
      </w:del>
    </w:p>
    <w:p w14:paraId="7EFE6036" w14:textId="6117C501" w:rsidR="000B5DC0" w:rsidRPr="000B5DC0" w:rsidDel="009B7000" w:rsidRDefault="000B5DC0">
      <w:pPr>
        <w:widowControl w:val="0"/>
        <w:spacing w:before="0" w:beforeAutospacing="0" w:after="0" w:afterAutospacing="0" w:line="240" w:lineRule="auto"/>
        <w:ind w:left="2352" w:hanging="850"/>
        <w:jc w:val="both"/>
        <w:rPr>
          <w:del w:id="68" w:author="מרול אטמן" w:date="2021-07-05T13:03:00Z"/>
          <w:rFonts w:ascii="Times New Roman" w:eastAsia="Times New Roman" w:hAnsi="Times New Roman" w:cs="David"/>
          <w:sz w:val="24"/>
          <w:szCs w:val="24"/>
          <w:rtl/>
          <w:lang w:eastAsia="he-IL"/>
        </w:rPr>
        <w:pPrChange w:id="6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7FBDF68B" w14:textId="4094470C" w:rsidR="000B5DC0" w:rsidRPr="000B5DC0" w:rsidDel="009B7000" w:rsidRDefault="000B5DC0">
      <w:pPr>
        <w:widowControl w:val="0"/>
        <w:spacing w:before="0" w:beforeAutospacing="0" w:after="0" w:afterAutospacing="0" w:line="240" w:lineRule="auto"/>
        <w:ind w:left="2352" w:hanging="850"/>
        <w:jc w:val="both"/>
        <w:rPr>
          <w:del w:id="70" w:author="מרול אטמן" w:date="2021-07-05T13:03:00Z"/>
          <w:rFonts w:ascii="Times New Roman" w:eastAsia="Times New Roman" w:hAnsi="Times New Roman" w:cs="David"/>
          <w:sz w:val="24"/>
          <w:szCs w:val="24"/>
          <w:rtl/>
          <w:lang w:eastAsia="he-IL"/>
        </w:rPr>
        <w:pPrChange w:id="71"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72" w:author="מרול אטמן" w:date="2021-07-05T13:03:00Z">
        <w:r w:rsidRPr="000B5DC0" w:rsidDel="009B7000">
          <w:rPr>
            <w:rFonts w:ascii="Times New Roman" w:eastAsia="Times New Roman" w:hAnsi="Times New Roman" w:cs="David"/>
            <w:sz w:val="24"/>
            <w:szCs w:val="24"/>
            <w:rtl/>
            <w:lang w:eastAsia="he-IL"/>
          </w:rPr>
          <w:delText>ד.</w:delText>
        </w:r>
        <w:r w:rsidRPr="000B5DC0" w:rsidDel="009B7000">
          <w:rPr>
            <w:rFonts w:ascii="Times New Roman" w:eastAsia="Times New Roman" w:hAnsi="Times New Roman" w:cs="David"/>
            <w:sz w:val="24"/>
            <w:szCs w:val="24"/>
            <w:rtl/>
            <w:lang w:eastAsia="he-IL"/>
          </w:rPr>
          <w:tab/>
          <w:delText>השתתפות בדיונים עם צוות התכנון ונציג המזמין לצורך ניתוח הנתונים והגדרת המטרות והצרכים התכנוניים.</w:delText>
        </w:r>
      </w:del>
    </w:p>
    <w:p w14:paraId="35A8274F" w14:textId="13766BCE" w:rsidR="000B5DC0" w:rsidRPr="000B5DC0" w:rsidDel="009B7000" w:rsidRDefault="000B5DC0">
      <w:pPr>
        <w:widowControl w:val="0"/>
        <w:spacing w:before="0" w:beforeAutospacing="0" w:after="0" w:afterAutospacing="0" w:line="240" w:lineRule="auto"/>
        <w:ind w:left="2352" w:hanging="850"/>
        <w:jc w:val="both"/>
        <w:rPr>
          <w:del w:id="73" w:author="מרול אטמן" w:date="2021-07-05T13:03:00Z"/>
          <w:rFonts w:ascii="Times New Roman" w:eastAsia="Times New Roman" w:hAnsi="Times New Roman" w:cs="David"/>
          <w:sz w:val="24"/>
          <w:szCs w:val="24"/>
          <w:rtl/>
          <w:lang w:eastAsia="he-IL"/>
        </w:rPr>
        <w:pPrChange w:id="7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0EF8E26F" w14:textId="67ED9E50" w:rsidR="000B5DC0" w:rsidRPr="000B5DC0" w:rsidDel="009B7000" w:rsidRDefault="000B5DC0">
      <w:pPr>
        <w:widowControl w:val="0"/>
        <w:spacing w:before="0" w:beforeAutospacing="0" w:after="0" w:afterAutospacing="0" w:line="240" w:lineRule="auto"/>
        <w:ind w:left="2352" w:hanging="850"/>
        <w:jc w:val="both"/>
        <w:rPr>
          <w:del w:id="75" w:author="מרול אטמן" w:date="2021-07-05T13:03:00Z"/>
          <w:rFonts w:ascii="Times New Roman" w:eastAsia="Times New Roman" w:hAnsi="Times New Roman" w:cs="David"/>
          <w:sz w:val="24"/>
          <w:szCs w:val="24"/>
          <w:rtl/>
          <w:lang w:eastAsia="he-IL"/>
        </w:rPr>
        <w:pPrChange w:id="76"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77" w:author="מרול אטמן" w:date="2021-07-05T13:03:00Z">
        <w:r w:rsidRPr="000B5DC0" w:rsidDel="009B7000">
          <w:rPr>
            <w:rFonts w:ascii="Times New Roman" w:eastAsia="Times New Roman" w:hAnsi="Times New Roman" w:cs="David"/>
            <w:sz w:val="24"/>
            <w:szCs w:val="24"/>
            <w:rtl/>
            <w:lang w:eastAsia="he-IL"/>
          </w:rPr>
          <w:delText>ה.</w:delText>
        </w:r>
        <w:r w:rsidRPr="000B5DC0" w:rsidDel="009B7000">
          <w:rPr>
            <w:rFonts w:ascii="Times New Roman" w:eastAsia="Times New Roman" w:hAnsi="Times New Roman" w:cs="David"/>
            <w:sz w:val="24"/>
            <w:szCs w:val="24"/>
            <w:rtl/>
            <w:lang w:eastAsia="he-IL"/>
          </w:rPr>
          <w:tab/>
          <w:delText>הכנת פרוגרמה לתכנון, הכוללת: מטרות, בעיות, אילוצים, יעדים, נתונים כמותיים ואיכותיים וניתוח שפועים מפורט, בתאום עם המתכננים והיועצים ובאישור המזמין.</w:delText>
        </w:r>
      </w:del>
    </w:p>
    <w:p w14:paraId="7D1382E7" w14:textId="6E2D4EC5" w:rsidR="000B5DC0" w:rsidRPr="000B5DC0" w:rsidDel="009B7000" w:rsidRDefault="000B5DC0">
      <w:pPr>
        <w:widowControl w:val="0"/>
        <w:spacing w:before="0" w:beforeAutospacing="0" w:after="0" w:afterAutospacing="0" w:line="240" w:lineRule="auto"/>
        <w:ind w:left="2352" w:hanging="850"/>
        <w:jc w:val="both"/>
        <w:rPr>
          <w:del w:id="78" w:author="מרול אטמן" w:date="2021-07-05T13:03:00Z"/>
          <w:rFonts w:ascii="Times New Roman" w:eastAsia="Times New Roman" w:hAnsi="Times New Roman" w:cs="David"/>
          <w:sz w:val="24"/>
          <w:szCs w:val="24"/>
          <w:rtl/>
          <w:lang w:eastAsia="he-IL"/>
        </w:rPr>
        <w:pPrChange w:id="7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7091DC2A" w14:textId="640B63F4" w:rsidR="000B5DC0" w:rsidRPr="000B5DC0" w:rsidDel="009B7000" w:rsidRDefault="000B5DC0">
      <w:pPr>
        <w:widowControl w:val="0"/>
        <w:spacing w:before="0" w:beforeAutospacing="0" w:after="0" w:afterAutospacing="0" w:line="240" w:lineRule="auto"/>
        <w:ind w:left="2352" w:hanging="850"/>
        <w:jc w:val="both"/>
        <w:rPr>
          <w:del w:id="80" w:author="מרול אטמן" w:date="2021-07-05T13:03:00Z"/>
          <w:rFonts w:ascii="Times New Roman" w:eastAsia="Times New Roman" w:hAnsi="Times New Roman" w:cs="David"/>
          <w:sz w:val="24"/>
          <w:szCs w:val="24"/>
          <w:rtl/>
          <w:lang w:eastAsia="he-IL"/>
        </w:rPr>
        <w:pPrChange w:id="81"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82" w:author="מרול אטמן" w:date="2021-07-05T13:03:00Z">
        <w:r w:rsidRPr="000B5DC0" w:rsidDel="009B7000">
          <w:rPr>
            <w:rFonts w:ascii="Times New Roman" w:eastAsia="Times New Roman" w:hAnsi="Times New Roman" w:cs="David"/>
            <w:sz w:val="24"/>
            <w:szCs w:val="24"/>
            <w:rtl/>
            <w:lang w:eastAsia="he-IL"/>
          </w:rPr>
          <w:delText>ו.</w:delText>
        </w:r>
        <w:r w:rsidRPr="000B5DC0" w:rsidDel="009B7000">
          <w:rPr>
            <w:rFonts w:ascii="Times New Roman" w:eastAsia="Times New Roman" w:hAnsi="Times New Roman" w:cs="David"/>
            <w:sz w:val="24"/>
            <w:szCs w:val="24"/>
            <w:rtl/>
            <w:lang w:eastAsia="he-IL"/>
          </w:rPr>
          <w:tab/>
          <w:delText>סיוע לאדריכל להכנת תכניות מוקדמות במספר 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26B82807" w14:textId="5B33D15A" w:rsidR="000B5DC0" w:rsidRPr="000B5DC0" w:rsidDel="009B7000" w:rsidRDefault="000B5DC0">
      <w:pPr>
        <w:widowControl w:val="0"/>
        <w:spacing w:before="0" w:beforeAutospacing="0" w:after="0" w:afterAutospacing="0" w:line="240" w:lineRule="auto"/>
        <w:ind w:left="2352" w:hanging="850"/>
        <w:jc w:val="both"/>
        <w:rPr>
          <w:del w:id="83" w:author="מרול אטמן" w:date="2021-07-05T13:03:00Z"/>
          <w:rFonts w:ascii="Times New Roman" w:eastAsia="Times New Roman" w:hAnsi="Times New Roman" w:cs="David"/>
          <w:sz w:val="24"/>
          <w:szCs w:val="24"/>
          <w:rtl/>
          <w:lang w:eastAsia="he-IL"/>
        </w:rPr>
        <w:pPrChange w:id="8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85" w:author="מרול אטמן" w:date="2021-07-05T13:03:00Z">
        <w:r w:rsidRPr="000B5DC0" w:rsidDel="009B7000">
          <w:rPr>
            <w:rFonts w:ascii="Times New Roman" w:eastAsia="Times New Roman" w:hAnsi="Times New Roman" w:cs="David"/>
            <w:sz w:val="24"/>
            <w:szCs w:val="24"/>
            <w:rtl/>
            <w:lang w:eastAsia="he-IL"/>
          </w:rPr>
          <w:tab/>
          <w:delText xml:space="preserve">תכניות הבינוי יגדירו את עקרונות העמדת המבנים, עקרונות החניה, הפנית המבנים, גבהים, תכסיות, חתכים עקרוניים ואיורים מוגדלים לקטעים אופייניים. </w:delText>
        </w:r>
      </w:del>
    </w:p>
    <w:p w14:paraId="01E45642" w14:textId="53AF962B" w:rsidR="000B5DC0" w:rsidRPr="000B5DC0" w:rsidDel="009B7000" w:rsidRDefault="000B5DC0">
      <w:pPr>
        <w:widowControl w:val="0"/>
        <w:spacing w:before="0" w:beforeAutospacing="0" w:after="0" w:afterAutospacing="0" w:line="240" w:lineRule="auto"/>
        <w:ind w:left="2352" w:hanging="850"/>
        <w:jc w:val="both"/>
        <w:rPr>
          <w:del w:id="86" w:author="מרול אטמן" w:date="2021-07-05T13:03:00Z"/>
          <w:rFonts w:ascii="Times New Roman" w:eastAsia="Times New Roman" w:hAnsi="Times New Roman" w:cs="David"/>
          <w:sz w:val="24"/>
          <w:szCs w:val="24"/>
          <w:rtl/>
          <w:lang w:eastAsia="he-IL"/>
        </w:rPr>
        <w:pPrChange w:id="87"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2FCDE0EB" w14:textId="0AC9605A" w:rsidR="000B5DC0" w:rsidRPr="000B5DC0" w:rsidDel="009B7000" w:rsidRDefault="000B5DC0">
      <w:pPr>
        <w:widowControl w:val="0"/>
        <w:spacing w:before="0" w:beforeAutospacing="0" w:after="0" w:afterAutospacing="0" w:line="240" w:lineRule="auto"/>
        <w:ind w:left="2352" w:hanging="850"/>
        <w:jc w:val="both"/>
        <w:rPr>
          <w:del w:id="88" w:author="מרול אטמן" w:date="2021-07-05T13:03:00Z"/>
          <w:rFonts w:ascii="Times New Roman" w:eastAsia="Times New Roman" w:hAnsi="Times New Roman" w:cs="David"/>
          <w:sz w:val="24"/>
          <w:szCs w:val="24"/>
          <w:rtl/>
          <w:lang w:eastAsia="he-IL"/>
        </w:rPr>
        <w:pPrChange w:id="8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90" w:author="מרול אטמן" w:date="2021-07-05T13:03:00Z">
        <w:r w:rsidRPr="000B5DC0" w:rsidDel="009B7000">
          <w:rPr>
            <w:rFonts w:ascii="Times New Roman" w:eastAsia="Times New Roman" w:hAnsi="Times New Roman" w:cs="David"/>
            <w:sz w:val="24"/>
            <w:szCs w:val="24"/>
            <w:rtl/>
            <w:lang w:eastAsia="he-IL"/>
          </w:rPr>
          <w:delText>ז.</w:delText>
        </w:r>
        <w:r w:rsidRPr="000B5DC0" w:rsidDel="009B7000">
          <w:rPr>
            <w:rFonts w:ascii="Times New Roman" w:eastAsia="Times New Roman" w:hAnsi="Times New Roman" w:cs="David"/>
            <w:sz w:val="24"/>
            <w:szCs w:val="24"/>
            <w:rtl/>
            <w:lang w:eastAsia="he-IL"/>
          </w:rPr>
          <w:tab/>
          <w:delText>הצגת החלופות בפני המזמין תוך ניתוחן, פרוט היתרונות והחסרונות של כל חלופה, מידת התאמתן לפרוגרמה והמלצה על חלופה מועדפת.</w:delText>
        </w:r>
      </w:del>
    </w:p>
    <w:p w14:paraId="083A6108" w14:textId="6A82194F" w:rsidR="000B5DC0" w:rsidRPr="000B5DC0" w:rsidDel="009B7000" w:rsidRDefault="000B5DC0">
      <w:pPr>
        <w:widowControl w:val="0"/>
        <w:spacing w:before="0" w:beforeAutospacing="0" w:after="0" w:afterAutospacing="0" w:line="240" w:lineRule="auto"/>
        <w:ind w:left="2352" w:hanging="850"/>
        <w:jc w:val="both"/>
        <w:rPr>
          <w:del w:id="91" w:author="מרול אטמן" w:date="2021-07-05T13:03:00Z"/>
          <w:rFonts w:ascii="Times New Roman" w:eastAsia="Times New Roman" w:hAnsi="Times New Roman" w:cs="David"/>
          <w:sz w:val="24"/>
          <w:szCs w:val="24"/>
          <w:rtl/>
          <w:lang w:eastAsia="he-IL"/>
        </w:rPr>
        <w:pPrChange w:id="92"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42A9293A" w14:textId="1220D96C" w:rsidR="000B5DC0" w:rsidRPr="000B5DC0" w:rsidDel="009B7000" w:rsidRDefault="000B5DC0">
      <w:pPr>
        <w:widowControl w:val="0"/>
        <w:spacing w:before="0" w:beforeAutospacing="0" w:after="0" w:afterAutospacing="0" w:line="240" w:lineRule="auto"/>
        <w:ind w:left="2352" w:hanging="850"/>
        <w:jc w:val="both"/>
        <w:rPr>
          <w:del w:id="93" w:author="מרול אטמן" w:date="2021-07-05T13:03:00Z"/>
          <w:rFonts w:ascii="Times New Roman" w:eastAsia="Times New Roman" w:hAnsi="Times New Roman" w:cs="David"/>
          <w:sz w:val="24"/>
          <w:szCs w:val="24"/>
          <w:rtl/>
          <w:lang w:eastAsia="he-IL"/>
        </w:rPr>
        <w:pPrChange w:id="9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95" w:author="מרול אטמן" w:date="2021-07-05T13:03:00Z">
        <w:r w:rsidRPr="000B5DC0" w:rsidDel="009B7000">
          <w:rPr>
            <w:rFonts w:ascii="Times New Roman" w:eastAsia="Times New Roman" w:hAnsi="Times New Roman" w:cs="David"/>
            <w:sz w:val="24"/>
            <w:szCs w:val="24"/>
            <w:rtl/>
            <w:lang w:eastAsia="he-IL"/>
          </w:rPr>
          <w:delText>ח.</w:delText>
        </w:r>
        <w:r w:rsidRPr="000B5DC0" w:rsidDel="009B7000">
          <w:rPr>
            <w:rFonts w:ascii="Times New Roman" w:eastAsia="Times New Roman" w:hAnsi="Times New Roman" w:cs="David"/>
            <w:sz w:val="24"/>
            <w:szCs w:val="24"/>
            <w:rtl/>
            <w:lang w:eastAsia="he-IL"/>
          </w:rPr>
          <w:tab/>
          <w:delText>הכנסת שינויים בתכניות המוקדמות, בהתאם לדרישת המזמין ו/או לפי דרישת הרשויות המוסמכות, באישור המזמין.</w:delText>
        </w:r>
      </w:del>
    </w:p>
    <w:p w14:paraId="6E9F6E2F" w14:textId="5AF2CA51" w:rsidR="000B5DC0" w:rsidRPr="000B5DC0" w:rsidDel="009B7000" w:rsidRDefault="000B5DC0">
      <w:pPr>
        <w:widowControl w:val="0"/>
        <w:spacing w:before="0" w:beforeAutospacing="0" w:after="0" w:afterAutospacing="0" w:line="240" w:lineRule="auto"/>
        <w:ind w:left="2352" w:hanging="850"/>
        <w:jc w:val="both"/>
        <w:rPr>
          <w:del w:id="96" w:author="מרול אטמן" w:date="2021-07-05T13:03:00Z"/>
          <w:rFonts w:ascii="Times New Roman" w:eastAsia="Times New Roman" w:hAnsi="Times New Roman" w:cs="David"/>
          <w:sz w:val="24"/>
          <w:szCs w:val="24"/>
          <w:rtl/>
          <w:lang w:eastAsia="he-IL"/>
        </w:rPr>
        <w:pPrChange w:id="97"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7552F24A" w14:textId="4D2BD9C9" w:rsidR="000B5DC0" w:rsidRPr="000B5DC0" w:rsidDel="009B7000" w:rsidRDefault="000B5DC0">
      <w:pPr>
        <w:widowControl w:val="0"/>
        <w:spacing w:before="0" w:beforeAutospacing="0" w:after="0" w:afterAutospacing="0" w:line="240" w:lineRule="auto"/>
        <w:ind w:left="2352" w:hanging="850"/>
        <w:jc w:val="both"/>
        <w:rPr>
          <w:del w:id="98" w:author="מרול אטמן" w:date="2021-07-05T13:03:00Z"/>
          <w:rFonts w:ascii="Times New Roman" w:eastAsia="Times New Roman" w:hAnsi="Times New Roman" w:cs="David"/>
          <w:sz w:val="24"/>
          <w:szCs w:val="24"/>
          <w:rtl/>
          <w:lang w:eastAsia="he-IL"/>
        </w:rPr>
        <w:pPrChange w:id="9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00" w:author="מרול אטמן" w:date="2021-07-05T13:03:00Z">
        <w:r w:rsidRPr="000B5DC0" w:rsidDel="009B7000">
          <w:rPr>
            <w:rFonts w:ascii="Times New Roman" w:eastAsia="Times New Roman" w:hAnsi="Times New Roman" w:cs="David"/>
            <w:sz w:val="24"/>
            <w:szCs w:val="24"/>
            <w:rtl/>
            <w:lang w:eastAsia="he-IL"/>
          </w:rPr>
          <w:delText>ט.</w:delText>
        </w:r>
        <w:r w:rsidRPr="000B5DC0" w:rsidDel="009B7000">
          <w:rPr>
            <w:rFonts w:ascii="Times New Roman" w:eastAsia="Times New Roman" w:hAnsi="Times New Roman" w:cs="David"/>
            <w:sz w:val="24"/>
            <w:szCs w:val="24"/>
            <w:rtl/>
            <w:lang w:eastAsia="he-IL"/>
          </w:rPr>
          <w:tab/>
          <w:delTex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delText>
        </w:r>
      </w:del>
    </w:p>
    <w:p w14:paraId="0A25EC69" w14:textId="264EE025" w:rsidR="000B5DC0" w:rsidRPr="000B5DC0" w:rsidDel="009B7000" w:rsidRDefault="000B5DC0">
      <w:pPr>
        <w:widowControl w:val="0"/>
        <w:spacing w:before="0" w:beforeAutospacing="0" w:after="0" w:afterAutospacing="0" w:line="240" w:lineRule="auto"/>
        <w:ind w:left="2352" w:hanging="850"/>
        <w:jc w:val="both"/>
        <w:rPr>
          <w:del w:id="101" w:author="מרול אטמן" w:date="2021-07-05T13:03:00Z"/>
          <w:rFonts w:ascii="Times New Roman" w:eastAsia="Times New Roman" w:hAnsi="Times New Roman" w:cs="David"/>
          <w:sz w:val="24"/>
          <w:szCs w:val="24"/>
          <w:rtl/>
          <w:lang w:eastAsia="he-IL"/>
        </w:rPr>
        <w:pPrChange w:id="102"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6BEB1E6E" w14:textId="2F4875AB" w:rsidR="000B5DC0" w:rsidRPr="000B5DC0" w:rsidDel="009B7000" w:rsidRDefault="000B5DC0">
      <w:pPr>
        <w:widowControl w:val="0"/>
        <w:spacing w:before="0" w:beforeAutospacing="0" w:after="0" w:afterAutospacing="0" w:line="240" w:lineRule="auto"/>
        <w:ind w:left="2352" w:hanging="850"/>
        <w:jc w:val="both"/>
        <w:rPr>
          <w:del w:id="103" w:author="מרול אטמן" w:date="2021-07-05T13:03:00Z"/>
          <w:rFonts w:ascii="Times New Roman" w:eastAsia="Times New Roman" w:hAnsi="Times New Roman" w:cs="David"/>
          <w:sz w:val="24"/>
          <w:szCs w:val="24"/>
          <w:rtl/>
          <w:lang w:eastAsia="he-IL"/>
        </w:rPr>
        <w:pPrChange w:id="10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05" w:author="מרול אטמן" w:date="2021-07-05T13:03:00Z">
        <w:r w:rsidRPr="000B5DC0" w:rsidDel="009B7000">
          <w:rPr>
            <w:rFonts w:ascii="Times New Roman" w:eastAsia="Times New Roman" w:hAnsi="Times New Roman" w:cs="David"/>
            <w:sz w:val="24"/>
            <w:szCs w:val="24"/>
            <w:rtl/>
            <w:lang w:eastAsia="he-IL"/>
          </w:rPr>
          <w:delText>י.</w:delText>
        </w:r>
        <w:r w:rsidRPr="000B5DC0" w:rsidDel="009B7000">
          <w:rPr>
            <w:rFonts w:ascii="Times New Roman" w:eastAsia="Times New Roman" w:hAnsi="Times New Roman" w:cs="David"/>
            <w:sz w:val="24"/>
            <w:szCs w:val="24"/>
            <w:rtl/>
            <w:lang w:eastAsia="he-IL"/>
          </w:rPr>
          <w:tab/>
          <w:delText xml:space="preserve">מסירת נתונים ליועצים האחרים לרבות לאדריכל, </w:delText>
        </w:r>
        <w:r w:rsidR="00440B5A" w:rsidDel="009B7000">
          <w:rPr>
            <w:rFonts w:ascii="Times New Roman" w:eastAsia="Times New Roman" w:hAnsi="Times New Roman" w:cs="David"/>
            <w:sz w:val="24"/>
            <w:szCs w:val="24"/>
            <w:rtl/>
            <w:lang w:eastAsia="he-IL"/>
          </w:rPr>
          <w:delText>מתכנן</w:delText>
        </w:r>
        <w:r w:rsidRPr="000B5DC0" w:rsidDel="009B7000">
          <w:rPr>
            <w:rFonts w:ascii="Times New Roman" w:eastAsia="Times New Roman" w:hAnsi="Times New Roman" w:cs="David"/>
            <w:sz w:val="24"/>
            <w:szCs w:val="24"/>
            <w:rtl/>
            <w:lang w:eastAsia="he-IL"/>
          </w:rPr>
          <w:delTex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35FB5B32" w14:textId="5CFA3BFB" w:rsidR="000B5DC0" w:rsidRPr="000B5DC0" w:rsidDel="009B7000" w:rsidRDefault="000B5DC0">
      <w:pPr>
        <w:widowControl w:val="0"/>
        <w:spacing w:before="0" w:beforeAutospacing="0" w:after="0" w:afterAutospacing="0" w:line="240" w:lineRule="auto"/>
        <w:ind w:left="2352" w:hanging="850"/>
        <w:jc w:val="both"/>
        <w:rPr>
          <w:del w:id="106" w:author="מרול אטמן" w:date="2021-07-05T13:03:00Z"/>
          <w:rFonts w:ascii="Times New Roman" w:eastAsia="Times New Roman" w:hAnsi="Times New Roman" w:cs="David"/>
          <w:sz w:val="24"/>
          <w:szCs w:val="24"/>
          <w:rtl/>
          <w:lang w:eastAsia="he-IL"/>
        </w:rPr>
        <w:pPrChange w:id="107"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06E6631C" w14:textId="06DC0413" w:rsidR="000B5DC0" w:rsidRPr="000B5DC0" w:rsidDel="009B7000" w:rsidRDefault="000B5DC0">
      <w:pPr>
        <w:widowControl w:val="0"/>
        <w:spacing w:before="0" w:beforeAutospacing="0" w:after="0" w:afterAutospacing="0" w:line="240" w:lineRule="auto"/>
        <w:ind w:left="2352" w:hanging="850"/>
        <w:jc w:val="both"/>
        <w:rPr>
          <w:del w:id="108" w:author="מרול אטמן" w:date="2021-07-05T13:03:00Z"/>
          <w:rFonts w:ascii="Times New Roman" w:eastAsia="Times New Roman" w:hAnsi="Times New Roman" w:cs="David"/>
          <w:sz w:val="24"/>
          <w:szCs w:val="24"/>
          <w:rtl/>
          <w:lang w:eastAsia="he-IL"/>
        </w:rPr>
        <w:pPrChange w:id="10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10" w:author="מרול אטמן" w:date="2021-07-05T13:03:00Z">
        <w:r w:rsidRPr="000B5DC0" w:rsidDel="009B7000">
          <w:rPr>
            <w:rFonts w:ascii="Times New Roman" w:eastAsia="Times New Roman" w:hAnsi="Times New Roman" w:cs="David"/>
            <w:sz w:val="24"/>
            <w:szCs w:val="24"/>
            <w:rtl/>
            <w:lang w:eastAsia="he-IL"/>
          </w:rPr>
          <w:delText>יא.</w:delText>
        </w:r>
        <w:r w:rsidRPr="000B5DC0" w:rsidDel="009B7000">
          <w:rPr>
            <w:rFonts w:ascii="Times New Roman" w:eastAsia="Times New Roman" w:hAnsi="Times New Roman" w:cs="David"/>
            <w:sz w:val="24"/>
            <w:szCs w:val="24"/>
            <w:rtl/>
            <w:lang w:eastAsia="he-IL"/>
          </w:rPr>
          <w:tab/>
          <w:delTex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delText>
        </w:r>
      </w:del>
    </w:p>
    <w:p w14:paraId="4F74E9C2" w14:textId="703FD57F" w:rsidR="000B5DC0" w:rsidRPr="000B5DC0" w:rsidDel="009B7000" w:rsidRDefault="000B5DC0">
      <w:pPr>
        <w:widowControl w:val="0"/>
        <w:spacing w:before="0" w:beforeAutospacing="0" w:after="0" w:afterAutospacing="0" w:line="240" w:lineRule="auto"/>
        <w:ind w:left="2352" w:hanging="850"/>
        <w:jc w:val="both"/>
        <w:rPr>
          <w:del w:id="111" w:author="מרול אטמן" w:date="2021-07-05T13:03:00Z"/>
          <w:rFonts w:ascii="Times New Roman" w:eastAsia="Times New Roman" w:hAnsi="Times New Roman" w:cs="David"/>
          <w:sz w:val="24"/>
          <w:szCs w:val="24"/>
          <w:rtl/>
          <w:lang w:eastAsia="he-IL"/>
        </w:rPr>
        <w:pPrChange w:id="112"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5338A758" w14:textId="5BEE5974" w:rsidR="000B5DC0" w:rsidRPr="000B5DC0" w:rsidDel="009B7000" w:rsidRDefault="000B5DC0">
      <w:pPr>
        <w:widowControl w:val="0"/>
        <w:spacing w:before="0" w:beforeAutospacing="0" w:after="0" w:afterAutospacing="0" w:line="240" w:lineRule="auto"/>
        <w:ind w:left="2352" w:hanging="850"/>
        <w:jc w:val="both"/>
        <w:rPr>
          <w:del w:id="113" w:author="מרול אטמן" w:date="2021-07-05T13:03:00Z"/>
          <w:rFonts w:ascii="Times New Roman" w:eastAsia="Times New Roman" w:hAnsi="Times New Roman" w:cs="David"/>
          <w:sz w:val="24"/>
          <w:szCs w:val="24"/>
          <w:rtl/>
          <w:lang w:eastAsia="he-IL"/>
        </w:rPr>
        <w:pPrChange w:id="11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15" w:author="מרול אטמן" w:date="2021-07-05T13:03:00Z">
        <w:r w:rsidRPr="000B5DC0" w:rsidDel="009B7000">
          <w:rPr>
            <w:rFonts w:ascii="Times New Roman" w:eastAsia="Times New Roman" w:hAnsi="Times New Roman" w:cs="David"/>
            <w:sz w:val="24"/>
            <w:szCs w:val="24"/>
            <w:rtl/>
            <w:lang w:eastAsia="he-IL"/>
          </w:rPr>
          <w:delText>יב.</w:delText>
        </w:r>
        <w:r w:rsidRPr="000B5DC0" w:rsidDel="009B7000">
          <w:rPr>
            <w:rFonts w:ascii="Times New Roman" w:eastAsia="Times New Roman" w:hAnsi="Times New Roman" w:cs="David"/>
            <w:sz w:val="24"/>
            <w:szCs w:val="24"/>
            <w:rtl/>
            <w:lang w:eastAsia="he-IL"/>
          </w:rPr>
          <w:tab/>
          <w:delText>ע</w:delText>
        </w:r>
        <w:r w:rsidRPr="000B5DC0" w:rsidDel="009B7000">
          <w:rPr>
            <w:rFonts w:ascii="Times New Roman" w:eastAsia="Times New Roman" w:hAnsi="Times New Roman" w:cs="David" w:hint="cs"/>
            <w:sz w:val="24"/>
            <w:szCs w:val="24"/>
            <w:rtl/>
            <w:lang w:eastAsia="he-IL"/>
          </w:rPr>
          <w:delText>י</w:delText>
        </w:r>
        <w:r w:rsidRPr="000B5DC0" w:rsidDel="009B7000">
          <w:rPr>
            <w:rFonts w:ascii="Times New Roman" w:eastAsia="Times New Roman" w:hAnsi="Times New Roman" w:cs="David"/>
            <w:sz w:val="24"/>
            <w:szCs w:val="24"/>
            <w:rtl/>
            <w:lang w:eastAsia="he-IL"/>
          </w:rPr>
          <w:delText>בוד נספח פ</w:delText>
        </w:r>
        <w:r w:rsidRPr="000B5DC0" w:rsidDel="009B7000">
          <w:rPr>
            <w:rFonts w:ascii="Times New Roman" w:eastAsia="Times New Roman" w:hAnsi="Times New Roman" w:cs="David" w:hint="cs"/>
            <w:sz w:val="24"/>
            <w:szCs w:val="24"/>
            <w:rtl/>
            <w:lang w:eastAsia="he-IL"/>
          </w:rPr>
          <w:delText>י</w:delText>
        </w:r>
        <w:r w:rsidRPr="000B5DC0" w:rsidDel="009B7000">
          <w:rPr>
            <w:rFonts w:ascii="Times New Roman" w:eastAsia="Times New Roman" w:hAnsi="Times New Roman" w:cs="David"/>
            <w:sz w:val="24"/>
            <w:szCs w:val="24"/>
            <w:rtl/>
            <w:lang w:eastAsia="he-IL"/>
          </w:rPr>
          <w:delText>תוח ונוף, החלק בהוראות (תקנונים) המתייחס לפ</w:delText>
        </w:r>
        <w:r w:rsidRPr="000B5DC0" w:rsidDel="009B7000">
          <w:rPr>
            <w:rFonts w:ascii="Times New Roman" w:eastAsia="Times New Roman" w:hAnsi="Times New Roman" w:cs="David" w:hint="cs"/>
            <w:sz w:val="24"/>
            <w:szCs w:val="24"/>
            <w:rtl/>
            <w:lang w:eastAsia="he-IL"/>
          </w:rPr>
          <w:delText>י</w:delText>
        </w:r>
        <w:r w:rsidRPr="000B5DC0" w:rsidDel="009B7000">
          <w:rPr>
            <w:rFonts w:ascii="Times New Roman" w:eastAsia="Times New Roman" w:hAnsi="Times New Roman" w:cs="David"/>
            <w:sz w:val="24"/>
            <w:szCs w:val="24"/>
            <w:rtl/>
            <w:lang w:eastAsia="he-IL"/>
          </w:rPr>
          <w:delText>תוח ונוף, חתכים מנחים והסדרי החניה במגרשים מתואמות עם היועצים והמזמין. הכנת כל המסמכים והנספחים הדרושים עפ"י דרישת הרשויות בתחום מומחיותו של המתכנן.</w:delText>
        </w:r>
      </w:del>
    </w:p>
    <w:p w14:paraId="3F78BC14" w14:textId="5082DC23" w:rsidR="000B5DC0" w:rsidRPr="000B5DC0" w:rsidDel="009B7000" w:rsidRDefault="000B5DC0">
      <w:pPr>
        <w:widowControl w:val="0"/>
        <w:spacing w:before="0" w:beforeAutospacing="0" w:after="0" w:afterAutospacing="0" w:line="240" w:lineRule="auto"/>
        <w:ind w:left="2352" w:hanging="850"/>
        <w:jc w:val="both"/>
        <w:rPr>
          <w:del w:id="116" w:author="מרול אטמן" w:date="2021-07-05T13:03:00Z"/>
          <w:rFonts w:ascii="Times New Roman" w:eastAsia="Times New Roman" w:hAnsi="Times New Roman" w:cs="David"/>
          <w:sz w:val="24"/>
          <w:szCs w:val="24"/>
          <w:rtl/>
          <w:lang w:eastAsia="he-IL"/>
        </w:rPr>
        <w:pPrChange w:id="117"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15D40E54" w14:textId="7BFA9638" w:rsidR="000B5DC0" w:rsidRPr="000B5DC0" w:rsidDel="009B7000" w:rsidRDefault="000B5DC0">
      <w:pPr>
        <w:widowControl w:val="0"/>
        <w:spacing w:before="0" w:beforeAutospacing="0" w:after="0" w:afterAutospacing="0" w:line="240" w:lineRule="auto"/>
        <w:ind w:left="2352" w:hanging="850"/>
        <w:jc w:val="both"/>
        <w:rPr>
          <w:del w:id="118" w:author="מרול אטמן" w:date="2021-07-05T13:03:00Z"/>
          <w:rFonts w:ascii="Times New Roman" w:eastAsia="Times New Roman" w:hAnsi="Times New Roman" w:cs="David"/>
          <w:sz w:val="24"/>
          <w:szCs w:val="24"/>
          <w:rtl/>
          <w:lang w:eastAsia="he-IL"/>
        </w:rPr>
        <w:pPrChange w:id="11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20" w:author="מרול אטמן" w:date="2021-07-05T13:03:00Z">
        <w:r w:rsidRPr="000B5DC0" w:rsidDel="009B7000">
          <w:rPr>
            <w:rFonts w:ascii="Times New Roman" w:eastAsia="Times New Roman" w:hAnsi="Times New Roman" w:cs="David"/>
            <w:sz w:val="24"/>
            <w:szCs w:val="24"/>
            <w:rtl/>
            <w:lang w:eastAsia="he-IL"/>
          </w:rPr>
          <w:delText>יג.</w:delText>
        </w:r>
        <w:r w:rsidRPr="000B5DC0" w:rsidDel="009B7000">
          <w:rPr>
            <w:rFonts w:ascii="Times New Roman" w:eastAsia="Times New Roman" w:hAnsi="Times New Roman" w:cs="David"/>
            <w:sz w:val="24"/>
            <w:szCs w:val="24"/>
            <w:rtl/>
            <w:lang w:eastAsia="he-IL"/>
          </w:rPr>
          <w:tab/>
          <w:delText>הצגת אפשרויות מימוש הבינוי המוצע בשלבים.</w:delText>
        </w:r>
      </w:del>
    </w:p>
    <w:p w14:paraId="033675CD" w14:textId="5761EA56" w:rsidR="000B5DC0" w:rsidRPr="000B5DC0" w:rsidDel="009B7000" w:rsidRDefault="000B5DC0">
      <w:pPr>
        <w:widowControl w:val="0"/>
        <w:spacing w:before="0" w:beforeAutospacing="0" w:after="0" w:afterAutospacing="0" w:line="240" w:lineRule="auto"/>
        <w:ind w:left="2352" w:hanging="850"/>
        <w:jc w:val="both"/>
        <w:rPr>
          <w:del w:id="121" w:author="מרול אטמן" w:date="2021-07-05T13:03:00Z"/>
          <w:rFonts w:ascii="Times New Roman" w:eastAsia="Times New Roman" w:hAnsi="Times New Roman" w:cs="David"/>
          <w:sz w:val="24"/>
          <w:szCs w:val="24"/>
          <w:rtl/>
          <w:lang w:eastAsia="he-IL"/>
        </w:rPr>
        <w:pPrChange w:id="122"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5B51DF4F" w14:textId="47440B13" w:rsidR="000B5DC0" w:rsidRPr="000B5DC0" w:rsidDel="009B7000" w:rsidRDefault="000B5DC0">
      <w:pPr>
        <w:widowControl w:val="0"/>
        <w:spacing w:before="0" w:beforeAutospacing="0" w:after="0" w:afterAutospacing="0" w:line="240" w:lineRule="auto"/>
        <w:ind w:left="2352" w:hanging="850"/>
        <w:jc w:val="both"/>
        <w:rPr>
          <w:del w:id="123" w:author="מרול אטמן" w:date="2021-07-05T13:03:00Z"/>
          <w:rFonts w:ascii="Times New Roman" w:eastAsia="Times New Roman" w:hAnsi="Times New Roman" w:cs="David"/>
          <w:sz w:val="24"/>
          <w:szCs w:val="24"/>
          <w:rtl/>
          <w:lang w:eastAsia="he-IL"/>
        </w:rPr>
        <w:pPrChange w:id="12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25" w:author="מרול אטמן" w:date="2021-07-05T13:03:00Z">
        <w:r w:rsidRPr="000B5DC0" w:rsidDel="009B7000">
          <w:rPr>
            <w:rFonts w:ascii="Times New Roman" w:eastAsia="Times New Roman" w:hAnsi="Times New Roman" w:cs="David"/>
            <w:sz w:val="24"/>
            <w:szCs w:val="24"/>
            <w:rtl/>
            <w:lang w:eastAsia="he-IL"/>
          </w:rPr>
          <w:delText>יד.</w:delText>
        </w:r>
        <w:r w:rsidRPr="000B5DC0" w:rsidDel="009B7000">
          <w:rPr>
            <w:rFonts w:ascii="Times New Roman" w:eastAsia="Times New Roman" w:hAnsi="Times New Roman" w:cs="David"/>
            <w:sz w:val="24"/>
            <w:szCs w:val="24"/>
            <w:rtl/>
            <w:lang w:eastAsia="he-IL"/>
          </w:rPr>
          <w:tab/>
          <w:delTex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6EF0CF7C" w14:textId="0BF13154" w:rsidR="000B5DC0" w:rsidRPr="000B5DC0" w:rsidDel="009B7000" w:rsidRDefault="000B5DC0">
      <w:pPr>
        <w:widowControl w:val="0"/>
        <w:spacing w:before="0" w:beforeAutospacing="0" w:after="0" w:afterAutospacing="0" w:line="240" w:lineRule="auto"/>
        <w:ind w:left="2352" w:hanging="850"/>
        <w:jc w:val="both"/>
        <w:rPr>
          <w:del w:id="126" w:author="מרול אטמן" w:date="2021-07-05T13:03:00Z"/>
          <w:rFonts w:ascii="Times New Roman" w:eastAsia="Times New Roman" w:hAnsi="Times New Roman" w:cs="David"/>
          <w:sz w:val="24"/>
          <w:szCs w:val="24"/>
          <w:rtl/>
          <w:lang w:eastAsia="he-IL"/>
        </w:rPr>
        <w:pPrChange w:id="127"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2754CD92" w14:textId="45886593" w:rsidR="000B5DC0" w:rsidRPr="000B5DC0" w:rsidDel="009B7000" w:rsidRDefault="000B5DC0">
      <w:pPr>
        <w:widowControl w:val="0"/>
        <w:spacing w:before="0" w:beforeAutospacing="0" w:after="0" w:afterAutospacing="0" w:line="240" w:lineRule="auto"/>
        <w:ind w:left="2352" w:hanging="850"/>
        <w:jc w:val="both"/>
        <w:rPr>
          <w:del w:id="128" w:author="מרול אטמן" w:date="2021-07-05T13:03:00Z"/>
          <w:rFonts w:ascii="Times New Roman" w:eastAsia="Times New Roman" w:hAnsi="Times New Roman" w:cs="David"/>
          <w:sz w:val="24"/>
          <w:szCs w:val="24"/>
          <w:rtl/>
          <w:lang w:eastAsia="he-IL"/>
        </w:rPr>
        <w:pPrChange w:id="12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30" w:author="מרול אטמן" w:date="2021-07-05T13:03:00Z">
        <w:r w:rsidRPr="000B5DC0" w:rsidDel="009B7000">
          <w:rPr>
            <w:rFonts w:ascii="Times New Roman" w:eastAsia="Times New Roman" w:hAnsi="Times New Roman" w:cs="David"/>
            <w:sz w:val="24"/>
            <w:szCs w:val="24"/>
            <w:rtl/>
            <w:lang w:eastAsia="he-IL"/>
          </w:rPr>
          <w:delText>טו.</w:delText>
        </w:r>
        <w:r w:rsidRPr="000B5DC0" w:rsidDel="009B7000">
          <w:rPr>
            <w:rFonts w:ascii="Times New Roman" w:eastAsia="Times New Roman" w:hAnsi="Times New Roman" w:cs="David"/>
            <w:sz w:val="24"/>
            <w:szCs w:val="24"/>
            <w:rtl/>
            <w:lang w:eastAsia="he-IL"/>
          </w:rPr>
          <w:tab/>
          <w:delTex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delText>
        </w:r>
      </w:del>
    </w:p>
    <w:p w14:paraId="7B5F27E3" w14:textId="1CAD8641" w:rsidR="000B5DC0" w:rsidRPr="000B5DC0" w:rsidDel="009B7000" w:rsidRDefault="000B5DC0">
      <w:pPr>
        <w:widowControl w:val="0"/>
        <w:spacing w:before="0" w:beforeAutospacing="0" w:after="0" w:afterAutospacing="0" w:line="240" w:lineRule="auto"/>
        <w:ind w:left="2352" w:hanging="850"/>
        <w:jc w:val="both"/>
        <w:rPr>
          <w:del w:id="131" w:author="מרול אטמן" w:date="2021-07-05T13:03:00Z"/>
          <w:rFonts w:ascii="Times New Roman" w:eastAsia="Times New Roman" w:hAnsi="Times New Roman" w:cs="David"/>
          <w:sz w:val="24"/>
          <w:szCs w:val="24"/>
          <w:rtl/>
          <w:lang w:eastAsia="he-IL"/>
        </w:rPr>
        <w:pPrChange w:id="132"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0C8A251B" w14:textId="3EFE278D" w:rsidR="000B5DC0" w:rsidRPr="000B5DC0" w:rsidDel="009B7000" w:rsidRDefault="000B5DC0">
      <w:pPr>
        <w:widowControl w:val="0"/>
        <w:spacing w:before="0" w:beforeAutospacing="0" w:after="0" w:afterAutospacing="0" w:line="240" w:lineRule="auto"/>
        <w:ind w:left="2352" w:hanging="850"/>
        <w:jc w:val="both"/>
        <w:rPr>
          <w:del w:id="133" w:author="מרול אטמן" w:date="2021-07-05T13:03:00Z"/>
          <w:rFonts w:ascii="Times New Roman" w:eastAsia="Times New Roman" w:hAnsi="Times New Roman" w:cs="David"/>
          <w:sz w:val="24"/>
          <w:szCs w:val="24"/>
          <w:rtl/>
          <w:lang w:eastAsia="he-IL"/>
        </w:rPr>
        <w:pPrChange w:id="13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35" w:author="מרול אטמן" w:date="2021-07-05T13:03:00Z">
        <w:r w:rsidRPr="000B5DC0" w:rsidDel="009B7000">
          <w:rPr>
            <w:rFonts w:ascii="Times New Roman" w:eastAsia="Times New Roman" w:hAnsi="Times New Roman" w:cs="David"/>
            <w:sz w:val="24"/>
            <w:szCs w:val="24"/>
            <w:rtl/>
            <w:lang w:eastAsia="he-IL"/>
          </w:rPr>
          <w:delText>טז.</w:delText>
        </w:r>
        <w:r w:rsidRPr="000B5DC0" w:rsidDel="009B7000">
          <w:rPr>
            <w:rFonts w:ascii="Times New Roman" w:eastAsia="Times New Roman" w:hAnsi="Times New Roman" w:cs="David"/>
            <w:sz w:val="24"/>
            <w:szCs w:val="24"/>
            <w:rtl/>
            <w:lang w:eastAsia="he-IL"/>
          </w:rPr>
          <w:tab/>
          <w:delTex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delText>
        </w:r>
      </w:del>
    </w:p>
    <w:p w14:paraId="2ABE372E" w14:textId="66658879" w:rsidR="000B5DC0" w:rsidRPr="000B5DC0" w:rsidDel="009B7000" w:rsidRDefault="000B5DC0">
      <w:pPr>
        <w:widowControl w:val="0"/>
        <w:spacing w:before="0" w:beforeAutospacing="0" w:after="0" w:afterAutospacing="0" w:line="240" w:lineRule="auto"/>
        <w:ind w:left="2352" w:hanging="850"/>
        <w:jc w:val="both"/>
        <w:rPr>
          <w:del w:id="136" w:author="מרול אטמן" w:date="2021-07-05T13:03:00Z"/>
          <w:rFonts w:ascii="Times New Roman" w:eastAsia="Times New Roman" w:hAnsi="Times New Roman" w:cs="David"/>
          <w:sz w:val="24"/>
          <w:szCs w:val="24"/>
          <w:rtl/>
          <w:lang w:eastAsia="he-IL"/>
        </w:rPr>
        <w:pPrChange w:id="137"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5E57A64B" w14:textId="6031892F" w:rsidR="000B5DC0" w:rsidRPr="000B5DC0" w:rsidDel="009B7000" w:rsidRDefault="000B5DC0">
      <w:pPr>
        <w:widowControl w:val="0"/>
        <w:spacing w:before="0" w:beforeAutospacing="0" w:after="0" w:afterAutospacing="0" w:line="240" w:lineRule="auto"/>
        <w:ind w:left="2352" w:hanging="850"/>
        <w:jc w:val="both"/>
        <w:rPr>
          <w:del w:id="138" w:author="מרול אטמן" w:date="2021-07-05T13:03:00Z"/>
          <w:rFonts w:ascii="Times New Roman" w:eastAsia="Times New Roman" w:hAnsi="Times New Roman" w:cs="David"/>
          <w:sz w:val="24"/>
          <w:szCs w:val="24"/>
          <w:rtl/>
          <w:lang w:eastAsia="he-IL"/>
        </w:rPr>
        <w:pPrChange w:id="13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40" w:author="מרול אטמן" w:date="2021-07-05T13:03:00Z">
        <w:r w:rsidRPr="000B5DC0" w:rsidDel="009B7000">
          <w:rPr>
            <w:rFonts w:ascii="Times New Roman" w:eastAsia="Times New Roman" w:hAnsi="Times New Roman" w:cs="David"/>
            <w:sz w:val="24"/>
            <w:szCs w:val="24"/>
            <w:rtl/>
            <w:lang w:eastAsia="he-IL"/>
          </w:rPr>
          <w:delText>יז.</w:delText>
        </w:r>
        <w:r w:rsidRPr="000B5DC0" w:rsidDel="009B7000">
          <w:rPr>
            <w:rFonts w:ascii="Times New Roman" w:eastAsia="Times New Roman" w:hAnsi="Times New Roman" w:cs="David"/>
            <w:sz w:val="24"/>
            <w:szCs w:val="24"/>
            <w:rtl/>
            <w:lang w:eastAsia="he-IL"/>
          </w:rPr>
          <w:tab/>
          <w:delText>מתן הסברים והנחיות, לאור התכניות, למתכננים וליועצים האחרים.</w:delText>
        </w:r>
      </w:del>
    </w:p>
    <w:p w14:paraId="63936921" w14:textId="705B932D" w:rsidR="000B5DC0" w:rsidRPr="000B5DC0" w:rsidDel="009B7000" w:rsidRDefault="000B5DC0">
      <w:pPr>
        <w:widowControl w:val="0"/>
        <w:spacing w:before="0" w:beforeAutospacing="0" w:after="0" w:afterAutospacing="0" w:line="240" w:lineRule="auto"/>
        <w:ind w:left="2352" w:hanging="850"/>
        <w:jc w:val="both"/>
        <w:rPr>
          <w:del w:id="141" w:author="מרול אטמן" w:date="2021-07-05T13:03:00Z"/>
          <w:rFonts w:ascii="Times New Roman" w:eastAsia="Times New Roman" w:hAnsi="Times New Roman" w:cs="David"/>
          <w:sz w:val="24"/>
          <w:szCs w:val="24"/>
          <w:rtl/>
          <w:lang w:eastAsia="he-IL"/>
        </w:rPr>
        <w:pPrChange w:id="142"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293507AF" w14:textId="6787FA89" w:rsidR="000B5DC0" w:rsidRPr="000B5DC0" w:rsidDel="009B7000" w:rsidRDefault="000B5DC0">
      <w:pPr>
        <w:widowControl w:val="0"/>
        <w:spacing w:before="0" w:beforeAutospacing="0" w:after="0" w:afterAutospacing="0" w:line="240" w:lineRule="auto"/>
        <w:ind w:left="2352" w:hanging="850"/>
        <w:jc w:val="both"/>
        <w:rPr>
          <w:del w:id="143" w:author="מרול אטמן" w:date="2021-07-05T13:03:00Z"/>
          <w:rFonts w:ascii="Times New Roman" w:eastAsia="Times New Roman" w:hAnsi="Times New Roman" w:cs="David"/>
          <w:sz w:val="24"/>
          <w:szCs w:val="24"/>
          <w:rtl/>
          <w:lang w:eastAsia="he-IL"/>
        </w:rPr>
        <w:pPrChange w:id="144"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45" w:author="מרול אטמן" w:date="2021-07-05T13:03:00Z">
        <w:r w:rsidRPr="000B5DC0" w:rsidDel="009B7000">
          <w:rPr>
            <w:rFonts w:ascii="Times New Roman" w:eastAsia="Times New Roman" w:hAnsi="Times New Roman" w:cs="David"/>
            <w:sz w:val="24"/>
            <w:szCs w:val="24"/>
            <w:rtl/>
            <w:lang w:eastAsia="he-IL"/>
          </w:rPr>
          <w:delText>יח.</w:delText>
        </w:r>
        <w:r w:rsidRPr="000B5DC0" w:rsidDel="009B7000">
          <w:rPr>
            <w:rFonts w:ascii="Times New Roman" w:eastAsia="Times New Roman" w:hAnsi="Times New Roman" w:cs="David"/>
            <w:sz w:val="24"/>
            <w:szCs w:val="24"/>
            <w:rtl/>
            <w:lang w:eastAsia="he-IL"/>
          </w:rPr>
          <w:tab/>
          <w:delText>הכנת כל המסמכים בתחום מומחיותו של המתכנן הנדרשים למתן תוקף לתכנית, מעקב וטיפול בהליך מתן התוקף לתכנית עד לפרסום ברשומות ובעיתונות.</w:delText>
        </w:r>
      </w:del>
    </w:p>
    <w:p w14:paraId="72747F3E" w14:textId="66A341B1" w:rsidR="000B5DC0" w:rsidRPr="000B5DC0" w:rsidDel="009B7000" w:rsidRDefault="000B5DC0">
      <w:pPr>
        <w:widowControl w:val="0"/>
        <w:spacing w:before="0" w:beforeAutospacing="0" w:after="0" w:afterAutospacing="0" w:line="240" w:lineRule="auto"/>
        <w:ind w:left="2352" w:hanging="850"/>
        <w:jc w:val="both"/>
        <w:rPr>
          <w:del w:id="146" w:author="מרול אטמן" w:date="2021-07-05T13:03:00Z"/>
          <w:rFonts w:ascii="Times New Roman" w:eastAsia="Times New Roman" w:hAnsi="Times New Roman" w:cs="David"/>
          <w:sz w:val="24"/>
          <w:szCs w:val="24"/>
          <w:rtl/>
          <w:lang w:eastAsia="he-IL"/>
        </w:rPr>
        <w:pPrChange w:id="147"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p>
    <w:p w14:paraId="7A424FFA" w14:textId="6A97DE99" w:rsidR="000B5DC0" w:rsidRPr="000B5DC0" w:rsidDel="009B7000" w:rsidRDefault="000B5DC0">
      <w:pPr>
        <w:widowControl w:val="0"/>
        <w:spacing w:before="0" w:beforeAutospacing="0" w:after="0" w:afterAutospacing="0" w:line="240" w:lineRule="auto"/>
        <w:ind w:left="2352" w:hanging="850"/>
        <w:jc w:val="both"/>
        <w:rPr>
          <w:del w:id="148" w:author="מרול אטמן" w:date="2021-07-05T13:03:00Z"/>
          <w:rFonts w:ascii="Times New Roman" w:eastAsia="Times New Roman" w:hAnsi="Times New Roman" w:cs="David"/>
          <w:sz w:val="24"/>
          <w:szCs w:val="24"/>
          <w:rtl/>
          <w:lang w:eastAsia="he-IL"/>
        </w:rPr>
        <w:pPrChange w:id="149" w:author="מרול אטמן" w:date="2021-07-05T13:03:00Z">
          <w:pPr>
            <w:widowControl w:val="0"/>
            <w:tabs>
              <w:tab w:val="left" w:pos="720"/>
              <w:tab w:val="center" w:pos="4153"/>
              <w:tab w:val="right" w:pos="8306"/>
            </w:tabs>
            <w:spacing w:before="0" w:beforeAutospacing="0" w:after="0" w:afterAutospacing="0" w:line="240" w:lineRule="auto"/>
            <w:ind w:left="2352" w:hanging="850"/>
            <w:jc w:val="both"/>
          </w:pPr>
        </w:pPrChange>
      </w:pPr>
      <w:del w:id="150" w:author="מרול אטמן" w:date="2021-07-05T13:03:00Z">
        <w:r w:rsidRPr="000B5DC0" w:rsidDel="009B7000">
          <w:rPr>
            <w:rFonts w:ascii="Times New Roman" w:eastAsia="Times New Roman" w:hAnsi="Times New Roman" w:cs="David"/>
            <w:sz w:val="24"/>
            <w:szCs w:val="24"/>
            <w:rtl/>
            <w:lang w:eastAsia="he-IL"/>
          </w:rPr>
          <w:delText>יט.</w:delText>
        </w:r>
        <w:r w:rsidRPr="000B5DC0" w:rsidDel="009B7000">
          <w:rPr>
            <w:rFonts w:ascii="Times New Roman" w:eastAsia="Times New Roman" w:hAnsi="Times New Roman" w:cs="David"/>
            <w:sz w:val="24"/>
            <w:szCs w:val="24"/>
            <w:rtl/>
            <w:lang w:eastAsia="he-IL"/>
          </w:rPr>
          <w:tab/>
          <w:delTex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delText>
        </w:r>
      </w:del>
    </w:p>
    <w:p w14:paraId="5D031DB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B988F22"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06B8036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66C65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DD45F4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583F4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5F802C7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37528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הכנת תכניות מוקדמות במספר חלופות לפי דרישת המנהל ובתאום עם 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0C66222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39A1A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4EFAD82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8427C1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799FAC9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ABF63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4911770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0FC8F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 xml:space="preserve">מבלי לגרוע מכלליות האמור לעיל, ביצוע כל יתר הפעולות ועריכת כל המסמכים </w:t>
      </w:r>
      <w:r w:rsidRPr="000B5DC0">
        <w:rPr>
          <w:rFonts w:ascii="Times New Roman" w:eastAsia="Times New Roman" w:hAnsi="Times New Roman" w:cs="David"/>
          <w:sz w:val="24"/>
          <w:szCs w:val="24"/>
          <w:rtl/>
          <w:lang w:eastAsia="he-IL"/>
        </w:rPr>
        <w:lastRenderedPageBreak/>
        <w:t>הדרושים להשלמת התכנון המוקדם.</w:t>
      </w:r>
    </w:p>
    <w:p w14:paraId="7E9D96E0"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EB205D5"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0E96C35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D0263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7457B8E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45CEEA6"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5C3C3ED4"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0E4333C5"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4325BD7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לרשויות,וטיפול באישורם, כולל קבלת היתרי בניה מתוקנים.</w:t>
      </w:r>
    </w:p>
    <w:p w14:paraId="19E37C11"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71B643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00E0ECE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FEDEA2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753BF05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7813F89"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46F282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763977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52B768E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140659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7E8665D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DB8F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14AE40F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BFE032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5ACC432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93890AC"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3A12F31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0404CD0B" w14:textId="77777777" w:rsidR="000B5DC0" w:rsidRPr="00BD05C4" w:rsidRDefault="000B5DC0" w:rsidP="00BD05C4">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lastRenderedPageBreak/>
        <w:t xml:space="preserve">הכנת תכניות עבודה אדריכליות מפורטות ומוסברות, כדרוש לביצוע העבודה, לרבות הכנת תכניות מנחות לעבודות היועצים, הכל בקנ"מ המאפשר ביצוע מושלם של העבודה בתחומים הבאים: </w:t>
      </w:r>
    </w:p>
    <w:p w14:paraId="473AD2FF"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השקייה,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36BD5CB9"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199B081D"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B93116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פרטים בקנ"מ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040EB612"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436B7F8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0E07E6E3"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6031569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5FD3238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420637D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03986E53"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09CD235F"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1DD2B65A"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37AA4F1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1BA83E1B"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2063601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1F6AE4E5"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2DBED0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2A21C69E"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6CCD6C6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1FC4461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47C1D3A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71E235DD"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0E394AF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6FD739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044858DA"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6685535F"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23DC5BD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57BC62BB"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71248409" w14:textId="77777777"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20EA40E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5C8026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7512181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340ECA" w14:textId="3CA0D11D"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322837C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F058F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E927BE9"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A8749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3D8E4BC8"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6FDF99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285D101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3E1978"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0A63DA6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3BE51A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27500C6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4F97C6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3225535B"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CFB93C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3A617C0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8E01BF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589DC37F"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61C72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3D21680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5A1888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60FE5ECE"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987E98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w:t>
      </w:r>
      <w:r w:rsidRPr="000B5DC0">
        <w:rPr>
          <w:rFonts w:ascii="Times New Roman" w:eastAsia="Times New Roman" w:hAnsi="Times New Roman" w:cs="David"/>
          <w:sz w:val="24"/>
          <w:szCs w:val="24"/>
          <w:rtl/>
          <w:lang w:eastAsia="he-IL"/>
        </w:rPr>
        <w:lastRenderedPageBreak/>
        <w:t>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E1731C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2ADD15DB"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9C2A6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4812B17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2E0C9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51A62D8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2DC67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4A22EFE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95A981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נהול ההגנה, לפי דרישת המזמין ומיד עם דרישתו הראשונה.</w:t>
      </w:r>
    </w:p>
    <w:p w14:paraId="638940AF"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83585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00E192A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C399E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2F35A0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D2A00E"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7753122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48ED2110"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4C1A3F0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25F1A03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419BB37F"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0D41E95B"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34A1EFD9"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437B1C9E"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6505A97F"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25444DA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8638AF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2DD7A96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58BD08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1FCBB6A4"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652A851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41E46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19E44413"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5143BA8"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5441830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04DA6EB"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1278E4E5" w14:textId="77777777" w:rsidR="00AC6552" w:rsidRDefault="00AC6552">
      <w:pPr>
        <w:bidi w:val="0"/>
        <w:spacing w:before="0" w:beforeAutospacing="0" w:after="160" w:afterAutospacing="0" w:line="259" w:lineRule="auto"/>
        <w:rPr>
          <w:ins w:id="151" w:author="מרול אטמן" w:date="2021-07-05T13:12:00Z"/>
          <w:rFonts w:ascii="Times New Roman" w:eastAsia="Times New Roman" w:hAnsi="Times New Roman" w:cs="David"/>
          <w:bCs/>
          <w:sz w:val="20"/>
          <w:szCs w:val="24"/>
          <w:u w:val="single"/>
          <w:rtl/>
          <w:lang w:eastAsia="he-IL"/>
        </w:rPr>
      </w:pPr>
      <w:ins w:id="152" w:author="מרול אטמן" w:date="2021-07-05T13:12:00Z">
        <w:r>
          <w:rPr>
            <w:rFonts w:ascii="Times New Roman" w:eastAsia="Times New Roman" w:hAnsi="Times New Roman" w:cs="David"/>
            <w:bCs/>
            <w:sz w:val="20"/>
            <w:szCs w:val="24"/>
            <w:u w:val="single"/>
            <w:rtl/>
            <w:lang w:eastAsia="he-IL"/>
          </w:rPr>
          <w:br w:type="page"/>
        </w:r>
      </w:ins>
    </w:p>
    <w:p w14:paraId="6E0988B8" w14:textId="114B57ED" w:rsidR="000B5DC0" w:rsidRPr="000B5DC0" w:rsidRDefault="000B5DC0">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Change w:id="153" w:author="מרול אטמן" w:date="2021-07-05T13:12:00Z">
          <w:pPr>
            <w:widowControl w:val="0"/>
            <w:spacing w:before="0" w:beforeAutospacing="0" w:after="0" w:afterAutospacing="0" w:line="240" w:lineRule="auto"/>
            <w:ind w:hanging="720"/>
            <w:jc w:val="center"/>
          </w:pPr>
        </w:pPrChange>
      </w:pPr>
      <w:r w:rsidRPr="000B5DC0">
        <w:rPr>
          <w:rFonts w:ascii="Times New Roman" w:eastAsia="Times New Roman" w:hAnsi="Times New Roman" w:cs="David"/>
          <w:bCs/>
          <w:sz w:val="20"/>
          <w:szCs w:val="24"/>
          <w:u w:val="single"/>
          <w:rtl/>
          <w:lang w:eastAsia="he-IL"/>
        </w:rPr>
        <w:lastRenderedPageBreak/>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7ECEE4B7" w14:textId="77777777" w:rsidR="000B5DC0" w:rsidRPr="000B5DC0" w:rsidRDefault="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Change w:id="154" w:author="מרול אטמן" w:date="2021-07-05T13:12:00Z">
          <w:pPr>
            <w:widowControl w:val="0"/>
            <w:spacing w:before="0" w:beforeAutospacing="0" w:after="0" w:afterAutospacing="0" w:line="240" w:lineRule="auto"/>
            <w:jc w:val="center"/>
          </w:pPr>
        </w:pPrChange>
      </w:pPr>
    </w:p>
    <w:p w14:paraId="622933A5" w14:textId="77777777" w:rsidR="000B5DC0" w:rsidRPr="000B5DC0" w:rsidRDefault="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Change w:id="155" w:author="מרול אטמן" w:date="2021-07-05T13:12:00Z">
          <w:pPr>
            <w:widowControl w:val="0"/>
            <w:spacing w:before="0" w:beforeAutospacing="0" w:after="0" w:afterAutospacing="0" w:line="240" w:lineRule="auto"/>
            <w:jc w:val="center"/>
          </w:pPr>
        </w:pPrChange>
      </w:pPr>
      <w:r w:rsidRPr="000B5DC0">
        <w:rPr>
          <w:rFonts w:ascii="Times New Roman" w:eastAsia="Times New Roman" w:hAnsi="Times New Roman" w:cs="David"/>
          <w:bCs/>
          <w:sz w:val="20"/>
          <w:szCs w:val="24"/>
          <w:u w:val="single"/>
          <w:rtl/>
          <w:lang w:eastAsia="he-IL"/>
        </w:rPr>
        <w:t>לוח זמנים ושלבי עבודה</w:t>
      </w:r>
    </w:p>
    <w:p w14:paraId="61AF21D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B1702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0291DA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462749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1EB8A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59F315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35B44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25296A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6A9D2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61B86C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0E878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728DA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B1154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8B6923"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514D6411"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2104BFDD"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4E413309"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64FD17D"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2F246D7F"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238966BF" w14:textId="7C0FD281" w:rsidR="000B5DC0" w:rsidRPr="000B5DC0" w:rsidRDefault="000B5DC0" w:rsidP="000D076F">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w:t>
      </w:r>
      <w:del w:id="156" w:author="Meryl Etman" w:date="2021-05-20T11:43:00Z">
        <w:r w:rsidRPr="000B5DC0" w:rsidDel="000D076F">
          <w:rPr>
            <w:rFonts w:ascii="Times New Roman" w:eastAsia="Times New Roman" w:hAnsi="Times New Roman" w:cs="David"/>
            <w:sz w:val="20"/>
            <w:szCs w:val="24"/>
            <w:rtl/>
            <w:lang w:eastAsia="he-IL"/>
          </w:rPr>
          <w:delText xml:space="preserve">בתחום המגרשים בהם מתוכננים מבני מגורים בבניה רוויה לרבות עבור תכנון מבנה מכירות, דירה לדוגמא, </w:delText>
        </w:r>
      </w:del>
      <w:r w:rsidRPr="000B5DC0">
        <w:rPr>
          <w:rFonts w:ascii="Times New Roman" w:eastAsia="Times New Roman" w:hAnsi="Times New Roman" w:cs="David"/>
          <w:sz w:val="20"/>
          <w:szCs w:val="24"/>
          <w:rtl/>
          <w:lang w:eastAsia="he-IL"/>
        </w:rPr>
        <w:t xml:space="preserve">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ins w:id="157" w:author="Meryl Etman" w:date="2021-05-20T11:47:00Z">
            <w:r w:rsidR="000D076F">
              <w:rPr>
                <w:rFonts w:ascii="Times New Roman" w:eastAsia="Times New Roman" w:hAnsi="Times New Roman" w:cs="David"/>
                <w:color w:val="008000"/>
                <w:sz w:val="24"/>
                <w:szCs w:val="24"/>
                <w:rtl/>
              </w:rPr>
              <w:t>130000</w:t>
            </w:r>
          </w:ins>
        </w:sdtContent>
      </w:sdt>
      <w:ins w:id="158" w:author="Meryl Etman" w:date="2021-05-20T11:42:00Z">
        <w:r w:rsidR="00E8527A">
          <w:rPr>
            <w:rFonts w:ascii="Times New Roman" w:eastAsia="Times New Roman" w:hAnsi="Times New Roman" w:cs="David" w:hint="cs"/>
            <w:sz w:val="20"/>
            <w:szCs w:val="24"/>
            <w:rtl/>
            <w:lang w:eastAsia="he-IL"/>
          </w:rPr>
          <w:t xml:space="preserve"> ₪ (במילים: מאה ושלושים אלף ₪)</w:t>
        </w:r>
      </w:ins>
      <w:del w:id="159" w:author="Meryl Etman" w:date="2021-05-20T11:42:00Z">
        <w:r w:rsidRPr="000B5DC0" w:rsidDel="00E8527A">
          <w:rPr>
            <w:rFonts w:ascii="Times New Roman" w:eastAsia="Times New Roman" w:hAnsi="Times New Roman" w:cs="David"/>
            <w:color w:val="008000"/>
            <w:sz w:val="24"/>
            <w:szCs w:val="24"/>
            <w:rtl/>
          </w:rPr>
          <w:delText>.</w:delText>
        </w:r>
      </w:del>
    </w:p>
    <w:p w14:paraId="69377D68"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10D2FEB0" w14:textId="796DAD46"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del w:id="160" w:author="Meryl Etman" w:date="2021-05-20T11:43:00Z">
        <w:r w:rsidRPr="000B5DC0" w:rsidDel="000D076F">
          <w:rPr>
            <w:rFonts w:ascii="Times New Roman" w:eastAsia="Times New Roman" w:hAnsi="Times New Roman" w:cs="David"/>
            <w:sz w:val="20"/>
            <w:szCs w:val="24"/>
            <w:rtl/>
            <w:lang w:eastAsia="he-IL"/>
          </w:rPr>
          <w:delText xml:space="preserve">עבור שרותי המתכנן בתחום שטחים ציבוריים ושטחים פרטיים שבהם לא מתוכננים מבני מגורים: </w:delText>
        </w:r>
        <w:r w:rsidRPr="000B5DC0" w:rsidDel="000D076F">
          <w:rPr>
            <w:rFonts w:ascii="Times New Roman" w:eastAsia="Times New Roman" w:hAnsi="Times New Roman" w:cs="David"/>
            <w:sz w:val="24"/>
            <w:szCs w:val="24"/>
            <w:rtl/>
          </w:rPr>
          <w:delText>סכום קבוע ומוחלט של ___________ ₪ או ____ אחוז</w:delText>
        </w:r>
        <w:r w:rsidRPr="000B5DC0" w:rsidDel="000D076F">
          <w:rPr>
            <w:rFonts w:ascii="Times New Roman" w:eastAsia="Times New Roman" w:hAnsi="Times New Roman" w:cs="David"/>
            <w:sz w:val="20"/>
            <w:szCs w:val="24"/>
            <w:rtl/>
            <w:lang w:eastAsia="he-IL"/>
          </w:rPr>
          <w:delTex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delText>
        </w:r>
      </w:del>
      <w:ins w:id="161" w:author="Meryl Etman" w:date="2021-05-20T11:43:00Z">
        <w:r w:rsidR="000D076F">
          <w:rPr>
            <w:rFonts w:ascii="Times New Roman" w:eastAsia="Times New Roman" w:hAnsi="Times New Roman" w:cs="David" w:hint="cs"/>
            <w:sz w:val="20"/>
            <w:szCs w:val="24"/>
            <w:rtl/>
            <w:lang w:eastAsia="he-IL"/>
          </w:rPr>
          <w:t>מבוטל</w:t>
        </w:r>
      </w:ins>
      <w:r w:rsidRPr="000B5DC0">
        <w:rPr>
          <w:rFonts w:ascii="Times New Roman" w:eastAsia="Times New Roman" w:hAnsi="Times New Roman" w:cs="David"/>
          <w:sz w:val="20"/>
          <w:szCs w:val="24"/>
          <w:rtl/>
          <w:lang w:eastAsia="he-IL"/>
        </w:rPr>
        <w:t>.</w:t>
      </w:r>
    </w:p>
    <w:p w14:paraId="09815BBD"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42A9252C" w14:textId="7F9D4C70"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ins w:id="162" w:author="Meryl Etman" w:date="2021-05-20T11:32:00Z">
            <w:r w:rsidR="00E92D1D">
              <w:rPr>
                <w:rFonts w:ascii="Times New Roman" w:eastAsia="Times New Roman" w:hAnsi="Times New Roman" w:cs="David"/>
                <w:color w:val="008000"/>
                <w:sz w:val="24"/>
                <w:szCs w:val="24"/>
                <w:rtl/>
              </w:rPr>
              <w:t>מדד המחירים לצרכן</w:t>
            </w:r>
          </w:ins>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63" w:author="Meryl Etman" w:date="2021-05-20T11:32:00Z">
            <w:r w:rsidR="00E92D1D">
              <w:rPr>
                <w:rFonts w:ascii="Times New Roman" w:eastAsia="Times New Roman" w:hAnsi="Times New Roman" w:cs="David"/>
                <w:color w:val="00B0F0"/>
                <w:sz w:val="24"/>
                <w:szCs w:val="24"/>
                <w:rtl/>
              </w:rPr>
              <w:t>בגין</w:t>
            </w:r>
          </w:ins>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EndPr/>
        <w:sdtContent>
          <w:ins w:id="164" w:author="Meryl Etman" w:date="2021-05-20T11:33:00Z">
            <w:r w:rsidR="00E8527A">
              <w:rPr>
                <w:rFonts w:ascii="Times New Roman" w:eastAsia="Times New Roman" w:hAnsi="Times New Roman" w:cs="David" w:hint="cs"/>
                <w:color w:val="00B0F0"/>
                <w:sz w:val="24"/>
                <w:szCs w:val="24"/>
                <w:rtl/>
              </w:rPr>
              <w:t>‏01/11/2020</w:t>
            </w:r>
          </w:ins>
        </w:sdtContent>
      </w:sdt>
      <w:ins w:id="165" w:author="Meryl Etman" w:date="2021-05-20T11:43:00Z">
        <w:r w:rsidR="000D076F">
          <w:rPr>
            <w:rFonts w:ascii="Times New Roman" w:eastAsia="Times New Roman" w:hAnsi="Times New Roman" w:cs="David" w:hint="cs"/>
            <w:sz w:val="24"/>
            <w:szCs w:val="24"/>
            <w:rtl/>
          </w:rPr>
          <w:t xml:space="preserve"> </w:t>
        </w:r>
      </w:ins>
      <w:del w:id="166" w:author="Meryl Etman" w:date="2021-05-20T11:43:00Z">
        <w:r w:rsidRPr="000B5DC0" w:rsidDel="000D076F">
          <w:rPr>
            <w:rFonts w:ascii="Times New Roman" w:eastAsia="Times New Roman" w:hAnsi="Times New Roman" w:cs="David"/>
            <w:sz w:val="24"/>
            <w:szCs w:val="24"/>
            <w:rtl/>
          </w:rPr>
          <w:delText xml:space="preserve"> </w:delText>
        </w:r>
      </w:del>
      <w:r w:rsidRPr="000B5DC0">
        <w:rPr>
          <w:rFonts w:ascii="Times New Roman" w:eastAsia="Times New Roman" w:hAnsi="Times New Roman" w:cs="David"/>
          <w:sz w:val="24"/>
          <w:szCs w:val="24"/>
          <w:rtl/>
        </w:rPr>
        <w:t xml:space="preserve">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67" w:author="Meryl Etman" w:date="2021-05-20T11:32:00Z">
            <w:r w:rsidR="00E92D1D">
              <w:rPr>
                <w:rFonts w:ascii="Times New Roman" w:eastAsia="Times New Roman" w:hAnsi="Times New Roman" w:cs="David"/>
                <w:color w:val="008000"/>
                <w:sz w:val="24"/>
                <w:szCs w:val="24"/>
                <w:rtl/>
              </w:rPr>
              <w:t>225.5724</w:t>
            </w:r>
          </w:ins>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6E03D5B5"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242A80F5" w14:textId="204C1D33"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68" w:author="Meryl Etman" w:date="2021-05-20T11:32:00Z">
            <w:r w:rsidR="00E92D1D">
              <w:rPr>
                <w:rFonts w:ascii="Times New Roman" w:eastAsia="Times New Roman" w:hAnsi="Times New Roman" w:cs="David"/>
                <w:color w:val="008000"/>
                <w:sz w:val="24"/>
                <w:szCs w:val="24"/>
                <w:rtl/>
              </w:rPr>
              <w:t>מדד המחירים לצרכן</w:t>
            </w:r>
          </w:ins>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0DA208C1"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1C368E1C"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73F69246"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555679EB"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71901B30"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406FF314"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1CD1CCF"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54D7032B"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7A17DE2"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69672B3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5F15D82"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079D021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2D671416"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667A6C01"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w:t>
      </w:r>
    </w:p>
    <w:p w14:paraId="018E3E4E"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8F8E4F1"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0F73CAA5"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831D9C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5B7BBBB2"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34DC7BCC"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861CAD"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7906CAF9"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4A5A028"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0FDCF03"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13FB6D93"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2FA75ED2"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42ED5D87"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2729E993"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0DF2649A"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270A244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4B1E00A5"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590B9FC5" w14:textId="005E3B9A" w:rsidR="000B5DC0" w:rsidRPr="000B5DC0" w:rsidRDefault="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Change w:id="169" w:author="מרול אטמן" w:date="2021-07-05T13:14:00Z">
          <w:pPr>
            <w:widowControl w:val="0"/>
            <w:spacing w:before="0" w:beforeAutospacing="0" w:after="0" w:afterAutospacing="0" w:line="240" w:lineRule="auto"/>
            <w:ind w:left="89"/>
            <w:jc w:val="both"/>
          </w:pPr>
        </w:pPrChange>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del w:id="170" w:author="מרול אטמן" w:date="2021-07-05T13:14:00Z">
        <w:r w:rsidRPr="000B5DC0" w:rsidDel="00AC6552">
          <w:rPr>
            <w:rFonts w:ascii="Times New Roman" w:eastAsia="Times New Roman" w:hAnsi="Times New Roman" w:cs="David"/>
            <w:sz w:val="20"/>
            <w:szCs w:val="24"/>
            <w:rtl/>
            <w:lang w:eastAsia="he-IL"/>
          </w:rPr>
          <w:delText>12</w:delText>
        </w:r>
      </w:del>
      <w:ins w:id="171" w:author="מרול אטמן" w:date="2021-07-05T13:14:00Z">
        <w:r w:rsidR="00AC6552" w:rsidRPr="000B5DC0">
          <w:rPr>
            <w:rFonts w:ascii="Times New Roman" w:eastAsia="Times New Roman" w:hAnsi="Times New Roman" w:cs="David"/>
            <w:sz w:val="20"/>
            <w:szCs w:val="24"/>
            <w:rtl/>
            <w:lang w:eastAsia="he-IL"/>
          </w:rPr>
          <w:t>1</w:t>
        </w:r>
        <w:r w:rsidR="00AC6552">
          <w:rPr>
            <w:rFonts w:ascii="Times New Roman" w:eastAsia="Times New Roman" w:hAnsi="Times New Roman" w:cs="David" w:hint="cs"/>
            <w:sz w:val="20"/>
            <w:szCs w:val="24"/>
            <w:rtl/>
            <w:lang w:eastAsia="he-IL"/>
          </w:rPr>
          <w:t>7</w:t>
        </w:r>
      </w:ins>
      <w:r w:rsidRPr="000B5DC0">
        <w:rPr>
          <w:rFonts w:ascii="Times New Roman" w:eastAsia="Times New Roman" w:hAnsi="Times New Roman" w:cs="David"/>
          <w:sz w:val="20"/>
          <w:szCs w:val="24"/>
          <w:rtl/>
          <w:lang w:eastAsia="he-IL"/>
        </w:rPr>
        <w:t>%</w:t>
      </w:r>
    </w:p>
    <w:p w14:paraId="2DFD1CA3"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62406B69"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5C657EF3"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3CC40805"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47747631" w14:textId="115A65EE" w:rsidR="000B5DC0" w:rsidRPr="000B5DC0" w:rsidRDefault="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Change w:id="172" w:author="מרול אטמן" w:date="2021-07-05T13:14:00Z">
          <w:pPr>
            <w:widowControl w:val="0"/>
            <w:spacing w:before="0" w:beforeAutospacing="0" w:after="0" w:afterAutospacing="0" w:line="240" w:lineRule="auto"/>
            <w:ind w:left="89"/>
            <w:jc w:val="both"/>
          </w:pPr>
        </w:pPrChange>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del w:id="173" w:author="מרול אטמן" w:date="2021-07-05T13:14:00Z">
        <w:r w:rsidRPr="000B5DC0" w:rsidDel="00AC6552">
          <w:rPr>
            <w:rFonts w:ascii="Times New Roman" w:eastAsia="Times New Roman" w:hAnsi="Times New Roman" w:cs="David"/>
            <w:sz w:val="20"/>
            <w:szCs w:val="24"/>
            <w:rtl/>
            <w:lang w:eastAsia="he-IL"/>
          </w:rPr>
          <w:delText>8</w:delText>
        </w:r>
      </w:del>
      <w:ins w:id="174" w:author="מרול אטמן" w:date="2021-07-05T13:14:00Z">
        <w:r w:rsidR="00AC6552">
          <w:rPr>
            <w:rFonts w:ascii="Times New Roman" w:eastAsia="Times New Roman" w:hAnsi="Times New Roman" w:cs="David" w:hint="cs"/>
            <w:sz w:val="20"/>
            <w:szCs w:val="24"/>
            <w:rtl/>
            <w:lang w:eastAsia="he-IL"/>
          </w:rPr>
          <w:t>3</w:t>
        </w:r>
      </w:ins>
      <w:r w:rsidRPr="000B5DC0">
        <w:rPr>
          <w:rFonts w:ascii="Times New Roman" w:eastAsia="Times New Roman" w:hAnsi="Times New Roman" w:cs="David"/>
          <w:sz w:val="20"/>
          <w:szCs w:val="24"/>
          <w:rtl/>
          <w:lang w:eastAsia="he-IL"/>
        </w:rPr>
        <w:t>%</w:t>
      </w:r>
    </w:p>
    <w:p w14:paraId="59E70F7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104A1883"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059B14DD"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297C096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168160DA"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7C6D5A04"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0A234EF5"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0798B817"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08DB0ED8"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56D528B1"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4A86FF4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37FCB6CA"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74FD355A" w14:textId="45ED26C9"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8T00:00:00Z">
            <w:dateFormat w:val="dd/MM/yyyy"/>
            <w:lid w:val="he-IL"/>
            <w:storeMappedDataAs w:val="dateTime"/>
            <w:calendar w:val="gregorian"/>
          </w:date>
        </w:sdtPr>
        <w:sdtEndPr/>
        <w:sdtContent>
          <w:ins w:id="175" w:author="Meryl Etman" w:date="2021-07-08T10:37:00Z">
            <w:r w:rsidR="00F601CD">
              <w:rPr>
                <w:rFonts w:ascii="Times New Roman" w:eastAsia="Times New Roman" w:hAnsi="Times New Roman" w:cs="David" w:hint="cs"/>
                <w:color w:val="008000"/>
                <w:sz w:val="24"/>
                <w:szCs w:val="24"/>
                <w:rtl/>
                <w:lang w:eastAsia="he-IL"/>
              </w:rPr>
              <w:t>‏08/07/2021</w:t>
            </w:r>
          </w:ins>
        </w:sdtContent>
      </w:sdt>
      <w:r w:rsidRPr="00435A20">
        <w:rPr>
          <w:rFonts w:ascii="Times New Roman" w:eastAsia="Times New Roman" w:hAnsi="Times New Roman" w:cs="David"/>
          <w:bCs/>
          <w:color w:val="FF0000"/>
          <w:sz w:val="24"/>
          <w:szCs w:val="24"/>
          <w:rtl/>
          <w:lang w:eastAsia="he-IL"/>
        </w:rPr>
        <w:br/>
      </w:r>
    </w:p>
    <w:p w14:paraId="30F4B2F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682452F" w14:textId="73AD5769" w:rsidR="00DF6A6B" w:rsidRPr="00435A20" w:rsidRDefault="00E92D1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76" w:author="Meryl Etman" w:date="2021-05-20T11:44:00Z">
              <w:pPr>
                <w:widowControl w:val="0"/>
                <w:spacing w:before="0" w:beforeAutospacing="0" w:after="0" w:afterAutospacing="0" w:line="240" w:lineRule="auto"/>
                <w:jc w:val="both"/>
              </w:pPr>
            </w:pPrChange>
          </w:pPr>
          <w:ins w:id="177" w:author="Meryl Etman" w:date="2021-05-20T11:30: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3EA4F04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8A34D61"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0BDC5DC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00759F7"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5513201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C1DCA7" w14:textId="21BC9425"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8"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9"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0"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7D3AE082"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C3E65E" w14:textId="5C37EE5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1"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2" w:author="Meryl Etman" w:date="2021-05-20T11:24:00Z">
            <w:r w:rsidR="00E74240">
              <w:rPr>
                <w:rFonts w:ascii="Times New Roman" w:eastAsia="Times New Roman" w:hAnsi="Times New Roman" w:cs="David"/>
                <w:bCs/>
                <w:color w:val="008000"/>
                <w:sz w:val="24"/>
                <w:szCs w:val="24"/>
                <w:rtl/>
                <w:lang w:eastAsia="he-IL"/>
              </w:rPr>
              <w:t>סביוני נצר סירני - בניין 31</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46989D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D95026" w14:textId="5CCAF5B3"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3"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5EE49C3E"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034AD995" w14:textId="4ACB66D9"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4"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6989E18C"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699EAF7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07BD955D"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17C84F"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E6C490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3A7293"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4C4A53DC"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7FEC52"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בכבוד רב,</w:t>
      </w:r>
    </w:p>
    <w:p w14:paraId="7899F7FA"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5CB2B21"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426DD4" w14:textId="2CF89F18"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85" w:author="Meryl Etman" w:date="2021-05-20T11:44:00Z">
        <w:r w:rsidRPr="009130F0" w:rsidDel="000D076F">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6"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p>
    <w:p w14:paraId="757C1383"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4057CF4"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519779ED"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3B2D5868"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55A5696B" w14:textId="1649F703" w:rsidR="000D076F" w:rsidRDefault="00DF6A6B" w:rsidP="00DF6A6B">
      <w:pPr>
        <w:widowControl w:val="0"/>
        <w:spacing w:before="0" w:beforeAutospacing="0" w:after="0" w:afterAutospacing="0" w:line="240" w:lineRule="auto"/>
        <w:jc w:val="both"/>
        <w:rPr>
          <w:ins w:id="187" w:author="Meryl Etman" w:date="2021-05-20T11:44:00Z"/>
          <w:rFonts w:ascii="Times New Roman" w:eastAsia="Times New Roman" w:hAnsi="Times New Roman" w:cs="David"/>
          <w:bCs/>
          <w:sz w:val="24"/>
          <w:szCs w:val="24"/>
          <w:u w:val="single"/>
          <w:rtl/>
          <w:lang w:eastAsia="he-IL"/>
        </w:rPr>
      </w:pPr>
      <w:r w:rsidRPr="000D076F">
        <w:rPr>
          <w:rFonts w:ascii="Times New Roman" w:eastAsia="Times New Roman" w:hAnsi="Times New Roman" w:cs="David"/>
          <w:sz w:val="24"/>
          <w:szCs w:val="24"/>
          <w:rtl/>
          <w:lang w:eastAsia="he-IL"/>
          <w:rPrChange w:id="188" w:author="Meryl Etman" w:date="2021-05-20T11:44:00Z">
            <w:rPr>
              <w:rFonts w:ascii="Times New Roman" w:eastAsia="Times New Roman" w:hAnsi="Times New Roman" w:cs="David"/>
              <w:sz w:val="24"/>
              <w:szCs w:val="24"/>
              <w:highlight w:val="yellow"/>
              <w:rtl/>
              <w:lang w:eastAsia="he-IL"/>
            </w:rPr>
          </w:rPrChange>
        </w:rPr>
        <w:t>*מחק את המיותר</w:t>
      </w:r>
    </w:p>
    <w:p w14:paraId="2E95E191" w14:textId="77777777" w:rsidR="000D076F" w:rsidRDefault="000D076F">
      <w:pPr>
        <w:bidi w:val="0"/>
        <w:spacing w:before="0" w:beforeAutospacing="0" w:after="160" w:afterAutospacing="0" w:line="259" w:lineRule="auto"/>
        <w:rPr>
          <w:ins w:id="189" w:author="Meryl Etman" w:date="2021-05-20T11:44:00Z"/>
          <w:rFonts w:ascii="Times New Roman" w:eastAsia="Times New Roman" w:hAnsi="Times New Roman" w:cs="David"/>
          <w:bCs/>
          <w:sz w:val="24"/>
          <w:szCs w:val="24"/>
          <w:u w:val="single"/>
          <w:rtl/>
          <w:lang w:eastAsia="he-IL"/>
        </w:rPr>
      </w:pPr>
      <w:ins w:id="190" w:author="Meryl Etman" w:date="2021-05-20T11:44:00Z">
        <w:r>
          <w:rPr>
            <w:rFonts w:ascii="Times New Roman" w:eastAsia="Times New Roman" w:hAnsi="Times New Roman" w:cs="David"/>
            <w:bCs/>
            <w:sz w:val="24"/>
            <w:szCs w:val="24"/>
            <w:u w:val="single"/>
            <w:rtl/>
            <w:lang w:eastAsia="he-IL"/>
          </w:rPr>
          <w:br w:type="page"/>
        </w:r>
      </w:ins>
    </w:p>
    <w:p w14:paraId="79FDBD0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5CA0D54" w14:textId="77777777"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36E3916"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6690FE92"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383115C" w14:textId="77777777" w:rsidR="00C77045" w:rsidRPr="0009511C" w:rsidRDefault="00C77045" w:rsidP="00C7704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63DECF6"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0B85A7C"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3B73F49B"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A7BA291"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4188C30"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CC6DC69"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4029337"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01D6947A"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00ACA97"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90AB429"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AAE674F"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FBDF014" w14:textId="51F66159" w:rsidR="00C77045" w:rsidRPr="0009511C" w:rsidDel="000D076F" w:rsidRDefault="00C77045" w:rsidP="00C77045">
      <w:pPr>
        <w:jc w:val="both"/>
        <w:rPr>
          <w:del w:id="191" w:author="Meryl Etman" w:date="2021-05-20T11:45:00Z"/>
          <w:rFonts w:ascii="David" w:eastAsia="Calibri" w:hAnsi="David" w:cs="David"/>
          <w:sz w:val="24"/>
          <w:szCs w:val="24"/>
          <w:rtl/>
        </w:rPr>
      </w:pPr>
      <w:r w:rsidRPr="0009511C">
        <w:rPr>
          <w:rFonts w:ascii="David" w:eastAsia="Calibri" w:hAnsi="David" w:cs="David" w:hint="cs"/>
          <w:sz w:val="24"/>
          <w:szCs w:val="24"/>
          <w:rtl/>
        </w:rPr>
        <w:t xml:space="preserve"> </w:t>
      </w:r>
    </w:p>
    <w:p w14:paraId="14B019D1" w14:textId="74017B54" w:rsidR="00C77045" w:rsidRPr="0009511C" w:rsidDel="000D076F" w:rsidRDefault="00C77045" w:rsidP="00C77045">
      <w:pPr>
        <w:ind w:left="364"/>
        <w:contextualSpacing/>
        <w:rPr>
          <w:del w:id="192" w:author="Meryl Etman" w:date="2021-05-20T11:45:00Z"/>
          <w:rFonts w:ascii="Times New Roman" w:eastAsia="Calibri" w:hAnsi="Times New Roman" w:cs="Arial"/>
          <w:rtl/>
        </w:rPr>
      </w:pPr>
    </w:p>
    <w:p w14:paraId="42DB25A4" w14:textId="77777777" w:rsidR="00C77045" w:rsidRPr="0009511C" w:rsidRDefault="00C77045">
      <w:pPr>
        <w:jc w:val="both"/>
        <w:rPr>
          <w:rFonts w:ascii="Times New Roman" w:eastAsia="Times New Roman" w:hAnsi="Times New Roman" w:cs="David"/>
          <w:bCs/>
          <w:sz w:val="24"/>
          <w:szCs w:val="24"/>
          <w:u w:val="single"/>
          <w:rtl/>
          <w:lang w:eastAsia="he-IL"/>
        </w:rPr>
        <w:pPrChange w:id="193" w:author="Meryl Etman" w:date="2021-05-20T11:45:00Z">
          <w:pPr>
            <w:keepNext/>
            <w:widowControl w:val="0"/>
            <w:spacing w:before="0" w:beforeAutospacing="0" w:after="0" w:afterAutospacing="0" w:line="240" w:lineRule="auto"/>
            <w:jc w:val="center"/>
            <w:outlineLvl w:val="1"/>
          </w:pPr>
        </w:pPrChange>
      </w:pPr>
    </w:p>
    <w:p w14:paraId="6C3FDFB0" w14:textId="2B08F89E" w:rsidR="00C77045" w:rsidRPr="0009511C" w:rsidDel="000D076F" w:rsidRDefault="00C77045" w:rsidP="00C77045">
      <w:pPr>
        <w:keepNext/>
        <w:widowControl w:val="0"/>
        <w:spacing w:before="0" w:beforeAutospacing="0" w:after="0" w:afterAutospacing="0" w:line="240" w:lineRule="auto"/>
        <w:jc w:val="center"/>
        <w:outlineLvl w:val="1"/>
        <w:rPr>
          <w:del w:id="194" w:author="Meryl Etman" w:date="2021-05-20T11:45:00Z"/>
          <w:rFonts w:ascii="Times New Roman" w:eastAsia="Times New Roman" w:hAnsi="Times New Roman" w:cs="David"/>
          <w:bCs/>
          <w:sz w:val="24"/>
          <w:szCs w:val="24"/>
          <w:u w:val="single"/>
          <w:rtl/>
          <w:lang w:eastAsia="he-IL"/>
        </w:rPr>
      </w:pPr>
    </w:p>
    <w:p w14:paraId="69755E58" w14:textId="1236908E" w:rsidR="00C77045" w:rsidRPr="0009511C" w:rsidDel="000D076F" w:rsidRDefault="00C77045" w:rsidP="00C77045">
      <w:pPr>
        <w:keepNext/>
        <w:widowControl w:val="0"/>
        <w:spacing w:before="0" w:beforeAutospacing="0" w:after="0" w:afterAutospacing="0" w:line="240" w:lineRule="auto"/>
        <w:jc w:val="center"/>
        <w:outlineLvl w:val="1"/>
        <w:rPr>
          <w:del w:id="195" w:author="Meryl Etman" w:date="2021-05-20T11:45:00Z"/>
          <w:rFonts w:ascii="Times New Roman" w:eastAsia="Times New Roman" w:hAnsi="Times New Roman" w:cs="David"/>
          <w:bCs/>
          <w:sz w:val="24"/>
          <w:szCs w:val="24"/>
          <w:u w:val="single"/>
          <w:rtl/>
          <w:lang w:eastAsia="he-IL"/>
        </w:rPr>
      </w:pPr>
    </w:p>
    <w:p w14:paraId="56B1361A" w14:textId="5254522E" w:rsidR="00C77045" w:rsidRPr="0009511C" w:rsidDel="000D076F" w:rsidRDefault="00C77045" w:rsidP="00C77045">
      <w:pPr>
        <w:keepNext/>
        <w:widowControl w:val="0"/>
        <w:spacing w:before="0" w:beforeAutospacing="0" w:after="0" w:afterAutospacing="0" w:line="240" w:lineRule="auto"/>
        <w:jc w:val="center"/>
        <w:outlineLvl w:val="1"/>
        <w:rPr>
          <w:del w:id="196" w:author="Meryl Etman" w:date="2021-05-20T11:45:00Z"/>
          <w:rFonts w:ascii="Times New Roman" w:eastAsia="Times New Roman" w:hAnsi="Times New Roman" w:cs="David"/>
          <w:bCs/>
          <w:sz w:val="24"/>
          <w:szCs w:val="24"/>
          <w:u w:val="single"/>
          <w:rtl/>
          <w:lang w:eastAsia="he-IL"/>
        </w:rPr>
      </w:pPr>
    </w:p>
    <w:p w14:paraId="67755F01" w14:textId="07E18A34" w:rsidR="00C77045" w:rsidRPr="0009511C" w:rsidDel="000D076F" w:rsidRDefault="00C77045" w:rsidP="00C77045">
      <w:pPr>
        <w:keepNext/>
        <w:widowControl w:val="0"/>
        <w:spacing w:before="0" w:beforeAutospacing="0" w:after="0" w:afterAutospacing="0" w:line="240" w:lineRule="auto"/>
        <w:jc w:val="center"/>
        <w:outlineLvl w:val="1"/>
        <w:rPr>
          <w:del w:id="197" w:author="Meryl Etman" w:date="2021-05-20T11:45:00Z"/>
          <w:rFonts w:ascii="Times New Roman" w:eastAsia="Times New Roman" w:hAnsi="Times New Roman" w:cs="David"/>
          <w:bCs/>
          <w:sz w:val="24"/>
          <w:szCs w:val="24"/>
          <w:u w:val="single"/>
          <w:rtl/>
          <w:lang w:eastAsia="he-IL"/>
        </w:rPr>
      </w:pPr>
    </w:p>
    <w:p w14:paraId="1CCAA838" w14:textId="727F980C" w:rsidR="00C77045" w:rsidRPr="0009511C" w:rsidDel="000D076F" w:rsidRDefault="00C77045" w:rsidP="00C77045">
      <w:pPr>
        <w:keepNext/>
        <w:widowControl w:val="0"/>
        <w:spacing w:before="0" w:beforeAutospacing="0" w:after="0" w:afterAutospacing="0" w:line="240" w:lineRule="auto"/>
        <w:jc w:val="center"/>
        <w:outlineLvl w:val="1"/>
        <w:rPr>
          <w:del w:id="198" w:author="Meryl Etman" w:date="2021-05-20T11:45:00Z"/>
          <w:rFonts w:ascii="Times New Roman" w:eastAsia="Times New Roman" w:hAnsi="Times New Roman" w:cs="David"/>
          <w:bCs/>
          <w:sz w:val="24"/>
          <w:szCs w:val="24"/>
          <w:u w:val="single"/>
          <w:rtl/>
          <w:lang w:eastAsia="he-IL"/>
        </w:rPr>
      </w:pPr>
    </w:p>
    <w:p w14:paraId="25A433AD" w14:textId="23F8F62D" w:rsidR="00C77045" w:rsidRPr="0009511C" w:rsidDel="000D076F" w:rsidRDefault="00C77045" w:rsidP="00C77045">
      <w:pPr>
        <w:keepNext/>
        <w:widowControl w:val="0"/>
        <w:spacing w:before="0" w:beforeAutospacing="0" w:after="0" w:afterAutospacing="0" w:line="240" w:lineRule="auto"/>
        <w:jc w:val="center"/>
        <w:outlineLvl w:val="1"/>
        <w:rPr>
          <w:del w:id="199" w:author="Meryl Etman" w:date="2021-05-20T11:45:00Z"/>
          <w:rFonts w:ascii="Times New Roman" w:eastAsia="Times New Roman" w:hAnsi="Times New Roman" w:cs="David"/>
          <w:bCs/>
          <w:sz w:val="24"/>
          <w:szCs w:val="24"/>
          <w:u w:val="single"/>
          <w:rtl/>
          <w:lang w:eastAsia="he-IL"/>
        </w:rPr>
      </w:pPr>
    </w:p>
    <w:p w14:paraId="275F4AB1" w14:textId="2108F2E4" w:rsidR="00C77045" w:rsidRPr="0009511C" w:rsidDel="000D076F" w:rsidRDefault="00C77045" w:rsidP="00C77045">
      <w:pPr>
        <w:keepNext/>
        <w:widowControl w:val="0"/>
        <w:spacing w:before="0" w:beforeAutospacing="0" w:after="0" w:afterAutospacing="0" w:line="240" w:lineRule="auto"/>
        <w:jc w:val="center"/>
        <w:outlineLvl w:val="1"/>
        <w:rPr>
          <w:del w:id="200" w:author="Meryl Etman" w:date="2021-05-20T11:45:00Z"/>
          <w:rFonts w:ascii="Times New Roman" w:eastAsia="Times New Roman" w:hAnsi="Times New Roman" w:cs="David"/>
          <w:bCs/>
          <w:sz w:val="24"/>
          <w:szCs w:val="24"/>
          <w:u w:val="single"/>
          <w:rtl/>
          <w:lang w:eastAsia="he-IL"/>
        </w:rPr>
      </w:pPr>
    </w:p>
    <w:p w14:paraId="0DC12FC9" w14:textId="6F5AE6CC" w:rsidR="00C77045" w:rsidRPr="0009511C" w:rsidDel="000D076F" w:rsidRDefault="00C77045" w:rsidP="00C77045">
      <w:pPr>
        <w:keepNext/>
        <w:widowControl w:val="0"/>
        <w:spacing w:before="0" w:beforeAutospacing="0" w:after="0" w:afterAutospacing="0" w:line="240" w:lineRule="auto"/>
        <w:jc w:val="center"/>
        <w:outlineLvl w:val="1"/>
        <w:rPr>
          <w:del w:id="201" w:author="Meryl Etman" w:date="2021-05-20T11:45:00Z"/>
          <w:rFonts w:ascii="Times New Roman" w:eastAsia="Times New Roman" w:hAnsi="Times New Roman" w:cs="David"/>
          <w:bCs/>
          <w:sz w:val="24"/>
          <w:szCs w:val="24"/>
          <w:u w:val="single"/>
          <w:rtl/>
          <w:lang w:eastAsia="he-IL"/>
        </w:rPr>
      </w:pPr>
    </w:p>
    <w:p w14:paraId="4752F06F" w14:textId="0D551560" w:rsidR="00C77045" w:rsidRPr="0009511C" w:rsidDel="000D076F" w:rsidRDefault="00C77045" w:rsidP="00C77045">
      <w:pPr>
        <w:keepNext/>
        <w:widowControl w:val="0"/>
        <w:spacing w:before="0" w:beforeAutospacing="0" w:after="0" w:afterAutospacing="0" w:line="240" w:lineRule="auto"/>
        <w:jc w:val="center"/>
        <w:outlineLvl w:val="1"/>
        <w:rPr>
          <w:del w:id="202" w:author="Meryl Etman" w:date="2021-05-20T11:45:00Z"/>
          <w:rFonts w:ascii="Times New Roman" w:eastAsia="Times New Roman" w:hAnsi="Times New Roman" w:cs="David"/>
          <w:bCs/>
          <w:sz w:val="24"/>
          <w:szCs w:val="24"/>
          <w:u w:val="single"/>
          <w:rtl/>
          <w:lang w:eastAsia="he-IL"/>
        </w:rPr>
      </w:pPr>
    </w:p>
    <w:p w14:paraId="53DEB7ED" w14:textId="1421C1B2" w:rsidR="00C77045" w:rsidRPr="0009511C" w:rsidDel="000D076F" w:rsidRDefault="00C77045" w:rsidP="00C77045">
      <w:pPr>
        <w:keepNext/>
        <w:widowControl w:val="0"/>
        <w:spacing w:before="0" w:beforeAutospacing="0" w:after="0" w:afterAutospacing="0" w:line="240" w:lineRule="auto"/>
        <w:jc w:val="center"/>
        <w:outlineLvl w:val="1"/>
        <w:rPr>
          <w:del w:id="203" w:author="Meryl Etman" w:date="2021-05-20T11:45:00Z"/>
          <w:rFonts w:ascii="Times New Roman" w:eastAsia="Times New Roman" w:hAnsi="Times New Roman" w:cs="David"/>
          <w:bCs/>
          <w:sz w:val="24"/>
          <w:szCs w:val="24"/>
          <w:u w:val="single"/>
          <w:rtl/>
          <w:lang w:eastAsia="he-IL"/>
        </w:rPr>
      </w:pPr>
    </w:p>
    <w:p w14:paraId="2242E4A1" w14:textId="6E107785" w:rsidR="00C77045" w:rsidRPr="0009511C" w:rsidDel="000D076F" w:rsidRDefault="00C77045" w:rsidP="00C77045">
      <w:pPr>
        <w:keepNext/>
        <w:widowControl w:val="0"/>
        <w:spacing w:before="0" w:beforeAutospacing="0" w:after="0" w:afterAutospacing="0" w:line="240" w:lineRule="auto"/>
        <w:jc w:val="center"/>
        <w:outlineLvl w:val="1"/>
        <w:rPr>
          <w:del w:id="204" w:author="Meryl Etman" w:date="2021-05-20T11:45:00Z"/>
          <w:rFonts w:ascii="Times New Roman" w:eastAsia="Times New Roman" w:hAnsi="Times New Roman" w:cs="David"/>
          <w:bCs/>
          <w:sz w:val="24"/>
          <w:szCs w:val="24"/>
          <w:u w:val="single"/>
          <w:rtl/>
          <w:lang w:eastAsia="he-IL"/>
        </w:rPr>
      </w:pPr>
    </w:p>
    <w:p w14:paraId="7B49ACAE" w14:textId="08C60974" w:rsidR="00C77045" w:rsidRPr="0009511C" w:rsidDel="000D076F" w:rsidRDefault="00C77045" w:rsidP="00C77045">
      <w:pPr>
        <w:keepNext/>
        <w:widowControl w:val="0"/>
        <w:spacing w:before="0" w:beforeAutospacing="0" w:after="0" w:afterAutospacing="0" w:line="240" w:lineRule="auto"/>
        <w:jc w:val="center"/>
        <w:outlineLvl w:val="1"/>
        <w:rPr>
          <w:del w:id="205" w:author="Meryl Etman" w:date="2021-05-20T11:45:00Z"/>
          <w:rFonts w:ascii="Times New Roman" w:eastAsia="Times New Roman" w:hAnsi="Times New Roman" w:cs="David"/>
          <w:bCs/>
          <w:sz w:val="24"/>
          <w:szCs w:val="24"/>
          <w:u w:val="single"/>
          <w:rtl/>
          <w:lang w:eastAsia="he-IL"/>
        </w:rPr>
      </w:pPr>
    </w:p>
    <w:p w14:paraId="54729841" w14:textId="30655C6A" w:rsidR="00C77045" w:rsidRPr="0009511C" w:rsidDel="000D076F" w:rsidRDefault="00C77045" w:rsidP="00C77045">
      <w:pPr>
        <w:keepNext/>
        <w:widowControl w:val="0"/>
        <w:spacing w:before="0" w:beforeAutospacing="0" w:after="0" w:afterAutospacing="0" w:line="240" w:lineRule="auto"/>
        <w:jc w:val="center"/>
        <w:outlineLvl w:val="1"/>
        <w:rPr>
          <w:del w:id="206" w:author="Meryl Etman" w:date="2021-05-20T11:45:00Z"/>
          <w:rFonts w:ascii="Times New Roman" w:eastAsia="Times New Roman" w:hAnsi="Times New Roman" w:cs="David"/>
          <w:bCs/>
          <w:sz w:val="24"/>
          <w:szCs w:val="24"/>
          <w:u w:val="single"/>
          <w:rtl/>
          <w:lang w:eastAsia="he-IL"/>
        </w:rPr>
      </w:pPr>
    </w:p>
    <w:p w14:paraId="4B47D7FE" w14:textId="3B972DF8" w:rsidR="00C77045" w:rsidRPr="0009511C" w:rsidDel="000D076F" w:rsidRDefault="00C77045" w:rsidP="00C77045">
      <w:pPr>
        <w:keepNext/>
        <w:widowControl w:val="0"/>
        <w:spacing w:before="0" w:beforeAutospacing="0" w:after="0" w:afterAutospacing="0" w:line="240" w:lineRule="auto"/>
        <w:jc w:val="center"/>
        <w:outlineLvl w:val="1"/>
        <w:rPr>
          <w:del w:id="207" w:author="Meryl Etman" w:date="2021-05-20T11:45:00Z"/>
          <w:rFonts w:ascii="Times New Roman" w:eastAsia="Times New Roman" w:hAnsi="Times New Roman" w:cs="David"/>
          <w:bCs/>
          <w:sz w:val="24"/>
          <w:szCs w:val="24"/>
          <w:u w:val="single"/>
          <w:rtl/>
          <w:lang w:eastAsia="he-IL"/>
        </w:rPr>
      </w:pPr>
    </w:p>
    <w:p w14:paraId="1E361812" w14:textId="31CB464E" w:rsidR="00C77045" w:rsidRPr="0009511C" w:rsidDel="000D076F" w:rsidRDefault="00C77045" w:rsidP="00C77045">
      <w:pPr>
        <w:keepNext/>
        <w:widowControl w:val="0"/>
        <w:spacing w:before="0" w:beforeAutospacing="0" w:after="0" w:afterAutospacing="0" w:line="240" w:lineRule="auto"/>
        <w:jc w:val="center"/>
        <w:outlineLvl w:val="1"/>
        <w:rPr>
          <w:del w:id="208" w:author="Meryl Etman" w:date="2021-05-20T11:45:00Z"/>
          <w:rFonts w:ascii="Times New Roman" w:eastAsia="Times New Roman" w:hAnsi="Times New Roman" w:cs="David"/>
          <w:bCs/>
          <w:sz w:val="24"/>
          <w:szCs w:val="24"/>
          <w:u w:val="single"/>
          <w:rtl/>
          <w:lang w:eastAsia="he-IL"/>
        </w:rPr>
      </w:pPr>
    </w:p>
    <w:p w14:paraId="1C463A7D" w14:textId="5E54F58D" w:rsidR="00C77045" w:rsidRPr="0009511C" w:rsidDel="000D076F" w:rsidRDefault="00C77045" w:rsidP="00C77045">
      <w:pPr>
        <w:widowControl w:val="0"/>
        <w:spacing w:before="0" w:beforeAutospacing="0" w:after="0" w:afterAutospacing="0" w:line="240" w:lineRule="auto"/>
        <w:jc w:val="center"/>
        <w:rPr>
          <w:del w:id="209" w:author="Meryl Etman" w:date="2021-05-20T11:45:00Z"/>
          <w:rFonts w:ascii="Times New Roman" w:eastAsia="Times New Roman" w:hAnsi="Times New Roman" w:cs="David"/>
          <w:bCs/>
          <w:sz w:val="24"/>
          <w:szCs w:val="24"/>
          <w:u w:val="single"/>
          <w:rtl/>
          <w:lang w:eastAsia="he-IL"/>
        </w:rPr>
      </w:pPr>
    </w:p>
    <w:p w14:paraId="4D3E9FFB" w14:textId="7C5D0C8B" w:rsidR="00C77045" w:rsidRPr="0009511C" w:rsidDel="000D076F" w:rsidRDefault="00C77045" w:rsidP="00C77045">
      <w:pPr>
        <w:widowControl w:val="0"/>
        <w:spacing w:before="0" w:beforeAutospacing="0" w:after="0" w:afterAutospacing="0" w:line="240" w:lineRule="auto"/>
        <w:jc w:val="center"/>
        <w:rPr>
          <w:del w:id="210" w:author="Meryl Etman" w:date="2021-05-20T11:45:00Z"/>
          <w:rFonts w:ascii="Times New Roman" w:eastAsia="Times New Roman" w:hAnsi="Times New Roman" w:cs="David"/>
          <w:bCs/>
          <w:sz w:val="24"/>
          <w:szCs w:val="24"/>
          <w:u w:val="single"/>
          <w:rtl/>
          <w:lang w:eastAsia="he-IL"/>
        </w:rPr>
      </w:pPr>
    </w:p>
    <w:p w14:paraId="768C4077" w14:textId="18B72709" w:rsidR="00C77045" w:rsidRPr="0009511C" w:rsidDel="000D076F" w:rsidRDefault="00C77045" w:rsidP="00C77045">
      <w:pPr>
        <w:widowControl w:val="0"/>
        <w:spacing w:before="0" w:beforeAutospacing="0" w:after="0" w:afterAutospacing="0" w:line="240" w:lineRule="auto"/>
        <w:jc w:val="center"/>
        <w:rPr>
          <w:del w:id="211" w:author="Meryl Etman" w:date="2021-05-20T11:45:00Z"/>
          <w:rFonts w:ascii="Times New Roman" w:eastAsia="Times New Roman" w:hAnsi="Times New Roman" w:cs="David"/>
          <w:bCs/>
          <w:sz w:val="24"/>
          <w:szCs w:val="24"/>
          <w:u w:val="single"/>
          <w:rtl/>
          <w:lang w:eastAsia="he-IL"/>
        </w:rPr>
      </w:pPr>
    </w:p>
    <w:p w14:paraId="7D91FEBA" w14:textId="45614588" w:rsidR="00C77045" w:rsidRPr="0009511C" w:rsidDel="000D076F" w:rsidRDefault="00C77045" w:rsidP="00C77045">
      <w:pPr>
        <w:widowControl w:val="0"/>
        <w:spacing w:before="0" w:beforeAutospacing="0" w:after="0" w:afterAutospacing="0" w:line="240" w:lineRule="auto"/>
        <w:jc w:val="center"/>
        <w:rPr>
          <w:del w:id="212" w:author="Meryl Etman" w:date="2021-05-20T11:45:00Z"/>
          <w:rFonts w:ascii="Times New Roman" w:eastAsia="Times New Roman" w:hAnsi="Times New Roman" w:cs="David"/>
          <w:bCs/>
          <w:sz w:val="24"/>
          <w:szCs w:val="24"/>
          <w:u w:val="single"/>
          <w:rtl/>
          <w:lang w:eastAsia="he-IL"/>
        </w:rPr>
      </w:pPr>
    </w:p>
    <w:p w14:paraId="64E61C2E" w14:textId="3FB55443" w:rsidR="00C77045" w:rsidRPr="0009511C" w:rsidDel="000D076F" w:rsidRDefault="00C77045" w:rsidP="00C77045">
      <w:pPr>
        <w:widowControl w:val="0"/>
        <w:spacing w:before="0" w:beforeAutospacing="0" w:after="0" w:afterAutospacing="0" w:line="240" w:lineRule="auto"/>
        <w:jc w:val="center"/>
        <w:rPr>
          <w:del w:id="213" w:author="Meryl Etman" w:date="2021-05-20T11:45:00Z"/>
          <w:rFonts w:ascii="Times New Roman" w:eastAsia="Times New Roman" w:hAnsi="Times New Roman" w:cs="David"/>
          <w:bCs/>
          <w:sz w:val="24"/>
          <w:szCs w:val="24"/>
          <w:u w:val="single"/>
          <w:rtl/>
          <w:lang w:eastAsia="he-IL"/>
        </w:rPr>
      </w:pPr>
    </w:p>
    <w:p w14:paraId="6AD3FF3A" w14:textId="2A6E70B9" w:rsidR="00C77045" w:rsidRPr="0009511C" w:rsidDel="000D076F" w:rsidRDefault="00C77045" w:rsidP="00C77045">
      <w:pPr>
        <w:widowControl w:val="0"/>
        <w:spacing w:before="0" w:beforeAutospacing="0" w:after="0" w:afterAutospacing="0" w:line="240" w:lineRule="auto"/>
        <w:jc w:val="center"/>
        <w:rPr>
          <w:del w:id="214" w:author="Meryl Etman" w:date="2021-05-20T11:45:00Z"/>
          <w:rFonts w:ascii="Times New Roman" w:eastAsia="Times New Roman" w:hAnsi="Times New Roman" w:cs="David"/>
          <w:bCs/>
          <w:sz w:val="24"/>
          <w:szCs w:val="24"/>
          <w:u w:val="single"/>
          <w:rtl/>
          <w:lang w:eastAsia="he-IL"/>
        </w:rPr>
      </w:pPr>
    </w:p>
    <w:p w14:paraId="61F35133" w14:textId="69E72FA3" w:rsidR="00C77045" w:rsidRPr="0009511C" w:rsidDel="000D076F" w:rsidRDefault="00C77045" w:rsidP="00C77045">
      <w:pPr>
        <w:widowControl w:val="0"/>
        <w:spacing w:before="0" w:beforeAutospacing="0" w:after="0" w:afterAutospacing="0" w:line="240" w:lineRule="auto"/>
        <w:jc w:val="center"/>
        <w:rPr>
          <w:del w:id="215" w:author="Meryl Etman" w:date="2021-05-20T11:45:00Z"/>
          <w:rFonts w:ascii="Times New Roman" w:eastAsia="Times New Roman" w:hAnsi="Times New Roman" w:cs="David"/>
          <w:bCs/>
          <w:sz w:val="24"/>
          <w:szCs w:val="24"/>
          <w:u w:val="single"/>
          <w:rtl/>
          <w:lang w:eastAsia="he-IL"/>
        </w:rPr>
      </w:pPr>
    </w:p>
    <w:p w14:paraId="4E7EF88E" w14:textId="651B7686" w:rsidR="00C77045" w:rsidRPr="0009511C" w:rsidDel="000D076F" w:rsidRDefault="00C77045" w:rsidP="00C77045">
      <w:pPr>
        <w:widowControl w:val="0"/>
        <w:spacing w:before="0" w:beforeAutospacing="0" w:after="0" w:afterAutospacing="0" w:line="240" w:lineRule="auto"/>
        <w:jc w:val="center"/>
        <w:rPr>
          <w:del w:id="216" w:author="Meryl Etman" w:date="2021-05-20T11:45:00Z"/>
          <w:rFonts w:ascii="Times New Roman" w:eastAsia="Times New Roman" w:hAnsi="Times New Roman" w:cs="David"/>
          <w:bCs/>
          <w:sz w:val="24"/>
          <w:szCs w:val="24"/>
          <w:u w:val="single"/>
          <w:rtl/>
          <w:lang w:eastAsia="he-IL"/>
        </w:rPr>
      </w:pPr>
    </w:p>
    <w:p w14:paraId="7812300E" w14:textId="699EEB9D" w:rsidR="00C77045" w:rsidRPr="0009511C" w:rsidDel="000D076F" w:rsidRDefault="00C77045" w:rsidP="00C77045">
      <w:pPr>
        <w:widowControl w:val="0"/>
        <w:spacing w:before="0" w:beforeAutospacing="0" w:after="0" w:afterAutospacing="0" w:line="240" w:lineRule="auto"/>
        <w:jc w:val="center"/>
        <w:rPr>
          <w:del w:id="217" w:author="Meryl Etman" w:date="2021-05-20T11:45:00Z"/>
          <w:rFonts w:ascii="Times New Roman" w:eastAsia="Times New Roman" w:hAnsi="Times New Roman" w:cs="David"/>
          <w:bCs/>
          <w:sz w:val="24"/>
          <w:szCs w:val="24"/>
          <w:u w:val="single"/>
          <w:rtl/>
          <w:lang w:eastAsia="he-IL"/>
        </w:rPr>
      </w:pPr>
    </w:p>
    <w:p w14:paraId="6CCA8C6F" w14:textId="10C1C652" w:rsidR="00C77045" w:rsidRPr="0009511C" w:rsidDel="000D076F" w:rsidRDefault="00C77045" w:rsidP="00C77045">
      <w:pPr>
        <w:widowControl w:val="0"/>
        <w:spacing w:before="0" w:beforeAutospacing="0" w:after="0" w:afterAutospacing="0" w:line="240" w:lineRule="auto"/>
        <w:jc w:val="center"/>
        <w:rPr>
          <w:del w:id="218" w:author="Meryl Etman" w:date="2021-05-20T11:45:00Z"/>
          <w:rFonts w:ascii="Times New Roman" w:eastAsia="Times New Roman" w:hAnsi="Times New Roman" w:cs="David"/>
          <w:bCs/>
          <w:sz w:val="24"/>
          <w:szCs w:val="24"/>
          <w:u w:val="single"/>
          <w:rtl/>
          <w:lang w:eastAsia="he-IL"/>
        </w:rPr>
      </w:pPr>
    </w:p>
    <w:p w14:paraId="317A6833" w14:textId="74E1FAEC" w:rsidR="00C77045" w:rsidRPr="0009511C" w:rsidDel="000D076F" w:rsidRDefault="00C77045" w:rsidP="00C77045">
      <w:pPr>
        <w:widowControl w:val="0"/>
        <w:spacing w:before="0" w:beforeAutospacing="0" w:after="0" w:afterAutospacing="0" w:line="240" w:lineRule="auto"/>
        <w:jc w:val="center"/>
        <w:rPr>
          <w:del w:id="219" w:author="Meryl Etman" w:date="2021-05-20T11:45:00Z"/>
          <w:rFonts w:ascii="Times New Roman" w:eastAsia="Times New Roman" w:hAnsi="Times New Roman" w:cs="David"/>
          <w:bCs/>
          <w:sz w:val="24"/>
          <w:szCs w:val="24"/>
          <w:u w:val="single"/>
          <w:rtl/>
          <w:lang w:eastAsia="he-IL"/>
        </w:rPr>
      </w:pPr>
    </w:p>
    <w:p w14:paraId="3FFC3954" w14:textId="1C642659" w:rsidR="00C77045" w:rsidRPr="0009511C" w:rsidDel="000D076F" w:rsidRDefault="00C77045" w:rsidP="00C77045">
      <w:pPr>
        <w:widowControl w:val="0"/>
        <w:spacing w:before="0" w:beforeAutospacing="0" w:after="0" w:afterAutospacing="0" w:line="240" w:lineRule="auto"/>
        <w:jc w:val="center"/>
        <w:rPr>
          <w:del w:id="220" w:author="Meryl Etman" w:date="2021-05-20T11:45:00Z"/>
          <w:rFonts w:ascii="Times New Roman" w:eastAsia="Times New Roman" w:hAnsi="Times New Roman" w:cs="David"/>
          <w:bCs/>
          <w:sz w:val="24"/>
          <w:szCs w:val="24"/>
          <w:u w:val="single"/>
          <w:rtl/>
          <w:lang w:eastAsia="he-IL"/>
        </w:rPr>
      </w:pPr>
    </w:p>
    <w:p w14:paraId="4A302C53" w14:textId="491FEC7D" w:rsidR="00C77045" w:rsidRPr="0009511C" w:rsidDel="000D076F" w:rsidRDefault="00C77045" w:rsidP="00C77045">
      <w:pPr>
        <w:widowControl w:val="0"/>
        <w:spacing w:before="0" w:beforeAutospacing="0" w:after="0" w:afterAutospacing="0" w:line="240" w:lineRule="auto"/>
        <w:jc w:val="center"/>
        <w:rPr>
          <w:del w:id="221" w:author="Meryl Etman" w:date="2021-05-20T11:45:00Z"/>
          <w:rFonts w:ascii="Times New Roman" w:eastAsia="Times New Roman" w:hAnsi="Times New Roman" w:cs="David"/>
          <w:bCs/>
          <w:sz w:val="24"/>
          <w:szCs w:val="24"/>
          <w:u w:val="single"/>
          <w:rtl/>
          <w:lang w:eastAsia="he-IL"/>
        </w:rPr>
      </w:pPr>
    </w:p>
    <w:p w14:paraId="352139B4" w14:textId="68C04E2D" w:rsidR="00C77045" w:rsidRPr="0009511C" w:rsidDel="000D076F" w:rsidRDefault="00C77045" w:rsidP="00C77045">
      <w:pPr>
        <w:widowControl w:val="0"/>
        <w:spacing w:before="0" w:beforeAutospacing="0" w:after="0" w:afterAutospacing="0" w:line="240" w:lineRule="auto"/>
        <w:jc w:val="center"/>
        <w:rPr>
          <w:del w:id="222" w:author="Meryl Etman" w:date="2021-05-20T11:45:00Z"/>
          <w:rFonts w:ascii="Times New Roman" w:eastAsia="Times New Roman" w:hAnsi="Times New Roman" w:cs="David"/>
          <w:bCs/>
          <w:sz w:val="24"/>
          <w:szCs w:val="24"/>
          <w:u w:val="single"/>
          <w:rtl/>
          <w:lang w:eastAsia="he-IL"/>
        </w:rPr>
      </w:pPr>
    </w:p>
    <w:p w14:paraId="56AF8827" w14:textId="3483FB3A" w:rsidR="00C77045" w:rsidRPr="0009511C" w:rsidDel="000D076F" w:rsidRDefault="00C77045" w:rsidP="00C77045">
      <w:pPr>
        <w:widowControl w:val="0"/>
        <w:spacing w:before="0" w:beforeAutospacing="0" w:after="0" w:afterAutospacing="0" w:line="240" w:lineRule="auto"/>
        <w:jc w:val="center"/>
        <w:rPr>
          <w:del w:id="223" w:author="Meryl Etman" w:date="2021-05-20T11:45:00Z"/>
          <w:rFonts w:ascii="Times New Roman" w:eastAsia="Times New Roman" w:hAnsi="Times New Roman" w:cs="David"/>
          <w:bCs/>
          <w:sz w:val="24"/>
          <w:szCs w:val="24"/>
          <w:u w:val="single"/>
          <w:rtl/>
          <w:lang w:eastAsia="he-IL"/>
        </w:rPr>
      </w:pPr>
    </w:p>
    <w:p w14:paraId="2707313D" w14:textId="4649A29B" w:rsidR="00C77045" w:rsidRPr="0009511C" w:rsidDel="000D076F" w:rsidRDefault="00C77045" w:rsidP="00C77045">
      <w:pPr>
        <w:widowControl w:val="0"/>
        <w:spacing w:before="0" w:beforeAutospacing="0" w:after="0" w:afterAutospacing="0" w:line="240" w:lineRule="auto"/>
        <w:jc w:val="center"/>
        <w:rPr>
          <w:del w:id="224" w:author="Meryl Etman" w:date="2021-05-20T11:45:00Z"/>
          <w:rFonts w:ascii="Times New Roman" w:eastAsia="Times New Roman" w:hAnsi="Times New Roman" w:cs="David"/>
          <w:bCs/>
          <w:sz w:val="24"/>
          <w:szCs w:val="24"/>
          <w:u w:val="single"/>
          <w:rtl/>
          <w:lang w:eastAsia="he-IL"/>
        </w:rPr>
      </w:pPr>
    </w:p>
    <w:p w14:paraId="59F8A84E" w14:textId="11EFF98A" w:rsidR="00C77045" w:rsidRPr="0009511C" w:rsidDel="000D076F" w:rsidRDefault="00C77045" w:rsidP="00C77045">
      <w:pPr>
        <w:widowControl w:val="0"/>
        <w:spacing w:before="0" w:beforeAutospacing="0" w:after="0" w:afterAutospacing="0" w:line="240" w:lineRule="auto"/>
        <w:jc w:val="center"/>
        <w:rPr>
          <w:del w:id="225" w:author="Meryl Etman" w:date="2021-05-20T11:45:00Z"/>
          <w:rFonts w:ascii="Times New Roman" w:eastAsia="Times New Roman" w:hAnsi="Times New Roman" w:cs="David"/>
          <w:bCs/>
          <w:sz w:val="24"/>
          <w:szCs w:val="24"/>
          <w:u w:val="single"/>
          <w:rtl/>
          <w:lang w:eastAsia="he-IL"/>
        </w:rPr>
      </w:pPr>
    </w:p>
    <w:p w14:paraId="335DAC8D" w14:textId="3E44E5D2" w:rsidR="00C77045" w:rsidRPr="0009511C" w:rsidDel="000D076F" w:rsidRDefault="00C77045" w:rsidP="00C77045">
      <w:pPr>
        <w:widowControl w:val="0"/>
        <w:spacing w:before="0" w:beforeAutospacing="0" w:after="0" w:afterAutospacing="0" w:line="240" w:lineRule="auto"/>
        <w:jc w:val="center"/>
        <w:rPr>
          <w:del w:id="226" w:author="Meryl Etman" w:date="2021-05-20T11:45:00Z"/>
          <w:rFonts w:ascii="Times New Roman" w:eastAsia="Times New Roman" w:hAnsi="Times New Roman" w:cs="David"/>
          <w:bCs/>
          <w:sz w:val="24"/>
          <w:szCs w:val="24"/>
          <w:u w:val="single"/>
          <w:rtl/>
          <w:lang w:eastAsia="he-IL"/>
        </w:rPr>
      </w:pPr>
    </w:p>
    <w:p w14:paraId="2BB16C80" w14:textId="74317616" w:rsidR="00C77045" w:rsidRPr="0009511C" w:rsidDel="000D076F" w:rsidRDefault="00C77045" w:rsidP="00C77045">
      <w:pPr>
        <w:widowControl w:val="0"/>
        <w:spacing w:before="0" w:beforeAutospacing="0" w:after="0" w:afterAutospacing="0" w:line="240" w:lineRule="auto"/>
        <w:jc w:val="center"/>
        <w:rPr>
          <w:del w:id="227" w:author="Meryl Etman" w:date="2021-05-20T11:45:00Z"/>
          <w:rFonts w:ascii="Times New Roman" w:eastAsia="Times New Roman" w:hAnsi="Times New Roman" w:cs="David"/>
          <w:bCs/>
          <w:sz w:val="24"/>
          <w:szCs w:val="24"/>
          <w:u w:val="single"/>
          <w:rtl/>
          <w:lang w:eastAsia="he-IL"/>
        </w:rPr>
      </w:pPr>
    </w:p>
    <w:p w14:paraId="509C24B8" w14:textId="288C312A" w:rsidR="00C77045" w:rsidRPr="0009511C" w:rsidDel="000D076F" w:rsidRDefault="00C77045" w:rsidP="00C77045">
      <w:pPr>
        <w:widowControl w:val="0"/>
        <w:spacing w:before="0" w:beforeAutospacing="0" w:after="0" w:afterAutospacing="0" w:line="240" w:lineRule="auto"/>
        <w:jc w:val="center"/>
        <w:rPr>
          <w:del w:id="228" w:author="Meryl Etman" w:date="2021-05-20T11:45:00Z"/>
          <w:rFonts w:ascii="Times New Roman" w:eastAsia="Times New Roman" w:hAnsi="Times New Roman" w:cs="David"/>
          <w:bCs/>
          <w:sz w:val="24"/>
          <w:szCs w:val="24"/>
          <w:u w:val="single"/>
          <w:rtl/>
          <w:lang w:eastAsia="he-IL"/>
        </w:rPr>
      </w:pPr>
    </w:p>
    <w:p w14:paraId="113985DB" w14:textId="2546E5D0" w:rsidR="00C77045" w:rsidRPr="0009511C" w:rsidDel="000D076F" w:rsidRDefault="00C77045" w:rsidP="00C77045">
      <w:pPr>
        <w:widowControl w:val="0"/>
        <w:spacing w:before="0" w:beforeAutospacing="0" w:after="0" w:afterAutospacing="0" w:line="240" w:lineRule="auto"/>
        <w:jc w:val="center"/>
        <w:rPr>
          <w:del w:id="229" w:author="Meryl Etman" w:date="2021-05-20T11:45:00Z"/>
          <w:rFonts w:ascii="Times New Roman" w:eastAsia="Times New Roman" w:hAnsi="Times New Roman" w:cs="David"/>
          <w:bCs/>
          <w:sz w:val="24"/>
          <w:szCs w:val="24"/>
          <w:u w:val="single"/>
          <w:rtl/>
          <w:lang w:eastAsia="he-IL"/>
        </w:rPr>
      </w:pPr>
    </w:p>
    <w:p w14:paraId="66D0E252" w14:textId="2BEB0FF7" w:rsidR="00C77045" w:rsidRPr="0009511C" w:rsidDel="000D076F" w:rsidRDefault="00C77045" w:rsidP="00C77045">
      <w:pPr>
        <w:widowControl w:val="0"/>
        <w:spacing w:before="0" w:beforeAutospacing="0" w:after="0" w:afterAutospacing="0" w:line="240" w:lineRule="auto"/>
        <w:jc w:val="center"/>
        <w:rPr>
          <w:del w:id="230" w:author="Meryl Etman" w:date="2021-05-20T11:45:00Z"/>
          <w:rFonts w:ascii="Times New Roman" w:eastAsia="Times New Roman" w:hAnsi="Times New Roman" w:cs="David"/>
          <w:bCs/>
          <w:sz w:val="24"/>
          <w:szCs w:val="24"/>
          <w:u w:val="single"/>
          <w:rtl/>
          <w:lang w:eastAsia="he-IL"/>
        </w:rPr>
      </w:pPr>
    </w:p>
    <w:p w14:paraId="768753BB" w14:textId="73D0416E" w:rsidR="00C77045" w:rsidRPr="0009511C" w:rsidDel="000D076F" w:rsidRDefault="00C77045" w:rsidP="00C77045">
      <w:pPr>
        <w:widowControl w:val="0"/>
        <w:spacing w:before="0" w:beforeAutospacing="0" w:after="0" w:afterAutospacing="0" w:line="240" w:lineRule="auto"/>
        <w:jc w:val="center"/>
        <w:rPr>
          <w:del w:id="231" w:author="Meryl Etman" w:date="2021-05-20T11:45:00Z"/>
          <w:rFonts w:ascii="Times New Roman" w:eastAsia="Times New Roman" w:hAnsi="Times New Roman" w:cs="David"/>
          <w:bCs/>
          <w:sz w:val="24"/>
          <w:szCs w:val="24"/>
          <w:u w:val="single"/>
          <w:rtl/>
          <w:lang w:eastAsia="he-IL"/>
        </w:rPr>
      </w:pPr>
    </w:p>
    <w:p w14:paraId="40A41502" w14:textId="176B1CD6" w:rsidR="00C77045" w:rsidRPr="0009511C" w:rsidDel="000D076F" w:rsidRDefault="00C77045" w:rsidP="00C77045">
      <w:pPr>
        <w:widowControl w:val="0"/>
        <w:spacing w:before="0" w:beforeAutospacing="0" w:after="0" w:afterAutospacing="0" w:line="240" w:lineRule="auto"/>
        <w:jc w:val="center"/>
        <w:rPr>
          <w:del w:id="232" w:author="Meryl Etman" w:date="2021-05-20T11:45:00Z"/>
          <w:rFonts w:ascii="Times New Roman" w:eastAsia="Times New Roman" w:hAnsi="Times New Roman" w:cs="David"/>
          <w:bCs/>
          <w:sz w:val="24"/>
          <w:szCs w:val="24"/>
          <w:u w:val="single"/>
          <w:rtl/>
          <w:lang w:eastAsia="he-IL"/>
        </w:rPr>
      </w:pPr>
    </w:p>
    <w:p w14:paraId="71C6D31A" w14:textId="033E0B99" w:rsidR="00C77045" w:rsidRPr="0009511C" w:rsidDel="000D076F" w:rsidRDefault="00C77045" w:rsidP="00C77045">
      <w:pPr>
        <w:widowControl w:val="0"/>
        <w:spacing w:before="0" w:beforeAutospacing="0" w:after="0" w:afterAutospacing="0" w:line="240" w:lineRule="auto"/>
        <w:jc w:val="center"/>
        <w:rPr>
          <w:del w:id="233" w:author="Meryl Etman" w:date="2021-05-20T11:45:00Z"/>
          <w:rFonts w:ascii="Times New Roman" w:eastAsia="Times New Roman" w:hAnsi="Times New Roman" w:cs="David"/>
          <w:bCs/>
          <w:sz w:val="24"/>
          <w:szCs w:val="24"/>
          <w:u w:val="single"/>
          <w:rtl/>
          <w:lang w:eastAsia="he-IL"/>
        </w:rPr>
      </w:pPr>
    </w:p>
    <w:p w14:paraId="739D836E" w14:textId="7E4F957D" w:rsidR="00C77045" w:rsidRPr="0009511C" w:rsidDel="000D076F" w:rsidRDefault="00C77045" w:rsidP="00C77045">
      <w:pPr>
        <w:widowControl w:val="0"/>
        <w:spacing w:before="0" w:beforeAutospacing="0" w:after="0" w:afterAutospacing="0" w:line="240" w:lineRule="auto"/>
        <w:jc w:val="center"/>
        <w:rPr>
          <w:del w:id="234" w:author="Meryl Etman" w:date="2021-05-20T11:45:00Z"/>
          <w:rFonts w:ascii="Times New Roman" w:eastAsia="Times New Roman" w:hAnsi="Times New Roman" w:cs="David"/>
          <w:bCs/>
          <w:sz w:val="24"/>
          <w:szCs w:val="24"/>
          <w:u w:val="single"/>
          <w:rtl/>
          <w:lang w:eastAsia="he-IL"/>
        </w:rPr>
      </w:pPr>
    </w:p>
    <w:p w14:paraId="7CC7FDE1" w14:textId="4E26E35C" w:rsidR="00C77045" w:rsidRPr="0009511C" w:rsidDel="000D076F" w:rsidRDefault="00C77045" w:rsidP="00C77045">
      <w:pPr>
        <w:widowControl w:val="0"/>
        <w:spacing w:before="0" w:beforeAutospacing="0" w:after="0" w:afterAutospacing="0" w:line="240" w:lineRule="auto"/>
        <w:jc w:val="center"/>
        <w:rPr>
          <w:del w:id="235" w:author="Meryl Etman" w:date="2021-05-20T11:45:00Z"/>
          <w:rFonts w:ascii="Times New Roman" w:eastAsia="Times New Roman" w:hAnsi="Times New Roman" w:cs="David"/>
          <w:bCs/>
          <w:sz w:val="24"/>
          <w:szCs w:val="24"/>
          <w:u w:val="single"/>
          <w:rtl/>
          <w:lang w:eastAsia="he-IL"/>
        </w:rPr>
      </w:pPr>
    </w:p>
    <w:p w14:paraId="1F63A8BC" w14:textId="6E576D4C" w:rsidR="00C77045" w:rsidDel="000D076F" w:rsidRDefault="00C77045" w:rsidP="00C77045">
      <w:pPr>
        <w:widowControl w:val="0"/>
        <w:spacing w:before="0" w:beforeAutospacing="0" w:after="0" w:afterAutospacing="0" w:line="240" w:lineRule="auto"/>
        <w:jc w:val="center"/>
        <w:rPr>
          <w:del w:id="236" w:author="Meryl Etman" w:date="2021-05-20T11:45:00Z"/>
          <w:rFonts w:ascii="Times New Roman" w:eastAsia="Times New Roman" w:hAnsi="Times New Roman" w:cs="David"/>
          <w:bCs/>
          <w:sz w:val="20"/>
          <w:szCs w:val="24"/>
          <w:u w:val="single"/>
          <w:rtl/>
          <w:lang w:eastAsia="he-IL"/>
        </w:rPr>
      </w:pPr>
      <w:del w:id="237" w:author="Meryl Etman" w:date="2021-05-20T11:45:00Z">
        <w:r w:rsidDel="000D076F">
          <w:rPr>
            <w:rFonts w:ascii="Times New Roman" w:eastAsia="Times New Roman" w:hAnsi="Times New Roman" w:cs="David"/>
            <w:bCs/>
            <w:sz w:val="20"/>
            <w:szCs w:val="24"/>
            <w:u w:val="single"/>
            <w:rtl/>
            <w:lang w:eastAsia="he-IL"/>
          </w:rPr>
          <w:br w:type="page"/>
        </w:r>
      </w:del>
    </w:p>
    <w:p w14:paraId="58C5764E" w14:textId="77777777" w:rsidR="000D076F" w:rsidRDefault="000D076F">
      <w:pPr>
        <w:bidi w:val="0"/>
        <w:spacing w:before="0" w:beforeAutospacing="0" w:after="160" w:afterAutospacing="0" w:line="259" w:lineRule="auto"/>
        <w:rPr>
          <w:ins w:id="238" w:author="Meryl Etman" w:date="2021-05-20T11:45:00Z"/>
          <w:rFonts w:ascii="Times New Roman" w:eastAsia="Times New Roman" w:hAnsi="Times New Roman" w:cs="David"/>
          <w:bCs/>
          <w:sz w:val="20"/>
          <w:szCs w:val="24"/>
          <w:u w:val="single"/>
          <w:rtl/>
          <w:lang w:eastAsia="he-IL"/>
        </w:rPr>
      </w:pPr>
      <w:ins w:id="239" w:author="Meryl Etman" w:date="2021-05-20T11:45:00Z">
        <w:r>
          <w:rPr>
            <w:rFonts w:ascii="Times New Roman" w:eastAsia="Times New Roman" w:hAnsi="Times New Roman" w:cs="David"/>
            <w:bCs/>
            <w:sz w:val="20"/>
            <w:szCs w:val="24"/>
            <w:u w:val="single"/>
            <w:rtl/>
            <w:lang w:eastAsia="he-IL"/>
          </w:rPr>
          <w:br w:type="page"/>
        </w:r>
      </w:ins>
    </w:p>
    <w:p w14:paraId="4D4D01D9" w14:textId="13D4762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E4CBB99"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0C5A74A" w14:textId="77777777" w:rsidR="00C77045" w:rsidRPr="00400B84" w:rsidRDefault="00C77045" w:rsidP="00C770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77045" w:rsidRPr="0009511C" w14:paraId="215AEE38" w14:textId="77777777" w:rsidTr="00E92D1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9AF7908"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BC2F5C3"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C77045" w:rsidRPr="0009511C" w14:paraId="7729A528" w14:textId="77777777" w:rsidTr="00E92D1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8718C8C"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77045" w:rsidRPr="0009511C" w14:paraId="4BDDBF21" w14:textId="77777777" w:rsidTr="00E92D1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3B1E89E"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B35BD42"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7AA47DF"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A940702"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C77045" w:rsidRPr="0009511C" w14:paraId="3683B06C" w14:textId="77777777" w:rsidTr="00E92D1D">
        <w:trPr>
          <w:trHeight w:val="551"/>
        </w:trPr>
        <w:tc>
          <w:tcPr>
            <w:tcW w:w="4068" w:type="dxa"/>
            <w:tcBorders>
              <w:top w:val="single" w:sz="4" w:space="0" w:color="auto"/>
              <w:left w:val="single" w:sz="4" w:space="0" w:color="auto"/>
              <w:bottom w:val="single" w:sz="4" w:space="0" w:color="auto"/>
              <w:right w:val="single" w:sz="4" w:space="0" w:color="auto"/>
            </w:tcBorders>
            <w:hideMark/>
          </w:tcPr>
          <w:p w14:paraId="14FA21F1"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AF4E2EE"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FB2B021"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51BE2DE"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p>
          <w:p w14:paraId="19DB2250"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6C00B5E"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080C063"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p>
          <w:p w14:paraId="36614206"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C2EB287"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p>
        </w:tc>
      </w:tr>
      <w:tr w:rsidR="00C77045" w:rsidRPr="0009511C" w14:paraId="028D6E82" w14:textId="77777777" w:rsidTr="00E92D1D">
        <w:trPr>
          <w:trHeight w:val="571"/>
        </w:trPr>
        <w:tc>
          <w:tcPr>
            <w:tcW w:w="4068" w:type="dxa"/>
            <w:tcBorders>
              <w:top w:val="single" w:sz="4" w:space="0" w:color="auto"/>
              <w:left w:val="single" w:sz="4" w:space="0" w:color="auto"/>
              <w:bottom w:val="single" w:sz="4" w:space="0" w:color="auto"/>
              <w:right w:val="single" w:sz="4" w:space="0" w:color="auto"/>
            </w:tcBorders>
            <w:hideMark/>
          </w:tcPr>
          <w:p w14:paraId="7513EEBB"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8BA716D"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39E0EE1"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ADB4FE" w14:textId="77777777" w:rsidR="00C77045" w:rsidRPr="0009511C" w:rsidRDefault="00C77045" w:rsidP="00E92D1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05334A" w14:textId="77777777" w:rsidR="00C77045" w:rsidRPr="0009511C" w:rsidRDefault="00C77045" w:rsidP="00E92D1D">
            <w:pPr>
              <w:spacing w:before="0" w:beforeAutospacing="0" w:after="0" w:afterAutospacing="0" w:line="256" w:lineRule="auto"/>
              <w:rPr>
                <w:rFonts w:ascii="David" w:eastAsia="Calibri" w:hAnsi="David" w:cs="David"/>
                <w:b/>
                <w:sz w:val="24"/>
                <w:szCs w:val="24"/>
                <w:lang w:eastAsia="he-IL"/>
              </w:rPr>
            </w:pPr>
          </w:p>
        </w:tc>
      </w:tr>
      <w:tr w:rsidR="00C77045" w:rsidRPr="0009511C" w14:paraId="53CEF2D4" w14:textId="77777777" w:rsidTr="00E92D1D">
        <w:trPr>
          <w:trHeight w:val="391"/>
        </w:trPr>
        <w:tc>
          <w:tcPr>
            <w:tcW w:w="4068" w:type="dxa"/>
            <w:tcBorders>
              <w:top w:val="single" w:sz="4" w:space="0" w:color="auto"/>
              <w:left w:val="single" w:sz="4" w:space="0" w:color="auto"/>
              <w:bottom w:val="single" w:sz="4" w:space="0" w:color="auto"/>
              <w:right w:val="single" w:sz="4" w:space="0" w:color="auto"/>
            </w:tcBorders>
            <w:hideMark/>
          </w:tcPr>
          <w:p w14:paraId="06D535CA"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C7D4194"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C49A845" w14:textId="77777777" w:rsidR="00C77045" w:rsidRPr="0009511C" w:rsidRDefault="00C77045" w:rsidP="00E92D1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C91DA2" w14:textId="77777777" w:rsidR="00C77045" w:rsidRPr="0009511C" w:rsidRDefault="00C77045" w:rsidP="00E92D1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829D07" w14:textId="77777777" w:rsidR="00C77045" w:rsidRPr="0009511C" w:rsidRDefault="00C77045" w:rsidP="00E92D1D">
            <w:pPr>
              <w:spacing w:before="0" w:beforeAutospacing="0" w:after="0" w:afterAutospacing="0" w:line="256" w:lineRule="auto"/>
              <w:rPr>
                <w:rFonts w:ascii="David" w:eastAsia="Calibri" w:hAnsi="David" w:cs="David"/>
                <w:b/>
                <w:sz w:val="24"/>
                <w:szCs w:val="24"/>
                <w:lang w:eastAsia="he-IL"/>
              </w:rPr>
            </w:pPr>
          </w:p>
        </w:tc>
      </w:tr>
    </w:tbl>
    <w:p w14:paraId="45468E53" w14:textId="77777777" w:rsidR="00C77045" w:rsidRPr="0009511C" w:rsidRDefault="00C77045" w:rsidP="00C7704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77045" w:rsidRPr="0009511C" w14:paraId="21B8E1D8" w14:textId="77777777" w:rsidTr="00E92D1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ECEE1CA"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C77045" w:rsidRPr="0009511C" w14:paraId="5CB9284A" w14:textId="77777777" w:rsidTr="00E92D1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CBCDEAE"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4B7906E"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p w14:paraId="112C8FED"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59A20E8"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4ED4BC2"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802579"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52A5E2F"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56C1900"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F07EC5E"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E03A40C"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C77045" w:rsidRPr="0009511C" w14:paraId="765B21F4" w14:textId="77777777" w:rsidTr="00E92D1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64B871C" w14:textId="77777777" w:rsidR="00C77045" w:rsidRPr="0009511C" w:rsidRDefault="00C77045" w:rsidP="00E92D1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A8B0A0C" w14:textId="77777777" w:rsidR="00C77045" w:rsidRPr="0009511C" w:rsidRDefault="00C77045" w:rsidP="00E92D1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30D5623" w14:textId="77777777" w:rsidR="00C77045" w:rsidRPr="0009511C" w:rsidRDefault="00C77045" w:rsidP="00E92D1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1AE4625" w14:textId="77777777" w:rsidR="00C77045" w:rsidRPr="0009511C" w:rsidRDefault="00C77045" w:rsidP="00E92D1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5C5D395" w14:textId="77777777" w:rsidR="00C77045" w:rsidRPr="0009511C" w:rsidRDefault="00C77045" w:rsidP="00E92D1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52C250"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EF53FF8"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1A3DCD2" w14:textId="77777777" w:rsidR="00C77045" w:rsidRPr="0009511C" w:rsidRDefault="00C77045" w:rsidP="00E92D1D">
            <w:pPr>
              <w:spacing w:before="0" w:beforeAutospacing="0" w:after="0" w:afterAutospacing="0" w:line="256" w:lineRule="auto"/>
              <w:rPr>
                <w:rFonts w:ascii="David" w:eastAsia="Calibri" w:hAnsi="David" w:cs="David"/>
                <w:sz w:val="24"/>
                <w:szCs w:val="24"/>
                <w:lang w:eastAsia="he-IL"/>
              </w:rPr>
            </w:pPr>
          </w:p>
        </w:tc>
      </w:tr>
      <w:tr w:rsidR="00C77045" w:rsidRPr="0009511C" w14:paraId="2E0549E2" w14:textId="77777777" w:rsidTr="00E92D1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1327A4A"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88A2B0C"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7A22DBF"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3C1CFAF"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D491124"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7235E22"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2DEFFD6"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009AB81" w14:textId="77777777" w:rsidR="00C77045" w:rsidRPr="0009511C" w:rsidRDefault="00C77045" w:rsidP="00E92D1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C77045" w:rsidRPr="0009511C" w14:paraId="4B5D2390" w14:textId="77777777" w:rsidTr="00E92D1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BF02AA9"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7A15AC7"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42465C7"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36142D4"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54DC06A"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2DB9705"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D3D8609"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C4C04B3" w14:textId="77777777" w:rsidR="00C77045" w:rsidRPr="0009511C" w:rsidRDefault="00C77045" w:rsidP="00E92D1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C77045" w:rsidRPr="0009511C" w14:paraId="4F0DF230" w14:textId="77777777" w:rsidTr="00E92D1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F2A31AA"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0C0253F" w14:textId="77777777" w:rsidR="00C77045" w:rsidRPr="0009511C" w:rsidRDefault="00C77045" w:rsidP="00E92D1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661973D" w14:textId="77777777" w:rsidR="00C77045" w:rsidRPr="0009511C" w:rsidRDefault="00C77045" w:rsidP="00E92D1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8F3BF39" w14:textId="77777777" w:rsidR="00C77045" w:rsidRPr="0009511C" w:rsidRDefault="00C77045" w:rsidP="00E92D1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9FBD328" w14:textId="77777777" w:rsidR="00C77045" w:rsidRPr="0009511C" w:rsidRDefault="00C77045" w:rsidP="00E92D1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CE0A37B" w14:textId="77777777" w:rsidR="00C77045" w:rsidRPr="0009511C" w:rsidRDefault="00C77045" w:rsidP="00E92D1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0ECB2D9" w14:textId="77777777" w:rsidR="00C77045" w:rsidRPr="0009511C" w:rsidRDefault="00C77045" w:rsidP="00E92D1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39610C4" w14:textId="77777777" w:rsidR="00C77045" w:rsidRPr="0009511C" w:rsidRDefault="00C77045" w:rsidP="00E92D1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511041C" w14:textId="77777777" w:rsidR="00C77045" w:rsidRPr="0009511C" w:rsidRDefault="00C77045" w:rsidP="00C7704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62A972F8" w14:textId="77777777" w:rsidTr="00E92D1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D79CDB"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C77045" w:rsidRPr="0009511C" w14:paraId="0AA2B1BA" w14:textId="77777777" w:rsidTr="00E92D1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9AC8623"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E88EB36" w14:textId="77777777" w:rsidR="00C77045" w:rsidRPr="0009511C" w:rsidRDefault="00C77045" w:rsidP="00C7704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70A4F400" w14:textId="77777777" w:rsidTr="00E92D1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5B44AC4"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C77045" w:rsidRPr="0009511C" w14:paraId="2355668D" w14:textId="77777777" w:rsidTr="00E92D1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331AA0D"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E4C010D" w14:textId="77777777" w:rsidR="00C77045" w:rsidRPr="0009511C" w:rsidRDefault="00C77045" w:rsidP="00C7704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412CB06F" w14:textId="77777777" w:rsidTr="00E92D1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4D10153" w14:textId="77777777" w:rsidR="00C77045" w:rsidRPr="0009511C" w:rsidRDefault="00C77045" w:rsidP="00E92D1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77045" w:rsidRPr="0009511C" w14:paraId="4D574E87" w14:textId="77777777" w:rsidTr="00E92D1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A795FA6" w14:textId="77777777" w:rsidR="00C77045" w:rsidRPr="0009511C" w:rsidRDefault="00C77045" w:rsidP="00E92D1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96C681D" w14:textId="77777777" w:rsidR="00C77045" w:rsidRPr="0009511C" w:rsidRDefault="00C77045" w:rsidP="00C77045">
      <w:pPr>
        <w:spacing w:before="0" w:beforeAutospacing="0" w:after="200" w:afterAutospacing="0" w:line="276" w:lineRule="auto"/>
        <w:rPr>
          <w:rFonts w:ascii="David" w:eastAsia="Calibri" w:hAnsi="David" w:cs="David"/>
          <w:sz w:val="24"/>
          <w:szCs w:val="24"/>
          <w:rtl/>
          <w:lang w:eastAsia="he-IL"/>
        </w:rPr>
      </w:pPr>
    </w:p>
    <w:p w14:paraId="3EE2D68F" w14:textId="77777777" w:rsidR="00C77045" w:rsidRPr="00B27B4C" w:rsidRDefault="00C77045" w:rsidP="00C770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4E045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F0A4A84"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8D95E8E"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660D34B1"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23AB529A"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7E8CB1C9"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8D7609"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2BF62797"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598A2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F149EEE" w14:textId="4B221E15" w:rsidR="000B5DC0" w:rsidRPr="000B5DC0" w:rsidRDefault="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Change w:id="240" w:author="מרול אטמן" w:date="2021-07-05T13:11:00Z">
          <w:pPr>
            <w:widowControl w:val="0"/>
            <w:spacing w:before="0" w:beforeAutospacing="0" w:after="0" w:afterAutospacing="0" w:line="240" w:lineRule="auto"/>
            <w:ind w:right="720"/>
            <w:jc w:val="both"/>
          </w:pPr>
        </w:pPrChange>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r>
      <w:del w:id="241" w:author="מרול אטמן" w:date="2021-07-05T13:11:00Z">
        <w:r w:rsidRPr="000B5DC0" w:rsidDel="00AC6552">
          <w:rPr>
            <w:rFonts w:ascii="Times New Roman" w:eastAsia="Times New Roman" w:hAnsi="Times New Roman" w:cs="David"/>
            <w:sz w:val="20"/>
            <w:szCs w:val="24"/>
            <w:rtl/>
            <w:lang w:eastAsia="he-IL"/>
          </w:rPr>
          <w:delText>נספח פ</w:delText>
        </w:r>
        <w:r w:rsidRPr="000B5DC0" w:rsidDel="00AC6552">
          <w:rPr>
            <w:rFonts w:ascii="Times New Roman" w:eastAsia="Times New Roman" w:hAnsi="Times New Roman" w:cs="David" w:hint="cs"/>
            <w:sz w:val="20"/>
            <w:szCs w:val="24"/>
            <w:rtl/>
            <w:lang w:eastAsia="he-IL"/>
          </w:rPr>
          <w:delText>י</w:delText>
        </w:r>
        <w:r w:rsidRPr="000B5DC0" w:rsidDel="00AC6552">
          <w:rPr>
            <w:rFonts w:ascii="Times New Roman" w:eastAsia="Times New Roman" w:hAnsi="Times New Roman" w:cs="David"/>
            <w:sz w:val="20"/>
            <w:szCs w:val="24"/>
            <w:rtl/>
            <w:lang w:eastAsia="he-IL"/>
          </w:rPr>
          <w:delText>תוח לתכנית בנין עיר בסמכות הועדה המקומית</w:delText>
        </w:r>
      </w:del>
      <w:ins w:id="242" w:author="מרול אטמן" w:date="2021-07-05T13:11:00Z">
        <w:r w:rsidR="00AC6552">
          <w:rPr>
            <w:rFonts w:ascii="Times New Roman" w:eastAsia="Times New Roman" w:hAnsi="Times New Roman" w:cs="David" w:hint="cs"/>
            <w:sz w:val="20"/>
            <w:szCs w:val="24"/>
            <w:rtl/>
            <w:lang w:eastAsia="he-IL"/>
          </w:rPr>
          <w:t>מבוטל</w:t>
        </w:r>
      </w:ins>
      <w:r w:rsidRPr="000B5DC0">
        <w:rPr>
          <w:rFonts w:ascii="Times New Roman" w:eastAsia="Times New Roman" w:hAnsi="Times New Roman" w:cs="David"/>
          <w:sz w:val="20"/>
          <w:szCs w:val="24"/>
          <w:rtl/>
          <w:lang w:eastAsia="he-IL"/>
        </w:rPr>
        <w:t>.</w:t>
      </w:r>
    </w:p>
    <w:p w14:paraId="2521D7DF"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1E633D76"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60399B3A"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04E53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5FDA9DC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E41F4E"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2A91D3C5"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3775FDA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4904496"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6DA3F75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653F3E8"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1DC0F38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E4A8F1B"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del w:id="243" w:author="מרול אטמן" w:date="2021-07-05T13:11:00Z">
        <w:r w:rsidRPr="000B5DC0" w:rsidDel="00AC6552">
          <w:rPr>
            <w:rFonts w:ascii="Times New Roman" w:eastAsia="Times New Roman" w:hAnsi="Times New Roman" w:cs="David"/>
            <w:sz w:val="20"/>
            <w:szCs w:val="24"/>
            <w:rtl/>
            <w:lang w:eastAsia="he-IL"/>
          </w:rPr>
          <w:tab/>
        </w:r>
      </w:del>
      <w:r w:rsidRPr="000B5DC0">
        <w:rPr>
          <w:rFonts w:ascii="Times New Roman" w:eastAsia="Times New Roman" w:hAnsi="Times New Roman" w:cs="David"/>
          <w:sz w:val="20"/>
          <w:szCs w:val="24"/>
          <w:rtl/>
          <w:lang w:eastAsia="he-IL"/>
        </w:rPr>
        <w:t>קונסטרוקציה, ניקוז תת-קרקעי ואיטום גגות).</w:t>
      </w:r>
    </w:p>
    <w:p w14:paraId="5D60C03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63BB142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1B005CDB"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7F704B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5A7DB5ED"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23B93B43" w14:textId="01DD026F" w:rsidR="000B5DC0" w:rsidRPr="000B5DC0" w:rsidRDefault="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Change w:id="244" w:author="מרול אטמן" w:date="2021-07-05T13:12:00Z">
          <w:pPr>
            <w:widowControl w:val="0"/>
            <w:spacing w:before="0" w:beforeAutospacing="0" w:after="0" w:afterAutospacing="0" w:line="240" w:lineRule="auto"/>
            <w:ind w:right="720"/>
            <w:jc w:val="both"/>
          </w:pPr>
        </w:pPrChange>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r>
      <w:del w:id="245" w:author="מרול אטמן" w:date="2021-07-05T13:12:00Z">
        <w:r w:rsidRPr="000B5DC0" w:rsidDel="00AC6552">
          <w:rPr>
            <w:rFonts w:ascii="Times New Roman" w:eastAsia="Times New Roman" w:hAnsi="Times New Roman" w:cs="David"/>
            <w:sz w:val="20"/>
            <w:szCs w:val="24"/>
            <w:rtl/>
            <w:lang w:eastAsia="he-IL"/>
          </w:rPr>
          <w:delText xml:space="preserve">תכניות בינוי לביצוע לאישור הרשויות בקנ"מ 1:1250 ו-1:500 או אחר לפי דרישת </w:delText>
        </w:r>
        <w:r w:rsidRPr="000B5DC0" w:rsidDel="00AC6552">
          <w:rPr>
            <w:rFonts w:ascii="Times New Roman" w:eastAsia="Times New Roman" w:hAnsi="Times New Roman" w:cs="David"/>
            <w:sz w:val="20"/>
            <w:szCs w:val="24"/>
            <w:rtl/>
            <w:lang w:eastAsia="he-IL"/>
          </w:rPr>
          <w:tab/>
          <w:delText>הרשויות לרבות: תכניות ב</w:delText>
        </w:r>
        <w:r w:rsidRPr="000B5DC0" w:rsidDel="00AC6552">
          <w:rPr>
            <w:rFonts w:ascii="Times New Roman" w:eastAsia="Times New Roman" w:hAnsi="Times New Roman" w:cs="David" w:hint="cs"/>
            <w:sz w:val="20"/>
            <w:szCs w:val="24"/>
            <w:rtl/>
            <w:lang w:eastAsia="he-IL"/>
          </w:rPr>
          <w:delText>י</w:delText>
        </w:r>
        <w:r w:rsidRPr="000B5DC0" w:rsidDel="00AC6552">
          <w:rPr>
            <w:rFonts w:ascii="Times New Roman" w:eastAsia="Times New Roman" w:hAnsi="Times New Roman" w:cs="David"/>
            <w:sz w:val="20"/>
            <w:szCs w:val="24"/>
            <w:rtl/>
            <w:lang w:eastAsia="he-IL"/>
          </w:rPr>
          <w:delText>נוי מנחה, פרטי פ</w:delText>
        </w:r>
        <w:r w:rsidRPr="000B5DC0" w:rsidDel="00AC6552">
          <w:rPr>
            <w:rFonts w:ascii="Times New Roman" w:eastAsia="Times New Roman" w:hAnsi="Times New Roman" w:cs="David" w:hint="cs"/>
            <w:sz w:val="20"/>
            <w:szCs w:val="24"/>
            <w:rtl/>
            <w:lang w:eastAsia="he-IL"/>
          </w:rPr>
          <w:delText>י</w:delText>
        </w:r>
        <w:r w:rsidRPr="000B5DC0" w:rsidDel="00AC6552">
          <w:rPr>
            <w:rFonts w:ascii="Times New Roman" w:eastAsia="Times New Roman" w:hAnsi="Times New Roman" w:cs="David"/>
            <w:sz w:val="20"/>
            <w:szCs w:val="24"/>
            <w:rtl/>
            <w:lang w:eastAsia="he-IL"/>
          </w:rPr>
          <w:delText>תוח מנחים, תכנון עקרוני לשצ"פים</w:delText>
        </w:r>
      </w:del>
      <w:ins w:id="246" w:author="מרול אטמן" w:date="2021-07-05T13:12:00Z">
        <w:r w:rsidR="00AC6552">
          <w:rPr>
            <w:rFonts w:ascii="Times New Roman" w:eastAsia="Times New Roman" w:hAnsi="Times New Roman" w:cs="David" w:hint="cs"/>
            <w:sz w:val="20"/>
            <w:szCs w:val="24"/>
            <w:rtl/>
            <w:lang w:eastAsia="he-IL"/>
          </w:rPr>
          <w:t>מבוטל</w:t>
        </w:r>
      </w:ins>
      <w:r w:rsidRPr="000B5DC0">
        <w:rPr>
          <w:rFonts w:ascii="Times New Roman" w:eastAsia="Times New Roman" w:hAnsi="Times New Roman" w:cs="David"/>
          <w:sz w:val="20"/>
          <w:szCs w:val="24"/>
          <w:rtl/>
          <w:lang w:eastAsia="he-IL"/>
        </w:rPr>
        <w:t>.</w:t>
      </w:r>
    </w:p>
    <w:p w14:paraId="14233DF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70D61F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4774C2EF"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567221D"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4094A3D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15DC81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25D11C0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22D08F0"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74BCDB9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403799"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6A1AE0B"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39E9E15"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07236D6A"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529308E"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4838A88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A52C83"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BA97AA7"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t>נספח "ט"</w:t>
      </w:r>
    </w:p>
    <w:p w14:paraId="4FD32312"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71F55189"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B45F977"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6803E71"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30E86AC4"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5F54A277"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E99116"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6FDB60"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3FB84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8E7EA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019D78E1" w14:textId="5F00F04D" w:rsidR="000B5DC0" w:rsidRPr="000B5DC0" w:rsidRDefault="00F601CD"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47" w:author="Meryl Etman" w:date="2021-05-20T11:30:00Z">
            <w:r w:rsidR="00E92D1D">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sidR="00E92D1D">
              <w:rPr>
                <w:rFonts w:ascii="Times New Roman" w:eastAsia="Times New Roman" w:hAnsi="Times New Roman" w:cs="David"/>
                <w:color w:val="008000"/>
                <w:sz w:val="24"/>
                <w:szCs w:val="24"/>
                <w:rtl/>
                <w:lang w:eastAsia="he-IL"/>
              </w:rPr>
              <w:br/>
              <w:t>יוני נתניהו 1 ג' אור יהודה</w:t>
            </w:r>
            <w:r w:rsidR="00E92D1D">
              <w:rPr>
                <w:rFonts w:ascii="Times New Roman" w:eastAsia="Times New Roman" w:hAnsi="Times New Roman" w:cs="David"/>
                <w:color w:val="008000"/>
                <w:sz w:val="24"/>
                <w:szCs w:val="24"/>
                <w:rtl/>
                <w:lang w:eastAsia="he-IL"/>
              </w:rPr>
              <w:br/>
              <w:t>558075404</w:t>
            </w:r>
            <w:r w:rsidR="00E92D1D">
              <w:rPr>
                <w:rFonts w:ascii="Times New Roman" w:eastAsia="Times New Roman" w:hAnsi="Times New Roman" w:cs="David"/>
                <w:color w:val="008000"/>
                <w:sz w:val="24"/>
                <w:szCs w:val="24"/>
                <w:rtl/>
                <w:lang w:eastAsia="he-IL"/>
              </w:rPr>
              <w:br/>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113309D0"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0C1B4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7F1FF0"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4F911C7"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22BE618" w14:textId="6A169479"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8"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49" w:author="Meryl Etman" w:date="2021-05-20T11:24:00Z">
            <w:r w:rsidR="00E74240">
              <w:rPr>
                <w:rFonts w:ascii="Times New Roman" w:eastAsia="Times New Roman" w:hAnsi="Times New Roman" w:cs="David"/>
                <w:color w:val="008000"/>
                <w:sz w:val="24"/>
                <w:szCs w:val="24"/>
                <w:rtl/>
                <w:lang w:eastAsia="he-IL"/>
              </w:rPr>
              <w:t>סביוני נצר סירני</w:t>
            </w:r>
          </w:ins>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50" w:author="Meryl Etman" w:date="2021-05-20T11:25:00Z">
            <w:r w:rsidR="00E74240">
              <w:rPr>
                <w:rFonts w:ascii="Times New Roman" w:eastAsia="Times New Roman" w:hAnsi="Times New Roman" w:cs="David" w:hint="cs"/>
                <w:color w:val="008000"/>
                <w:sz w:val="24"/>
                <w:szCs w:val="24"/>
                <w:rtl/>
              </w:rPr>
              <w:t>תכנון אדריכלות נוף</w:t>
            </w:r>
          </w:ins>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292708A7"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983B1A7"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433C58"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6ECC4B"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A0284B"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36B749"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0C22570C"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1C720D93"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5E7F8C4E"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5E366640" w14:textId="528D2809" w:rsidR="00AA6191" w:rsidRPr="00B27B4C" w:rsidRDefault="00F601CD"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1"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p>
    <w:p w14:paraId="67FD7DE3"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02D3691A"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0373B2B0"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89AABD0"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t xml:space="preserve">נספח "י" </w:t>
      </w:r>
    </w:p>
    <w:p w14:paraId="30BDF291"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20F6F1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25264E3B"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4993E4BC" w14:textId="47519AF0"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52" w:author="Meryl Etman" w:date="2021-05-20T11:30:00Z">
            <w:r w:rsidR="00E92D1D">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sidR="00E92D1D">
              <w:rPr>
                <w:rFonts w:ascii="Times New Roman" w:eastAsia="Times New Roman" w:hAnsi="Times New Roman" w:cs="David"/>
                <w:color w:val="008000"/>
                <w:sz w:val="24"/>
                <w:szCs w:val="24"/>
                <w:rtl/>
                <w:lang w:eastAsia="he-IL"/>
              </w:rPr>
              <w:br/>
              <w:t>יוני נתניהו 1 ג' אור יהודה</w:t>
            </w:r>
            <w:r w:rsidR="00E92D1D">
              <w:rPr>
                <w:rFonts w:ascii="Times New Roman" w:eastAsia="Times New Roman" w:hAnsi="Times New Roman" w:cs="David"/>
                <w:color w:val="008000"/>
                <w:sz w:val="24"/>
                <w:szCs w:val="24"/>
                <w:rtl/>
                <w:lang w:eastAsia="he-IL"/>
              </w:rPr>
              <w:br/>
              <w:t>558075404</w:t>
            </w:r>
            <w:r w:rsidR="00E92D1D">
              <w:rPr>
                <w:rFonts w:ascii="Times New Roman" w:eastAsia="Times New Roman" w:hAnsi="Times New Roman" w:cs="David"/>
                <w:color w:val="008000"/>
                <w:sz w:val="24"/>
                <w:szCs w:val="24"/>
                <w:rtl/>
                <w:lang w:eastAsia="he-IL"/>
              </w:rPr>
              <w:br/>
            </w:r>
          </w:ins>
        </w:sdtContent>
      </w:sdt>
    </w:p>
    <w:p w14:paraId="49BACCB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4CB98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ג.א.נ.,</w:t>
      </w:r>
    </w:p>
    <w:p w14:paraId="00769EE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BBC1FD" w14:textId="3EAA6A9B"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(להלן:"</w:t>
      </w:r>
      <w:r w:rsidRPr="000B5DC0">
        <w:rPr>
          <w:rFonts w:ascii="Times New Roman" w:eastAsia="Times New Roman" w:hAnsi="Times New Roman" w:cs="David"/>
          <w:b/>
          <w:bCs/>
          <w:sz w:val="24"/>
          <w:szCs w:val="24"/>
          <w:rtl/>
          <w:lang w:eastAsia="he-IL"/>
        </w:rPr>
        <w:t>היתרה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53" w:author="Meryl Etman" w:date="2021-05-20T11:24:00Z">
            <w:r w:rsidR="00E74240">
              <w:rPr>
                <w:rFonts w:ascii="Times New Roman" w:eastAsia="Times New Roman" w:hAnsi="Times New Roman" w:cs="David" w:hint="cs"/>
                <w:color w:val="008000"/>
                <w:sz w:val="24"/>
                <w:szCs w:val="24"/>
                <w:rtl/>
                <w:lang w:eastAsia="he-IL"/>
              </w:rPr>
              <w:t>סביוני נצר סירני</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8T00:00:00Z">
            <w:dateFormat w:val="dd/MM/yyyy"/>
            <w:lid w:val="he-IL"/>
            <w:storeMappedDataAs w:val="dateTime"/>
            <w:calendar w:val="gregorian"/>
          </w:date>
        </w:sdtPr>
        <w:sdtEndPr>
          <w:rPr>
            <w:rFonts w:hint="cs"/>
          </w:rPr>
        </w:sdtEndPr>
        <w:sdtContent>
          <w:ins w:id="254" w:author="Meryl Etman" w:date="2021-07-08T10:37:00Z">
            <w:r w:rsidR="00F601CD">
              <w:rPr>
                <w:rFonts w:ascii="Times New Roman" w:eastAsia="Times New Roman" w:hAnsi="Times New Roman" w:cs="David" w:hint="cs"/>
                <w:color w:val="008000"/>
                <w:sz w:val="24"/>
                <w:szCs w:val="24"/>
                <w:rtl/>
                <w:lang w:eastAsia="he-IL"/>
              </w:rPr>
              <w:t>‏08/07/2021</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7B0DE33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5ED2DE9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B3363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8343F5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76DBDA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115E2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D54BCC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DAFF4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6A7F15B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71C52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FA6678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1DDE7C8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5B7897"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7F2E323C"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A4A31E4"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7B68C8AC"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DE76E4F"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327FC86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B38136C"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14E07AD"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098951FD" w14:textId="4388EEE0"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5" w:author="Meryl Etman" w:date="2021-07-05T13:19:00Z">
            <w:r w:rsidR="00F7484F">
              <w:rPr>
                <w:rFonts w:ascii="Times New Roman" w:eastAsia="Times New Roman" w:hAnsi="Times New Roman" w:cs="David"/>
                <w:color w:val="008000"/>
                <w:sz w:val="24"/>
                <w:szCs w:val="24"/>
                <w:rtl/>
                <w:lang w:eastAsia="he-IL"/>
              </w:rPr>
              <w:t>צ'סלר סולומון בע"מ</w:t>
            </w:r>
          </w:ins>
        </w:sdtContent>
      </w:sdt>
    </w:p>
    <w:p w14:paraId="741B1E17"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5E47A0"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6EEE94E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51D40CB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0B5DC0">
        <w:rPr>
          <w:rFonts w:ascii="Times New Roman" w:eastAsia="Times New Roman" w:hAnsi="Times New Roman" w:cs="David"/>
          <w:b/>
          <w:bCs/>
          <w:sz w:val="24"/>
          <w:szCs w:val="24"/>
          <w:rtl/>
          <w:lang w:eastAsia="he-IL"/>
        </w:rPr>
        <w:t>החברה</w:t>
      </w:r>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4EF94A75"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CAA5341"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3D48BBE8"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2A5D7E36"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5FBFA9A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6DCECF8" w14:textId="77777777" w:rsidR="000B5DC0" w:rsidRPr="000B5DC0" w:rsidDel="000D076F" w:rsidRDefault="000B5DC0" w:rsidP="000B5DC0">
      <w:pPr>
        <w:spacing w:before="0" w:beforeAutospacing="0" w:after="0" w:afterAutospacing="0" w:line="240" w:lineRule="auto"/>
        <w:rPr>
          <w:del w:id="256" w:author="Meryl Etman" w:date="2021-05-20T11:46:00Z"/>
          <w:rFonts w:ascii="Times New Roman" w:eastAsia="Times New Roman" w:hAnsi="Times New Roman" w:cs="David"/>
          <w:sz w:val="20"/>
          <w:szCs w:val="24"/>
          <w:rtl/>
        </w:rPr>
      </w:pPr>
    </w:p>
    <w:p w14:paraId="747BDCDA"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85D2B4" w14:textId="77777777" w:rsidR="003D26AE" w:rsidRDefault="003D26AE" w:rsidP="00AF234B">
      <w:pPr>
        <w:spacing w:before="0" w:after="0" w:line="240" w:lineRule="auto"/>
      </w:pPr>
      <w:r>
        <w:separator/>
      </w:r>
    </w:p>
  </w:endnote>
  <w:endnote w:type="continuationSeparator" w:id="0">
    <w:p w14:paraId="0387E043" w14:textId="77777777" w:rsidR="003D26AE" w:rsidRDefault="003D26AE"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D26AE" w:rsidRPr="00B17476" w14:paraId="543B635B" w14:textId="77777777" w:rsidTr="00B17476">
      <w:tc>
        <w:tcPr>
          <w:tcW w:w="810" w:type="dxa"/>
        </w:tcPr>
        <w:p w14:paraId="18F56853"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19AFFFA4" w14:textId="77777777" w:rsidR="003D26AE" w:rsidRPr="00B17476" w:rsidRDefault="003D26AE" w:rsidP="00B17476">
              <w:pPr>
                <w:tabs>
                  <w:tab w:val="center" w:pos="4153"/>
                  <w:tab w:val="right" w:pos="8306"/>
                </w:tabs>
                <w:spacing w:before="0" w:after="0" w:line="240" w:lineRule="auto"/>
                <w:rPr>
                  <w:rFonts w:ascii="David" w:hAnsi="David"/>
                  <w:color w:val="00B0F0"/>
                  <w:sz w:val="20"/>
                  <w:szCs w:val="20"/>
                  <w:rtl/>
                </w:rPr>
              </w:pPr>
              <w:ins w:id="257" w:author="Meryl Etman" w:date="2021-05-20T11:24:00Z">
                <w:r>
                  <w:rPr>
                    <w:rFonts w:ascii="David" w:hAnsi="David"/>
                    <w:color w:val="00B0F0"/>
                    <w:sz w:val="20"/>
                    <w:szCs w:val="20"/>
                    <w:rtl/>
                  </w:rPr>
                  <w:t>סביוני נצר סירני - בניין 31</w:t>
                </w:r>
              </w:ins>
            </w:p>
          </w:tc>
        </w:sdtContent>
      </w:sdt>
      <w:tc>
        <w:tcPr>
          <w:tcW w:w="2810" w:type="dxa"/>
        </w:tcPr>
        <w:p w14:paraId="0FEEE5A3"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אדריכלות נוף</w:t>
              </w:r>
            </w:sdtContent>
          </w:sdt>
        </w:p>
      </w:tc>
      <w:tc>
        <w:tcPr>
          <w:tcW w:w="233" w:type="dxa"/>
        </w:tcPr>
        <w:p w14:paraId="5AEC5463" w14:textId="77777777" w:rsidR="003D26AE" w:rsidRPr="00B17476" w:rsidRDefault="003D26AE" w:rsidP="00B17476">
          <w:pPr>
            <w:tabs>
              <w:tab w:val="center" w:pos="4153"/>
              <w:tab w:val="right" w:pos="8306"/>
            </w:tabs>
            <w:spacing w:before="0" w:after="0" w:line="240" w:lineRule="auto"/>
            <w:rPr>
              <w:rFonts w:ascii="David" w:hAnsi="David"/>
              <w:sz w:val="16"/>
              <w:szCs w:val="16"/>
              <w:rtl/>
            </w:rPr>
          </w:pPr>
        </w:p>
      </w:tc>
      <w:tc>
        <w:tcPr>
          <w:tcW w:w="1044" w:type="dxa"/>
        </w:tcPr>
        <w:p w14:paraId="376E4051"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BA641EA" w14:textId="1CE825A1" w:rsidR="003D26AE" w:rsidRPr="00B17476" w:rsidRDefault="003D26AE" w:rsidP="00B17476">
              <w:pPr>
                <w:tabs>
                  <w:tab w:val="center" w:pos="4153"/>
                  <w:tab w:val="right" w:pos="8306"/>
                </w:tabs>
                <w:spacing w:before="0" w:after="0" w:line="240" w:lineRule="auto"/>
                <w:rPr>
                  <w:rFonts w:ascii="David" w:hAnsi="David"/>
                  <w:sz w:val="20"/>
                  <w:szCs w:val="20"/>
                  <w:rtl/>
                </w:rPr>
              </w:pPr>
              <w:del w:id="258" w:author="מרול אטמן" w:date="2021-07-05T12:51:00Z">
                <w:r w:rsidDel="003D26AE">
                  <w:rPr>
                    <w:rFonts w:ascii="David" w:hAnsi="David" w:hint="cs"/>
                    <w:sz w:val="20"/>
                    <w:szCs w:val="20"/>
                  </w:rPr>
                  <w:delText>CONT-5-563</w:delText>
                </w:r>
              </w:del>
              <w:ins w:id="259" w:author="מרול אטמן" w:date="2021-07-05T12:51:00Z">
                <w:r>
                  <w:rPr>
                    <w:rFonts w:ascii="David" w:hAnsi="David" w:hint="cs"/>
                    <w:sz w:val="20"/>
                    <w:szCs w:val="20"/>
                  </w:rPr>
                  <w:t>CO</w:t>
                </w:r>
                <w:r>
                  <w:rPr>
                    <w:rFonts w:ascii="David" w:hAnsi="David" w:hint="cs"/>
                    <w:sz w:val="20"/>
                    <w:szCs w:val="20"/>
                    <w:rtl/>
                  </w:rPr>
                  <w:t>NT-10-2052</w:t>
                </w:r>
              </w:ins>
            </w:p>
          </w:tc>
        </w:sdtContent>
      </w:sdt>
    </w:tr>
    <w:tr w:rsidR="003D26AE" w:rsidRPr="00B17476" w14:paraId="26CB8338" w14:textId="77777777" w:rsidTr="00B17476">
      <w:tc>
        <w:tcPr>
          <w:tcW w:w="810" w:type="dxa"/>
        </w:tcPr>
        <w:p w14:paraId="055F807D"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3BD0FA80" w14:textId="6B6498AE" w:rsidR="003D26AE" w:rsidRPr="00B17476" w:rsidRDefault="00F7484F" w:rsidP="00B17476">
              <w:pPr>
                <w:tabs>
                  <w:tab w:val="center" w:pos="4153"/>
                  <w:tab w:val="right" w:pos="8306"/>
                </w:tabs>
                <w:spacing w:before="0" w:after="0" w:line="240" w:lineRule="auto"/>
                <w:rPr>
                  <w:rFonts w:ascii="David" w:hAnsi="David"/>
                  <w:color w:val="00B0F0"/>
                  <w:sz w:val="20"/>
                  <w:szCs w:val="20"/>
                  <w:rtl/>
                </w:rPr>
              </w:pPr>
              <w:ins w:id="260" w:author="Meryl Etman" w:date="2021-07-05T13:19:00Z">
                <w:r>
                  <w:rPr>
                    <w:rFonts w:ascii="David" w:hAnsi="David"/>
                    <w:color w:val="00B0F0"/>
                    <w:sz w:val="20"/>
                    <w:szCs w:val="20"/>
                    <w:rtl/>
                  </w:rPr>
                  <w:t>צ'סלר סולומון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D26AE" w:rsidRPr="00B17476" w14:paraId="4430CD76" w14:textId="77777777" w:rsidTr="005B2092">
            <w:trPr>
              <w:trHeight w:val="201"/>
            </w:trPr>
            <w:tc>
              <w:tcPr>
                <w:tcW w:w="926" w:type="dxa"/>
              </w:tcPr>
              <w:p w14:paraId="5B26D817"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C3CD127" w14:textId="1DF3652D" w:rsidR="003D26AE" w:rsidRPr="00B17476" w:rsidRDefault="00F601CD" w:rsidP="00B17476">
                    <w:pPr>
                      <w:tabs>
                        <w:tab w:val="center" w:pos="4153"/>
                        <w:tab w:val="right" w:pos="8306"/>
                      </w:tabs>
                      <w:spacing w:before="0" w:after="0" w:line="240" w:lineRule="auto"/>
                      <w:ind w:left="1" w:hanging="1"/>
                      <w:rPr>
                        <w:rFonts w:ascii="David" w:hAnsi="David"/>
                        <w:color w:val="00B0F0"/>
                        <w:sz w:val="20"/>
                        <w:szCs w:val="20"/>
                        <w:rtl/>
                      </w:rPr>
                    </w:pPr>
                    <w:ins w:id="261" w:author="Meryl Etman" w:date="2021-07-08T10:37:00Z">
                      <w:r>
                        <w:rPr>
                          <w:rFonts w:ascii="David" w:hAnsi="David"/>
                          <w:color w:val="00B0F0"/>
                          <w:sz w:val="20"/>
                          <w:szCs w:val="20"/>
                          <w:rtl/>
                        </w:rPr>
                        <w:t>0.5</w:t>
                      </w:r>
                    </w:ins>
                  </w:p>
                </w:tc>
              </w:sdtContent>
            </w:sdt>
          </w:tr>
        </w:tbl>
        <w:p w14:paraId="1F47114B"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p>
      </w:tc>
      <w:tc>
        <w:tcPr>
          <w:tcW w:w="233" w:type="dxa"/>
        </w:tcPr>
        <w:p w14:paraId="046F3388"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p>
      </w:tc>
      <w:tc>
        <w:tcPr>
          <w:tcW w:w="1044" w:type="dxa"/>
        </w:tcPr>
        <w:p w14:paraId="39188E3F"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7E15D64F" w14:textId="63566AE2" w:rsidR="003D26AE" w:rsidRPr="00B17476" w:rsidRDefault="00F601CD"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62" w:author="Meryl Etman" w:date="2021-07-05T13:16:00Z">
                <w:r w:rsidR="00F7484F">
                  <w:rPr>
                    <w:rFonts w:ascii="David" w:hAnsi="David"/>
                    <w:sz w:val="20"/>
                    <w:szCs w:val="20"/>
                    <w:rtl/>
                  </w:rPr>
                  <w:t>3;#</w:t>
                </w:r>
                <w:r w:rsidR="00F7484F">
                  <w:rPr>
                    <w:rFonts w:ascii="David" w:hAnsi="David"/>
                    <w:sz w:val="20"/>
                    <w:szCs w:val="20"/>
                  </w:rPr>
                  <w:t>Draft</w:t>
                </w:r>
              </w:ins>
            </w:sdtContent>
          </w:sdt>
        </w:p>
      </w:tc>
    </w:tr>
    <w:tr w:rsidR="003D26AE" w:rsidRPr="00B17476" w14:paraId="16B803CF" w14:textId="77777777" w:rsidTr="00B17476">
      <w:trPr>
        <w:trHeight w:val="80"/>
      </w:trPr>
      <w:tc>
        <w:tcPr>
          <w:tcW w:w="810" w:type="dxa"/>
        </w:tcPr>
        <w:p w14:paraId="6875D22F"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p>
      </w:tc>
      <w:tc>
        <w:tcPr>
          <w:tcW w:w="1646" w:type="dxa"/>
        </w:tcPr>
        <w:p w14:paraId="0B0D42EC" w14:textId="77777777" w:rsidR="003D26AE" w:rsidRPr="00B17476" w:rsidRDefault="003D26AE"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16CD1627"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p>
      </w:tc>
      <w:tc>
        <w:tcPr>
          <w:tcW w:w="233" w:type="dxa"/>
        </w:tcPr>
        <w:p w14:paraId="54D79568"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p>
      </w:tc>
      <w:tc>
        <w:tcPr>
          <w:tcW w:w="1044" w:type="dxa"/>
        </w:tcPr>
        <w:p w14:paraId="6D8B9C4E"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p>
      </w:tc>
      <w:tc>
        <w:tcPr>
          <w:tcW w:w="1763" w:type="dxa"/>
        </w:tcPr>
        <w:p w14:paraId="1FF86143" w14:textId="77777777" w:rsidR="003D26AE" w:rsidRPr="00B17476" w:rsidRDefault="003D26AE" w:rsidP="00B17476">
          <w:pPr>
            <w:tabs>
              <w:tab w:val="center" w:pos="4153"/>
              <w:tab w:val="right" w:pos="8306"/>
            </w:tabs>
            <w:spacing w:before="0" w:after="0" w:line="240" w:lineRule="auto"/>
            <w:rPr>
              <w:rFonts w:ascii="David" w:hAnsi="David"/>
              <w:sz w:val="20"/>
              <w:szCs w:val="20"/>
              <w:rtl/>
            </w:rPr>
          </w:pPr>
        </w:p>
      </w:tc>
    </w:tr>
  </w:tbl>
  <w:p w14:paraId="2C76E614" w14:textId="77777777" w:rsidR="003D26AE" w:rsidRPr="00B17476" w:rsidRDefault="003D26AE"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652CE9" w14:textId="77777777" w:rsidR="003D26AE" w:rsidRDefault="003D26AE" w:rsidP="00AF234B">
      <w:pPr>
        <w:spacing w:before="0" w:after="0" w:line="240" w:lineRule="auto"/>
      </w:pPr>
      <w:r>
        <w:separator/>
      </w:r>
    </w:p>
  </w:footnote>
  <w:footnote w:type="continuationSeparator" w:id="0">
    <w:p w14:paraId="14A25988" w14:textId="77777777" w:rsidR="003D26AE" w:rsidRDefault="003D26AE"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97D21BD" w14:textId="2146245F" w:rsidR="003D26AE" w:rsidRDefault="003D26AE">
        <w:pPr>
          <w:pStyle w:val="Header"/>
          <w:jc w:val="center"/>
        </w:pPr>
        <w:r>
          <w:fldChar w:fldCharType="begin"/>
        </w:r>
        <w:r>
          <w:instrText xml:space="preserve"> PAGE   \* MERGEFORMAT </w:instrText>
        </w:r>
        <w:r>
          <w:fldChar w:fldCharType="separate"/>
        </w:r>
        <w:r w:rsidR="00F601CD">
          <w:rPr>
            <w:noProof/>
            <w:rtl/>
          </w:rPr>
          <w:t>1</w:t>
        </w:r>
        <w:r>
          <w:rPr>
            <w:noProof/>
          </w:rPr>
          <w:fldChar w:fldCharType="end"/>
        </w:r>
      </w:p>
    </w:sdtContent>
  </w:sdt>
  <w:p w14:paraId="208401CA" w14:textId="77777777" w:rsidR="003D26AE" w:rsidRDefault="003D26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מרול אטמן">
    <w15:presenceInfo w15:providerId="None" w15:userId="מרול אטמ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2DE7"/>
    <w:rsid w:val="000B5DC0"/>
    <w:rsid w:val="000D076F"/>
    <w:rsid w:val="00110276"/>
    <w:rsid w:val="00134C85"/>
    <w:rsid w:val="001525CB"/>
    <w:rsid w:val="001A0C3C"/>
    <w:rsid w:val="001A69D5"/>
    <w:rsid w:val="002075CA"/>
    <w:rsid w:val="00214ACF"/>
    <w:rsid w:val="00250AB0"/>
    <w:rsid w:val="0034191B"/>
    <w:rsid w:val="00370DA1"/>
    <w:rsid w:val="00373FDE"/>
    <w:rsid w:val="003C6E03"/>
    <w:rsid w:val="003D26AE"/>
    <w:rsid w:val="00440B5A"/>
    <w:rsid w:val="004528C9"/>
    <w:rsid w:val="004C7407"/>
    <w:rsid w:val="00501673"/>
    <w:rsid w:val="005336F2"/>
    <w:rsid w:val="00552E11"/>
    <w:rsid w:val="005731FE"/>
    <w:rsid w:val="005763BD"/>
    <w:rsid w:val="0058321B"/>
    <w:rsid w:val="005B2092"/>
    <w:rsid w:val="00607ADA"/>
    <w:rsid w:val="006160EF"/>
    <w:rsid w:val="00666259"/>
    <w:rsid w:val="006B4EB8"/>
    <w:rsid w:val="006C7BFC"/>
    <w:rsid w:val="0072103C"/>
    <w:rsid w:val="00732147"/>
    <w:rsid w:val="007561C6"/>
    <w:rsid w:val="007C4B64"/>
    <w:rsid w:val="008C30FE"/>
    <w:rsid w:val="008C64C6"/>
    <w:rsid w:val="008D20A0"/>
    <w:rsid w:val="00934595"/>
    <w:rsid w:val="00942177"/>
    <w:rsid w:val="009B7000"/>
    <w:rsid w:val="00A267D5"/>
    <w:rsid w:val="00AA6191"/>
    <w:rsid w:val="00AB51FC"/>
    <w:rsid w:val="00AC51CF"/>
    <w:rsid w:val="00AC6552"/>
    <w:rsid w:val="00AF234B"/>
    <w:rsid w:val="00B17476"/>
    <w:rsid w:val="00B56B1E"/>
    <w:rsid w:val="00B705B0"/>
    <w:rsid w:val="00BD05C4"/>
    <w:rsid w:val="00BE17B4"/>
    <w:rsid w:val="00C01318"/>
    <w:rsid w:val="00C25B26"/>
    <w:rsid w:val="00C30059"/>
    <w:rsid w:val="00C77045"/>
    <w:rsid w:val="00CD158F"/>
    <w:rsid w:val="00D231CD"/>
    <w:rsid w:val="00D8516B"/>
    <w:rsid w:val="00DF6A6B"/>
    <w:rsid w:val="00E03315"/>
    <w:rsid w:val="00E679C7"/>
    <w:rsid w:val="00E74240"/>
    <w:rsid w:val="00E8527A"/>
    <w:rsid w:val="00E92D1D"/>
    <w:rsid w:val="00EA5C37"/>
    <w:rsid w:val="00EC37B6"/>
    <w:rsid w:val="00F57198"/>
    <w:rsid w:val="00F601CD"/>
    <w:rsid w:val="00F66953"/>
    <w:rsid w:val="00F748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CDE014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370DA1"/>
    <w:pPr>
      <w:ind w:left="540" w:hanging="540"/>
    </w:pPr>
    <w:rPr>
      <w:szCs w:val="22"/>
    </w:rPr>
  </w:style>
  <w:style w:type="paragraph" w:customStyle="1" w:styleId="a1">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FooterChar"/>
    <w:link w:val="AutoFields"/>
    <w:rsid w:val="00F57198"/>
    <w:rPr>
      <w:rFonts w:ascii="David" w:hAnsi="David" w:cs="David"/>
      <w:color w:val="00B050"/>
      <w:sz w:val="20"/>
      <w:szCs w:val="24"/>
    </w:rPr>
  </w:style>
  <w:style w:type="numbering" w:customStyle="1" w:styleId="NoList2">
    <w:name w:val="No List2"/>
    <w:next w:val="NoList"/>
    <w:semiHidden/>
    <w:rsid w:val="000B5DC0"/>
  </w:style>
  <w:style w:type="paragraph" w:styleId="ListParagraph">
    <w:name w:val="List Paragraph"/>
    <w:basedOn w:val="Normal"/>
    <w:uiPriority w:val="34"/>
    <w:qFormat/>
    <w:rsid w:val="00BD05C4"/>
    <w:pPr>
      <w:ind w:left="720"/>
      <w:contextualSpacing/>
    </w:pPr>
  </w:style>
  <w:style w:type="paragraph" w:customStyle="1" w:styleId="AutoField">
    <w:name w:val="AutoField"/>
    <w:basedOn w:val="Normal"/>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DF6A6B"/>
    <w:rPr>
      <w:rFonts w:ascii="Times New Roman" w:eastAsia="Times New Roman" w:hAnsi="Times New Roman" w:cs="David"/>
      <w:sz w:val="24"/>
      <w:szCs w:val="24"/>
      <w:lang w:eastAsia="he-IL"/>
    </w:rPr>
  </w:style>
  <w:style w:type="table" w:customStyle="1" w:styleId="11">
    <w:name w:val="רשת טבלה1"/>
    <w:basedOn w:val="TableNormal"/>
    <w:next w:val="TableGrid"/>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PlaceholderText"/>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PlaceholderText"/>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PlaceholderText"/>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PlaceholderText"/>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PlaceholderText"/>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PlaceholderText"/>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PlaceholderText"/>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PlaceholderText"/>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PlaceholderText"/>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PlaceholderText"/>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PlaceholderText"/>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PlaceholderText"/>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PlaceholderText"/>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PlaceholderText"/>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PlaceholderText"/>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PlaceholderText"/>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PlaceholderText"/>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PlaceholderText"/>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PlaceholderText"/>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PlaceholderText"/>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PlaceholderText"/>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PlaceholderText"/>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PlaceholderText"/>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PlaceholderText"/>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PlaceholderText"/>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PlaceholderText"/>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PlaceholderText"/>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PlaceholderText"/>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PlaceholderText"/>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PlaceholderText"/>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PlaceholderText"/>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PlaceholderText"/>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PlaceholderText"/>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PlaceholderText"/>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PlaceholderText"/>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PlaceholderText"/>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PlaceholderText"/>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PlaceholderText"/>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PlaceholderText"/>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PlaceholderText"/>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PlaceholderText"/>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PlaceholderText"/>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PlaceholderText"/>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135E8C"/>
    <w:rsid w:val="00175749"/>
    <w:rsid w:val="001B5A10"/>
    <w:rsid w:val="002E4440"/>
    <w:rsid w:val="003E2F1D"/>
    <w:rsid w:val="00566E57"/>
    <w:rsid w:val="006865A5"/>
    <w:rsid w:val="006B0147"/>
    <w:rsid w:val="00774A49"/>
    <w:rsid w:val="007A56EA"/>
    <w:rsid w:val="008F590B"/>
    <w:rsid w:val="008F6B28"/>
    <w:rsid w:val="00A3542E"/>
    <w:rsid w:val="00B01448"/>
    <w:rsid w:val="00B6041C"/>
    <w:rsid w:val="00C470D4"/>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44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959FB-46B1-4D0E-9F5C-CAC9D129EC5E}">
  <ds:schemaRefs>
    <ds:schemaRef ds:uri="http://schemas.microsoft.com/office/2006/metadata/customXsn"/>
  </ds:schemaRefs>
</ds:datastoreItem>
</file>

<file path=customXml/itemProps2.xml><?xml version="1.0" encoding="utf-8"?>
<ds:datastoreItem xmlns:ds="http://schemas.openxmlformats.org/officeDocument/2006/customXml" ds:itemID="{0EFD90E6-2585-4D4B-90BB-206CDD685B2B}"/>
</file>

<file path=customXml/itemProps3.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5213DDF0-1702-4957-9B47-9A619F5BD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35</Pages>
  <Words>11353</Words>
  <Characters>56765</Characters>
  <Application>Microsoft Office Word</Application>
  <DocSecurity>0</DocSecurity>
  <Lines>473</Lines>
  <Paragraphs>135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67983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11</cp:revision>
  <dcterms:created xsi:type="dcterms:W3CDTF">2021-05-20T08:22:00Z</dcterms:created>
  <dcterms:modified xsi:type="dcterms:W3CDTF">2021-07-08T07:37:00Z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be29e433-fcf4-4aaa-a956-aefb0fc52427</vt:lpwstr>
  </property>
</Properties>
</file>