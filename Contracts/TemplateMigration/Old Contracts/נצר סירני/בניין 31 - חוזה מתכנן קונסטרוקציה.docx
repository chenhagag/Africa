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0FF6B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p>
    <w:p w14:paraId="137824C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0328571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3DA1557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159C64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C19C3B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2375A5B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7363F2D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2414459A" wp14:editId="38BEF2C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C68F2C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4135DAA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A126B99"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B69D2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5BB6DEF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193A93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8D00290"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EFF4F1E" w14:textId="2C8B01EA" w:rsidR="00302486" w:rsidRPr="00B27B4C" w:rsidRDefault="007E147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0" w:author="Meryl Etman" w:date="2021-02-17T17:00:00Z">
            <w:r>
              <w:rPr>
                <w:rFonts w:ascii="Times New Roman" w:eastAsia="Times New Roman" w:hAnsi="Times New Roman"/>
                <w:bCs/>
                <w:sz w:val="32"/>
                <w:szCs w:val="32"/>
                <w:u w:val="single"/>
                <w:rtl/>
                <w:lang w:eastAsia="he-IL"/>
              </w:rPr>
              <w:t>סביוני נצר סירני - בניין 31</w:t>
            </w:r>
          </w:ins>
        </w:p>
      </w:sdtContent>
    </w:sdt>
    <w:p w14:paraId="738AEE96"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3EFF5A4" w14:textId="6C77599C" w:rsidR="00302486" w:rsidRPr="00B27B4C" w:rsidRDefault="007E147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Meryl Etman" w:date="2021-02-17T17:00:00Z">
            <w:r>
              <w:rPr>
                <w:rFonts w:ascii="Times New Roman" w:eastAsia="Times New Roman" w:hAnsi="Times New Roman"/>
                <w:bCs/>
                <w:sz w:val="32"/>
                <w:szCs w:val="32"/>
                <w:u w:val="single"/>
                <w:rtl/>
                <w:lang w:eastAsia="he-IL"/>
              </w:rPr>
              <w:t>סביוני נצר סירני</w:t>
            </w:r>
          </w:ins>
        </w:p>
      </w:sdtContent>
    </w:sdt>
    <w:p w14:paraId="17AF65E1"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EE41F4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091165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913449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33A98F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A0BF6B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8052F1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9EC3FF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75E28C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24EB8B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111830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DC53A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A81D24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16DF3B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22BBD9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314812C" w14:textId="77777777" w:rsidR="00590FDD" w:rsidRPr="00590FDD" w:rsidDel="00B70B43" w:rsidRDefault="00590FDD" w:rsidP="00590FDD">
      <w:pPr>
        <w:widowControl w:val="0"/>
        <w:spacing w:before="0" w:beforeAutospacing="0" w:after="0" w:afterAutospacing="0" w:line="240" w:lineRule="auto"/>
        <w:jc w:val="center"/>
        <w:rPr>
          <w:del w:id="2" w:author="Meryl Etman" w:date="2021-02-17T17:32:00Z"/>
          <w:rFonts w:ascii="Times New Roman" w:eastAsia="Times New Roman" w:hAnsi="Times New Roman"/>
          <w:bCs/>
          <w:sz w:val="32"/>
          <w:szCs w:val="32"/>
          <w:u w:val="single"/>
          <w:lang w:eastAsia="he-IL"/>
        </w:rPr>
      </w:pPr>
    </w:p>
    <w:p w14:paraId="24AC6DD9" w14:textId="3F700E28" w:rsidR="00590FDD" w:rsidRPr="00590FDD" w:rsidDel="00B70B43" w:rsidRDefault="00590FDD">
      <w:pPr>
        <w:widowControl w:val="0"/>
        <w:spacing w:before="0" w:beforeAutospacing="0" w:after="0" w:afterAutospacing="0" w:line="240" w:lineRule="auto"/>
        <w:rPr>
          <w:del w:id="3" w:author="Meryl Etman" w:date="2021-02-17T17:32:00Z"/>
          <w:rFonts w:ascii="Times New Roman" w:eastAsia="Times New Roman" w:hAnsi="Times New Roman"/>
          <w:bCs/>
          <w:sz w:val="32"/>
          <w:szCs w:val="32"/>
          <w:u w:val="single"/>
          <w:lang w:eastAsia="he-IL"/>
        </w:rPr>
        <w:pPrChange w:id="4" w:author="Meryl Etman" w:date="2021-02-17T17:32:00Z">
          <w:pPr>
            <w:widowControl w:val="0"/>
            <w:spacing w:before="0" w:beforeAutospacing="0" w:after="0" w:afterAutospacing="0" w:line="240" w:lineRule="auto"/>
            <w:jc w:val="center"/>
          </w:pPr>
        </w:pPrChange>
      </w:pPr>
    </w:p>
    <w:p w14:paraId="05FEE7CA" w14:textId="48DBD9D7" w:rsidR="00590FDD" w:rsidRPr="00590FDD" w:rsidDel="00B70B43" w:rsidRDefault="00590FDD">
      <w:pPr>
        <w:widowControl w:val="0"/>
        <w:spacing w:before="0" w:beforeAutospacing="0" w:after="0" w:afterAutospacing="0" w:line="240" w:lineRule="auto"/>
        <w:rPr>
          <w:del w:id="5" w:author="Meryl Etman" w:date="2021-02-17T17:32:00Z"/>
          <w:rFonts w:ascii="Times New Roman" w:eastAsia="Times New Roman" w:hAnsi="Times New Roman"/>
          <w:bCs/>
          <w:sz w:val="32"/>
          <w:szCs w:val="32"/>
          <w:u w:val="single"/>
          <w:lang w:eastAsia="he-IL"/>
        </w:rPr>
        <w:pPrChange w:id="6" w:author="Meryl Etman" w:date="2021-02-17T17:32:00Z">
          <w:pPr>
            <w:widowControl w:val="0"/>
            <w:spacing w:before="0" w:beforeAutospacing="0" w:after="0" w:afterAutospacing="0" w:line="240" w:lineRule="auto"/>
            <w:jc w:val="center"/>
          </w:pPr>
        </w:pPrChange>
      </w:pPr>
    </w:p>
    <w:p w14:paraId="1F0EEE93" w14:textId="3540E79F" w:rsidR="00590FDD" w:rsidRPr="00590FDD" w:rsidDel="00B70B43" w:rsidRDefault="00590FDD">
      <w:pPr>
        <w:widowControl w:val="0"/>
        <w:spacing w:before="0" w:beforeAutospacing="0" w:after="0" w:afterAutospacing="0" w:line="240" w:lineRule="auto"/>
        <w:rPr>
          <w:del w:id="7" w:author="Meryl Etman" w:date="2021-02-17T17:32:00Z"/>
          <w:rFonts w:ascii="Times New Roman" w:eastAsia="Times New Roman" w:hAnsi="Times New Roman"/>
          <w:bCs/>
          <w:sz w:val="32"/>
          <w:szCs w:val="32"/>
          <w:u w:val="single"/>
          <w:lang w:eastAsia="he-IL"/>
        </w:rPr>
        <w:pPrChange w:id="8" w:author="Meryl Etman" w:date="2021-02-17T17:32:00Z">
          <w:pPr>
            <w:widowControl w:val="0"/>
            <w:spacing w:before="0" w:beforeAutospacing="0" w:after="0" w:afterAutospacing="0" w:line="240" w:lineRule="auto"/>
            <w:jc w:val="center"/>
          </w:pPr>
        </w:pPrChange>
      </w:pPr>
    </w:p>
    <w:p w14:paraId="1AE34E1A" w14:textId="1602826D" w:rsidR="00590FDD" w:rsidRPr="00590FDD" w:rsidDel="00B70B43" w:rsidRDefault="00590FDD">
      <w:pPr>
        <w:widowControl w:val="0"/>
        <w:spacing w:before="0" w:beforeAutospacing="0" w:after="0" w:afterAutospacing="0" w:line="240" w:lineRule="auto"/>
        <w:rPr>
          <w:del w:id="9" w:author="Meryl Etman" w:date="2021-02-17T17:32:00Z"/>
          <w:rFonts w:ascii="Times New Roman" w:eastAsia="Times New Roman" w:hAnsi="Times New Roman"/>
          <w:bCs/>
          <w:sz w:val="32"/>
          <w:szCs w:val="32"/>
          <w:u w:val="single"/>
          <w:lang w:eastAsia="he-IL"/>
        </w:rPr>
        <w:pPrChange w:id="10" w:author="Meryl Etman" w:date="2021-02-17T17:32:00Z">
          <w:pPr>
            <w:widowControl w:val="0"/>
            <w:spacing w:before="0" w:beforeAutospacing="0" w:after="0" w:afterAutospacing="0" w:line="240" w:lineRule="auto"/>
            <w:jc w:val="center"/>
          </w:pPr>
        </w:pPrChange>
      </w:pPr>
    </w:p>
    <w:p w14:paraId="1D3806FA" w14:textId="795243E5" w:rsidR="00590FDD" w:rsidRPr="00590FDD" w:rsidDel="00B70B43" w:rsidRDefault="00590FDD">
      <w:pPr>
        <w:widowControl w:val="0"/>
        <w:spacing w:before="0" w:beforeAutospacing="0" w:after="0" w:afterAutospacing="0" w:line="240" w:lineRule="auto"/>
        <w:rPr>
          <w:del w:id="11" w:author="Meryl Etman" w:date="2021-02-17T17:32:00Z"/>
          <w:rFonts w:ascii="Times New Roman" w:eastAsia="Times New Roman" w:hAnsi="Times New Roman"/>
          <w:bCs/>
          <w:sz w:val="32"/>
          <w:szCs w:val="32"/>
          <w:u w:val="single"/>
          <w:lang w:eastAsia="he-IL"/>
        </w:rPr>
        <w:pPrChange w:id="12" w:author="Meryl Etman" w:date="2021-02-17T17:32:00Z">
          <w:pPr>
            <w:widowControl w:val="0"/>
            <w:spacing w:before="0" w:beforeAutospacing="0" w:after="0" w:afterAutospacing="0" w:line="240" w:lineRule="auto"/>
            <w:jc w:val="center"/>
          </w:pPr>
        </w:pPrChange>
      </w:pPr>
    </w:p>
    <w:p w14:paraId="09705BE5" w14:textId="6403A026" w:rsidR="00590FDD" w:rsidRPr="00590FDD" w:rsidDel="00B70B43" w:rsidRDefault="00590FDD" w:rsidP="00555D91">
      <w:pPr>
        <w:widowControl w:val="0"/>
        <w:spacing w:before="0" w:beforeAutospacing="0" w:after="0" w:afterAutospacing="0" w:line="240" w:lineRule="auto"/>
        <w:rPr>
          <w:del w:id="13" w:author="Meryl Etman" w:date="2021-02-17T17:32:00Z"/>
          <w:rFonts w:ascii="Times New Roman" w:eastAsia="Times New Roman" w:hAnsi="Times New Roman"/>
          <w:bCs/>
          <w:sz w:val="32"/>
          <w:szCs w:val="32"/>
          <w:u w:val="single"/>
          <w:lang w:eastAsia="he-IL"/>
        </w:rPr>
      </w:pPr>
    </w:p>
    <w:p w14:paraId="36822713" w14:textId="77777777" w:rsidR="00590FDD" w:rsidRPr="00590FDD" w:rsidRDefault="00590FDD">
      <w:pPr>
        <w:widowControl w:val="0"/>
        <w:spacing w:before="0" w:beforeAutospacing="0" w:after="0" w:afterAutospacing="0" w:line="240" w:lineRule="auto"/>
        <w:rPr>
          <w:rFonts w:ascii="Times New Roman" w:eastAsia="Times New Roman" w:hAnsi="Times New Roman"/>
          <w:bCs/>
          <w:sz w:val="32"/>
          <w:szCs w:val="32"/>
          <w:u w:val="single"/>
          <w:lang w:eastAsia="he-IL"/>
        </w:rPr>
        <w:pPrChange w:id="14" w:author="Meryl Etman" w:date="2021-02-17T17:32:00Z">
          <w:pPr>
            <w:widowControl w:val="0"/>
            <w:spacing w:before="0" w:beforeAutospacing="0" w:after="0" w:afterAutospacing="0" w:line="240" w:lineRule="auto"/>
            <w:jc w:val="center"/>
          </w:pPr>
        </w:pPrChange>
      </w:pPr>
    </w:p>
    <w:p w14:paraId="1543E896" w14:textId="77777777" w:rsidR="00555D91" w:rsidRDefault="00555D91">
      <w:pPr>
        <w:bidi w:val="0"/>
        <w:spacing w:before="0" w:beforeAutospacing="0" w:after="160" w:afterAutospacing="0" w:line="259" w:lineRule="auto"/>
        <w:rPr>
          <w:ins w:id="15" w:author="Meryl Etman" w:date="2021-05-20T09:37:00Z"/>
          <w:rFonts w:ascii="Times New Roman" w:eastAsia="Times New Roman" w:hAnsi="Times New Roman"/>
          <w:bCs/>
          <w:sz w:val="32"/>
          <w:szCs w:val="32"/>
          <w:u w:val="single"/>
          <w:rtl/>
          <w:lang w:eastAsia="he-IL"/>
        </w:rPr>
      </w:pPr>
      <w:ins w:id="16" w:author="Meryl Etman" w:date="2021-05-20T09:37:00Z">
        <w:r>
          <w:rPr>
            <w:rFonts w:ascii="Times New Roman" w:eastAsia="Times New Roman" w:hAnsi="Times New Roman"/>
            <w:bCs/>
            <w:sz w:val="32"/>
            <w:szCs w:val="32"/>
            <w:u w:val="single"/>
            <w:rtl/>
            <w:lang w:eastAsia="he-IL"/>
          </w:rPr>
          <w:br w:type="page"/>
        </w:r>
      </w:ins>
    </w:p>
    <w:p w14:paraId="3A21D74C" w14:textId="29574D79"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3F4D5ED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63B5A7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7E0A0EDF"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62E96F14"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0574C06" w14:textId="10469D79" w:rsidR="00590FDD" w:rsidRPr="00590FDD" w:rsidRDefault="007E1476">
          <w:pPr>
            <w:widowControl w:val="0"/>
            <w:spacing w:before="0" w:beforeAutospacing="0" w:after="0" w:afterAutospacing="0" w:line="240" w:lineRule="auto"/>
            <w:ind w:left="3652" w:hanging="52"/>
            <w:rPr>
              <w:rFonts w:ascii="Times New Roman" w:eastAsia="Times New Roman" w:hAnsi="Times New Roman"/>
              <w:color w:val="008000"/>
              <w:sz w:val="24"/>
              <w:rtl/>
            </w:rPr>
            <w:pPrChange w:id="17" w:author="Meryl Etman" w:date="2021-02-17T17:05:00Z">
              <w:pPr>
                <w:widowControl w:val="0"/>
                <w:spacing w:before="0" w:beforeAutospacing="0" w:after="0" w:afterAutospacing="0" w:line="240" w:lineRule="auto"/>
                <w:ind w:left="3652" w:hanging="52"/>
                <w:jc w:val="both"/>
              </w:pPr>
            </w:pPrChange>
          </w:pPr>
          <w:ins w:id="18" w:author="Meryl Etman" w:date="2021-02-17T17:01:00Z">
            <w:r>
              <w:rPr>
                <w:rFonts w:ascii="Times New Roman" w:eastAsia="Times New Roman" w:hAnsi="Times New Roman"/>
                <w:color w:val="800080"/>
                <w:sz w:val="24"/>
                <w:rtl/>
              </w:rPr>
              <w:br/>
              <w:t>אפריקה ישראל מגורים בע"מ וישראל אדלר ובנו חברה להשקעות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558075404</w:t>
            </w:r>
            <w:r>
              <w:rPr>
                <w:rFonts w:ascii="Times New Roman" w:eastAsia="Times New Roman" w:hAnsi="Times New Roman"/>
                <w:color w:val="800080"/>
                <w:sz w:val="24"/>
                <w:rtl/>
              </w:rPr>
              <w:br/>
            </w:r>
          </w:ins>
        </w:p>
      </w:sdtContent>
    </w:sdt>
    <w:p w14:paraId="200C6264"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16275280"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7D94A681"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4AC490EF"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71F8F437"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76BDE88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6E8F4BC0" w14:textId="79679EA7" w:rsidR="00590FDD" w:rsidRPr="00590FDD" w:rsidRDefault="004262DB"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ins w:id="19" w:author="Meryl Etman" w:date="2021-02-17T17:04:00Z">
            <w:r>
              <w:rPr>
                <w:rFonts w:ascii="Times New Roman" w:eastAsia="Times New Roman" w:hAnsi="Times New Roman"/>
                <w:color w:val="800080"/>
                <w:sz w:val="24"/>
                <w:rtl/>
              </w:rPr>
              <w:br/>
              <w:t>טומי עברון - הנדסת בניין בע"מ</w:t>
            </w:r>
            <w:r>
              <w:rPr>
                <w:rFonts w:ascii="Times New Roman" w:eastAsia="Times New Roman" w:hAnsi="Times New Roman"/>
                <w:color w:val="800080"/>
                <w:sz w:val="24"/>
                <w:rtl/>
              </w:rPr>
              <w:br/>
              <w:t>רח' המעיין 5 הרצליה 4635637</w:t>
            </w:r>
            <w:r>
              <w:rPr>
                <w:rFonts w:ascii="Times New Roman" w:eastAsia="Times New Roman" w:hAnsi="Times New Roman"/>
                <w:color w:val="800080"/>
                <w:sz w:val="24"/>
                <w:rtl/>
              </w:rPr>
              <w:br/>
            </w:r>
            <w:r>
              <w:rPr>
                <w:rFonts w:ascii="Times New Roman" w:eastAsia="Times New Roman" w:hAnsi="Times New Roman"/>
                <w:color w:val="800080"/>
                <w:sz w:val="24"/>
                <w:rtl/>
              </w:rPr>
              <w:br/>
            </w:r>
          </w:ins>
        </w:p>
      </w:sdtContent>
    </w:sdt>
    <w:p w14:paraId="0A59FF90"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39ADDFB3"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5E6BAC3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3B9CFA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A604389"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A0BC10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FF7FBD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785FF1C"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1A98CD6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730DE341"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76D41CD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263310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725DD4E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14BD949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47F9087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7C79BB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7FAEBD48"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6DA07D9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1003060"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3F4CB73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D1D280B"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2962C4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62C6FA3"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w:t>
      </w:r>
      <w:r w:rsidRPr="00590FDD">
        <w:rPr>
          <w:rFonts w:ascii="Times New Roman" w:eastAsia="Times New Roman" w:hAnsi="Times New Roman"/>
          <w:sz w:val="20"/>
          <w:rtl/>
          <w:lang w:eastAsia="he-IL"/>
        </w:rPr>
        <w:lastRenderedPageBreak/>
        <w:t xml:space="preserve">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61C398A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7C33F37"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085CFBF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723A3A0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3ED0BA1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880E4BE"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3D430A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E5C4D0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6603691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BE2B07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32992977"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38D87859"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638DB80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EDB0D7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44A044E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538128D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D098E4A"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12A464DB"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47BDF356"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D2CF28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2061C99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27E77F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28CC689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44D43A7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1CD50057"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27ADA2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2E0FEE2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342F00F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0A43E3B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69828B03"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501BD525"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56CCCB3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099D414C"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70DEB03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2A1A0864"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43C0ADF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51DF653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3B43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368FDEA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5D251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38653A0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6FE16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452620F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CBEF6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לבצע את שרותי המתכנן בזהירות, בנאמנות וברמה מקצועית גבוהה, </w:t>
      </w:r>
      <w:r w:rsidRPr="00590FDD">
        <w:rPr>
          <w:rFonts w:ascii="Times New Roman" w:eastAsia="Times New Roman" w:hAnsi="Times New Roman"/>
          <w:sz w:val="20"/>
          <w:rtl/>
          <w:lang w:eastAsia="he-IL"/>
        </w:rPr>
        <w:lastRenderedPageBreak/>
        <w:t>תוך ציות לדין ולהנחת דעת המזמין, ותוך שמירת לוחות הזמנים והמסגרת התקציבית, שייקבעו על ידי המזמין.</w:t>
      </w:r>
    </w:p>
    <w:p w14:paraId="44AB77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0B3E6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2766A3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997A6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45F977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6C524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6C9D14C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321B5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5A4F896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5657F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37926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BF18B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7323D5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0C4A7D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5366C0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0294A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060D18B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F79123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22BCD8F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DC67C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3F8614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C509F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431B18B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90579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197BE77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6A690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מהתחייבותו האמורה של המתכנן, רשאי המנהל - אם וכאשר יראה צורך בכך </w:t>
      </w:r>
      <w:r w:rsidRPr="00590FDD">
        <w:rPr>
          <w:rFonts w:ascii="Times New Roman" w:eastAsia="Times New Roman" w:hAnsi="Times New Roman"/>
          <w:sz w:val="20"/>
          <w:rtl/>
          <w:lang w:eastAsia="he-IL"/>
        </w:rPr>
        <w:lastRenderedPageBreak/>
        <w:t>על פי שיקול דעתו - להורות למתכנן מזמן לזמן להגדיל את צוות עובדיו, על חשבונו ואחריותו של המתכנן, במספר, לתקופה ובמקומות אותם יציין המנהל בהוראותיו.</w:t>
      </w:r>
    </w:p>
    <w:p w14:paraId="2A4C70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79224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2F25D2A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0EC248"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264022CB"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583890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222CD61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2D1E16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543C7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18A1B8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20303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60E54F2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1A10A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7AFD21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E8948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0498006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5429B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75D1111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089A7B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6BF454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5B7D5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2BE317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07186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2540E7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F5C59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00AB20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F8A06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402DA26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BBFD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13F2EE1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A4A90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CF4F5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72F4D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3128D2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212B6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418B0E9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BCBB7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796F6A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5DBCB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211D378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E7423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AE3A5C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5B7185"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511EFE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0E4A3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1841874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24EEA4B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723149E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EE26A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364E6E0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9DFB857"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16AFCB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1DFA7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261F47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146A1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3F378D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14CFAE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1141DA5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62097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A119CC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B85EE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2C1C966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C213B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337BB68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15A7A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55CE0A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64D17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22C4B14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D1AB9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7CB1701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25015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2CB10C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48801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3B65BB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DB025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4F4FB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7086E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18F489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3CE9A9"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53DCE7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9EF55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59369B3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EE597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38E9F53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70ABB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3778BE4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27D2F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48D4B77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8F9F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57DA9C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78A2621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089ACAE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3565D33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1E647E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4E5F5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29AB45E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A5471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21A63D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8FCEF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050405C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5E0B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60F9220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9C8A0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2068A2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269FA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09C7173F"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35D375F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0C6294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EC819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5833371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D48B80" w14:textId="77777777" w:rsidR="00590FDD" w:rsidRPr="00555D91"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Change w:id="20" w:author="Meryl Etman" w:date="2021-05-20T09:34:00Z">
            <w:rPr>
              <w:rFonts w:ascii="Times New Roman" w:eastAsia="Times New Roman" w:hAnsi="Times New Roman"/>
              <w:sz w:val="20"/>
              <w:rtl/>
              <w:lang w:eastAsia="he-IL"/>
            </w:rPr>
          </w:rPrChange>
        </w:rPr>
      </w:pPr>
      <w:r w:rsidRPr="00555D91">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57F87EC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55D91">
        <w:rPr>
          <w:rFonts w:ascii="Times New Roman" w:eastAsia="Times New Roman" w:hAnsi="Times New Roman"/>
          <w:sz w:val="20"/>
          <w:rtl/>
          <w:lang w:eastAsia="he-IL"/>
          <w:rPrChange w:id="21" w:author="Meryl Etman" w:date="2021-05-20T09:34:00Z">
            <w:rPr>
              <w:rFonts w:ascii="Times New Roman" w:eastAsia="Times New Roman" w:hAnsi="Times New Roman"/>
              <w:sz w:val="20"/>
              <w:rtl/>
              <w:lang w:eastAsia="he-IL"/>
            </w:rPr>
          </w:rPrChange>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55D91">
        <w:rPr>
          <w:rFonts w:ascii="Times New Roman" w:eastAsia="Times New Roman" w:hAnsi="Times New Roman" w:hint="eastAsia"/>
          <w:sz w:val="20"/>
          <w:rtl/>
          <w:lang w:eastAsia="he-IL"/>
          <w:rPrChange w:id="22" w:author="Meryl Etman" w:date="2021-05-20T09:34:00Z">
            <w:rPr>
              <w:rFonts w:ascii="Times New Roman" w:eastAsia="Times New Roman" w:hAnsi="Times New Roman" w:hint="eastAsia"/>
              <w:sz w:val="20"/>
              <w:rtl/>
              <w:lang w:eastAsia="he-IL"/>
            </w:rPr>
          </w:rPrChange>
        </w:rPr>
        <w:t>בעניין</w:t>
      </w:r>
      <w:r w:rsidRPr="00555D91">
        <w:rPr>
          <w:rFonts w:ascii="Times New Roman" w:eastAsia="Times New Roman" w:hAnsi="Times New Roman"/>
          <w:sz w:val="20"/>
          <w:rtl/>
          <w:lang w:eastAsia="he-IL"/>
          <w:rPrChange w:id="23" w:author="Meryl Etman" w:date="2021-05-20T09:34:00Z">
            <w:rPr>
              <w:rFonts w:ascii="Times New Roman" w:eastAsia="Times New Roman" w:hAnsi="Times New Roman"/>
              <w:sz w:val="20"/>
              <w:rtl/>
              <w:lang w:eastAsia="he-IL"/>
            </w:rPr>
          </w:rPrChange>
        </w:rPr>
        <w:t xml:space="preserve"> קביעת מחיר השינויים תובא בפני המנהל והוא יהיה המוסמך להכריע בה.</w:t>
      </w:r>
    </w:p>
    <w:p w14:paraId="73253505" w14:textId="2796DCE4" w:rsidR="00555D91" w:rsidRDefault="00555D91">
      <w:pPr>
        <w:bidi w:val="0"/>
        <w:spacing w:before="0" w:beforeAutospacing="0" w:after="160" w:afterAutospacing="0" w:line="259" w:lineRule="auto"/>
        <w:rPr>
          <w:ins w:id="24" w:author="Meryl Etman" w:date="2021-05-20T09:38:00Z"/>
          <w:rFonts w:ascii="Times New Roman" w:eastAsia="Times New Roman" w:hAnsi="Times New Roman"/>
          <w:sz w:val="20"/>
          <w:rtl/>
          <w:lang w:eastAsia="he-IL"/>
        </w:rPr>
      </w:pPr>
      <w:ins w:id="25" w:author="Meryl Etman" w:date="2021-05-20T09:38:00Z">
        <w:r>
          <w:rPr>
            <w:rFonts w:ascii="Times New Roman" w:eastAsia="Times New Roman" w:hAnsi="Times New Roman"/>
            <w:sz w:val="20"/>
            <w:rtl/>
            <w:lang w:eastAsia="he-IL"/>
          </w:rPr>
          <w:br w:type="page"/>
        </w:r>
      </w:ins>
    </w:p>
    <w:p w14:paraId="61A4D3B2"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756FE3A5"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607D21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3B71C59B"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16B6A2FA"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7971839"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A8946E1"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F710F75"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2F6B0719"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37FC0CD8"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5B858E3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DAE96D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DDDD0C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619E78B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178A074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25471AB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33D8E77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2334021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1D41FC7C"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77FF4BF"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52DCF2B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159351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5655C96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41C7AC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439E8A4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2C37F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1F6BB4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FC68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4B4CD5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BA252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492F21C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2FB16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30B480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BDF28B"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6D0E8F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A69C0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2CBD414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37D9D6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350D42A1"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58C1E0D8"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20DBADD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A7DB4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10932C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1FD75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5594E31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4BD8FC7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5E5944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193BD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3BDD76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17866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338D0E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7E2E2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14BCAFC3"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25AF84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59778F4D"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5AC17109"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4A1A4DF8"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6E2E0BE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778C14A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540051C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2B4F4CA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3BEC4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41E3F1D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C2096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0EF023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9AC98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263196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65E79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7B7335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C8C95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6AE1C12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71BB391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897455"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5240A00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48A48F"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41DDBE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D9190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0DA147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42E6BA"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449A6D19"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735837EA"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1A65F21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04129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3B49652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BB25A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6BA1056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59636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4F46A98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E179D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390C7EA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F64B4E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457DA8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A912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131B7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69BF8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42E5D83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A58477"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16D776B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F207C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7A2100B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2602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504AA3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806C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0BBE399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B3396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45AE1A6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38CB0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74D16F95"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21B28F22"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5A29C352"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0F3714E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4F2AB6C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B261E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3A62DF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34FDA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51F3F4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ECC84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14CB63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59B4B89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051AF85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B6CA6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5D7F70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1A996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007B84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A516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614D10E0"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48D4045"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9E785F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620B019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5B49B64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35E3B91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413ACA"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6D794C7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1787A6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65FBB7C6"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C60D49"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F861A4"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C6AC4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23CC795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56B12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76D6FC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AB85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3F27B6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97AA5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626DCA5A"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28F8D250"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6CA904F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2FDFD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66AAA41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665C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60F1B9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67E2F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107ACC9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0677F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5D344B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384D1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1CF145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F45AD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2F4EFC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446D0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2BBD472A"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175FD7F9"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52ED2A65"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6F8054B5"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293E92C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927D7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6EE3300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B5ECBC"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A47B5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125FD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7F42781"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1C9C5CB4"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359D1AE4" w14:textId="47791960" w:rsidR="00E078A7" w:rsidDel="00043328" w:rsidRDefault="00E078A7" w:rsidP="00E078A7">
      <w:pPr>
        <w:pStyle w:val="ListParagraph"/>
        <w:rPr>
          <w:del w:id="26" w:author="Meryl Etman" w:date="2021-02-17T17:11:00Z"/>
          <w:rFonts w:ascii="Times New Roman" w:eastAsia="Times New Roman" w:hAnsi="Times New Roman"/>
          <w:sz w:val="20"/>
          <w:rtl/>
          <w:lang w:eastAsia="he-IL"/>
        </w:rPr>
      </w:pPr>
    </w:p>
    <w:p w14:paraId="671D6AD4" w14:textId="0BCF4EB8" w:rsidR="00E078A7" w:rsidDel="00043328" w:rsidRDefault="00E078A7" w:rsidP="00E078A7">
      <w:pPr>
        <w:widowControl w:val="0"/>
        <w:spacing w:before="0" w:beforeAutospacing="0" w:after="0" w:afterAutospacing="0" w:line="240" w:lineRule="auto"/>
        <w:jc w:val="both"/>
        <w:rPr>
          <w:del w:id="27" w:author="Meryl Etman" w:date="2021-02-17T17:11:00Z"/>
          <w:rFonts w:ascii="Times New Roman" w:eastAsia="Times New Roman" w:hAnsi="Times New Roman"/>
          <w:sz w:val="20"/>
          <w:rtl/>
          <w:lang w:eastAsia="he-IL"/>
        </w:rPr>
      </w:pPr>
    </w:p>
    <w:p w14:paraId="6E982439" w14:textId="2B0BB054" w:rsidR="00E078A7" w:rsidDel="00043328" w:rsidRDefault="00E078A7" w:rsidP="00E078A7">
      <w:pPr>
        <w:widowControl w:val="0"/>
        <w:spacing w:before="0" w:beforeAutospacing="0" w:after="0" w:afterAutospacing="0" w:line="240" w:lineRule="auto"/>
        <w:jc w:val="both"/>
        <w:rPr>
          <w:del w:id="28" w:author="Meryl Etman" w:date="2021-02-17T17:11:00Z"/>
          <w:rFonts w:ascii="Times New Roman" w:eastAsia="Times New Roman" w:hAnsi="Times New Roman"/>
          <w:sz w:val="20"/>
          <w:rtl/>
          <w:lang w:eastAsia="he-IL"/>
        </w:rPr>
      </w:pPr>
    </w:p>
    <w:p w14:paraId="5DB29D69" w14:textId="7A7844ED" w:rsidR="00E078A7" w:rsidDel="00043328" w:rsidRDefault="00E078A7" w:rsidP="00E078A7">
      <w:pPr>
        <w:widowControl w:val="0"/>
        <w:spacing w:before="0" w:beforeAutospacing="0" w:after="0" w:afterAutospacing="0" w:line="240" w:lineRule="auto"/>
        <w:jc w:val="both"/>
        <w:rPr>
          <w:del w:id="29" w:author="Meryl Etman" w:date="2021-02-17T17:11:00Z"/>
          <w:rFonts w:ascii="Times New Roman" w:eastAsia="Times New Roman" w:hAnsi="Times New Roman"/>
          <w:sz w:val="20"/>
          <w:rtl/>
          <w:lang w:eastAsia="he-IL"/>
        </w:rPr>
      </w:pPr>
    </w:p>
    <w:p w14:paraId="284DA4FB" w14:textId="72F94410" w:rsidR="00E078A7" w:rsidDel="00043328" w:rsidRDefault="00E078A7" w:rsidP="00E078A7">
      <w:pPr>
        <w:widowControl w:val="0"/>
        <w:spacing w:before="0" w:beforeAutospacing="0" w:after="0" w:afterAutospacing="0" w:line="240" w:lineRule="auto"/>
        <w:jc w:val="both"/>
        <w:rPr>
          <w:del w:id="30" w:author="Meryl Etman" w:date="2021-02-17T17:11:00Z"/>
          <w:rFonts w:ascii="Times New Roman" w:eastAsia="Times New Roman" w:hAnsi="Times New Roman"/>
          <w:sz w:val="20"/>
          <w:rtl/>
          <w:lang w:eastAsia="he-IL"/>
        </w:rPr>
      </w:pPr>
    </w:p>
    <w:p w14:paraId="45BEF0DF" w14:textId="5FB4FF57" w:rsidR="00E078A7" w:rsidDel="00043328" w:rsidRDefault="00E078A7" w:rsidP="00E078A7">
      <w:pPr>
        <w:widowControl w:val="0"/>
        <w:spacing w:before="0" w:beforeAutospacing="0" w:after="0" w:afterAutospacing="0" w:line="240" w:lineRule="auto"/>
        <w:jc w:val="both"/>
        <w:rPr>
          <w:del w:id="31" w:author="Meryl Etman" w:date="2021-02-17T17:11:00Z"/>
          <w:rFonts w:ascii="Times New Roman" w:eastAsia="Times New Roman" w:hAnsi="Times New Roman"/>
          <w:sz w:val="20"/>
          <w:rtl/>
          <w:lang w:eastAsia="he-IL"/>
        </w:rPr>
      </w:pPr>
    </w:p>
    <w:p w14:paraId="492B83FC" w14:textId="3DB48B3E" w:rsidR="00E078A7" w:rsidDel="00043328" w:rsidRDefault="00E078A7" w:rsidP="00E078A7">
      <w:pPr>
        <w:widowControl w:val="0"/>
        <w:spacing w:before="0" w:beforeAutospacing="0" w:after="0" w:afterAutospacing="0" w:line="240" w:lineRule="auto"/>
        <w:jc w:val="both"/>
        <w:rPr>
          <w:del w:id="32" w:author="Meryl Etman" w:date="2021-02-17T17:11:00Z"/>
          <w:rFonts w:ascii="Times New Roman" w:eastAsia="Times New Roman" w:hAnsi="Times New Roman"/>
          <w:sz w:val="20"/>
          <w:rtl/>
          <w:lang w:eastAsia="he-IL"/>
        </w:rPr>
      </w:pPr>
    </w:p>
    <w:p w14:paraId="257346BF" w14:textId="524E8CCF" w:rsidR="00E078A7" w:rsidDel="00043328" w:rsidRDefault="00E078A7" w:rsidP="00E078A7">
      <w:pPr>
        <w:widowControl w:val="0"/>
        <w:spacing w:before="0" w:beforeAutospacing="0" w:after="0" w:afterAutospacing="0" w:line="240" w:lineRule="auto"/>
        <w:jc w:val="both"/>
        <w:rPr>
          <w:del w:id="33" w:author="Meryl Etman" w:date="2021-02-17T17:11:00Z"/>
          <w:rFonts w:ascii="Times New Roman" w:eastAsia="Times New Roman" w:hAnsi="Times New Roman"/>
          <w:sz w:val="20"/>
          <w:rtl/>
          <w:lang w:eastAsia="he-IL"/>
        </w:rPr>
      </w:pPr>
    </w:p>
    <w:p w14:paraId="526DCBF3"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9361CD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FC5B37"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6B4405EC"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BA430BD"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4EE7BD4"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C11648E"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24B950C"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8A1B1B2"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7E2AC650"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A06E44C"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5710D8E" w14:textId="5F77E840" w:rsidR="00E078A7" w:rsidRPr="000555DD" w:rsidRDefault="00023A1C">
      <w:pPr>
        <w:widowControl w:val="0"/>
        <w:tabs>
          <w:tab w:val="center" w:pos="1649"/>
          <w:tab w:val="center" w:pos="7177"/>
        </w:tabs>
        <w:spacing w:before="0" w:beforeAutospacing="0" w:after="0" w:afterAutospacing="0" w:line="240" w:lineRule="auto"/>
        <w:rPr>
          <w:rFonts w:ascii="Times New Roman" w:eastAsia="Times New Roman" w:hAnsi="Times New Roman"/>
          <w:sz w:val="20"/>
          <w:rtl/>
          <w:lang w:eastAsia="he-IL"/>
        </w:rPr>
        <w:pPrChange w:id="34" w:author="Meryl Etman" w:date="2021-02-17T17:17:00Z">
          <w:pPr>
            <w:widowControl w:val="0"/>
            <w:tabs>
              <w:tab w:val="center" w:pos="1649"/>
              <w:tab w:val="center" w:pos="7177"/>
            </w:tabs>
            <w:spacing w:before="0" w:beforeAutospacing="0" w:after="0" w:afterAutospacing="0" w:line="240" w:lineRule="auto"/>
            <w:jc w:val="both"/>
          </w:pPr>
        </w:pPrChange>
      </w:pPr>
      <w:ins w:id="35" w:author="Meryl Etman" w:date="2021-02-17T17:17:00Z">
        <w:r>
          <w:rPr>
            <w:rFonts w:ascii="Times New Roman" w:eastAsia="Times New Roman" w:hAnsi="Times New Roman" w:hint="cs"/>
            <w:sz w:val="20"/>
            <w:rtl/>
            <w:lang w:eastAsia="he-IL"/>
          </w:rPr>
          <w:t xml:space="preserve">                                                                         </w:t>
        </w:r>
      </w:ins>
      <w:ins w:id="36" w:author="Meryl Etman" w:date="2021-02-17T17:15:00Z">
        <w:r>
          <w:rPr>
            <w:rFonts w:ascii="Times New Roman" w:eastAsia="Times New Roman" w:hAnsi="Times New Roman" w:hint="cs"/>
            <w:sz w:val="20"/>
            <w:rtl/>
            <w:lang w:eastAsia="he-IL"/>
          </w:rPr>
          <w:t>אפריקה ישראל מגורים בע"מ</w:t>
        </w:r>
      </w:ins>
    </w:p>
    <w:p w14:paraId="5D21C12C" w14:textId="52DA2CDA" w:rsidR="000555DD" w:rsidRPr="000555DD" w:rsidRDefault="00023A1C">
      <w:pPr>
        <w:widowControl w:val="0"/>
        <w:tabs>
          <w:tab w:val="center" w:pos="1649"/>
          <w:tab w:val="center" w:pos="7177"/>
        </w:tabs>
        <w:spacing w:before="0" w:beforeAutospacing="0" w:after="0" w:afterAutospacing="0" w:line="240" w:lineRule="auto"/>
        <w:rPr>
          <w:rFonts w:ascii="Times New Roman" w:eastAsia="Times New Roman" w:hAnsi="Times New Roman"/>
          <w:color w:val="00B0F0"/>
          <w:sz w:val="20"/>
          <w:u w:val="single"/>
          <w:rtl/>
          <w:lang w:eastAsia="he-IL"/>
        </w:rPr>
        <w:pPrChange w:id="37" w:author="Meryl Etman" w:date="2021-02-17T17:18:00Z">
          <w:pPr>
            <w:widowControl w:val="0"/>
            <w:tabs>
              <w:tab w:val="center" w:pos="1649"/>
              <w:tab w:val="center" w:pos="7177"/>
            </w:tabs>
            <w:spacing w:before="0" w:beforeAutospacing="0" w:after="0" w:afterAutospacing="0" w:line="240" w:lineRule="auto"/>
            <w:jc w:val="both"/>
          </w:pPr>
        </w:pPrChange>
      </w:pPr>
      <w:ins w:id="38" w:author="Meryl Etman" w:date="2021-02-17T17:15:00Z">
        <w:r w:rsidRPr="00023A1C">
          <w:rPr>
            <w:rFonts w:ascii="Times New Roman" w:eastAsia="Times New Roman" w:hAnsi="Times New Roman" w:hint="eastAsia"/>
            <w:color w:val="00B0F0"/>
            <w:sz w:val="20"/>
            <w:u w:val="single"/>
            <w:rtl/>
            <w:lang w:eastAsia="he-IL"/>
            <w:rPrChange w:id="39" w:author="Meryl Etman" w:date="2021-02-17T17:15:00Z">
              <w:rPr>
                <w:rFonts w:ascii="Times New Roman" w:eastAsia="Times New Roman" w:hAnsi="Times New Roman" w:hint="eastAsia"/>
                <w:color w:val="00B0F0"/>
                <w:sz w:val="20"/>
                <w:rtl/>
                <w:lang w:eastAsia="he-IL"/>
              </w:rPr>
            </w:rPrChange>
          </w:rPr>
          <w:t>טומי</w:t>
        </w:r>
        <w:r w:rsidRPr="00023A1C">
          <w:rPr>
            <w:rFonts w:ascii="Times New Roman" w:eastAsia="Times New Roman" w:hAnsi="Times New Roman"/>
            <w:color w:val="00B0F0"/>
            <w:sz w:val="20"/>
            <w:u w:val="single"/>
            <w:rtl/>
            <w:lang w:eastAsia="he-IL"/>
            <w:rPrChange w:id="40" w:author="Meryl Etman" w:date="2021-02-17T17:15: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41" w:author="Meryl Etman" w:date="2021-02-17T17:15:00Z">
              <w:rPr>
                <w:rFonts w:ascii="Times New Roman" w:eastAsia="Times New Roman" w:hAnsi="Times New Roman" w:hint="eastAsia"/>
                <w:color w:val="00B0F0"/>
                <w:sz w:val="20"/>
                <w:rtl/>
                <w:lang w:eastAsia="he-IL"/>
              </w:rPr>
            </w:rPrChange>
          </w:rPr>
          <w:t>עברון</w:t>
        </w:r>
        <w:r w:rsidRPr="00023A1C">
          <w:rPr>
            <w:rFonts w:ascii="Times New Roman" w:eastAsia="Times New Roman" w:hAnsi="Times New Roman"/>
            <w:color w:val="00B0F0"/>
            <w:sz w:val="20"/>
            <w:u w:val="single"/>
            <w:rtl/>
            <w:lang w:eastAsia="he-IL"/>
            <w:rPrChange w:id="42" w:author="Meryl Etman" w:date="2021-02-17T17:15:00Z">
              <w:rPr>
                <w:rFonts w:ascii="Times New Roman" w:eastAsia="Times New Roman" w:hAnsi="Times New Roman"/>
                <w:color w:val="00B0F0"/>
                <w:sz w:val="20"/>
                <w:rtl/>
                <w:lang w:eastAsia="he-IL"/>
              </w:rPr>
            </w:rPrChange>
          </w:rPr>
          <w:t xml:space="preserve"> - </w:t>
        </w:r>
        <w:r w:rsidRPr="00023A1C">
          <w:rPr>
            <w:rFonts w:ascii="Times New Roman" w:eastAsia="Times New Roman" w:hAnsi="Times New Roman" w:hint="eastAsia"/>
            <w:color w:val="00B0F0"/>
            <w:sz w:val="20"/>
            <w:u w:val="single"/>
            <w:rtl/>
            <w:lang w:eastAsia="he-IL"/>
            <w:rPrChange w:id="43" w:author="Meryl Etman" w:date="2021-02-17T17:15:00Z">
              <w:rPr>
                <w:rFonts w:ascii="Times New Roman" w:eastAsia="Times New Roman" w:hAnsi="Times New Roman" w:hint="eastAsia"/>
                <w:color w:val="00B0F0"/>
                <w:sz w:val="20"/>
                <w:rtl/>
                <w:lang w:eastAsia="he-IL"/>
              </w:rPr>
            </w:rPrChange>
          </w:rPr>
          <w:t>הנדסת</w:t>
        </w:r>
        <w:r w:rsidRPr="00023A1C">
          <w:rPr>
            <w:rFonts w:ascii="Times New Roman" w:eastAsia="Times New Roman" w:hAnsi="Times New Roman"/>
            <w:color w:val="00B0F0"/>
            <w:sz w:val="20"/>
            <w:u w:val="single"/>
            <w:rtl/>
            <w:lang w:eastAsia="he-IL"/>
            <w:rPrChange w:id="44" w:author="Meryl Etman" w:date="2021-02-17T17:15: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45" w:author="Meryl Etman" w:date="2021-02-17T17:15:00Z">
              <w:rPr>
                <w:rFonts w:ascii="Times New Roman" w:eastAsia="Times New Roman" w:hAnsi="Times New Roman" w:hint="eastAsia"/>
                <w:color w:val="00B0F0"/>
                <w:sz w:val="20"/>
                <w:rtl/>
                <w:lang w:eastAsia="he-IL"/>
              </w:rPr>
            </w:rPrChange>
          </w:rPr>
          <w:t>בניין</w:t>
        </w:r>
        <w:r w:rsidRPr="00023A1C">
          <w:rPr>
            <w:rFonts w:ascii="Times New Roman" w:eastAsia="Times New Roman" w:hAnsi="Times New Roman"/>
            <w:color w:val="00B0F0"/>
            <w:sz w:val="20"/>
            <w:u w:val="single"/>
            <w:rtl/>
            <w:lang w:eastAsia="he-IL"/>
            <w:rPrChange w:id="46" w:author="Meryl Etman" w:date="2021-02-17T17:15: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47" w:author="Meryl Etman" w:date="2021-02-17T17:15:00Z">
              <w:rPr>
                <w:rFonts w:ascii="Times New Roman" w:eastAsia="Times New Roman" w:hAnsi="Times New Roman" w:hint="eastAsia"/>
                <w:color w:val="00B0F0"/>
                <w:sz w:val="20"/>
                <w:rtl/>
                <w:lang w:eastAsia="he-IL"/>
              </w:rPr>
            </w:rPrChange>
          </w:rPr>
          <w:t>בע</w:t>
        </w:r>
        <w:r w:rsidRPr="00023A1C">
          <w:rPr>
            <w:rFonts w:ascii="Times New Roman" w:eastAsia="Times New Roman" w:hAnsi="Times New Roman"/>
            <w:color w:val="00B0F0"/>
            <w:sz w:val="20"/>
            <w:u w:val="single"/>
            <w:rtl/>
            <w:lang w:eastAsia="he-IL"/>
            <w:rPrChange w:id="48" w:author="Meryl Etman" w:date="2021-02-17T17:15:00Z">
              <w:rPr>
                <w:rFonts w:ascii="Times New Roman" w:eastAsia="Times New Roman" w:hAnsi="Times New Roman"/>
                <w:color w:val="00B0F0"/>
                <w:sz w:val="20"/>
                <w:rtl/>
                <w:lang w:eastAsia="he-IL"/>
              </w:rPr>
            </w:rPrChange>
          </w:rPr>
          <w:t>"מ</w:t>
        </w:r>
      </w:ins>
      <w:ins w:id="49" w:author="Meryl Etman" w:date="2021-02-17T17:17:00Z">
        <w:r>
          <w:rPr>
            <w:rFonts w:ascii="Times New Roman" w:eastAsia="Times New Roman" w:hAnsi="Times New Roman" w:hint="cs"/>
            <w:color w:val="00B0F0"/>
            <w:sz w:val="20"/>
            <w:rtl/>
            <w:lang w:eastAsia="he-IL"/>
          </w:rPr>
          <w:t xml:space="preserve">                 </w:t>
        </w:r>
        <w:r w:rsidRPr="00023A1C">
          <w:rPr>
            <w:rFonts w:ascii="Times New Roman" w:eastAsia="Times New Roman" w:hAnsi="Times New Roman" w:hint="eastAsia"/>
            <w:color w:val="00B0F0"/>
            <w:sz w:val="20"/>
            <w:u w:val="single"/>
            <w:rtl/>
            <w:lang w:eastAsia="he-IL"/>
            <w:rPrChange w:id="50" w:author="Meryl Etman" w:date="2021-02-17T17:18:00Z">
              <w:rPr>
                <w:rFonts w:ascii="Times New Roman" w:eastAsia="Times New Roman" w:hAnsi="Times New Roman" w:hint="eastAsia"/>
                <w:color w:val="00B0F0"/>
                <w:sz w:val="20"/>
                <w:rtl/>
                <w:lang w:eastAsia="he-IL"/>
              </w:rPr>
            </w:rPrChange>
          </w:rPr>
          <w:t>ישראל</w:t>
        </w:r>
        <w:r w:rsidRPr="00023A1C">
          <w:rPr>
            <w:rFonts w:ascii="Times New Roman" w:eastAsia="Times New Roman" w:hAnsi="Times New Roman"/>
            <w:color w:val="00B0F0"/>
            <w:sz w:val="20"/>
            <w:u w:val="single"/>
            <w:rtl/>
            <w:lang w:eastAsia="he-IL"/>
            <w:rPrChange w:id="51" w:author="Meryl Etman" w:date="2021-02-17T17:18: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52" w:author="Meryl Etman" w:date="2021-02-17T17:18:00Z">
              <w:rPr>
                <w:rFonts w:ascii="Times New Roman" w:eastAsia="Times New Roman" w:hAnsi="Times New Roman" w:hint="eastAsia"/>
                <w:color w:val="00B0F0"/>
                <w:sz w:val="20"/>
                <w:rtl/>
                <w:lang w:eastAsia="he-IL"/>
              </w:rPr>
            </w:rPrChange>
          </w:rPr>
          <w:t>אדלר</w:t>
        </w:r>
        <w:r w:rsidRPr="00023A1C">
          <w:rPr>
            <w:rFonts w:ascii="Times New Roman" w:eastAsia="Times New Roman" w:hAnsi="Times New Roman"/>
            <w:color w:val="00B0F0"/>
            <w:sz w:val="20"/>
            <w:u w:val="single"/>
            <w:rtl/>
            <w:lang w:eastAsia="he-IL"/>
            <w:rPrChange w:id="53" w:author="Meryl Etman" w:date="2021-02-17T17:18: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54" w:author="Meryl Etman" w:date="2021-02-17T17:18:00Z">
              <w:rPr>
                <w:rFonts w:ascii="Times New Roman" w:eastAsia="Times New Roman" w:hAnsi="Times New Roman" w:hint="eastAsia"/>
                <w:color w:val="00B0F0"/>
                <w:sz w:val="20"/>
                <w:rtl/>
                <w:lang w:eastAsia="he-IL"/>
              </w:rPr>
            </w:rPrChange>
          </w:rPr>
          <w:t>ובנו</w:t>
        </w:r>
        <w:r w:rsidRPr="00023A1C">
          <w:rPr>
            <w:rFonts w:ascii="Times New Roman" w:eastAsia="Times New Roman" w:hAnsi="Times New Roman"/>
            <w:color w:val="00B0F0"/>
            <w:sz w:val="20"/>
            <w:u w:val="single"/>
            <w:rtl/>
            <w:lang w:eastAsia="he-IL"/>
            <w:rPrChange w:id="55" w:author="Meryl Etman" w:date="2021-02-17T17:18: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56" w:author="Meryl Etman" w:date="2021-02-17T17:18:00Z">
              <w:rPr>
                <w:rFonts w:ascii="Times New Roman" w:eastAsia="Times New Roman" w:hAnsi="Times New Roman" w:hint="eastAsia"/>
                <w:color w:val="00B0F0"/>
                <w:sz w:val="20"/>
                <w:rtl/>
                <w:lang w:eastAsia="he-IL"/>
              </w:rPr>
            </w:rPrChange>
          </w:rPr>
          <w:t>חברה</w:t>
        </w:r>
        <w:r w:rsidRPr="00023A1C">
          <w:rPr>
            <w:rFonts w:ascii="Times New Roman" w:eastAsia="Times New Roman" w:hAnsi="Times New Roman"/>
            <w:color w:val="00B0F0"/>
            <w:sz w:val="20"/>
            <w:u w:val="single"/>
            <w:rtl/>
            <w:lang w:eastAsia="he-IL"/>
            <w:rPrChange w:id="57" w:author="Meryl Etman" w:date="2021-02-17T17:18: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58" w:author="Meryl Etman" w:date="2021-02-17T17:18:00Z">
              <w:rPr>
                <w:rFonts w:ascii="Times New Roman" w:eastAsia="Times New Roman" w:hAnsi="Times New Roman" w:hint="eastAsia"/>
                <w:color w:val="00B0F0"/>
                <w:sz w:val="20"/>
                <w:rtl/>
                <w:lang w:eastAsia="he-IL"/>
              </w:rPr>
            </w:rPrChange>
          </w:rPr>
          <w:t>להשקעות</w:t>
        </w:r>
        <w:r w:rsidRPr="00023A1C">
          <w:rPr>
            <w:rFonts w:ascii="Times New Roman" w:eastAsia="Times New Roman" w:hAnsi="Times New Roman"/>
            <w:color w:val="00B0F0"/>
            <w:sz w:val="20"/>
            <w:u w:val="single"/>
            <w:rtl/>
            <w:lang w:eastAsia="he-IL"/>
            <w:rPrChange w:id="59" w:author="Meryl Etman" w:date="2021-02-17T17:18:00Z">
              <w:rPr>
                <w:rFonts w:ascii="Times New Roman" w:eastAsia="Times New Roman" w:hAnsi="Times New Roman"/>
                <w:color w:val="00B0F0"/>
                <w:sz w:val="20"/>
                <w:rtl/>
                <w:lang w:eastAsia="he-IL"/>
              </w:rPr>
            </w:rPrChange>
          </w:rPr>
          <w:t xml:space="preserve"> </w:t>
        </w:r>
        <w:r w:rsidRPr="00023A1C">
          <w:rPr>
            <w:rFonts w:ascii="Times New Roman" w:eastAsia="Times New Roman" w:hAnsi="Times New Roman" w:hint="eastAsia"/>
            <w:color w:val="00B0F0"/>
            <w:sz w:val="20"/>
            <w:u w:val="single"/>
            <w:rtl/>
            <w:lang w:eastAsia="he-IL"/>
            <w:rPrChange w:id="60" w:author="Meryl Etman" w:date="2021-02-17T17:18:00Z">
              <w:rPr>
                <w:rFonts w:ascii="Times New Roman" w:eastAsia="Times New Roman" w:hAnsi="Times New Roman" w:hint="eastAsia"/>
                <w:color w:val="00B0F0"/>
                <w:sz w:val="20"/>
                <w:rtl/>
                <w:lang w:eastAsia="he-IL"/>
              </w:rPr>
            </w:rPrChange>
          </w:rPr>
          <w:t>בע</w:t>
        </w:r>
      </w:ins>
      <w:ins w:id="61" w:author="Meryl Etman" w:date="2021-02-17T17:18:00Z">
        <w:r w:rsidRPr="00023A1C">
          <w:rPr>
            <w:rFonts w:ascii="Times New Roman" w:eastAsia="Times New Roman" w:hAnsi="Times New Roman"/>
            <w:color w:val="00B0F0"/>
            <w:sz w:val="20"/>
            <w:u w:val="single"/>
            <w:rtl/>
            <w:lang w:eastAsia="he-IL"/>
            <w:rPrChange w:id="62" w:author="Meryl Etman" w:date="2021-02-17T17:18:00Z">
              <w:rPr>
                <w:rFonts w:ascii="Times New Roman" w:eastAsia="Times New Roman" w:hAnsi="Times New Roman"/>
                <w:color w:val="00B0F0"/>
                <w:sz w:val="20"/>
                <w:rtl/>
                <w:lang w:eastAsia="he-IL"/>
              </w:rPr>
            </w:rPrChange>
          </w:rPr>
          <w:t>"מ</w:t>
        </w:r>
      </w:ins>
      <w:del w:id="63" w:author="Meryl Etman" w:date="2021-02-17T17:14:00Z">
        <w:r w:rsidR="000555DD" w:rsidRPr="000555DD" w:rsidDel="00023A1C">
          <w:rPr>
            <w:rFonts w:ascii="Times New Roman" w:eastAsia="Times New Roman" w:hAnsi="Times New Roman"/>
            <w:color w:val="00B0F0"/>
            <w:sz w:val="20"/>
            <w:rtl/>
            <w:lang w:eastAsia="he-IL"/>
          </w:rPr>
          <w:tab/>
        </w:r>
      </w:del>
      <w:customXmlDelRangeStart w:id="64" w:author="Meryl Etman" w:date="2021-02-17T17:14:00Z"/>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customXmlDelRangeEnd w:id="64"/>
          <w:customXmlDelRangeStart w:id="65" w:author="Meryl Etman" w:date="2021-02-17T17:14:00Z"/>
        </w:sdtContent>
      </w:sdt>
      <w:customXmlDelRangeEnd w:id="65"/>
      <w:r w:rsidR="000555DD" w:rsidRPr="000555DD">
        <w:rPr>
          <w:rFonts w:ascii="Times New Roman" w:eastAsia="Times New Roman" w:hAnsi="Times New Roman"/>
          <w:color w:val="00B0F0"/>
          <w:sz w:val="20"/>
          <w:rtl/>
          <w:lang w:eastAsia="he-IL"/>
        </w:rPr>
        <w:tab/>
      </w:r>
      <w:customXmlDelRangeStart w:id="66" w:author="Meryl Etman" w:date="2021-02-17T17:14:00Z"/>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customXmlDelRangeEnd w:id="66"/>
          <w:customXmlDelRangeStart w:id="67" w:author="Meryl Etman" w:date="2021-02-17T17:14:00Z"/>
        </w:sdtContent>
      </w:sdt>
      <w:customXmlDelRangeEnd w:id="67"/>
    </w:p>
    <w:p w14:paraId="72FCA4D9"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614D204D"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66DD1365"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4A3DF956"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46932472"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5E9F8D7"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4BFC1843"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213B991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066D87B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32FB2D7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690C602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AD2D420" w14:textId="5F02010A" w:rsidR="00590FDD" w:rsidRPr="00590FDD" w:rsidDel="00555D91" w:rsidRDefault="00590FDD" w:rsidP="00590FDD">
      <w:pPr>
        <w:widowControl w:val="0"/>
        <w:bidi w:val="0"/>
        <w:spacing w:before="0" w:beforeAutospacing="0" w:after="0" w:afterAutospacing="0" w:line="240" w:lineRule="auto"/>
        <w:rPr>
          <w:del w:id="68" w:author="Meryl Etman" w:date="2021-05-20T09:39:00Z"/>
          <w:rFonts w:ascii="Times New Roman" w:eastAsia="Times New Roman" w:hAnsi="Times New Roman"/>
          <w:sz w:val="20"/>
          <w:szCs w:val="20"/>
          <w:lang w:eastAsia="he-IL"/>
        </w:rPr>
      </w:pPr>
    </w:p>
    <w:p w14:paraId="25209C6E" w14:textId="6AEED4E4" w:rsidR="00590FDD" w:rsidRPr="00590FDD" w:rsidDel="00555D91" w:rsidRDefault="00590FDD" w:rsidP="00590FDD">
      <w:pPr>
        <w:widowControl w:val="0"/>
        <w:bidi w:val="0"/>
        <w:spacing w:before="0" w:beforeAutospacing="0" w:after="0" w:afterAutospacing="0" w:line="240" w:lineRule="auto"/>
        <w:rPr>
          <w:del w:id="69" w:author="Meryl Etman" w:date="2021-05-20T09:39:00Z"/>
          <w:rFonts w:ascii="Times New Roman" w:eastAsia="Times New Roman" w:hAnsi="Times New Roman"/>
          <w:sz w:val="20"/>
          <w:szCs w:val="20"/>
          <w:lang w:eastAsia="he-IL"/>
        </w:rPr>
      </w:pPr>
    </w:p>
    <w:p w14:paraId="6F1DE267" w14:textId="676A1D1F" w:rsidR="00590FDD" w:rsidRPr="00590FDD" w:rsidDel="00555D91" w:rsidRDefault="00590FDD" w:rsidP="00590FDD">
      <w:pPr>
        <w:widowControl w:val="0"/>
        <w:bidi w:val="0"/>
        <w:spacing w:before="0" w:beforeAutospacing="0" w:after="0" w:afterAutospacing="0" w:line="240" w:lineRule="auto"/>
        <w:rPr>
          <w:del w:id="70" w:author="Meryl Etman" w:date="2021-05-20T09:39:00Z"/>
          <w:rFonts w:ascii="Times New Roman" w:eastAsia="Times New Roman" w:hAnsi="Times New Roman"/>
          <w:sz w:val="20"/>
          <w:szCs w:val="20"/>
          <w:lang w:eastAsia="he-IL"/>
        </w:rPr>
      </w:pPr>
    </w:p>
    <w:p w14:paraId="68837D54" w14:textId="6CEC167C" w:rsidR="00590FDD" w:rsidRPr="00590FDD" w:rsidDel="00555D91" w:rsidRDefault="00590FDD" w:rsidP="00590FDD">
      <w:pPr>
        <w:widowControl w:val="0"/>
        <w:bidi w:val="0"/>
        <w:spacing w:before="0" w:beforeAutospacing="0" w:after="0" w:afterAutospacing="0" w:line="240" w:lineRule="auto"/>
        <w:rPr>
          <w:del w:id="71" w:author="Meryl Etman" w:date="2021-05-20T09:39:00Z"/>
          <w:rFonts w:ascii="Times New Roman" w:eastAsia="Times New Roman" w:hAnsi="Times New Roman"/>
          <w:sz w:val="20"/>
          <w:szCs w:val="20"/>
          <w:lang w:eastAsia="he-IL"/>
        </w:rPr>
      </w:pPr>
    </w:p>
    <w:p w14:paraId="176BFFB9" w14:textId="3827864A" w:rsidR="00590FDD" w:rsidRPr="00590FDD" w:rsidDel="00555D91" w:rsidRDefault="00590FDD" w:rsidP="00590FDD">
      <w:pPr>
        <w:widowControl w:val="0"/>
        <w:bidi w:val="0"/>
        <w:spacing w:before="0" w:beforeAutospacing="0" w:after="0" w:afterAutospacing="0" w:line="240" w:lineRule="auto"/>
        <w:rPr>
          <w:del w:id="72" w:author="Meryl Etman" w:date="2021-05-20T09:39:00Z"/>
          <w:rFonts w:ascii="Times New Roman" w:eastAsia="Times New Roman" w:hAnsi="Times New Roman"/>
          <w:sz w:val="20"/>
          <w:szCs w:val="20"/>
          <w:lang w:eastAsia="he-IL"/>
        </w:rPr>
      </w:pPr>
    </w:p>
    <w:p w14:paraId="253E0784" w14:textId="5F578672" w:rsidR="00590FDD" w:rsidRPr="00590FDD" w:rsidDel="00555D91" w:rsidRDefault="00590FDD" w:rsidP="00590FDD">
      <w:pPr>
        <w:widowControl w:val="0"/>
        <w:bidi w:val="0"/>
        <w:spacing w:before="0" w:beforeAutospacing="0" w:after="0" w:afterAutospacing="0" w:line="240" w:lineRule="auto"/>
        <w:rPr>
          <w:del w:id="73" w:author="Meryl Etman" w:date="2021-05-20T09:39:00Z"/>
          <w:rFonts w:ascii="Times New Roman" w:eastAsia="Times New Roman" w:hAnsi="Times New Roman"/>
          <w:sz w:val="20"/>
          <w:szCs w:val="20"/>
          <w:lang w:eastAsia="he-IL"/>
        </w:rPr>
      </w:pPr>
    </w:p>
    <w:p w14:paraId="57B32C57" w14:textId="3BCD9AC8" w:rsidR="00590FDD" w:rsidRPr="00590FDD" w:rsidDel="00555D91" w:rsidRDefault="00590FDD" w:rsidP="00590FDD">
      <w:pPr>
        <w:widowControl w:val="0"/>
        <w:bidi w:val="0"/>
        <w:spacing w:before="0" w:beforeAutospacing="0" w:after="0" w:afterAutospacing="0" w:line="240" w:lineRule="auto"/>
        <w:rPr>
          <w:del w:id="74" w:author="Meryl Etman" w:date="2021-05-20T09:39:00Z"/>
          <w:rFonts w:ascii="Times New Roman" w:eastAsia="Times New Roman" w:hAnsi="Times New Roman"/>
          <w:sz w:val="20"/>
          <w:szCs w:val="20"/>
          <w:lang w:eastAsia="he-IL"/>
        </w:rPr>
      </w:pPr>
    </w:p>
    <w:p w14:paraId="0FB8FA32" w14:textId="59B7BC8D" w:rsidR="00590FDD" w:rsidRPr="00590FDD" w:rsidDel="00555D91" w:rsidRDefault="00590FDD" w:rsidP="00590FDD">
      <w:pPr>
        <w:widowControl w:val="0"/>
        <w:bidi w:val="0"/>
        <w:spacing w:before="0" w:beforeAutospacing="0" w:after="0" w:afterAutospacing="0" w:line="240" w:lineRule="auto"/>
        <w:rPr>
          <w:del w:id="75" w:author="Meryl Etman" w:date="2021-05-20T09:39:00Z"/>
          <w:rFonts w:ascii="Times New Roman" w:eastAsia="Times New Roman" w:hAnsi="Times New Roman"/>
          <w:sz w:val="20"/>
          <w:szCs w:val="20"/>
          <w:lang w:eastAsia="he-IL"/>
        </w:rPr>
      </w:pPr>
    </w:p>
    <w:p w14:paraId="46631BEB" w14:textId="78C95B84" w:rsidR="00590FDD" w:rsidRPr="00590FDD" w:rsidDel="00555D91" w:rsidRDefault="00590FDD" w:rsidP="00590FDD">
      <w:pPr>
        <w:widowControl w:val="0"/>
        <w:bidi w:val="0"/>
        <w:spacing w:before="0" w:beforeAutospacing="0" w:after="0" w:afterAutospacing="0" w:line="240" w:lineRule="auto"/>
        <w:rPr>
          <w:del w:id="76" w:author="Meryl Etman" w:date="2021-05-20T09:39:00Z"/>
          <w:rFonts w:ascii="Times New Roman" w:eastAsia="Times New Roman" w:hAnsi="Times New Roman"/>
          <w:sz w:val="20"/>
          <w:szCs w:val="20"/>
          <w:lang w:eastAsia="he-IL"/>
        </w:rPr>
      </w:pPr>
    </w:p>
    <w:p w14:paraId="6332D259" w14:textId="5FC8BF2D" w:rsidR="00590FDD" w:rsidRPr="00590FDD" w:rsidDel="00555D91" w:rsidRDefault="00590FDD" w:rsidP="00590FDD">
      <w:pPr>
        <w:widowControl w:val="0"/>
        <w:bidi w:val="0"/>
        <w:spacing w:before="0" w:beforeAutospacing="0" w:after="0" w:afterAutospacing="0" w:line="240" w:lineRule="auto"/>
        <w:rPr>
          <w:del w:id="77" w:author="Meryl Etman" w:date="2021-05-20T09:39:00Z"/>
          <w:rFonts w:ascii="Times New Roman" w:eastAsia="Times New Roman" w:hAnsi="Times New Roman"/>
          <w:sz w:val="20"/>
          <w:szCs w:val="20"/>
          <w:lang w:eastAsia="he-IL"/>
        </w:rPr>
      </w:pPr>
    </w:p>
    <w:p w14:paraId="2FBC8137" w14:textId="335B14AA" w:rsidR="00590FDD" w:rsidRPr="00590FDD" w:rsidDel="00555D91" w:rsidRDefault="00590FDD" w:rsidP="00590FDD">
      <w:pPr>
        <w:widowControl w:val="0"/>
        <w:bidi w:val="0"/>
        <w:spacing w:before="0" w:beforeAutospacing="0" w:after="0" w:afterAutospacing="0" w:line="240" w:lineRule="auto"/>
        <w:rPr>
          <w:del w:id="78" w:author="Meryl Etman" w:date="2021-05-20T09:39:00Z"/>
          <w:rFonts w:ascii="Times New Roman" w:eastAsia="Times New Roman" w:hAnsi="Times New Roman"/>
          <w:sz w:val="20"/>
          <w:szCs w:val="20"/>
          <w:lang w:eastAsia="he-IL"/>
        </w:rPr>
      </w:pPr>
    </w:p>
    <w:p w14:paraId="6DB5EF7F" w14:textId="48348623" w:rsidR="00590FDD" w:rsidRPr="00590FDD" w:rsidDel="00555D91" w:rsidRDefault="00590FDD" w:rsidP="00590FDD">
      <w:pPr>
        <w:widowControl w:val="0"/>
        <w:bidi w:val="0"/>
        <w:spacing w:before="0" w:beforeAutospacing="0" w:after="0" w:afterAutospacing="0" w:line="240" w:lineRule="auto"/>
        <w:rPr>
          <w:del w:id="79" w:author="Meryl Etman" w:date="2021-05-20T09:39:00Z"/>
          <w:rFonts w:ascii="Times New Roman" w:eastAsia="Times New Roman" w:hAnsi="Times New Roman"/>
          <w:sz w:val="20"/>
          <w:szCs w:val="20"/>
          <w:lang w:eastAsia="he-IL"/>
        </w:rPr>
      </w:pPr>
    </w:p>
    <w:p w14:paraId="77B1D724" w14:textId="220AD864" w:rsidR="00590FDD" w:rsidRPr="00590FDD" w:rsidDel="00555D91" w:rsidRDefault="00590FDD" w:rsidP="00590FDD">
      <w:pPr>
        <w:widowControl w:val="0"/>
        <w:bidi w:val="0"/>
        <w:spacing w:before="0" w:beforeAutospacing="0" w:after="0" w:afterAutospacing="0" w:line="240" w:lineRule="auto"/>
        <w:rPr>
          <w:del w:id="80" w:author="Meryl Etman" w:date="2021-05-20T09:38:00Z"/>
          <w:rFonts w:ascii="Times New Roman" w:eastAsia="Times New Roman" w:hAnsi="Times New Roman"/>
          <w:sz w:val="20"/>
          <w:szCs w:val="20"/>
          <w:lang w:eastAsia="he-IL"/>
        </w:rPr>
      </w:pPr>
    </w:p>
    <w:p w14:paraId="7C977197" w14:textId="151C287B" w:rsidR="00590FDD" w:rsidRPr="00590FDD" w:rsidDel="00555D91" w:rsidRDefault="00590FDD" w:rsidP="00590FDD">
      <w:pPr>
        <w:widowControl w:val="0"/>
        <w:bidi w:val="0"/>
        <w:spacing w:before="0" w:beforeAutospacing="0" w:after="0" w:afterAutospacing="0" w:line="240" w:lineRule="auto"/>
        <w:rPr>
          <w:del w:id="81" w:author="Meryl Etman" w:date="2021-05-20T09:38:00Z"/>
          <w:rFonts w:ascii="Times New Roman" w:eastAsia="Times New Roman" w:hAnsi="Times New Roman"/>
          <w:sz w:val="20"/>
          <w:szCs w:val="20"/>
          <w:lang w:eastAsia="he-IL"/>
        </w:rPr>
      </w:pPr>
    </w:p>
    <w:p w14:paraId="58EDB540" w14:textId="77777777" w:rsidR="00590FDD" w:rsidRPr="00590FDD" w:rsidDel="00555D91" w:rsidRDefault="00590FDD" w:rsidP="00590FDD">
      <w:pPr>
        <w:widowControl w:val="0"/>
        <w:bidi w:val="0"/>
        <w:spacing w:before="0" w:beforeAutospacing="0" w:after="0" w:afterAutospacing="0" w:line="240" w:lineRule="auto"/>
        <w:rPr>
          <w:del w:id="82" w:author="Meryl Etman" w:date="2021-05-20T09:38:00Z"/>
          <w:rFonts w:ascii="Times New Roman" w:eastAsia="Times New Roman" w:hAnsi="Times New Roman"/>
          <w:sz w:val="20"/>
          <w:szCs w:val="20"/>
          <w:lang w:eastAsia="he-IL"/>
        </w:rPr>
      </w:pPr>
    </w:p>
    <w:p w14:paraId="324F3AC8" w14:textId="77777777" w:rsidR="00590FDD" w:rsidRPr="00590FDD" w:rsidDel="00555D91" w:rsidRDefault="00590FDD" w:rsidP="00590FDD">
      <w:pPr>
        <w:widowControl w:val="0"/>
        <w:spacing w:before="0" w:beforeAutospacing="0" w:after="0" w:afterAutospacing="0" w:line="240" w:lineRule="auto"/>
        <w:jc w:val="center"/>
        <w:outlineLvl w:val="3"/>
        <w:rPr>
          <w:del w:id="83" w:author="Meryl Etman" w:date="2021-05-20T09:38:00Z"/>
          <w:rFonts w:ascii="Times New Roman" w:eastAsia="Times New Roman" w:hAnsi="Times New Roman"/>
          <w:sz w:val="20"/>
          <w:szCs w:val="20"/>
          <w:lang w:eastAsia="he-IL"/>
        </w:rPr>
      </w:pPr>
    </w:p>
    <w:p w14:paraId="248EDF07" w14:textId="77777777" w:rsidR="00590FDD" w:rsidRPr="00590FDD" w:rsidDel="00555D91" w:rsidRDefault="00590FDD" w:rsidP="00590FDD">
      <w:pPr>
        <w:widowControl w:val="0"/>
        <w:spacing w:before="0" w:beforeAutospacing="0" w:after="0" w:afterAutospacing="0" w:line="240" w:lineRule="auto"/>
        <w:jc w:val="center"/>
        <w:outlineLvl w:val="3"/>
        <w:rPr>
          <w:del w:id="84" w:author="Meryl Etman" w:date="2021-05-20T09:38:00Z"/>
          <w:rFonts w:ascii="Times New Roman" w:eastAsia="Times New Roman" w:hAnsi="Times New Roman"/>
          <w:sz w:val="20"/>
          <w:szCs w:val="20"/>
          <w:lang w:eastAsia="he-IL"/>
        </w:rPr>
      </w:pPr>
    </w:p>
    <w:p w14:paraId="180ED741" w14:textId="77777777" w:rsidR="00590FDD" w:rsidRPr="00590FDD" w:rsidDel="00555D91" w:rsidRDefault="00590FDD" w:rsidP="00590FDD">
      <w:pPr>
        <w:widowControl w:val="0"/>
        <w:spacing w:before="0" w:beforeAutospacing="0" w:after="0" w:afterAutospacing="0" w:line="240" w:lineRule="auto"/>
        <w:jc w:val="center"/>
        <w:outlineLvl w:val="3"/>
        <w:rPr>
          <w:del w:id="85" w:author="Meryl Etman" w:date="2021-05-20T09:38:00Z"/>
          <w:rFonts w:ascii="Times New Roman" w:eastAsia="Times New Roman" w:hAnsi="Times New Roman"/>
          <w:sz w:val="20"/>
          <w:szCs w:val="20"/>
          <w:lang w:eastAsia="he-IL"/>
        </w:rPr>
      </w:pPr>
    </w:p>
    <w:p w14:paraId="0C648593" w14:textId="77777777" w:rsidR="00590FDD" w:rsidRPr="00590FDD" w:rsidDel="00555D91" w:rsidRDefault="00590FDD" w:rsidP="00590FDD">
      <w:pPr>
        <w:widowControl w:val="0"/>
        <w:spacing w:before="0" w:beforeAutospacing="0" w:after="0" w:afterAutospacing="0" w:line="240" w:lineRule="auto"/>
        <w:jc w:val="center"/>
        <w:outlineLvl w:val="3"/>
        <w:rPr>
          <w:del w:id="86" w:author="Meryl Etman" w:date="2021-05-20T09:38:00Z"/>
          <w:rFonts w:ascii="Times New Roman" w:eastAsia="Times New Roman" w:hAnsi="Times New Roman"/>
          <w:sz w:val="20"/>
          <w:szCs w:val="20"/>
          <w:lang w:eastAsia="he-IL"/>
        </w:rPr>
      </w:pPr>
    </w:p>
    <w:p w14:paraId="07650B48" w14:textId="2C5929F3" w:rsidR="00590FDD" w:rsidRPr="00590FDD" w:rsidDel="00555D91" w:rsidRDefault="00590FDD" w:rsidP="00555D91">
      <w:pPr>
        <w:widowControl w:val="0"/>
        <w:spacing w:before="0" w:beforeAutospacing="0" w:after="0" w:afterAutospacing="0" w:line="240" w:lineRule="auto"/>
        <w:outlineLvl w:val="3"/>
        <w:rPr>
          <w:del w:id="87" w:author="Meryl Etman" w:date="2021-05-20T09:38:00Z"/>
          <w:rFonts w:ascii="Times New Roman" w:eastAsia="Times New Roman" w:hAnsi="Times New Roman"/>
          <w:sz w:val="20"/>
          <w:szCs w:val="20"/>
          <w:lang w:eastAsia="he-IL"/>
        </w:rPr>
        <w:pPrChange w:id="88" w:author="Meryl Etman" w:date="2021-05-20T09:38:00Z">
          <w:pPr>
            <w:widowControl w:val="0"/>
            <w:spacing w:before="0" w:beforeAutospacing="0" w:after="0" w:afterAutospacing="0" w:line="240" w:lineRule="auto"/>
            <w:jc w:val="center"/>
            <w:outlineLvl w:val="3"/>
          </w:pPr>
        </w:pPrChange>
      </w:pPr>
    </w:p>
    <w:p w14:paraId="4A6E8972" w14:textId="7449BA57" w:rsidR="000555DD" w:rsidDel="00555D91" w:rsidRDefault="000555DD" w:rsidP="00555D91">
      <w:pPr>
        <w:widowControl w:val="0"/>
        <w:spacing w:before="0" w:beforeAutospacing="0" w:after="0" w:afterAutospacing="0" w:line="240" w:lineRule="auto"/>
        <w:outlineLvl w:val="3"/>
        <w:rPr>
          <w:del w:id="89" w:author="Meryl Etman" w:date="2021-05-20T09:39:00Z"/>
          <w:rFonts w:ascii="Times New Roman" w:eastAsia="Times New Roman" w:hAnsi="Times New Roman"/>
          <w:bCs/>
          <w:sz w:val="20"/>
          <w:u w:val="single"/>
          <w:rtl/>
          <w:lang w:eastAsia="he-IL"/>
        </w:rPr>
        <w:pPrChange w:id="90" w:author="Meryl Etman" w:date="2021-05-20T09:38:00Z">
          <w:pPr>
            <w:widowControl w:val="0"/>
            <w:spacing w:before="0" w:beforeAutospacing="0" w:after="0" w:afterAutospacing="0" w:line="240" w:lineRule="auto"/>
            <w:jc w:val="center"/>
            <w:outlineLvl w:val="3"/>
          </w:pPr>
        </w:pPrChange>
      </w:pPr>
    </w:p>
    <w:p w14:paraId="0D9BAE69" w14:textId="4C43AD28" w:rsidR="000555DD" w:rsidDel="00555D91" w:rsidRDefault="000555DD" w:rsidP="00590FDD">
      <w:pPr>
        <w:widowControl w:val="0"/>
        <w:spacing w:before="0" w:beforeAutospacing="0" w:after="0" w:afterAutospacing="0" w:line="240" w:lineRule="auto"/>
        <w:jc w:val="center"/>
        <w:outlineLvl w:val="3"/>
        <w:rPr>
          <w:del w:id="91" w:author="Meryl Etman" w:date="2021-05-20T09:39:00Z"/>
          <w:rFonts w:ascii="Times New Roman" w:eastAsia="Times New Roman" w:hAnsi="Times New Roman"/>
          <w:bCs/>
          <w:sz w:val="20"/>
          <w:u w:val="single"/>
          <w:rtl/>
          <w:lang w:eastAsia="he-IL"/>
        </w:rPr>
      </w:pPr>
    </w:p>
    <w:p w14:paraId="287EBD60"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744B1BC1" w14:textId="77777777" w:rsidR="00555D91" w:rsidRDefault="00555D91" w:rsidP="00E078A7">
      <w:pPr>
        <w:widowControl w:val="0"/>
        <w:spacing w:before="0" w:beforeAutospacing="0" w:after="0" w:afterAutospacing="0" w:line="240" w:lineRule="auto"/>
        <w:jc w:val="center"/>
        <w:outlineLvl w:val="3"/>
        <w:rPr>
          <w:ins w:id="92" w:author="Meryl Etman" w:date="2021-05-20T09:39:00Z"/>
          <w:rFonts w:ascii="Times New Roman" w:eastAsia="Times New Roman" w:hAnsi="Times New Roman"/>
          <w:bCs/>
          <w:sz w:val="20"/>
          <w:u w:val="single"/>
          <w:rtl/>
          <w:lang w:eastAsia="he-IL"/>
        </w:rPr>
      </w:pPr>
    </w:p>
    <w:p w14:paraId="186E2DBF" w14:textId="77777777" w:rsidR="00555D91" w:rsidRDefault="00555D91">
      <w:pPr>
        <w:bidi w:val="0"/>
        <w:spacing w:before="0" w:beforeAutospacing="0" w:after="160" w:afterAutospacing="0" w:line="259" w:lineRule="auto"/>
        <w:rPr>
          <w:ins w:id="93" w:author="Meryl Etman" w:date="2021-05-20T09:39:00Z"/>
          <w:rFonts w:ascii="Times New Roman" w:eastAsia="Times New Roman" w:hAnsi="Times New Roman"/>
          <w:bCs/>
          <w:sz w:val="20"/>
          <w:u w:val="single"/>
          <w:rtl/>
          <w:lang w:eastAsia="he-IL"/>
        </w:rPr>
      </w:pPr>
      <w:ins w:id="94" w:author="Meryl Etman" w:date="2021-05-20T09:39:00Z">
        <w:r>
          <w:rPr>
            <w:rFonts w:ascii="Times New Roman" w:eastAsia="Times New Roman" w:hAnsi="Times New Roman"/>
            <w:bCs/>
            <w:sz w:val="20"/>
            <w:u w:val="single"/>
            <w:rtl/>
            <w:lang w:eastAsia="he-IL"/>
          </w:rPr>
          <w:br w:type="page"/>
        </w:r>
      </w:ins>
    </w:p>
    <w:p w14:paraId="2133CD71" w14:textId="0074B5C6" w:rsidR="00047BB3" w:rsidDel="00555D91" w:rsidRDefault="00047BB3" w:rsidP="00E078A7">
      <w:pPr>
        <w:widowControl w:val="0"/>
        <w:spacing w:before="0" w:beforeAutospacing="0" w:after="0" w:afterAutospacing="0" w:line="240" w:lineRule="auto"/>
        <w:jc w:val="center"/>
        <w:outlineLvl w:val="3"/>
        <w:rPr>
          <w:del w:id="95" w:author="Meryl Etman" w:date="2021-05-20T09:38:00Z"/>
          <w:rFonts w:ascii="Times New Roman" w:eastAsia="Times New Roman" w:hAnsi="Times New Roman"/>
          <w:bCs/>
          <w:sz w:val="20"/>
          <w:u w:val="single"/>
          <w:rtl/>
          <w:lang w:eastAsia="he-IL"/>
        </w:rPr>
      </w:pPr>
      <w:del w:id="96" w:author="Meryl Etman" w:date="2021-05-20T09:38:00Z">
        <w:r w:rsidDel="00555D91">
          <w:rPr>
            <w:rFonts w:ascii="Times New Roman" w:eastAsia="Times New Roman" w:hAnsi="Times New Roman"/>
            <w:bCs/>
            <w:sz w:val="20"/>
            <w:u w:val="single"/>
            <w:rtl/>
            <w:lang w:eastAsia="he-IL"/>
          </w:rPr>
          <w:br w:type="page"/>
        </w:r>
      </w:del>
    </w:p>
    <w:p w14:paraId="5B5D190D"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t>נספח ''א''</w:t>
      </w:r>
    </w:p>
    <w:p w14:paraId="1D96FFFC"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44E72E7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73EEE68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F0F55BD" w14:textId="71FC7B29" w:rsidR="000555DD" w:rsidRPr="000555DD" w:rsidRDefault="000555DD" w:rsidP="00555D91">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 xml:space="preserve">פרויקט לבניית יחידות דיור, שטחי </w:t>
      </w:r>
      <w:del w:id="97" w:author="Meryl Etman" w:date="2021-02-17T17:19:00Z">
        <w:r w:rsidRPr="000555DD" w:rsidDel="00023A1C">
          <w:rPr>
            <w:rFonts w:ascii="Times New Roman" w:eastAsia="Times New Roman" w:hAnsi="Times New Roman" w:hint="cs"/>
            <w:sz w:val="24"/>
            <w:rtl/>
            <w:lang w:eastAsia="he-IL"/>
          </w:rPr>
          <w:delText>מסחר ומשרדים</w:delText>
        </w:r>
      </w:del>
      <w:ins w:id="98" w:author="Meryl Etman" w:date="2021-02-17T17:19:00Z">
        <w:r w:rsidR="00023A1C">
          <w:rPr>
            <w:rFonts w:ascii="Times New Roman" w:eastAsia="Times New Roman" w:hAnsi="Times New Roman" w:hint="cs"/>
            <w:sz w:val="24"/>
            <w:rtl/>
            <w:lang w:eastAsia="he-IL"/>
          </w:rPr>
          <w:t>תעסוקה, שטח ציבורי</w:t>
        </w:r>
      </w:ins>
      <w:r w:rsidRPr="000555DD">
        <w:rPr>
          <w:rFonts w:ascii="Times New Roman" w:eastAsia="Times New Roman" w:hAnsi="Times New Roman" w:hint="cs"/>
          <w:sz w:val="24"/>
          <w:rtl/>
          <w:lang w:eastAsia="he-IL"/>
        </w:rPr>
        <w:t>,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99" w:author="Meryl Etman" w:date="2021-02-17T17:00:00Z">
            <w:r w:rsidR="007E1476">
              <w:rPr>
                <w:rFonts w:ascii="Times New Roman" w:eastAsia="Times New Roman" w:hAnsi="Times New Roman" w:hint="cs"/>
                <w:color w:val="00B0F0"/>
                <w:sz w:val="24"/>
                <w:rtl/>
                <w:lang w:eastAsia="he-IL"/>
              </w:rPr>
              <w:t>נס ציונה</w:t>
            </w:r>
          </w:ins>
        </w:sdtContent>
      </w:sdt>
      <w:r w:rsidRPr="000555DD">
        <w:rPr>
          <w:rFonts w:ascii="Times New Roman" w:eastAsia="Times New Roman" w:hAnsi="Times New Roman" w:hint="cs"/>
          <w:color w:val="00B0F0"/>
          <w:sz w:val="24"/>
          <w:rtl/>
          <w:lang w:eastAsia="he-IL"/>
        </w:rPr>
        <w:t xml:space="preserve"> - </w:t>
      </w:r>
      <w:customXmlDelRangeStart w:id="100" w:author="Meryl Etman" w:date="2021-02-17T17:20:00Z"/>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00"/>
          <w:customXmlDelRangeStart w:id="101" w:author="Meryl Etman" w:date="2021-02-17T17:20:00Z"/>
        </w:sdtContent>
      </w:sdt>
      <w:customXmlDelRangeEnd w:id="101"/>
      <w:del w:id="102" w:author="Meryl Etman" w:date="2021-02-17T17:20:00Z">
        <w:r w:rsidRPr="000555DD" w:rsidDel="00023A1C">
          <w:rPr>
            <w:rFonts w:ascii="Times New Roman" w:eastAsia="Times New Roman" w:hAnsi="Times New Roman" w:hint="cs"/>
            <w:color w:val="00B0F0"/>
            <w:sz w:val="24"/>
            <w:rtl/>
            <w:lang w:eastAsia="he-IL"/>
          </w:rPr>
          <w:delText xml:space="preserve">, </w:delText>
        </w:r>
      </w:del>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3" w:author="Meryl Etman" w:date="2021-02-17T17:00:00Z">
            <w:r w:rsidR="007E1476">
              <w:rPr>
                <w:rFonts w:ascii="Times New Roman" w:eastAsia="Times New Roman" w:hAnsi="Times New Roman" w:hint="cs"/>
                <w:color w:val="00B0F0"/>
                <w:sz w:val="24"/>
                <w:rtl/>
              </w:rPr>
              <w:t>סביוני נצר סירני - בניין 31</w:t>
            </w:r>
          </w:ins>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7A58F53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1C46313" w14:textId="4B92BCF6"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04" w:author="Meryl Etman" w:date="2021-02-17T17:07:00Z">
            <w:r w:rsidR="004262DB">
              <w:rPr>
                <w:rFonts w:ascii="Times New Roman" w:eastAsia="Times New Roman" w:hAnsi="Times New Roman" w:hint="cs"/>
                <w:color w:val="008000"/>
                <w:sz w:val="24"/>
                <w:rtl/>
              </w:rPr>
              <w:t>407-0508069</w:t>
            </w:r>
          </w:ins>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ins w:id="105" w:author="Meryl Etman" w:date="2021-02-17T17:20:00Z">
        <w:r w:rsidR="00023A1C">
          <w:rPr>
            <w:rFonts w:ascii="Times New Roman" w:eastAsia="Times New Roman" w:hAnsi="Times New Roman" w:hint="cs"/>
            <w:sz w:val="24"/>
            <w:rtl/>
            <w:lang w:eastAsia="he-IL"/>
          </w:rPr>
          <w:t xml:space="preserve">גוש </w:t>
        </w:r>
      </w:ins>
      <w:r w:rsidRPr="000555DD">
        <w:rPr>
          <w:rFonts w:ascii="Times New Roman" w:eastAsia="Times New Roman" w:hAnsi="Times New Roman" w:hint="cs"/>
          <w:sz w:val="24"/>
          <w:rtl/>
          <w:lang w:eastAsia="he-IL"/>
        </w:rPr>
        <w:t>-</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06" w:author="Meryl Etman" w:date="2021-02-17T17:07:00Z">
            <w:r w:rsidR="004262DB">
              <w:rPr>
                <w:rFonts w:ascii="Times New Roman" w:eastAsia="Times New Roman" w:hAnsi="Times New Roman" w:hint="cs"/>
                <w:sz w:val="24"/>
                <w:rtl/>
                <w:lang w:eastAsia="he-IL"/>
              </w:rPr>
              <w:t>4722</w:t>
            </w:r>
          </w:ins>
        </w:sdtContent>
      </w:sdt>
      <w:ins w:id="107" w:author="Meryl Etman" w:date="2021-02-17T17:20:00Z">
        <w:r w:rsidR="00023A1C">
          <w:rPr>
            <w:rFonts w:ascii="Times New Roman" w:eastAsia="Times New Roman" w:hAnsi="Times New Roman" w:hint="cs"/>
            <w:sz w:val="24"/>
            <w:rtl/>
            <w:lang w:eastAsia="he-IL"/>
          </w:rPr>
          <w:t>, חלקה 82.</w:t>
        </w:r>
      </w:ins>
      <w:del w:id="108" w:author="Meryl Etman" w:date="2021-02-17T17:20:00Z">
        <w:r w:rsidRPr="000555DD" w:rsidDel="00023A1C">
          <w:rPr>
            <w:rFonts w:ascii="Times New Roman" w:eastAsia="Times New Roman" w:hAnsi="Times New Roman" w:hint="cs"/>
            <w:sz w:val="24"/>
            <w:rtl/>
            <w:lang w:eastAsia="he-IL"/>
          </w:rPr>
          <w:delText>.</w:delText>
        </w:r>
      </w:del>
    </w:p>
    <w:p w14:paraId="2619A1F3"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066BD25"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073146D" w14:textId="36DA550A"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9" w:author="Meryl Etman" w:date="2021-02-17T17:00:00Z">
            <w:r w:rsidR="007E1476">
              <w:rPr>
                <w:rFonts w:ascii="Times New Roman" w:eastAsia="Times New Roman" w:hAnsi="Times New Roman" w:hint="cs"/>
                <w:color w:val="008000"/>
                <w:sz w:val="24"/>
                <w:rtl/>
              </w:rPr>
              <w:t>נס ציונה</w:t>
            </w:r>
          </w:ins>
        </w:sdtContent>
      </w:sdt>
      <w:r w:rsidRPr="000555DD">
        <w:rPr>
          <w:rFonts w:ascii="Times New Roman" w:eastAsia="Times New Roman" w:hAnsi="Times New Roman" w:hint="cs"/>
          <w:color w:val="008000"/>
          <w:sz w:val="24"/>
          <w:rtl/>
        </w:rPr>
        <w:t>.</w:t>
      </w:r>
    </w:p>
    <w:p w14:paraId="19E3673A"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43FBD671"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2F5E73A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586EBBC" w14:textId="0768D9DD"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10" w:author="Meryl Etman" w:date="2021-02-17T17:07:00Z">
            <w:r w:rsidR="004262DB">
              <w:rPr>
                <w:rFonts w:ascii="Times New Roman" w:eastAsia="Times New Roman" w:hAnsi="Times New Roman" w:hint="cs"/>
                <w:sz w:val="24"/>
                <w:rtl/>
                <w:lang w:eastAsia="he-IL"/>
              </w:rPr>
              <w:t>מרול אטמן</w:t>
            </w:r>
          </w:ins>
        </w:sdtContent>
      </w:sdt>
    </w:p>
    <w:p w14:paraId="340E7BF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2AB779F2"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5BCDF501"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073D1B2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4E468CD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39500E0" w14:textId="5B17E31B"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11" w:author="Meryl Etman" w:date="2021-02-17T17:07:00Z">
            <w:r w:rsidR="004262DB">
              <w:rPr>
                <w:rFonts w:ascii="Times New Roman" w:eastAsia="Times New Roman" w:hAnsi="Times New Roman"/>
                <w:color w:val="008000"/>
                <w:sz w:val="24"/>
                <w:rtl/>
                <w:lang w:eastAsia="he-IL"/>
              </w:rPr>
              <w:t>משה סיטון</w:t>
            </w:r>
          </w:ins>
        </w:sdtContent>
      </w:sdt>
    </w:p>
    <w:p w14:paraId="064F47C7"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0555DD">
            <w:rPr>
              <w:rFonts w:cstheme="minorBidi"/>
              <w:color w:val="00B0F0"/>
              <w:rtl/>
            </w:rPr>
            <w:t>[שדה נוסף 5]</w:t>
          </w:r>
        </w:sdtContent>
      </w:sdt>
    </w:p>
    <w:p w14:paraId="2A814BD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3D46AFC6" w14:textId="1060B0C5"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12" w:author="Meryl Etman" w:date="2021-02-17T17:07:00Z">
            <w:r w:rsidR="004262DB">
              <w:rPr>
                <w:rFonts w:ascii="Times New Roman" w:eastAsia="Times New Roman" w:hAnsi="Times New Roman"/>
                <w:color w:val="008000"/>
                <w:sz w:val="24"/>
                <w:rtl/>
                <w:lang w:eastAsia="he-IL"/>
              </w:rPr>
              <w:t>משה סיטון</w:t>
            </w:r>
          </w:ins>
        </w:sdtContent>
      </w:sdt>
    </w:p>
    <w:p w14:paraId="5BD21BC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6800A1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190EFC2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6EED278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1B13714B"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53EE03B7"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6D11698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500A6F61"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3B5FC883"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49C0F1F"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0A739612" w14:textId="77777777" w:rsidTr="000555DD">
        <w:tc>
          <w:tcPr>
            <w:tcW w:w="3366" w:type="dxa"/>
          </w:tcPr>
          <w:p w14:paraId="51FD07AE" w14:textId="54A8A707" w:rsidR="000555DD" w:rsidRPr="000555DD" w:rsidRDefault="00555D91"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13" w:author="Meryl Etman" w:date="2021-02-17T17:01:00Z">
                  <w:r w:rsidR="007E1476">
                    <w:rPr>
                      <w:rFonts w:ascii="Times New Roman" w:eastAsia="Times New Roman" w:hAnsi="Times New Roman" w:hint="cs"/>
                      <w:color w:val="008000"/>
                      <w:sz w:val="24"/>
                      <w:rtl/>
                      <w:lang w:eastAsia="he-IL"/>
                    </w:rPr>
                    <w:t>50%</w:t>
                  </w:r>
                </w:ins>
              </w:sdtContent>
            </w:sdt>
          </w:p>
          <w:p w14:paraId="731C7BDE"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26C8F5CD"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068A8095"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0F50DE06"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2C62497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1A970C3"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C57BF74"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7D58C471"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51751444"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1397603A"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31535DA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663C753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38694C2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3A9BE643"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09DD6D9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0EC2C846"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6189EDA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036F4A2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5F7BB6B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281E804D"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352CC55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119A88E0"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7081A1A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3824AC23"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71EC9467"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1C061D85"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31A73296"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14" w:name="OLE_LINK5"/>
      <w:bookmarkStart w:id="115"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116" w:name="OLE_LINK7"/>
      <w:bookmarkStart w:id="117"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764C71F7"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6DBD09E3"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08313EBB"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644049BF"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115A1EF9"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4962F03A"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14"/>
    <w:bookmarkEnd w:id="115"/>
    <w:bookmarkEnd w:id="116"/>
    <w:bookmarkEnd w:id="117"/>
    <w:p w14:paraId="73A6BCA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E9F6B5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24E5D66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205DFEB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5100694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7D46DC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4B83B3E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69A35A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35094E7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113FC4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36C3045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28A6CC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437CBD3A"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2374424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3E202A7C"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30ABED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7E476E1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556F5C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441F4DD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FF9678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1E0571A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1E5AB6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72EE17F6"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331A2E6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0E721C6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4AB7603F"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77F434C3"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6E9921E9"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03B6D844"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18935C7B"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684FA1DD"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52018A8E"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202D3950"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01FC6FB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4C571F3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4555695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78B7B9D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B629CD8"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5127D59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003B15B9"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75BD0F5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7102016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74FCA64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1B8303BA"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0C32B0A5" w14:textId="77777777" w:rsidR="00590FDD" w:rsidRPr="00590FDD" w:rsidDel="00F8217A" w:rsidRDefault="00590FDD" w:rsidP="00590FDD">
      <w:pPr>
        <w:spacing w:before="0" w:beforeAutospacing="0" w:after="0" w:afterAutospacing="0" w:line="360" w:lineRule="auto"/>
        <w:ind w:firstLine="849"/>
        <w:rPr>
          <w:del w:id="118" w:author="Meryl Etman" w:date="2021-02-17T17:49:00Z"/>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0FAF54A7" w14:textId="77777777" w:rsidR="00590FDD" w:rsidRPr="00590FDD" w:rsidRDefault="00590FDD" w:rsidP="00555D91">
      <w:pPr>
        <w:spacing w:before="0" w:beforeAutospacing="0" w:after="0" w:afterAutospacing="0" w:line="360" w:lineRule="auto"/>
        <w:ind w:firstLine="849"/>
        <w:rPr>
          <w:rFonts w:ascii="Times New Roman" w:eastAsia="Times New Roman" w:hAnsi="Times New Roman"/>
          <w:sz w:val="20"/>
          <w:rtl/>
          <w:lang w:eastAsia="he-IL"/>
        </w:rPr>
      </w:pPr>
      <w:del w:id="119" w:author="Meryl Etman" w:date="2021-02-17T17:49:00Z">
        <w:r w:rsidRPr="00590FDD" w:rsidDel="00F8217A">
          <w:rPr>
            <w:rFonts w:ascii="Times New Roman" w:eastAsia="Times New Roman" w:hAnsi="Times New Roman"/>
            <w:sz w:val="20"/>
            <w:rtl/>
            <w:lang w:eastAsia="he-IL"/>
          </w:rPr>
          <w:delText xml:space="preserve"> </w:delText>
        </w:r>
      </w:del>
    </w:p>
    <w:p w14:paraId="544F52AC" w14:textId="77777777" w:rsidR="00590FDD" w:rsidRPr="00590FDD" w:rsidDel="00F8217A" w:rsidRDefault="00590FDD" w:rsidP="00590FDD">
      <w:pPr>
        <w:spacing w:before="0" w:beforeAutospacing="0" w:after="0" w:afterAutospacing="0" w:line="360" w:lineRule="auto"/>
        <w:ind w:firstLine="849"/>
        <w:rPr>
          <w:del w:id="120" w:author="Meryl Etman" w:date="2021-02-17T17:50:00Z"/>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02237FAF" w14:textId="77777777" w:rsidR="00590FDD" w:rsidRPr="00590FDD" w:rsidRDefault="00590FDD" w:rsidP="00555D91">
      <w:pPr>
        <w:spacing w:before="0" w:beforeAutospacing="0" w:after="0" w:afterAutospacing="0" w:line="360" w:lineRule="auto"/>
        <w:ind w:firstLine="849"/>
        <w:rPr>
          <w:rFonts w:ascii="Times New Roman" w:eastAsia="Times New Roman" w:hAnsi="Times New Roman"/>
          <w:sz w:val="20"/>
          <w:rtl/>
          <w:lang w:eastAsia="he-IL"/>
        </w:rPr>
      </w:pPr>
      <w:del w:id="121" w:author="Meryl Etman" w:date="2021-02-17T17:50:00Z">
        <w:r w:rsidRPr="00590FDD" w:rsidDel="00F8217A">
          <w:rPr>
            <w:rFonts w:ascii="Times New Roman" w:eastAsia="Times New Roman" w:hAnsi="Times New Roman"/>
            <w:sz w:val="20"/>
            <w:rtl/>
            <w:lang w:eastAsia="he-IL"/>
          </w:rPr>
          <w:delText xml:space="preserve"> </w:delText>
        </w:r>
      </w:del>
    </w:p>
    <w:p w14:paraId="26E5FEF8" w14:textId="77777777" w:rsidR="00590FDD" w:rsidRPr="00590FDD" w:rsidDel="00F8217A" w:rsidRDefault="00590FDD" w:rsidP="00590FDD">
      <w:pPr>
        <w:spacing w:before="0" w:beforeAutospacing="0" w:after="0" w:afterAutospacing="0" w:line="360" w:lineRule="auto"/>
        <w:ind w:firstLine="849"/>
        <w:rPr>
          <w:del w:id="122" w:author="Meryl Etman" w:date="2021-02-17T17:50:00Z"/>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607331E2" w14:textId="77777777" w:rsidR="00590FDD" w:rsidRPr="00590FDD" w:rsidRDefault="00590FDD">
      <w:pPr>
        <w:spacing w:before="0" w:beforeAutospacing="0" w:after="0" w:afterAutospacing="0" w:line="360" w:lineRule="auto"/>
        <w:ind w:firstLine="849"/>
        <w:rPr>
          <w:rFonts w:ascii="Times New Roman" w:eastAsia="Times New Roman" w:hAnsi="Times New Roman"/>
          <w:sz w:val="20"/>
          <w:rtl/>
          <w:lang w:eastAsia="he-IL"/>
        </w:rPr>
        <w:pPrChange w:id="123" w:author="Meryl Etman" w:date="2021-02-17T17:50:00Z">
          <w:pPr>
            <w:spacing w:before="0" w:beforeAutospacing="0" w:after="0" w:afterAutospacing="0" w:line="360" w:lineRule="auto"/>
            <w:ind w:left="849"/>
          </w:pPr>
        </w:pPrChange>
      </w:pPr>
    </w:p>
    <w:p w14:paraId="3E4D8803"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3F67BDEC"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09EDD09E"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0368F4A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C7D4C9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1DEFBB4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10F09A3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795805E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0E6EF9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7682661E"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03948D2E"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74F8CFFC"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84FF22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7E0A9D75"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8478E0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6C20C4E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02F102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688BD5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79AC78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67E65FF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BFD38B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0C767D9C"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8BD801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124" w:name="OLE_LINK1"/>
      <w:bookmarkStart w:id="125"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124"/>
      <w:bookmarkEnd w:id="125"/>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58E7076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214FF7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6A98953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AA2941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4A18EA89"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8EA670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1380636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F71F55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11DD76F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782A1807"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01E8C220"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596C0995"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20B88FAC"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636C6B3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15ACE03" w14:textId="13734FB2"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del w:id="126" w:author="Meryl Etman" w:date="2021-02-17T17:51:00Z">
        <w:r w:rsidRPr="00590FDD" w:rsidDel="00F8217A">
          <w:rPr>
            <w:rFonts w:ascii="Times New Roman" w:eastAsia="Times New Roman" w:hAnsi="Times New Roman"/>
            <w:sz w:val="24"/>
            <w:rtl/>
            <w:lang w:eastAsia="he-IL"/>
          </w:rPr>
          <w:delText>ב</w:delText>
        </w:r>
      </w:del>
      <w:ins w:id="127" w:author="Meryl Etman" w:date="2021-02-17T17:51:00Z">
        <w:r w:rsidR="00F8217A">
          <w:rPr>
            <w:rFonts w:ascii="Times New Roman" w:eastAsia="Times New Roman" w:hAnsi="Times New Roman" w:hint="cs"/>
            <w:sz w:val="24"/>
            <w:rtl/>
            <w:lang w:eastAsia="he-IL"/>
          </w:rPr>
          <w:t>ד</w:t>
        </w:r>
      </w:ins>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239E348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75257BF" w14:textId="2C4D8DB6"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del w:id="128" w:author="Meryl Etman" w:date="2021-02-17T17:51:00Z">
        <w:r w:rsidRPr="00590FDD" w:rsidDel="00F8217A">
          <w:rPr>
            <w:rFonts w:ascii="Times New Roman" w:eastAsia="Times New Roman" w:hAnsi="Times New Roman"/>
            <w:sz w:val="24"/>
            <w:rtl/>
            <w:lang w:eastAsia="he-IL"/>
          </w:rPr>
          <w:delText>ג</w:delText>
        </w:r>
      </w:del>
      <w:ins w:id="129" w:author="Meryl Etman" w:date="2021-02-17T17:51:00Z">
        <w:r w:rsidR="00F8217A">
          <w:rPr>
            <w:rFonts w:ascii="Times New Roman" w:eastAsia="Times New Roman" w:hAnsi="Times New Roman" w:hint="cs"/>
            <w:sz w:val="24"/>
            <w:rtl/>
            <w:lang w:eastAsia="he-IL"/>
          </w:rPr>
          <w:t>ה</w:t>
        </w:r>
      </w:ins>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7CFCE40B"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CC579E7" w14:textId="4A2BDA8C"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del w:id="130" w:author="Meryl Etman" w:date="2021-02-17T17:51:00Z">
        <w:r w:rsidRPr="00590FDD" w:rsidDel="00F8217A">
          <w:rPr>
            <w:rFonts w:ascii="Times New Roman" w:eastAsia="Times New Roman" w:hAnsi="Times New Roman"/>
            <w:sz w:val="24"/>
            <w:rtl/>
            <w:lang w:eastAsia="he-IL"/>
          </w:rPr>
          <w:delText>ד</w:delText>
        </w:r>
      </w:del>
      <w:ins w:id="131" w:author="Meryl Etman" w:date="2021-02-17T17:51:00Z">
        <w:r w:rsidR="00F8217A">
          <w:rPr>
            <w:rFonts w:ascii="Times New Roman" w:eastAsia="Times New Roman" w:hAnsi="Times New Roman" w:hint="cs"/>
            <w:sz w:val="24"/>
            <w:rtl/>
            <w:lang w:eastAsia="he-IL"/>
          </w:rPr>
          <w:t>ו</w:t>
        </w:r>
      </w:ins>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0EE248C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A0F5E3A" w14:textId="2A525B93"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del w:id="132" w:author="Meryl Etman" w:date="2021-02-17T17:51:00Z">
        <w:r w:rsidRPr="00590FDD" w:rsidDel="00F8217A">
          <w:rPr>
            <w:rFonts w:ascii="Times New Roman" w:eastAsia="Times New Roman" w:hAnsi="Times New Roman"/>
            <w:sz w:val="24"/>
            <w:rtl/>
            <w:lang w:eastAsia="he-IL"/>
          </w:rPr>
          <w:delText>ה</w:delText>
        </w:r>
      </w:del>
      <w:ins w:id="133" w:author="Meryl Etman" w:date="2021-02-17T17:51:00Z">
        <w:r w:rsidR="00F8217A">
          <w:rPr>
            <w:rFonts w:ascii="Times New Roman" w:eastAsia="Times New Roman" w:hAnsi="Times New Roman" w:hint="cs"/>
            <w:sz w:val="24"/>
            <w:rtl/>
            <w:lang w:eastAsia="he-IL"/>
          </w:rPr>
          <w:t>ז</w:t>
        </w:r>
      </w:ins>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5A9E9FA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2608A10" w14:textId="39D2681E"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del w:id="134" w:author="Meryl Etman" w:date="2021-02-17T17:51:00Z">
        <w:r w:rsidRPr="00590FDD" w:rsidDel="00F8217A">
          <w:rPr>
            <w:rFonts w:ascii="Times New Roman" w:eastAsia="Times New Roman" w:hAnsi="Times New Roman"/>
            <w:sz w:val="24"/>
            <w:rtl/>
            <w:lang w:eastAsia="he-IL"/>
          </w:rPr>
          <w:delText>ו</w:delText>
        </w:r>
      </w:del>
      <w:ins w:id="135" w:author="Meryl Etman" w:date="2021-02-17T17:51:00Z">
        <w:r w:rsidR="00F8217A">
          <w:rPr>
            <w:rFonts w:ascii="Times New Roman" w:eastAsia="Times New Roman" w:hAnsi="Times New Roman" w:hint="cs"/>
            <w:sz w:val="24"/>
            <w:rtl/>
            <w:lang w:eastAsia="he-IL"/>
          </w:rPr>
          <w:t>ח</w:t>
        </w:r>
      </w:ins>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1C9D55F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AF7A983" w14:textId="2ED5853F" w:rsidR="00590FDD" w:rsidRPr="00590FDD" w:rsidRDefault="00590FDD" w:rsidP="00555D91">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del w:id="136" w:author="Meryl Etman" w:date="2021-02-17T17:51:00Z">
        <w:r w:rsidRPr="00590FDD" w:rsidDel="00F8217A">
          <w:rPr>
            <w:rFonts w:ascii="Times New Roman" w:eastAsia="Times New Roman" w:hAnsi="Times New Roman"/>
            <w:sz w:val="24"/>
            <w:rtl/>
            <w:lang w:eastAsia="he-IL"/>
          </w:rPr>
          <w:delText>ז</w:delText>
        </w:r>
      </w:del>
      <w:ins w:id="137" w:author="Meryl Etman" w:date="2021-02-17T17:51:00Z">
        <w:r w:rsidR="00F8217A">
          <w:rPr>
            <w:rFonts w:ascii="Times New Roman" w:eastAsia="Times New Roman" w:hAnsi="Times New Roman" w:hint="cs"/>
            <w:sz w:val="24"/>
            <w:rtl/>
            <w:lang w:eastAsia="he-IL"/>
          </w:rPr>
          <w:t>ט</w:t>
        </w:r>
      </w:ins>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אשור התכנון הסופי של היועצים.</w:t>
      </w:r>
    </w:p>
    <w:p w14:paraId="6A2EFD0D"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7AEBC3B" w14:textId="7CC1AE35" w:rsidR="00590FDD" w:rsidRPr="00FF43CB" w:rsidRDefault="00590FDD">
      <w:pPr>
        <w:pStyle w:val="ListParagraph"/>
        <w:widowControl w:val="0"/>
        <w:numPr>
          <w:ilvl w:val="0"/>
          <w:numId w:val="41"/>
        </w:numPr>
        <w:spacing w:before="0" w:beforeAutospacing="0" w:after="0" w:afterAutospacing="0" w:line="240" w:lineRule="auto"/>
        <w:jc w:val="both"/>
        <w:rPr>
          <w:rFonts w:ascii="Times New Roman" w:eastAsia="Times New Roman" w:hAnsi="Times New Roman"/>
          <w:sz w:val="24"/>
          <w:rtl/>
          <w:lang w:eastAsia="he-IL"/>
          <w:rPrChange w:id="138" w:author="Meryl Etman" w:date="2021-02-17T17:53:00Z">
            <w:rPr>
              <w:rtl/>
              <w:lang w:eastAsia="he-IL"/>
            </w:rPr>
          </w:rPrChange>
        </w:rPr>
        <w:pPrChange w:id="139" w:author="Meryl Etman" w:date="2021-02-17T17:53:00Z">
          <w:pPr>
            <w:widowControl w:val="0"/>
            <w:numPr>
              <w:numId w:val="42"/>
            </w:numPr>
            <w:tabs>
              <w:tab w:val="num" w:pos="2138"/>
            </w:tabs>
            <w:spacing w:before="0" w:beforeAutospacing="0" w:after="0" w:afterAutospacing="0" w:line="240" w:lineRule="auto"/>
            <w:ind w:left="2138" w:hanging="720"/>
            <w:jc w:val="both"/>
          </w:pPr>
        </w:pPrChange>
      </w:pPr>
      <w:r w:rsidRPr="00FF43CB">
        <w:rPr>
          <w:rFonts w:ascii="Times New Roman" w:eastAsia="Times New Roman" w:hAnsi="Times New Roman"/>
          <w:sz w:val="24"/>
          <w:rtl/>
          <w:lang w:eastAsia="he-IL"/>
          <w:rPrChange w:id="140" w:author="Meryl Etman" w:date="2021-02-17T17:53:00Z">
            <w:rPr>
              <w:rtl/>
              <w:lang w:eastAsia="he-IL"/>
            </w:rPr>
          </w:rPrChange>
        </w:rPr>
        <w:t>בדיקת מפרטי ותוכניות המכר ואישור הנוסח וההתאמה לתכנון.</w:t>
      </w:r>
    </w:p>
    <w:p w14:paraId="7577FB7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16F73B35" w14:textId="77777777" w:rsidR="00590FDD" w:rsidRPr="00590FDD" w:rsidRDefault="00590FDD">
      <w:pPr>
        <w:widowControl w:val="0"/>
        <w:numPr>
          <w:ilvl w:val="0"/>
          <w:numId w:val="41"/>
        </w:numPr>
        <w:spacing w:before="0" w:beforeAutospacing="0" w:after="0" w:afterAutospacing="0" w:line="240" w:lineRule="auto"/>
        <w:jc w:val="both"/>
        <w:rPr>
          <w:rFonts w:ascii="Times New Roman" w:eastAsia="Times New Roman" w:hAnsi="Times New Roman"/>
          <w:sz w:val="24"/>
          <w:rtl/>
          <w:lang w:eastAsia="he-IL"/>
        </w:rPr>
        <w:pPrChange w:id="141" w:author="Meryl Etman" w:date="2021-02-17T17:52:00Z">
          <w:pPr>
            <w:widowControl w:val="0"/>
            <w:numPr>
              <w:numId w:val="42"/>
            </w:numPr>
            <w:tabs>
              <w:tab w:val="num" w:pos="2138"/>
            </w:tabs>
            <w:spacing w:before="0" w:beforeAutospacing="0" w:after="0" w:afterAutospacing="0" w:line="240" w:lineRule="auto"/>
            <w:ind w:left="2138" w:hanging="720"/>
            <w:jc w:val="both"/>
          </w:pPr>
        </w:pPrChange>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25A7299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18F418D8" w14:textId="77777777" w:rsidR="00590FDD" w:rsidRPr="00590FDD" w:rsidRDefault="00590FDD">
      <w:pPr>
        <w:widowControl w:val="0"/>
        <w:numPr>
          <w:ilvl w:val="0"/>
          <w:numId w:val="41"/>
        </w:numPr>
        <w:spacing w:before="0" w:beforeAutospacing="0" w:after="0" w:afterAutospacing="0" w:line="240" w:lineRule="auto"/>
        <w:jc w:val="both"/>
        <w:rPr>
          <w:rFonts w:ascii="Times New Roman" w:eastAsia="Times New Roman" w:hAnsi="Times New Roman"/>
          <w:sz w:val="24"/>
          <w:lang w:eastAsia="he-IL"/>
        </w:rPr>
        <w:pPrChange w:id="142" w:author="Meryl Etman" w:date="2021-02-17T17:52:00Z">
          <w:pPr>
            <w:widowControl w:val="0"/>
            <w:numPr>
              <w:numId w:val="42"/>
            </w:numPr>
            <w:tabs>
              <w:tab w:val="num" w:pos="2138"/>
            </w:tabs>
            <w:spacing w:before="0" w:beforeAutospacing="0" w:after="0" w:afterAutospacing="0" w:line="240" w:lineRule="auto"/>
            <w:ind w:left="2138" w:hanging="720"/>
            <w:jc w:val="both"/>
          </w:pPr>
        </w:pPrChange>
      </w:pPr>
      <w:r w:rsidRPr="00590FDD">
        <w:rPr>
          <w:rFonts w:ascii="Times New Roman" w:eastAsia="Times New Roman" w:hAnsi="Times New Roman"/>
          <w:sz w:val="24"/>
          <w:rtl/>
          <w:lang w:eastAsia="he-IL"/>
        </w:rPr>
        <w:t>כל יתר הדרוש לתכנון סופי.</w:t>
      </w:r>
    </w:p>
    <w:p w14:paraId="6769E1C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407317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3014F1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6444DDC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0FE129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6E1CD54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32F8A4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31D9366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750857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5C0AB9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226B41C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07C85A4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C3AF7A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6D3AC60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2CC2C5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6DCE2D8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9B5235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5519408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44CD744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18F29D9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2E945C8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0CADB8F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7F9E08D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6CC5040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5D38731B"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9A4C8AB"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21B33D9C"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744F5C5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239576A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37F6B06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0DD9317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604A520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E38D2A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04F6CFF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0B9471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58CD358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538B5FD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24E8DF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14D5D8C8"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6AEA23FB"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33733E4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672931C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267DF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5603CDB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6AF7DAA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418CAF4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D2C486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36E3421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76AFA3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6E0E00F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2A48270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2D0CFD0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66548B3A"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46E100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1D6AB6B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21F044D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198E25C8"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D4C212D"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CA1AC0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1151DCA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C8B484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5661134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652C6C5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7444591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D1B606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1E4E82E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4FF800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18E040C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6E22B64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44B8091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63420A9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779CAB5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0658E0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6305AA2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B5CB82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5F11E69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4CC920A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5AF5832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17B62227"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4148EC9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25AA109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84B244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45BAC2A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28CB6AB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1ECA090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47CA53B9"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FAC0CA"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9C2E46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34C0B67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02470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70ECBDB4"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453687B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58008151"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66DEF7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6288AFC6"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0CC2F5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2440485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122F1A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449CEC7B"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5329049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67A23A3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5A071F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0741526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7003C17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5B21CF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B34199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58C5733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9E0FC6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373F36C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F25882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2DE5E0F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6F3590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20ABA62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41217F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752EF5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7A659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6398CC5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7E4080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02161B3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1ED8E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2B73300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D05F91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693200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E41C00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7B704EF0"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E914633"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463ED37D"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73444EC1"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1E8E34F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093463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3CF8AACE"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2ABD74FB"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413D9A59"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357280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1A6F99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DC120E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6517B65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9BB674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0575B45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F93FAC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3B09166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6ACA93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08E5316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BA4DE4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5EF0744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9A8C45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6A82336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FFB97F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1200CD0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3C5215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7C9BC94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F84E8F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28E9BBC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9D55A6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78F9A8C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CCC130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C03242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F8EA48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1E4A263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DA8996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68117ED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23D204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7E0C39E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61550C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6AC872D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6EAF48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1EB2D48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D8F11F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04B0CD9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DCB7DF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52ACF082"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F937B66"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67F1DF87"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4519385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7392B2C6"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5DE141FA"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25ACEAF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75BEC2B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3241078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03C9A0A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6925EB41"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6EBF17B8"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33FDD865"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C63598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7A6F85A2"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23668B05"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FEFF956"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243D2CC3"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59EB0A7B"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28FE0220"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3A45F9D"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43F4E9A5"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5B43017"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0CA5B155"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4B90CE96"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0D523FFD"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276D8B2D"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3081150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631001D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782432B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1FBB19A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7D42742"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50F2F80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421F159"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75349DC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E95A8D7"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4E7B404F"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695EE872"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79083DC5"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C369F09"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667FE878"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5406396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0DD42CC3"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1FC5E53F"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05F86267"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24E3CBF5"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521434DE"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6C3D11B2"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7DDCCCD3"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1AAAC1E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23DD692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0017B36C"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284AD6D4"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5A205D6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6AB3BF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12283186"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2B009D66"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51A322FA"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7A81B140" w14:textId="1F525F73" w:rsidR="00555D91" w:rsidRDefault="00590FDD" w:rsidP="00555D91">
      <w:pPr>
        <w:widowControl w:val="0"/>
        <w:numPr>
          <w:ilvl w:val="0"/>
          <w:numId w:val="45"/>
        </w:numPr>
        <w:spacing w:before="0" w:beforeAutospacing="0" w:after="0" w:afterAutospacing="0" w:line="276" w:lineRule="auto"/>
        <w:ind w:left="2096" w:hanging="708"/>
        <w:jc w:val="both"/>
        <w:rPr>
          <w:ins w:id="143" w:author="Meryl Etman" w:date="2021-05-20T09:40:00Z"/>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203EABD2" w14:textId="77777777" w:rsidR="00590FDD" w:rsidRPr="00590FDD" w:rsidDel="00555D91" w:rsidRDefault="00590FDD" w:rsidP="00555D91">
      <w:pPr>
        <w:widowControl w:val="0"/>
        <w:spacing w:before="0" w:beforeAutospacing="0" w:after="0" w:afterAutospacing="0" w:line="240" w:lineRule="auto"/>
        <w:jc w:val="center"/>
        <w:rPr>
          <w:del w:id="144" w:author="Meryl Etman" w:date="2021-05-20T09:39:00Z"/>
          <w:rFonts w:ascii="Times New Roman" w:eastAsia="Times New Roman" w:hAnsi="Times New Roman"/>
          <w:color w:val="000000"/>
          <w:sz w:val="24"/>
          <w:lang w:eastAsia="he-IL"/>
        </w:rPr>
        <w:pPrChange w:id="145" w:author="Meryl Etman" w:date="2021-05-20T09:41:00Z">
          <w:pPr>
            <w:widowControl w:val="0"/>
            <w:numPr>
              <w:numId w:val="45"/>
            </w:numPr>
            <w:spacing w:before="0" w:beforeAutospacing="0" w:after="0" w:afterAutospacing="0" w:line="276" w:lineRule="auto"/>
            <w:ind w:left="2096" w:hanging="708"/>
            <w:jc w:val="both"/>
          </w:pPr>
        </w:pPrChange>
      </w:pPr>
    </w:p>
    <w:p w14:paraId="5C79DBAF" w14:textId="77777777" w:rsidR="00590FDD" w:rsidRPr="00555D91" w:rsidDel="00555D91" w:rsidRDefault="00590FDD" w:rsidP="00555D91">
      <w:pPr>
        <w:widowControl w:val="0"/>
        <w:bidi w:val="0"/>
        <w:spacing w:before="0" w:beforeAutospacing="0" w:after="0" w:afterAutospacing="0" w:line="240" w:lineRule="auto"/>
        <w:ind w:left="2096"/>
        <w:jc w:val="center"/>
        <w:rPr>
          <w:del w:id="146" w:author="Meryl Etman" w:date="2021-05-20T09:39:00Z"/>
          <w:rFonts w:ascii="Times New Roman" w:eastAsia="Times New Roman" w:hAnsi="Times New Roman"/>
          <w:sz w:val="20"/>
          <w:szCs w:val="20"/>
          <w:lang w:eastAsia="he-IL"/>
          <w:rPrChange w:id="147" w:author="Meryl Etman" w:date="2021-05-20T09:39:00Z">
            <w:rPr>
              <w:del w:id="148" w:author="Meryl Etman" w:date="2021-05-20T09:39:00Z"/>
              <w:rFonts w:ascii="Times New Roman" w:eastAsia="Times New Roman" w:hAnsi="Times New Roman"/>
              <w:sz w:val="20"/>
              <w:szCs w:val="20"/>
              <w:lang w:eastAsia="he-IL"/>
            </w:rPr>
          </w:rPrChange>
        </w:rPr>
        <w:pPrChange w:id="149" w:author="Meryl Etman" w:date="2021-05-20T09:40:00Z">
          <w:pPr>
            <w:widowControl w:val="0"/>
            <w:bidi w:val="0"/>
            <w:spacing w:before="0" w:beforeAutospacing="0" w:after="0" w:afterAutospacing="0" w:line="240" w:lineRule="auto"/>
            <w:jc w:val="right"/>
          </w:pPr>
        </w:pPrChange>
      </w:pPr>
    </w:p>
    <w:p w14:paraId="49EDB718" w14:textId="77777777" w:rsidR="00590FDD" w:rsidRPr="00590FDD" w:rsidDel="00555D91" w:rsidRDefault="00590FDD" w:rsidP="00555D91">
      <w:pPr>
        <w:widowControl w:val="0"/>
        <w:bidi w:val="0"/>
        <w:spacing w:before="0" w:beforeAutospacing="0" w:after="0" w:afterAutospacing="0" w:line="240" w:lineRule="auto"/>
        <w:ind w:left="2096"/>
        <w:jc w:val="center"/>
        <w:rPr>
          <w:del w:id="150" w:author="Meryl Etman" w:date="2021-05-20T09:39:00Z"/>
          <w:rFonts w:ascii="Times New Roman" w:eastAsia="Times New Roman" w:hAnsi="Times New Roman"/>
          <w:sz w:val="20"/>
          <w:szCs w:val="20"/>
          <w:lang w:eastAsia="he-IL"/>
        </w:rPr>
        <w:pPrChange w:id="151" w:author="Meryl Etman" w:date="2021-05-20T09:40:00Z">
          <w:pPr>
            <w:widowControl w:val="0"/>
            <w:bidi w:val="0"/>
            <w:spacing w:before="0" w:beforeAutospacing="0" w:after="0" w:afterAutospacing="0" w:line="240" w:lineRule="auto"/>
            <w:jc w:val="right"/>
          </w:pPr>
        </w:pPrChange>
      </w:pPr>
    </w:p>
    <w:p w14:paraId="3F95EA7C" w14:textId="77777777" w:rsidR="00590FDD" w:rsidRPr="00590FDD" w:rsidDel="00555D91" w:rsidRDefault="00590FDD" w:rsidP="00555D91">
      <w:pPr>
        <w:widowControl w:val="0"/>
        <w:bidi w:val="0"/>
        <w:spacing w:before="0" w:beforeAutospacing="0" w:after="0" w:afterAutospacing="0" w:line="240" w:lineRule="auto"/>
        <w:ind w:left="2096"/>
        <w:jc w:val="center"/>
        <w:rPr>
          <w:del w:id="152" w:author="Meryl Etman" w:date="2021-05-20T09:39:00Z"/>
          <w:rFonts w:ascii="Times New Roman" w:eastAsia="Times New Roman" w:hAnsi="Times New Roman"/>
          <w:sz w:val="20"/>
          <w:szCs w:val="20"/>
          <w:lang w:eastAsia="he-IL"/>
        </w:rPr>
        <w:pPrChange w:id="153" w:author="Meryl Etman" w:date="2021-05-20T09:40:00Z">
          <w:pPr>
            <w:widowControl w:val="0"/>
            <w:bidi w:val="0"/>
            <w:spacing w:before="0" w:beforeAutospacing="0" w:after="0" w:afterAutospacing="0" w:line="240" w:lineRule="auto"/>
            <w:jc w:val="right"/>
          </w:pPr>
        </w:pPrChange>
      </w:pPr>
    </w:p>
    <w:p w14:paraId="75517DEC" w14:textId="77777777" w:rsidR="00590FDD" w:rsidRPr="00590FDD" w:rsidDel="00555D91" w:rsidRDefault="00590FDD" w:rsidP="00555D91">
      <w:pPr>
        <w:widowControl w:val="0"/>
        <w:bidi w:val="0"/>
        <w:spacing w:before="0" w:beforeAutospacing="0" w:after="0" w:afterAutospacing="0" w:line="240" w:lineRule="auto"/>
        <w:ind w:left="2096"/>
        <w:jc w:val="center"/>
        <w:rPr>
          <w:del w:id="154" w:author="Meryl Etman" w:date="2021-05-20T09:39:00Z"/>
          <w:rFonts w:ascii="Times New Roman" w:eastAsia="Times New Roman" w:hAnsi="Times New Roman"/>
          <w:sz w:val="20"/>
          <w:szCs w:val="20"/>
          <w:lang w:eastAsia="he-IL"/>
        </w:rPr>
        <w:pPrChange w:id="155" w:author="Meryl Etman" w:date="2021-05-20T09:40:00Z">
          <w:pPr>
            <w:widowControl w:val="0"/>
            <w:bidi w:val="0"/>
            <w:spacing w:before="0" w:beforeAutospacing="0" w:after="0" w:afterAutospacing="0" w:line="240" w:lineRule="auto"/>
            <w:jc w:val="right"/>
          </w:pPr>
        </w:pPrChange>
      </w:pPr>
    </w:p>
    <w:p w14:paraId="5258AFA2" w14:textId="77777777" w:rsidR="00590FDD" w:rsidRPr="00590FDD" w:rsidDel="00555D91" w:rsidRDefault="00590FDD" w:rsidP="00555D91">
      <w:pPr>
        <w:widowControl w:val="0"/>
        <w:bidi w:val="0"/>
        <w:spacing w:before="0" w:beforeAutospacing="0" w:after="0" w:afterAutospacing="0" w:line="240" w:lineRule="auto"/>
        <w:ind w:left="2096"/>
        <w:jc w:val="center"/>
        <w:rPr>
          <w:del w:id="156" w:author="Meryl Etman" w:date="2021-05-20T09:39:00Z"/>
          <w:rFonts w:ascii="Times New Roman" w:eastAsia="Times New Roman" w:hAnsi="Times New Roman"/>
          <w:sz w:val="20"/>
          <w:szCs w:val="20"/>
          <w:lang w:eastAsia="he-IL"/>
        </w:rPr>
        <w:pPrChange w:id="157" w:author="Meryl Etman" w:date="2021-05-20T09:40:00Z">
          <w:pPr>
            <w:widowControl w:val="0"/>
            <w:bidi w:val="0"/>
            <w:spacing w:before="0" w:beforeAutospacing="0" w:after="0" w:afterAutospacing="0" w:line="240" w:lineRule="auto"/>
            <w:jc w:val="right"/>
          </w:pPr>
        </w:pPrChange>
      </w:pPr>
    </w:p>
    <w:p w14:paraId="2F56BF15" w14:textId="77777777" w:rsidR="00590FDD" w:rsidRPr="00590FDD" w:rsidDel="00555D91" w:rsidRDefault="00590FDD" w:rsidP="00555D91">
      <w:pPr>
        <w:widowControl w:val="0"/>
        <w:bidi w:val="0"/>
        <w:spacing w:before="0" w:beforeAutospacing="0" w:after="0" w:afterAutospacing="0" w:line="240" w:lineRule="auto"/>
        <w:ind w:left="2096"/>
        <w:jc w:val="center"/>
        <w:rPr>
          <w:del w:id="158" w:author="Meryl Etman" w:date="2021-05-20T09:39:00Z"/>
          <w:rFonts w:ascii="Times New Roman" w:eastAsia="Times New Roman" w:hAnsi="Times New Roman"/>
          <w:sz w:val="20"/>
          <w:szCs w:val="20"/>
          <w:lang w:eastAsia="he-IL"/>
        </w:rPr>
        <w:pPrChange w:id="159" w:author="Meryl Etman" w:date="2021-05-20T09:40:00Z">
          <w:pPr>
            <w:widowControl w:val="0"/>
            <w:bidi w:val="0"/>
            <w:spacing w:before="0" w:beforeAutospacing="0" w:after="0" w:afterAutospacing="0" w:line="240" w:lineRule="auto"/>
            <w:jc w:val="right"/>
          </w:pPr>
        </w:pPrChange>
      </w:pPr>
    </w:p>
    <w:p w14:paraId="2DED4B51" w14:textId="77777777" w:rsidR="00590FDD" w:rsidRPr="00590FDD" w:rsidDel="00555D91" w:rsidRDefault="00590FDD" w:rsidP="00555D91">
      <w:pPr>
        <w:widowControl w:val="0"/>
        <w:bidi w:val="0"/>
        <w:spacing w:before="0" w:beforeAutospacing="0" w:after="0" w:afterAutospacing="0" w:line="240" w:lineRule="auto"/>
        <w:ind w:left="2096"/>
        <w:jc w:val="center"/>
        <w:rPr>
          <w:del w:id="160" w:author="Meryl Etman" w:date="2021-05-20T09:39:00Z"/>
          <w:rFonts w:ascii="Times New Roman" w:eastAsia="Times New Roman" w:hAnsi="Times New Roman"/>
          <w:sz w:val="20"/>
          <w:szCs w:val="20"/>
          <w:lang w:eastAsia="he-IL"/>
        </w:rPr>
        <w:pPrChange w:id="161" w:author="Meryl Etman" w:date="2021-05-20T09:40:00Z">
          <w:pPr>
            <w:widowControl w:val="0"/>
            <w:bidi w:val="0"/>
            <w:spacing w:before="0" w:beforeAutospacing="0" w:after="0" w:afterAutospacing="0" w:line="240" w:lineRule="auto"/>
            <w:jc w:val="right"/>
          </w:pPr>
        </w:pPrChange>
      </w:pPr>
    </w:p>
    <w:p w14:paraId="036F2F3B" w14:textId="77777777" w:rsidR="00590FDD" w:rsidRPr="00590FDD" w:rsidDel="00555D91" w:rsidRDefault="00590FDD" w:rsidP="00555D91">
      <w:pPr>
        <w:widowControl w:val="0"/>
        <w:bidi w:val="0"/>
        <w:spacing w:before="0" w:beforeAutospacing="0" w:after="0" w:afterAutospacing="0" w:line="240" w:lineRule="auto"/>
        <w:ind w:left="2096"/>
        <w:jc w:val="center"/>
        <w:rPr>
          <w:del w:id="162" w:author="Meryl Etman" w:date="2021-05-20T09:39:00Z"/>
          <w:rFonts w:ascii="Times New Roman" w:eastAsia="Times New Roman" w:hAnsi="Times New Roman"/>
          <w:sz w:val="20"/>
          <w:szCs w:val="20"/>
          <w:lang w:eastAsia="he-IL"/>
        </w:rPr>
        <w:pPrChange w:id="163" w:author="Meryl Etman" w:date="2021-05-20T09:40:00Z">
          <w:pPr>
            <w:widowControl w:val="0"/>
            <w:bidi w:val="0"/>
            <w:spacing w:before="0" w:beforeAutospacing="0" w:after="0" w:afterAutospacing="0" w:line="240" w:lineRule="auto"/>
            <w:jc w:val="right"/>
          </w:pPr>
        </w:pPrChange>
      </w:pPr>
    </w:p>
    <w:p w14:paraId="5B73A4E0" w14:textId="77777777" w:rsidR="00590FDD" w:rsidRPr="00590FDD" w:rsidDel="00555D91" w:rsidRDefault="00590FDD" w:rsidP="00555D91">
      <w:pPr>
        <w:widowControl w:val="0"/>
        <w:bidi w:val="0"/>
        <w:spacing w:before="0" w:beforeAutospacing="0" w:after="0" w:afterAutospacing="0" w:line="240" w:lineRule="auto"/>
        <w:ind w:left="2096"/>
        <w:jc w:val="center"/>
        <w:rPr>
          <w:del w:id="164" w:author="Meryl Etman" w:date="2021-05-20T09:39:00Z"/>
          <w:rFonts w:ascii="Times New Roman" w:eastAsia="Times New Roman" w:hAnsi="Times New Roman"/>
          <w:sz w:val="20"/>
          <w:szCs w:val="20"/>
          <w:lang w:eastAsia="he-IL"/>
        </w:rPr>
        <w:pPrChange w:id="165" w:author="Meryl Etman" w:date="2021-05-20T09:40:00Z">
          <w:pPr>
            <w:widowControl w:val="0"/>
            <w:bidi w:val="0"/>
            <w:spacing w:before="0" w:beforeAutospacing="0" w:after="0" w:afterAutospacing="0" w:line="240" w:lineRule="auto"/>
            <w:jc w:val="right"/>
          </w:pPr>
        </w:pPrChange>
      </w:pPr>
    </w:p>
    <w:p w14:paraId="7E891949" w14:textId="77777777" w:rsidR="00590FDD" w:rsidRPr="00590FDD" w:rsidDel="00555D91" w:rsidRDefault="00590FDD" w:rsidP="00555D91">
      <w:pPr>
        <w:widowControl w:val="0"/>
        <w:bidi w:val="0"/>
        <w:spacing w:before="0" w:beforeAutospacing="0" w:after="0" w:afterAutospacing="0" w:line="240" w:lineRule="auto"/>
        <w:ind w:left="2096"/>
        <w:jc w:val="center"/>
        <w:rPr>
          <w:del w:id="166" w:author="Meryl Etman" w:date="2021-05-20T09:39:00Z"/>
          <w:rFonts w:ascii="Times New Roman" w:eastAsia="Times New Roman" w:hAnsi="Times New Roman"/>
          <w:sz w:val="20"/>
          <w:szCs w:val="20"/>
          <w:lang w:eastAsia="he-IL"/>
        </w:rPr>
        <w:pPrChange w:id="167" w:author="Meryl Etman" w:date="2021-05-20T09:40:00Z">
          <w:pPr>
            <w:widowControl w:val="0"/>
            <w:bidi w:val="0"/>
            <w:spacing w:before="0" w:beforeAutospacing="0" w:after="0" w:afterAutospacing="0" w:line="240" w:lineRule="auto"/>
            <w:jc w:val="right"/>
          </w:pPr>
        </w:pPrChange>
      </w:pPr>
    </w:p>
    <w:p w14:paraId="6C9C05A5" w14:textId="77777777" w:rsidR="00590FDD" w:rsidRPr="00590FDD" w:rsidDel="00555D91" w:rsidRDefault="00590FDD" w:rsidP="00555D91">
      <w:pPr>
        <w:widowControl w:val="0"/>
        <w:bidi w:val="0"/>
        <w:spacing w:before="0" w:beforeAutospacing="0" w:after="0" w:afterAutospacing="0" w:line="240" w:lineRule="auto"/>
        <w:ind w:left="2096"/>
        <w:jc w:val="center"/>
        <w:rPr>
          <w:del w:id="168" w:author="Meryl Etman" w:date="2021-05-20T09:39:00Z"/>
          <w:rFonts w:ascii="Times New Roman" w:eastAsia="Times New Roman" w:hAnsi="Times New Roman"/>
          <w:sz w:val="20"/>
          <w:szCs w:val="20"/>
          <w:lang w:eastAsia="he-IL"/>
        </w:rPr>
        <w:pPrChange w:id="169" w:author="Meryl Etman" w:date="2021-05-20T09:40:00Z">
          <w:pPr>
            <w:widowControl w:val="0"/>
            <w:bidi w:val="0"/>
            <w:spacing w:before="0" w:beforeAutospacing="0" w:after="0" w:afterAutospacing="0" w:line="240" w:lineRule="auto"/>
            <w:jc w:val="right"/>
          </w:pPr>
        </w:pPrChange>
      </w:pPr>
    </w:p>
    <w:p w14:paraId="38917C29" w14:textId="77777777" w:rsidR="00590FDD" w:rsidRPr="00590FDD" w:rsidDel="00555D91" w:rsidRDefault="00590FDD" w:rsidP="00555D91">
      <w:pPr>
        <w:widowControl w:val="0"/>
        <w:bidi w:val="0"/>
        <w:spacing w:before="0" w:beforeAutospacing="0" w:after="0" w:afterAutospacing="0" w:line="240" w:lineRule="auto"/>
        <w:ind w:left="2096"/>
        <w:jc w:val="center"/>
        <w:rPr>
          <w:del w:id="170" w:author="Meryl Etman" w:date="2021-05-20T09:39:00Z"/>
          <w:rFonts w:ascii="Times New Roman" w:eastAsia="Times New Roman" w:hAnsi="Times New Roman"/>
          <w:sz w:val="20"/>
          <w:szCs w:val="20"/>
          <w:lang w:eastAsia="he-IL"/>
        </w:rPr>
        <w:pPrChange w:id="171" w:author="Meryl Etman" w:date="2021-05-20T09:40:00Z">
          <w:pPr>
            <w:widowControl w:val="0"/>
            <w:bidi w:val="0"/>
            <w:spacing w:before="0" w:beforeAutospacing="0" w:after="0" w:afterAutospacing="0" w:line="240" w:lineRule="auto"/>
            <w:jc w:val="right"/>
          </w:pPr>
        </w:pPrChange>
      </w:pPr>
    </w:p>
    <w:p w14:paraId="4054F60E" w14:textId="77777777" w:rsidR="00590FDD" w:rsidRPr="00590FDD" w:rsidDel="00555D91" w:rsidRDefault="00590FDD" w:rsidP="00555D91">
      <w:pPr>
        <w:widowControl w:val="0"/>
        <w:bidi w:val="0"/>
        <w:spacing w:before="0" w:beforeAutospacing="0" w:after="0" w:afterAutospacing="0" w:line="240" w:lineRule="auto"/>
        <w:ind w:left="2096"/>
        <w:jc w:val="center"/>
        <w:rPr>
          <w:del w:id="172" w:author="Meryl Etman" w:date="2021-05-20T09:39:00Z"/>
          <w:rFonts w:ascii="Times New Roman" w:eastAsia="Times New Roman" w:hAnsi="Times New Roman"/>
          <w:sz w:val="20"/>
          <w:szCs w:val="20"/>
          <w:lang w:eastAsia="he-IL"/>
        </w:rPr>
        <w:pPrChange w:id="173" w:author="Meryl Etman" w:date="2021-05-20T09:40:00Z">
          <w:pPr>
            <w:widowControl w:val="0"/>
            <w:bidi w:val="0"/>
            <w:spacing w:before="0" w:beforeAutospacing="0" w:after="0" w:afterAutospacing="0" w:line="240" w:lineRule="auto"/>
            <w:jc w:val="right"/>
          </w:pPr>
        </w:pPrChange>
      </w:pPr>
    </w:p>
    <w:p w14:paraId="167043AA" w14:textId="77777777" w:rsidR="00590FDD" w:rsidRPr="00590FDD" w:rsidDel="00555D91" w:rsidRDefault="00590FDD" w:rsidP="00555D91">
      <w:pPr>
        <w:widowControl w:val="0"/>
        <w:bidi w:val="0"/>
        <w:spacing w:before="0" w:beforeAutospacing="0" w:after="0" w:afterAutospacing="0" w:line="240" w:lineRule="auto"/>
        <w:ind w:left="2096"/>
        <w:jc w:val="center"/>
        <w:rPr>
          <w:del w:id="174" w:author="Meryl Etman" w:date="2021-05-20T09:39:00Z"/>
          <w:rFonts w:ascii="Times New Roman" w:eastAsia="Times New Roman" w:hAnsi="Times New Roman"/>
          <w:sz w:val="20"/>
          <w:szCs w:val="20"/>
          <w:lang w:eastAsia="he-IL"/>
        </w:rPr>
        <w:pPrChange w:id="175" w:author="Meryl Etman" w:date="2021-05-20T09:40:00Z">
          <w:pPr>
            <w:widowControl w:val="0"/>
            <w:bidi w:val="0"/>
            <w:spacing w:before="0" w:beforeAutospacing="0" w:after="0" w:afterAutospacing="0" w:line="240" w:lineRule="auto"/>
            <w:jc w:val="right"/>
          </w:pPr>
        </w:pPrChange>
      </w:pPr>
    </w:p>
    <w:p w14:paraId="6BE09CA8" w14:textId="77777777" w:rsidR="00590FDD" w:rsidRPr="00590FDD" w:rsidDel="00555D91" w:rsidRDefault="00590FDD" w:rsidP="00555D91">
      <w:pPr>
        <w:widowControl w:val="0"/>
        <w:bidi w:val="0"/>
        <w:spacing w:before="0" w:beforeAutospacing="0" w:after="0" w:afterAutospacing="0" w:line="240" w:lineRule="auto"/>
        <w:ind w:left="2096"/>
        <w:jc w:val="center"/>
        <w:rPr>
          <w:del w:id="176" w:author="Meryl Etman" w:date="2021-05-20T09:39:00Z"/>
          <w:rFonts w:ascii="Times New Roman" w:eastAsia="Times New Roman" w:hAnsi="Times New Roman"/>
          <w:sz w:val="20"/>
          <w:szCs w:val="20"/>
          <w:lang w:eastAsia="he-IL"/>
        </w:rPr>
        <w:pPrChange w:id="177" w:author="Meryl Etman" w:date="2021-05-20T09:40:00Z">
          <w:pPr>
            <w:widowControl w:val="0"/>
            <w:bidi w:val="0"/>
            <w:spacing w:before="0" w:beforeAutospacing="0" w:after="0" w:afterAutospacing="0" w:line="240" w:lineRule="auto"/>
            <w:jc w:val="right"/>
          </w:pPr>
        </w:pPrChange>
      </w:pPr>
    </w:p>
    <w:p w14:paraId="22E6D950" w14:textId="77777777" w:rsidR="00590FDD" w:rsidRPr="00590FDD" w:rsidDel="00555D91" w:rsidRDefault="00590FDD" w:rsidP="00555D91">
      <w:pPr>
        <w:widowControl w:val="0"/>
        <w:bidi w:val="0"/>
        <w:spacing w:before="0" w:beforeAutospacing="0" w:after="0" w:afterAutospacing="0" w:line="240" w:lineRule="auto"/>
        <w:ind w:left="2096"/>
        <w:jc w:val="center"/>
        <w:rPr>
          <w:del w:id="178" w:author="Meryl Etman" w:date="2021-05-20T09:39:00Z"/>
          <w:rFonts w:ascii="Times New Roman" w:eastAsia="Times New Roman" w:hAnsi="Times New Roman"/>
          <w:sz w:val="20"/>
          <w:szCs w:val="20"/>
          <w:lang w:eastAsia="he-IL"/>
        </w:rPr>
        <w:pPrChange w:id="179" w:author="Meryl Etman" w:date="2021-05-20T09:40:00Z">
          <w:pPr>
            <w:widowControl w:val="0"/>
            <w:bidi w:val="0"/>
            <w:spacing w:before="0" w:beforeAutospacing="0" w:after="0" w:afterAutospacing="0" w:line="240" w:lineRule="auto"/>
            <w:jc w:val="right"/>
          </w:pPr>
        </w:pPrChange>
      </w:pPr>
    </w:p>
    <w:p w14:paraId="0D2B8458" w14:textId="77777777" w:rsidR="00590FDD" w:rsidRPr="00590FDD" w:rsidDel="00555D91" w:rsidRDefault="00590FDD" w:rsidP="00555D91">
      <w:pPr>
        <w:widowControl w:val="0"/>
        <w:bidi w:val="0"/>
        <w:spacing w:before="0" w:beforeAutospacing="0" w:after="0" w:afterAutospacing="0" w:line="240" w:lineRule="auto"/>
        <w:ind w:left="2096"/>
        <w:jc w:val="center"/>
        <w:rPr>
          <w:del w:id="180" w:author="Meryl Etman" w:date="2021-05-20T09:39:00Z"/>
          <w:rFonts w:ascii="Times New Roman" w:eastAsia="Times New Roman" w:hAnsi="Times New Roman"/>
          <w:sz w:val="20"/>
          <w:szCs w:val="20"/>
          <w:lang w:eastAsia="he-IL"/>
        </w:rPr>
        <w:pPrChange w:id="181" w:author="Meryl Etman" w:date="2021-05-20T09:40:00Z">
          <w:pPr>
            <w:widowControl w:val="0"/>
            <w:bidi w:val="0"/>
            <w:spacing w:before="0" w:beforeAutospacing="0" w:after="0" w:afterAutospacing="0" w:line="240" w:lineRule="auto"/>
            <w:jc w:val="right"/>
          </w:pPr>
        </w:pPrChange>
      </w:pPr>
    </w:p>
    <w:p w14:paraId="5980D2DF" w14:textId="77777777" w:rsidR="00590FDD" w:rsidRPr="00590FDD" w:rsidDel="00555D91" w:rsidRDefault="00590FDD" w:rsidP="00555D91">
      <w:pPr>
        <w:widowControl w:val="0"/>
        <w:bidi w:val="0"/>
        <w:spacing w:before="0" w:beforeAutospacing="0" w:after="0" w:afterAutospacing="0" w:line="240" w:lineRule="auto"/>
        <w:ind w:left="2096"/>
        <w:jc w:val="center"/>
        <w:rPr>
          <w:del w:id="182" w:author="Meryl Etman" w:date="2021-05-20T09:39:00Z"/>
          <w:rFonts w:ascii="Times New Roman" w:eastAsia="Times New Roman" w:hAnsi="Times New Roman"/>
          <w:sz w:val="20"/>
          <w:szCs w:val="20"/>
          <w:lang w:eastAsia="he-IL"/>
        </w:rPr>
        <w:pPrChange w:id="183" w:author="Meryl Etman" w:date="2021-05-20T09:40:00Z">
          <w:pPr>
            <w:widowControl w:val="0"/>
            <w:bidi w:val="0"/>
            <w:spacing w:before="0" w:beforeAutospacing="0" w:after="0" w:afterAutospacing="0" w:line="240" w:lineRule="auto"/>
            <w:jc w:val="right"/>
          </w:pPr>
        </w:pPrChange>
      </w:pPr>
    </w:p>
    <w:p w14:paraId="3E26A9FA" w14:textId="77777777" w:rsidR="00590FDD" w:rsidRPr="00590FDD" w:rsidDel="00555D91" w:rsidRDefault="00590FDD" w:rsidP="00555D91">
      <w:pPr>
        <w:widowControl w:val="0"/>
        <w:bidi w:val="0"/>
        <w:spacing w:before="0" w:beforeAutospacing="0" w:after="0" w:afterAutospacing="0" w:line="240" w:lineRule="auto"/>
        <w:ind w:left="2096"/>
        <w:jc w:val="center"/>
        <w:rPr>
          <w:del w:id="184" w:author="Meryl Etman" w:date="2021-05-20T09:39:00Z"/>
          <w:rFonts w:ascii="Times New Roman" w:eastAsia="Times New Roman" w:hAnsi="Times New Roman"/>
          <w:sz w:val="20"/>
          <w:szCs w:val="20"/>
          <w:lang w:eastAsia="he-IL"/>
        </w:rPr>
        <w:pPrChange w:id="185" w:author="Meryl Etman" w:date="2021-05-20T09:40:00Z">
          <w:pPr>
            <w:widowControl w:val="0"/>
            <w:bidi w:val="0"/>
            <w:spacing w:before="0" w:beforeAutospacing="0" w:after="0" w:afterAutospacing="0" w:line="240" w:lineRule="auto"/>
            <w:jc w:val="right"/>
          </w:pPr>
        </w:pPrChange>
      </w:pPr>
    </w:p>
    <w:p w14:paraId="322D03F9" w14:textId="68A923B9" w:rsidR="00590FDD" w:rsidRPr="00590FDD" w:rsidDel="00FF43CB" w:rsidRDefault="00590FDD" w:rsidP="00555D91">
      <w:pPr>
        <w:bidi w:val="0"/>
        <w:spacing w:before="0" w:beforeAutospacing="0" w:after="160" w:afterAutospacing="0" w:line="259" w:lineRule="auto"/>
        <w:ind w:left="2096"/>
        <w:jc w:val="center"/>
        <w:rPr>
          <w:del w:id="186" w:author="Meryl Etman" w:date="2021-02-17T17:55:00Z"/>
          <w:rFonts w:ascii="Times New Roman" w:eastAsia="Times New Roman" w:hAnsi="Times New Roman"/>
          <w:sz w:val="20"/>
          <w:szCs w:val="20"/>
          <w:lang w:eastAsia="he-IL"/>
        </w:rPr>
        <w:pPrChange w:id="187" w:author="Meryl Etman" w:date="2021-05-20T09:40:00Z">
          <w:pPr>
            <w:widowControl w:val="0"/>
            <w:bidi w:val="0"/>
            <w:spacing w:before="0" w:beforeAutospacing="0" w:after="0" w:afterAutospacing="0" w:line="240" w:lineRule="auto"/>
            <w:jc w:val="right"/>
          </w:pPr>
        </w:pPrChange>
      </w:pPr>
    </w:p>
    <w:p w14:paraId="5FC96475" w14:textId="77777777" w:rsidR="00590FDD" w:rsidRPr="00590FDD" w:rsidDel="00FF43CB" w:rsidRDefault="00590FDD" w:rsidP="00555D91">
      <w:pPr>
        <w:widowControl w:val="0"/>
        <w:bidi w:val="0"/>
        <w:spacing w:before="0" w:beforeAutospacing="0" w:after="0" w:afterAutospacing="0" w:line="240" w:lineRule="auto"/>
        <w:ind w:left="2096"/>
        <w:jc w:val="center"/>
        <w:rPr>
          <w:del w:id="188" w:author="Meryl Etman" w:date="2021-02-17T17:55:00Z"/>
          <w:rFonts w:ascii="Times New Roman" w:eastAsia="Times New Roman" w:hAnsi="Times New Roman"/>
          <w:sz w:val="20"/>
          <w:szCs w:val="20"/>
          <w:lang w:eastAsia="he-IL"/>
        </w:rPr>
        <w:pPrChange w:id="189" w:author="Meryl Etman" w:date="2021-05-20T09:40:00Z">
          <w:pPr>
            <w:widowControl w:val="0"/>
            <w:bidi w:val="0"/>
            <w:spacing w:before="0" w:beforeAutospacing="0" w:after="0" w:afterAutospacing="0" w:line="240" w:lineRule="auto"/>
            <w:jc w:val="right"/>
          </w:pPr>
        </w:pPrChange>
      </w:pPr>
    </w:p>
    <w:p w14:paraId="4C1FBF55" w14:textId="77777777" w:rsidR="00590FDD" w:rsidRPr="00590FDD" w:rsidDel="00FF43CB" w:rsidRDefault="00590FDD" w:rsidP="00555D91">
      <w:pPr>
        <w:widowControl w:val="0"/>
        <w:bidi w:val="0"/>
        <w:spacing w:before="0" w:beforeAutospacing="0" w:after="0" w:afterAutospacing="0" w:line="240" w:lineRule="auto"/>
        <w:ind w:left="2096"/>
        <w:jc w:val="center"/>
        <w:rPr>
          <w:del w:id="190" w:author="Meryl Etman" w:date="2021-02-17T17:55:00Z"/>
          <w:rFonts w:ascii="Times New Roman" w:eastAsia="Times New Roman" w:hAnsi="Times New Roman"/>
          <w:sz w:val="20"/>
          <w:szCs w:val="20"/>
          <w:lang w:eastAsia="he-IL"/>
        </w:rPr>
        <w:pPrChange w:id="191" w:author="Meryl Etman" w:date="2021-05-20T09:40:00Z">
          <w:pPr>
            <w:widowControl w:val="0"/>
            <w:bidi w:val="0"/>
            <w:spacing w:before="0" w:beforeAutospacing="0" w:after="0" w:afterAutospacing="0" w:line="240" w:lineRule="auto"/>
            <w:jc w:val="right"/>
          </w:pPr>
        </w:pPrChange>
      </w:pPr>
    </w:p>
    <w:p w14:paraId="78FC101E" w14:textId="77777777" w:rsidR="00590FDD" w:rsidRPr="00590FDD" w:rsidDel="00FF43CB" w:rsidRDefault="00590FDD" w:rsidP="00555D91">
      <w:pPr>
        <w:widowControl w:val="0"/>
        <w:bidi w:val="0"/>
        <w:spacing w:before="0" w:beforeAutospacing="0" w:after="0" w:afterAutospacing="0" w:line="240" w:lineRule="auto"/>
        <w:ind w:left="2096"/>
        <w:jc w:val="center"/>
        <w:rPr>
          <w:del w:id="192" w:author="Meryl Etman" w:date="2021-02-17T17:55:00Z"/>
          <w:rFonts w:ascii="Times New Roman" w:eastAsia="Times New Roman" w:hAnsi="Times New Roman"/>
          <w:sz w:val="20"/>
          <w:szCs w:val="20"/>
          <w:lang w:eastAsia="he-IL"/>
        </w:rPr>
        <w:pPrChange w:id="193" w:author="Meryl Etman" w:date="2021-05-20T09:40:00Z">
          <w:pPr>
            <w:widowControl w:val="0"/>
            <w:bidi w:val="0"/>
            <w:spacing w:before="0" w:beforeAutospacing="0" w:after="0" w:afterAutospacing="0" w:line="240" w:lineRule="auto"/>
            <w:jc w:val="right"/>
          </w:pPr>
        </w:pPrChange>
      </w:pPr>
    </w:p>
    <w:p w14:paraId="790352D8" w14:textId="77777777" w:rsidR="00590FDD" w:rsidRPr="00590FDD" w:rsidDel="00FF43CB" w:rsidRDefault="00590FDD" w:rsidP="00555D91">
      <w:pPr>
        <w:widowControl w:val="0"/>
        <w:bidi w:val="0"/>
        <w:spacing w:before="0" w:beforeAutospacing="0" w:after="0" w:afterAutospacing="0" w:line="240" w:lineRule="auto"/>
        <w:ind w:left="2096"/>
        <w:jc w:val="center"/>
        <w:rPr>
          <w:del w:id="194" w:author="Meryl Etman" w:date="2021-02-17T17:54:00Z"/>
          <w:rFonts w:ascii="Times New Roman" w:eastAsia="Times New Roman" w:hAnsi="Times New Roman"/>
          <w:sz w:val="20"/>
          <w:szCs w:val="20"/>
          <w:lang w:eastAsia="he-IL"/>
        </w:rPr>
        <w:pPrChange w:id="195" w:author="Meryl Etman" w:date="2021-05-20T09:40:00Z">
          <w:pPr>
            <w:widowControl w:val="0"/>
            <w:bidi w:val="0"/>
            <w:spacing w:before="0" w:beforeAutospacing="0" w:after="0" w:afterAutospacing="0" w:line="240" w:lineRule="auto"/>
            <w:jc w:val="right"/>
          </w:pPr>
        </w:pPrChange>
      </w:pPr>
    </w:p>
    <w:p w14:paraId="0F8E23BB" w14:textId="77777777" w:rsidR="00590FDD" w:rsidRPr="00590FDD" w:rsidDel="00FF43CB" w:rsidRDefault="00590FDD" w:rsidP="00555D91">
      <w:pPr>
        <w:widowControl w:val="0"/>
        <w:bidi w:val="0"/>
        <w:spacing w:before="0" w:beforeAutospacing="0" w:after="0" w:afterAutospacing="0" w:line="240" w:lineRule="auto"/>
        <w:ind w:left="2096"/>
        <w:jc w:val="center"/>
        <w:rPr>
          <w:del w:id="196" w:author="Meryl Etman" w:date="2021-02-17T17:54:00Z"/>
          <w:rFonts w:ascii="Times New Roman" w:eastAsia="Times New Roman" w:hAnsi="Times New Roman"/>
          <w:sz w:val="20"/>
          <w:szCs w:val="20"/>
          <w:lang w:eastAsia="he-IL"/>
        </w:rPr>
        <w:pPrChange w:id="197" w:author="Meryl Etman" w:date="2021-05-20T09:40:00Z">
          <w:pPr>
            <w:widowControl w:val="0"/>
            <w:bidi w:val="0"/>
            <w:spacing w:before="0" w:beforeAutospacing="0" w:after="0" w:afterAutospacing="0" w:line="240" w:lineRule="auto"/>
            <w:jc w:val="right"/>
          </w:pPr>
        </w:pPrChange>
      </w:pPr>
    </w:p>
    <w:p w14:paraId="5AFD68C4" w14:textId="0210EFB2" w:rsidR="004E32D2" w:rsidDel="00FF43CB" w:rsidRDefault="004E32D2" w:rsidP="00555D91">
      <w:pPr>
        <w:widowControl w:val="0"/>
        <w:spacing w:before="0" w:beforeAutospacing="0" w:after="0" w:afterAutospacing="0" w:line="240" w:lineRule="auto"/>
        <w:ind w:left="2096"/>
        <w:jc w:val="center"/>
        <w:rPr>
          <w:del w:id="198" w:author="Meryl Etman" w:date="2021-02-17T17:54:00Z"/>
          <w:rFonts w:ascii="Times New Roman" w:eastAsia="Times New Roman" w:hAnsi="Times New Roman"/>
          <w:bCs/>
          <w:sz w:val="20"/>
          <w:u w:val="single"/>
          <w:rtl/>
          <w:lang w:eastAsia="he-IL"/>
        </w:rPr>
        <w:pPrChange w:id="199" w:author="Meryl Etman" w:date="2021-05-20T09:40:00Z">
          <w:pPr>
            <w:widowControl w:val="0"/>
            <w:spacing w:before="0" w:beforeAutospacing="0" w:after="0" w:afterAutospacing="0" w:line="240" w:lineRule="auto"/>
            <w:jc w:val="center"/>
          </w:pPr>
        </w:pPrChange>
      </w:pPr>
      <w:del w:id="200" w:author="Meryl Etman" w:date="2021-02-17T17:54:00Z">
        <w:r w:rsidDel="00FF43CB">
          <w:rPr>
            <w:rFonts w:ascii="Times New Roman" w:eastAsia="Times New Roman" w:hAnsi="Times New Roman"/>
            <w:bCs/>
            <w:sz w:val="20"/>
            <w:u w:val="single"/>
            <w:rtl/>
            <w:lang w:eastAsia="he-IL"/>
          </w:rPr>
          <w:br w:type="page"/>
        </w:r>
      </w:del>
    </w:p>
    <w:p w14:paraId="46A90B02" w14:textId="5295F73D" w:rsidR="00590FDD" w:rsidRPr="00590FDD" w:rsidDel="00555D91" w:rsidRDefault="00590FDD" w:rsidP="00555D91">
      <w:pPr>
        <w:widowControl w:val="0"/>
        <w:spacing w:before="0" w:beforeAutospacing="0" w:after="0" w:afterAutospacing="0" w:line="276" w:lineRule="auto"/>
        <w:ind w:left="2096"/>
        <w:jc w:val="center"/>
        <w:rPr>
          <w:del w:id="201" w:author="Meryl Etman" w:date="2021-05-20T09:41:00Z"/>
          <w:rFonts w:ascii="Times New Roman" w:eastAsia="Times New Roman" w:hAnsi="Times New Roman"/>
          <w:bCs/>
          <w:sz w:val="20"/>
          <w:u w:val="single"/>
          <w:rtl/>
          <w:lang w:eastAsia="he-IL"/>
        </w:rPr>
        <w:pPrChange w:id="202" w:author="Meryl Etman" w:date="2021-05-20T09:40:00Z">
          <w:pPr>
            <w:widowControl w:val="0"/>
            <w:spacing w:before="0" w:beforeAutospacing="0" w:after="0" w:afterAutospacing="0" w:line="240" w:lineRule="auto"/>
            <w:jc w:val="center"/>
          </w:pPr>
        </w:pPrChange>
      </w:pPr>
      <w:del w:id="203" w:author="Meryl Etman" w:date="2021-05-20T09:41:00Z">
        <w:r w:rsidRPr="00590FDD" w:rsidDel="00555D91">
          <w:rPr>
            <w:rFonts w:ascii="Times New Roman" w:eastAsia="Times New Roman" w:hAnsi="Times New Roman"/>
            <w:bCs/>
            <w:sz w:val="20"/>
            <w:u w:val="single"/>
            <w:rtl/>
            <w:lang w:eastAsia="he-IL"/>
          </w:rPr>
          <w:delText xml:space="preserve">נספח </w:delText>
        </w:r>
        <w:r w:rsidR="000555DD" w:rsidDel="00555D91">
          <w:rPr>
            <w:rFonts w:ascii="Times New Roman" w:eastAsia="Times New Roman" w:hAnsi="Times New Roman" w:hint="cs"/>
            <w:bCs/>
            <w:sz w:val="20"/>
            <w:u w:val="single"/>
            <w:rtl/>
            <w:lang w:eastAsia="he-IL"/>
          </w:rPr>
          <w:delText>"</w:delText>
        </w:r>
        <w:r w:rsidRPr="00590FDD" w:rsidDel="00555D91">
          <w:rPr>
            <w:rFonts w:ascii="Times New Roman" w:eastAsia="Times New Roman" w:hAnsi="Times New Roman"/>
            <w:bCs/>
            <w:sz w:val="20"/>
            <w:u w:val="single"/>
            <w:rtl/>
            <w:lang w:eastAsia="he-IL"/>
          </w:rPr>
          <w:delText>ג</w:delText>
        </w:r>
        <w:r w:rsidR="000555DD" w:rsidDel="00555D91">
          <w:rPr>
            <w:rFonts w:ascii="Times New Roman" w:eastAsia="Times New Roman" w:hAnsi="Times New Roman" w:hint="cs"/>
            <w:bCs/>
            <w:sz w:val="20"/>
            <w:u w:val="single"/>
            <w:rtl/>
            <w:lang w:eastAsia="he-IL"/>
          </w:rPr>
          <w:delText>'</w:delText>
        </w:r>
        <w:r w:rsidRPr="00590FDD" w:rsidDel="00555D91">
          <w:rPr>
            <w:rFonts w:ascii="Times New Roman" w:eastAsia="Times New Roman" w:hAnsi="Times New Roman"/>
            <w:bCs/>
            <w:sz w:val="20"/>
            <w:u w:val="single"/>
            <w:rtl/>
            <w:lang w:eastAsia="he-IL"/>
          </w:rPr>
          <w:delText>'</w:delText>
        </w:r>
      </w:del>
    </w:p>
    <w:p w14:paraId="5E1823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hint="cs"/>
          <w:bCs/>
          <w:sz w:val="20"/>
          <w:u w:val="single"/>
          <w:rtl/>
          <w:lang w:eastAsia="he-IL"/>
        </w:rPr>
      </w:pPr>
    </w:p>
    <w:p w14:paraId="1E6C08F0" w14:textId="77777777" w:rsidR="00555D91" w:rsidRDefault="00555D91" w:rsidP="00590FDD">
      <w:pPr>
        <w:widowControl w:val="0"/>
        <w:spacing w:before="0" w:beforeAutospacing="0" w:after="0" w:afterAutospacing="0" w:line="240" w:lineRule="auto"/>
        <w:jc w:val="center"/>
        <w:rPr>
          <w:ins w:id="204" w:author="Meryl Etman" w:date="2021-05-20T09:41:00Z"/>
          <w:rFonts w:ascii="Times New Roman" w:eastAsia="Times New Roman" w:hAnsi="Times New Roman"/>
          <w:bCs/>
          <w:sz w:val="20"/>
          <w:u w:val="single"/>
          <w:rtl/>
          <w:lang w:eastAsia="he-IL"/>
        </w:rPr>
      </w:pPr>
      <w:ins w:id="205" w:author="Meryl Etman" w:date="2021-05-20T09:41:00Z">
        <w:r>
          <w:rPr>
            <w:rFonts w:ascii="Times New Roman" w:eastAsia="Times New Roman" w:hAnsi="Times New Roman" w:hint="cs"/>
            <w:bCs/>
            <w:sz w:val="20"/>
            <w:u w:val="single"/>
            <w:rtl/>
            <w:lang w:eastAsia="he-IL"/>
          </w:rPr>
          <w:t>נספח "ג"</w:t>
        </w:r>
      </w:ins>
    </w:p>
    <w:p w14:paraId="5F1580F8" w14:textId="319FAFF6"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570183C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02979C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0230C2C0"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23ABE6F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4C75EF5"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3F92985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75EB62C6"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62393A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8980B71"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BFBD59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73E4FD5"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0C8984E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2BB982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41C9305D" w14:textId="434B2FD9"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5E5146F6" w14:textId="4C9E877E"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del w:id="206" w:author="Meryl Etman" w:date="2021-02-17T17:23:00Z">
        <w:r w:rsidRPr="00590FDD" w:rsidDel="00DB2D85">
          <w:rPr>
            <w:rFonts w:ascii="Times New Roman" w:eastAsia="Times New Roman" w:hAnsi="Times New Roman" w:hint="cs"/>
            <w:sz w:val="20"/>
            <w:u w:val="single"/>
            <w:rtl/>
            <w:lang w:eastAsia="he-IL"/>
          </w:rPr>
          <w:delText>לו"ז עקרוני</w:delText>
        </w:r>
        <w:r w:rsidRPr="00590FDD" w:rsidDel="00DB2D85">
          <w:rPr>
            <w:rFonts w:ascii="Times New Roman" w:eastAsia="Times New Roman" w:hAnsi="Times New Roman" w:hint="cs"/>
            <w:sz w:val="20"/>
            <w:rtl/>
            <w:lang w:eastAsia="he-IL"/>
          </w:rPr>
          <w:delText>:</w:delText>
        </w:r>
      </w:del>
      <w:ins w:id="207" w:author="Meryl Etman" w:date="2021-02-17T17:23:00Z">
        <w:r w:rsidR="00DB2D85">
          <w:rPr>
            <w:rFonts w:ascii="Times New Roman" w:eastAsia="Times New Roman" w:hAnsi="Times New Roman" w:hint="cs"/>
            <w:sz w:val="20"/>
            <w:u w:val="single"/>
            <w:rtl/>
            <w:lang w:eastAsia="he-IL"/>
          </w:rPr>
          <w:t>מבוטל</w:t>
        </w:r>
      </w:ins>
    </w:p>
    <w:p w14:paraId="6F1C29C6"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267B8C0A" w14:textId="4EA70A8A" w:rsidR="00590FDD" w:rsidRPr="00590FDD" w:rsidDel="00DB2D85" w:rsidRDefault="00590FDD" w:rsidP="00590FDD">
      <w:pPr>
        <w:widowControl w:val="0"/>
        <w:numPr>
          <w:ilvl w:val="1"/>
          <w:numId w:val="47"/>
        </w:numPr>
        <w:spacing w:before="0" w:beforeAutospacing="0" w:after="0" w:afterAutospacing="0" w:line="240" w:lineRule="auto"/>
        <w:jc w:val="both"/>
        <w:rPr>
          <w:del w:id="208" w:author="Meryl Etman" w:date="2021-02-17T17:23:00Z"/>
          <w:rFonts w:ascii="Times New Roman" w:eastAsia="Times New Roman" w:hAnsi="Times New Roman"/>
          <w:sz w:val="20"/>
          <w:lang w:eastAsia="he-IL"/>
        </w:rPr>
      </w:pPr>
      <w:del w:id="209" w:author="Meryl Etman" w:date="2021-02-17T17:23:00Z">
        <w:r w:rsidRPr="00590FDD" w:rsidDel="00DB2D85">
          <w:rPr>
            <w:rFonts w:ascii="Times New Roman" w:eastAsia="Times New Roman" w:hAnsi="Times New Roman" w:hint="cs"/>
            <w:sz w:val="20"/>
            <w:rtl/>
            <w:lang w:eastAsia="he-IL"/>
          </w:rPr>
          <w:delText xml:space="preserve">השלמת תכנון מוקדם </w:delText>
        </w:r>
        <w:r w:rsidRPr="00590FDD" w:rsidDel="00DB2D85">
          <w:rPr>
            <w:rFonts w:ascii="Times New Roman" w:eastAsia="Times New Roman" w:hAnsi="Times New Roman"/>
            <w:sz w:val="20"/>
            <w:rtl/>
            <w:lang w:eastAsia="he-IL"/>
          </w:rPr>
          <w:delText>–</w:delText>
        </w:r>
        <w:r w:rsidRPr="00590FDD" w:rsidDel="00DB2D85">
          <w:rPr>
            <w:rFonts w:ascii="Times New Roman" w:eastAsia="Times New Roman" w:hAnsi="Times New Roman" w:hint="cs"/>
            <w:sz w:val="20"/>
            <w:rtl/>
            <w:lang w:eastAsia="he-IL"/>
          </w:rPr>
          <w:tab/>
        </w:r>
        <w:r w:rsidR="004E32D2" w:rsidDel="00DB2D85">
          <w:rPr>
            <w:rFonts w:ascii="Times New Roman" w:eastAsia="Times New Roman" w:hAnsi="Times New Roman" w:hint="cs"/>
            <w:sz w:val="20"/>
            <w:lang w:eastAsia="he-IL"/>
          </w:rPr>
          <w:delText>XX/XX/XX</w:delText>
        </w:r>
        <w:r w:rsidRPr="00590FDD" w:rsidDel="00DB2D85">
          <w:rPr>
            <w:rFonts w:ascii="Times New Roman" w:eastAsia="Times New Roman" w:hAnsi="Times New Roman" w:hint="cs"/>
            <w:sz w:val="20"/>
            <w:rtl/>
            <w:lang w:eastAsia="he-IL"/>
          </w:rPr>
          <w:tab/>
        </w:r>
        <w:r w:rsidRPr="00590FDD" w:rsidDel="00DB2D85">
          <w:rPr>
            <w:rFonts w:ascii="Times New Roman" w:eastAsia="Times New Roman" w:hAnsi="Times New Roman" w:hint="cs"/>
            <w:sz w:val="20"/>
            <w:rtl/>
            <w:lang w:eastAsia="he-IL"/>
          </w:rPr>
          <w:tab/>
        </w:r>
      </w:del>
    </w:p>
    <w:p w14:paraId="6CB81FE4" w14:textId="3B464E6C" w:rsidR="00590FDD" w:rsidRPr="00590FDD" w:rsidDel="00DB2D85" w:rsidRDefault="00590FDD" w:rsidP="00590FDD">
      <w:pPr>
        <w:widowControl w:val="0"/>
        <w:numPr>
          <w:ilvl w:val="1"/>
          <w:numId w:val="47"/>
        </w:numPr>
        <w:spacing w:before="0" w:beforeAutospacing="0" w:after="0" w:afterAutospacing="0" w:line="240" w:lineRule="auto"/>
        <w:jc w:val="both"/>
        <w:rPr>
          <w:del w:id="210" w:author="Meryl Etman" w:date="2021-02-17T17:23:00Z"/>
          <w:rFonts w:ascii="Times New Roman" w:eastAsia="Times New Roman" w:hAnsi="Times New Roman"/>
          <w:sz w:val="20"/>
          <w:lang w:eastAsia="he-IL"/>
        </w:rPr>
      </w:pPr>
      <w:del w:id="211" w:author="Meryl Etman" w:date="2021-02-17T17:23:00Z">
        <w:r w:rsidRPr="00590FDD" w:rsidDel="00DB2D85">
          <w:rPr>
            <w:rFonts w:ascii="Times New Roman" w:eastAsia="Times New Roman" w:hAnsi="Times New Roman" w:hint="cs"/>
            <w:sz w:val="20"/>
            <w:rtl/>
            <w:lang w:eastAsia="he-IL"/>
          </w:rPr>
          <w:delText xml:space="preserve">השלמת תכנון סופי להיתרים </w:delText>
        </w:r>
        <w:r w:rsidRPr="00590FDD" w:rsidDel="00DB2D85">
          <w:rPr>
            <w:rFonts w:ascii="Times New Roman" w:eastAsia="Times New Roman" w:hAnsi="Times New Roman"/>
            <w:sz w:val="20"/>
            <w:rtl/>
            <w:lang w:eastAsia="he-IL"/>
          </w:rPr>
          <w:delText>–</w:delText>
        </w:r>
        <w:r w:rsidRPr="00590FDD" w:rsidDel="00DB2D85">
          <w:rPr>
            <w:rFonts w:ascii="Times New Roman" w:eastAsia="Times New Roman" w:hAnsi="Times New Roman" w:hint="cs"/>
            <w:sz w:val="20"/>
            <w:rtl/>
            <w:lang w:eastAsia="he-IL"/>
          </w:rPr>
          <w:tab/>
        </w:r>
        <w:r w:rsidR="004E32D2" w:rsidDel="00DB2D85">
          <w:rPr>
            <w:rFonts w:ascii="Times New Roman" w:eastAsia="Times New Roman" w:hAnsi="Times New Roman" w:hint="cs"/>
            <w:sz w:val="20"/>
            <w:lang w:eastAsia="he-IL"/>
          </w:rPr>
          <w:delText>XX/XX/XX</w:delText>
        </w:r>
        <w:r w:rsidRPr="00590FDD" w:rsidDel="00DB2D85">
          <w:rPr>
            <w:rFonts w:ascii="Times New Roman" w:eastAsia="Times New Roman" w:hAnsi="Times New Roman" w:hint="cs"/>
            <w:sz w:val="20"/>
            <w:rtl/>
            <w:lang w:eastAsia="he-IL"/>
          </w:rPr>
          <w:tab/>
        </w:r>
      </w:del>
    </w:p>
    <w:p w14:paraId="6EAC59DF" w14:textId="527A38B9" w:rsidR="00590FDD" w:rsidRPr="00590FDD" w:rsidDel="00DB2D85" w:rsidRDefault="00590FDD" w:rsidP="004E32D2">
      <w:pPr>
        <w:widowControl w:val="0"/>
        <w:numPr>
          <w:ilvl w:val="1"/>
          <w:numId w:val="47"/>
        </w:numPr>
        <w:spacing w:before="0" w:beforeAutospacing="0" w:after="0" w:afterAutospacing="0" w:line="240" w:lineRule="auto"/>
        <w:jc w:val="both"/>
        <w:rPr>
          <w:del w:id="212" w:author="Meryl Etman" w:date="2021-02-17T17:23:00Z"/>
          <w:rFonts w:ascii="Times New Roman" w:eastAsia="Times New Roman" w:hAnsi="Times New Roman"/>
          <w:sz w:val="20"/>
          <w:lang w:eastAsia="he-IL"/>
        </w:rPr>
      </w:pPr>
      <w:del w:id="213" w:author="Meryl Etman" w:date="2021-02-17T17:23:00Z">
        <w:r w:rsidRPr="00590FDD" w:rsidDel="00DB2D85">
          <w:rPr>
            <w:rFonts w:ascii="Times New Roman" w:eastAsia="Times New Roman" w:hAnsi="Times New Roman" w:hint="cs"/>
            <w:sz w:val="20"/>
            <w:rtl/>
            <w:lang w:eastAsia="he-IL"/>
          </w:rPr>
          <w:delText xml:space="preserve">השלמת תכנון מפורט למכרזים </w:delText>
        </w:r>
        <w:r w:rsidRPr="00590FDD" w:rsidDel="00DB2D85">
          <w:rPr>
            <w:rFonts w:ascii="Times New Roman" w:eastAsia="Times New Roman" w:hAnsi="Times New Roman"/>
            <w:sz w:val="20"/>
            <w:rtl/>
            <w:lang w:eastAsia="he-IL"/>
          </w:rPr>
          <w:delText>–</w:delText>
        </w:r>
        <w:r w:rsidRPr="00590FDD" w:rsidDel="00DB2D85">
          <w:rPr>
            <w:rFonts w:ascii="Times New Roman" w:eastAsia="Times New Roman" w:hAnsi="Times New Roman" w:hint="cs"/>
            <w:sz w:val="20"/>
            <w:rtl/>
            <w:lang w:eastAsia="he-IL"/>
          </w:rPr>
          <w:tab/>
        </w:r>
        <w:r w:rsidR="004E32D2" w:rsidDel="00DB2D85">
          <w:rPr>
            <w:rFonts w:ascii="Times New Roman" w:eastAsia="Times New Roman" w:hAnsi="Times New Roman" w:hint="cs"/>
            <w:sz w:val="20"/>
            <w:lang w:eastAsia="he-IL"/>
          </w:rPr>
          <w:delText>XX/XX/XX</w:delText>
        </w:r>
      </w:del>
    </w:p>
    <w:p w14:paraId="6500BD84" w14:textId="4E7ABBCD" w:rsidR="00590FDD" w:rsidRPr="00590FDD" w:rsidDel="00DB2D85" w:rsidRDefault="00590FDD" w:rsidP="00590FDD">
      <w:pPr>
        <w:widowControl w:val="0"/>
        <w:numPr>
          <w:ilvl w:val="1"/>
          <w:numId w:val="47"/>
        </w:numPr>
        <w:spacing w:before="0" w:beforeAutospacing="0" w:after="0" w:afterAutospacing="0" w:line="240" w:lineRule="auto"/>
        <w:jc w:val="both"/>
        <w:rPr>
          <w:del w:id="214" w:author="Meryl Etman" w:date="2021-02-17T17:23:00Z"/>
          <w:rFonts w:ascii="Times New Roman" w:eastAsia="Times New Roman" w:hAnsi="Times New Roman"/>
          <w:sz w:val="20"/>
          <w:lang w:eastAsia="he-IL"/>
        </w:rPr>
      </w:pPr>
      <w:del w:id="215" w:author="Meryl Etman" w:date="2021-02-17T17:23:00Z">
        <w:r w:rsidRPr="00590FDD" w:rsidDel="00DB2D85">
          <w:rPr>
            <w:rFonts w:ascii="Times New Roman" w:eastAsia="Times New Roman" w:hAnsi="Times New Roman" w:hint="cs"/>
            <w:sz w:val="20"/>
            <w:rtl/>
            <w:lang w:eastAsia="he-IL"/>
          </w:rPr>
          <w:delText xml:space="preserve">יציאה למכרזים </w:delText>
        </w:r>
        <w:r w:rsidRPr="00590FDD" w:rsidDel="00DB2D85">
          <w:rPr>
            <w:rFonts w:ascii="Times New Roman" w:eastAsia="Times New Roman" w:hAnsi="Times New Roman"/>
            <w:sz w:val="20"/>
            <w:rtl/>
            <w:lang w:eastAsia="he-IL"/>
          </w:rPr>
          <w:delText>–</w:delText>
        </w:r>
        <w:r w:rsidRPr="00590FDD" w:rsidDel="00DB2D85">
          <w:rPr>
            <w:rFonts w:ascii="Times New Roman" w:eastAsia="Times New Roman" w:hAnsi="Times New Roman" w:hint="cs"/>
            <w:sz w:val="20"/>
            <w:rtl/>
            <w:lang w:eastAsia="he-IL"/>
          </w:rPr>
          <w:delText xml:space="preserve"> </w:delText>
        </w:r>
        <w:r w:rsidR="004E32D2" w:rsidDel="00DB2D85">
          <w:rPr>
            <w:rFonts w:ascii="Times New Roman" w:eastAsia="Times New Roman" w:hAnsi="Times New Roman" w:hint="cs"/>
            <w:sz w:val="20"/>
            <w:lang w:eastAsia="he-IL"/>
          </w:rPr>
          <w:delText xml:space="preserve"> XX/XX/XX</w:delText>
        </w:r>
        <w:r w:rsidRPr="00590FDD" w:rsidDel="00DB2D85">
          <w:rPr>
            <w:rFonts w:ascii="Times New Roman" w:eastAsia="Times New Roman" w:hAnsi="Times New Roman" w:hint="cs"/>
            <w:sz w:val="20"/>
            <w:rtl/>
            <w:lang w:eastAsia="he-IL"/>
          </w:rPr>
          <w:tab/>
        </w:r>
        <w:r w:rsidRPr="00590FDD" w:rsidDel="00DB2D85">
          <w:rPr>
            <w:rFonts w:ascii="Times New Roman" w:eastAsia="Times New Roman" w:hAnsi="Times New Roman" w:hint="cs"/>
            <w:sz w:val="20"/>
            <w:rtl/>
            <w:lang w:eastAsia="he-IL"/>
          </w:rPr>
          <w:tab/>
        </w:r>
        <w:r w:rsidRPr="00590FDD" w:rsidDel="00DB2D85">
          <w:rPr>
            <w:rFonts w:ascii="Times New Roman" w:eastAsia="Times New Roman" w:hAnsi="Times New Roman" w:hint="cs"/>
            <w:sz w:val="20"/>
            <w:rtl/>
            <w:lang w:eastAsia="he-IL"/>
          </w:rPr>
          <w:tab/>
        </w:r>
      </w:del>
    </w:p>
    <w:p w14:paraId="68735461" w14:textId="7986E991" w:rsidR="00590FDD" w:rsidRPr="00590FDD" w:rsidDel="00DB2D85" w:rsidRDefault="00590FDD" w:rsidP="00590FDD">
      <w:pPr>
        <w:widowControl w:val="0"/>
        <w:numPr>
          <w:ilvl w:val="1"/>
          <w:numId w:val="47"/>
        </w:numPr>
        <w:spacing w:before="0" w:beforeAutospacing="0" w:after="0" w:afterAutospacing="0" w:line="240" w:lineRule="auto"/>
        <w:jc w:val="both"/>
        <w:rPr>
          <w:del w:id="216" w:author="Meryl Etman" w:date="2021-02-17T17:23:00Z"/>
          <w:rFonts w:ascii="Times New Roman" w:eastAsia="Times New Roman" w:hAnsi="Times New Roman"/>
          <w:sz w:val="20"/>
          <w:rtl/>
          <w:lang w:eastAsia="he-IL"/>
        </w:rPr>
      </w:pPr>
      <w:del w:id="217" w:author="Meryl Etman" w:date="2021-02-17T17:23:00Z">
        <w:r w:rsidRPr="00590FDD" w:rsidDel="00DB2D85">
          <w:rPr>
            <w:rFonts w:ascii="Times New Roman" w:eastAsia="Times New Roman" w:hAnsi="Times New Roman" w:hint="cs"/>
            <w:sz w:val="20"/>
            <w:rtl/>
            <w:lang w:eastAsia="he-IL"/>
          </w:rPr>
          <w:delText xml:space="preserve">השלמת תכנון לביצוע </w:delText>
        </w:r>
        <w:r w:rsidRPr="00590FDD" w:rsidDel="00DB2D85">
          <w:rPr>
            <w:rFonts w:ascii="Times New Roman" w:eastAsia="Times New Roman" w:hAnsi="Times New Roman"/>
            <w:sz w:val="20"/>
            <w:rtl/>
            <w:lang w:eastAsia="he-IL"/>
          </w:rPr>
          <w:delText>–</w:delText>
        </w:r>
        <w:r w:rsidRPr="00590FDD" w:rsidDel="00DB2D85">
          <w:rPr>
            <w:rFonts w:ascii="Times New Roman" w:eastAsia="Times New Roman" w:hAnsi="Times New Roman" w:hint="cs"/>
            <w:sz w:val="20"/>
            <w:rtl/>
            <w:lang w:eastAsia="he-IL"/>
          </w:rPr>
          <w:delText xml:space="preserve"> </w:delText>
        </w:r>
        <w:r w:rsidRPr="00590FDD" w:rsidDel="00DB2D85">
          <w:rPr>
            <w:rFonts w:ascii="Times New Roman" w:eastAsia="Times New Roman" w:hAnsi="Times New Roman" w:hint="cs"/>
            <w:sz w:val="20"/>
            <w:rtl/>
            <w:lang w:eastAsia="he-IL"/>
          </w:rPr>
          <w:tab/>
        </w:r>
        <w:r w:rsidR="004E32D2" w:rsidDel="00DB2D85">
          <w:rPr>
            <w:rFonts w:ascii="Times New Roman" w:eastAsia="Times New Roman" w:hAnsi="Times New Roman" w:hint="cs"/>
            <w:sz w:val="20"/>
            <w:lang w:eastAsia="he-IL"/>
          </w:rPr>
          <w:delText>XX/XX/XX</w:delText>
        </w:r>
        <w:r w:rsidRPr="00590FDD" w:rsidDel="00DB2D85">
          <w:rPr>
            <w:rFonts w:ascii="Times New Roman" w:eastAsia="Times New Roman" w:hAnsi="Times New Roman" w:hint="cs"/>
            <w:sz w:val="20"/>
            <w:rtl/>
            <w:lang w:eastAsia="he-IL"/>
          </w:rPr>
          <w:tab/>
        </w:r>
        <w:r w:rsidRPr="00590FDD" w:rsidDel="00DB2D85">
          <w:rPr>
            <w:rFonts w:ascii="Times New Roman" w:eastAsia="Times New Roman" w:hAnsi="Times New Roman" w:hint="cs"/>
            <w:sz w:val="20"/>
            <w:rtl/>
            <w:lang w:eastAsia="he-IL"/>
          </w:rPr>
          <w:tab/>
        </w:r>
      </w:del>
    </w:p>
    <w:p w14:paraId="2B790EDE" w14:textId="47BB511E" w:rsidR="00590FDD" w:rsidRPr="00590FDD" w:rsidDel="00DB2D85" w:rsidRDefault="00590FDD" w:rsidP="00590FDD">
      <w:pPr>
        <w:widowControl w:val="0"/>
        <w:spacing w:before="0" w:beforeAutospacing="0" w:after="0" w:afterAutospacing="0" w:line="240" w:lineRule="auto"/>
        <w:ind w:left="112"/>
        <w:jc w:val="both"/>
        <w:rPr>
          <w:del w:id="218" w:author="Meryl Etman" w:date="2021-02-17T17:23:00Z"/>
          <w:rFonts w:ascii="Times New Roman" w:eastAsia="Times New Roman" w:hAnsi="Times New Roman"/>
          <w:sz w:val="20"/>
          <w:rtl/>
          <w:lang w:eastAsia="he-IL"/>
        </w:rPr>
      </w:pPr>
    </w:p>
    <w:p w14:paraId="5E3C174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255638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0D7BAA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F20BAF6"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35B159D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FD06B36"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29ADFC3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12B19EBA"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432309C1"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323A1631" w14:textId="1AD5E32B" w:rsidR="007835AC" w:rsidRPr="007835AC" w:rsidRDefault="007835AC" w:rsidP="00555D91">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w:t>
      </w:r>
      <w:del w:id="219" w:author="Meryl Etman" w:date="2021-02-17T17:23:00Z">
        <w:r w:rsidRPr="007835AC" w:rsidDel="00DB2D85">
          <w:rPr>
            <w:rFonts w:ascii="Times New Roman" w:eastAsia="Times New Roman" w:hAnsi="Times New Roman"/>
            <w:sz w:val="24"/>
            <w:rtl/>
          </w:rPr>
          <w:delText xml:space="preserve">של </w:delText>
        </w:r>
        <w:r w:rsidR="000300FA" w:rsidDel="00DB2D85">
          <w:rPr>
            <w:rFonts w:ascii="Times New Roman" w:eastAsia="Times New Roman" w:hAnsi="Times New Roman" w:hint="cs"/>
            <w:sz w:val="24"/>
            <w:u w:val="single"/>
            <w:rtl/>
          </w:rPr>
          <w:delText xml:space="preserve">                      </w:delText>
        </w:r>
      </w:del>
      <w:ins w:id="220" w:author="Meryl Etman" w:date="2021-02-17T17:23:00Z">
        <w:r w:rsidR="00DB2D85" w:rsidRPr="007835AC">
          <w:rPr>
            <w:rFonts w:ascii="Times New Roman" w:eastAsia="Times New Roman" w:hAnsi="Times New Roman"/>
            <w:sz w:val="24"/>
            <w:rtl/>
          </w:rPr>
          <w:t xml:space="preserve">של </w:t>
        </w:r>
        <w:r w:rsidR="00DB2D85">
          <w:rPr>
            <w:rFonts w:ascii="Times New Roman" w:eastAsia="Times New Roman" w:hAnsi="Times New Roman" w:hint="cs"/>
            <w:sz w:val="24"/>
            <w:u w:val="single"/>
            <w:rtl/>
          </w:rPr>
          <w:t>1,750</w:t>
        </w:r>
      </w:ins>
      <w:r w:rsidRPr="007835AC">
        <w:rPr>
          <w:rFonts w:ascii="Times New Roman" w:eastAsia="Times New Roman" w:hAnsi="Times New Roman"/>
          <w:sz w:val="24"/>
          <w:rtl/>
        </w:rPr>
        <w:t>ש"ח (במילים</w:t>
      </w:r>
      <w:del w:id="221" w:author="Meryl Etman" w:date="2021-02-17T17:23:00Z">
        <w:r w:rsidRPr="007835AC" w:rsidDel="00DB2D85">
          <w:rPr>
            <w:rFonts w:ascii="Times New Roman" w:eastAsia="Times New Roman" w:hAnsi="Times New Roman"/>
            <w:sz w:val="24"/>
            <w:rtl/>
          </w:rPr>
          <w:delText xml:space="preserve">: </w:delText>
        </w:r>
        <w:r w:rsidR="000300FA" w:rsidDel="00DB2D85">
          <w:rPr>
            <w:rFonts w:ascii="Times New Roman" w:eastAsia="Times New Roman" w:hAnsi="Times New Roman" w:hint="cs"/>
            <w:sz w:val="24"/>
            <w:u w:val="single"/>
            <w:rtl/>
          </w:rPr>
          <w:delText xml:space="preserve">                 </w:delText>
        </w:r>
        <w:r w:rsidR="004D7130" w:rsidDel="00DB2D85">
          <w:rPr>
            <w:rFonts w:ascii="Times New Roman" w:eastAsia="Times New Roman" w:hAnsi="Times New Roman" w:hint="cs"/>
            <w:sz w:val="24"/>
            <w:u w:val="single"/>
            <w:rtl/>
          </w:rPr>
          <w:delText xml:space="preserve">   </w:delText>
        </w:r>
        <w:r w:rsidR="000300FA" w:rsidDel="00DB2D85">
          <w:rPr>
            <w:rFonts w:ascii="Times New Roman" w:eastAsia="Times New Roman" w:hAnsi="Times New Roman" w:hint="cs"/>
            <w:sz w:val="24"/>
            <w:u w:val="single"/>
            <w:rtl/>
          </w:rPr>
          <w:delText xml:space="preserve">           </w:delText>
        </w:r>
        <w:r w:rsidRPr="000300FA" w:rsidDel="00DB2D85">
          <w:rPr>
            <w:rFonts w:ascii="Times New Roman" w:eastAsia="Times New Roman" w:hAnsi="Times New Roman" w:hint="cs"/>
            <w:sz w:val="24"/>
            <w:u w:val="single"/>
            <w:rtl/>
          </w:rPr>
          <w:delText xml:space="preserve"> </w:delText>
        </w:r>
        <w:r w:rsidRPr="000300FA" w:rsidDel="00DB2D85">
          <w:rPr>
            <w:rFonts w:ascii="Times New Roman" w:eastAsia="Times New Roman" w:hAnsi="Times New Roman"/>
            <w:sz w:val="24"/>
            <w:u w:val="single"/>
            <w:rtl/>
          </w:rPr>
          <w:delText xml:space="preserve"> </w:delText>
        </w:r>
      </w:del>
      <w:ins w:id="222" w:author="Meryl Etman" w:date="2021-02-17T17:23:00Z">
        <w:r w:rsidR="00DB2D85" w:rsidRPr="007835AC">
          <w:rPr>
            <w:rFonts w:ascii="Times New Roman" w:eastAsia="Times New Roman" w:hAnsi="Times New Roman"/>
            <w:sz w:val="24"/>
            <w:rtl/>
          </w:rPr>
          <w:t xml:space="preserve">: </w:t>
        </w:r>
        <w:r w:rsidR="00DB2D85">
          <w:rPr>
            <w:rFonts w:ascii="Times New Roman" w:eastAsia="Times New Roman" w:hAnsi="Times New Roman" w:hint="cs"/>
            <w:sz w:val="24"/>
            <w:u w:val="single"/>
            <w:rtl/>
          </w:rPr>
          <w:t xml:space="preserve">אלף שבע מאות וחמישים </w:t>
        </w:r>
      </w:ins>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לכל</w:t>
      </w:r>
      <w:del w:id="223" w:author="Meryl Etman" w:date="2021-02-17T17:24:00Z">
        <w:r w:rsidRPr="007835AC" w:rsidDel="00DB2D85">
          <w:rPr>
            <w:rFonts w:ascii="Times New Roman" w:eastAsia="Times New Roman" w:hAnsi="Times New Roman"/>
            <w:sz w:val="24"/>
            <w:rtl/>
          </w:rPr>
          <w:delText xml:space="preserve"> </w:delText>
        </w:r>
        <w:r w:rsidR="000300FA" w:rsidDel="00DB2D85">
          <w:rPr>
            <w:rFonts w:ascii="Times New Roman" w:eastAsia="Times New Roman" w:hAnsi="Times New Roman" w:hint="cs"/>
            <w:sz w:val="24"/>
            <w:u w:val="single"/>
            <w:rtl/>
          </w:rPr>
          <w:delText xml:space="preserve">         </w:delText>
        </w:r>
      </w:del>
      <w:ins w:id="224" w:author="Meryl Etman" w:date="2021-02-17T17:24:00Z">
        <w:r w:rsidR="00DB2D85">
          <w:rPr>
            <w:rFonts w:ascii="Times New Roman" w:eastAsia="Times New Roman" w:hAnsi="Times New Roman" w:hint="cs"/>
            <w:sz w:val="24"/>
            <w:rtl/>
          </w:rPr>
          <w:t xml:space="preserve"> </w:t>
        </w:r>
      </w:ins>
      <w:r w:rsidRPr="007835AC">
        <w:rPr>
          <w:rFonts w:ascii="Times New Roman" w:eastAsia="Times New Roman" w:hAnsi="Times New Roman"/>
          <w:sz w:val="24"/>
          <w:rtl/>
        </w:rPr>
        <w:t>יחידת דיור</w:t>
      </w:r>
      <w:del w:id="225" w:author="Meryl Etman" w:date="2021-02-17T17:24:00Z">
        <w:r w:rsidRPr="007835AC" w:rsidDel="00DB2D85">
          <w:rPr>
            <w:rFonts w:ascii="Times New Roman" w:eastAsia="Times New Roman" w:hAnsi="Times New Roman"/>
            <w:sz w:val="24"/>
            <w:rtl/>
          </w:rPr>
          <w:delText xml:space="preserve"> במבנה ראשוני</w:delText>
        </w:r>
      </w:del>
      <w:r w:rsidRPr="007835AC">
        <w:rPr>
          <w:rFonts w:ascii="Times New Roman" w:eastAsia="Times New Roman" w:hAnsi="Times New Roman"/>
          <w:sz w:val="24"/>
          <w:rtl/>
        </w:rPr>
        <w:t>.</w:t>
      </w:r>
    </w:p>
    <w:p w14:paraId="797230E9"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2CCB560E" w14:textId="395D22A6" w:rsidR="007835AC" w:rsidRPr="007835AC" w:rsidRDefault="007835AC" w:rsidP="00555D91">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r>
      <w:del w:id="226" w:author="Meryl Etman" w:date="2021-02-17T17:24:00Z">
        <w:r w:rsidRPr="007835AC" w:rsidDel="00DB2D85">
          <w:rPr>
            <w:rFonts w:ascii="Times New Roman" w:eastAsia="Times New Roman" w:hAnsi="Times New Roman"/>
            <w:sz w:val="24"/>
            <w:rtl/>
          </w:rPr>
          <w:delText>סכום קבוע ומוחלט של</w:delText>
        </w:r>
        <w:r w:rsidRPr="007835AC" w:rsidDel="00DB2D85">
          <w:rPr>
            <w:rFonts w:ascii="Times New Roman" w:eastAsia="Times New Roman" w:hAnsi="Times New Roman" w:hint="cs"/>
            <w:sz w:val="24"/>
            <w:rtl/>
          </w:rPr>
          <w:delText xml:space="preserve"> </w:delText>
        </w:r>
        <w:r w:rsidR="000300FA" w:rsidDel="00DB2D85">
          <w:rPr>
            <w:rFonts w:ascii="Times New Roman" w:eastAsia="Times New Roman" w:hAnsi="Times New Roman" w:hint="cs"/>
            <w:sz w:val="24"/>
            <w:u w:val="single"/>
            <w:rtl/>
          </w:rPr>
          <w:delText xml:space="preserve">                </w:delText>
        </w:r>
        <w:r w:rsidRPr="007835AC" w:rsidDel="00DB2D85">
          <w:rPr>
            <w:rFonts w:ascii="Times New Roman" w:eastAsia="Times New Roman" w:hAnsi="Times New Roman"/>
            <w:sz w:val="24"/>
            <w:rtl/>
          </w:rPr>
          <w:delText xml:space="preserve">ש"ח (במילים: </w:delText>
        </w:r>
        <w:r w:rsidR="000300FA" w:rsidDel="00DB2D85">
          <w:rPr>
            <w:rFonts w:ascii="Times New Roman" w:eastAsia="Times New Roman" w:hAnsi="Times New Roman" w:hint="cs"/>
            <w:sz w:val="24"/>
            <w:u w:val="single"/>
            <w:rtl/>
          </w:rPr>
          <w:delText xml:space="preserve">             </w:delText>
        </w:r>
        <w:r w:rsidR="004D7130" w:rsidDel="00DB2D85">
          <w:rPr>
            <w:rFonts w:ascii="Times New Roman" w:eastAsia="Times New Roman" w:hAnsi="Times New Roman" w:hint="cs"/>
            <w:sz w:val="24"/>
            <w:u w:val="single"/>
            <w:rtl/>
          </w:rPr>
          <w:delText xml:space="preserve">           </w:delText>
        </w:r>
        <w:r w:rsidR="000300FA" w:rsidDel="00DB2D85">
          <w:rPr>
            <w:rFonts w:ascii="Times New Roman" w:eastAsia="Times New Roman" w:hAnsi="Times New Roman" w:hint="cs"/>
            <w:sz w:val="24"/>
            <w:u w:val="single"/>
            <w:rtl/>
          </w:rPr>
          <w:delText xml:space="preserve">              </w:delText>
        </w:r>
        <w:r w:rsidRPr="007835AC" w:rsidDel="00DB2D85">
          <w:rPr>
            <w:rFonts w:ascii="Times New Roman" w:eastAsia="Times New Roman" w:hAnsi="Times New Roman" w:hint="cs"/>
            <w:sz w:val="24"/>
            <w:rtl/>
          </w:rPr>
          <w:delText xml:space="preserve"> </w:delText>
        </w:r>
        <w:r w:rsidRPr="007835AC" w:rsidDel="00DB2D85">
          <w:rPr>
            <w:rFonts w:ascii="Times New Roman" w:eastAsia="Times New Roman" w:hAnsi="Times New Roman"/>
            <w:sz w:val="24"/>
            <w:rtl/>
          </w:rPr>
          <w:delText xml:space="preserve"> ש"ח) לכל </w:delText>
        </w:r>
        <w:r w:rsidRPr="000300FA" w:rsidDel="00DB2D85">
          <w:rPr>
            <w:rFonts w:ascii="Times New Roman" w:eastAsia="Times New Roman" w:hAnsi="Times New Roman"/>
            <w:sz w:val="24"/>
            <w:u w:val="single"/>
            <w:rtl/>
          </w:rPr>
          <w:tab/>
        </w:r>
        <w:r w:rsidRPr="007835AC" w:rsidDel="00DB2D85">
          <w:rPr>
            <w:rFonts w:ascii="Times New Roman" w:eastAsia="Times New Roman" w:hAnsi="Times New Roman"/>
            <w:sz w:val="24"/>
            <w:rtl/>
          </w:rPr>
          <w:delText>יחידת דיור במבנה חוזר</w:delText>
        </w:r>
      </w:del>
      <w:ins w:id="227" w:author="Meryl Etman" w:date="2021-02-17T17:24:00Z">
        <w:r w:rsidR="00DB2D85">
          <w:rPr>
            <w:rFonts w:ascii="Times New Roman" w:eastAsia="Times New Roman" w:hAnsi="Times New Roman" w:hint="cs"/>
            <w:sz w:val="24"/>
            <w:rtl/>
          </w:rPr>
          <w:t>מבוטל</w:t>
        </w:r>
      </w:ins>
      <w:r w:rsidRPr="007835AC">
        <w:rPr>
          <w:rFonts w:ascii="Times New Roman" w:eastAsia="Times New Roman" w:hAnsi="Times New Roman"/>
          <w:sz w:val="24"/>
          <w:rtl/>
        </w:rPr>
        <w:t>.</w:t>
      </w:r>
      <w:r w:rsidR="004D7130">
        <w:rPr>
          <w:rFonts w:ascii="Times New Roman" w:eastAsia="Times New Roman" w:hAnsi="Times New Roman" w:hint="cs"/>
          <w:sz w:val="24"/>
          <w:rtl/>
          <w:lang w:eastAsia="he-IL"/>
        </w:rPr>
        <w:t xml:space="preserve">    </w:t>
      </w:r>
    </w:p>
    <w:p w14:paraId="0FB110DC"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16E07D20" w14:textId="1A447BBD" w:rsidR="007835AC" w:rsidRDefault="007835AC" w:rsidP="00555D91">
      <w:pPr>
        <w:widowControl w:val="0"/>
        <w:spacing w:before="0" w:beforeAutospacing="0" w:after="0" w:afterAutospacing="0" w:line="240" w:lineRule="auto"/>
        <w:ind w:left="1177" w:hanging="457"/>
        <w:rPr>
          <w:ins w:id="228" w:author="Meryl Etman" w:date="2021-02-17T17:24:00Z"/>
          <w:rFonts w:ascii="Times New Roman" w:eastAsia="Times New Roman" w:hAnsi="Times New Roman"/>
          <w:sz w:val="24"/>
          <w:rt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w:t>
      </w:r>
      <w:del w:id="229" w:author="Meryl Etman" w:date="2021-02-17T17:24:00Z">
        <w:r w:rsidRPr="007835AC" w:rsidDel="00DB2D85">
          <w:rPr>
            <w:rFonts w:ascii="Times New Roman" w:eastAsia="Times New Roman" w:hAnsi="Times New Roman"/>
            <w:sz w:val="24"/>
            <w:rtl/>
          </w:rPr>
          <w:delText xml:space="preserve">של </w:delText>
        </w:r>
        <w:r w:rsidR="000300FA" w:rsidDel="00DB2D85">
          <w:rPr>
            <w:rFonts w:ascii="Times New Roman" w:eastAsia="Times New Roman" w:hAnsi="Times New Roman" w:hint="cs"/>
            <w:sz w:val="24"/>
            <w:u w:val="single"/>
            <w:rtl/>
          </w:rPr>
          <w:delText xml:space="preserve">      </w:delText>
        </w:r>
      </w:del>
      <w:ins w:id="230" w:author="Meryl Etman" w:date="2021-02-17T17:24:00Z">
        <w:r w:rsidR="00DB2D85" w:rsidRPr="007835AC">
          <w:rPr>
            <w:rFonts w:ascii="Times New Roman" w:eastAsia="Times New Roman" w:hAnsi="Times New Roman"/>
            <w:sz w:val="24"/>
            <w:rtl/>
          </w:rPr>
          <w:t xml:space="preserve">של </w:t>
        </w:r>
        <w:r w:rsidR="00DB2D85">
          <w:rPr>
            <w:rFonts w:ascii="Times New Roman" w:eastAsia="Times New Roman" w:hAnsi="Times New Roman" w:hint="cs"/>
            <w:sz w:val="24"/>
            <w:u w:val="single"/>
            <w:rtl/>
          </w:rPr>
          <w:t xml:space="preserve">25 </w:t>
        </w:r>
      </w:ins>
      <w:r w:rsidRPr="007835AC">
        <w:rPr>
          <w:rFonts w:ascii="Times New Roman" w:eastAsia="Times New Roman" w:hAnsi="Times New Roman"/>
          <w:sz w:val="24"/>
          <w:rtl/>
        </w:rPr>
        <w:t>ש"ח (במילים</w:t>
      </w:r>
      <w:del w:id="231" w:author="Meryl Etman" w:date="2021-02-17T17:24:00Z">
        <w:r w:rsidRPr="007835AC" w:rsidDel="00DB2D85">
          <w:rPr>
            <w:rFonts w:ascii="Times New Roman" w:eastAsia="Times New Roman" w:hAnsi="Times New Roman"/>
            <w:sz w:val="24"/>
            <w:rtl/>
          </w:rPr>
          <w:delText xml:space="preserve">: </w:delText>
        </w:r>
        <w:r w:rsidR="000300FA" w:rsidDel="00DB2D85">
          <w:rPr>
            <w:rFonts w:ascii="Times New Roman" w:eastAsia="Times New Roman" w:hAnsi="Times New Roman" w:hint="cs"/>
            <w:sz w:val="24"/>
            <w:u w:val="single"/>
            <w:rtl/>
          </w:rPr>
          <w:delText xml:space="preserve">              </w:delText>
        </w:r>
      </w:del>
      <w:ins w:id="232" w:author="Meryl Etman" w:date="2021-02-17T17:24:00Z">
        <w:r w:rsidR="00DB2D85" w:rsidRPr="007835AC">
          <w:rPr>
            <w:rFonts w:ascii="Times New Roman" w:eastAsia="Times New Roman" w:hAnsi="Times New Roman"/>
            <w:sz w:val="24"/>
            <w:rtl/>
          </w:rPr>
          <w:t xml:space="preserve">: </w:t>
        </w:r>
        <w:r w:rsidR="00DB2D85">
          <w:rPr>
            <w:rFonts w:ascii="Times New Roman" w:eastAsia="Times New Roman" w:hAnsi="Times New Roman" w:hint="cs"/>
            <w:sz w:val="24"/>
            <w:u w:val="single"/>
            <w:rtl/>
          </w:rPr>
          <w:t xml:space="preserve">עשרים וחמישה </w:t>
        </w:r>
      </w:ins>
      <w:r w:rsidRPr="007835AC">
        <w:rPr>
          <w:rFonts w:ascii="Times New Roman" w:eastAsia="Times New Roman" w:hAnsi="Times New Roman"/>
          <w:sz w:val="24"/>
          <w:rtl/>
        </w:rPr>
        <w:t>ש"ח) לכל מ"ר בנוי ומקורה מתחת למפלס הכניסה לבניינים.</w:t>
      </w:r>
    </w:p>
    <w:p w14:paraId="2016804B" w14:textId="34DD7A45" w:rsidR="00DB2D85" w:rsidRPr="007835AC" w:rsidRDefault="00DB2D85" w:rsidP="00555D91">
      <w:pPr>
        <w:widowControl w:val="0"/>
        <w:spacing w:before="0" w:beforeAutospacing="0" w:after="0" w:afterAutospacing="0" w:line="240" w:lineRule="auto"/>
        <w:ind w:left="1177" w:hanging="457"/>
        <w:rPr>
          <w:rFonts w:ascii="Times New Roman" w:eastAsia="Times New Roman" w:hAnsi="Times New Roman"/>
          <w:sz w:val="24"/>
          <w:rtl/>
          <w:lang w:eastAsia="he-IL"/>
        </w:rPr>
      </w:pPr>
      <w:ins w:id="233" w:author="Meryl Etman" w:date="2021-02-17T17:24:00Z">
        <w:r>
          <w:rPr>
            <w:rFonts w:ascii="Times New Roman" w:eastAsia="Times New Roman" w:hAnsi="Times New Roman" w:hint="cs"/>
            <w:sz w:val="24"/>
            <w:rtl/>
          </w:rPr>
          <w:t>1.4</w:t>
        </w:r>
        <w:r>
          <w:rPr>
            <w:rFonts w:ascii="Times New Roman" w:eastAsia="Times New Roman" w:hAnsi="Times New Roman" w:hint="cs"/>
            <w:sz w:val="24"/>
            <w:rtl/>
          </w:rPr>
          <w:tab/>
          <w:t xml:space="preserve">סכום קבוע ומוחלט של </w:t>
        </w:r>
      </w:ins>
      <w:ins w:id="234" w:author="Meryl Etman" w:date="2021-02-17T17:25:00Z">
        <w:r>
          <w:rPr>
            <w:rFonts w:ascii="Times New Roman" w:eastAsia="Times New Roman" w:hAnsi="Times New Roman" w:hint="cs"/>
            <w:sz w:val="24"/>
            <w:rtl/>
          </w:rPr>
          <w:t xml:space="preserve">25 ₪ (במילים: </w:t>
        </w:r>
        <w:r w:rsidRPr="0098780E">
          <w:rPr>
            <w:rFonts w:ascii="Times New Roman" w:eastAsia="Times New Roman" w:hAnsi="Times New Roman" w:hint="eastAsia"/>
            <w:sz w:val="24"/>
            <w:u w:val="single"/>
            <w:rtl/>
            <w:rPrChange w:id="235" w:author="Meryl Etman" w:date="2021-02-17T17:26:00Z">
              <w:rPr>
                <w:rFonts w:ascii="Times New Roman" w:eastAsia="Times New Roman" w:hAnsi="Times New Roman" w:hint="eastAsia"/>
                <w:sz w:val="24"/>
                <w:rtl/>
              </w:rPr>
            </w:rPrChange>
          </w:rPr>
          <w:t>עשרים</w:t>
        </w:r>
        <w:r w:rsidRPr="0098780E">
          <w:rPr>
            <w:rFonts w:ascii="Times New Roman" w:eastAsia="Times New Roman" w:hAnsi="Times New Roman"/>
            <w:sz w:val="24"/>
            <w:u w:val="single"/>
            <w:rtl/>
            <w:rPrChange w:id="236" w:author="Meryl Etman" w:date="2021-02-17T17:26:00Z">
              <w:rPr>
                <w:rFonts w:ascii="Times New Roman" w:eastAsia="Times New Roman" w:hAnsi="Times New Roman"/>
                <w:sz w:val="24"/>
                <w:rtl/>
              </w:rPr>
            </w:rPrChange>
          </w:rPr>
          <w:t xml:space="preserve"> </w:t>
        </w:r>
        <w:r w:rsidRPr="0098780E">
          <w:rPr>
            <w:rFonts w:ascii="Times New Roman" w:eastAsia="Times New Roman" w:hAnsi="Times New Roman" w:hint="eastAsia"/>
            <w:sz w:val="24"/>
            <w:u w:val="single"/>
            <w:rtl/>
            <w:rPrChange w:id="237" w:author="Meryl Etman" w:date="2021-02-17T17:26:00Z">
              <w:rPr>
                <w:rFonts w:ascii="Times New Roman" w:eastAsia="Times New Roman" w:hAnsi="Times New Roman" w:hint="eastAsia"/>
                <w:sz w:val="24"/>
                <w:rtl/>
              </w:rPr>
            </w:rPrChange>
          </w:rPr>
          <w:t>וחמישה</w:t>
        </w:r>
        <w:r>
          <w:rPr>
            <w:rFonts w:ascii="Times New Roman" w:eastAsia="Times New Roman" w:hAnsi="Times New Roman" w:hint="cs"/>
            <w:sz w:val="24"/>
            <w:rtl/>
          </w:rPr>
          <w:t xml:space="preserve"> ₪) לכל מ"ר </w:t>
        </w:r>
        <w:r w:rsidR="0098780E">
          <w:rPr>
            <w:rFonts w:ascii="Times New Roman" w:eastAsia="Times New Roman" w:hAnsi="Times New Roman" w:hint="cs"/>
            <w:sz w:val="24"/>
            <w:rtl/>
          </w:rPr>
          <w:t>מעל למפלס הכניסה לבניינים המיועד לתעסוקה ו/או לשטח ציבורי).</w:t>
        </w:r>
      </w:ins>
    </w:p>
    <w:p w14:paraId="3D2CE6C1"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7E9D4171"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71E48941" w14:textId="77777777" w:rsidR="007835AC" w:rsidRPr="007835AC" w:rsidDel="0098780E" w:rsidRDefault="007835AC" w:rsidP="007835AC">
      <w:pPr>
        <w:widowControl w:val="0"/>
        <w:spacing w:before="0" w:beforeAutospacing="0" w:after="0" w:afterAutospacing="0" w:line="240" w:lineRule="auto"/>
        <w:ind w:left="714" w:firstLine="6"/>
        <w:rPr>
          <w:del w:id="238" w:author="Meryl Etman" w:date="2021-02-17T17:26:00Z"/>
          <w:rFonts w:ascii="Times New Roman" w:eastAsia="Times New Roman" w:hAnsi="Times New Roman"/>
          <w:sz w:val="24"/>
          <w:rtl/>
        </w:rPr>
      </w:pPr>
    </w:p>
    <w:p w14:paraId="67727088" w14:textId="2FA88A1A" w:rsidR="007835AC" w:rsidRPr="007835AC" w:rsidDel="0098780E" w:rsidRDefault="007835AC" w:rsidP="007835AC">
      <w:pPr>
        <w:widowControl w:val="0"/>
        <w:spacing w:before="0" w:beforeAutospacing="0" w:after="0" w:afterAutospacing="0" w:line="240" w:lineRule="auto"/>
        <w:ind w:left="714" w:firstLine="6"/>
        <w:rPr>
          <w:del w:id="239" w:author="Meryl Etman" w:date="2021-02-17T17:26:00Z"/>
          <w:rFonts w:ascii="Times New Roman" w:eastAsia="Times New Roman" w:hAnsi="Times New Roman"/>
          <w:sz w:val="24"/>
          <w:rtl/>
        </w:rPr>
      </w:pPr>
      <w:del w:id="240" w:author="Meryl Etman" w:date="2021-02-17T17:26:00Z">
        <w:r w:rsidRPr="007835AC" w:rsidDel="0098780E">
          <w:rPr>
            <w:rFonts w:ascii="Times New Roman" w:eastAsia="Times New Roman" w:hAnsi="Times New Roman"/>
            <w:sz w:val="24"/>
            <w:rtl/>
          </w:rPr>
          <w:delText>בסעיף זה:</w:delText>
        </w:r>
      </w:del>
    </w:p>
    <w:p w14:paraId="2C53FD3B" w14:textId="62E62966" w:rsidR="007835AC" w:rsidRPr="007835AC" w:rsidDel="0098780E" w:rsidRDefault="007835AC" w:rsidP="007835AC">
      <w:pPr>
        <w:widowControl w:val="0"/>
        <w:spacing w:before="0" w:beforeAutospacing="0" w:after="0" w:afterAutospacing="0" w:line="240" w:lineRule="auto"/>
        <w:ind w:left="1440" w:hanging="720"/>
        <w:rPr>
          <w:del w:id="241" w:author="Meryl Etman" w:date="2021-02-17T17:26:00Z"/>
          <w:rFonts w:ascii="Times New Roman" w:eastAsia="Times New Roman" w:hAnsi="Times New Roman"/>
          <w:sz w:val="24"/>
          <w:rtl/>
          <w:lang w:eastAsia="he-IL"/>
        </w:rPr>
      </w:pPr>
      <w:del w:id="242" w:author="Meryl Etman" w:date="2021-02-17T17:26:00Z">
        <w:r w:rsidRPr="007835AC" w:rsidDel="0098780E">
          <w:rPr>
            <w:rFonts w:ascii="Times New Roman" w:eastAsia="Times New Roman" w:hAnsi="Times New Roman"/>
            <w:sz w:val="24"/>
            <w:rtl/>
            <w:lang w:eastAsia="he-IL"/>
          </w:rPr>
          <w:delText xml:space="preserve">מבנה ראשוני </w:delText>
        </w:r>
        <w:r w:rsidRPr="007835AC" w:rsidDel="0098780E">
          <w:rPr>
            <w:rFonts w:ascii="Times New Roman" w:eastAsia="Times New Roman" w:hAnsi="Times New Roman"/>
            <w:sz w:val="24"/>
            <w:lang w:eastAsia="he-IL"/>
          </w:rPr>
          <w:delText>–</w:delText>
        </w:r>
        <w:r w:rsidRPr="007835AC" w:rsidDel="0098780E">
          <w:rPr>
            <w:rFonts w:ascii="Times New Roman" w:eastAsia="Times New Roman" w:hAnsi="Times New Roman"/>
            <w:sz w:val="24"/>
            <w:rtl/>
            <w:lang w:eastAsia="he-IL"/>
          </w:rPr>
          <w:delText xml:space="preserve"> המבנה שהוקם לראשונה עפ"י תכניותיו של המתכנן. </w:delText>
        </w:r>
      </w:del>
    </w:p>
    <w:p w14:paraId="2D268286" w14:textId="32CF06B2" w:rsidR="007835AC" w:rsidRPr="007835AC" w:rsidDel="0098780E" w:rsidRDefault="007835AC" w:rsidP="007835AC">
      <w:pPr>
        <w:widowControl w:val="0"/>
        <w:spacing w:before="0" w:beforeAutospacing="0" w:after="0" w:afterAutospacing="0" w:line="240" w:lineRule="auto"/>
        <w:ind w:left="720"/>
        <w:rPr>
          <w:del w:id="243" w:author="Meryl Etman" w:date="2021-02-17T17:26:00Z"/>
          <w:rFonts w:ascii="Times New Roman" w:eastAsia="Times New Roman" w:hAnsi="Times New Roman"/>
          <w:sz w:val="24"/>
          <w:rtl/>
          <w:lang w:eastAsia="he-IL"/>
        </w:rPr>
      </w:pPr>
      <w:del w:id="244" w:author="Meryl Etman" w:date="2021-02-17T17:26:00Z">
        <w:r w:rsidRPr="007835AC" w:rsidDel="0098780E">
          <w:rPr>
            <w:rFonts w:ascii="Times New Roman" w:eastAsia="Times New Roman" w:hAnsi="Times New Roman"/>
            <w:sz w:val="24"/>
            <w:rtl/>
            <w:lang w:eastAsia="he-IL"/>
          </w:rPr>
          <w:delText>במקרים בהם מתוכננים במקביל מס' מבנים ראשונים וחוזרים יחשב המבנה שבו מס' היחידות הרב ביותר כמבנה ראשוני.</w:delText>
        </w:r>
      </w:del>
    </w:p>
    <w:p w14:paraId="396A0A19" w14:textId="4B40AFEF" w:rsidR="007835AC" w:rsidRPr="007835AC" w:rsidDel="0098780E" w:rsidRDefault="007835AC" w:rsidP="007835AC">
      <w:pPr>
        <w:widowControl w:val="0"/>
        <w:spacing w:before="0" w:beforeAutospacing="0" w:after="0" w:afterAutospacing="0" w:line="240" w:lineRule="auto"/>
        <w:ind w:left="714" w:firstLine="6"/>
        <w:rPr>
          <w:del w:id="245" w:author="Meryl Etman" w:date="2021-02-17T17:26:00Z"/>
          <w:rFonts w:ascii="Times New Roman" w:eastAsia="Times New Roman" w:hAnsi="Times New Roman"/>
          <w:color w:val="008000"/>
          <w:sz w:val="24"/>
          <w:rtl/>
        </w:rPr>
      </w:pPr>
    </w:p>
    <w:p w14:paraId="34123C7F" w14:textId="6D144181" w:rsidR="007835AC" w:rsidRPr="007835AC" w:rsidDel="0098780E" w:rsidRDefault="007835AC" w:rsidP="007835AC">
      <w:pPr>
        <w:widowControl w:val="0"/>
        <w:spacing w:before="0" w:beforeAutospacing="0" w:after="0" w:afterAutospacing="0" w:line="240" w:lineRule="auto"/>
        <w:ind w:left="720" w:hanging="720"/>
        <w:rPr>
          <w:del w:id="246" w:author="Meryl Etman" w:date="2021-02-17T17:26:00Z"/>
          <w:rFonts w:ascii="Times New Roman" w:eastAsia="Times New Roman" w:hAnsi="Times New Roman"/>
          <w:sz w:val="24"/>
          <w:rtl/>
          <w:lang w:eastAsia="he-IL"/>
        </w:rPr>
      </w:pPr>
      <w:del w:id="247" w:author="Meryl Etman" w:date="2021-02-17T17:26:00Z">
        <w:r w:rsidRPr="007835AC" w:rsidDel="0098780E">
          <w:rPr>
            <w:rFonts w:ascii="Times New Roman" w:eastAsia="Times New Roman" w:hAnsi="Times New Roman"/>
            <w:sz w:val="24"/>
            <w:rtl/>
            <w:lang w:eastAsia="he-IL"/>
          </w:rPr>
          <w:tab/>
          <w:delText xml:space="preserve">מבנה חוזר </w:delText>
        </w:r>
        <w:r w:rsidRPr="007835AC" w:rsidDel="0098780E">
          <w:rPr>
            <w:rFonts w:ascii="Times New Roman" w:eastAsia="Times New Roman" w:hAnsi="Times New Roman"/>
            <w:sz w:val="24"/>
            <w:lang w:eastAsia="he-IL"/>
          </w:rPr>
          <w:delText>–</w:delText>
        </w:r>
        <w:r w:rsidRPr="007835AC" w:rsidDel="0098780E">
          <w:rPr>
            <w:rFonts w:ascii="Times New Roman" w:eastAsia="Times New Roman" w:hAnsi="Times New Roman"/>
            <w:sz w:val="24"/>
            <w:rtl/>
            <w:lang w:eastAsia="he-IL"/>
          </w:rPr>
          <w:delTex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delText>
        </w:r>
      </w:del>
    </w:p>
    <w:p w14:paraId="3AA79EB1" w14:textId="607455AE" w:rsidR="007835AC" w:rsidRPr="007835AC" w:rsidDel="0098780E" w:rsidRDefault="007835AC" w:rsidP="007835AC">
      <w:pPr>
        <w:widowControl w:val="0"/>
        <w:spacing w:before="0" w:beforeAutospacing="0" w:after="0" w:afterAutospacing="0" w:line="240" w:lineRule="auto"/>
        <w:ind w:left="720"/>
        <w:rPr>
          <w:del w:id="248" w:author="Meryl Etman" w:date="2021-02-17T17:26:00Z"/>
          <w:rFonts w:ascii="Times New Roman" w:eastAsia="Times New Roman" w:hAnsi="Times New Roman"/>
          <w:sz w:val="24"/>
          <w:rtl/>
          <w:lang w:eastAsia="he-IL"/>
        </w:rPr>
      </w:pPr>
      <w:del w:id="249" w:author="Meryl Etman" w:date="2021-02-17T17:26:00Z">
        <w:r w:rsidRPr="007835AC" w:rsidDel="0098780E">
          <w:rPr>
            <w:rFonts w:ascii="Times New Roman" w:eastAsia="Times New Roman" w:hAnsi="Times New Roman"/>
            <w:sz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4B7FBBE0"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7E575677"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779D081E" w14:textId="4CD38A1D" w:rsidR="00590FDD" w:rsidRPr="00590FDD" w:rsidRDefault="007835AC" w:rsidP="00555D91">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 xml:space="preserve">הפרויקט והתכנון יכלול  יח"ד , שטחי </w:t>
      </w:r>
      <w:del w:id="250" w:author="Meryl Etman" w:date="2021-02-17T17:27:00Z">
        <w:r w:rsidR="00590FDD" w:rsidRPr="00590FDD" w:rsidDel="0098780E">
          <w:rPr>
            <w:rFonts w:ascii="Times New Roman" w:eastAsia="Times New Roman" w:hAnsi="Times New Roman" w:hint="cs"/>
            <w:sz w:val="24"/>
            <w:rtl/>
            <w:lang w:eastAsia="he-IL"/>
          </w:rPr>
          <w:delText>מסחר, משרדים, מלונאות</w:delText>
        </w:r>
      </w:del>
      <w:ins w:id="251" w:author="Meryl Etman" w:date="2021-02-17T17:27:00Z">
        <w:r w:rsidR="0098780E">
          <w:rPr>
            <w:rFonts w:ascii="Times New Roman" w:eastAsia="Times New Roman" w:hAnsi="Times New Roman" w:hint="cs"/>
            <w:sz w:val="24"/>
            <w:rtl/>
            <w:lang w:eastAsia="he-IL"/>
          </w:rPr>
          <w:t>תעסוקה, שטחי ציבור</w:t>
        </w:r>
      </w:ins>
      <w:ins w:id="252" w:author="Meryl Etman" w:date="2021-02-17T17:42:00Z">
        <w:r w:rsidR="00F8217A">
          <w:rPr>
            <w:rFonts w:ascii="Times New Roman" w:eastAsia="Times New Roman" w:hAnsi="Times New Roman" w:hint="cs"/>
            <w:sz w:val="24"/>
            <w:rtl/>
            <w:lang w:eastAsia="he-IL"/>
          </w:rPr>
          <w:t xml:space="preserve">, </w:t>
        </w:r>
      </w:ins>
      <w:del w:id="253" w:author="Meryl Etman" w:date="2021-02-17T17:42:00Z">
        <w:r w:rsidR="00590FDD" w:rsidRPr="00590FDD" w:rsidDel="00F8217A">
          <w:rPr>
            <w:rFonts w:ascii="Times New Roman" w:eastAsia="Times New Roman" w:hAnsi="Times New Roman" w:hint="cs"/>
            <w:sz w:val="24"/>
            <w:rtl/>
            <w:lang w:eastAsia="he-IL"/>
          </w:rPr>
          <w:delText xml:space="preserve"> ו</w:delText>
        </w:r>
      </w:del>
      <w:r w:rsidR="00590FDD" w:rsidRPr="00590FDD">
        <w:rPr>
          <w:rFonts w:ascii="Times New Roman" w:eastAsia="Times New Roman" w:hAnsi="Times New Roman" w:hint="cs"/>
          <w:sz w:val="24"/>
          <w:rtl/>
          <w:lang w:eastAsia="he-IL"/>
        </w:rPr>
        <w:t xml:space="preserve">מרתפים </w:t>
      </w:r>
      <w:ins w:id="254" w:author="Meryl Etman" w:date="2021-02-17T17:42:00Z">
        <w:r w:rsidR="00F8217A">
          <w:rPr>
            <w:rFonts w:ascii="Times New Roman" w:eastAsia="Times New Roman" w:hAnsi="Times New Roman" w:hint="cs"/>
            <w:sz w:val="24"/>
            <w:rtl/>
            <w:lang w:eastAsia="he-IL"/>
          </w:rPr>
          <w:t xml:space="preserve">ופיתוח </w:t>
        </w:r>
      </w:ins>
      <w:r w:rsidR="00590FDD" w:rsidRPr="00590FDD">
        <w:rPr>
          <w:rFonts w:ascii="Times New Roman" w:eastAsia="Times New Roman" w:hAnsi="Times New Roman" w:hint="cs"/>
          <w:sz w:val="24"/>
          <w:rtl/>
          <w:lang w:eastAsia="he-IL"/>
        </w:rPr>
        <w:t>בהיקף שהוצג למתכנן.</w:t>
      </w:r>
    </w:p>
    <w:p w14:paraId="5E4D4E86"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56CA4C9C"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29E9E60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D2A367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2779501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4029E21"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23794A08"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7F19DA10"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1DCF8AC1"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3E0ADA2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4160651C"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A13B392" w14:textId="6AFE85DA" w:rsidR="00590FDD" w:rsidRPr="00F8217A" w:rsidDel="00F8217A" w:rsidRDefault="00590FDD" w:rsidP="00590FDD">
      <w:pPr>
        <w:widowControl w:val="0"/>
        <w:spacing w:before="0" w:beforeAutospacing="0" w:after="0" w:afterAutospacing="0" w:line="240" w:lineRule="auto"/>
        <w:ind w:left="1440" w:hanging="720"/>
        <w:rPr>
          <w:del w:id="255" w:author="Meryl Etman" w:date="2021-02-17T17:47:00Z"/>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r>
      <w:del w:id="256" w:author="Meryl Etman" w:date="2021-02-17T17:47:00Z">
        <w:r w:rsidRPr="00F8217A" w:rsidDel="00F8217A">
          <w:rPr>
            <w:rFonts w:ascii="Times New Roman" w:eastAsia="Times New Roman" w:hAnsi="Times New Roman" w:hint="eastAsia"/>
            <w:sz w:val="24"/>
            <w:rtl/>
            <w:lang w:eastAsia="he-IL"/>
          </w:rPr>
          <w:delText>תוספות</w:delText>
        </w:r>
        <w:r w:rsidRPr="00F8217A" w:rsidDel="00F8217A">
          <w:rPr>
            <w:rFonts w:ascii="Times New Roman" w:eastAsia="Times New Roman" w:hAnsi="Times New Roman"/>
            <w:sz w:val="24"/>
            <w:rtl/>
            <w:lang w:eastAsia="he-IL"/>
          </w:rPr>
          <w:delText xml:space="preserve"> שכר ככל שיתקבלו על פי סעיף 8.2.2 לחוזה יחושבו בשיעורים כדלקמן ובלבד שהגדלת מספר יחידות הדיור, מהווה חריגה מהיקף השטחים, המפורט בסעיף 2 לעיל: </w:delText>
        </w:r>
      </w:del>
    </w:p>
    <w:p w14:paraId="50DCBE0E" w14:textId="4161F4C1" w:rsidR="00590FDD" w:rsidRPr="00F8217A" w:rsidDel="00F8217A" w:rsidRDefault="00590FDD" w:rsidP="00590FDD">
      <w:pPr>
        <w:widowControl w:val="0"/>
        <w:spacing w:before="0" w:beforeAutospacing="0" w:after="0" w:afterAutospacing="0" w:line="240" w:lineRule="auto"/>
        <w:jc w:val="both"/>
        <w:rPr>
          <w:del w:id="257" w:author="Meryl Etman" w:date="2021-02-17T17:47:00Z"/>
          <w:rFonts w:ascii="Times New Roman" w:eastAsia="Times New Roman" w:hAnsi="Times New Roman"/>
          <w:sz w:val="24"/>
          <w:rtl/>
          <w:lang w:eastAsia="he-IL"/>
        </w:rPr>
      </w:pPr>
    </w:p>
    <w:p w14:paraId="3F740D02" w14:textId="6922AE1D" w:rsidR="00590FDD" w:rsidRPr="00F8217A" w:rsidDel="00F8217A" w:rsidRDefault="000300FA" w:rsidP="004D7130">
      <w:pPr>
        <w:pStyle w:val="ListParagraph"/>
        <w:widowControl w:val="0"/>
        <w:numPr>
          <w:ilvl w:val="2"/>
          <w:numId w:val="49"/>
        </w:numPr>
        <w:spacing w:before="0" w:beforeAutospacing="0" w:after="0" w:afterAutospacing="0" w:line="276" w:lineRule="auto"/>
        <w:ind w:left="2169" w:hanging="708"/>
        <w:jc w:val="both"/>
        <w:rPr>
          <w:del w:id="258" w:author="Meryl Etman" w:date="2021-02-17T17:47:00Z"/>
          <w:rFonts w:ascii="Times New Roman" w:eastAsia="Times New Roman" w:hAnsi="Times New Roman"/>
          <w:sz w:val="24"/>
          <w:rtl/>
          <w:lang w:eastAsia="he-IL"/>
        </w:rPr>
      </w:pPr>
      <w:del w:id="259" w:author="Meryl Etman" w:date="2021-02-17T17:47:00Z">
        <w:r w:rsidRPr="00F8217A" w:rsidDel="00F8217A">
          <w:rPr>
            <w:rFonts w:ascii="Times New Roman" w:eastAsia="Times New Roman" w:hAnsi="Times New Roman"/>
            <w:sz w:val="24"/>
            <w:rtl/>
            <w:lang w:eastAsia="he-IL"/>
          </w:rPr>
          <w:delText xml:space="preserve"> </w:delText>
        </w:r>
        <w:r w:rsidRPr="00F8217A" w:rsidDel="00F8217A">
          <w:rPr>
            <w:rFonts w:ascii="Times New Roman" w:eastAsia="Times New Roman" w:hAnsi="Times New Roman"/>
            <w:sz w:val="24"/>
            <w:u w:val="single"/>
            <w:rtl/>
            <w:lang w:eastAsia="he-IL"/>
          </w:rPr>
          <w:delText xml:space="preserve">             </w:delText>
        </w:r>
        <w:r w:rsidR="00590FDD" w:rsidRPr="00F8217A" w:rsidDel="00F8217A">
          <w:rPr>
            <w:rFonts w:ascii="Times New Roman" w:eastAsia="Times New Roman" w:hAnsi="Times New Roman"/>
            <w:sz w:val="24"/>
            <w:rtl/>
            <w:lang w:eastAsia="he-IL"/>
          </w:rPr>
          <w:delText>ש"ח לכל יחידת דיור.</w:delText>
        </w:r>
      </w:del>
    </w:p>
    <w:p w14:paraId="6223CB1C" w14:textId="5841D55D" w:rsidR="00590FDD" w:rsidRPr="00F8217A" w:rsidDel="00F8217A" w:rsidRDefault="007835AC" w:rsidP="004D7130">
      <w:pPr>
        <w:pStyle w:val="ListParagraph"/>
        <w:widowControl w:val="0"/>
        <w:numPr>
          <w:ilvl w:val="2"/>
          <w:numId w:val="49"/>
        </w:numPr>
        <w:spacing w:before="0" w:beforeAutospacing="0" w:after="0" w:afterAutospacing="0" w:line="276" w:lineRule="auto"/>
        <w:ind w:left="2169" w:hanging="708"/>
        <w:jc w:val="both"/>
        <w:rPr>
          <w:del w:id="260" w:author="Meryl Etman" w:date="2021-02-17T17:47:00Z"/>
          <w:rFonts w:ascii="Times New Roman" w:eastAsia="Times New Roman" w:hAnsi="Times New Roman"/>
          <w:sz w:val="24"/>
          <w:rtl/>
          <w:lang w:eastAsia="he-IL"/>
        </w:rPr>
      </w:pPr>
      <w:del w:id="261" w:author="Meryl Etman" w:date="2021-02-17T17:47:00Z">
        <w:r w:rsidRPr="00F8217A" w:rsidDel="00F8217A">
          <w:rPr>
            <w:rFonts w:ascii="Times New Roman" w:eastAsia="Times New Roman" w:hAnsi="Times New Roman"/>
            <w:sz w:val="24"/>
            <w:u w:val="single"/>
            <w:rtl/>
            <w:lang w:eastAsia="he-IL"/>
          </w:rPr>
          <w:delText xml:space="preserve">          </w:delText>
        </w:r>
        <w:r w:rsidR="004D7130" w:rsidRPr="00F8217A" w:rsidDel="00F8217A">
          <w:rPr>
            <w:rFonts w:ascii="Times New Roman" w:eastAsia="Times New Roman" w:hAnsi="Times New Roman"/>
            <w:sz w:val="24"/>
            <w:u w:val="single"/>
            <w:rtl/>
            <w:lang w:eastAsia="he-IL"/>
          </w:rPr>
          <w:delText xml:space="preserve"> </w:delText>
        </w:r>
        <w:r w:rsidRPr="00F8217A" w:rsidDel="00F8217A">
          <w:rPr>
            <w:rFonts w:ascii="Times New Roman" w:eastAsia="Times New Roman" w:hAnsi="Times New Roman"/>
            <w:sz w:val="24"/>
            <w:u w:val="single"/>
            <w:rtl/>
            <w:lang w:eastAsia="he-IL"/>
          </w:rPr>
          <w:delText xml:space="preserve">   </w:delText>
        </w:r>
        <w:r w:rsidRPr="00F8217A" w:rsidDel="00F8217A">
          <w:rPr>
            <w:rFonts w:ascii="Times New Roman" w:eastAsia="Times New Roman" w:hAnsi="Times New Roman" w:hint="eastAsia"/>
            <w:sz w:val="24"/>
            <w:rtl/>
            <w:lang w:eastAsia="he-IL"/>
          </w:rPr>
          <w:delText>ש</w:delText>
        </w:r>
        <w:r w:rsidRPr="00F8217A" w:rsidDel="00F8217A">
          <w:rPr>
            <w:rFonts w:ascii="Times New Roman" w:eastAsia="Times New Roman" w:hAnsi="Times New Roman"/>
            <w:sz w:val="24"/>
            <w:rtl/>
            <w:lang w:eastAsia="he-IL"/>
          </w:rPr>
          <w:delText xml:space="preserve">"ח </w:delText>
        </w:r>
        <w:r w:rsidR="00590FDD" w:rsidRPr="00F8217A" w:rsidDel="00F8217A">
          <w:rPr>
            <w:rFonts w:ascii="Times New Roman" w:eastAsia="Times New Roman" w:hAnsi="Times New Roman"/>
            <w:sz w:val="24"/>
            <w:rtl/>
            <w:lang w:eastAsia="he-IL"/>
          </w:rPr>
          <w:delText xml:space="preserve">כל מ"ר בנוי ומקורה </w:delText>
        </w:r>
        <w:r w:rsidR="00590FDD" w:rsidRPr="00F8217A" w:rsidDel="00F8217A">
          <w:rPr>
            <w:rFonts w:ascii="Times New Roman" w:eastAsia="Times New Roman" w:hAnsi="Times New Roman" w:hint="eastAsia"/>
            <w:sz w:val="24"/>
            <w:rtl/>
            <w:lang w:eastAsia="he-IL"/>
          </w:rPr>
          <w:delText>של</w:delText>
        </w:r>
        <w:r w:rsidR="00590FDD" w:rsidRPr="00F8217A" w:rsidDel="00F8217A">
          <w:rPr>
            <w:rFonts w:ascii="Times New Roman" w:eastAsia="Times New Roman" w:hAnsi="Times New Roman"/>
            <w:sz w:val="24"/>
            <w:rtl/>
            <w:lang w:eastAsia="he-IL"/>
          </w:rPr>
          <w:delText xml:space="preserve"> </w:delText>
        </w:r>
        <w:r w:rsidR="00590FDD" w:rsidRPr="00F8217A" w:rsidDel="00F8217A">
          <w:rPr>
            <w:rFonts w:ascii="Times New Roman" w:eastAsia="Times New Roman" w:hAnsi="Times New Roman" w:hint="eastAsia"/>
            <w:sz w:val="24"/>
            <w:rtl/>
            <w:lang w:eastAsia="he-IL"/>
          </w:rPr>
          <w:delText>המסחר</w:delText>
        </w:r>
        <w:r w:rsidR="00590FDD" w:rsidRPr="00F8217A" w:rsidDel="00F8217A">
          <w:rPr>
            <w:rFonts w:ascii="Times New Roman" w:eastAsia="Times New Roman" w:hAnsi="Times New Roman"/>
            <w:sz w:val="24"/>
            <w:rtl/>
            <w:lang w:eastAsia="he-IL"/>
          </w:rPr>
          <w:delText xml:space="preserve"> (עילי </w:delText>
        </w:r>
        <w:r w:rsidR="00590FDD" w:rsidRPr="00F8217A" w:rsidDel="00F8217A">
          <w:rPr>
            <w:rFonts w:ascii="Times New Roman" w:eastAsia="Times New Roman" w:hAnsi="Times New Roman" w:hint="eastAsia"/>
            <w:sz w:val="24"/>
            <w:rtl/>
            <w:lang w:eastAsia="he-IL"/>
          </w:rPr>
          <w:delText>ותת</w:delText>
        </w:r>
        <w:r w:rsidR="00590FDD" w:rsidRPr="00F8217A" w:rsidDel="00F8217A">
          <w:rPr>
            <w:rFonts w:ascii="Times New Roman" w:eastAsia="Times New Roman" w:hAnsi="Times New Roman"/>
            <w:sz w:val="24"/>
            <w:rtl/>
            <w:lang w:eastAsia="he-IL"/>
          </w:rPr>
          <w:delText xml:space="preserve"> </w:delText>
        </w:r>
        <w:r w:rsidR="00590FDD" w:rsidRPr="00F8217A" w:rsidDel="00F8217A">
          <w:rPr>
            <w:rFonts w:ascii="Times New Roman" w:eastAsia="Times New Roman" w:hAnsi="Times New Roman" w:hint="eastAsia"/>
            <w:sz w:val="24"/>
            <w:rtl/>
            <w:lang w:eastAsia="he-IL"/>
          </w:rPr>
          <w:delText>קרקעי</w:delText>
        </w:r>
        <w:r w:rsidR="00590FDD" w:rsidRPr="00F8217A" w:rsidDel="00F8217A">
          <w:rPr>
            <w:rFonts w:ascii="Times New Roman" w:eastAsia="Times New Roman" w:hAnsi="Times New Roman"/>
            <w:sz w:val="24"/>
            <w:rtl/>
            <w:lang w:eastAsia="he-IL"/>
          </w:rPr>
          <w:delText>).</w:delText>
        </w:r>
      </w:del>
    </w:p>
    <w:p w14:paraId="1233D2A8" w14:textId="3A41846C" w:rsidR="00590FDD" w:rsidRPr="00F8217A" w:rsidRDefault="007835AC">
      <w:pPr>
        <w:widowControl w:val="0"/>
        <w:spacing w:before="0" w:beforeAutospacing="0" w:after="0" w:afterAutospacing="0" w:line="240" w:lineRule="auto"/>
        <w:ind w:left="1440" w:hanging="720"/>
        <w:rPr>
          <w:rFonts w:ascii="Times New Roman" w:eastAsia="Times New Roman" w:hAnsi="Times New Roman"/>
          <w:sz w:val="24"/>
          <w:rtl/>
          <w:lang w:eastAsia="he-IL"/>
        </w:rPr>
        <w:pPrChange w:id="262" w:author="Meryl Etman" w:date="2021-02-17T17:47:00Z">
          <w:pPr>
            <w:pStyle w:val="ListParagraph"/>
            <w:widowControl w:val="0"/>
            <w:numPr>
              <w:ilvl w:val="2"/>
              <w:numId w:val="49"/>
            </w:numPr>
            <w:spacing w:before="0" w:beforeAutospacing="0" w:after="0" w:afterAutospacing="0" w:line="240" w:lineRule="auto"/>
            <w:ind w:left="2169" w:hanging="708"/>
            <w:jc w:val="both"/>
          </w:pPr>
        </w:pPrChange>
      </w:pPr>
      <w:del w:id="263" w:author="Meryl Etman" w:date="2021-02-17T17:47:00Z">
        <w:r w:rsidRPr="00F8217A" w:rsidDel="00F8217A">
          <w:rPr>
            <w:rFonts w:ascii="Times New Roman" w:eastAsia="Times New Roman" w:hAnsi="Times New Roman"/>
            <w:sz w:val="24"/>
            <w:u w:val="single"/>
            <w:rtl/>
            <w:lang w:eastAsia="he-IL"/>
          </w:rPr>
          <w:delText xml:space="preserve">           </w:delText>
        </w:r>
        <w:r w:rsidR="004D7130" w:rsidRPr="00F8217A" w:rsidDel="00F8217A">
          <w:rPr>
            <w:rFonts w:ascii="Times New Roman" w:eastAsia="Times New Roman" w:hAnsi="Times New Roman"/>
            <w:sz w:val="24"/>
            <w:u w:val="single"/>
            <w:rtl/>
            <w:lang w:eastAsia="he-IL"/>
          </w:rPr>
          <w:delText xml:space="preserve">  </w:delText>
        </w:r>
        <w:r w:rsidRPr="00F8217A" w:rsidDel="00F8217A">
          <w:rPr>
            <w:rFonts w:ascii="Times New Roman" w:eastAsia="Times New Roman" w:hAnsi="Times New Roman"/>
            <w:sz w:val="24"/>
            <w:u w:val="single"/>
            <w:rtl/>
            <w:lang w:eastAsia="he-IL"/>
          </w:rPr>
          <w:delText xml:space="preserve"> </w:delText>
        </w:r>
        <w:r w:rsidR="00590FDD" w:rsidRPr="00F8217A" w:rsidDel="00F8217A">
          <w:rPr>
            <w:rFonts w:ascii="Times New Roman" w:eastAsia="Times New Roman" w:hAnsi="Times New Roman"/>
            <w:sz w:val="24"/>
            <w:rtl/>
            <w:lang w:eastAsia="he-IL"/>
          </w:rPr>
          <w:delText xml:space="preserve">ש"ח לכל מ"ר </w:delText>
        </w:r>
        <w:r w:rsidR="00590FDD" w:rsidRPr="00F8217A" w:rsidDel="00F8217A">
          <w:rPr>
            <w:rFonts w:ascii="Times New Roman" w:eastAsia="Times New Roman" w:hAnsi="Times New Roman" w:hint="eastAsia"/>
            <w:sz w:val="24"/>
            <w:rtl/>
            <w:lang w:eastAsia="he-IL"/>
          </w:rPr>
          <w:delText>ב</w:delText>
        </w:r>
        <w:r w:rsidR="00590FDD" w:rsidRPr="00F8217A" w:rsidDel="00F8217A">
          <w:rPr>
            <w:rFonts w:ascii="Times New Roman" w:eastAsia="Times New Roman" w:hAnsi="Times New Roman"/>
            <w:sz w:val="24"/>
            <w:rtl/>
            <w:lang w:eastAsia="he-IL"/>
          </w:rPr>
          <w:delText xml:space="preserve">נוי ומקורה </w:delText>
        </w:r>
        <w:r w:rsidR="00590FDD" w:rsidRPr="00F8217A" w:rsidDel="00F8217A">
          <w:rPr>
            <w:rFonts w:ascii="Times New Roman" w:eastAsia="Times New Roman" w:hAnsi="Times New Roman" w:hint="eastAsia"/>
            <w:sz w:val="24"/>
            <w:rtl/>
            <w:lang w:eastAsia="he-IL"/>
          </w:rPr>
          <w:delText>של</w:delText>
        </w:r>
        <w:r w:rsidR="00590FDD" w:rsidRPr="00F8217A" w:rsidDel="00F8217A">
          <w:rPr>
            <w:rFonts w:ascii="Times New Roman" w:eastAsia="Times New Roman" w:hAnsi="Times New Roman"/>
            <w:sz w:val="24"/>
            <w:rtl/>
            <w:lang w:eastAsia="he-IL"/>
          </w:rPr>
          <w:delText xml:space="preserve"> </w:delText>
        </w:r>
        <w:r w:rsidR="00590FDD" w:rsidRPr="00F8217A" w:rsidDel="00F8217A">
          <w:rPr>
            <w:rFonts w:ascii="Times New Roman" w:eastAsia="Times New Roman" w:hAnsi="Times New Roman" w:hint="eastAsia"/>
            <w:sz w:val="24"/>
            <w:rtl/>
            <w:lang w:eastAsia="he-IL"/>
          </w:rPr>
          <w:delText>המרתפים</w:delText>
        </w:r>
        <w:r w:rsidR="00590FDD" w:rsidRPr="00F8217A" w:rsidDel="00F8217A">
          <w:rPr>
            <w:rFonts w:ascii="Times New Roman" w:eastAsia="Times New Roman" w:hAnsi="Times New Roman"/>
            <w:sz w:val="24"/>
            <w:rtl/>
            <w:lang w:eastAsia="he-IL"/>
          </w:rPr>
          <w:delText>.</w:delText>
        </w:r>
      </w:del>
      <w:ins w:id="264" w:author="Meryl Etman" w:date="2021-02-17T17:47:00Z">
        <w:r w:rsidR="00F8217A">
          <w:rPr>
            <w:rFonts w:ascii="Times New Roman" w:eastAsia="Times New Roman" w:hAnsi="Times New Roman" w:hint="cs"/>
            <w:sz w:val="24"/>
            <w:rtl/>
            <w:lang w:eastAsia="he-IL"/>
          </w:rPr>
          <w:t xml:space="preserve"> מבוטל</w:t>
        </w:r>
      </w:ins>
      <w:r w:rsidR="00590FDD" w:rsidRPr="00F8217A">
        <w:rPr>
          <w:rFonts w:ascii="Times New Roman" w:eastAsia="Times New Roman" w:hAnsi="Times New Roman"/>
          <w:sz w:val="24"/>
          <w:rtl/>
          <w:lang w:eastAsia="he-IL"/>
        </w:rPr>
        <w:tab/>
      </w:r>
      <w:r w:rsidR="00590FDD" w:rsidRPr="00F8217A">
        <w:rPr>
          <w:rFonts w:ascii="Times New Roman" w:eastAsia="Times New Roman" w:hAnsi="Times New Roman"/>
          <w:sz w:val="24"/>
          <w:rtl/>
          <w:lang w:eastAsia="he-IL"/>
        </w:rPr>
        <w:tab/>
      </w:r>
      <w:r w:rsidR="00590FDD" w:rsidRPr="00F8217A">
        <w:rPr>
          <w:rFonts w:ascii="Times New Roman" w:eastAsia="Times New Roman" w:hAnsi="Times New Roman"/>
          <w:sz w:val="24"/>
          <w:rtl/>
          <w:lang w:eastAsia="he-IL"/>
        </w:rPr>
        <w:tab/>
      </w:r>
      <w:r w:rsidR="00590FDD" w:rsidRPr="00F8217A">
        <w:rPr>
          <w:rFonts w:ascii="Times New Roman" w:eastAsia="Times New Roman" w:hAnsi="Times New Roman"/>
          <w:sz w:val="24"/>
          <w:rtl/>
          <w:lang w:eastAsia="he-IL"/>
        </w:rPr>
        <w:tab/>
      </w:r>
    </w:p>
    <w:p w14:paraId="69253691"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53AB5A13"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6FAB7F57" w14:textId="31A5647B"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65" w:author="Meryl Etman" w:date="2021-02-17T17:06:00Z">
            <w:r w:rsidR="004262DB">
              <w:rPr>
                <w:rFonts w:hint="cs"/>
                <w:color w:val="008000"/>
                <w:rtl/>
              </w:rPr>
              <w:t>מדד המחירים לצרכן</w:t>
            </w:r>
          </w:ins>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266" w:author="Meryl Etman" w:date="2021-02-17T17:06:00Z">
            <w:r w:rsidR="004262DB">
              <w:rPr>
                <w:rFonts w:hint="cs"/>
                <w:color w:val="008000"/>
                <w:rtl/>
              </w:rPr>
              <w:t>בגין</w:t>
            </w:r>
          </w:ins>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01T00:00:00Z">
            <w:dateFormat w:val="dd/MM/yyyy"/>
            <w:lid w:val="he-IL"/>
            <w:storeMappedDataAs w:val="dateTime"/>
            <w:calendar w:val="gregorian"/>
          </w:date>
        </w:sdtPr>
        <w:sdtContent>
          <w:ins w:id="267" w:author="Meryl Etman" w:date="2021-02-17T17:06:00Z">
            <w:r w:rsidR="004262DB">
              <w:rPr>
                <w:rFonts w:hint="cs"/>
                <w:color w:val="008000"/>
                <w:rtl/>
              </w:rPr>
              <w:t>‏01/12/2020</w:t>
            </w:r>
          </w:ins>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268" w:author="Meryl Etman" w:date="2021-02-17T17:06:00Z">
            <w:r w:rsidR="004262DB">
              <w:rPr>
                <w:rFonts w:hint="cs"/>
                <w:color w:val="008000"/>
                <w:rtl/>
              </w:rPr>
              <w:t>223.1145</w:t>
            </w:r>
          </w:ins>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214110C9"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82DC350"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EAABB29"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26DB11B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D42D8F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88A6CD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017F8B7F"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15172A8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4C6668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3A579827"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4D74E938"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923F1CC"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08ECBE1A" w14:textId="77777777" w:rsidTr="000555DD">
        <w:tc>
          <w:tcPr>
            <w:tcW w:w="1026" w:type="dxa"/>
            <w:vAlign w:val="bottom"/>
          </w:tcPr>
          <w:p w14:paraId="12FFDA8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7C6F487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543B7B0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470A0EE0" w14:textId="77777777" w:rsidTr="000555DD">
        <w:tc>
          <w:tcPr>
            <w:tcW w:w="1026" w:type="dxa"/>
            <w:vAlign w:val="bottom"/>
          </w:tcPr>
          <w:p w14:paraId="7D45A22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736A2FD8"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4BBA598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495A30BC" w14:textId="77777777" w:rsidTr="000555DD">
        <w:tc>
          <w:tcPr>
            <w:tcW w:w="1026" w:type="dxa"/>
            <w:vAlign w:val="bottom"/>
          </w:tcPr>
          <w:p w14:paraId="67E977FF"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02AD5C90"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4FC4BB8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3D73D8A0" w14:textId="77777777" w:rsidTr="000555DD">
        <w:tc>
          <w:tcPr>
            <w:tcW w:w="1026" w:type="dxa"/>
            <w:vAlign w:val="bottom"/>
          </w:tcPr>
          <w:p w14:paraId="240C8A3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101F4BBB"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1BA9000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6853B2AB" w14:textId="77777777" w:rsidTr="000555DD">
        <w:tc>
          <w:tcPr>
            <w:tcW w:w="1026" w:type="dxa"/>
            <w:vAlign w:val="bottom"/>
          </w:tcPr>
          <w:p w14:paraId="204A4D2A"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5D7F125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6EEF2B0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28FA302E" w14:textId="77777777" w:rsidTr="000555DD">
        <w:tc>
          <w:tcPr>
            <w:tcW w:w="1026" w:type="dxa"/>
            <w:vAlign w:val="bottom"/>
          </w:tcPr>
          <w:p w14:paraId="6DFA2A40"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3133DB2D"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2D6C25F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237F4DF1" w14:textId="77777777" w:rsidTr="000555DD">
        <w:tc>
          <w:tcPr>
            <w:tcW w:w="1026" w:type="dxa"/>
            <w:vAlign w:val="bottom"/>
          </w:tcPr>
          <w:p w14:paraId="21172350"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0FB27C4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4D5726F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18852F82" w14:textId="77777777" w:rsidTr="000555DD">
        <w:tc>
          <w:tcPr>
            <w:tcW w:w="1026" w:type="dxa"/>
            <w:vAlign w:val="bottom"/>
          </w:tcPr>
          <w:p w14:paraId="65DDD97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0AEC6594"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2A018CD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2F970F24" w14:textId="77777777" w:rsidTr="000555DD">
        <w:tc>
          <w:tcPr>
            <w:tcW w:w="1026" w:type="dxa"/>
            <w:vAlign w:val="bottom"/>
          </w:tcPr>
          <w:p w14:paraId="487C5D6D"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6618F836"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66F712B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4F100AB8" w14:textId="77777777" w:rsidTr="000555DD">
        <w:tc>
          <w:tcPr>
            <w:tcW w:w="1026" w:type="dxa"/>
            <w:vAlign w:val="bottom"/>
          </w:tcPr>
          <w:p w14:paraId="512CA52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38C9AC07"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2BD96BF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0D9975C2" w14:textId="77777777" w:rsidTr="000555DD">
        <w:tc>
          <w:tcPr>
            <w:tcW w:w="1026" w:type="dxa"/>
            <w:vAlign w:val="bottom"/>
          </w:tcPr>
          <w:p w14:paraId="357817D3"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5B36D178"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610EBDEF"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6D49CB74" w14:textId="77777777" w:rsidTr="000555DD">
        <w:tc>
          <w:tcPr>
            <w:tcW w:w="1026" w:type="dxa"/>
          </w:tcPr>
          <w:p w14:paraId="53475796"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72F7F399"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2D493A2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430F0BB0"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3340442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383E84F"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3673EB80"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181E6E4F"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627A9A40"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47C6304" w14:textId="4705B5A0" w:rsidR="00590FDD" w:rsidRPr="00555D91"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Change w:id="269" w:author="Meryl Etman" w:date="2021-05-20T09:36:00Z">
            <w:rPr>
              <w:rFonts w:ascii="Times New Roman" w:eastAsia="Times New Roman" w:hAnsi="Times New Roman"/>
              <w:sz w:val="24"/>
              <w:rtl/>
              <w:lang w:eastAsia="he-IL"/>
            </w:rPr>
          </w:rPrChange>
        </w:rPr>
      </w:pPr>
      <w:del w:id="270" w:author="Meryl Etman" w:date="2021-02-17T17:29:00Z">
        <w:r w:rsidRPr="00555D91" w:rsidDel="0098780E">
          <w:rPr>
            <w:rFonts w:ascii="Times New Roman" w:eastAsia="Times New Roman" w:hAnsi="Times New Roman"/>
            <w:sz w:val="24"/>
            <w:rtl/>
            <w:lang w:eastAsia="he-IL"/>
          </w:rPr>
          <w:delText>הגשת החשבונות תתבצע תוך הטענתם לתיקיית "חשבונות מוגשים" במערכת ה-</w:delText>
        </w:r>
        <w:r w:rsidRPr="00555D91" w:rsidDel="0098780E">
          <w:rPr>
            <w:rFonts w:ascii="Times New Roman" w:eastAsia="Times New Roman" w:hAnsi="Times New Roman"/>
            <w:sz w:val="24"/>
            <w:lang w:eastAsia="he-IL"/>
            <w:rPrChange w:id="271" w:author="Meryl Etman" w:date="2021-05-20T09:36:00Z">
              <w:rPr>
                <w:rFonts w:ascii="Times New Roman" w:eastAsia="Times New Roman" w:hAnsi="Times New Roman"/>
                <w:sz w:val="24"/>
                <w:lang w:eastAsia="he-IL"/>
              </w:rPr>
            </w:rPrChange>
          </w:rPr>
          <w:delText>view</w:delText>
        </w:r>
        <w:r w:rsidRPr="00555D91" w:rsidDel="0098780E">
          <w:rPr>
            <w:rFonts w:ascii="Times New Roman" w:eastAsia="Times New Roman" w:hAnsi="Times New Roman"/>
            <w:sz w:val="24"/>
            <w:rtl/>
            <w:lang w:eastAsia="he-IL"/>
            <w:rPrChange w:id="272" w:author="Meryl Etman" w:date="2021-05-20T09:36:00Z">
              <w:rPr>
                <w:rFonts w:ascii="Times New Roman" w:eastAsia="Times New Roman" w:hAnsi="Times New Roman"/>
                <w:sz w:val="24"/>
                <w:rtl/>
                <w:lang w:eastAsia="he-IL"/>
              </w:rPr>
            </w:rPrChange>
          </w:rPr>
          <w:delText>@ ויידוע המנהל בהתאם. מובהר כי הטענת החשבון למערכת מהווה תנאי לטיפול בו</w:delText>
        </w:r>
      </w:del>
      <w:ins w:id="273" w:author="Meryl Etman" w:date="2021-02-17T17:29:00Z">
        <w:r w:rsidR="0098780E" w:rsidRPr="00555D91">
          <w:rPr>
            <w:rFonts w:ascii="Times New Roman" w:eastAsia="Times New Roman" w:hAnsi="Times New Roman" w:hint="eastAsia"/>
            <w:sz w:val="24"/>
            <w:rtl/>
            <w:lang w:eastAsia="he-IL"/>
            <w:rPrChange w:id="274" w:author="Meryl Etman" w:date="2021-05-20T09:36:00Z">
              <w:rPr>
                <w:rFonts w:ascii="Times New Roman" w:eastAsia="Times New Roman" w:hAnsi="Times New Roman" w:hint="eastAsia"/>
                <w:sz w:val="24"/>
                <w:rtl/>
                <w:lang w:eastAsia="he-IL"/>
              </w:rPr>
            </w:rPrChange>
          </w:rPr>
          <w:t>מבוטל</w:t>
        </w:r>
      </w:ins>
      <w:r w:rsidRPr="00555D91">
        <w:rPr>
          <w:rFonts w:ascii="Times New Roman" w:eastAsia="Times New Roman" w:hAnsi="Times New Roman"/>
          <w:sz w:val="24"/>
          <w:rtl/>
          <w:lang w:eastAsia="he-IL"/>
          <w:rPrChange w:id="275" w:author="Meryl Etman" w:date="2021-05-20T09:36:00Z">
            <w:rPr>
              <w:rFonts w:ascii="Times New Roman" w:eastAsia="Times New Roman" w:hAnsi="Times New Roman"/>
              <w:sz w:val="24"/>
              <w:rtl/>
              <w:lang w:eastAsia="he-IL"/>
            </w:rPr>
          </w:rPrChange>
        </w:rPr>
        <w:t>.</w:t>
      </w:r>
    </w:p>
    <w:p w14:paraId="02EF5B2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388EB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6ADD2D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7EB51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8F6CAB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CAA1C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ACE89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64DE5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AB3CEB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F0DDAB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8B38C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0CFB0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E07679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D1D746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0772E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CEE4F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232159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6724D0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A02720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DCE72F"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779DC6D8"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t>נספח "ו''</w:t>
      </w:r>
    </w:p>
    <w:p w14:paraId="7AE24553"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558A80E7"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D801295" w14:textId="6458CC92" w:rsidR="004E32D2" w:rsidRPr="004E32D2" w:rsidRDefault="007E1476">
          <w:pPr>
            <w:widowControl w:val="0"/>
            <w:spacing w:before="0" w:beforeAutospacing="0" w:after="0" w:afterAutospacing="0" w:line="240" w:lineRule="auto"/>
            <w:rPr>
              <w:rFonts w:ascii="Times New Roman" w:eastAsia="Times New Roman" w:hAnsi="Times New Roman"/>
              <w:color w:val="008000"/>
              <w:sz w:val="24"/>
              <w:rtl/>
              <w:lang w:eastAsia="he-IL"/>
            </w:rPr>
            <w:pPrChange w:id="276" w:author="Meryl Etman" w:date="2021-02-17T17:29:00Z">
              <w:pPr>
                <w:widowControl w:val="0"/>
                <w:spacing w:before="0" w:beforeAutospacing="0" w:after="0" w:afterAutospacing="0" w:line="240" w:lineRule="auto"/>
                <w:jc w:val="both"/>
              </w:pPr>
            </w:pPrChange>
          </w:pPr>
          <w:ins w:id="277" w:author="Meryl Etman" w:date="2021-02-17T17:01:00Z">
            <w:r>
              <w:rPr>
                <w:rFonts w:ascii="Times New Roman" w:eastAsia="Times New Roman" w:hAnsi="Times New Roman"/>
                <w:color w:val="008000"/>
                <w:sz w:val="24"/>
                <w:rtl/>
                <w:lang w:eastAsia="he-IL"/>
              </w:rPr>
              <w:br/>
              <w:t>אפריקה ישראל מגורים בע"מ וישראל אדלר ובנו חברה להשקעות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558075404</w:t>
            </w:r>
            <w:r>
              <w:rPr>
                <w:rFonts w:ascii="Times New Roman" w:eastAsia="Times New Roman" w:hAnsi="Times New Roman"/>
                <w:color w:val="008000"/>
                <w:sz w:val="24"/>
                <w:rtl/>
                <w:lang w:eastAsia="he-IL"/>
              </w:rPr>
              <w:br/>
            </w:r>
          </w:ins>
        </w:p>
      </w:sdtContent>
    </w:sdt>
    <w:p w14:paraId="7555B0D9" w14:textId="77777777" w:rsidR="004E32D2" w:rsidRPr="004E32D2" w:rsidDel="00DF2912" w:rsidRDefault="004E32D2" w:rsidP="004E32D2">
      <w:pPr>
        <w:widowControl w:val="0"/>
        <w:spacing w:before="0" w:beforeAutospacing="0" w:after="0" w:afterAutospacing="0" w:line="240" w:lineRule="auto"/>
        <w:jc w:val="both"/>
        <w:rPr>
          <w:del w:id="278" w:author="Meryl Etman" w:date="2021-05-20T09:42:00Z"/>
          <w:rFonts w:ascii="Times New Roman" w:eastAsia="Times New Roman" w:hAnsi="Times New Roman"/>
          <w:color w:val="008000"/>
          <w:sz w:val="24"/>
          <w:rtl/>
          <w:lang w:eastAsia="he-IL"/>
        </w:rPr>
      </w:pPr>
    </w:p>
    <w:p w14:paraId="736E630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6CDACB0D"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20ACB021"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1BEDA5F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07042B74" w14:textId="623073E8"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9"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0"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1"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hint="cs"/>
          <w:sz w:val="24"/>
          <w:rtl/>
          <w:lang w:eastAsia="he-IL"/>
        </w:rPr>
        <w:t xml:space="preserve"> *,מצהיר בזאת ומתחייב כלפיכם כדלקמן:</w:t>
      </w:r>
    </w:p>
    <w:p w14:paraId="4603C241"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9400B89" w14:textId="04057F7A"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2"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83" w:author="Meryl Etman" w:date="2021-02-17T17:00:00Z">
            <w:r w:rsidR="007E1476">
              <w:rPr>
                <w:rFonts w:ascii="Times New Roman" w:eastAsia="Times New Roman" w:hAnsi="Times New Roman" w:hint="cs"/>
                <w:bCs/>
                <w:color w:val="008000"/>
                <w:sz w:val="24"/>
                <w:rtl/>
                <w:lang w:eastAsia="he-IL"/>
              </w:rPr>
              <w:t>סביוני נצר סירני - בניין 31</w:t>
            </w:r>
          </w:ins>
        </w:sdtContent>
      </w:sdt>
      <w:r w:rsidRPr="004E32D2">
        <w:rPr>
          <w:rFonts w:ascii="Times New Roman" w:eastAsia="Times New Roman" w:hAnsi="Times New Roman" w:hint="cs"/>
          <w:color w:val="008000"/>
          <w:sz w:val="24"/>
          <w:rtl/>
          <w:lang w:eastAsia="he-IL"/>
        </w:rPr>
        <w:t>.</w:t>
      </w:r>
    </w:p>
    <w:p w14:paraId="49074B0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7D63797" w14:textId="30CE09DA"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4"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301F72D9"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4185C440" w14:textId="04020978"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85"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43C6A7C9"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371FB05F"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55BE0AFF"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76B8B459"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EBA0C3"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8831801" w14:textId="77777777" w:rsidR="004E32D2" w:rsidRPr="004E32D2" w:rsidDel="00DF2912" w:rsidRDefault="004E32D2" w:rsidP="004E32D2">
      <w:pPr>
        <w:widowControl w:val="0"/>
        <w:numPr>
          <w:ilvl w:val="0"/>
          <w:numId w:val="11"/>
        </w:numPr>
        <w:tabs>
          <w:tab w:val="num" w:pos="515"/>
        </w:tabs>
        <w:spacing w:before="0" w:beforeAutospacing="0" w:after="0" w:afterAutospacing="0" w:line="360" w:lineRule="auto"/>
        <w:ind w:left="515" w:hanging="515"/>
        <w:jc w:val="both"/>
        <w:rPr>
          <w:del w:id="286" w:author="Meryl Etman" w:date="2021-05-20T09:42:00Z"/>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183CBCED" w14:textId="77777777" w:rsidR="004E32D2" w:rsidRPr="00DF2912" w:rsidRDefault="004E32D2" w:rsidP="00DF291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Change w:id="287" w:author="Meryl Etman" w:date="2021-05-20T09:42:00Z">
            <w:rPr>
              <w:rFonts w:ascii="Times New Roman" w:eastAsia="Times New Roman" w:hAnsi="Times New Roman"/>
              <w:sz w:val="24"/>
              <w:rtl/>
              <w:lang w:eastAsia="he-IL"/>
            </w:rPr>
          </w:rPrChange>
        </w:rPr>
        <w:pPrChange w:id="288" w:author="Meryl Etman" w:date="2021-05-20T09:42:00Z">
          <w:pPr>
            <w:widowControl w:val="0"/>
            <w:spacing w:before="0" w:beforeAutospacing="0" w:after="0" w:afterAutospacing="0" w:line="360" w:lineRule="auto"/>
            <w:jc w:val="both"/>
          </w:pPr>
        </w:pPrChange>
      </w:pPr>
    </w:p>
    <w:p w14:paraId="6D288C6A" w14:textId="77777777" w:rsidR="004E32D2" w:rsidRPr="004E32D2" w:rsidDel="00DF2912" w:rsidRDefault="004E32D2" w:rsidP="004E32D2">
      <w:pPr>
        <w:widowControl w:val="0"/>
        <w:spacing w:before="0" w:beforeAutospacing="0" w:after="0" w:afterAutospacing="0" w:line="360" w:lineRule="auto"/>
        <w:ind w:left="6480" w:hanging="1151"/>
        <w:jc w:val="both"/>
        <w:rPr>
          <w:del w:id="289" w:author="Meryl Etman" w:date="2021-05-20T09:42:00Z"/>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479FA0D0" w14:textId="77777777" w:rsidR="004E32D2" w:rsidRPr="004E32D2" w:rsidRDefault="004E32D2" w:rsidP="00DF291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Change w:id="290" w:author="Meryl Etman" w:date="2021-05-20T09:42:00Z">
          <w:pPr>
            <w:widowControl w:val="0"/>
            <w:spacing w:before="0" w:beforeAutospacing="0" w:after="0" w:afterAutospacing="0" w:line="360" w:lineRule="auto"/>
            <w:ind w:left="5040"/>
            <w:jc w:val="both"/>
          </w:pPr>
        </w:pPrChange>
      </w:pPr>
    </w:p>
    <w:p w14:paraId="51E93164"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7A189D65" w14:textId="38B0163A"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del w:id="291" w:author="Meryl Etman" w:date="2021-05-20T09:41:00Z">
        <w:r w:rsidRPr="004E32D2" w:rsidDel="00DF2912">
          <w:rPr>
            <w:rFonts w:ascii="Times New Roman" w:eastAsia="Times New Roman" w:hAnsi="Times New Roman" w:hint="cs"/>
            <w:color w:val="00B0F0"/>
            <w:sz w:val="24"/>
            <w:rtl/>
            <w:lang w:eastAsia="he-IL"/>
          </w:rPr>
          <w:delText xml:space="preserve">              </w:delText>
        </w:r>
      </w:del>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92" w:author="Meryl Etman" w:date="2021-02-17T17:04:00Z">
            <w:r w:rsidR="004262DB">
              <w:rPr>
                <w:rFonts w:ascii="Times New Roman" w:eastAsia="Times New Roman" w:hAnsi="Times New Roman"/>
                <w:color w:val="00B0F0"/>
                <w:sz w:val="20"/>
                <w:u w:val="single"/>
                <w:rtl/>
                <w:lang w:eastAsia="he-IL"/>
              </w:rPr>
              <w:t>טומי עברון - הנדסת בניין בע"מ</w:t>
            </w:r>
          </w:ins>
        </w:sdtContent>
      </w:sdt>
    </w:p>
    <w:p w14:paraId="1D5B2441"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4C8A8F21"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7AA1C3B2"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2ADD7448"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0CC2C84C"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555D91">
        <w:rPr>
          <w:rFonts w:ascii="Times New Roman" w:eastAsia="Times New Roman" w:hAnsi="Times New Roman" w:hint="cs"/>
          <w:sz w:val="24"/>
          <w:rtl/>
          <w:lang w:eastAsia="he-IL"/>
          <w:rPrChange w:id="293" w:author="Meryl Etman" w:date="2021-05-20T09:36:00Z">
            <w:rPr>
              <w:rFonts w:ascii="Times New Roman" w:eastAsia="Times New Roman" w:hAnsi="Times New Roman" w:hint="cs"/>
              <w:sz w:val="24"/>
              <w:highlight w:val="yellow"/>
              <w:rtl/>
              <w:lang w:eastAsia="he-IL"/>
            </w:rPr>
          </w:rPrChange>
        </w:rPr>
        <w:t>*מחק את המיותר</w:t>
      </w:r>
    </w:p>
    <w:p w14:paraId="278AD2CB" w14:textId="77777777" w:rsidR="004E32D2" w:rsidRPr="004E32D2" w:rsidDel="00DF2912" w:rsidRDefault="004E32D2" w:rsidP="004E32D2">
      <w:pPr>
        <w:widowControl w:val="0"/>
        <w:spacing w:before="0" w:beforeAutospacing="0" w:after="0" w:afterAutospacing="0" w:line="240" w:lineRule="auto"/>
        <w:jc w:val="center"/>
        <w:rPr>
          <w:del w:id="294" w:author="Meryl Etman" w:date="2021-05-20T09:42:00Z"/>
          <w:rFonts w:ascii="Times New Roman" w:eastAsia="Times New Roman" w:hAnsi="Times New Roman"/>
          <w:bCs/>
          <w:sz w:val="20"/>
          <w:u w:val="single"/>
          <w:rtl/>
          <w:lang w:eastAsia="he-IL"/>
        </w:rPr>
      </w:pPr>
      <w:bookmarkStart w:id="295" w:name="_GoBack"/>
      <w:bookmarkEnd w:id="295"/>
      <w:del w:id="296" w:author="Meryl Etman" w:date="2021-05-20T09:42:00Z">
        <w:r w:rsidRPr="004E32D2" w:rsidDel="00DF2912">
          <w:rPr>
            <w:rFonts w:ascii="Times New Roman" w:eastAsia="Times New Roman" w:hAnsi="Times New Roman" w:hint="cs"/>
            <w:bCs/>
            <w:sz w:val="24"/>
            <w:u w:val="single"/>
            <w:rtl/>
            <w:lang w:eastAsia="he-IL"/>
          </w:rPr>
          <w:br w:type="page"/>
        </w:r>
      </w:del>
    </w:p>
    <w:p w14:paraId="13C57EA8" w14:textId="77777777" w:rsidR="003E5958" w:rsidRPr="003E5958" w:rsidRDefault="003E5958" w:rsidP="00DF2912">
      <w:pPr>
        <w:widowControl w:val="0"/>
        <w:spacing w:before="0" w:beforeAutospacing="0" w:after="0" w:afterAutospacing="0" w:line="240" w:lineRule="auto"/>
        <w:jc w:val="center"/>
        <w:rPr>
          <w:rFonts w:ascii="Times New Roman" w:eastAsia="Times New Roman" w:hAnsi="Times New Roman"/>
          <w:sz w:val="20"/>
          <w:lang w:eastAsia="he-IL"/>
        </w:rPr>
        <w:pPrChange w:id="297" w:author="Meryl Etman" w:date="2021-05-20T09:42:00Z">
          <w:pPr>
            <w:spacing w:before="0" w:beforeAutospacing="0" w:after="0" w:afterAutospacing="0" w:line="240" w:lineRule="auto"/>
            <w:jc w:val="center"/>
          </w:pPr>
        </w:pPrChange>
      </w:pPr>
      <w:r w:rsidRPr="003E5958">
        <w:rPr>
          <w:rFonts w:ascii="Times New Roman" w:eastAsia="Times New Roman" w:hAnsi="Times New Roman" w:hint="cs"/>
          <w:bCs/>
          <w:sz w:val="20"/>
          <w:u w:val="single"/>
          <w:rtl/>
          <w:lang w:eastAsia="he-IL"/>
        </w:rPr>
        <w:t>נספח "ז''</w:t>
      </w:r>
    </w:p>
    <w:p w14:paraId="1A989C65"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6BB48C5B"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08796BB5"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525C0E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לכיסוי חבותו המקצועית של המתכנן ביחס להתחייבויותיו על פי ההסכם הנדון.</w:t>
      </w:r>
    </w:p>
    <w:p w14:paraId="0466B9C3"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גבול האחריות על פי הפוליסה לא יפחת מ- 4,000,000 ₪  (ארבעה מליון ₪) לאירוע ובסה"כ לתקופת הביטוח.</w:t>
      </w:r>
    </w:p>
    <w:p w14:paraId="73F11EC4"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4363680"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ED57231"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4D8A834A"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55DB7E48"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6088662C"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BC493E7"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F6AF0AA"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749F8B63"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7B348E1"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23FFB994" w14:textId="77777777" w:rsidR="003E5958" w:rsidRPr="003E5958" w:rsidRDefault="003E5958" w:rsidP="003E5958">
      <w:pPr>
        <w:ind w:left="364"/>
        <w:contextualSpacing/>
        <w:rPr>
          <w:rFonts w:ascii="Times New Roman" w:eastAsia="Calibri" w:hAnsi="Times New Roman" w:cs="Arial"/>
          <w:szCs w:val="22"/>
          <w:rtl/>
        </w:rPr>
      </w:pPr>
    </w:p>
    <w:p w14:paraId="247F347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0B861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8237B7E"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4455C8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3FB730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07867B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62F128C"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6E75A8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487D1F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98DE48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38561BE" w14:textId="7C80ED70" w:rsidR="0098780E" w:rsidRDefault="0098780E" w:rsidP="0098780E">
      <w:pPr>
        <w:widowControl w:val="0"/>
        <w:spacing w:before="0" w:beforeAutospacing="0" w:after="0" w:afterAutospacing="0" w:line="240" w:lineRule="auto"/>
        <w:rPr>
          <w:ins w:id="298" w:author="Meryl Etman" w:date="2021-02-17T17:31:00Z"/>
          <w:rFonts w:ascii="Times New Roman" w:eastAsia="Times New Roman" w:hAnsi="Times New Roman"/>
          <w:bCs/>
          <w:sz w:val="24"/>
          <w:u w:val="single"/>
          <w:rtl/>
          <w:lang w:eastAsia="he-IL"/>
        </w:rPr>
      </w:pPr>
    </w:p>
    <w:p w14:paraId="7921CFE7" w14:textId="77777777" w:rsidR="0098780E" w:rsidRDefault="0098780E">
      <w:pPr>
        <w:bidi w:val="0"/>
        <w:spacing w:before="0" w:beforeAutospacing="0" w:after="160" w:afterAutospacing="0" w:line="259" w:lineRule="auto"/>
        <w:rPr>
          <w:ins w:id="299" w:author="Meryl Etman" w:date="2021-02-17T17:31:00Z"/>
          <w:rFonts w:ascii="Times New Roman" w:eastAsia="Times New Roman" w:hAnsi="Times New Roman"/>
          <w:bCs/>
          <w:sz w:val="24"/>
          <w:u w:val="single"/>
          <w:rtl/>
          <w:lang w:eastAsia="he-IL"/>
        </w:rPr>
      </w:pPr>
      <w:ins w:id="300" w:author="Meryl Etman" w:date="2021-02-17T17:31:00Z">
        <w:r>
          <w:rPr>
            <w:rFonts w:ascii="Times New Roman" w:eastAsia="Times New Roman" w:hAnsi="Times New Roman"/>
            <w:bCs/>
            <w:sz w:val="24"/>
            <w:u w:val="single"/>
            <w:rtl/>
            <w:lang w:eastAsia="he-IL"/>
          </w:rPr>
          <w:br w:type="page"/>
        </w:r>
      </w:ins>
    </w:p>
    <w:p w14:paraId="22E66A18" w14:textId="77777777" w:rsidR="003E5958" w:rsidRPr="003E5958" w:rsidDel="0098780E" w:rsidRDefault="003E5958" w:rsidP="003E5958">
      <w:pPr>
        <w:keepNext/>
        <w:widowControl w:val="0"/>
        <w:spacing w:before="0" w:beforeAutospacing="0" w:after="0" w:afterAutospacing="0" w:line="240" w:lineRule="auto"/>
        <w:jc w:val="center"/>
        <w:outlineLvl w:val="1"/>
        <w:rPr>
          <w:del w:id="301" w:author="Meryl Etman" w:date="2021-02-17T17:31:00Z"/>
          <w:rFonts w:ascii="Times New Roman" w:eastAsia="Times New Roman" w:hAnsi="Times New Roman"/>
          <w:bCs/>
          <w:sz w:val="24"/>
          <w:u w:val="single"/>
          <w:rtl/>
          <w:lang w:eastAsia="he-IL"/>
        </w:rPr>
      </w:pPr>
    </w:p>
    <w:p w14:paraId="1F03872C" w14:textId="7DB822FB" w:rsidR="003E5958" w:rsidRPr="003E5958" w:rsidDel="0098780E" w:rsidRDefault="003E5958" w:rsidP="003E5958">
      <w:pPr>
        <w:keepNext/>
        <w:widowControl w:val="0"/>
        <w:spacing w:before="0" w:beforeAutospacing="0" w:after="0" w:afterAutospacing="0" w:line="240" w:lineRule="auto"/>
        <w:jc w:val="center"/>
        <w:outlineLvl w:val="1"/>
        <w:rPr>
          <w:del w:id="302" w:author="Meryl Etman" w:date="2021-02-17T17:31:00Z"/>
          <w:rFonts w:ascii="Times New Roman" w:eastAsia="Times New Roman" w:hAnsi="Times New Roman"/>
          <w:bCs/>
          <w:sz w:val="24"/>
          <w:u w:val="single"/>
          <w:rtl/>
          <w:lang w:eastAsia="he-IL"/>
        </w:rPr>
      </w:pPr>
    </w:p>
    <w:p w14:paraId="656571F5" w14:textId="77777777" w:rsidR="003E5958" w:rsidRPr="003E5958" w:rsidDel="0098780E" w:rsidRDefault="003E5958" w:rsidP="003E5958">
      <w:pPr>
        <w:keepNext/>
        <w:widowControl w:val="0"/>
        <w:spacing w:before="0" w:beforeAutospacing="0" w:after="0" w:afterAutospacing="0" w:line="240" w:lineRule="auto"/>
        <w:jc w:val="center"/>
        <w:outlineLvl w:val="1"/>
        <w:rPr>
          <w:del w:id="303" w:author="Meryl Etman" w:date="2021-02-17T17:30:00Z"/>
          <w:rFonts w:ascii="Times New Roman" w:eastAsia="Times New Roman" w:hAnsi="Times New Roman"/>
          <w:bCs/>
          <w:sz w:val="24"/>
          <w:u w:val="single"/>
          <w:rtl/>
          <w:lang w:eastAsia="he-IL"/>
        </w:rPr>
      </w:pPr>
    </w:p>
    <w:p w14:paraId="7FD1AF13" w14:textId="77777777" w:rsidR="003E5958" w:rsidRPr="003E5958" w:rsidDel="0098780E" w:rsidRDefault="003E5958" w:rsidP="003E5958">
      <w:pPr>
        <w:keepNext/>
        <w:widowControl w:val="0"/>
        <w:spacing w:before="0" w:beforeAutospacing="0" w:after="0" w:afterAutospacing="0" w:line="240" w:lineRule="auto"/>
        <w:jc w:val="center"/>
        <w:outlineLvl w:val="1"/>
        <w:rPr>
          <w:del w:id="304" w:author="Meryl Etman" w:date="2021-02-17T17:30:00Z"/>
          <w:rFonts w:ascii="Times New Roman" w:eastAsia="Times New Roman" w:hAnsi="Times New Roman"/>
          <w:bCs/>
          <w:sz w:val="24"/>
          <w:u w:val="single"/>
          <w:rtl/>
          <w:lang w:eastAsia="he-IL"/>
        </w:rPr>
      </w:pPr>
    </w:p>
    <w:p w14:paraId="2A365B66" w14:textId="77777777" w:rsidR="003E5958" w:rsidRPr="003E5958" w:rsidDel="0098780E" w:rsidRDefault="003E5958" w:rsidP="003E5958">
      <w:pPr>
        <w:keepNext/>
        <w:widowControl w:val="0"/>
        <w:spacing w:before="0" w:beforeAutospacing="0" w:after="0" w:afterAutospacing="0" w:line="240" w:lineRule="auto"/>
        <w:jc w:val="center"/>
        <w:outlineLvl w:val="1"/>
        <w:rPr>
          <w:del w:id="305" w:author="Meryl Etman" w:date="2021-02-17T17:30:00Z"/>
          <w:rFonts w:ascii="Times New Roman" w:eastAsia="Times New Roman" w:hAnsi="Times New Roman"/>
          <w:bCs/>
          <w:sz w:val="24"/>
          <w:u w:val="single"/>
          <w:rtl/>
          <w:lang w:eastAsia="he-IL"/>
        </w:rPr>
      </w:pPr>
    </w:p>
    <w:p w14:paraId="025D1653" w14:textId="77777777" w:rsidR="003E5958" w:rsidRPr="003E5958" w:rsidDel="0098780E" w:rsidRDefault="003E5958" w:rsidP="003E5958">
      <w:pPr>
        <w:keepNext/>
        <w:widowControl w:val="0"/>
        <w:spacing w:before="0" w:beforeAutospacing="0" w:after="0" w:afterAutospacing="0" w:line="240" w:lineRule="auto"/>
        <w:jc w:val="center"/>
        <w:outlineLvl w:val="1"/>
        <w:rPr>
          <w:del w:id="306" w:author="Meryl Etman" w:date="2021-02-17T17:30:00Z"/>
          <w:rFonts w:ascii="Times New Roman" w:eastAsia="Times New Roman" w:hAnsi="Times New Roman"/>
          <w:bCs/>
          <w:sz w:val="24"/>
          <w:u w:val="single"/>
          <w:rtl/>
          <w:lang w:eastAsia="he-IL"/>
        </w:rPr>
      </w:pPr>
    </w:p>
    <w:p w14:paraId="482E1F74" w14:textId="77777777" w:rsidR="003E5958" w:rsidRPr="003E5958" w:rsidDel="0098780E" w:rsidRDefault="003E5958" w:rsidP="003E5958">
      <w:pPr>
        <w:widowControl w:val="0"/>
        <w:spacing w:before="0" w:beforeAutospacing="0" w:after="0" w:afterAutospacing="0" w:line="240" w:lineRule="auto"/>
        <w:jc w:val="center"/>
        <w:rPr>
          <w:del w:id="307" w:author="Meryl Etman" w:date="2021-02-17T17:30:00Z"/>
          <w:rFonts w:ascii="Times New Roman" w:eastAsia="Times New Roman" w:hAnsi="Times New Roman"/>
          <w:bCs/>
          <w:sz w:val="24"/>
          <w:u w:val="single"/>
          <w:rtl/>
          <w:lang w:eastAsia="he-IL"/>
        </w:rPr>
      </w:pPr>
    </w:p>
    <w:p w14:paraId="2C7992EA" w14:textId="77777777" w:rsidR="003E5958" w:rsidRPr="003E5958" w:rsidDel="0098780E" w:rsidRDefault="003E5958" w:rsidP="003E5958">
      <w:pPr>
        <w:widowControl w:val="0"/>
        <w:spacing w:before="0" w:beforeAutospacing="0" w:after="0" w:afterAutospacing="0" w:line="240" w:lineRule="auto"/>
        <w:jc w:val="center"/>
        <w:rPr>
          <w:del w:id="308" w:author="Meryl Etman" w:date="2021-02-17T17:30:00Z"/>
          <w:rFonts w:ascii="Times New Roman" w:eastAsia="Times New Roman" w:hAnsi="Times New Roman"/>
          <w:bCs/>
          <w:sz w:val="24"/>
          <w:u w:val="single"/>
          <w:rtl/>
          <w:lang w:eastAsia="he-IL"/>
        </w:rPr>
      </w:pPr>
    </w:p>
    <w:p w14:paraId="4F05E975" w14:textId="77777777" w:rsidR="003E5958" w:rsidRPr="003E5958" w:rsidDel="0098780E" w:rsidRDefault="003E5958" w:rsidP="003E5958">
      <w:pPr>
        <w:widowControl w:val="0"/>
        <w:spacing w:before="0" w:beforeAutospacing="0" w:after="0" w:afterAutospacing="0" w:line="240" w:lineRule="auto"/>
        <w:jc w:val="center"/>
        <w:rPr>
          <w:del w:id="309" w:author="Meryl Etman" w:date="2021-02-17T17:30:00Z"/>
          <w:rFonts w:ascii="Times New Roman" w:eastAsia="Times New Roman" w:hAnsi="Times New Roman"/>
          <w:bCs/>
          <w:sz w:val="24"/>
          <w:u w:val="single"/>
          <w:rtl/>
          <w:lang w:eastAsia="he-IL"/>
        </w:rPr>
      </w:pPr>
    </w:p>
    <w:p w14:paraId="30DA0E2A" w14:textId="77777777" w:rsidR="003E5958" w:rsidRPr="003E5958" w:rsidDel="0098780E" w:rsidRDefault="003E5958" w:rsidP="003E5958">
      <w:pPr>
        <w:widowControl w:val="0"/>
        <w:spacing w:before="0" w:beforeAutospacing="0" w:after="0" w:afterAutospacing="0" w:line="240" w:lineRule="auto"/>
        <w:jc w:val="center"/>
        <w:rPr>
          <w:del w:id="310" w:author="Meryl Etman" w:date="2021-02-17T17:30:00Z"/>
          <w:rFonts w:ascii="Times New Roman" w:eastAsia="Times New Roman" w:hAnsi="Times New Roman"/>
          <w:bCs/>
          <w:sz w:val="24"/>
          <w:u w:val="single"/>
          <w:rtl/>
          <w:lang w:eastAsia="he-IL"/>
        </w:rPr>
      </w:pPr>
    </w:p>
    <w:p w14:paraId="385E20DF" w14:textId="77777777" w:rsidR="003E5958" w:rsidRPr="003E5958" w:rsidDel="0098780E" w:rsidRDefault="003E5958" w:rsidP="003E5958">
      <w:pPr>
        <w:widowControl w:val="0"/>
        <w:spacing w:before="0" w:beforeAutospacing="0" w:after="0" w:afterAutospacing="0" w:line="240" w:lineRule="auto"/>
        <w:jc w:val="center"/>
        <w:rPr>
          <w:del w:id="311" w:author="Meryl Etman" w:date="2021-02-17T17:30:00Z"/>
          <w:rFonts w:ascii="Times New Roman" w:eastAsia="Times New Roman" w:hAnsi="Times New Roman"/>
          <w:bCs/>
          <w:sz w:val="24"/>
          <w:u w:val="single"/>
          <w:rtl/>
          <w:lang w:eastAsia="he-IL"/>
        </w:rPr>
      </w:pPr>
    </w:p>
    <w:p w14:paraId="0E1FED05" w14:textId="77777777" w:rsidR="003E5958" w:rsidRPr="003E5958" w:rsidDel="0098780E" w:rsidRDefault="003E5958" w:rsidP="003E5958">
      <w:pPr>
        <w:widowControl w:val="0"/>
        <w:spacing w:before="0" w:beforeAutospacing="0" w:after="0" w:afterAutospacing="0" w:line="240" w:lineRule="auto"/>
        <w:jc w:val="center"/>
        <w:rPr>
          <w:del w:id="312" w:author="Meryl Etman" w:date="2021-02-17T17:30:00Z"/>
          <w:rFonts w:ascii="Times New Roman" w:eastAsia="Times New Roman" w:hAnsi="Times New Roman"/>
          <w:bCs/>
          <w:sz w:val="24"/>
          <w:u w:val="single"/>
          <w:rtl/>
          <w:lang w:eastAsia="he-IL"/>
        </w:rPr>
      </w:pPr>
    </w:p>
    <w:p w14:paraId="79D4A2C4" w14:textId="77777777" w:rsidR="003E5958" w:rsidRPr="003E5958" w:rsidDel="0098780E" w:rsidRDefault="003E5958" w:rsidP="003E5958">
      <w:pPr>
        <w:widowControl w:val="0"/>
        <w:spacing w:before="0" w:beforeAutospacing="0" w:after="0" w:afterAutospacing="0" w:line="240" w:lineRule="auto"/>
        <w:jc w:val="center"/>
        <w:rPr>
          <w:del w:id="313" w:author="Meryl Etman" w:date="2021-02-17T17:30:00Z"/>
          <w:rFonts w:ascii="Times New Roman" w:eastAsia="Times New Roman" w:hAnsi="Times New Roman"/>
          <w:bCs/>
          <w:sz w:val="24"/>
          <w:u w:val="single"/>
          <w:rtl/>
          <w:lang w:eastAsia="he-IL"/>
        </w:rPr>
      </w:pPr>
    </w:p>
    <w:p w14:paraId="6D75441E" w14:textId="77777777" w:rsidR="003E5958" w:rsidRPr="003E5958" w:rsidDel="0098780E" w:rsidRDefault="003E5958" w:rsidP="003E5958">
      <w:pPr>
        <w:widowControl w:val="0"/>
        <w:spacing w:before="0" w:beforeAutospacing="0" w:after="0" w:afterAutospacing="0" w:line="240" w:lineRule="auto"/>
        <w:jc w:val="center"/>
        <w:rPr>
          <w:del w:id="314" w:author="Meryl Etman" w:date="2021-02-17T17:30:00Z"/>
          <w:rFonts w:ascii="Times New Roman" w:eastAsia="Times New Roman" w:hAnsi="Times New Roman"/>
          <w:bCs/>
          <w:sz w:val="24"/>
          <w:u w:val="single"/>
          <w:rtl/>
          <w:lang w:eastAsia="he-IL"/>
        </w:rPr>
      </w:pPr>
    </w:p>
    <w:p w14:paraId="46C32A1C" w14:textId="77777777" w:rsidR="003E5958" w:rsidRPr="003E5958" w:rsidDel="0098780E" w:rsidRDefault="003E5958" w:rsidP="003E5958">
      <w:pPr>
        <w:widowControl w:val="0"/>
        <w:spacing w:before="0" w:beforeAutospacing="0" w:after="0" w:afterAutospacing="0" w:line="240" w:lineRule="auto"/>
        <w:jc w:val="center"/>
        <w:rPr>
          <w:del w:id="315" w:author="Meryl Etman" w:date="2021-02-17T17:30:00Z"/>
          <w:rFonts w:ascii="Times New Roman" w:eastAsia="Times New Roman" w:hAnsi="Times New Roman"/>
          <w:bCs/>
          <w:sz w:val="24"/>
          <w:u w:val="single"/>
          <w:rtl/>
          <w:lang w:eastAsia="he-IL"/>
        </w:rPr>
      </w:pPr>
    </w:p>
    <w:p w14:paraId="48334DB6" w14:textId="77777777" w:rsidR="003E5958" w:rsidRPr="003E5958" w:rsidDel="0098780E" w:rsidRDefault="003E5958" w:rsidP="003E5958">
      <w:pPr>
        <w:widowControl w:val="0"/>
        <w:spacing w:before="0" w:beforeAutospacing="0" w:after="0" w:afterAutospacing="0" w:line="240" w:lineRule="auto"/>
        <w:jc w:val="center"/>
        <w:rPr>
          <w:del w:id="316" w:author="Meryl Etman" w:date="2021-02-17T17:30:00Z"/>
          <w:rFonts w:ascii="Times New Roman" w:eastAsia="Times New Roman" w:hAnsi="Times New Roman"/>
          <w:bCs/>
          <w:sz w:val="24"/>
          <w:u w:val="single"/>
          <w:rtl/>
          <w:lang w:eastAsia="he-IL"/>
        </w:rPr>
      </w:pPr>
    </w:p>
    <w:p w14:paraId="73391B47" w14:textId="77777777" w:rsidR="003E5958" w:rsidRPr="003E5958" w:rsidDel="0098780E" w:rsidRDefault="003E5958" w:rsidP="003E5958">
      <w:pPr>
        <w:widowControl w:val="0"/>
        <w:spacing w:before="0" w:beforeAutospacing="0" w:after="0" w:afterAutospacing="0" w:line="240" w:lineRule="auto"/>
        <w:jc w:val="center"/>
        <w:rPr>
          <w:del w:id="317" w:author="Meryl Etman" w:date="2021-02-17T17:30:00Z"/>
          <w:rFonts w:ascii="Times New Roman" w:eastAsia="Times New Roman" w:hAnsi="Times New Roman"/>
          <w:bCs/>
          <w:sz w:val="24"/>
          <w:u w:val="single"/>
          <w:rtl/>
          <w:lang w:eastAsia="he-IL"/>
        </w:rPr>
      </w:pPr>
    </w:p>
    <w:p w14:paraId="70D85CAA" w14:textId="77777777" w:rsidR="003E5958" w:rsidRPr="003E5958" w:rsidDel="0098780E" w:rsidRDefault="003E5958" w:rsidP="003E5958">
      <w:pPr>
        <w:widowControl w:val="0"/>
        <w:spacing w:before="0" w:beforeAutospacing="0" w:after="0" w:afterAutospacing="0" w:line="240" w:lineRule="auto"/>
        <w:jc w:val="center"/>
        <w:rPr>
          <w:del w:id="318" w:author="Meryl Etman" w:date="2021-02-17T17:30:00Z"/>
          <w:rFonts w:ascii="Times New Roman" w:eastAsia="Times New Roman" w:hAnsi="Times New Roman"/>
          <w:bCs/>
          <w:sz w:val="24"/>
          <w:u w:val="single"/>
          <w:rtl/>
          <w:lang w:eastAsia="he-IL"/>
        </w:rPr>
      </w:pPr>
    </w:p>
    <w:p w14:paraId="3767D8EC" w14:textId="77777777" w:rsidR="003E5958" w:rsidRPr="003E5958" w:rsidDel="0098780E" w:rsidRDefault="003E5958" w:rsidP="003E5958">
      <w:pPr>
        <w:widowControl w:val="0"/>
        <w:spacing w:before="0" w:beforeAutospacing="0" w:after="0" w:afterAutospacing="0" w:line="240" w:lineRule="auto"/>
        <w:jc w:val="center"/>
        <w:rPr>
          <w:del w:id="319" w:author="Meryl Etman" w:date="2021-02-17T17:30:00Z"/>
          <w:rFonts w:ascii="Times New Roman" w:eastAsia="Times New Roman" w:hAnsi="Times New Roman"/>
          <w:bCs/>
          <w:sz w:val="24"/>
          <w:u w:val="single"/>
          <w:rtl/>
          <w:lang w:eastAsia="he-IL"/>
        </w:rPr>
      </w:pPr>
    </w:p>
    <w:p w14:paraId="25F9B69E" w14:textId="77777777" w:rsidR="003E5958" w:rsidRPr="003E5958" w:rsidDel="0098780E" w:rsidRDefault="003E5958" w:rsidP="003E5958">
      <w:pPr>
        <w:widowControl w:val="0"/>
        <w:spacing w:before="0" w:beforeAutospacing="0" w:after="0" w:afterAutospacing="0" w:line="240" w:lineRule="auto"/>
        <w:jc w:val="center"/>
        <w:rPr>
          <w:del w:id="320" w:author="Meryl Etman" w:date="2021-02-17T17:30:00Z"/>
          <w:rFonts w:ascii="Times New Roman" w:eastAsia="Times New Roman" w:hAnsi="Times New Roman"/>
          <w:bCs/>
          <w:sz w:val="24"/>
          <w:u w:val="single"/>
          <w:rtl/>
          <w:lang w:eastAsia="he-IL"/>
        </w:rPr>
      </w:pPr>
    </w:p>
    <w:p w14:paraId="77DF9FEA" w14:textId="77777777" w:rsidR="003E5958" w:rsidRPr="003E5958" w:rsidDel="0098780E" w:rsidRDefault="003E5958" w:rsidP="003E5958">
      <w:pPr>
        <w:widowControl w:val="0"/>
        <w:spacing w:before="0" w:beforeAutospacing="0" w:after="0" w:afterAutospacing="0" w:line="240" w:lineRule="auto"/>
        <w:jc w:val="center"/>
        <w:rPr>
          <w:del w:id="321" w:author="Meryl Etman" w:date="2021-02-17T17:30:00Z"/>
          <w:rFonts w:ascii="Times New Roman" w:eastAsia="Times New Roman" w:hAnsi="Times New Roman"/>
          <w:bCs/>
          <w:sz w:val="24"/>
          <w:u w:val="single"/>
          <w:rtl/>
          <w:lang w:eastAsia="he-IL"/>
        </w:rPr>
      </w:pPr>
    </w:p>
    <w:p w14:paraId="5906D003" w14:textId="77777777" w:rsidR="003E5958" w:rsidRPr="003E5958" w:rsidDel="0098780E" w:rsidRDefault="003E5958" w:rsidP="003E5958">
      <w:pPr>
        <w:widowControl w:val="0"/>
        <w:spacing w:before="0" w:beforeAutospacing="0" w:after="0" w:afterAutospacing="0" w:line="240" w:lineRule="auto"/>
        <w:jc w:val="center"/>
        <w:rPr>
          <w:del w:id="322" w:author="Meryl Etman" w:date="2021-02-17T17:30:00Z"/>
          <w:rFonts w:ascii="Times New Roman" w:eastAsia="Times New Roman" w:hAnsi="Times New Roman"/>
          <w:bCs/>
          <w:sz w:val="24"/>
          <w:u w:val="single"/>
          <w:rtl/>
          <w:lang w:eastAsia="he-IL"/>
        </w:rPr>
      </w:pPr>
    </w:p>
    <w:p w14:paraId="7566F49A" w14:textId="77777777" w:rsidR="003E5958" w:rsidRPr="003E5958" w:rsidDel="0098780E" w:rsidRDefault="003E5958" w:rsidP="003E5958">
      <w:pPr>
        <w:widowControl w:val="0"/>
        <w:spacing w:before="0" w:beforeAutospacing="0" w:after="0" w:afterAutospacing="0" w:line="240" w:lineRule="auto"/>
        <w:jc w:val="center"/>
        <w:rPr>
          <w:del w:id="323" w:author="Meryl Etman" w:date="2021-02-17T17:30:00Z"/>
          <w:rFonts w:ascii="Times New Roman" w:eastAsia="Times New Roman" w:hAnsi="Times New Roman"/>
          <w:bCs/>
          <w:sz w:val="24"/>
          <w:u w:val="single"/>
          <w:rtl/>
          <w:lang w:eastAsia="he-IL"/>
        </w:rPr>
      </w:pPr>
    </w:p>
    <w:p w14:paraId="09C2BF45" w14:textId="77777777" w:rsidR="003E5958" w:rsidRPr="003E5958" w:rsidDel="0098780E" w:rsidRDefault="003E5958" w:rsidP="003E5958">
      <w:pPr>
        <w:widowControl w:val="0"/>
        <w:spacing w:before="0" w:beforeAutospacing="0" w:after="0" w:afterAutospacing="0" w:line="240" w:lineRule="auto"/>
        <w:jc w:val="center"/>
        <w:rPr>
          <w:del w:id="324" w:author="Meryl Etman" w:date="2021-02-17T17:30:00Z"/>
          <w:rFonts w:ascii="Times New Roman" w:eastAsia="Times New Roman" w:hAnsi="Times New Roman"/>
          <w:bCs/>
          <w:sz w:val="24"/>
          <w:u w:val="single"/>
          <w:rtl/>
          <w:lang w:eastAsia="he-IL"/>
        </w:rPr>
      </w:pPr>
    </w:p>
    <w:p w14:paraId="0F306F58" w14:textId="77777777" w:rsidR="003E5958" w:rsidRPr="003E5958" w:rsidDel="0098780E" w:rsidRDefault="003E5958" w:rsidP="003E5958">
      <w:pPr>
        <w:widowControl w:val="0"/>
        <w:spacing w:before="0" w:beforeAutospacing="0" w:after="0" w:afterAutospacing="0" w:line="240" w:lineRule="auto"/>
        <w:jc w:val="center"/>
        <w:rPr>
          <w:del w:id="325" w:author="Meryl Etman" w:date="2021-02-17T17:30:00Z"/>
          <w:rFonts w:ascii="Times New Roman" w:eastAsia="Times New Roman" w:hAnsi="Times New Roman"/>
          <w:bCs/>
          <w:sz w:val="24"/>
          <w:u w:val="single"/>
          <w:rtl/>
          <w:lang w:eastAsia="he-IL"/>
        </w:rPr>
      </w:pPr>
    </w:p>
    <w:p w14:paraId="502C3C10" w14:textId="77777777" w:rsidR="003E5958" w:rsidRPr="003E5958" w:rsidDel="0098780E" w:rsidRDefault="003E5958" w:rsidP="003E5958">
      <w:pPr>
        <w:widowControl w:val="0"/>
        <w:spacing w:before="0" w:beforeAutospacing="0" w:after="0" w:afterAutospacing="0" w:line="240" w:lineRule="auto"/>
        <w:jc w:val="center"/>
        <w:rPr>
          <w:del w:id="326" w:author="Meryl Etman" w:date="2021-02-17T17:30:00Z"/>
          <w:rFonts w:ascii="Times New Roman" w:eastAsia="Times New Roman" w:hAnsi="Times New Roman"/>
          <w:bCs/>
          <w:sz w:val="24"/>
          <w:u w:val="single"/>
          <w:rtl/>
          <w:lang w:eastAsia="he-IL"/>
        </w:rPr>
      </w:pPr>
    </w:p>
    <w:p w14:paraId="4C091B63" w14:textId="77777777" w:rsidR="003E5958" w:rsidRPr="003E5958" w:rsidDel="0098780E" w:rsidRDefault="003E5958" w:rsidP="003E5958">
      <w:pPr>
        <w:widowControl w:val="0"/>
        <w:spacing w:before="0" w:beforeAutospacing="0" w:after="0" w:afterAutospacing="0" w:line="240" w:lineRule="auto"/>
        <w:jc w:val="center"/>
        <w:rPr>
          <w:del w:id="327" w:author="Meryl Etman" w:date="2021-02-17T17:30:00Z"/>
          <w:rFonts w:ascii="Times New Roman" w:eastAsia="Times New Roman" w:hAnsi="Times New Roman"/>
          <w:bCs/>
          <w:sz w:val="24"/>
          <w:u w:val="single"/>
          <w:rtl/>
          <w:lang w:eastAsia="he-IL"/>
        </w:rPr>
      </w:pPr>
    </w:p>
    <w:p w14:paraId="146C7C2F" w14:textId="77777777" w:rsidR="003E5958" w:rsidRPr="003E5958" w:rsidDel="0098780E" w:rsidRDefault="003E5958" w:rsidP="003E5958">
      <w:pPr>
        <w:widowControl w:val="0"/>
        <w:spacing w:before="0" w:beforeAutospacing="0" w:after="0" w:afterAutospacing="0" w:line="240" w:lineRule="auto"/>
        <w:jc w:val="center"/>
        <w:rPr>
          <w:del w:id="328" w:author="Meryl Etman" w:date="2021-02-17T17:30:00Z"/>
          <w:rFonts w:ascii="Times New Roman" w:eastAsia="Times New Roman" w:hAnsi="Times New Roman"/>
          <w:bCs/>
          <w:sz w:val="24"/>
          <w:u w:val="single"/>
          <w:rtl/>
          <w:lang w:eastAsia="he-IL"/>
        </w:rPr>
      </w:pPr>
    </w:p>
    <w:p w14:paraId="20E4DB09" w14:textId="77777777" w:rsidR="003E5958" w:rsidRPr="003E5958" w:rsidDel="0098780E" w:rsidRDefault="003E5958" w:rsidP="003E5958">
      <w:pPr>
        <w:widowControl w:val="0"/>
        <w:spacing w:before="0" w:beforeAutospacing="0" w:after="0" w:afterAutospacing="0" w:line="240" w:lineRule="auto"/>
        <w:jc w:val="center"/>
        <w:rPr>
          <w:del w:id="329" w:author="Meryl Etman" w:date="2021-02-17T17:30:00Z"/>
          <w:rFonts w:ascii="Times New Roman" w:eastAsia="Times New Roman" w:hAnsi="Times New Roman"/>
          <w:bCs/>
          <w:sz w:val="24"/>
          <w:u w:val="single"/>
          <w:rtl/>
          <w:lang w:eastAsia="he-IL"/>
        </w:rPr>
      </w:pPr>
    </w:p>
    <w:p w14:paraId="06B3B872" w14:textId="77777777" w:rsidR="003E5958" w:rsidRPr="003E5958" w:rsidDel="0098780E" w:rsidRDefault="003E5958" w:rsidP="003E5958">
      <w:pPr>
        <w:widowControl w:val="0"/>
        <w:spacing w:before="0" w:beforeAutospacing="0" w:after="0" w:afterAutospacing="0" w:line="240" w:lineRule="auto"/>
        <w:jc w:val="center"/>
        <w:rPr>
          <w:del w:id="330" w:author="Meryl Etman" w:date="2021-02-17T17:30:00Z"/>
          <w:rFonts w:ascii="Times New Roman" w:eastAsia="Times New Roman" w:hAnsi="Times New Roman"/>
          <w:bCs/>
          <w:sz w:val="24"/>
          <w:u w:val="single"/>
          <w:rtl/>
          <w:lang w:eastAsia="he-IL"/>
        </w:rPr>
      </w:pPr>
    </w:p>
    <w:p w14:paraId="37B7AE87" w14:textId="654D1D41" w:rsidR="003E5958" w:rsidRPr="003E5958" w:rsidDel="0098780E" w:rsidRDefault="003E5958">
      <w:pPr>
        <w:widowControl w:val="0"/>
        <w:spacing w:before="0" w:beforeAutospacing="0" w:after="0" w:afterAutospacing="0" w:line="240" w:lineRule="auto"/>
        <w:rPr>
          <w:del w:id="331" w:author="Meryl Etman" w:date="2021-02-17T17:30:00Z"/>
          <w:rFonts w:ascii="Times New Roman" w:eastAsia="Times New Roman" w:hAnsi="Times New Roman"/>
          <w:bCs/>
          <w:sz w:val="24"/>
          <w:u w:val="single"/>
          <w:rtl/>
          <w:lang w:eastAsia="he-IL"/>
        </w:rPr>
        <w:pPrChange w:id="332" w:author="Meryl Etman" w:date="2021-02-17T17:30:00Z">
          <w:pPr>
            <w:widowControl w:val="0"/>
            <w:spacing w:before="0" w:beforeAutospacing="0" w:after="0" w:afterAutospacing="0" w:line="240" w:lineRule="auto"/>
            <w:jc w:val="center"/>
          </w:pPr>
        </w:pPrChange>
      </w:pPr>
    </w:p>
    <w:p w14:paraId="1CAF44F7" w14:textId="77777777" w:rsidR="003E5958" w:rsidRPr="003E5958" w:rsidRDefault="003E5958">
      <w:pPr>
        <w:widowControl w:val="0"/>
        <w:spacing w:before="0" w:beforeAutospacing="0" w:after="0" w:afterAutospacing="0" w:line="240" w:lineRule="auto"/>
        <w:rPr>
          <w:rFonts w:ascii="Times New Roman" w:eastAsia="Times New Roman" w:hAnsi="Times New Roman"/>
          <w:bCs/>
          <w:sz w:val="24"/>
          <w:u w:val="single"/>
          <w:rtl/>
          <w:lang w:eastAsia="he-IL"/>
        </w:rPr>
        <w:pPrChange w:id="333" w:author="Meryl Etman" w:date="2021-02-17T17:30:00Z">
          <w:pPr>
            <w:widowControl w:val="0"/>
            <w:spacing w:before="0" w:beforeAutospacing="0" w:after="0" w:afterAutospacing="0" w:line="240" w:lineRule="auto"/>
            <w:jc w:val="center"/>
          </w:pPr>
        </w:pPrChange>
      </w:pPr>
    </w:p>
    <w:p w14:paraId="0AF57BFE" w14:textId="41159B2F" w:rsidR="003E5958" w:rsidRPr="003E5958" w:rsidDel="0098780E" w:rsidRDefault="003E5958" w:rsidP="003E5958">
      <w:pPr>
        <w:widowControl w:val="0"/>
        <w:spacing w:before="0" w:beforeAutospacing="0" w:after="0" w:afterAutospacing="0" w:line="240" w:lineRule="auto"/>
        <w:jc w:val="center"/>
        <w:rPr>
          <w:del w:id="334" w:author="Meryl Etman" w:date="2021-02-17T17:30:00Z"/>
          <w:rFonts w:ascii="Times New Roman" w:eastAsia="Times New Roman" w:hAnsi="Times New Roman"/>
          <w:bCs/>
          <w:sz w:val="24"/>
          <w:u w:val="single"/>
          <w:rtl/>
          <w:lang w:eastAsia="he-IL"/>
        </w:rPr>
      </w:pPr>
      <w:del w:id="335" w:author="Meryl Etman" w:date="2021-02-17T17:30:00Z">
        <w:r w:rsidRPr="003E5958" w:rsidDel="0098780E">
          <w:rPr>
            <w:rFonts w:ascii="Times New Roman" w:eastAsia="Times New Roman" w:hAnsi="Times New Roman"/>
            <w:bCs/>
            <w:sz w:val="24"/>
            <w:u w:val="single"/>
            <w:rtl/>
            <w:lang w:eastAsia="he-IL"/>
          </w:rPr>
          <w:br w:type="page"/>
        </w:r>
      </w:del>
    </w:p>
    <w:p w14:paraId="06A284F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23D381F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042EE90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4596B305" w14:textId="77777777" w:rsidTr="007E1476">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6AF9AA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9CBAC1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668DFB78" w14:textId="77777777" w:rsidTr="007E1476">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15EA28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3B2E6668" w14:textId="77777777" w:rsidTr="007E1476">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FF5100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77573F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FEE182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C21791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195901B2" w14:textId="77777777" w:rsidTr="007E1476">
        <w:trPr>
          <w:trHeight w:val="551"/>
        </w:trPr>
        <w:tc>
          <w:tcPr>
            <w:tcW w:w="4068" w:type="dxa"/>
            <w:tcBorders>
              <w:top w:val="single" w:sz="4" w:space="0" w:color="auto"/>
              <w:left w:val="single" w:sz="4" w:space="0" w:color="auto"/>
              <w:bottom w:val="single" w:sz="4" w:space="0" w:color="auto"/>
              <w:right w:val="single" w:sz="4" w:space="0" w:color="auto"/>
            </w:tcBorders>
            <w:hideMark/>
          </w:tcPr>
          <w:p w14:paraId="7E1B667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7C36D66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ECBC19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9CDF8F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7DD62B3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1C45FD3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40FB4B1"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2993CD5C"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2639FAD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029DE834" w14:textId="77777777" w:rsidTr="007E1476">
        <w:trPr>
          <w:trHeight w:val="571"/>
        </w:trPr>
        <w:tc>
          <w:tcPr>
            <w:tcW w:w="4068" w:type="dxa"/>
            <w:tcBorders>
              <w:top w:val="single" w:sz="4" w:space="0" w:color="auto"/>
              <w:left w:val="single" w:sz="4" w:space="0" w:color="auto"/>
              <w:bottom w:val="single" w:sz="4" w:space="0" w:color="auto"/>
              <w:right w:val="single" w:sz="4" w:space="0" w:color="auto"/>
            </w:tcBorders>
            <w:hideMark/>
          </w:tcPr>
          <w:p w14:paraId="06A2B93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2BA9667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CCD1FD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4AC2C3"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1E75E7"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530E8F82" w14:textId="77777777" w:rsidTr="007E1476">
        <w:trPr>
          <w:trHeight w:val="391"/>
        </w:trPr>
        <w:tc>
          <w:tcPr>
            <w:tcW w:w="4068" w:type="dxa"/>
            <w:tcBorders>
              <w:top w:val="single" w:sz="4" w:space="0" w:color="auto"/>
              <w:left w:val="single" w:sz="4" w:space="0" w:color="auto"/>
              <w:bottom w:val="single" w:sz="4" w:space="0" w:color="auto"/>
              <w:right w:val="single" w:sz="4" w:space="0" w:color="auto"/>
            </w:tcBorders>
            <w:hideMark/>
          </w:tcPr>
          <w:p w14:paraId="7EE1B8B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3478AD5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49F81A9"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3DDEB3"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955C9B"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70A448F6"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5501A60F" w14:textId="77777777" w:rsidTr="007E1476">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990044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678472D2" w14:textId="77777777" w:rsidTr="007E1476">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B4C6E1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7E28E7C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0250EC0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57B927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0AFF6B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97CC1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F7CE4B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55E5AC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CE581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1A16609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689ACAD1" w14:textId="77777777" w:rsidTr="007E1476">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F35C6B1"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D145D6D"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150F25F"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96EDCD6"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D1ACBAB"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80440D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639496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EC2F76D"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015F6451" w14:textId="77777777" w:rsidTr="007E147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56392F0"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808C0F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2DF1A3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3FDBE6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7EF43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96D0BF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77034C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6A6A045"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18714CB9" w14:textId="77777777" w:rsidTr="007E147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398247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EBB7CB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9AC401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02464E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F3F35D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700C5E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3B612F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B02E0A7"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49C135A5" w14:textId="77777777" w:rsidTr="007E1476">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D9917D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5339920"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861F31"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F6767FA"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D0CBF1C"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D0C4E1F"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1DB08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A0A573B"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1433D229"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0C35CBBC" w14:textId="77777777" w:rsidTr="007E1476">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1232D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4E440C10" w14:textId="77777777" w:rsidTr="007E1476">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6D5AC6A"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238FAC70"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29B5B581" w14:textId="77777777" w:rsidTr="007E147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9D70A5F"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t>חתימת האישור</w:t>
            </w:r>
          </w:p>
        </w:tc>
      </w:tr>
      <w:tr w:rsidR="003E5958" w:rsidRPr="003E5958" w14:paraId="2D4F05B2" w14:textId="77777777" w:rsidTr="007E1476">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B00EB4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4B9A3DA7"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773C0E26"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1E08A32B" w14:textId="77777777" w:rsidTr="007E1476">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5F7C9E1"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5C5F88B5" w14:textId="77777777" w:rsidTr="007E1476">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C6867B6"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580C6E8E"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6FFA1F8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6997F44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058416C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376B6E5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2F75F95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5BEA8B3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4FEBA14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D9835D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356EA7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6D1A16"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C8EB5CE"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9E16452"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66D278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360EBD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8457A3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0C6D7BC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F3229D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227B8E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908088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443B6DD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36F1D2C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763112C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3AA7CB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4E7F4E4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EAAC7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39E6632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76FC4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2DB813B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D945F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6F5E29E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A7AC2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227C411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3D8D4C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0067F1E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EB8A87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7D241D9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8F5CA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2FE355C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5D9F2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05AFBDC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20FC1D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718B894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11E498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51F786B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FF765E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710C55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131991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66CB7F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7F07B2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4FB2933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C76AD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4D5AB895"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C681D5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313AA4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C2627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0948D8B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AE714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213D266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F74DA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476AF2C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CEFD65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47FDB31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CC9F9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471472EC"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689B1C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1B753A24"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7B4448D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05AAA70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ED5E85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6F3F520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B3AE3A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4D3B98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6530F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7F14D1F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CC7E73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7BFD3A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B2DE0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34FCEA7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5BCBAD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1458A67F"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7F8083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וכתבי כמויות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715F002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496263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6F451FF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E8169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67B8040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80A5C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7765174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C3A603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668A405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0D387D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2E0F70C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166D0D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פתחים ושרוולים, באלמנטי בניה, עם הפניה למקומם בתוכניות, הפתחים והשרוולים ימוקמו עם קווי מידה בכל התוכניות.</w:t>
      </w:r>
    </w:p>
    <w:p w14:paraId="0067CC8A"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91E6F3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0F9DB42E"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3015FB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674FE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5470833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B66C75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30F975A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D241C1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1D5607E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87909B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2675CC0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2104A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5DBB776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BE02E8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62663D9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55EB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0648B8A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EE13C3B"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11D0818C"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t>נספח "ט"</w:t>
      </w:r>
    </w:p>
    <w:p w14:paraId="070690BC"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21EB2A9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55CE3986"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381B2E1"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1B83C7B"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3F4ECE3"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36308EC5" w14:textId="0BBF8964" w:rsidR="004E32D2" w:rsidRPr="004E32D2" w:rsidRDefault="00555D91"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36" w:author="Meryl Etman" w:date="2021-02-17T17:01:00Z">
            <w:r w:rsidR="007E1476">
              <w:rPr>
                <w:rFonts w:ascii="Times New Roman" w:eastAsia="Times New Roman" w:hAnsi="Times New Roman" w:hint="cs"/>
                <w:color w:val="008000"/>
                <w:sz w:val="24"/>
                <w:rtl/>
                <w:lang w:eastAsia="he-IL"/>
              </w:rPr>
              <w:br/>
              <w:t>אפריקה ישראל מגורים בע"מ וישראל אדלר ובנו חברה להשקעות בע"מ</w:t>
            </w:r>
            <w:r w:rsidR="007E1476">
              <w:rPr>
                <w:rFonts w:ascii="Times New Roman" w:eastAsia="Times New Roman" w:hAnsi="Times New Roman" w:hint="cs"/>
                <w:color w:val="008000"/>
                <w:sz w:val="24"/>
                <w:rtl/>
                <w:lang w:eastAsia="he-IL"/>
              </w:rPr>
              <w:br/>
              <w:t>יוני נתניהו 1 ג' אור יהודה</w:t>
            </w:r>
            <w:r w:rsidR="007E1476">
              <w:rPr>
                <w:rFonts w:ascii="Times New Roman" w:eastAsia="Times New Roman" w:hAnsi="Times New Roman" w:hint="cs"/>
                <w:color w:val="008000"/>
                <w:sz w:val="24"/>
                <w:rtl/>
                <w:lang w:eastAsia="he-IL"/>
              </w:rPr>
              <w:br/>
              <w:t>558075404</w:t>
            </w:r>
            <w:r w:rsidR="007E1476">
              <w:rPr>
                <w:rFonts w:ascii="Times New Roman" w:eastAsia="Times New Roman" w:hAnsi="Times New Roman" w:hint="cs"/>
                <w:color w:val="008000"/>
                <w:sz w:val="24"/>
                <w:rtl/>
                <w:lang w:eastAsia="he-IL"/>
              </w:rPr>
              <w:br/>
            </w:r>
          </w:ins>
        </w:sdtContent>
      </w:sdt>
      <w:r w:rsidR="004E32D2" w:rsidRPr="004E32D2">
        <w:rPr>
          <w:rFonts w:ascii="Times New Roman" w:eastAsia="Times New Roman" w:hAnsi="Times New Roman" w:hint="cs"/>
          <w:color w:val="008000"/>
          <w:sz w:val="24"/>
          <w:rtl/>
          <w:lang w:eastAsia="he-IL"/>
        </w:rPr>
        <w:br/>
      </w:r>
    </w:p>
    <w:p w14:paraId="7FE1DEEC"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17320F41"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67FEC7A"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4A0098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A9AF1D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53C7E81" w14:textId="1A98620C"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7" w:author="Meryl Etman" w:date="2021-02-17T17:04:00Z">
            <w:r w:rsidR="004262DB">
              <w:rPr>
                <w:rFonts w:ascii="Times New Roman" w:eastAsia="Times New Roman" w:hAnsi="Times New Roman"/>
                <w:color w:val="008000"/>
                <w:sz w:val="24"/>
                <w:rtl/>
                <w:lang w:eastAsia="he-IL"/>
              </w:rPr>
              <w:t>טומי עברון - הנדסת בניין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38" w:author="Meryl Etman" w:date="2021-02-17T17:00:00Z">
            <w:r w:rsidR="007E1476">
              <w:rPr>
                <w:rFonts w:ascii="Times New Roman" w:eastAsia="Times New Roman" w:hAnsi="Times New Roman"/>
                <w:color w:val="008000"/>
                <w:sz w:val="24"/>
                <w:rtl/>
                <w:lang w:eastAsia="he-IL"/>
              </w:rPr>
              <w:t>סביוני נצר סירני</w:t>
            </w:r>
          </w:ins>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39" w:author="Meryl Etman" w:date="2021-02-17T17:00:00Z">
            <w:r w:rsidR="007E1476">
              <w:rPr>
                <w:rFonts w:ascii="Times New Roman" w:eastAsia="Times New Roman" w:hAnsi="Times New Roman" w:hint="cs"/>
                <w:color w:val="008000"/>
                <w:sz w:val="24"/>
                <w:rtl/>
              </w:rPr>
              <w:t>תכנון קונסטרוקציה - בניין 31</w:t>
            </w:r>
          </w:ins>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4CCDD395"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F3AE83A"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1EBBE87"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BF9297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0B9A88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D842B00"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1272698F"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A483C29"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038C6FD"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2D36A670" w14:textId="1A5C2EF6" w:rsidR="004E32D2" w:rsidRPr="004E32D2" w:rsidRDefault="00555D91"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40" w:author="Meryl Etman" w:date="2021-02-17T17:04:00Z">
            <w:r w:rsidR="004262DB">
              <w:rPr>
                <w:rFonts w:ascii="Times New Roman" w:eastAsia="Times New Roman" w:hAnsi="Times New Roman"/>
                <w:color w:val="00B0F0"/>
                <w:sz w:val="20"/>
                <w:u w:val="single"/>
                <w:rtl/>
                <w:lang w:eastAsia="he-IL"/>
              </w:rPr>
              <w:t>טומי עברון - הנדסת בניין בע"מ</w:t>
            </w:r>
          </w:ins>
        </w:sdtContent>
      </w:sdt>
    </w:p>
    <w:p w14:paraId="249BD7F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09B86723"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025965BD"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t xml:space="preserve">נספח "י" </w:t>
      </w:r>
    </w:p>
    <w:p w14:paraId="3AA0A3BB"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3FB60CE3"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461923AD"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4D7A7B10" w14:textId="36599764" w:rsidR="004E32D2" w:rsidRPr="004E32D2" w:rsidDel="0098780E" w:rsidRDefault="004E32D2" w:rsidP="004E32D2">
      <w:pPr>
        <w:widowControl w:val="0"/>
        <w:spacing w:before="0" w:beforeAutospacing="0" w:after="0" w:afterAutospacing="0" w:line="240" w:lineRule="auto"/>
        <w:ind w:left="180"/>
        <w:rPr>
          <w:del w:id="341" w:author="Meryl Etman" w:date="2021-02-17T17:32:00Z"/>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42" w:author="Meryl Etman" w:date="2021-02-17T17:01:00Z">
            <w:r w:rsidR="007E1476">
              <w:rPr>
                <w:rFonts w:ascii="Times New Roman" w:eastAsia="Times New Roman" w:hAnsi="Times New Roman" w:hint="cs"/>
                <w:color w:val="008000"/>
                <w:sz w:val="24"/>
                <w:rtl/>
                <w:lang w:eastAsia="he-IL"/>
              </w:rPr>
              <w:br/>
              <w:t>אפריקה ישראל מגורים בע"מ וישראל אדלר ובנו חברה להשקעות בע"מ</w:t>
            </w:r>
            <w:r w:rsidR="007E1476">
              <w:rPr>
                <w:rFonts w:ascii="Times New Roman" w:eastAsia="Times New Roman" w:hAnsi="Times New Roman" w:hint="cs"/>
                <w:color w:val="008000"/>
                <w:sz w:val="24"/>
                <w:rtl/>
                <w:lang w:eastAsia="he-IL"/>
              </w:rPr>
              <w:br/>
              <w:t>יוני נתניהו 1 ג' אור יהודה</w:t>
            </w:r>
            <w:r w:rsidR="007E1476">
              <w:rPr>
                <w:rFonts w:ascii="Times New Roman" w:eastAsia="Times New Roman" w:hAnsi="Times New Roman" w:hint="cs"/>
                <w:color w:val="008000"/>
                <w:sz w:val="24"/>
                <w:rtl/>
                <w:lang w:eastAsia="he-IL"/>
              </w:rPr>
              <w:br/>
              <w:t>558075404</w:t>
            </w:r>
            <w:r w:rsidR="007E1476">
              <w:rPr>
                <w:rFonts w:ascii="Times New Roman" w:eastAsia="Times New Roman" w:hAnsi="Times New Roman" w:hint="cs"/>
                <w:color w:val="008000"/>
                <w:sz w:val="24"/>
                <w:rtl/>
                <w:lang w:eastAsia="he-IL"/>
              </w:rPr>
              <w:br/>
            </w:r>
          </w:ins>
        </w:sdtContent>
      </w:sdt>
    </w:p>
    <w:p w14:paraId="6ECFFF22" w14:textId="77777777" w:rsidR="004E32D2" w:rsidRPr="004E32D2" w:rsidRDefault="004E32D2" w:rsidP="00555D91">
      <w:pPr>
        <w:widowControl w:val="0"/>
        <w:spacing w:before="0" w:beforeAutospacing="0" w:after="0" w:afterAutospacing="0" w:line="240" w:lineRule="auto"/>
        <w:ind w:left="180"/>
        <w:rPr>
          <w:rFonts w:ascii="Times New Roman" w:eastAsia="Times New Roman" w:hAnsi="Times New Roman"/>
          <w:sz w:val="24"/>
          <w:rtl/>
          <w:lang w:eastAsia="he-IL"/>
        </w:rPr>
      </w:pPr>
    </w:p>
    <w:p w14:paraId="3C7BB1E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7064391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FEF0936" w14:textId="492FF3C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43" w:author="Meryl Etman" w:date="2021-02-17T17:00:00Z">
            <w:r w:rsidR="007E1476">
              <w:rPr>
                <w:rFonts w:ascii="Times New Roman" w:eastAsia="Times New Roman" w:hAnsi="Times New Roman" w:hint="cs"/>
                <w:color w:val="008000"/>
                <w:sz w:val="24"/>
                <w:rtl/>
                <w:lang w:eastAsia="he-IL"/>
              </w:rPr>
              <w:t>סביוני נצר סירני</w:t>
            </w:r>
          </w:ins>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20413F2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0220692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06FAB0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7020B6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7C850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80814C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911780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0E36495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53A822D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44D473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3B273F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0017497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869E3F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315B9276"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210E998C"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4825479B"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5938E48B"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76A47D29" w14:textId="7451FABF"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del w:id="344" w:author="Meryl Etman" w:date="2021-02-17T17:32:00Z">
        <w:r w:rsidRPr="004E32D2" w:rsidDel="0098780E">
          <w:rPr>
            <w:rFonts w:ascii="Times New Roman" w:eastAsia="Times New Roman" w:hAnsi="Times New Roman" w:hint="cs"/>
            <w:color w:val="00B0F0"/>
            <w:sz w:val="24"/>
            <w:rtl/>
            <w:lang w:eastAsia="he-IL"/>
          </w:rPr>
          <w:delText xml:space="preserve">               </w:delText>
        </w:r>
      </w:del>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45" w:author="Meryl Etman" w:date="2021-02-17T17:04:00Z">
            <w:r w:rsidR="004262DB">
              <w:rPr>
                <w:rFonts w:ascii="Times New Roman" w:eastAsia="Times New Roman" w:hAnsi="Times New Roman"/>
                <w:color w:val="00B0F0"/>
                <w:sz w:val="20"/>
                <w:u w:val="single"/>
                <w:rtl/>
                <w:lang w:eastAsia="he-IL"/>
              </w:rPr>
              <w:t>טומי עברון - הנדסת בניין בע"מ</w:t>
            </w:r>
          </w:ins>
        </w:sdtContent>
      </w:sdt>
    </w:p>
    <w:p w14:paraId="1F6297D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467D60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E8A392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7BFAE5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6F900E4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0480AF5C"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57D40FBF"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7D6CFC7B"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591F02AD"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15B69AC4"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195C049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A297902"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F3F92E" w14:textId="77777777" w:rsidR="00555D91" w:rsidRDefault="00555D91" w:rsidP="00AF234B">
      <w:pPr>
        <w:spacing w:before="0" w:after="0" w:line="240" w:lineRule="auto"/>
      </w:pPr>
      <w:r>
        <w:separator/>
      </w:r>
    </w:p>
  </w:endnote>
  <w:endnote w:type="continuationSeparator" w:id="0">
    <w:p w14:paraId="68856DAA" w14:textId="77777777" w:rsidR="00555D91" w:rsidRDefault="00555D91" w:rsidP="00AF234B">
      <w:pPr>
        <w:spacing w:before="0" w:after="0" w:line="240" w:lineRule="auto"/>
      </w:pPr>
      <w:r>
        <w:continuationSeparator/>
      </w:r>
    </w:p>
  </w:endnote>
  <w:endnote w:type="continuationNotice" w:id="1">
    <w:p w14:paraId="1229A6E1" w14:textId="77777777" w:rsidR="00555D91" w:rsidRDefault="00555D9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555D91" w:rsidRPr="00C30116" w14:paraId="6BC7B5F5" w14:textId="77777777" w:rsidTr="00C30116">
      <w:tc>
        <w:tcPr>
          <w:tcW w:w="810" w:type="dxa"/>
        </w:tcPr>
        <w:p w14:paraId="189933C3"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486371BE" w14:textId="4850A93F" w:rsidR="00555D91" w:rsidRPr="00C30116" w:rsidRDefault="00555D91" w:rsidP="00C30116">
              <w:pPr>
                <w:tabs>
                  <w:tab w:val="center" w:pos="4153"/>
                  <w:tab w:val="right" w:pos="8306"/>
                </w:tabs>
                <w:spacing w:before="0" w:after="0" w:line="240" w:lineRule="auto"/>
                <w:rPr>
                  <w:rFonts w:ascii="David" w:hAnsi="David" w:cstheme="minorBidi"/>
                  <w:color w:val="00B0F0"/>
                  <w:sz w:val="20"/>
                  <w:szCs w:val="20"/>
                  <w:rtl/>
                </w:rPr>
              </w:pPr>
              <w:ins w:id="346" w:author="Meryl Etman" w:date="2021-02-17T17:00:00Z">
                <w:r>
                  <w:rPr>
                    <w:rFonts w:ascii="David" w:hAnsi="David" w:cstheme="minorBidi"/>
                    <w:color w:val="00B0F0"/>
                    <w:sz w:val="20"/>
                    <w:szCs w:val="20"/>
                    <w:rtl/>
                  </w:rPr>
                  <w:t>סביוני נצר סירני - בניין 31</w:t>
                </w:r>
              </w:ins>
            </w:p>
          </w:tc>
        </w:sdtContent>
      </w:sdt>
      <w:tc>
        <w:tcPr>
          <w:tcW w:w="2810" w:type="dxa"/>
        </w:tcPr>
        <w:p w14:paraId="2A0F5ED1"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2AB534C5" w14:textId="77777777" w:rsidR="00555D91" w:rsidRPr="00C30116" w:rsidRDefault="00555D91"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04B62FEE"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5C596014" w14:textId="465F8EA2"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del w:id="347" w:author="Meryl Etman" w:date="2021-05-20T09:31:00Z">
                <w:r w:rsidDel="00555D91">
                  <w:rPr>
                    <w:rFonts w:ascii="David" w:hAnsi="David" w:cstheme="minorBidi" w:hint="cs"/>
                    <w:sz w:val="20"/>
                    <w:szCs w:val="20"/>
                  </w:rPr>
                  <w:delText>CONT-5-662</w:delText>
                </w:r>
              </w:del>
              <w:ins w:id="348" w:author="Meryl Etman" w:date="2021-05-20T09:31:00Z">
                <w:r>
                  <w:rPr>
                    <w:rFonts w:ascii="David" w:hAnsi="David" w:cstheme="minorBidi" w:hint="cs"/>
                    <w:sz w:val="20"/>
                    <w:szCs w:val="20"/>
                  </w:rPr>
                  <w:t>CO</w:t>
                </w:r>
                <w:r>
                  <w:rPr>
                    <w:rFonts w:ascii="David" w:hAnsi="David" w:cstheme="minorBidi" w:hint="cs"/>
                    <w:sz w:val="20"/>
                    <w:szCs w:val="20"/>
                    <w:rtl/>
                  </w:rPr>
                  <w:t>NT-10-2011</w:t>
                </w:r>
              </w:ins>
            </w:p>
          </w:tc>
        </w:sdtContent>
      </w:sdt>
    </w:tr>
    <w:tr w:rsidR="00555D91" w:rsidRPr="00C30116" w14:paraId="6307BDF6" w14:textId="77777777" w:rsidTr="00C30116">
      <w:tc>
        <w:tcPr>
          <w:tcW w:w="810" w:type="dxa"/>
        </w:tcPr>
        <w:p w14:paraId="679C57E9"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73E572AA" w14:textId="4EB0121B" w:rsidR="00555D91" w:rsidRPr="00C30116" w:rsidRDefault="00555D91" w:rsidP="00C30116">
              <w:pPr>
                <w:tabs>
                  <w:tab w:val="center" w:pos="4153"/>
                  <w:tab w:val="right" w:pos="8306"/>
                </w:tabs>
                <w:spacing w:before="0" w:after="0" w:line="240" w:lineRule="auto"/>
                <w:rPr>
                  <w:rFonts w:ascii="David" w:hAnsi="David" w:cstheme="minorBidi"/>
                  <w:color w:val="00B0F0"/>
                  <w:sz w:val="20"/>
                  <w:szCs w:val="20"/>
                  <w:rtl/>
                </w:rPr>
              </w:pPr>
              <w:ins w:id="349" w:author="Meryl Etman" w:date="2021-02-17T17:04:00Z">
                <w:r>
                  <w:rPr>
                    <w:rFonts w:ascii="David" w:hAnsi="David" w:cstheme="minorBidi"/>
                    <w:color w:val="00B0F0"/>
                    <w:sz w:val="20"/>
                    <w:szCs w:val="20"/>
                    <w:rtl/>
                  </w:rPr>
                  <w:t>טומי עברון - הנדסת בניין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55D91" w:rsidRPr="00C30116" w14:paraId="1BCAECAD" w14:textId="77777777" w:rsidTr="007835AC">
            <w:trPr>
              <w:trHeight w:val="201"/>
            </w:trPr>
            <w:tc>
              <w:tcPr>
                <w:tcW w:w="926" w:type="dxa"/>
              </w:tcPr>
              <w:p w14:paraId="446CC89D"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C58F565" w14:textId="4414D382" w:rsidR="00555D91" w:rsidRPr="00C30116" w:rsidRDefault="00555D91" w:rsidP="00C30116">
                    <w:pPr>
                      <w:tabs>
                        <w:tab w:val="center" w:pos="4153"/>
                        <w:tab w:val="right" w:pos="8306"/>
                      </w:tabs>
                      <w:spacing w:before="0" w:after="0" w:line="240" w:lineRule="auto"/>
                      <w:ind w:left="1" w:hanging="1"/>
                      <w:rPr>
                        <w:rFonts w:ascii="David" w:hAnsi="David" w:cstheme="minorBidi"/>
                        <w:color w:val="00B0F0"/>
                        <w:sz w:val="20"/>
                        <w:szCs w:val="20"/>
                        <w:rtl/>
                      </w:rPr>
                    </w:pPr>
                    <w:ins w:id="350" w:author="Meryl Etman" w:date="2021-05-20T09:32:00Z">
                      <w:r>
                        <w:rPr>
                          <w:rFonts w:ascii="David" w:hAnsi="David" w:cstheme="minorBidi"/>
                          <w:color w:val="00B0F0"/>
                          <w:sz w:val="20"/>
                          <w:szCs w:val="20"/>
                          <w:rtl/>
                        </w:rPr>
                        <w:t>0.2</w:t>
                      </w:r>
                    </w:ins>
                  </w:p>
                </w:tc>
              </w:sdtContent>
            </w:sdt>
          </w:tr>
        </w:tbl>
        <w:p w14:paraId="52E6592D"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69F7F341"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683BF1A2"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5EB1B8B4" w14:textId="0179ECBC" w:rsidR="00555D91" w:rsidRPr="00C30116" w:rsidRDefault="00555D91"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351" w:author="Meryl Etman" w:date="2021-05-20T09:32:00Z">
                <w:r>
                  <w:rPr>
                    <w:rFonts w:ascii="David" w:hAnsi="David" w:cstheme="minorBidi"/>
                    <w:sz w:val="20"/>
                    <w:szCs w:val="20"/>
                    <w:rtl/>
                  </w:rPr>
                  <w:t>3;#</w:t>
                </w:r>
                <w:r>
                  <w:rPr>
                    <w:rFonts w:ascii="David" w:hAnsi="David" w:cstheme="minorBidi"/>
                    <w:sz w:val="20"/>
                    <w:szCs w:val="20"/>
                  </w:rPr>
                  <w:t>Draft</w:t>
                </w:r>
              </w:ins>
            </w:sdtContent>
          </w:sdt>
        </w:p>
      </w:tc>
    </w:tr>
    <w:tr w:rsidR="00555D91" w:rsidRPr="00C30116" w14:paraId="35374D06" w14:textId="77777777" w:rsidTr="00C30116">
      <w:trPr>
        <w:trHeight w:val="80"/>
      </w:trPr>
      <w:tc>
        <w:tcPr>
          <w:tcW w:w="810" w:type="dxa"/>
        </w:tcPr>
        <w:p w14:paraId="3B0F67C6"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590CF5DD" w14:textId="77777777" w:rsidR="00555D91" w:rsidRPr="00C30116" w:rsidRDefault="00555D91"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6140FE71"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156E291E"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3E2C253D"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3E9D579F" w14:textId="77777777" w:rsidR="00555D91" w:rsidRPr="00C30116" w:rsidRDefault="00555D91" w:rsidP="00C30116">
          <w:pPr>
            <w:tabs>
              <w:tab w:val="center" w:pos="4153"/>
              <w:tab w:val="right" w:pos="8306"/>
            </w:tabs>
            <w:spacing w:before="0" w:after="0" w:line="240" w:lineRule="auto"/>
            <w:rPr>
              <w:rFonts w:ascii="David" w:hAnsi="David" w:cstheme="minorBidi"/>
              <w:sz w:val="20"/>
              <w:szCs w:val="20"/>
              <w:rtl/>
            </w:rPr>
          </w:pPr>
        </w:p>
      </w:tc>
    </w:tr>
  </w:tbl>
  <w:p w14:paraId="2592A5FD" w14:textId="77777777" w:rsidR="00555D91" w:rsidRPr="00C30116" w:rsidRDefault="00555D91"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D9CF2E" w14:textId="77777777" w:rsidR="00555D91" w:rsidRDefault="00555D91" w:rsidP="00AF234B">
      <w:pPr>
        <w:spacing w:before="0" w:after="0" w:line="240" w:lineRule="auto"/>
      </w:pPr>
      <w:r>
        <w:separator/>
      </w:r>
    </w:p>
  </w:footnote>
  <w:footnote w:type="continuationSeparator" w:id="0">
    <w:p w14:paraId="3DDE94C2" w14:textId="77777777" w:rsidR="00555D91" w:rsidRDefault="00555D91" w:rsidP="00AF234B">
      <w:pPr>
        <w:spacing w:before="0" w:after="0" w:line="240" w:lineRule="auto"/>
      </w:pPr>
      <w:r>
        <w:continuationSeparator/>
      </w:r>
    </w:p>
  </w:footnote>
  <w:footnote w:type="continuationNotice" w:id="1">
    <w:p w14:paraId="02F2212A" w14:textId="77777777" w:rsidR="00555D91" w:rsidRDefault="00555D9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3DDB44B6" w14:textId="77777777" w:rsidR="00555D91" w:rsidRDefault="00555D91" w:rsidP="00CF334C">
        <w:pPr>
          <w:pStyle w:val="Header"/>
          <w:jc w:val="center"/>
        </w:pPr>
        <w:r>
          <w:fldChar w:fldCharType="begin"/>
        </w:r>
        <w:r>
          <w:instrText xml:space="preserve"> PAGE   \* MERGEFORMAT </w:instrText>
        </w:r>
        <w:r>
          <w:fldChar w:fldCharType="separate"/>
        </w:r>
        <w:r w:rsidR="00DF2912">
          <w:rPr>
            <w:noProof/>
            <w:rtl/>
          </w:rPr>
          <w:t>40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38"/>
        </w:tabs>
        <w:ind w:left="2138"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3A1C"/>
    <w:rsid w:val="000300FA"/>
    <w:rsid w:val="00043328"/>
    <w:rsid w:val="00047BB3"/>
    <w:rsid w:val="000555DD"/>
    <w:rsid w:val="00134C85"/>
    <w:rsid w:val="001835AB"/>
    <w:rsid w:val="001A0C3C"/>
    <w:rsid w:val="001A69D5"/>
    <w:rsid w:val="00214ACF"/>
    <w:rsid w:val="00272745"/>
    <w:rsid w:val="002B2234"/>
    <w:rsid w:val="00302486"/>
    <w:rsid w:val="003C7EB5"/>
    <w:rsid w:val="003E5958"/>
    <w:rsid w:val="004262DB"/>
    <w:rsid w:val="004751C6"/>
    <w:rsid w:val="004D7130"/>
    <w:rsid w:val="004E32D2"/>
    <w:rsid w:val="00521A6A"/>
    <w:rsid w:val="005236CE"/>
    <w:rsid w:val="005475D8"/>
    <w:rsid w:val="00552E11"/>
    <w:rsid w:val="00553085"/>
    <w:rsid w:val="00555D91"/>
    <w:rsid w:val="00590FDD"/>
    <w:rsid w:val="005D6301"/>
    <w:rsid w:val="00666119"/>
    <w:rsid w:val="0072103C"/>
    <w:rsid w:val="007835AC"/>
    <w:rsid w:val="007E1476"/>
    <w:rsid w:val="00853FB4"/>
    <w:rsid w:val="0088392C"/>
    <w:rsid w:val="008C64C6"/>
    <w:rsid w:val="00942177"/>
    <w:rsid w:val="0098780E"/>
    <w:rsid w:val="009F0A08"/>
    <w:rsid w:val="00A42271"/>
    <w:rsid w:val="00AF234B"/>
    <w:rsid w:val="00B16B3E"/>
    <w:rsid w:val="00B2688C"/>
    <w:rsid w:val="00B70B43"/>
    <w:rsid w:val="00BD72C4"/>
    <w:rsid w:val="00BE17B4"/>
    <w:rsid w:val="00BE7CE3"/>
    <w:rsid w:val="00C30116"/>
    <w:rsid w:val="00CF334C"/>
    <w:rsid w:val="00D02A03"/>
    <w:rsid w:val="00D12751"/>
    <w:rsid w:val="00DB2D85"/>
    <w:rsid w:val="00DF2912"/>
    <w:rsid w:val="00E078A7"/>
    <w:rsid w:val="00E679C7"/>
    <w:rsid w:val="00EC37B6"/>
    <w:rsid w:val="00F8217A"/>
    <w:rsid w:val="00F83811"/>
    <w:rsid w:val="00FE4D87"/>
    <w:rsid w:val="00FF43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18AF0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655D33"/>
    <w:rsid w:val="006865A5"/>
    <w:rsid w:val="00994810"/>
    <w:rsid w:val="00A129AA"/>
    <w:rsid w:val="00E400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FA5FA-8779-4AA6-99B0-033959095C38}">
  <ds:schemaRefs>
    <ds:schemaRef ds:uri="http://schemas.microsoft.com/office/2006/metadata/customXsn"/>
  </ds:schemaRefs>
</ds:datastoreItem>
</file>

<file path=customXml/itemProps2.xml><?xml version="1.0" encoding="utf-8"?>
<ds:datastoreItem xmlns:ds="http://schemas.openxmlformats.org/officeDocument/2006/customXml" ds:itemID="{1D5F1CB0-55FB-46A6-BCB8-E87158FD333C}"/>
</file>

<file path=customXml/itemProps3.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e82e0497-401b-493b-ab66-61f85c09ed30"/>
    <ds:schemaRef ds:uri="http://www.w3.org/XML/1998/namespace"/>
  </ds:schemaRefs>
</ds:datastoreItem>
</file>

<file path=customXml/itemProps4.xml><?xml version="1.0" encoding="utf-8"?>
<ds:datastoreItem xmlns:ds="http://schemas.openxmlformats.org/officeDocument/2006/customXml" ds:itemID="{C8073D1F-0D93-4884-819E-B1CDE0A28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2A51E2F8-BBEE-4815-A217-C40D3C9C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42</Pages>
  <Words>12716</Words>
  <Characters>63584</Characters>
  <Application>Microsoft Office Word</Application>
  <DocSecurity>0</DocSecurity>
  <Lines>529</Lines>
  <Paragraphs>152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76148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cp:lastPrinted>2021-02-17T15:34:00Z</cp:lastPrinted>
  <dcterms:created xsi:type="dcterms:W3CDTF">2021-02-17T14:54:00Z</dcterms:created>
  <dcterms:modified xsi:type="dcterms:W3CDTF">2021-05-20T06:43:00Z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33e88446-1cd5-4114-9822-110e0a6d72aa</vt:lpwstr>
  </property>
</Properties>
</file>