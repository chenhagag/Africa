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4FA70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bookmarkStart w:id="0" w:name="_GoBack"/>
      <w:bookmarkEnd w:id="0"/>
    </w:p>
    <w:p w14:paraId="35C7716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55C57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866D8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23DBE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2B9332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5EBEBA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09A917CC" wp14:editId="3702A2C2">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6BD58D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906EA4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569762"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FA7287"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087C69" w14:textId="2BD0892E"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ins w:id="1" w:author="Meryl Etman" w:date="2021-11-28T14:27:00Z">
        <w:r w:rsidR="003C1BBA">
          <w:rPr>
            <w:rFonts w:ascii="Times New Roman" w:eastAsia="Times New Roman" w:hAnsi="Times New Roman" w:cs="David" w:hint="cs"/>
            <w:bCs/>
            <w:sz w:val="32"/>
            <w:szCs w:val="32"/>
            <w:u w:val="single"/>
            <w:rtl/>
            <w:lang w:eastAsia="he-IL"/>
          </w:rPr>
          <w:t xml:space="preserve"> ובידוד תרמי</w:t>
        </w:r>
      </w:ins>
    </w:p>
    <w:p w14:paraId="58999A0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B75FE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E7EF5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D51008"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D4C477"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18206F6" w14:textId="77777777" w:rsidR="00C8505B" w:rsidRPr="008E610C" w:rsidRDefault="004E02BD"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2" w:author="Meryl Etman" w:date="2021-11-28T14:14:00Z">
            <w:r>
              <w:rPr>
                <w:rFonts w:ascii="Times New Roman" w:eastAsia="Times New Roman" w:hAnsi="Times New Roman" w:cs="David"/>
                <w:bCs/>
                <w:color w:val="00B0F0"/>
                <w:sz w:val="24"/>
                <w:szCs w:val="24"/>
                <w:u w:val="single"/>
                <w:rtl/>
                <w:lang w:eastAsia="he-IL"/>
              </w:rPr>
              <w:t>סביוני נצר סירני - בניין 31</w:t>
            </w:r>
          </w:ins>
        </w:p>
      </w:sdtContent>
    </w:sdt>
    <w:p w14:paraId="0451DD45"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53A241A2"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2BCCC14"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FEDE824" w14:textId="77777777" w:rsidR="00C8505B" w:rsidRPr="008E610C" w:rsidRDefault="004E02BD"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3" w:author="Meryl Etman" w:date="2021-11-28T14:14:00Z">
            <w:r>
              <w:rPr>
                <w:rFonts w:ascii="Times New Roman" w:eastAsia="Times New Roman" w:hAnsi="Times New Roman" w:cs="David"/>
                <w:bCs/>
                <w:color w:val="00B0F0"/>
                <w:sz w:val="24"/>
                <w:szCs w:val="24"/>
                <w:u w:val="single"/>
                <w:rtl/>
                <w:lang w:eastAsia="he-IL"/>
              </w:rPr>
              <w:t>סביוני נצר סירני</w:t>
            </w:r>
          </w:ins>
        </w:p>
      </w:sdtContent>
    </w:sdt>
    <w:p w14:paraId="14EF94DB"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462E5F10"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01C9E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AC25C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32CC7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DAC47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B04E9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C3E1A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B3B11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9E4DE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202CE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676F6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29F2A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4EAC8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3DE2A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2C12A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D56F0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116D3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985CDA"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2F1107"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AD20B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CD114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1BBF5B" w14:textId="08AE9B25"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ins w:id="4" w:author="Meryl Etman" w:date="2021-11-28T14:27:00Z">
        <w:r w:rsidR="003C1BBA" w:rsidRPr="003C1BBA">
          <w:rPr>
            <w:rFonts w:ascii="Times New Roman" w:eastAsia="Times New Roman" w:hAnsi="Times New Roman" w:cs="David"/>
            <w:bCs/>
            <w:sz w:val="32"/>
            <w:szCs w:val="32"/>
            <w:u w:val="single"/>
            <w:rtl/>
            <w:lang w:eastAsia="he-IL"/>
            <w:rPrChange w:id="5" w:author="Meryl Etman" w:date="2021-11-28T14:27:00Z">
              <w:rPr>
                <w:rFonts w:ascii="Times New Roman" w:eastAsia="Times New Roman" w:hAnsi="Times New Roman" w:cs="David"/>
                <w:bCs/>
                <w:i/>
                <w:iCs/>
                <w:sz w:val="32"/>
                <w:szCs w:val="32"/>
                <w:u w:val="single"/>
                <w:rtl/>
                <w:lang w:eastAsia="he-IL"/>
              </w:rPr>
            </w:rPrChange>
          </w:rPr>
          <w:t xml:space="preserve"> ובידוד תרמי</w:t>
        </w:r>
      </w:ins>
    </w:p>
    <w:p w14:paraId="5188F09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D834F64" w14:textId="5A3B62B3"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6T00:00:00Z">
            <w:dateFormat w:val="dd/MM/yyyy"/>
            <w:lid w:val="he-IL"/>
            <w:storeMappedDataAs w:val="dateTime"/>
            <w:calendar w:val="gregorian"/>
          </w:date>
        </w:sdtPr>
        <w:sdtEndPr/>
        <w:sdtContent>
          <w:ins w:id="6" w:author="Meryl Etman" w:date="2022-02-16T12:21:00Z">
            <w:r w:rsidR="00725637">
              <w:rPr>
                <w:rFonts w:ascii="Times New Roman" w:eastAsia="Times New Roman" w:hAnsi="Times New Roman" w:cs="David" w:hint="cs"/>
                <w:color w:val="800080"/>
                <w:sz w:val="24"/>
                <w:szCs w:val="24"/>
                <w:rtl/>
                <w:lang w:eastAsia="he-IL"/>
              </w:rPr>
              <w:t>‏16/02/2022</w:t>
            </w:r>
          </w:ins>
        </w:sdtContent>
      </w:sdt>
    </w:p>
    <w:p w14:paraId="01896415"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0ED1285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9043EC3"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E87893"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557089643"/>
        <w:placeholder>
          <w:docPart w:val="6E59DC50D24543F9AD16B73B862D0E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B66644D" w14:textId="62686A5F" w:rsidR="000206FA" w:rsidRPr="000206FA" w:rsidRDefault="00886122" w:rsidP="000206FA">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7" w:author="Meryl Etman" w:date="2021-11-28T14:17: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1222A559"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562DFF1D"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3DA0F16F"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25B1513"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5B446D5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B248577" w14:textId="16A33718" w:rsidR="000206FA" w:rsidRPr="000206FA" w:rsidRDefault="00055437"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8" w:author="Meryl Etman" w:date="2021-11-28T14:41:00Z">
            <w:r>
              <w:rPr>
                <w:rFonts w:ascii="Times New Roman" w:eastAsia="Times New Roman" w:hAnsi="Times New Roman" w:cs="David"/>
                <w:color w:val="800080"/>
                <w:sz w:val="24"/>
                <w:szCs w:val="24"/>
                <w:rtl/>
              </w:rPr>
              <w:br/>
              <w:t>סלע בניה ירוקה ומתקדמת</w:t>
            </w:r>
            <w:r>
              <w:rPr>
                <w:rFonts w:ascii="Times New Roman" w:eastAsia="Times New Roman" w:hAnsi="Times New Roman" w:cs="David"/>
                <w:color w:val="800080"/>
                <w:sz w:val="24"/>
                <w:szCs w:val="24"/>
                <w:rtl/>
              </w:rPr>
              <w:br/>
              <w:t>השיר 12א' כרכור</w:t>
            </w:r>
            <w:r>
              <w:rPr>
                <w:rFonts w:ascii="Times New Roman" w:eastAsia="Times New Roman" w:hAnsi="Times New Roman" w:cs="David"/>
                <w:color w:val="800080"/>
                <w:sz w:val="24"/>
                <w:szCs w:val="24"/>
                <w:rtl/>
              </w:rPr>
              <w:br/>
              <w:t>033233446</w:t>
            </w:r>
            <w:r>
              <w:rPr>
                <w:rFonts w:ascii="Times New Roman" w:eastAsia="Times New Roman" w:hAnsi="Times New Roman" w:cs="David"/>
                <w:color w:val="800080"/>
                <w:sz w:val="24"/>
                <w:szCs w:val="24"/>
                <w:rtl/>
              </w:rPr>
              <w:br/>
            </w:r>
          </w:ins>
        </w:p>
      </w:sdtContent>
    </w:sdt>
    <w:p w14:paraId="732109A8"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557C73BB"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2270B6F6"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927AFAA" w14:textId="77777777"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628B04B7"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0A40D945"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t>מבוא</w:t>
      </w:r>
    </w:p>
    <w:p w14:paraId="74DBD80C"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למונחים הבאים יהא הפרוש הנקוב בצידם דהיינו:</w:t>
      </w:r>
    </w:p>
    <w:p w14:paraId="30FC361A"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6B4531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5EE49CC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5F6F1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"התכנית" </w:t>
      </w:r>
      <w:r w:rsidRPr="000206FA">
        <w:rPr>
          <w:rFonts w:ascii="Times New Roman" w:eastAsia="Times New Roman" w:hAnsi="Times New Roman" w:cs="David"/>
          <w:sz w:val="20"/>
          <w:szCs w:val="24"/>
          <w:rtl/>
          <w:lang w:eastAsia="he-IL"/>
        </w:rPr>
        <w:t>/</w:t>
      </w:r>
    </w:p>
    <w:p w14:paraId="7F347A7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1B4A6C1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1226264"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F253F3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F7E7BF"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B82431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F554FE8"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התכניות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0206FA">
        <w:rPr>
          <w:rFonts w:ascii="Times New Roman" w:eastAsia="Times New Roman" w:hAnsi="Times New Roman" w:cs="David"/>
          <w:sz w:val="20"/>
          <w:szCs w:val="24"/>
          <w:rtl/>
          <w:lang w:eastAsia="he-IL"/>
        </w:rPr>
        <w:lastRenderedPageBreak/>
        <w:t xml:space="preserve">המצוינים ברשימת התכניות ומסמכים המצורפת לחוזה זה במסגרת 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16E753D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875F4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3B5F054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475A5081" w14:textId="37B4804D"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השירותים כמוגדר וכמפורט בחוזה זה ובנספח</w:t>
      </w:r>
      <w:ins w:id="9" w:author="Meryl Etman [2]" w:date="2021-11-28T14:59:00Z">
        <w:r w:rsidR="00DF29A1">
          <w:rPr>
            <w:rFonts w:ascii="Times New Roman" w:eastAsia="Times New Roman" w:hAnsi="Times New Roman" w:cs="David" w:hint="cs"/>
            <w:sz w:val="20"/>
            <w:szCs w:val="24"/>
            <w:rtl/>
            <w:lang w:eastAsia="he-IL"/>
          </w:rPr>
          <w:t>ים</w:t>
        </w:r>
      </w:ins>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ins w:id="10" w:author="Meryl Etman [2]" w:date="2021-11-28T14:58:00Z">
        <w:r w:rsidR="00DF29A1">
          <w:rPr>
            <w:rFonts w:ascii="Times New Roman" w:eastAsia="Times New Roman" w:hAnsi="Times New Roman" w:cs="David" w:hint="cs"/>
            <w:b/>
            <w:bCs/>
            <w:sz w:val="20"/>
            <w:szCs w:val="24"/>
            <w:rtl/>
            <w:lang w:eastAsia="he-IL"/>
          </w:rPr>
          <w:t>וב1'</w:t>
        </w:r>
      </w:ins>
      <w:ins w:id="11" w:author="Meryl Etman [2]" w:date="2021-11-28T14:59:00Z">
        <w:r w:rsidR="00DF29A1">
          <w:rPr>
            <w:rFonts w:ascii="Times New Roman" w:eastAsia="Times New Roman" w:hAnsi="Times New Roman" w:cs="David" w:hint="cs"/>
            <w:b/>
            <w:bCs/>
            <w:sz w:val="20"/>
            <w:szCs w:val="24"/>
            <w:rtl/>
            <w:lang w:eastAsia="he-IL"/>
          </w:rPr>
          <w:t xml:space="preserve"> </w:t>
        </w:r>
      </w:ins>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6ECF4B4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883B57"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25929F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AC76E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405B156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51D15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3AD8A8C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24D0DB81"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B819BAE"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363E6EC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2C98D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0DF0541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המצ"ב.</w:t>
      </w:r>
    </w:p>
    <w:p w14:paraId="57D5A92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C61D1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5D5808B3"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w:t>
      </w:r>
    </w:p>
    <w:p w14:paraId="15529E16"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D876A6A"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6F0A35BA"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75BC1CE0"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CACA467"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162BD3F8" w14:textId="2534256E"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del w:id="12" w:author="Meryl Etman [2]" w:date="2021-11-28T14:59:00Z">
        <w:r w:rsidRPr="000206FA" w:rsidDel="00DF29A1">
          <w:rPr>
            <w:rFonts w:ascii="Times New Roman" w:eastAsia="Times New Roman" w:hAnsi="Times New Roman" w:cs="David"/>
            <w:bCs/>
            <w:sz w:val="20"/>
            <w:szCs w:val="24"/>
            <w:rtl/>
            <w:lang w:eastAsia="he-IL"/>
          </w:rPr>
          <w:delText>נספח ב</w:delText>
        </w:r>
      </w:del>
      <w:ins w:id="13" w:author="Meryl Etman [2]" w:date="2021-11-28T14:59:00Z">
        <w:r w:rsidR="00DF29A1">
          <w:rPr>
            <w:rFonts w:ascii="Times New Roman" w:eastAsia="Times New Roman" w:hAnsi="Times New Roman" w:cs="David"/>
            <w:bCs/>
            <w:sz w:val="20"/>
            <w:szCs w:val="24"/>
            <w:rtl/>
            <w:lang w:eastAsia="he-IL"/>
          </w:rPr>
          <w:t>נספחים ב וב1</w:t>
        </w:r>
      </w:ins>
      <w:r w:rsidRPr="000206FA">
        <w:rPr>
          <w:rFonts w:ascii="Times New Roman" w:eastAsia="Times New Roman" w:hAnsi="Times New Roman" w:cs="David"/>
          <w:b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A6F8EB0"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14C1B541"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665344BF"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23812DD4"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2DC7DAB5"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71E3089"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C38EF5C"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רשימת התכניות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7F434BFF"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53C782F3"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27F7944C"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6000F04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F0F281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2380DE35" w14:textId="1B07ADF2"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הם יינתנו על ידו בשלבי עבודה כמפורט ב</w:t>
      </w:r>
      <w:del w:id="14" w:author="Meryl Etman [2]" w:date="2021-11-28T14:59:00Z">
        <w:r w:rsidRPr="000206FA" w:rsidDel="00DF29A1">
          <w:rPr>
            <w:rFonts w:ascii="Times New Roman" w:eastAsia="Times New Roman" w:hAnsi="Times New Roman" w:cs="David"/>
            <w:sz w:val="20"/>
            <w:szCs w:val="24"/>
            <w:rtl/>
            <w:lang w:eastAsia="he-IL"/>
          </w:rPr>
          <w:delText xml:space="preserve">נספח </w:delText>
        </w:r>
        <w:r w:rsidRPr="000206FA" w:rsidDel="00DF29A1">
          <w:rPr>
            <w:rFonts w:ascii="Times New Roman" w:eastAsia="Times New Roman" w:hAnsi="Times New Roman" w:cs="David"/>
            <w:bCs/>
            <w:sz w:val="20"/>
            <w:szCs w:val="24"/>
            <w:rtl/>
            <w:lang w:eastAsia="he-IL"/>
          </w:rPr>
          <w:delText>ב</w:delText>
        </w:r>
      </w:del>
      <w:ins w:id="15" w:author="Meryl Etman [2]" w:date="2021-11-28T14:59:00Z">
        <w:r w:rsidR="00DF29A1">
          <w:rPr>
            <w:rFonts w:ascii="Times New Roman" w:eastAsia="Times New Roman" w:hAnsi="Times New Roman" w:cs="David"/>
            <w:sz w:val="20"/>
            <w:szCs w:val="24"/>
            <w:rtl/>
            <w:lang w:eastAsia="he-IL"/>
          </w:rPr>
          <w:t>נספחים ב וב1</w:t>
        </w:r>
      </w:ins>
      <w:r w:rsidRPr="000206FA">
        <w:rPr>
          <w:rFonts w:ascii="Times New Roman" w:eastAsia="Times New Roman" w:hAnsi="Times New Roman" w:cs="David"/>
          <w:b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r w:rsidRPr="000206FA">
        <w:rPr>
          <w:rFonts w:ascii="Times New Roman" w:eastAsia="Times New Roman" w:hAnsi="Times New Roman" w:cs="David"/>
          <w:sz w:val="20"/>
          <w:szCs w:val="24"/>
          <w:rtl/>
          <w:lang w:eastAsia="he-IL"/>
        </w:rPr>
        <w:lastRenderedPageBreak/>
        <w:t>ב</w:t>
      </w:r>
      <w:del w:id="16" w:author="Meryl Etman [2]" w:date="2021-11-28T14:59:00Z">
        <w:r w:rsidRPr="000206FA" w:rsidDel="00DF29A1">
          <w:rPr>
            <w:rFonts w:ascii="Times New Roman" w:eastAsia="Times New Roman" w:hAnsi="Times New Roman" w:cs="David"/>
            <w:sz w:val="20"/>
            <w:szCs w:val="24"/>
            <w:rtl/>
            <w:lang w:eastAsia="he-IL"/>
          </w:rPr>
          <w:delText xml:space="preserve">נספח </w:delText>
        </w:r>
        <w:r w:rsidRPr="000206FA" w:rsidDel="00DF29A1">
          <w:rPr>
            <w:rFonts w:ascii="Times New Roman" w:eastAsia="Times New Roman" w:hAnsi="Times New Roman" w:cs="David"/>
            <w:bCs/>
            <w:sz w:val="20"/>
            <w:szCs w:val="24"/>
            <w:rtl/>
            <w:lang w:eastAsia="he-IL"/>
          </w:rPr>
          <w:delText>ב</w:delText>
        </w:r>
      </w:del>
      <w:ins w:id="17" w:author="Meryl Etman [2]" w:date="2021-11-28T14:59:00Z">
        <w:r w:rsidR="00DF29A1">
          <w:rPr>
            <w:rFonts w:ascii="Times New Roman" w:eastAsia="Times New Roman" w:hAnsi="Times New Roman" w:cs="David"/>
            <w:sz w:val="20"/>
            <w:szCs w:val="24"/>
            <w:rtl/>
            <w:lang w:eastAsia="he-IL"/>
          </w:rPr>
          <w:t>נספחים ב וב1</w:t>
        </w:r>
      </w:ins>
      <w:r w:rsidRPr="000206FA">
        <w:rPr>
          <w:rFonts w:ascii="Times New Roman" w:eastAsia="Times New Roman" w:hAnsi="Times New Roman" w:cs="David"/>
          <w:bCs/>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w:t>
      </w:r>
    </w:p>
    <w:p w14:paraId="21D95C6A"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2ABB1B1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670AE6E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2848B91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08F2197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4AC7260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התכניות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50B68F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התכניות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ולרבות כל שינוי בתכניותיו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31C66D9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2467645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שיידרש.</w:t>
      </w:r>
    </w:p>
    <w:p w14:paraId="2D805A2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"רמדורנט"</w:t>
      </w:r>
      <w:r w:rsidRPr="000206FA">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30107FFD"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צוות עובדים ואמצעים</w:t>
      </w:r>
    </w:p>
    <w:p w14:paraId="040AC84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2CB13A0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hint="cs"/>
          <w:b/>
          <w:sz w:val="20"/>
          <w:szCs w:val="24"/>
          <w:rtl/>
          <w:lang w:eastAsia="he-IL"/>
        </w:rPr>
        <w:t>המצ"ב,</w:t>
      </w:r>
      <w:r w:rsidRPr="000206FA">
        <w:rPr>
          <w:rFonts w:ascii="Times New Roman" w:eastAsia="Times New Roman" w:hAnsi="Times New Roman" w:cs="David"/>
          <w:sz w:val="20"/>
          <w:szCs w:val="24"/>
          <w:rtl/>
          <w:lang w:eastAsia="he-IL"/>
        </w:rPr>
        <w:t xml:space="preserve"> 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60D202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60963AD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המצ"ב</w:t>
      </w:r>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7E5B8A43"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8D435D6"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0221235"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p>
    <w:p w14:paraId="56214F5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המוחלט</w:t>
      </w:r>
      <w:r w:rsidRPr="000206FA">
        <w:rPr>
          <w:rFonts w:ascii="Times New Roman" w:eastAsia="Times New Roman" w:hAnsi="Times New Roman" w:cs="David" w:hint="cs"/>
          <w:sz w:val="20"/>
          <w:szCs w:val="24"/>
          <w:rtl/>
          <w:lang w:eastAsia="he-IL"/>
        </w:rPr>
        <w:t xml:space="preserve"> 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56ECF559"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5B8D3B23"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w:t>
      </w:r>
      <w:r w:rsidR="00B17D15">
        <w:rPr>
          <w:rFonts w:ascii="Times New Roman" w:eastAsia="Times New Roman" w:hAnsi="Times New Roman" w:cs="David"/>
          <w:bCs/>
          <w:sz w:val="20"/>
          <w:szCs w:val="24"/>
          <w:u w:val="single"/>
          <w:rtl/>
          <w:lang w:eastAsia="he-IL"/>
        </w:rPr>
        <w:t>יועץ</w:t>
      </w:r>
    </w:p>
    <w:p w14:paraId="5422857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4B66A7E1"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תיקונים לתכניות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3C433C6E"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7A720BB1"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ליתן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אלא באמצעות המזמין או המנהל.</w:t>
      </w:r>
    </w:p>
    <w:p w14:paraId="04378D4D"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lastRenderedPageBreak/>
        <w:t>סמכויות המנהל</w:t>
      </w:r>
    </w:p>
    <w:p w14:paraId="62346A2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0FD980A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המצ"ב</w:t>
      </w:r>
      <w:r w:rsidRPr="000206FA">
        <w:rPr>
          <w:rFonts w:ascii="Times New Roman" w:eastAsia="Times New Roman" w:hAnsi="Times New Roman" w:cs="David"/>
          <w:sz w:val="20"/>
          <w:szCs w:val="24"/>
          <w:rtl/>
          <w:lang w:eastAsia="he-IL"/>
        </w:rPr>
        <w:t>.</w:t>
      </w:r>
    </w:p>
    <w:p w14:paraId="26299E1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לצורך הפעלת סמכויותיו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רשאי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מי מטעמו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בכל מקום אחר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בו מבוצעים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למסור כל הסבר שיידרש על יד</w:t>
      </w:r>
      <w:r w:rsidRPr="000206FA">
        <w:rPr>
          <w:rFonts w:ascii="Times New Roman" w:eastAsia="Times New Roman" w:hAnsi="Times New Roman" w:cs="David" w:hint="cs"/>
          <w:sz w:val="20"/>
          <w:szCs w:val="24"/>
          <w:rtl/>
          <w:lang w:eastAsia="he-IL"/>
        </w:rPr>
        <w:t>י המנהל 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w:t>
      </w:r>
    </w:p>
    <w:p w14:paraId="25A3029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79A74F11"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התכניות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229134D1"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37A3F04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27465A32" w14:textId="10A8EA51"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קטע מהפרויקט ו/או שלב משלבי העבודה כמפורט ב</w:t>
      </w:r>
      <w:del w:id="18" w:author="Meryl Etman [2]" w:date="2021-11-28T14:59:00Z">
        <w:r w:rsidRPr="000206FA" w:rsidDel="00DF29A1">
          <w:rPr>
            <w:rFonts w:ascii="Times New Roman" w:eastAsia="Times New Roman" w:hAnsi="Times New Roman" w:cs="David"/>
            <w:sz w:val="20"/>
            <w:szCs w:val="24"/>
            <w:rtl/>
            <w:lang w:eastAsia="he-IL"/>
          </w:rPr>
          <w:delText xml:space="preserve">נספח </w:delText>
        </w:r>
        <w:r w:rsidRPr="000206FA" w:rsidDel="00DF29A1">
          <w:rPr>
            <w:rFonts w:ascii="Times New Roman" w:eastAsia="Times New Roman" w:hAnsi="Times New Roman" w:cs="David"/>
            <w:bCs/>
            <w:sz w:val="20"/>
            <w:szCs w:val="24"/>
            <w:rtl/>
            <w:lang w:eastAsia="he-IL"/>
          </w:rPr>
          <w:delText>ב</w:delText>
        </w:r>
      </w:del>
      <w:ins w:id="19" w:author="Meryl Etman [2]" w:date="2021-11-28T14:59:00Z">
        <w:r w:rsidR="00DF29A1">
          <w:rPr>
            <w:rFonts w:ascii="Times New Roman" w:eastAsia="Times New Roman" w:hAnsi="Times New Roman" w:cs="David"/>
            <w:sz w:val="20"/>
            <w:szCs w:val="24"/>
            <w:rtl/>
            <w:lang w:eastAsia="he-IL"/>
          </w:rPr>
          <w:t>נספחים ב וב1</w:t>
        </w:r>
      </w:ins>
      <w:r w:rsidRPr="000206FA">
        <w:rPr>
          <w:rFonts w:ascii="Times New Roman" w:eastAsia="Times New Roman" w:hAnsi="Times New Roman" w:cs="David"/>
          <w:bCs/>
          <w:sz w:val="20"/>
          <w:szCs w:val="24"/>
          <w:rtl/>
          <w:lang w:eastAsia="he-IL"/>
        </w:rPr>
        <w:t>'</w:t>
      </w:r>
      <w:r w:rsidRPr="000206FA">
        <w:rPr>
          <w:rFonts w:ascii="Times New Roman" w:eastAsia="Times New Roman" w:hAnsi="Times New Roman" w:cs="David"/>
          <w:sz w:val="20"/>
          <w:szCs w:val="24"/>
          <w:rtl/>
          <w:lang w:eastAsia="he-IL"/>
        </w:rPr>
        <w:t xml:space="preserve"> או </w:t>
      </w:r>
      <w:r w:rsidRPr="000206FA">
        <w:rPr>
          <w:rFonts w:ascii="Times New Roman" w:eastAsia="Times New Roman" w:hAnsi="Times New Roman" w:cs="David"/>
          <w:b/>
          <w:bCs/>
          <w:sz w:val="20"/>
          <w:szCs w:val="24"/>
          <w:rtl/>
          <w:lang w:eastAsia="he-IL"/>
        </w:rPr>
        <w:t xml:space="preserve">ג'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50FEE7A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5E0B1544"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יתר הגורמים, מותנות בכך שיסופקו להם כל התכניות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A3BB2BC"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F44B8C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5A70918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הצפוי.</w:t>
      </w:r>
    </w:p>
    <w:p w14:paraId="2B8B40C8"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תכניות,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8410B9B"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1266EFB6" w14:textId="77777777"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1206C7A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2925FD6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31781B6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ולעיין בהתקדמות ובאופן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כל הסבר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פרט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דיווח</w:t>
      </w:r>
      <w:r w:rsidRPr="000206FA">
        <w:rPr>
          <w:rFonts w:ascii="Times New Roman" w:eastAsia="Times New Roman" w:hAnsi="Times New Roman" w:cs="David" w:hint="cs"/>
          <w:sz w:val="20"/>
          <w:szCs w:val="24"/>
          <w:rtl/>
          <w:lang w:eastAsia="he-IL"/>
        </w:rPr>
        <w:t>, מיד</w:t>
      </w:r>
      <w:r w:rsidRPr="000206FA">
        <w:rPr>
          <w:rFonts w:ascii="Times New Roman" w:eastAsia="Times New Roman" w:hAnsi="Times New Roman" w:cs="David"/>
          <w:sz w:val="20"/>
          <w:szCs w:val="24"/>
          <w:rtl/>
          <w:lang w:eastAsia="he-IL"/>
        </w:rPr>
        <w:t xml:space="preserve"> לפי בקשתו. אין בסעיף זה כדי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ו/או לפי כל דין</w:t>
      </w:r>
      <w:r w:rsidRPr="000206FA">
        <w:rPr>
          <w:rFonts w:ascii="Times New Roman" w:eastAsia="Times New Roman" w:hAnsi="Times New Roman" w:cs="David"/>
          <w:sz w:val="20"/>
          <w:szCs w:val="24"/>
          <w:rtl/>
          <w:lang w:eastAsia="he-IL"/>
        </w:rPr>
        <w:t>.</w:t>
      </w:r>
    </w:p>
    <w:p w14:paraId="67C14D2F"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DBAF86F"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08D9BDE7"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r w:rsidRPr="000206FA">
        <w:rPr>
          <w:rFonts w:ascii="Times New Roman" w:eastAsia="Times New Roman" w:hAnsi="Times New Roman" w:cs="David" w:hint="cs"/>
          <w:b/>
          <w:sz w:val="20"/>
          <w:szCs w:val="24"/>
          <w:rtl/>
          <w:lang w:eastAsia="he-IL"/>
        </w:rPr>
        <w:t xml:space="preserve">המצ"ב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2456F8E6"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379748F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41D6715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5AC7C384"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3CA48AC7"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F6CB662"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589D8905"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2E9E603B"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שליחויות.</w:t>
      </w:r>
    </w:p>
    <w:p w14:paraId="0CDE81FE"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רמדורנט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F2D967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המצ"ב,</w:t>
      </w:r>
      <w:r w:rsidRPr="000206FA">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22F2E924"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5BE6D89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r w:rsidRPr="000206FA">
        <w:rPr>
          <w:rFonts w:ascii="Times New Roman" w:eastAsia="Times New Roman" w:hAnsi="Times New Roman" w:cs="David" w:hint="cs"/>
          <w:sz w:val="20"/>
          <w:szCs w:val="24"/>
          <w:rtl/>
          <w:lang w:eastAsia="he-IL"/>
        </w:rPr>
        <w:t xml:space="preserve">המצ"ב,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4210739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0C2E89E6"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706CF892"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F88E5D6"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61E612B0"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267E2DF" w14:textId="0CC56ACD"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 xml:space="preserve">ב' </w:t>
      </w:r>
      <w:ins w:id="20" w:author="Meryl Etman [2]" w:date="2021-11-28T15:00:00Z">
        <w:r w:rsidR="00792575">
          <w:rPr>
            <w:rFonts w:ascii="Times New Roman" w:eastAsia="Times New Roman" w:hAnsi="Times New Roman" w:cs="David" w:hint="cs"/>
            <w:bCs/>
            <w:sz w:val="20"/>
            <w:szCs w:val="24"/>
            <w:rtl/>
            <w:lang w:eastAsia="he-IL"/>
          </w:rPr>
          <w:t>וב1</w:t>
        </w:r>
      </w:ins>
      <w:ins w:id="21" w:author="Meryl Etman [2]" w:date="2021-11-28T15:01:00Z">
        <w:r w:rsidR="00792575">
          <w:rPr>
            <w:rFonts w:ascii="Times New Roman" w:eastAsia="Times New Roman" w:hAnsi="Times New Roman" w:cs="David" w:hint="cs"/>
            <w:bCs/>
            <w:sz w:val="20"/>
            <w:szCs w:val="24"/>
            <w:rtl/>
            <w:lang w:eastAsia="he-IL"/>
          </w:rPr>
          <w:t xml:space="preserve">' </w:t>
        </w:r>
      </w:ins>
      <w:r w:rsidRPr="00B17D15">
        <w:rPr>
          <w:rFonts w:ascii="Times New Roman" w:eastAsia="Times New Roman" w:hAnsi="Times New Roman" w:cs="David"/>
          <w:bCs/>
          <w:sz w:val="20"/>
          <w:szCs w:val="24"/>
          <w:rtl/>
          <w:lang w:eastAsia="he-IL"/>
        </w:rPr>
        <w:t>או ג'</w:t>
      </w:r>
      <w:r w:rsidRPr="00B17D15">
        <w:rPr>
          <w:rFonts w:ascii="Times New Roman" w:eastAsia="Times New Roman" w:hAnsi="Times New Roman" w:cs="David" w:hint="cs"/>
          <w:b/>
          <w:sz w:val="20"/>
          <w:szCs w:val="24"/>
          <w:rtl/>
          <w:lang w:eastAsia="he-IL"/>
        </w:rPr>
        <w:t xml:space="preserve"> המצ"ב</w:t>
      </w:r>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7677654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5D75D7BE"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קוי בתכנון ו/או באומדן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0CE28AA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69ED574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13ACE68"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השינויים מתחייבים מדרישת רשויות מוסמכות. </w:t>
      </w:r>
    </w:p>
    <w:p w14:paraId="580D56C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2C6F8D2" w14:textId="77777777"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764452AC" w14:textId="77777777" w:rsidR="00934BC3" w:rsidRPr="000206FA"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36248E24"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אחריות וביטוח</w:t>
      </w:r>
    </w:p>
    <w:p w14:paraId="336DC615"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554E6A7"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75215208" w14:textId="77777777" w:rsidR="00937C9F" w:rsidRPr="00013687" w:rsidRDefault="00937C9F" w:rsidP="00937C9F">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1A54F40B" w14:textId="77777777" w:rsidR="00937C9F" w:rsidRPr="00013687" w:rsidRDefault="00937C9F" w:rsidP="00937C9F">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8231CA4"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60EA6D5"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B22F864"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7A00B51"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1DEE6FD"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F50331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2C5595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28004F6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2EF3914A"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119A06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F2C0F39"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3850DC3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111C1F84"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EF1CB03"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D063DE9"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381C506"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470458D"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2293247" w14:textId="77777777" w:rsidR="00937C9F" w:rsidRPr="00A42052"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17A919A" w14:textId="77777777" w:rsidR="000206FA" w:rsidRPr="000206FA"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6630A98B"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אספקת תכניות</w:t>
      </w:r>
    </w:p>
    <w:p w14:paraId="73E5293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לתכניות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396AF62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5772019F" w14:textId="77777777"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BB5073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7AE32D6F"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7852F4B4"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זכות הקניין בכל התכניות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התכניות.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2182A77C"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מעמד ה</w:t>
      </w:r>
      <w:r w:rsidR="00B17D15">
        <w:rPr>
          <w:rFonts w:ascii="Times New Roman" w:eastAsia="Times New Roman" w:hAnsi="Times New Roman" w:cs="David"/>
          <w:bCs/>
          <w:sz w:val="20"/>
          <w:szCs w:val="24"/>
          <w:u w:val="single"/>
          <w:rtl/>
          <w:lang w:eastAsia="he-IL"/>
        </w:rPr>
        <w:t>יועץ</w:t>
      </w:r>
    </w:p>
    <w:p w14:paraId="2C6010E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7C74FAA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י הדין ו/או מכח צו הרחבה ו/או מכח הסכם כלשהו על עובד</w:t>
      </w:r>
      <w:r w:rsidRPr="000206FA">
        <w:rPr>
          <w:rFonts w:ascii="Times New Roman" w:eastAsia="Times New Roman" w:hAnsi="Times New Roman" w:cs="David" w:hint="cs"/>
          <w:sz w:val="20"/>
          <w:szCs w:val="24"/>
          <w:rtl/>
          <w:lang w:eastAsia="he-IL"/>
        </w:rPr>
        <w:t>.</w:t>
      </w:r>
    </w:p>
    <w:p w14:paraId="2EC0D43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206FA">
        <w:rPr>
          <w:rFonts w:ascii="Times New Roman" w:eastAsia="Times New Roman" w:hAnsi="Times New Roman" w:cs="David"/>
          <w:color w:val="000000"/>
          <w:sz w:val="24"/>
          <w:szCs w:val="24"/>
          <w:rtl/>
          <w:lang w:eastAsia="he-IL"/>
        </w:rPr>
        <w:t xml:space="preserve"> 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69A7CC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ישא לבדו </w:t>
      </w:r>
      <w:r w:rsidRPr="000206FA">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FB1B19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EF7AD4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3EBF3D15"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499722A0"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46181F5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2677A79F"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57665621"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0C0301E3"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6A6C2965"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527CEFEA"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1E0CD74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6DAA73A9"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בלא צורך בהודעה מוקדמת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אחד מהמקרים הבאים:</w:t>
      </w:r>
    </w:p>
    <w:p w14:paraId="3F240A30"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64A7AD93"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0FBACDF3"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p>
    <w:p w14:paraId="0C7BAC30"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נבצר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מהמנהל הראשי לקיים את ה</w:t>
      </w:r>
      <w:r w:rsidRPr="000206FA">
        <w:rPr>
          <w:rFonts w:ascii="Times New Roman" w:eastAsia="Times New Roman" w:hAnsi="Times New Roman" w:cs="David" w:hint="cs"/>
          <w:sz w:val="20"/>
          <w:szCs w:val="24"/>
          <w:rtl/>
          <w:lang w:eastAsia="he-IL"/>
        </w:rPr>
        <w:t xml:space="preserve">וראות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יחול הסעיף 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לפעולה משפטית או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אם ארע אירוע דומה.</w:t>
      </w:r>
    </w:p>
    <w:p w14:paraId="7F8956CB" w14:textId="77777777" w:rsidR="000206FA" w:rsidRPr="000206FA" w:rsidRDefault="000206FA" w:rsidP="000206F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חל שינוי בהחזקת המניות ו/או בהרכב המנהלים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52D3B423"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1EB28F70"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433584A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772F6AC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71218D7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2F3D219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73F68F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6AA98E8" w14:textId="77777777" w:rsidR="000206FA" w:rsidRPr="000206FA" w:rsidDel="002975A7" w:rsidRDefault="000206FA" w:rsidP="00C8505B">
      <w:pPr>
        <w:widowControl w:val="0"/>
        <w:spacing w:before="0" w:beforeAutospacing="0" w:after="200" w:afterAutospacing="0" w:line="240" w:lineRule="auto"/>
        <w:ind w:left="792"/>
        <w:jc w:val="both"/>
        <w:rPr>
          <w:del w:id="22" w:author="Meryl Etman [2]" w:date="2021-11-28T14:29:00Z"/>
          <w:rFonts w:ascii="Times New Roman" w:eastAsia="Times New Roman" w:hAnsi="Times New Roman" w:cs="David"/>
          <w:sz w:val="20"/>
          <w:szCs w:val="24"/>
          <w:lang w:eastAsia="he-IL"/>
        </w:rPr>
      </w:pPr>
    </w:p>
    <w:p w14:paraId="49B8D991" w14:textId="77777777" w:rsidR="000206FA" w:rsidRPr="000206FA"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37F6EFC"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5AD1952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35550B8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1AA849F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52AF96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1CAEA861" w14:textId="77777777"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37E6169" w14:textId="77777777"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526BE09F"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0F9507C2"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635768B4"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2B58A951"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03645FC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CBBC0A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09DA41E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שלוחיו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r w:rsidRPr="000206FA">
        <w:rPr>
          <w:rFonts w:ascii="Times New Roman" w:eastAsia="Times New Roman" w:hAnsi="Times New Roman" w:cs="David"/>
          <w:sz w:val="20"/>
          <w:szCs w:val="24"/>
          <w:rtl/>
          <w:lang w:eastAsia="he-IL"/>
        </w:rPr>
        <w:t>,.</w:t>
      </w:r>
    </w:p>
    <w:p w14:paraId="151DF03D"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3896210A"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727E3E0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701F1BC9"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7479EE85" w14:textId="77777777" w:rsid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04C051F1" w14:textId="77777777" w:rsidR="00C8505B" w:rsidRPr="000206FA"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61143422"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5F20F54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0E6ED1C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4C738EF9"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840B6B5"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35AE05D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הקיזוז הנ"ל.</w:t>
      </w:r>
    </w:p>
    <w:p w14:paraId="7022B28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7E28432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כויתור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כויתור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 קיום של תנאי 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69A43183"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5B0C576A"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03825BC6"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3B075B60"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24493E4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על פ</w:t>
      </w:r>
      <w:r w:rsidRPr="000206FA">
        <w:rPr>
          <w:rFonts w:ascii="Times New Roman" w:eastAsia="Times New Roman" w:hAnsi="Times New Roman" w:cs="David"/>
          <w:sz w:val="24"/>
          <w:szCs w:val="24"/>
          <w:rtl/>
          <w:lang w:eastAsia="he-IL"/>
        </w:rPr>
        <w:t>י חוזה זה. וזאת מבלי לגרוע מהאמור להלן בסיפא לס"ק זה.</w:t>
      </w:r>
    </w:p>
    <w:p w14:paraId="28E7F44E" w14:textId="77777777"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6594102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C3B99E0"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158B290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16B2A92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F10C178" w14:textId="77777777" w:rsidR="000206FA" w:rsidRPr="000206FA"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20DAF32F" w14:textId="77777777" w:rsidR="000206FA" w:rsidRPr="000206FA" w:rsidRDefault="000206FA" w:rsidP="00C8505B">
      <w:pPr>
        <w:widowControl w:val="0"/>
        <w:spacing w:before="0" w:beforeAutospacing="0" w:after="720" w:afterAutospacing="0" w:line="240" w:lineRule="auto"/>
        <w:ind w:left="788"/>
        <w:jc w:val="both"/>
        <w:rPr>
          <w:rFonts w:ascii="Times New Roman" w:eastAsia="Times New Roman" w:hAnsi="Times New Roman" w:cs="David"/>
          <w:sz w:val="20"/>
          <w:szCs w:val="24"/>
          <w:rtl/>
          <w:lang w:eastAsia="he-IL"/>
        </w:rPr>
      </w:pPr>
    </w:p>
    <w:p w14:paraId="0AB01CB5"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ולראיה באו הצדדים על החתום:</w:t>
      </w:r>
    </w:p>
    <w:p w14:paraId="2149FBEF"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E52D1CC"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A474E02"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C8886D4" w14:textId="54AC9D04" w:rsidR="00C8505B" w:rsidRPr="00894E04" w:rsidRDefault="00C8505B" w:rsidP="00894E0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3" w:author="Meryl Etman" w:date="2021-11-28T14:19:00Z">
            <w:r w:rsidR="00886122">
              <w:rPr>
                <w:rFonts w:ascii="Times New Roman" w:eastAsia="Times New Roman" w:hAnsi="Times New Roman" w:cs="David"/>
                <w:color w:val="00B0F0"/>
                <w:sz w:val="24"/>
                <w:szCs w:val="24"/>
                <w:u w:val="single"/>
                <w:rtl/>
                <w:lang w:eastAsia="he-IL"/>
              </w:rPr>
              <w:t>סלע בניה ירוקה ומתקדמת</w:t>
            </w:r>
          </w:ins>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ins w:id="24" w:author="Meryl Etman" w:date="2021-11-28T14:17:00Z">
            <w:r w:rsidR="00886122" w:rsidRPr="007E7737">
              <w:rPr>
                <w:rStyle w:val="PlaceholderText"/>
                <w:rtl/>
              </w:rPr>
              <w:t>[שם צד א]</w:t>
            </w:r>
          </w:ins>
        </w:sdtContent>
      </w:sdt>
    </w:p>
    <w:p w14:paraId="7CA966A0"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09D312BF"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82DE5D"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995960"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066535"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658379"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4B71999D"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601F0203"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209D0F19"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458FC09"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4C9C9D3"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C50745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58C6C3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20A424"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5" w:author="Meryl Etman" w:date="2021-11-28T14:14:00Z">
            <w:r w:rsidR="004E02BD">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6" w:author="Meryl Etman" w:date="2021-11-28T14:14:00Z">
            <w:r w:rsidR="004E02BD">
              <w:rPr>
                <w:rFonts w:ascii="Times New Roman" w:eastAsia="Times New Roman" w:hAnsi="Times New Roman" w:cs="David" w:hint="cs"/>
                <w:color w:val="00B0F0"/>
                <w:sz w:val="24"/>
                <w:szCs w:val="24"/>
                <w:rtl/>
              </w:rPr>
              <w:t>סביוני נצר סירני</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7" w:author="Meryl Etman" w:date="2021-11-28T14:14:00Z">
            <w:r w:rsidR="004E02BD">
              <w:rPr>
                <w:rFonts w:ascii="Times New Roman" w:eastAsia="Times New Roman" w:hAnsi="Times New Roman" w:cs="David" w:hint="cs"/>
                <w:color w:val="00B0F0"/>
                <w:sz w:val="24"/>
                <w:szCs w:val="24"/>
                <w:rtl/>
              </w:rPr>
              <w:t>סביוני נצר סירני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A45E654"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A1D18D" w14:textId="0FD7FB12"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8" w:author="Meryl Etman" w:date="2021-11-28T14:26:00Z">
            <w:r w:rsidR="003C1BBA">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29" w:author="Meryl Etman [2]" w:date="2021-11-28T14:29:00Z">
        <w:r w:rsidR="002975A7">
          <w:rPr>
            <w:rFonts w:ascii="Times New Roman" w:eastAsia="Times New Roman" w:hAnsi="Times New Roman" w:cs="David" w:hint="cs"/>
            <w:sz w:val="24"/>
            <w:szCs w:val="24"/>
            <w:rtl/>
            <w:lang w:eastAsia="he-IL"/>
          </w:rPr>
          <w:t xml:space="preserve">גוש </w:t>
        </w:r>
      </w:ins>
      <w:del w:id="30" w:author="Meryl Etman [2]" w:date="2021-11-28T14:29:00Z">
        <w:r w:rsidRPr="00B27B4C" w:rsidDel="002975A7">
          <w:rPr>
            <w:rFonts w:ascii="Times New Roman" w:eastAsia="Times New Roman" w:hAnsi="Times New Roman" w:cs="David" w:hint="cs"/>
            <w:sz w:val="24"/>
            <w:szCs w:val="24"/>
            <w:rtl/>
            <w:lang w:eastAsia="he-IL"/>
          </w:rPr>
          <w:delText>-</w:delText>
        </w:r>
      </w:del>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1" w:author="Meryl Etman" w:date="2021-11-28T14:25:00Z">
            <w:r w:rsidR="003C1BBA">
              <w:rPr>
                <w:rFonts w:ascii="Times New Roman" w:eastAsia="Times New Roman" w:hAnsi="Times New Roman" w:cs="David" w:hint="cs"/>
                <w:sz w:val="24"/>
                <w:szCs w:val="24"/>
                <w:rtl/>
                <w:lang w:eastAsia="he-IL"/>
              </w:rPr>
              <w:t>4722</w:t>
            </w:r>
          </w:ins>
        </w:sdtContent>
      </w:sdt>
      <w:ins w:id="32" w:author="Meryl Etman [2]" w:date="2021-11-28T14:29:00Z">
        <w:r w:rsidR="002975A7">
          <w:rPr>
            <w:rFonts w:ascii="Times New Roman" w:eastAsia="Times New Roman" w:hAnsi="Times New Roman" w:cs="David" w:hint="cs"/>
            <w:sz w:val="24"/>
            <w:szCs w:val="24"/>
            <w:rtl/>
            <w:lang w:eastAsia="he-IL"/>
          </w:rPr>
          <w:t>, חלקה 82.</w:t>
        </w:r>
      </w:ins>
      <w:del w:id="33" w:author="Meryl Etman [2]" w:date="2021-11-28T14:29:00Z">
        <w:r w:rsidRPr="00B27B4C" w:rsidDel="002975A7">
          <w:rPr>
            <w:rFonts w:ascii="Times New Roman" w:eastAsia="Times New Roman" w:hAnsi="Times New Roman" w:cs="David" w:hint="cs"/>
            <w:sz w:val="24"/>
            <w:szCs w:val="24"/>
            <w:rtl/>
            <w:lang w:eastAsia="he-IL"/>
          </w:rPr>
          <w:delText>.</w:delText>
        </w:r>
      </w:del>
    </w:p>
    <w:p w14:paraId="08F0C812"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83816B6"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ACBF220"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4" w:author="Meryl Etman" w:date="2021-11-28T14:14:00Z">
            <w:r w:rsidR="004E02BD">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3D147D55"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5618F933"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71CF2C5"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9A2FDB" w14:textId="27C5A08F"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5" w:author="Meryl Etman" w:date="2021-11-28T14:26:00Z">
            <w:r w:rsidR="003C1BBA">
              <w:rPr>
                <w:rFonts w:ascii="Times New Roman" w:eastAsia="Times New Roman" w:hAnsi="Times New Roman" w:cs="David" w:hint="cs"/>
                <w:sz w:val="24"/>
                <w:szCs w:val="24"/>
                <w:rtl/>
                <w:lang w:eastAsia="he-IL"/>
              </w:rPr>
              <w:t>מרול אטמן</w:t>
            </w:r>
          </w:ins>
        </w:sdtContent>
      </w:sdt>
    </w:p>
    <w:p w14:paraId="522AB88D"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BF6EAD0"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5A9B157D"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A9433C8"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72932B30"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ECBEBC" w14:textId="616BBB0B"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6" w:author="Meryl Etman" w:date="2021-11-28T14:26:00Z">
            <w:r w:rsidR="003C1BBA">
              <w:rPr>
                <w:rFonts w:ascii="Times New Roman" w:eastAsia="Times New Roman" w:hAnsi="Times New Roman" w:cs="David"/>
                <w:color w:val="008000"/>
                <w:sz w:val="24"/>
                <w:szCs w:val="24"/>
                <w:rtl/>
                <w:lang w:eastAsia="he-IL"/>
              </w:rPr>
              <w:t>יפעת סלע</w:t>
            </w:r>
          </w:ins>
        </w:sdtContent>
      </w:sdt>
    </w:p>
    <w:p w14:paraId="1F5DF429" w14:textId="77777777"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726C95C5"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BA8E57" w14:textId="2AB60A7B"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7" w:author="Meryl Etman" w:date="2021-11-28T14:26:00Z">
            <w:r w:rsidR="003C1BBA">
              <w:rPr>
                <w:rFonts w:ascii="Times New Roman" w:eastAsia="Times New Roman" w:hAnsi="Times New Roman" w:cs="David"/>
                <w:color w:val="008000"/>
                <w:sz w:val="24"/>
                <w:szCs w:val="24"/>
                <w:rtl/>
                <w:lang w:eastAsia="he-IL"/>
              </w:rPr>
              <w:t>יפעת סלע</w:t>
            </w:r>
          </w:ins>
        </w:sdtContent>
      </w:sdt>
    </w:p>
    <w:p w14:paraId="71F38F78"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D3F611"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993AD3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69C672"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1EEA941"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BDFF20A"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9553D40"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61BB55E"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00986F3"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88B1422"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5A2BA1AB" w14:textId="77777777" w:rsidTr="00C8505B">
        <w:tc>
          <w:tcPr>
            <w:tcW w:w="3366" w:type="dxa"/>
          </w:tcPr>
          <w:p w14:paraId="4A903FEE" w14:textId="43693B70" w:rsidR="00C8505B" w:rsidRDefault="00725637"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8" w:author="Meryl Etman" w:date="2021-11-28T14:17:00Z">
                  <w:r w:rsidR="00886122">
                    <w:rPr>
                      <w:rFonts w:ascii="Times New Roman" w:eastAsia="Times New Roman" w:hAnsi="Times New Roman" w:cs="David" w:hint="cs"/>
                      <w:color w:val="008000"/>
                      <w:sz w:val="24"/>
                      <w:szCs w:val="24"/>
                      <w:rtl/>
                      <w:lang w:eastAsia="he-IL"/>
                    </w:rPr>
                    <w:t>50%</w:t>
                  </w:r>
                </w:ins>
              </w:sdtContent>
            </w:sdt>
          </w:p>
          <w:p w14:paraId="1AF176AA"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3C620C22" w14:textId="77777777" w:rsidR="00C8505B" w:rsidRDefault="00C8505B" w:rsidP="00C8505B">
            <w:pPr>
              <w:widowControl w:val="0"/>
              <w:spacing w:before="0" w:beforeAutospacing="0" w:after="0" w:afterAutospacing="0" w:line="240" w:lineRule="auto"/>
              <w:ind w:left="720"/>
              <w:outlineLvl w:val="2"/>
            </w:pPr>
          </w:p>
          <w:p w14:paraId="18784CEB"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6E61634"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3EEB71C"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7F38E6F"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5ABE2F6"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E2EB868"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1653ABB"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38B06AD"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78C06AC"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C8505B">
        <w:rPr>
          <w:rFonts w:ascii="Times New Roman" w:eastAsia="Times New Roman" w:hAnsi="Times New Roman" w:cs="David" w:hint="cs"/>
          <w:b/>
          <w:bCs/>
          <w:sz w:val="24"/>
          <w:szCs w:val="24"/>
          <w:u w:val="single"/>
          <w:rtl/>
          <w:lang w:eastAsia="he-IL"/>
        </w:rPr>
        <w:t>'</w:t>
      </w:r>
    </w:p>
    <w:p w14:paraId="71E8B692" w14:textId="4160556D"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ins w:id="39" w:author="Meryl Etman" w:date="2021-11-28T14:43:00Z">
        <w:r w:rsidR="00691469">
          <w:rPr>
            <w:rFonts w:ascii="Times New Roman" w:eastAsia="Times New Roman" w:hAnsi="Times New Roman" w:cs="David" w:hint="cs"/>
            <w:b/>
            <w:bCs/>
            <w:sz w:val="24"/>
            <w:szCs w:val="24"/>
            <w:u w:val="single"/>
            <w:rtl/>
            <w:lang w:eastAsia="he-IL"/>
          </w:rPr>
          <w:t xml:space="preserve"> </w:t>
        </w:r>
      </w:ins>
      <w:ins w:id="40" w:author="Meryl Etman" w:date="2021-11-28T14:44:00Z">
        <w:r w:rsidR="00691469">
          <w:rPr>
            <w:rFonts w:ascii="Times New Roman" w:eastAsia="Times New Roman" w:hAnsi="Times New Roman" w:cs="David" w:hint="cs"/>
            <w:b/>
            <w:bCs/>
            <w:sz w:val="24"/>
            <w:szCs w:val="24"/>
            <w:u w:val="single"/>
            <w:rtl/>
            <w:lang w:eastAsia="he-IL"/>
          </w:rPr>
          <w:t>לבניה ירוקה</w:t>
        </w:r>
      </w:ins>
    </w:p>
    <w:p w14:paraId="07B0E0D3"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27ADB3C7"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DD6AAD0"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שירותי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כוללים את ניתוח המאפיינים, הכנת פרוגרמה לבנייה בת קיימא ואיכות סביבה בפרויקט, אשר יכללו את הפרטים הבאים:</w:t>
      </w:r>
    </w:p>
    <w:p w14:paraId="3F63DF61"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בנייה ירוקה.</w:t>
      </w:r>
    </w:p>
    <w:p w14:paraId="757D62B4"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היבטים סביבתיים</w:t>
      </w:r>
      <w:r w:rsidRPr="000206FA">
        <w:rPr>
          <w:rFonts w:ascii="Times New Roman" w:eastAsia="Times New Roman" w:hAnsi="Times New Roman" w:cs="David" w:hint="cs"/>
          <w:sz w:val="24"/>
          <w:szCs w:val="24"/>
          <w:rtl/>
          <w:lang w:eastAsia="he-IL"/>
        </w:rPr>
        <w:t>, כולל דו"חות קרקע היסטוריים (אם יידרש).</w:t>
      </w:r>
    </w:p>
    <w:p w14:paraId="664084C1"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זיהום קרקע, מים וגז קרקע.</w:t>
      </w:r>
    </w:p>
    <w:p w14:paraId="5431D992"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דרישות המשרד להגנת הסביבה והאגף לאיכות הסביבה </w:t>
      </w:r>
      <w:r w:rsidRPr="000206FA">
        <w:rPr>
          <w:rFonts w:ascii="Times New Roman" w:eastAsia="Times New Roman" w:hAnsi="Times New Roman" w:cs="David" w:hint="cs"/>
          <w:sz w:val="24"/>
          <w:szCs w:val="24"/>
          <w:rtl/>
          <w:lang w:eastAsia="he-IL"/>
        </w:rPr>
        <w:t>ברשות המקומית</w:t>
      </w:r>
      <w:r w:rsidRPr="000206FA">
        <w:rPr>
          <w:rFonts w:ascii="Times New Roman" w:eastAsia="Times New Roman" w:hAnsi="Times New Roman" w:cs="David"/>
          <w:sz w:val="24"/>
          <w:szCs w:val="24"/>
          <w:rtl/>
          <w:lang w:eastAsia="he-IL"/>
        </w:rPr>
        <w:t>.</w:t>
      </w:r>
    </w:p>
    <w:p w14:paraId="1774A0BD"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מערכת אצירה, דחיסה, שינוע ופינוי פסולת ומחזור.</w:t>
      </w:r>
    </w:p>
    <w:p w14:paraId="70473F4F"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מרכיב שרות אחר הרגיל ומקובל על ידי </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סביבה</w:t>
      </w:r>
      <w:r w:rsidRPr="000206FA">
        <w:rPr>
          <w:rFonts w:ascii="Times New Roman" w:eastAsia="Times New Roman" w:hAnsi="Times New Roman" w:cs="David"/>
          <w:sz w:val="24"/>
          <w:szCs w:val="24"/>
          <w:rtl/>
          <w:lang w:eastAsia="he-IL"/>
        </w:rPr>
        <w:t xml:space="preserve"> בנסיבות הפרויקט.</w:t>
      </w:r>
    </w:p>
    <w:p w14:paraId="7854B2EE"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646150C4"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0464563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184CE5E9"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591CD244"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41BB6481"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4D0B6E9F"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4A9FA7B9"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69F23581"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7 – תחבורה</w:t>
      </w:r>
    </w:p>
    <w:p w14:paraId="0BFB72C7"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486EF8C3"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644A1AB8"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09EFE26F"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52CE6AC7"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מהנדס בכיר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אשר יאושר מראש על ידי המזמין ובמקרה הצורך יוחלף מיידית על פי דרישת המזמין.</w:t>
      </w:r>
    </w:p>
    <w:p w14:paraId="53E345CF"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50F9F728"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ר</w:t>
      </w:r>
      <w:r w:rsidRPr="000206FA">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208B9505"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25E0B257"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38267F0F"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37E538EB"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6FC55A5F" w14:textId="77777777" w:rsidR="0004388B" w:rsidRPr="0004388B" w:rsidRDefault="0004388B" w:rsidP="0004388B">
      <w:pPr>
        <w:pStyle w:val="ListParagraph"/>
        <w:numPr>
          <w:ilvl w:val="1"/>
          <w:numId w:val="4"/>
        </w:numPr>
        <w:rPr>
          <w:sz w:val="24"/>
          <w:szCs w:val="24"/>
          <w:rtl/>
          <w:lang w:eastAsia="he-IL"/>
        </w:rPr>
      </w:pPr>
      <w:r w:rsidRPr="0004388B">
        <w:rPr>
          <w:sz w:val="24"/>
          <w:szCs w:val="24"/>
          <w:rtl/>
          <w:lang w:eastAsia="he-IL"/>
        </w:rPr>
        <w:t xml:space="preserve">תכנון הבניה הירוקה ואיכות הסביבה, יתבצע בסביבת תוכנת </w:t>
      </w:r>
      <w:r w:rsidRPr="0004388B">
        <w:rPr>
          <w:sz w:val="24"/>
          <w:szCs w:val="24"/>
          <w:lang w:eastAsia="he-IL"/>
        </w:rPr>
        <w:t>REVIT</w:t>
      </w:r>
      <w:r w:rsidRPr="0004388B">
        <w:rPr>
          <w:sz w:val="24"/>
          <w:szCs w:val="24"/>
          <w:rtl/>
          <w:lang w:eastAsia="he-IL"/>
        </w:rPr>
        <w:t xml:space="preserve"> בתלת-מימד,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0128E7E6"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19551FEC"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71B67181"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7F2D6638"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B780C9" w14:textId="77777777"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19D45E09"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03284FE5"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3C8DC8C0"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265B4F50"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7FE6736"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15CA5078"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0D7DDADF"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3042573B"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7C195170"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7256422D"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בקשר לכל הנושאים הקשורים בתכנון הפרויקט והתאמתו לבנייה ירוקה ולתקן ישראלי 5281 ו- 5282 ובקבלת הנחיות מהרשויות לתכנונו ולביצועו, לרבות ריכוז נתונים מהמתכננים ויועצי הפרויקט בכל הקשור למאפייני הבנייה הירוקה של האתר וסביבתו.</w:t>
      </w:r>
    </w:p>
    <w:p w14:paraId="7235A85D"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0F88E6E8"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120F1425"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67849C51"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 </w:t>
      </w:r>
      <w:r w:rsidRPr="000206FA">
        <w:rPr>
          <w:rFonts w:ascii="Times New Roman" w:eastAsia="Times New Roman" w:hAnsi="Times New Roman" w:cs="David"/>
          <w:sz w:val="24"/>
          <w:szCs w:val="24"/>
          <w:rtl/>
          <w:lang w:eastAsia="he-IL"/>
        </w:rPr>
        <w:t>וההיבטים הסביבתיים בהם זיהום קרקע, מים וגזי קרקע.</w:t>
      </w:r>
    </w:p>
    <w:p w14:paraId="656DB733"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3D1A0F52" w14:textId="77777777"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2BCA96E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160CEFA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095255D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בדיקה וטיפול בפתחי המבנה  - מיקום, גדלים, הצללות בהתאם להפניה האקלימית והתכנון האדריכלי.</w:t>
      </w:r>
    </w:p>
    <w:p w14:paraId="36B4358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3A776C9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128EAFA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06F68E97"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p>
    <w:p w14:paraId="3BC8EB4E"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25F7EED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3393AB31"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431B49E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08EEC0E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4A6AB77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7B0DBC8D"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סימולציית משטר רוחות ומתן הנחיות לתכנון.</w:t>
      </w:r>
    </w:p>
    <w:p w14:paraId="59076961"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נושא אחר הקשור בפרויקט בתחום הבניה הירוקה ואיכות הסביבה.</w:t>
      </w:r>
    </w:p>
    <w:p w14:paraId="0C628755"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3AEE7A3B"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מסירת נתונים למתכננים וליועצים לבדיקת השלכות החלופות המוצעות על הנושאים שבתחום מומחיותם. תאום התכניות המוקדמות של היועצים עם תכניות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69D405AB"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05EA61F8"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0BBD0957"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E1C0274"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439710A7"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1566C1E5"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22291EE6"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1E931395"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0B62ED2F"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6D31E46F" w14:textId="0C9EFC30"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וכל יתר היועצים של המזמין.</w:t>
      </w:r>
    </w:p>
    <w:p w14:paraId="2E1577A7"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089C08EE"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ביצוע השלמות והכנת דו"חות שנדרשו בשלב הקודם לקבלת הניקוד, כגון: הצללות חיצוניות ופנים המבנה, תכנית ניהול אתר, תכנון ביו-אקלימי וכו'.</w:t>
      </w:r>
    </w:p>
    <w:p w14:paraId="650F3BF8"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47C8B10"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דו"חות מיועצים אחרים והטמעתם באוגדן המוגש כגון: אקולוגיית אתר, סקר היסטורי של מזהמי קרקע, אקוסטיקה, קרינה, הידרולוגיה וכו'.</w:t>
      </w:r>
    </w:p>
    <w:p w14:paraId="08EFA2DB"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C476E5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0B601390"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7FDB31C8"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1711C7E2"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202DF74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1E733D66"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46074227"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להכנת אומדן משוער של מחיר מרכיבי הבניה הירוקה של הפרויקט.</w:t>
      </w:r>
    </w:p>
    <w:p w14:paraId="1F81B2AE"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4DB06EE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המפרט את המשמעויות מבחינת ביצוע , תפעול ואחזקה, עלות, שרידות, איכות הפתרון וכדומה.  </w:t>
      </w:r>
    </w:p>
    <w:p w14:paraId="049AE4B8"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454509AF"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04916A2D"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59A2ED87"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5A7F4230"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5F1B05B9"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2AB785B1"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5D9097F6"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0F22AF35"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40A83AE0"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10E78D2D" w14:textId="77777777"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1E1FBD1C"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42A692C5"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0B5960DE"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7EE5DB31"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5316EFFE"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3201D398"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0B1F2C6A"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45F788D8"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ואומדן תקציבי מפורט </w:t>
      </w:r>
      <w:r w:rsidRPr="000206FA">
        <w:rPr>
          <w:rFonts w:ascii="Times New Roman" w:eastAsia="Times New Roman" w:hAnsi="Times New Roman" w:cs="David" w:hint="cs"/>
          <w:sz w:val="24"/>
          <w:szCs w:val="24"/>
          <w:rtl/>
          <w:lang w:eastAsia="he-IL"/>
        </w:rPr>
        <w:t xml:space="preserve">לעבודות הבניה הירוקה ואיכות הסביבה,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444991FF"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5572C112"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2E65BCC9"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10083E6B"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274F48B8"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27A57703"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אישור בכתב לתכניות לביצוע של היועצים.</w:t>
      </w:r>
    </w:p>
    <w:p w14:paraId="11D3827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7A40B092"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סיוע לעדכון מפרטי המכר ואישור הנוסח וההתאמה לתכנון.</w:t>
      </w:r>
    </w:p>
    <w:p w14:paraId="1EC2CABA"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31E7F473"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שינויים בתכניות לפי דרישת המזמין.</w:t>
      </w:r>
    </w:p>
    <w:p w14:paraId="2A99A011"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29E802B"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השתתפות בסיורי קבלנים.</w:t>
      </w:r>
    </w:p>
    <w:p w14:paraId="75A7E33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44C4768B"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חוות דעת בכל הקשור להצעות הקבלנים.</w:t>
      </w:r>
    </w:p>
    <w:p w14:paraId="400489F0"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92C950E"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ההצעות של קבלני הביצוע בתחום הטיפול הסביבתי ואלמנטים לבניה ירוקה, ייעוץ למזמין והשתתפות בבירורים עם הקבלן.</w:t>
      </w:r>
    </w:p>
    <w:p w14:paraId="0E5EFDE6"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6D3F22CA"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הצעות אלטרנטיביות לביצוע אשר תוגשנה ע"י הקבלנים, ומתן חוו"ד לחברה על ההצעות.</w:t>
      </w:r>
    </w:p>
    <w:p w14:paraId="2A268F1A"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44CABB1"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2C637793"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7EEF06CF"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32E52D2F"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1D0332D4"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1EC19ED2"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04F6B3C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075BE32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B267E2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לרבות בדיקות הקרקע, המים וגזי הקרקע, בהתאם לתכניות ולמפרטים, במהלך ביצוע העבודות, לפני מסירת העבודות למזמין ובתקופת הבדק.</w:t>
      </w:r>
    </w:p>
    <w:p w14:paraId="3EC1707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E051D6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45453EB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0C841E4B"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438AE9F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33F07A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ליווי פינוי קרקע מזוהמת, מעקב ובקרה אחר פעולות הקבלן והסדרת רישום מוסדר של פינוי הקרקע המזוהמת,  הכנת תכנית לביצוע דיגום מוודא, אישורה במשרד הג"ס וליווי הטיפול בנדון (ביצוע הדיגום והבדיקות על ידי חברה מאושרת – בתשלום נפרד), עד לקבלת אישור המשרד להג"ס על השלמת הטיפול בקרקע המזוהמת ובגזי הקרקע במתחם הנדון, על כל הכרוך בכך, לרבות עריכת דו"חות, ניתוח תוצאות בדיקות, ישיבות עם הגורמים ברשויות וכדומה.</w:t>
      </w:r>
    </w:p>
    <w:p w14:paraId="64150707"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5BB795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542A4090"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3FBC53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הדרכה ומתן הסברים למנהל, ליועצים, לקבלנים ולמפקח, במידה ונתמנה כזה לפיקוח על העבודות, הדרכה ומתן הסברים לקבלני העבודות באתר ומחוצה לו.</w:t>
      </w:r>
    </w:p>
    <w:p w14:paraId="1CCA3803"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14D37AF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1021588F"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A4F1EF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בבית המלאכה.</w:t>
      </w:r>
    </w:p>
    <w:p w14:paraId="7863F2B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2D62985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3A7C11CF"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44C40CD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תכניות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302E4BE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B21EF8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5FEEBA0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46369F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54E6321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E1D00D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59B4FE95"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F977DD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41C431B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EB34C2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5F7D9A35"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7091D0D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2506F140"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1661F001"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 איכות הסביבה והתברואה.</w:t>
      </w:r>
    </w:p>
    <w:p w14:paraId="4641225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BCF447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698343ED"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BD1D71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6C35F1E2"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6C8D6B9A"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0865E092"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4764EAA0"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0589CEB3"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12CB62F3"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1F9FC76A"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4FB1FDC1"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hint="cs"/>
          <w:sz w:val="24"/>
          <w:szCs w:val="24"/>
          <w:rtl/>
          <w:lang w:eastAsia="he-IL"/>
        </w:rPr>
        <w:tab/>
        <w:t>ייעוץ למזמין בדבר תפעול ואחזקת המתקן.</w:t>
      </w:r>
    </w:p>
    <w:p w14:paraId="7A60C38E"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6D3B14BF"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0E97CE76"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70D84E12"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3537F423"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E9DB643"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4365F01F"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38B9AF8D"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46908957"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31F1B5A2"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20D1D854"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D64C524"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DEBB984"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738C2B7"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7929E14"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EC73690"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701314E" w14:textId="23858EB0" w:rsidR="00691469" w:rsidRPr="00716AAE" w:rsidRDefault="000206FA" w:rsidP="00691469">
      <w:pPr>
        <w:widowControl w:val="0"/>
        <w:spacing w:before="60" w:beforeAutospacing="0" w:after="60" w:afterAutospacing="0" w:line="300" w:lineRule="atLeast"/>
        <w:jc w:val="center"/>
        <w:rPr>
          <w:ins w:id="41" w:author="Meryl Etman" w:date="2021-11-28T14:43:00Z"/>
          <w:rFonts w:ascii="Times New Roman" w:eastAsia="Times New Roman" w:hAnsi="Times New Roman" w:cs="David"/>
          <w:b/>
          <w:bCs/>
          <w:sz w:val="24"/>
          <w:szCs w:val="24"/>
          <w:u w:val="single"/>
        </w:rPr>
      </w:pPr>
      <w:r w:rsidRPr="000206FA">
        <w:rPr>
          <w:rFonts w:ascii="Times New Roman" w:eastAsia="Times New Roman" w:hAnsi="Times New Roman" w:cs="David"/>
          <w:bCs/>
          <w:sz w:val="20"/>
          <w:szCs w:val="24"/>
          <w:u w:val="single"/>
          <w:rtl/>
          <w:lang w:eastAsia="he-IL"/>
        </w:rPr>
        <w:br w:type="page"/>
      </w:r>
      <w:ins w:id="42" w:author="Meryl Etman" w:date="2021-11-28T14:43:00Z">
        <w:r w:rsidR="00691469" w:rsidRPr="00716AAE">
          <w:rPr>
            <w:rFonts w:ascii="Times New Roman" w:eastAsia="Times New Roman" w:hAnsi="Times New Roman" w:cs="David"/>
            <w:b/>
            <w:bCs/>
            <w:sz w:val="24"/>
            <w:szCs w:val="24"/>
            <w:u w:val="single"/>
            <w:rtl/>
          </w:rPr>
          <w:t>נספח "ב</w:t>
        </w:r>
        <w:r w:rsidR="00691469">
          <w:rPr>
            <w:rFonts w:ascii="Times New Roman" w:eastAsia="Times New Roman" w:hAnsi="Times New Roman" w:cs="David" w:hint="cs"/>
            <w:b/>
            <w:bCs/>
            <w:sz w:val="24"/>
            <w:szCs w:val="24"/>
            <w:u w:val="single"/>
            <w:rtl/>
          </w:rPr>
          <w:t>1</w:t>
        </w:r>
        <w:r w:rsidR="00691469" w:rsidRPr="00716AAE">
          <w:rPr>
            <w:rFonts w:ascii="Times New Roman" w:eastAsia="Times New Roman" w:hAnsi="Times New Roman" w:cs="David"/>
            <w:b/>
            <w:bCs/>
            <w:sz w:val="24"/>
            <w:szCs w:val="24"/>
            <w:u w:val="single"/>
            <w:rtl/>
          </w:rPr>
          <w:t>"</w:t>
        </w:r>
      </w:ins>
    </w:p>
    <w:p w14:paraId="53CD409F" w14:textId="55BFBB52" w:rsidR="00691469" w:rsidRPr="00716AAE" w:rsidRDefault="00691469" w:rsidP="00691469">
      <w:pPr>
        <w:widowControl w:val="0"/>
        <w:bidi w:val="0"/>
        <w:spacing w:before="0" w:beforeAutospacing="0" w:after="0" w:afterAutospacing="0" w:line="240" w:lineRule="auto"/>
        <w:jc w:val="center"/>
        <w:rPr>
          <w:ins w:id="43" w:author="Meryl Etman" w:date="2021-11-28T14:43:00Z"/>
          <w:rFonts w:ascii="Times New Roman" w:eastAsia="Times New Roman" w:hAnsi="Times New Roman" w:cs="David"/>
          <w:b/>
          <w:bCs/>
          <w:sz w:val="24"/>
          <w:szCs w:val="24"/>
          <w:u w:val="single"/>
          <w:rtl/>
        </w:rPr>
      </w:pPr>
      <w:ins w:id="44" w:author="Meryl Etman" w:date="2021-11-28T14:43:00Z">
        <w:r w:rsidRPr="00716AAE">
          <w:rPr>
            <w:rFonts w:ascii="Times New Roman" w:eastAsia="Times New Roman" w:hAnsi="Times New Roman" w:cs="David"/>
            <w:b/>
            <w:bCs/>
            <w:sz w:val="24"/>
            <w:szCs w:val="24"/>
            <w:u w:val="single"/>
            <w:rtl/>
          </w:rPr>
          <w:t>שירותי היועץ</w:t>
        </w:r>
        <w:r>
          <w:rPr>
            <w:rFonts w:ascii="Times New Roman" w:eastAsia="Times New Roman" w:hAnsi="Times New Roman" w:cs="David" w:hint="cs"/>
            <w:b/>
            <w:bCs/>
            <w:sz w:val="24"/>
            <w:szCs w:val="24"/>
            <w:u w:val="single"/>
            <w:rtl/>
          </w:rPr>
          <w:t xml:space="preserve"> לבידוד תרמי</w:t>
        </w:r>
      </w:ins>
    </w:p>
    <w:p w14:paraId="0434F1F3" w14:textId="77777777" w:rsidR="00691469" w:rsidRPr="00716AAE" w:rsidRDefault="00691469" w:rsidP="00691469">
      <w:pPr>
        <w:widowControl w:val="0"/>
        <w:bidi w:val="0"/>
        <w:spacing w:before="0" w:beforeAutospacing="0" w:after="0" w:afterAutospacing="0" w:line="240" w:lineRule="auto"/>
        <w:jc w:val="center"/>
        <w:rPr>
          <w:ins w:id="45" w:author="Meryl Etman" w:date="2021-11-28T14:43:00Z"/>
          <w:rFonts w:ascii="Times New Roman" w:eastAsia="Times New Roman" w:hAnsi="Times New Roman" w:cs="David"/>
          <w:b/>
          <w:bCs/>
          <w:snapToGrid w:val="0"/>
          <w:sz w:val="20"/>
          <w:szCs w:val="24"/>
          <w:u w:val="single"/>
          <w:lang w:eastAsia="he-IL"/>
        </w:rPr>
      </w:pPr>
    </w:p>
    <w:p w14:paraId="7E32B71D" w14:textId="77777777" w:rsidR="00691469" w:rsidRPr="00D24A47" w:rsidRDefault="00691469" w:rsidP="00691469">
      <w:pPr>
        <w:spacing w:before="120" w:beforeAutospacing="0" w:after="60" w:afterAutospacing="0" w:line="240" w:lineRule="auto"/>
        <w:jc w:val="both"/>
        <w:rPr>
          <w:ins w:id="46" w:author="Meryl Etman" w:date="2021-11-28T14:43:00Z"/>
          <w:rFonts w:ascii="Times New Roman" w:eastAsia="Times New Roman" w:hAnsi="Times New Roman" w:cs="David"/>
          <w:snapToGrid w:val="0"/>
          <w:sz w:val="24"/>
          <w:szCs w:val="24"/>
          <w:lang w:eastAsia="he-IL"/>
        </w:rPr>
      </w:pPr>
      <w:ins w:id="47" w:author="Meryl Etman" w:date="2021-11-28T14:43:00Z">
        <w:r w:rsidRPr="00D24A47">
          <w:rPr>
            <w:rFonts w:ascii="Times New Roman" w:eastAsia="Times New Roman" w:hAnsi="Times New Roman" w:cs="David" w:hint="cs"/>
            <w:b/>
            <w:bCs/>
            <w:snapToGrid w:val="0"/>
            <w:sz w:val="24"/>
            <w:szCs w:val="24"/>
            <w:rtl/>
            <w:lang w:eastAsia="he-IL"/>
          </w:rPr>
          <w:t>1.</w:t>
        </w:r>
        <w:r w:rsidRPr="00D24A47">
          <w:rPr>
            <w:rFonts w:ascii="Times New Roman" w:eastAsia="Times New Roman" w:hAnsi="Times New Roman" w:cs="David" w:hint="cs"/>
            <w:b/>
            <w:bCs/>
            <w:snapToGrid w:val="0"/>
            <w:sz w:val="24"/>
            <w:szCs w:val="24"/>
            <w:rtl/>
            <w:lang w:eastAsia="he-IL"/>
          </w:rPr>
          <w:tab/>
        </w:r>
        <w:r w:rsidRPr="00D24A47">
          <w:rPr>
            <w:rFonts w:ascii="Times New Roman" w:eastAsia="Times New Roman" w:hAnsi="Times New Roman" w:cs="David" w:hint="cs"/>
            <w:b/>
            <w:bCs/>
            <w:snapToGrid w:val="0"/>
            <w:sz w:val="24"/>
            <w:szCs w:val="24"/>
            <w:u w:val="single"/>
            <w:rtl/>
            <w:lang w:eastAsia="he-IL"/>
          </w:rPr>
          <w:t>כללי</w:t>
        </w:r>
        <w:r w:rsidRPr="00D24A47">
          <w:rPr>
            <w:rFonts w:ascii="Times New Roman" w:eastAsia="Times New Roman" w:hAnsi="Times New Roman" w:cs="David" w:hint="cs"/>
            <w:snapToGrid w:val="0"/>
            <w:sz w:val="24"/>
            <w:szCs w:val="24"/>
            <w:u w:val="single"/>
            <w:rtl/>
            <w:lang w:eastAsia="he-IL"/>
          </w:rPr>
          <w:t>:</w:t>
        </w:r>
      </w:ins>
    </w:p>
    <w:p w14:paraId="7AA7CA71" w14:textId="77777777" w:rsidR="00691469" w:rsidRPr="00716AAE" w:rsidRDefault="00691469" w:rsidP="00691469">
      <w:pPr>
        <w:spacing w:before="120" w:beforeAutospacing="0" w:after="60" w:afterAutospacing="0" w:line="240" w:lineRule="auto"/>
        <w:ind w:left="1440" w:hanging="720"/>
        <w:jc w:val="both"/>
        <w:rPr>
          <w:ins w:id="48" w:author="Meryl Etman" w:date="2021-11-28T14:43:00Z"/>
          <w:rFonts w:ascii="Times New Roman" w:eastAsia="Times New Roman" w:hAnsi="Times New Roman" w:cs="Miriam"/>
          <w:snapToGrid w:val="0"/>
          <w:sz w:val="24"/>
          <w:szCs w:val="24"/>
          <w:rtl/>
          <w:lang w:eastAsia="he-IL"/>
        </w:rPr>
      </w:pPr>
      <w:ins w:id="49" w:author="Meryl Etman" w:date="2021-11-28T14:43:00Z">
        <w:r w:rsidRPr="00716AAE">
          <w:rPr>
            <w:rFonts w:ascii="Times New Roman" w:eastAsia="Times New Roman" w:hAnsi="Times New Roman" w:cs="David" w:hint="cs"/>
            <w:snapToGrid w:val="0"/>
            <w:sz w:val="24"/>
            <w:szCs w:val="24"/>
            <w:rtl/>
            <w:lang w:eastAsia="he-IL"/>
          </w:rPr>
          <w:t>1.1</w:t>
        </w:r>
        <w:r w:rsidRPr="00716AAE">
          <w:rPr>
            <w:rFonts w:ascii="Times New Roman" w:eastAsia="Times New Roman" w:hAnsi="Times New Roman" w:cs="David" w:hint="cs"/>
            <w:snapToGrid w:val="0"/>
            <w:sz w:val="24"/>
            <w:szCs w:val="24"/>
            <w:rtl/>
            <w:lang w:eastAsia="he-IL"/>
          </w:rPr>
          <w:tab/>
          <w:t>שירותי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יכללו תכנון פתרונות הבידוד התרמי בפרויקט) ובין היתר את הנושאים המפורטים להלן</w:t>
        </w:r>
        <w:r w:rsidRPr="00716AAE">
          <w:rPr>
            <w:rFonts w:ascii="Times New Roman" w:eastAsia="Times New Roman" w:hAnsi="Times New Roman" w:cs="Miriam" w:hint="cs"/>
            <w:snapToGrid w:val="0"/>
            <w:sz w:val="24"/>
            <w:szCs w:val="24"/>
            <w:rtl/>
            <w:lang w:eastAsia="he-IL"/>
          </w:rPr>
          <w:t>:</w:t>
        </w:r>
      </w:ins>
    </w:p>
    <w:p w14:paraId="120E5B72" w14:textId="77777777" w:rsidR="00691469" w:rsidRPr="00716AAE" w:rsidRDefault="00691469" w:rsidP="00691469">
      <w:pPr>
        <w:spacing w:before="120" w:beforeAutospacing="0" w:after="60" w:afterAutospacing="0" w:line="240" w:lineRule="auto"/>
        <w:ind w:left="2522" w:hanging="362"/>
        <w:jc w:val="both"/>
        <w:rPr>
          <w:ins w:id="50" w:author="Meryl Etman" w:date="2021-11-28T14:43:00Z"/>
          <w:rFonts w:ascii="Times New Roman" w:eastAsia="Times New Roman" w:hAnsi="Times New Roman" w:cs="David"/>
          <w:snapToGrid w:val="0"/>
          <w:sz w:val="24"/>
          <w:szCs w:val="24"/>
          <w:lang w:eastAsia="he-IL"/>
        </w:rPr>
      </w:pPr>
      <w:ins w:id="51" w:author="Meryl Etman" w:date="2021-11-28T14:43:00Z">
        <w:r w:rsidRPr="00716AAE">
          <w:rPr>
            <w:rFonts w:ascii="Times New Roman" w:eastAsia="Times New Roman" w:hAnsi="Times New Roman" w:cs="Miriam" w:hint="cs"/>
            <w:snapToGrid w:val="0"/>
            <w:sz w:val="24"/>
            <w:szCs w:val="24"/>
            <w:rtl/>
            <w:lang w:eastAsia="he-IL"/>
          </w:rPr>
          <w:t>-</w:t>
        </w: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בידוד תרמי למעטפת המבנה, לרבות קירות חיצוניים ופנימיים, רצפות, פירים, גגות וכו'.</w:t>
        </w:r>
      </w:ins>
    </w:p>
    <w:p w14:paraId="4BD6EAC5" w14:textId="77777777" w:rsidR="00691469" w:rsidRPr="00716AAE" w:rsidRDefault="00691469" w:rsidP="00691469">
      <w:pPr>
        <w:spacing w:before="120" w:beforeAutospacing="0" w:after="60" w:afterAutospacing="0" w:line="240" w:lineRule="auto"/>
        <w:ind w:left="2522" w:hanging="362"/>
        <w:jc w:val="both"/>
        <w:rPr>
          <w:ins w:id="52" w:author="Meryl Etman" w:date="2021-11-28T14:43:00Z"/>
          <w:rFonts w:ascii="Times New Roman" w:eastAsia="Times New Roman" w:hAnsi="Times New Roman" w:cs="David"/>
          <w:snapToGrid w:val="0"/>
          <w:sz w:val="24"/>
          <w:szCs w:val="24"/>
          <w:rtl/>
          <w:lang w:eastAsia="he-IL"/>
        </w:rPr>
      </w:pPr>
      <w:ins w:id="53"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בידוד תרמי למסגרות האלומיניום.</w:t>
        </w:r>
      </w:ins>
    </w:p>
    <w:p w14:paraId="0EF976EA" w14:textId="77777777" w:rsidR="00691469" w:rsidRPr="00716AAE" w:rsidRDefault="00691469" w:rsidP="00691469">
      <w:pPr>
        <w:spacing w:before="120" w:beforeAutospacing="0" w:after="60" w:afterAutospacing="0" w:line="240" w:lineRule="auto"/>
        <w:ind w:left="2522" w:hanging="362"/>
        <w:jc w:val="both"/>
        <w:rPr>
          <w:ins w:id="54" w:author="Meryl Etman" w:date="2021-11-28T14:43:00Z"/>
          <w:rFonts w:ascii="Times New Roman" w:eastAsia="Times New Roman" w:hAnsi="Times New Roman" w:cs="David"/>
          <w:snapToGrid w:val="0"/>
          <w:sz w:val="24"/>
          <w:szCs w:val="24"/>
          <w:rtl/>
          <w:lang w:eastAsia="he-IL"/>
        </w:rPr>
      </w:pPr>
      <w:ins w:id="55"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חישובים אנרגטיים למערכות הבידוד התרמי במעטפת המבנה.</w:t>
        </w:r>
      </w:ins>
    </w:p>
    <w:p w14:paraId="13539F57" w14:textId="77777777" w:rsidR="00691469" w:rsidRPr="00716AAE" w:rsidRDefault="00691469" w:rsidP="00691469">
      <w:pPr>
        <w:spacing w:before="120" w:beforeAutospacing="0" w:after="60" w:afterAutospacing="0" w:line="240" w:lineRule="auto"/>
        <w:ind w:left="2522" w:hanging="362"/>
        <w:jc w:val="both"/>
        <w:rPr>
          <w:ins w:id="56" w:author="Meryl Etman" w:date="2021-11-28T14:43:00Z"/>
          <w:rFonts w:ascii="Times New Roman" w:eastAsia="Times New Roman" w:hAnsi="Times New Roman" w:cs="David"/>
          <w:snapToGrid w:val="0"/>
          <w:sz w:val="24"/>
          <w:szCs w:val="24"/>
          <w:rtl/>
          <w:lang w:eastAsia="he-IL"/>
        </w:rPr>
      </w:pPr>
      <w:ins w:id="57"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הנדרש לפי התקן, תקנות ודרישת הרשות בנושא התרמי והבידוד.</w:t>
        </w:r>
      </w:ins>
    </w:p>
    <w:p w14:paraId="0A148627" w14:textId="77777777" w:rsidR="00691469" w:rsidRPr="00716AAE" w:rsidRDefault="00691469" w:rsidP="00691469">
      <w:pPr>
        <w:spacing w:before="120" w:beforeAutospacing="0" w:after="60" w:afterAutospacing="0" w:line="240" w:lineRule="auto"/>
        <w:jc w:val="both"/>
        <w:rPr>
          <w:ins w:id="58" w:author="Meryl Etman" w:date="2021-11-28T14:43:00Z"/>
          <w:rFonts w:ascii="Times New Roman" w:eastAsia="Times New Roman" w:hAnsi="Times New Roman" w:cs="David"/>
          <w:snapToGrid w:val="0"/>
          <w:sz w:val="24"/>
          <w:szCs w:val="24"/>
          <w:rtl/>
          <w:lang w:eastAsia="he-IL"/>
        </w:rPr>
      </w:pPr>
    </w:p>
    <w:p w14:paraId="506B4CD3" w14:textId="77777777" w:rsidR="00691469" w:rsidRPr="00716AAE" w:rsidRDefault="00691469" w:rsidP="00691469">
      <w:pPr>
        <w:spacing w:before="120" w:beforeAutospacing="0" w:after="60" w:afterAutospacing="0" w:line="240" w:lineRule="auto"/>
        <w:ind w:left="720" w:hanging="720"/>
        <w:jc w:val="both"/>
        <w:rPr>
          <w:ins w:id="59" w:author="Meryl Etman" w:date="2021-11-28T14:43:00Z"/>
          <w:rFonts w:ascii="Times New Roman" w:eastAsia="Times New Roman" w:hAnsi="Times New Roman" w:cs="David"/>
          <w:b/>
          <w:bCs/>
          <w:snapToGrid w:val="0"/>
          <w:sz w:val="24"/>
          <w:szCs w:val="24"/>
          <w:u w:val="single"/>
          <w:lang w:eastAsia="he-IL"/>
        </w:rPr>
      </w:pPr>
      <w:ins w:id="60" w:author="Meryl Etman" w:date="2021-11-28T14:43:00Z">
        <w:r w:rsidRPr="00D24A47">
          <w:rPr>
            <w:rFonts w:ascii="Times New Roman" w:eastAsia="Times New Roman" w:hAnsi="Times New Roman" w:cs="David" w:hint="cs"/>
            <w:b/>
            <w:bCs/>
            <w:snapToGrid w:val="0"/>
            <w:sz w:val="24"/>
            <w:szCs w:val="24"/>
            <w:rtl/>
            <w:lang w:eastAsia="he-IL"/>
          </w:rPr>
          <w:t>2.</w:t>
        </w:r>
        <w:r w:rsidRPr="00D24A47">
          <w:rPr>
            <w:rFonts w:ascii="Times New Roman" w:eastAsia="Times New Roman" w:hAnsi="Times New Roman" w:cs="David" w:hint="cs"/>
            <w:b/>
            <w:bCs/>
            <w:snapToGrid w:val="0"/>
            <w:sz w:val="24"/>
            <w:szCs w:val="24"/>
            <w:rtl/>
            <w:lang w:eastAsia="he-IL"/>
          </w:rPr>
          <w:tab/>
        </w:r>
        <w:r w:rsidRPr="00716AAE">
          <w:rPr>
            <w:rFonts w:ascii="Times New Roman" w:eastAsia="Times New Roman" w:hAnsi="Times New Roman" w:cs="David" w:hint="cs"/>
            <w:b/>
            <w:bCs/>
            <w:snapToGrid w:val="0"/>
            <w:sz w:val="24"/>
            <w:szCs w:val="24"/>
            <w:u w:val="single"/>
            <w:rtl/>
            <w:lang w:eastAsia="he-IL"/>
          </w:rPr>
          <w:t>שלבי העבודה ההנדסית ופירוט השירותים:</w:t>
        </w:r>
      </w:ins>
    </w:p>
    <w:p w14:paraId="3F6F1F82" w14:textId="77777777" w:rsidR="00691469" w:rsidRPr="00716AAE" w:rsidRDefault="00691469" w:rsidP="00691469">
      <w:pPr>
        <w:spacing w:before="120" w:beforeAutospacing="0" w:after="60" w:afterAutospacing="0" w:line="240" w:lineRule="auto"/>
        <w:ind w:left="720" w:hanging="720"/>
        <w:jc w:val="both"/>
        <w:rPr>
          <w:ins w:id="61" w:author="Meryl Etman" w:date="2021-11-28T14:43:00Z"/>
          <w:rFonts w:ascii="Times New Roman" w:eastAsia="Times New Roman" w:hAnsi="Times New Roman" w:cs="David"/>
          <w:snapToGrid w:val="0"/>
          <w:sz w:val="24"/>
          <w:szCs w:val="24"/>
          <w:rtl/>
          <w:lang w:eastAsia="he-IL"/>
        </w:rPr>
      </w:pPr>
      <w:ins w:id="62" w:author="Meryl Etman" w:date="2021-11-28T14:43:00Z">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 xml:space="preserve">העבודה תבוצע בקטעים לפי התקדמות הפרויקט והנחיות המנהל, לרבות להסדרי ביניים לבניה ואכלוס בשלבים. </w:t>
        </w:r>
      </w:ins>
    </w:p>
    <w:p w14:paraId="25188470" w14:textId="77777777" w:rsidR="00691469" w:rsidRPr="00716AAE" w:rsidRDefault="00691469" w:rsidP="00691469">
      <w:pPr>
        <w:spacing w:before="120" w:beforeAutospacing="0" w:after="60" w:afterAutospacing="0" w:line="240" w:lineRule="auto"/>
        <w:ind w:left="720"/>
        <w:jc w:val="both"/>
        <w:rPr>
          <w:ins w:id="63" w:author="Meryl Etman" w:date="2021-11-28T14:43:00Z"/>
          <w:rFonts w:ascii="Times New Roman" w:eastAsia="Times New Roman" w:hAnsi="Times New Roman" w:cs="David"/>
          <w:snapToGrid w:val="0"/>
          <w:sz w:val="24"/>
          <w:szCs w:val="24"/>
          <w:rtl/>
          <w:lang w:eastAsia="he-IL"/>
        </w:rPr>
      </w:pPr>
      <w:ins w:id="64" w:author="Meryl Etman" w:date="2021-11-28T14:43:00Z">
        <w:r w:rsidRPr="00716AAE">
          <w:rPr>
            <w:rFonts w:ascii="Times New Roman" w:eastAsia="Times New Roman" w:hAnsi="Times New Roman" w:cs="David" w:hint="cs"/>
            <w:snapToGrid w:val="0"/>
            <w:sz w:val="24"/>
            <w:szCs w:val="24"/>
            <w:rtl/>
            <w:lang w:eastAsia="he-IL"/>
          </w:rPr>
          <w:t>העבודה תבוצע בשלבים הכוללים את השירותים כלהלן:</w:t>
        </w:r>
      </w:ins>
    </w:p>
    <w:p w14:paraId="389D77BB" w14:textId="77777777" w:rsidR="00691469" w:rsidRPr="00716AAE" w:rsidRDefault="00691469" w:rsidP="00691469">
      <w:pPr>
        <w:spacing w:before="120" w:beforeAutospacing="0" w:after="60" w:afterAutospacing="0" w:line="240" w:lineRule="auto"/>
        <w:ind w:left="1440" w:hanging="720"/>
        <w:jc w:val="both"/>
        <w:rPr>
          <w:ins w:id="65" w:author="Meryl Etman" w:date="2021-11-28T14:43:00Z"/>
          <w:rFonts w:ascii="Times New Roman" w:eastAsia="Times New Roman" w:hAnsi="Times New Roman" w:cs="David"/>
          <w:snapToGrid w:val="0"/>
          <w:sz w:val="24"/>
          <w:szCs w:val="24"/>
          <w:rtl/>
          <w:lang w:eastAsia="he-IL"/>
        </w:rPr>
      </w:pPr>
      <w:ins w:id="66" w:author="Meryl Etman" w:date="2021-11-28T14:43:00Z">
        <w:r w:rsidRPr="00716AAE">
          <w:rPr>
            <w:rFonts w:ascii="Times New Roman" w:eastAsia="Times New Roman" w:hAnsi="Times New Roman" w:cs="David" w:hint="cs"/>
            <w:snapToGrid w:val="0"/>
            <w:sz w:val="24"/>
            <w:szCs w:val="24"/>
            <w:rtl/>
            <w:lang w:eastAsia="he-IL"/>
          </w:rPr>
          <w:t>2.1</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מוקדם</w:t>
        </w:r>
        <w:r w:rsidRPr="00716AAE">
          <w:rPr>
            <w:rFonts w:ascii="Times New Roman" w:eastAsia="Times New Roman" w:hAnsi="Times New Roman" w:cs="David" w:hint="cs"/>
            <w:snapToGrid w:val="0"/>
            <w:sz w:val="24"/>
            <w:szCs w:val="24"/>
            <w:rtl/>
            <w:lang w:eastAsia="he-IL"/>
          </w:rPr>
          <w:t>:</w:t>
        </w:r>
      </w:ins>
    </w:p>
    <w:p w14:paraId="0C071FDF" w14:textId="77777777" w:rsidR="00691469" w:rsidRPr="00716AAE" w:rsidRDefault="00691469" w:rsidP="00691469">
      <w:pPr>
        <w:spacing w:before="120" w:beforeAutospacing="0" w:after="60" w:afterAutospacing="0" w:line="240" w:lineRule="auto"/>
        <w:ind w:left="2160" w:hanging="720"/>
        <w:jc w:val="both"/>
        <w:rPr>
          <w:ins w:id="67" w:author="Meryl Etman" w:date="2021-11-28T14:43:00Z"/>
          <w:rFonts w:ascii="Times New Roman" w:eastAsia="Times New Roman" w:hAnsi="Times New Roman" w:cs="David"/>
          <w:snapToGrid w:val="0"/>
          <w:sz w:val="24"/>
          <w:szCs w:val="24"/>
          <w:rtl/>
          <w:lang w:eastAsia="he-IL"/>
        </w:rPr>
      </w:pPr>
      <w:ins w:id="68" w:author="Meryl Etman" w:date="2021-11-28T14:43:00Z">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קבלת תדריך תכנון מנציג המזמין, מהאדריכל, מהקונסטרוקטור, מיועץ הקרקע, מיועץ האינסטלציה/ניקוז, מ</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הפיתוח ומיועץ הבניה הירוקה ומהיועצים האחרים. </w:t>
        </w:r>
      </w:ins>
    </w:p>
    <w:p w14:paraId="085E66D0" w14:textId="77777777" w:rsidR="00691469" w:rsidRPr="00716AAE" w:rsidRDefault="00691469" w:rsidP="00691469">
      <w:pPr>
        <w:spacing w:before="120" w:beforeAutospacing="0" w:after="60" w:afterAutospacing="0" w:line="240" w:lineRule="auto"/>
        <w:ind w:left="2160" w:hanging="720"/>
        <w:jc w:val="both"/>
        <w:rPr>
          <w:ins w:id="69" w:author="Meryl Etman" w:date="2021-11-28T14:43:00Z"/>
          <w:rFonts w:ascii="Times New Roman" w:eastAsia="Times New Roman" w:hAnsi="Times New Roman" w:cs="David"/>
          <w:snapToGrid w:val="0"/>
          <w:sz w:val="24"/>
          <w:szCs w:val="24"/>
          <w:rtl/>
          <w:lang w:eastAsia="he-IL"/>
        </w:rPr>
      </w:pPr>
      <w:ins w:id="70" w:author="Meryl Etman" w:date="2021-11-28T14:43:00Z">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בירורים עם נציג המזמין, בירורים באתר במידת הצורך, התייעצות ותיאום עם היועצים האחרים.</w:t>
        </w:r>
      </w:ins>
    </w:p>
    <w:p w14:paraId="289AE0E7" w14:textId="77777777" w:rsidR="00691469" w:rsidRPr="00716AAE" w:rsidRDefault="00691469" w:rsidP="00691469">
      <w:pPr>
        <w:spacing w:before="120" w:beforeAutospacing="0" w:after="60" w:afterAutospacing="0" w:line="240" w:lineRule="auto"/>
        <w:ind w:left="2160" w:hanging="720"/>
        <w:jc w:val="both"/>
        <w:rPr>
          <w:ins w:id="71" w:author="Meryl Etman" w:date="2021-11-28T14:43:00Z"/>
          <w:rFonts w:ascii="Times New Roman" w:eastAsia="Times New Roman" w:hAnsi="Times New Roman" w:cs="David"/>
          <w:snapToGrid w:val="0"/>
          <w:sz w:val="24"/>
          <w:szCs w:val="24"/>
          <w:rtl/>
          <w:lang w:eastAsia="he-IL"/>
        </w:rPr>
      </w:pPr>
      <w:ins w:id="72" w:author="Meryl Etman" w:date="2021-11-28T14:43:00Z">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עריכת בדיקה מקדימה של התקינה ודרישות הרשות לבידוד תרמי הנדרשת בפרויקט, וקביעת ערכי מינימום למעטפת המבנה.</w:t>
        </w:r>
      </w:ins>
    </w:p>
    <w:p w14:paraId="58B2BF41" w14:textId="77777777" w:rsidR="00691469" w:rsidRPr="00716AAE" w:rsidRDefault="00691469" w:rsidP="00691469">
      <w:pPr>
        <w:spacing w:before="120" w:beforeAutospacing="0" w:after="60" w:afterAutospacing="0" w:line="240" w:lineRule="auto"/>
        <w:ind w:left="2160" w:hanging="720"/>
        <w:jc w:val="both"/>
        <w:rPr>
          <w:ins w:id="73" w:author="Meryl Etman" w:date="2021-11-28T14:43:00Z"/>
          <w:rFonts w:ascii="Times New Roman" w:eastAsia="Times New Roman" w:hAnsi="Times New Roman" w:cs="David"/>
          <w:snapToGrid w:val="0"/>
          <w:sz w:val="24"/>
          <w:szCs w:val="24"/>
          <w:rtl/>
          <w:lang w:eastAsia="he-IL"/>
        </w:rPr>
      </w:pPr>
      <w:ins w:id="74" w:author="Meryl Etman" w:date="2021-11-28T14:43:00Z">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התאמת הבידוד התרמי המוצעים לשימושי המבנה הצפויים.</w:t>
        </w:r>
      </w:ins>
    </w:p>
    <w:p w14:paraId="5C600970" w14:textId="77777777" w:rsidR="00691469" w:rsidRPr="00716AAE" w:rsidRDefault="00691469" w:rsidP="00691469">
      <w:pPr>
        <w:spacing w:before="240" w:beforeAutospacing="0" w:after="0" w:afterAutospacing="0" w:line="240" w:lineRule="auto"/>
        <w:ind w:left="2160" w:hanging="738"/>
        <w:jc w:val="both"/>
        <w:rPr>
          <w:ins w:id="75" w:author="Meryl Etman" w:date="2021-11-28T14:43:00Z"/>
          <w:rFonts w:ascii="Times New Roman" w:eastAsia="Times New Roman" w:hAnsi="Times New Roman" w:cs="David"/>
          <w:sz w:val="26"/>
          <w:szCs w:val="24"/>
          <w:rtl/>
        </w:rPr>
      </w:pPr>
      <w:ins w:id="76" w:author="Meryl Etman" w:date="2021-11-28T14:43:00Z">
        <w:r w:rsidRPr="00716AAE">
          <w:rPr>
            <w:rFonts w:ascii="Times New Roman" w:eastAsia="Times New Roman" w:hAnsi="Times New Roman" w:cs="David" w:hint="cs"/>
            <w:sz w:val="26"/>
            <w:szCs w:val="24"/>
            <w:rtl/>
          </w:rPr>
          <w:t>ה.</w:t>
        </w:r>
        <w:r w:rsidRPr="00716AAE">
          <w:rPr>
            <w:rFonts w:ascii="Times New Roman" w:eastAsia="Times New Roman" w:hAnsi="Times New Roman" w:cs="David" w:hint="cs"/>
            <w:sz w:val="26"/>
            <w:szCs w:val="24"/>
            <w:rtl/>
          </w:rPr>
          <w:tab/>
          <w:t>מבוטל.</w:t>
        </w:r>
      </w:ins>
    </w:p>
    <w:p w14:paraId="6B56EBF2" w14:textId="77777777" w:rsidR="00691469" w:rsidRPr="00716AAE" w:rsidRDefault="00691469" w:rsidP="00691469">
      <w:pPr>
        <w:spacing w:before="240" w:beforeAutospacing="0" w:after="0" w:afterAutospacing="0" w:line="240" w:lineRule="auto"/>
        <w:ind w:left="2160" w:hanging="738"/>
        <w:jc w:val="both"/>
        <w:rPr>
          <w:ins w:id="77" w:author="Meryl Etman" w:date="2021-11-28T14:43:00Z"/>
          <w:rFonts w:ascii="Times New Roman" w:eastAsia="Times New Roman" w:hAnsi="Times New Roman" w:cs="David"/>
          <w:sz w:val="26"/>
          <w:szCs w:val="24"/>
        </w:rPr>
      </w:pPr>
      <w:ins w:id="78" w:author="Meryl Etman" w:date="2021-11-28T14:43:00Z">
        <w:r w:rsidRPr="00716AAE">
          <w:rPr>
            <w:rFonts w:ascii="Times New Roman" w:eastAsia="Times New Roman" w:hAnsi="Times New Roman" w:cs="David" w:hint="cs"/>
            <w:sz w:val="26"/>
            <w:szCs w:val="24"/>
            <w:rtl/>
          </w:rPr>
          <w:t>ו.</w:t>
        </w:r>
        <w:r w:rsidRPr="00716AAE">
          <w:rPr>
            <w:rFonts w:ascii="Times New Roman" w:eastAsia="Times New Roman" w:hAnsi="Times New Roman" w:cs="David" w:hint="cs"/>
            <w:sz w:val="26"/>
            <w:szCs w:val="24"/>
            <w:rtl/>
          </w:rPr>
          <w:tab/>
          <w:t>מבוטל.</w:t>
        </w:r>
      </w:ins>
    </w:p>
    <w:p w14:paraId="00A69017" w14:textId="77777777" w:rsidR="00691469" w:rsidRPr="00716AAE" w:rsidRDefault="00691469" w:rsidP="00691469">
      <w:pPr>
        <w:spacing w:before="120" w:beforeAutospacing="0" w:after="60" w:afterAutospacing="0" w:line="240" w:lineRule="auto"/>
        <w:ind w:left="2160" w:hanging="720"/>
        <w:jc w:val="both"/>
        <w:rPr>
          <w:ins w:id="79" w:author="Meryl Etman" w:date="2021-11-28T14:43:00Z"/>
          <w:rFonts w:ascii="Times New Roman" w:eastAsia="Times New Roman" w:hAnsi="Times New Roman" w:cs="David"/>
          <w:snapToGrid w:val="0"/>
          <w:sz w:val="24"/>
          <w:szCs w:val="24"/>
          <w:rtl/>
          <w:lang w:eastAsia="he-IL"/>
        </w:rPr>
      </w:pPr>
      <w:ins w:id="80" w:author="Meryl Etman" w:date="2021-11-28T14:43:00Z">
        <w:r>
          <w:rPr>
            <w:rFonts w:ascii="Times New Roman" w:eastAsia="Times New Roman" w:hAnsi="Times New Roman" w:cs="David" w:hint="cs"/>
            <w:snapToGrid w:val="0"/>
            <w:sz w:val="24"/>
            <w:szCs w:val="24"/>
            <w:rtl/>
            <w:lang w:eastAsia="he-IL"/>
          </w:rPr>
          <w:t>ז.</w:t>
        </w:r>
        <w:r>
          <w:rPr>
            <w:rFonts w:ascii="Times New Roman" w:eastAsia="Times New Roman" w:hAnsi="Times New Roman" w:cs="David" w:hint="cs"/>
            <w:snapToGrid w:val="0"/>
            <w:sz w:val="24"/>
            <w:szCs w:val="24"/>
            <w:rtl/>
            <w:lang w:eastAsia="he-IL"/>
          </w:rPr>
          <w:tab/>
          <w:t>הכנת ת</w:t>
        </w:r>
        <w:r w:rsidRPr="00716AAE">
          <w:rPr>
            <w:rFonts w:ascii="Times New Roman" w:eastAsia="Times New Roman" w:hAnsi="Times New Roman" w:cs="David" w:hint="cs"/>
            <w:snapToGrid w:val="0"/>
            <w:sz w:val="24"/>
            <w:szCs w:val="24"/>
            <w:rtl/>
            <w:lang w:eastAsia="he-IL"/>
          </w:rPr>
          <w:t>כניות מוקדמות של עקרונות מערכי הבידוד התרמי של המבנה ושל חומרי הבידוד התרמי, במספר חלופות והכנסת שינויים בהם בהתאם לדרישות המזמין ולשיטת הבניה, לרבות הצגת אומדנים.</w:t>
        </w:r>
      </w:ins>
    </w:p>
    <w:p w14:paraId="10F2687F" w14:textId="77777777" w:rsidR="00691469" w:rsidRPr="00716AAE" w:rsidRDefault="00691469" w:rsidP="00691469">
      <w:pPr>
        <w:spacing w:before="240" w:beforeAutospacing="0" w:after="0" w:afterAutospacing="0" w:line="240" w:lineRule="auto"/>
        <w:ind w:left="2160" w:hanging="738"/>
        <w:jc w:val="both"/>
        <w:rPr>
          <w:ins w:id="81" w:author="Meryl Etman" w:date="2021-11-28T14:43:00Z"/>
          <w:rFonts w:ascii="Times New Roman" w:eastAsia="Times New Roman" w:hAnsi="Times New Roman" w:cs="David"/>
          <w:sz w:val="26"/>
          <w:szCs w:val="24"/>
          <w:rtl/>
        </w:rPr>
      </w:pPr>
      <w:ins w:id="82" w:author="Meryl Etman" w:date="2021-11-28T14:43:00Z">
        <w:r w:rsidRPr="00716AAE">
          <w:rPr>
            <w:rFonts w:ascii="Times New Roman" w:eastAsia="Times New Roman" w:hAnsi="Times New Roman" w:cs="David" w:hint="cs"/>
            <w:sz w:val="26"/>
            <w:szCs w:val="24"/>
            <w:rtl/>
          </w:rPr>
          <w:t>ח.</w:t>
        </w:r>
        <w:r w:rsidRPr="00716AAE">
          <w:rPr>
            <w:rFonts w:ascii="Times New Roman" w:eastAsia="Times New Roman" w:hAnsi="Times New Roman" w:cs="David" w:hint="cs"/>
            <w:sz w:val="26"/>
            <w:szCs w:val="24"/>
            <w:rtl/>
          </w:rPr>
          <w:tab/>
          <w:t>מסירת הנתונים, הפרוגראמה וחוות הדעת למזמין, ל</w:t>
        </w:r>
        <w:r>
          <w:rPr>
            <w:rFonts w:ascii="Times New Roman" w:eastAsia="Times New Roman" w:hAnsi="Times New Roman" w:cs="David" w:hint="cs"/>
            <w:sz w:val="26"/>
            <w:szCs w:val="24"/>
            <w:rtl/>
          </w:rPr>
          <w:t>יועץ</w:t>
        </w:r>
        <w:r w:rsidRPr="00716AAE">
          <w:rPr>
            <w:rFonts w:ascii="Times New Roman" w:eastAsia="Times New Roman" w:hAnsi="Times New Roman" w:cs="David" w:hint="cs"/>
            <w:sz w:val="26"/>
            <w:szCs w:val="24"/>
            <w:rtl/>
          </w:rPr>
          <w:t xml:space="preserve"> וכן ליועצים ולמתכננים ולכל גורם אחר שייקבע על – ידי המזמין.</w:t>
        </w:r>
      </w:ins>
    </w:p>
    <w:p w14:paraId="3E9F9513" w14:textId="77777777" w:rsidR="00691469" w:rsidRPr="00716AAE" w:rsidRDefault="00691469" w:rsidP="00691469">
      <w:pPr>
        <w:spacing w:before="120" w:beforeAutospacing="0" w:after="60" w:afterAutospacing="0" w:line="240" w:lineRule="auto"/>
        <w:rPr>
          <w:ins w:id="83" w:author="Meryl Etman" w:date="2021-11-28T14:43:00Z"/>
          <w:rFonts w:ascii="Times New Roman" w:eastAsia="Times New Roman" w:hAnsi="Times New Roman" w:cs="David"/>
          <w:snapToGrid w:val="0"/>
          <w:sz w:val="24"/>
          <w:szCs w:val="24"/>
          <w:rtl/>
          <w:lang w:eastAsia="he-IL"/>
        </w:rPr>
      </w:pPr>
      <w:ins w:id="84" w:author="Meryl Etman" w:date="2021-11-28T14:43:00Z">
        <w:r w:rsidRPr="00716AAE">
          <w:rPr>
            <w:rFonts w:ascii="Times New Roman" w:eastAsia="Times New Roman" w:hAnsi="Times New Roman" w:cs="David" w:hint="cs"/>
            <w:snapToGrid w:val="0"/>
            <w:sz w:val="24"/>
            <w:szCs w:val="24"/>
            <w:rtl/>
            <w:lang w:eastAsia="he-IL"/>
          </w:rPr>
          <w:tab/>
          <w:t>2.2</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סופי</w:t>
        </w:r>
        <w:r w:rsidRPr="00716AAE">
          <w:rPr>
            <w:rFonts w:ascii="Times New Roman" w:eastAsia="Times New Roman" w:hAnsi="Times New Roman" w:cs="David" w:hint="cs"/>
            <w:snapToGrid w:val="0"/>
            <w:sz w:val="24"/>
            <w:szCs w:val="24"/>
            <w:rtl/>
            <w:lang w:eastAsia="he-IL"/>
          </w:rPr>
          <w:t xml:space="preserve">:    </w:t>
        </w:r>
      </w:ins>
    </w:p>
    <w:p w14:paraId="0B26BD14" w14:textId="77777777" w:rsidR="00691469" w:rsidRPr="00716AAE" w:rsidRDefault="00691469" w:rsidP="00691469">
      <w:pPr>
        <w:spacing w:before="120" w:beforeAutospacing="0" w:after="60" w:afterAutospacing="0" w:line="240" w:lineRule="auto"/>
        <w:ind w:left="2160" w:hanging="720"/>
        <w:jc w:val="both"/>
        <w:rPr>
          <w:ins w:id="85" w:author="Meryl Etman" w:date="2021-11-28T14:43:00Z"/>
          <w:rFonts w:ascii="Times New Roman" w:eastAsia="Times New Roman" w:hAnsi="Times New Roman" w:cs="David"/>
          <w:snapToGrid w:val="0"/>
          <w:sz w:val="24"/>
          <w:szCs w:val="24"/>
          <w:rtl/>
          <w:lang w:eastAsia="he-IL"/>
        </w:rPr>
      </w:pPr>
      <w:ins w:id="86" w:author="Meryl Etman" w:date="2021-11-28T14:43:00Z">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חתימה על בקשות להוצאת היתרי בניה כאחראי לתכנון, לפקוח העליון ולביקורת בתחום הבידוד התרמי. כמו כן יכין ויחתום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כל מסמך שיידרש ע"י הרשויות מה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בתהליך הבקשה להיתר, במהלך הבצוע ועד לקבלת תעודת גמר. </w:t>
        </w:r>
      </w:ins>
    </w:p>
    <w:p w14:paraId="683068DA" w14:textId="77777777" w:rsidR="00691469" w:rsidRPr="00716AAE" w:rsidRDefault="00691469" w:rsidP="00691469">
      <w:pPr>
        <w:spacing w:before="120" w:beforeAutospacing="0" w:after="60" w:afterAutospacing="0" w:line="240" w:lineRule="auto"/>
        <w:ind w:left="2160" w:hanging="720"/>
        <w:jc w:val="both"/>
        <w:rPr>
          <w:ins w:id="87" w:author="Meryl Etman" w:date="2021-11-28T14:43:00Z"/>
          <w:rFonts w:ascii="Times New Roman" w:eastAsia="Times New Roman" w:hAnsi="Times New Roman" w:cs="David"/>
          <w:snapToGrid w:val="0"/>
          <w:sz w:val="24"/>
          <w:szCs w:val="24"/>
          <w:rtl/>
          <w:lang w:eastAsia="he-IL"/>
        </w:rPr>
      </w:pPr>
      <w:ins w:id="88" w:author="Meryl Etman" w:date="2021-11-28T14:43:00Z">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הכנסת תיקונים ושינויים בתוכניות ובמסמכים האחרים לפי דרישות המזמין וטיפול באישורן.</w:t>
        </w:r>
      </w:ins>
    </w:p>
    <w:p w14:paraId="24336311" w14:textId="77777777" w:rsidR="00691469" w:rsidRPr="00716AAE" w:rsidRDefault="00691469" w:rsidP="00691469">
      <w:pPr>
        <w:spacing w:before="120" w:beforeAutospacing="0" w:after="60" w:afterAutospacing="0" w:line="240" w:lineRule="auto"/>
        <w:ind w:left="2160" w:hanging="720"/>
        <w:jc w:val="both"/>
        <w:rPr>
          <w:ins w:id="89" w:author="Meryl Etman" w:date="2021-11-28T14:43:00Z"/>
          <w:rFonts w:ascii="Times New Roman" w:eastAsia="Times New Roman" w:hAnsi="Times New Roman" w:cs="David"/>
          <w:snapToGrid w:val="0"/>
          <w:sz w:val="24"/>
          <w:szCs w:val="24"/>
          <w:rtl/>
          <w:lang w:eastAsia="he-IL"/>
        </w:rPr>
      </w:pPr>
      <w:ins w:id="90" w:author="Meryl Etman" w:date="2021-11-28T14:43:00Z">
        <w:r>
          <w:rPr>
            <w:rFonts w:ascii="Times New Roman" w:eastAsia="Times New Roman" w:hAnsi="Times New Roman" w:cs="David" w:hint="cs"/>
            <w:snapToGrid w:val="0"/>
            <w:sz w:val="24"/>
            <w:szCs w:val="24"/>
            <w:rtl/>
            <w:lang w:eastAsia="he-IL"/>
          </w:rPr>
          <w:t>ג.</w:t>
        </w:r>
        <w:r>
          <w:rPr>
            <w:rFonts w:ascii="Times New Roman" w:eastAsia="Times New Roman" w:hAnsi="Times New Roman" w:cs="David" w:hint="cs"/>
            <w:snapToGrid w:val="0"/>
            <w:sz w:val="24"/>
            <w:szCs w:val="24"/>
            <w:rtl/>
            <w:lang w:eastAsia="he-IL"/>
          </w:rPr>
          <w:tab/>
          <w:t>הכנת ת</w:t>
        </w:r>
        <w:r w:rsidRPr="00716AAE">
          <w:rPr>
            <w:rFonts w:ascii="Times New Roman" w:eastAsia="Times New Roman" w:hAnsi="Times New Roman" w:cs="David" w:hint="cs"/>
            <w:snapToGrid w:val="0"/>
            <w:sz w:val="24"/>
            <w:szCs w:val="24"/>
            <w:rtl/>
            <w:lang w:eastAsia="he-IL"/>
          </w:rPr>
          <w:t>כניות לאישור סופי של ה</w:t>
        </w:r>
        <w:r>
          <w:rPr>
            <w:rFonts w:ascii="Times New Roman" w:eastAsia="Times New Roman" w:hAnsi="Times New Roman" w:cs="David" w:hint="cs"/>
            <w:snapToGrid w:val="0"/>
            <w:sz w:val="24"/>
            <w:szCs w:val="24"/>
            <w:rtl/>
            <w:lang w:eastAsia="he-IL"/>
          </w:rPr>
          <w:t>יועצים והמזמין לפני התחלת שלב ת</w:t>
        </w:r>
        <w:r w:rsidRPr="00716AAE">
          <w:rPr>
            <w:rFonts w:ascii="Times New Roman" w:eastAsia="Times New Roman" w:hAnsi="Times New Roman" w:cs="David" w:hint="cs"/>
            <w:snapToGrid w:val="0"/>
            <w:sz w:val="24"/>
            <w:szCs w:val="24"/>
            <w:rtl/>
            <w:lang w:eastAsia="he-IL"/>
          </w:rPr>
          <w:t>כנית העבודה.</w:t>
        </w:r>
      </w:ins>
    </w:p>
    <w:p w14:paraId="626C3DEB" w14:textId="77777777" w:rsidR="00691469" w:rsidRPr="00716AAE" w:rsidRDefault="00691469" w:rsidP="00691469">
      <w:pPr>
        <w:spacing w:before="120" w:beforeAutospacing="0" w:after="60" w:afterAutospacing="0" w:line="240" w:lineRule="auto"/>
        <w:ind w:left="2160" w:hanging="720"/>
        <w:jc w:val="both"/>
        <w:rPr>
          <w:ins w:id="91" w:author="Meryl Etman" w:date="2021-11-28T14:43:00Z"/>
          <w:rFonts w:ascii="Times New Roman" w:eastAsia="Times New Roman" w:hAnsi="Times New Roman" w:cs="David"/>
          <w:snapToGrid w:val="0"/>
          <w:sz w:val="24"/>
          <w:szCs w:val="24"/>
          <w:rtl/>
          <w:lang w:eastAsia="he-IL"/>
        </w:rPr>
      </w:pPr>
      <w:ins w:id="92" w:author="Meryl Etman" w:date="2021-11-28T14:43:00Z">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אישור התכנון הסופי של היועצים.</w:t>
        </w:r>
      </w:ins>
    </w:p>
    <w:p w14:paraId="6D9049CB" w14:textId="77777777" w:rsidR="00691469" w:rsidRPr="00716AAE" w:rsidRDefault="00691469" w:rsidP="00691469">
      <w:pPr>
        <w:spacing w:before="120" w:beforeAutospacing="0" w:after="60" w:afterAutospacing="0" w:line="240" w:lineRule="auto"/>
        <w:ind w:left="2160" w:hanging="720"/>
        <w:jc w:val="both"/>
        <w:rPr>
          <w:ins w:id="93" w:author="Meryl Etman" w:date="2021-11-28T14:43:00Z"/>
          <w:rFonts w:ascii="Times New Roman" w:eastAsia="Times New Roman" w:hAnsi="Times New Roman" w:cs="David"/>
          <w:snapToGrid w:val="0"/>
          <w:sz w:val="24"/>
          <w:szCs w:val="24"/>
          <w:rtl/>
          <w:lang w:eastAsia="he-IL"/>
        </w:rPr>
      </w:pPr>
      <w:ins w:id="94" w:author="Meryl Etman" w:date="2021-11-28T14:43:00Z">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בדיקת מפרטי ותוכניות המכר ואישור הנוסח וההתאמה לתכנון.</w:t>
        </w:r>
      </w:ins>
    </w:p>
    <w:p w14:paraId="536BE063" w14:textId="77777777" w:rsidR="00691469" w:rsidRPr="00716AAE" w:rsidRDefault="00691469" w:rsidP="00691469">
      <w:pPr>
        <w:spacing w:before="120" w:beforeAutospacing="0" w:after="60" w:afterAutospacing="0" w:line="240" w:lineRule="auto"/>
        <w:ind w:left="2160" w:hanging="720"/>
        <w:jc w:val="both"/>
        <w:rPr>
          <w:ins w:id="95" w:author="Meryl Etman" w:date="2021-11-28T14:43:00Z"/>
          <w:rFonts w:ascii="Times New Roman" w:eastAsia="Times New Roman" w:hAnsi="Times New Roman" w:cs="David"/>
          <w:snapToGrid w:val="0"/>
          <w:sz w:val="24"/>
          <w:szCs w:val="24"/>
          <w:rtl/>
          <w:lang w:eastAsia="he-IL"/>
        </w:rPr>
      </w:pPr>
      <w:ins w:id="96" w:author="Meryl Etman" w:date="2021-11-28T14:43:00Z">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עדכון האומדן המשוער של ערך עבודות הבידוד התרמי.</w:t>
        </w:r>
      </w:ins>
    </w:p>
    <w:p w14:paraId="6C8C28AD" w14:textId="77777777" w:rsidR="00691469" w:rsidRPr="00716AAE" w:rsidRDefault="00691469" w:rsidP="00691469">
      <w:pPr>
        <w:spacing w:before="120" w:beforeAutospacing="0" w:after="60" w:afterAutospacing="0" w:line="240" w:lineRule="auto"/>
        <w:ind w:left="2160" w:hanging="720"/>
        <w:jc w:val="both"/>
        <w:rPr>
          <w:ins w:id="97" w:author="Meryl Etman" w:date="2021-11-28T14:43:00Z"/>
          <w:rFonts w:ascii="Times New Roman" w:eastAsia="Times New Roman" w:hAnsi="Times New Roman" w:cs="David"/>
          <w:snapToGrid w:val="0"/>
          <w:sz w:val="24"/>
          <w:szCs w:val="24"/>
          <w:rtl/>
          <w:lang w:eastAsia="he-IL"/>
        </w:rPr>
      </w:pPr>
      <w:ins w:id="98" w:author="Meryl Etman" w:date="2021-11-28T14:43:00Z">
        <w:r w:rsidRPr="00716AAE">
          <w:rPr>
            <w:rFonts w:ascii="Times New Roman" w:eastAsia="Times New Roman" w:hAnsi="Times New Roman" w:cs="David" w:hint="cs"/>
            <w:snapToGrid w:val="0"/>
            <w:sz w:val="24"/>
            <w:szCs w:val="24"/>
            <w:rtl/>
            <w:lang w:eastAsia="he-IL"/>
          </w:rPr>
          <w:t>ז.</w:t>
        </w:r>
        <w:r w:rsidRPr="00716AAE">
          <w:rPr>
            <w:rFonts w:ascii="Times New Roman" w:eastAsia="Times New Roman" w:hAnsi="Times New Roman" w:cs="David" w:hint="cs"/>
            <w:snapToGrid w:val="0"/>
            <w:sz w:val="24"/>
            <w:szCs w:val="24"/>
            <w:rtl/>
            <w:lang w:eastAsia="he-IL"/>
          </w:rPr>
          <w:tab/>
          <w:t>כל יתר הדרוש לתכנון סופי.</w:t>
        </w:r>
      </w:ins>
    </w:p>
    <w:p w14:paraId="58017892" w14:textId="77777777" w:rsidR="00691469" w:rsidRPr="00716AAE" w:rsidRDefault="00691469" w:rsidP="00691469">
      <w:pPr>
        <w:spacing w:before="120" w:beforeAutospacing="0" w:after="60" w:afterAutospacing="0" w:line="240" w:lineRule="auto"/>
        <w:rPr>
          <w:ins w:id="99" w:author="Meryl Etman" w:date="2021-11-28T14:43:00Z"/>
          <w:rFonts w:ascii="Times New Roman" w:eastAsia="Times New Roman" w:hAnsi="Times New Roman" w:cs="David"/>
          <w:snapToGrid w:val="0"/>
          <w:sz w:val="24"/>
          <w:szCs w:val="24"/>
          <w:rtl/>
          <w:lang w:eastAsia="he-IL"/>
        </w:rPr>
      </w:pPr>
      <w:ins w:id="100" w:author="Meryl Etman" w:date="2021-11-28T14:43:00Z">
        <w:r w:rsidRPr="00716AAE">
          <w:rPr>
            <w:rFonts w:ascii="Times New Roman" w:eastAsia="Times New Roman" w:hAnsi="Times New Roman" w:cs="David" w:hint="cs"/>
            <w:snapToGrid w:val="0"/>
            <w:sz w:val="24"/>
            <w:szCs w:val="24"/>
            <w:rtl/>
            <w:lang w:eastAsia="he-IL"/>
          </w:rPr>
          <w:tab/>
          <w:t>2.3</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מפורט</w:t>
        </w:r>
        <w:r w:rsidRPr="00716AAE">
          <w:rPr>
            <w:rFonts w:ascii="Times New Roman" w:eastAsia="Times New Roman" w:hAnsi="Times New Roman" w:cs="David" w:hint="cs"/>
            <w:snapToGrid w:val="0"/>
            <w:sz w:val="24"/>
            <w:szCs w:val="24"/>
            <w:rtl/>
            <w:lang w:eastAsia="he-IL"/>
          </w:rPr>
          <w:t xml:space="preserve">: </w:t>
        </w:r>
      </w:ins>
    </w:p>
    <w:p w14:paraId="4B7B5F77" w14:textId="77777777" w:rsidR="00691469" w:rsidRPr="00716AAE" w:rsidRDefault="00691469" w:rsidP="00691469">
      <w:pPr>
        <w:spacing w:before="120" w:beforeAutospacing="0" w:after="60" w:afterAutospacing="0" w:line="240" w:lineRule="auto"/>
        <w:ind w:left="2160" w:hanging="720"/>
        <w:jc w:val="both"/>
        <w:rPr>
          <w:ins w:id="101" w:author="Meryl Etman" w:date="2021-11-28T14:43:00Z"/>
          <w:rFonts w:ascii="Times New Roman" w:eastAsia="Times New Roman" w:hAnsi="Times New Roman" w:cs="David"/>
          <w:snapToGrid w:val="0"/>
          <w:sz w:val="24"/>
          <w:szCs w:val="24"/>
          <w:rtl/>
          <w:lang w:eastAsia="he-IL"/>
        </w:rPr>
      </w:pPr>
      <w:ins w:id="102" w:author="Meryl Etman" w:date="2021-11-28T14:43:00Z">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התכנון המפורט יתאים לסוג הבניה שתבחר ע"י המזמין/הקבלן המבצע.</w:t>
        </w:r>
      </w:ins>
    </w:p>
    <w:p w14:paraId="570A3DAF" w14:textId="77777777" w:rsidR="00691469" w:rsidRPr="00716AAE" w:rsidRDefault="00691469" w:rsidP="00691469">
      <w:pPr>
        <w:spacing w:before="120" w:beforeAutospacing="0" w:after="60" w:afterAutospacing="0" w:line="240" w:lineRule="auto"/>
        <w:ind w:left="2160" w:hanging="720"/>
        <w:jc w:val="both"/>
        <w:rPr>
          <w:ins w:id="103" w:author="Meryl Etman" w:date="2021-11-28T14:43:00Z"/>
          <w:rFonts w:ascii="Times New Roman" w:eastAsia="Times New Roman" w:hAnsi="Times New Roman" w:cs="David"/>
          <w:snapToGrid w:val="0"/>
          <w:sz w:val="24"/>
          <w:szCs w:val="24"/>
          <w:rtl/>
          <w:lang w:eastAsia="he-IL"/>
        </w:rPr>
      </w:pPr>
      <w:ins w:id="104" w:author="Meryl Etman" w:date="2021-11-28T14:43:00Z">
        <w:r>
          <w:rPr>
            <w:rFonts w:ascii="Times New Roman" w:eastAsia="Times New Roman" w:hAnsi="Times New Roman" w:cs="David" w:hint="cs"/>
            <w:snapToGrid w:val="0"/>
            <w:sz w:val="24"/>
            <w:szCs w:val="24"/>
            <w:rtl/>
            <w:lang w:eastAsia="he-IL"/>
          </w:rPr>
          <w:t>ב.</w:t>
        </w:r>
        <w:r>
          <w:rPr>
            <w:rFonts w:ascii="Times New Roman" w:eastAsia="Times New Roman" w:hAnsi="Times New Roman" w:cs="David" w:hint="cs"/>
            <w:snapToGrid w:val="0"/>
            <w:sz w:val="24"/>
            <w:szCs w:val="24"/>
            <w:rtl/>
            <w:lang w:eastAsia="he-IL"/>
          </w:rPr>
          <w:tab/>
          <w:t>על רקע ת</w:t>
        </w:r>
        <w:r w:rsidRPr="00716AAE">
          <w:rPr>
            <w:rFonts w:ascii="Times New Roman" w:eastAsia="Times New Roman" w:hAnsi="Times New Roman" w:cs="David" w:hint="cs"/>
            <w:snapToGrid w:val="0"/>
            <w:sz w:val="24"/>
            <w:szCs w:val="24"/>
            <w:rtl/>
            <w:lang w:eastAsia="he-IL"/>
          </w:rPr>
          <w:t xml:space="preserve">כניות אדריכלות ו/או קונסטרוקציה יסומנו, לצורך התמצאות, הפניות לפרטי הבידוד התרמי השונים. </w:t>
        </w:r>
      </w:ins>
    </w:p>
    <w:p w14:paraId="3EED3A2A" w14:textId="77777777" w:rsidR="00691469" w:rsidRPr="00716AAE" w:rsidRDefault="00691469" w:rsidP="00691469">
      <w:pPr>
        <w:spacing w:before="120" w:beforeAutospacing="0" w:after="60" w:afterAutospacing="0" w:line="240" w:lineRule="auto"/>
        <w:ind w:left="2160" w:hanging="720"/>
        <w:jc w:val="both"/>
        <w:rPr>
          <w:ins w:id="105" w:author="Meryl Etman" w:date="2021-11-28T14:43:00Z"/>
          <w:rFonts w:ascii="Times New Roman" w:eastAsia="Times New Roman" w:hAnsi="Times New Roman" w:cs="David"/>
          <w:snapToGrid w:val="0"/>
          <w:sz w:val="24"/>
          <w:szCs w:val="24"/>
          <w:rtl/>
          <w:lang w:eastAsia="he-IL"/>
        </w:rPr>
      </w:pPr>
      <w:ins w:id="106" w:author="Meryl Etman" w:date="2021-11-28T14:43:00Z">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 xml:space="preserve">פרטי הבידוד התרמי יפורטו בקנ"מ הנדרש, השיפועים, האביזרים וכד'. </w:t>
        </w:r>
      </w:ins>
    </w:p>
    <w:p w14:paraId="2DDD4410" w14:textId="77777777" w:rsidR="00691469" w:rsidRPr="00716AAE" w:rsidRDefault="00691469" w:rsidP="00691469">
      <w:pPr>
        <w:spacing w:before="120" w:beforeAutospacing="0" w:after="60" w:afterAutospacing="0" w:line="240" w:lineRule="auto"/>
        <w:ind w:left="2160" w:hanging="720"/>
        <w:jc w:val="both"/>
        <w:rPr>
          <w:ins w:id="107" w:author="Meryl Etman" w:date="2021-11-28T14:43:00Z"/>
          <w:rFonts w:ascii="Times New Roman" w:eastAsia="Times New Roman" w:hAnsi="Times New Roman" w:cs="David"/>
          <w:snapToGrid w:val="0"/>
          <w:sz w:val="24"/>
          <w:szCs w:val="24"/>
          <w:rtl/>
          <w:lang w:eastAsia="he-IL"/>
        </w:rPr>
      </w:pPr>
      <w:ins w:id="108" w:author="Meryl Etman" w:date="2021-11-28T14:43:00Z">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הכנת מפרטים טכניים המתאימים למפרטים הכלליים המקובלים על המזמין בצורה שיכללו את כל העבודות המתוכננות ע"י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תוך בדיקה של העדר כפילות עם מפרט מלאכה אחר בבניין או אי כיסוי נושאים הנופלים בין המתכננים והיועצים השונים. </w:t>
        </w:r>
      </w:ins>
    </w:p>
    <w:p w14:paraId="1C88D562" w14:textId="77777777" w:rsidR="00691469" w:rsidRPr="00716AAE" w:rsidRDefault="00691469" w:rsidP="00691469">
      <w:pPr>
        <w:spacing w:before="120" w:beforeAutospacing="0" w:after="60" w:afterAutospacing="0" w:line="240" w:lineRule="auto"/>
        <w:ind w:left="2160" w:hanging="720"/>
        <w:jc w:val="both"/>
        <w:rPr>
          <w:ins w:id="109" w:author="Meryl Etman" w:date="2021-11-28T14:43:00Z"/>
          <w:rFonts w:ascii="Times New Roman" w:eastAsia="Times New Roman" w:hAnsi="Times New Roman" w:cs="David"/>
          <w:snapToGrid w:val="0"/>
          <w:sz w:val="24"/>
          <w:szCs w:val="24"/>
          <w:rtl/>
          <w:lang w:eastAsia="he-IL"/>
        </w:rPr>
      </w:pPr>
      <w:ins w:id="110" w:author="Meryl Etman" w:date="2021-11-28T14:43:00Z">
        <w:r>
          <w:rPr>
            <w:rFonts w:ascii="Times New Roman" w:eastAsia="Times New Roman" w:hAnsi="Times New Roman" w:cs="David" w:hint="cs"/>
            <w:snapToGrid w:val="0"/>
            <w:sz w:val="24"/>
            <w:szCs w:val="24"/>
            <w:rtl/>
            <w:lang w:eastAsia="he-IL"/>
          </w:rPr>
          <w:t>ה.</w:t>
        </w:r>
        <w:r>
          <w:rPr>
            <w:rFonts w:ascii="Times New Roman" w:eastAsia="Times New Roman" w:hAnsi="Times New Roman" w:cs="David" w:hint="cs"/>
            <w:snapToGrid w:val="0"/>
            <w:sz w:val="24"/>
            <w:szCs w:val="24"/>
            <w:rtl/>
            <w:lang w:eastAsia="he-IL"/>
          </w:rPr>
          <w:tab/>
          <w:t>המפרטים יתבססו על ת</w:t>
        </w:r>
        <w:r w:rsidRPr="00716AAE">
          <w:rPr>
            <w:rFonts w:ascii="Times New Roman" w:eastAsia="Times New Roman" w:hAnsi="Times New Roman" w:cs="David" w:hint="cs"/>
            <w:snapToGrid w:val="0"/>
            <w:sz w:val="24"/>
            <w:szCs w:val="24"/>
            <w:rtl/>
            <w:lang w:eastAsia="he-IL"/>
          </w:rPr>
          <w:t xml:space="preserve">כניות עבודה מפורטות. </w:t>
        </w:r>
      </w:ins>
    </w:p>
    <w:p w14:paraId="486ED396" w14:textId="77777777" w:rsidR="00691469" w:rsidRPr="00716AAE" w:rsidRDefault="00691469" w:rsidP="00691469">
      <w:pPr>
        <w:spacing w:before="120" w:beforeAutospacing="0" w:after="60" w:afterAutospacing="0" w:line="240" w:lineRule="auto"/>
        <w:ind w:left="2160" w:hanging="720"/>
        <w:jc w:val="both"/>
        <w:rPr>
          <w:ins w:id="111" w:author="Meryl Etman" w:date="2021-11-28T14:43:00Z"/>
          <w:rFonts w:ascii="Times New Roman" w:eastAsia="Times New Roman" w:hAnsi="Times New Roman" w:cs="David"/>
          <w:snapToGrid w:val="0"/>
          <w:sz w:val="24"/>
          <w:szCs w:val="24"/>
          <w:rtl/>
          <w:lang w:eastAsia="he-IL"/>
        </w:rPr>
      </w:pPr>
      <w:ins w:id="112" w:author="Meryl Etman" w:date="2021-11-28T14:43:00Z">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 xml:space="preserve">מבוטל.  </w:t>
        </w:r>
      </w:ins>
    </w:p>
    <w:p w14:paraId="5EB80A2A" w14:textId="77777777" w:rsidR="00691469" w:rsidRPr="00716AAE" w:rsidRDefault="00691469" w:rsidP="00691469">
      <w:pPr>
        <w:spacing w:before="120" w:beforeAutospacing="0" w:after="60" w:afterAutospacing="0" w:line="240" w:lineRule="auto"/>
        <w:ind w:left="2160" w:hanging="720"/>
        <w:jc w:val="both"/>
        <w:rPr>
          <w:ins w:id="113" w:author="Meryl Etman" w:date="2021-11-28T14:43:00Z"/>
          <w:rFonts w:ascii="Times New Roman" w:eastAsia="Times New Roman" w:hAnsi="Times New Roman" w:cs="David"/>
          <w:snapToGrid w:val="0"/>
          <w:sz w:val="24"/>
          <w:szCs w:val="24"/>
          <w:rtl/>
          <w:lang w:eastAsia="he-IL"/>
        </w:rPr>
      </w:pPr>
      <w:ins w:id="114" w:author="Meryl Etman" w:date="2021-11-28T14:43:00Z">
        <w:r w:rsidRPr="00716AAE">
          <w:rPr>
            <w:rFonts w:ascii="Times New Roman" w:eastAsia="Times New Roman" w:hAnsi="Times New Roman" w:cs="David" w:hint="cs"/>
            <w:snapToGrid w:val="0"/>
            <w:sz w:val="24"/>
            <w:szCs w:val="24"/>
            <w:rtl/>
            <w:lang w:eastAsia="he-IL"/>
          </w:rPr>
          <w:t>ח.</w:t>
        </w:r>
        <w:r w:rsidRPr="00716AAE">
          <w:rPr>
            <w:rFonts w:ascii="Times New Roman" w:eastAsia="Times New Roman" w:hAnsi="Times New Roman" w:cs="David" w:hint="cs"/>
            <w:snapToGrid w:val="0"/>
            <w:sz w:val="24"/>
            <w:szCs w:val="24"/>
            <w:rtl/>
            <w:lang w:eastAsia="he-IL"/>
          </w:rPr>
          <w:tab/>
          <w:t xml:space="preserve">הכנסת שינויים בתוכניות ככל שיתחייב להתאמת הפרויקט למסגרת התקציבית כפי שיקבע ע"י המזמין. </w:t>
        </w:r>
      </w:ins>
    </w:p>
    <w:p w14:paraId="556AE3F1" w14:textId="77777777" w:rsidR="00691469" w:rsidRPr="00716AAE" w:rsidRDefault="00691469" w:rsidP="00691469">
      <w:pPr>
        <w:spacing w:before="120" w:beforeAutospacing="0" w:after="60" w:afterAutospacing="0" w:line="240" w:lineRule="auto"/>
        <w:ind w:left="2160" w:hanging="720"/>
        <w:jc w:val="both"/>
        <w:rPr>
          <w:ins w:id="115" w:author="Meryl Etman" w:date="2021-11-28T14:43:00Z"/>
          <w:rFonts w:ascii="Times New Roman" w:eastAsia="Times New Roman" w:hAnsi="Times New Roman" w:cs="David"/>
          <w:snapToGrid w:val="0"/>
          <w:sz w:val="24"/>
          <w:szCs w:val="24"/>
          <w:rtl/>
          <w:lang w:eastAsia="he-IL"/>
        </w:rPr>
      </w:pPr>
      <w:ins w:id="116" w:author="Meryl Etman" w:date="2021-11-28T14:43:00Z">
        <w:r w:rsidRPr="00716AAE">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ab/>
          <w:t>מתן חוות דעת טכנית ויעוץ בכל הקשור בהכנת המכרזים ופרסומם.</w:t>
        </w:r>
      </w:ins>
    </w:p>
    <w:p w14:paraId="00B789F8" w14:textId="77777777" w:rsidR="00691469" w:rsidRPr="00716AAE" w:rsidRDefault="00691469" w:rsidP="00691469">
      <w:pPr>
        <w:spacing w:before="120" w:beforeAutospacing="0" w:after="60" w:afterAutospacing="0" w:line="240" w:lineRule="auto"/>
        <w:ind w:left="2160" w:hanging="720"/>
        <w:jc w:val="both"/>
        <w:rPr>
          <w:ins w:id="117" w:author="Meryl Etman" w:date="2021-11-28T14:43:00Z"/>
          <w:rFonts w:ascii="Times New Roman" w:eastAsia="Times New Roman" w:hAnsi="Times New Roman" w:cs="David"/>
          <w:snapToGrid w:val="0"/>
          <w:sz w:val="24"/>
          <w:szCs w:val="24"/>
          <w:rtl/>
          <w:lang w:eastAsia="he-IL"/>
        </w:rPr>
      </w:pPr>
      <w:ins w:id="118" w:author="Meryl Etman" w:date="2021-11-28T14:43:00Z">
        <w:r w:rsidRPr="00716AAE">
          <w:rPr>
            <w:rFonts w:ascii="Times New Roman" w:eastAsia="Times New Roman" w:hAnsi="Times New Roman" w:cs="David" w:hint="cs"/>
            <w:snapToGrid w:val="0"/>
            <w:sz w:val="24"/>
            <w:szCs w:val="24"/>
            <w:rtl/>
            <w:lang w:eastAsia="he-IL"/>
          </w:rPr>
          <w:t>יא.</w:t>
        </w:r>
        <w:r w:rsidRPr="00716AAE">
          <w:rPr>
            <w:rFonts w:ascii="Times New Roman" w:eastAsia="Times New Roman" w:hAnsi="Times New Roman" w:cs="David" w:hint="cs"/>
            <w:snapToGrid w:val="0"/>
            <w:sz w:val="24"/>
            <w:szCs w:val="24"/>
            <w:rtl/>
            <w:lang w:eastAsia="he-IL"/>
          </w:rPr>
          <w:tab/>
          <w:t>סיוע במתן תשובות לשאלות הקבלנים.</w:t>
        </w:r>
      </w:ins>
    </w:p>
    <w:p w14:paraId="1C349469" w14:textId="77777777" w:rsidR="00691469" w:rsidRPr="00716AAE" w:rsidRDefault="00691469" w:rsidP="00691469">
      <w:pPr>
        <w:spacing w:before="120" w:beforeAutospacing="0" w:after="60" w:afterAutospacing="0" w:line="240" w:lineRule="auto"/>
        <w:ind w:left="2160" w:hanging="720"/>
        <w:jc w:val="both"/>
        <w:rPr>
          <w:ins w:id="119" w:author="Meryl Etman" w:date="2021-11-28T14:43:00Z"/>
          <w:rFonts w:ascii="Times New Roman" w:eastAsia="Times New Roman" w:hAnsi="Times New Roman" w:cs="David"/>
          <w:snapToGrid w:val="0"/>
          <w:sz w:val="24"/>
          <w:szCs w:val="24"/>
          <w:rtl/>
          <w:lang w:eastAsia="he-IL"/>
        </w:rPr>
      </w:pPr>
      <w:ins w:id="120" w:author="Meryl Etman" w:date="2021-11-28T14:43:00Z">
        <w:r w:rsidRPr="00716AAE">
          <w:rPr>
            <w:rFonts w:ascii="Times New Roman" w:eastAsia="Times New Roman" w:hAnsi="Times New Roman" w:cs="David" w:hint="cs"/>
            <w:snapToGrid w:val="0"/>
            <w:sz w:val="24"/>
            <w:szCs w:val="24"/>
            <w:rtl/>
            <w:lang w:eastAsia="he-IL"/>
          </w:rPr>
          <w:t>יב.</w:t>
        </w:r>
        <w:r w:rsidRPr="00716AAE">
          <w:rPr>
            <w:rFonts w:ascii="Times New Roman" w:eastAsia="Times New Roman" w:hAnsi="Times New Roman" w:cs="David" w:hint="cs"/>
            <w:snapToGrid w:val="0"/>
            <w:sz w:val="24"/>
            <w:szCs w:val="24"/>
            <w:rtl/>
            <w:lang w:eastAsia="he-IL"/>
          </w:rPr>
          <w:tab/>
          <w:t>מתן חוות דעת טכנית והמלצות לאישור חלופות תכנוניות של קבלנים.</w:t>
        </w:r>
      </w:ins>
    </w:p>
    <w:p w14:paraId="282E4528" w14:textId="77777777" w:rsidR="00691469" w:rsidRPr="00716AAE" w:rsidRDefault="00691469" w:rsidP="00691469">
      <w:pPr>
        <w:spacing w:before="120" w:beforeAutospacing="0" w:after="60" w:afterAutospacing="0" w:line="240" w:lineRule="auto"/>
        <w:ind w:left="2160" w:hanging="720"/>
        <w:jc w:val="both"/>
        <w:rPr>
          <w:ins w:id="121" w:author="Meryl Etman" w:date="2021-11-28T14:43:00Z"/>
          <w:rFonts w:ascii="Times New Roman" w:eastAsia="Times New Roman" w:hAnsi="Times New Roman" w:cs="David"/>
          <w:snapToGrid w:val="0"/>
          <w:sz w:val="24"/>
          <w:szCs w:val="24"/>
          <w:rtl/>
          <w:lang w:eastAsia="he-IL"/>
        </w:rPr>
      </w:pPr>
      <w:ins w:id="122" w:author="Meryl Etman" w:date="2021-11-28T14:43:00Z">
        <w:r>
          <w:rPr>
            <w:rFonts w:ascii="Times New Roman" w:eastAsia="Times New Roman" w:hAnsi="Times New Roman" w:cs="David" w:hint="cs"/>
            <w:snapToGrid w:val="0"/>
            <w:sz w:val="24"/>
            <w:szCs w:val="24"/>
            <w:rtl/>
            <w:lang w:eastAsia="he-IL"/>
          </w:rPr>
          <w:t>יג.</w:t>
        </w:r>
        <w:r>
          <w:rPr>
            <w:rFonts w:ascii="Times New Roman" w:eastAsia="Times New Roman" w:hAnsi="Times New Roman" w:cs="David" w:hint="cs"/>
            <w:snapToGrid w:val="0"/>
            <w:sz w:val="24"/>
            <w:szCs w:val="24"/>
            <w:rtl/>
            <w:lang w:eastAsia="he-IL"/>
          </w:rPr>
          <w:tab/>
          <w:t>הכנת ת</w:t>
        </w:r>
        <w:r w:rsidRPr="00716AAE">
          <w:rPr>
            <w:rFonts w:ascii="Times New Roman" w:eastAsia="Times New Roman" w:hAnsi="Times New Roman" w:cs="David" w:hint="cs"/>
            <w:snapToGrid w:val="0"/>
            <w:sz w:val="24"/>
            <w:szCs w:val="24"/>
            <w:rtl/>
            <w:lang w:eastAsia="he-IL"/>
          </w:rPr>
          <w:t>כניות עבודה, פרטים ומפרטים משלימים ככל שיידרש לבצוע עבודות הבידוד התרמי.</w:t>
        </w:r>
      </w:ins>
    </w:p>
    <w:p w14:paraId="121FD9AD" w14:textId="77777777" w:rsidR="00691469" w:rsidRPr="00716AAE" w:rsidRDefault="00691469" w:rsidP="00691469">
      <w:pPr>
        <w:spacing w:before="120" w:beforeAutospacing="0" w:after="60" w:afterAutospacing="0" w:line="240" w:lineRule="auto"/>
        <w:ind w:left="1440" w:right="-181"/>
        <w:rPr>
          <w:ins w:id="123" w:author="Meryl Etman" w:date="2021-11-28T14:43:00Z"/>
          <w:rFonts w:ascii="Times New Roman" w:eastAsia="Times New Roman" w:hAnsi="Times New Roman" w:cs="David"/>
          <w:snapToGrid w:val="0"/>
          <w:sz w:val="24"/>
          <w:szCs w:val="24"/>
          <w:rtl/>
          <w:lang w:eastAsia="he-IL"/>
        </w:rPr>
      </w:pPr>
      <w:ins w:id="124" w:author="Meryl Etman" w:date="2021-11-28T14:43:00Z">
        <w:r w:rsidRPr="00716AAE">
          <w:rPr>
            <w:rFonts w:ascii="Times New Roman" w:eastAsia="Times New Roman" w:hAnsi="Times New Roman" w:cs="David" w:hint="cs"/>
            <w:snapToGrid w:val="0"/>
            <w:sz w:val="24"/>
            <w:szCs w:val="24"/>
            <w:rtl/>
            <w:lang w:eastAsia="he-IL"/>
          </w:rPr>
          <w:t>מובהר בזאת שה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יכין, באם י</w:t>
        </w:r>
        <w:r>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מסמכים למכרזים עוד לפני השלמת המסמכים המפורטים לבצוע.</w:t>
        </w:r>
      </w:ins>
    </w:p>
    <w:p w14:paraId="6AEE7E46" w14:textId="77777777" w:rsidR="00691469" w:rsidRPr="00716AAE" w:rsidRDefault="00691469" w:rsidP="00691469">
      <w:pPr>
        <w:spacing w:before="120" w:beforeAutospacing="0" w:after="60" w:afterAutospacing="0" w:line="240" w:lineRule="auto"/>
        <w:ind w:right="-180"/>
        <w:rPr>
          <w:ins w:id="125" w:author="Meryl Etman" w:date="2021-11-28T14:43:00Z"/>
          <w:rFonts w:ascii="Times New Roman" w:eastAsia="Times New Roman" w:hAnsi="Times New Roman" w:cs="David"/>
          <w:snapToGrid w:val="0"/>
          <w:sz w:val="24"/>
          <w:szCs w:val="24"/>
          <w:rtl/>
          <w:lang w:eastAsia="he-IL"/>
        </w:rPr>
      </w:pPr>
      <w:ins w:id="126" w:author="Meryl Etman" w:date="2021-11-28T14:43:00Z">
        <w:r w:rsidRPr="00716AAE">
          <w:rPr>
            <w:rFonts w:ascii="Times New Roman" w:eastAsia="Times New Roman" w:hAnsi="Times New Roman" w:cs="David" w:hint="cs"/>
            <w:snapToGrid w:val="0"/>
            <w:sz w:val="24"/>
            <w:szCs w:val="24"/>
            <w:rtl/>
            <w:lang w:eastAsia="he-IL"/>
          </w:rPr>
          <w:tab/>
          <w:t>2.4</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פיקוח עליון</w:t>
        </w:r>
        <w:r w:rsidRPr="00716AAE">
          <w:rPr>
            <w:rFonts w:ascii="Times New Roman" w:eastAsia="Times New Roman" w:hAnsi="Times New Roman" w:cs="David" w:hint="cs"/>
            <w:snapToGrid w:val="0"/>
            <w:sz w:val="24"/>
            <w:szCs w:val="24"/>
            <w:rtl/>
            <w:lang w:eastAsia="he-IL"/>
          </w:rPr>
          <w:t>:</w:t>
        </w:r>
      </w:ins>
    </w:p>
    <w:p w14:paraId="5A6F435E" w14:textId="77777777" w:rsidR="00691469" w:rsidRPr="00716AAE" w:rsidRDefault="00691469" w:rsidP="00691469">
      <w:pPr>
        <w:spacing w:before="120" w:beforeAutospacing="0" w:after="60" w:afterAutospacing="0" w:line="240" w:lineRule="auto"/>
        <w:ind w:left="2160" w:hanging="720"/>
        <w:jc w:val="both"/>
        <w:rPr>
          <w:ins w:id="127" w:author="Meryl Etman" w:date="2021-11-28T14:43:00Z"/>
          <w:rFonts w:ascii="Times New Roman" w:eastAsia="Times New Roman" w:hAnsi="Times New Roman" w:cs="David"/>
          <w:snapToGrid w:val="0"/>
          <w:sz w:val="24"/>
          <w:szCs w:val="24"/>
          <w:rtl/>
          <w:lang w:eastAsia="he-IL"/>
        </w:rPr>
      </w:pPr>
      <w:ins w:id="128" w:author="Meryl Etman" w:date="2021-11-28T14:43:00Z">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הפיקוח העליון של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ביצוע עבודות הבידוד התרמי יכלול:</w:t>
        </w:r>
      </w:ins>
    </w:p>
    <w:p w14:paraId="79786003" w14:textId="77777777" w:rsidR="00691469" w:rsidRPr="00716AAE" w:rsidRDefault="00691469" w:rsidP="00691469">
      <w:pPr>
        <w:spacing w:before="120" w:beforeAutospacing="0" w:after="60" w:afterAutospacing="0" w:line="240" w:lineRule="auto"/>
        <w:ind w:left="2663" w:right="-181" w:hanging="426"/>
        <w:jc w:val="both"/>
        <w:rPr>
          <w:ins w:id="129" w:author="Meryl Etman" w:date="2021-11-28T14:43:00Z"/>
          <w:rFonts w:ascii="Times New Roman" w:eastAsia="Times New Roman" w:hAnsi="Times New Roman" w:cs="David"/>
          <w:snapToGrid w:val="0"/>
          <w:sz w:val="24"/>
          <w:szCs w:val="24"/>
          <w:rtl/>
          <w:lang w:eastAsia="he-IL"/>
        </w:rPr>
      </w:pPr>
      <w:ins w:id="130"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w:t>
        </w:r>
        <w:r w:rsidRPr="00716AAE">
          <w:rPr>
            <w:rFonts w:ascii="Times New Roman" w:eastAsia="Times New Roman" w:hAnsi="Times New Roman" w:cs="David" w:hint="cs"/>
            <w:snapToGrid w:val="0"/>
            <w:sz w:val="24"/>
            <w:szCs w:val="24"/>
            <w:rtl/>
            <w:lang w:eastAsia="he-IL"/>
          </w:rPr>
          <w:tab/>
          <w:t>פיקוח עליון על טיב ביצוע הפרויקט וביצוע התחייבויות קבלני העבודות.</w:t>
        </w:r>
      </w:ins>
    </w:p>
    <w:p w14:paraId="1A083E64" w14:textId="77777777" w:rsidR="00691469" w:rsidRPr="00716AAE" w:rsidRDefault="00691469" w:rsidP="00691469">
      <w:pPr>
        <w:spacing w:before="120" w:beforeAutospacing="0" w:after="60" w:afterAutospacing="0" w:line="240" w:lineRule="auto"/>
        <w:ind w:left="2663" w:right="-181" w:hanging="426"/>
        <w:jc w:val="both"/>
        <w:rPr>
          <w:ins w:id="131" w:author="Meryl Etman" w:date="2021-11-28T14:43:00Z"/>
          <w:rFonts w:ascii="Times New Roman" w:eastAsia="Times New Roman" w:hAnsi="Times New Roman" w:cs="David"/>
          <w:snapToGrid w:val="0"/>
          <w:sz w:val="24"/>
          <w:szCs w:val="24"/>
          <w:rtl/>
          <w:lang w:eastAsia="he-IL"/>
        </w:rPr>
      </w:pPr>
      <w:ins w:id="132"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והמלצה לגבי בחירה, בדיקה ואישור של חומרים, ציוד ושיטות יישום.</w:t>
        </w:r>
      </w:ins>
    </w:p>
    <w:p w14:paraId="494E3A00" w14:textId="77777777" w:rsidR="00691469" w:rsidRPr="00716AAE" w:rsidRDefault="00691469" w:rsidP="00691469">
      <w:pPr>
        <w:spacing w:before="120" w:beforeAutospacing="0" w:after="60" w:afterAutospacing="0" w:line="240" w:lineRule="auto"/>
        <w:ind w:left="2663" w:right="-181" w:hanging="426"/>
        <w:jc w:val="both"/>
        <w:rPr>
          <w:ins w:id="133" w:author="Meryl Etman" w:date="2021-11-28T14:43:00Z"/>
          <w:rFonts w:ascii="Times New Roman" w:eastAsia="Times New Roman" w:hAnsi="Times New Roman" w:cs="David"/>
          <w:snapToGrid w:val="0"/>
          <w:sz w:val="24"/>
          <w:szCs w:val="24"/>
          <w:rtl/>
          <w:lang w:eastAsia="he-IL"/>
        </w:rPr>
      </w:pPr>
      <w:ins w:id="134"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בדיקה באתר ומחוצה</w:t>
        </w:r>
        <w:r>
          <w:rPr>
            <w:rFonts w:ascii="Times New Roman" w:eastAsia="Times New Roman" w:hAnsi="Times New Roman" w:cs="David" w:hint="cs"/>
            <w:snapToGrid w:val="0"/>
            <w:sz w:val="24"/>
            <w:szCs w:val="24"/>
            <w:rtl/>
            <w:lang w:eastAsia="he-IL"/>
          </w:rPr>
          <w:t xml:space="preserve"> לו באם הקבלן והמפקח הבינו את ת</w:t>
        </w:r>
        <w:r w:rsidRPr="00716AAE">
          <w:rPr>
            <w:rFonts w:ascii="Times New Roman" w:eastAsia="Times New Roman" w:hAnsi="Times New Roman" w:cs="David" w:hint="cs"/>
            <w:snapToGrid w:val="0"/>
            <w:sz w:val="24"/>
            <w:szCs w:val="24"/>
            <w:rtl/>
            <w:lang w:eastAsia="he-IL"/>
          </w:rPr>
          <w:t>כניות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ואת הוראותיו.</w:t>
        </w:r>
      </w:ins>
    </w:p>
    <w:p w14:paraId="5913EA44" w14:textId="77777777" w:rsidR="00691469" w:rsidRPr="00716AAE" w:rsidRDefault="00691469" w:rsidP="00691469">
      <w:pPr>
        <w:spacing w:before="120" w:beforeAutospacing="0" w:after="60" w:afterAutospacing="0" w:line="240" w:lineRule="auto"/>
        <w:ind w:left="2663" w:right="-181" w:hanging="426"/>
        <w:jc w:val="both"/>
        <w:rPr>
          <w:ins w:id="135" w:author="Meryl Etman" w:date="2021-11-28T14:43:00Z"/>
          <w:rFonts w:ascii="Times New Roman" w:eastAsia="Times New Roman" w:hAnsi="Times New Roman" w:cs="David"/>
          <w:snapToGrid w:val="0"/>
          <w:sz w:val="24"/>
          <w:szCs w:val="24"/>
          <w:rtl/>
          <w:lang w:eastAsia="he-IL"/>
        </w:rPr>
      </w:pPr>
      <w:ins w:id="136"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הדרכה ומתן הסברים למפקח, במידה ונתמנה כזה לפקוח על העבודות, הדרכה ומתן הסברים לקבלני העבודות באתר ומחוצה לו.</w:t>
        </w:r>
      </w:ins>
    </w:p>
    <w:p w14:paraId="6C0F0B7E" w14:textId="77777777" w:rsidR="00691469" w:rsidRPr="00716AAE" w:rsidRDefault="00691469" w:rsidP="00691469">
      <w:pPr>
        <w:spacing w:before="120" w:beforeAutospacing="0" w:after="60" w:afterAutospacing="0" w:line="240" w:lineRule="auto"/>
        <w:ind w:left="2663" w:right="-181" w:hanging="426"/>
        <w:jc w:val="both"/>
        <w:rPr>
          <w:ins w:id="137" w:author="Meryl Etman" w:date="2021-11-28T14:43:00Z"/>
          <w:rFonts w:ascii="Times New Roman" w:eastAsia="Times New Roman" w:hAnsi="Times New Roman" w:cs="David"/>
          <w:snapToGrid w:val="0"/>
          <w:sz w:val="24"/>
          <w:szCs w:val="24"/>
          <w:rtl/>
          <w:lang w:eastAsia="he-IL"/>
        </w:rPr>
      </w:pPr>
      <w:ins w:id="138"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דיווח למנהל על התקדמות ביצוע העבודות לאחר כל ביקור באתר ו/או בבית המלאכה.</w:t>
        </w:r>
      </w:ins>
    </w:p>
    <w:p w14:paraId="1838C3FB" w14:textId="77777777" w:rsidR="00691469" w:rsidRPr="00716AAE" w:rsidRDefault="00691469" w:rsidP="00691469">
      <w:pPr>
        <w:spacing w:before="120" w:beforeAutospacing="0" w:after="60" w:afterAutospacing="0" w:line="240" w:lineRule="auto"/>
        <w:ind w:left="2663" w:right="-181" w:hanging="426"/>
        <w:jc w:val="both"/>
        <w:rPr>
          <w:ins w:id="139" w:author="Meryl Etman" w:date="2021-11-28T14:43:00Z"/>
          <w:rFonts w:ascii="Times New Roman" w:eastAsia="Times New Roman" w:hAnsi="Times New Roman" w:cs="David"/>
          <w:snapToGrid w:val="0"/>
          <w:sz w:val="24"/>
          <w:szCs w:val="24"/>
          <w:rtl/>
          <w:lang w:eastAsia="he-IL"/>
        </w:rPr>
      </w:pPr>
      <w:ins w:id="140"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עדכון התוכניות והמפרטים בהתאם לשינויים שיתחייבו מדרישת הרשויות ומבעיות שיופיעו במהלך ביצוע העבודות. כל עדכון יבוצע בתאום עם המנהל בכתב.</w:t>
        </w:r>
      </w:ins>
    </w:p>
    <w:p w14:paraId="54C33A8A" w14:textId="77777777" w:rsidR="00691469" w:rsidRPr="00716AAE" w:rsidRDefault="00691469" w:rsidP="00691469">
      <w:pPr>
        <w:spacing w:before="120" w:beforeAutospacing="0" w:after="60" w:afterAutospacing="0" w:line="240" w:lineRule="auto"/>
        <w:ind w:left="2663" w:right="-181" w:hanging="426"/>
        <w:jc w:val="both"/>
        <w:rPr>
          <w:ins w:id="141" w:author="Meryl Etman" w:date="2021-11-28T14:43:00Z"/>
          <w:rFonts w:ascii="Times New Roman" w:eastAsia="Times New Roman" w:hAnsi="Times New Roman" w:cs="David"/>
          <w:snapToGrid w:val="0"/>
          <w:sz w:val="24"/>
          <w:szCs w:val="24"/>
          <w:rtl/>
          <w:lang w:eastAsia="he-IL"/>
        </w:rPr>
      </w:pPr>
      <w:ins w:id="142"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בקבלת העבודות ואישור גמר ביצוע העבודות, בתיאום עם היועצים. העברת רשימות ליקויים לתיקון.</w:t>
        </w:r>
      </w:ins>
    </w:p>
    <w:p w14:paraId="60A9AF79" w14:textId="77777777" w:rsidR="00691469" w:rsidRPr="00716AAE" w:rsidRDefault="00691469" w:rsidP="00691469">
      <w:pPr>
        <w:spacing w:before="120" w:beforeAutospacing="0" w:after="60" w:afterAutospacing="0" w:line="240" w:lineRule="auto"/>
        <w:ind w:left="2663" w:right="-181" w:hanging="426"/>
        <w:jc w:val="both"/>
        <w:rPr>
          <w:ins w:id="143" w:author="Meryl Etman" w:date="2021-11-28T14:43:00Z"/>
          <w:rFonts w:ascii="Times New Roman" w:eastAsia="Times New Roman" w:hAnsi="Times New Roman" w:cs="David"/>
          <w:snapToGrid w:val="0"/>
          <w:sz w:val="24"/>
          <w:szCs w:val="24"/>
          <w:rtl/>
          <w:lang w:eastAsia="he-IL"/>
        </w:rPr>
      </w:pPr>
      <w:ins w:id="144"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ins>
    </w:p>
    <w:p w14:paraId="68BDB203" w14:textId="77777777" w:rsidR="00691469" w:rsidRPr="00716AAE" w:rsidRDefault="00691469" w:rsidP="00691469">
      <w:pPr>
        <w:spacing w:before="120" w:beforeAutospacing="0" w:after="60" w:afterAutospacing="0" w:line="240" w:lineRule="auto"/>
        <w:ind w:left="2663" w:right="-181" w:hanging="426"/>
        <w:jc w:val="both"/>
        <w:rPr>
          <w:ins w:id="145" w:author="Meryl Etman" w:date="2021-11-28T14:43:00Z"/>
          <w:rFonts w:ascii="Times New Roman" w:eastAsia="Times New Roman" w:hAnsi="Times New Roman" w:cs="David"/>
          <w:snapToGrid w:val="0"/>
          <w:sz w:val="24"/>
          <w:szCs w:val="24"/>
          <w:rtl/>
          <w:lang w:eastAsia="he-IL"/>
        </w:rPr>
      </w:pPr>
      <w:ins w:id="146"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מתן יעוץ לפתרונות במקרים של כשלים בבצוע העבודות לעומת התכנון.</w:t>
        </w:r>
      </w:ins>
    </w:p>
    <w:p w14:paraId="5062FCFF" w14:textId="77777777" w:rsidR="00691469" w:rsidRPr="00716AAE" w:rsidRDefault="00691469" w:rsidP="00691469">
      <w:pPr>
        <w:spacing w:before="120" w:beforeAutospacing="0" w:after="60" w:afterAutospacing="0" w:line="240" w:lineRule="auto"/>
        <w:ind w:left="2663" w:right="-181" w:hanging="426"/>
        <w:jc w:val="both"/>
        <w:rPr>
          <w:ins w:id="147" w:author="Meryl Etman" w:date="2021-11-28T14:43:00Z"/>
          <w:rFonts w:ascii="Times New Roman" w:eastAsia="Times New Roman" w:hAnsi="Times New Roman" w:cs="David"/>
          <w:snapToGrid w:val="0"/>
          <w:sz w:val="24"/>
          <w:szCs w:val="24"/>
          <w:rtl/>
          <w:lang w:eastAsia="he-IL"/>
        </w:rPr>
      </w:pPr>
      <w:ins w:id="148"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מבוטל.    </w:t>
        </w:r>
      </w:ins>
    </w:p>
    <w:p w14:paraId="0090AFA9" w14:textId="77777777" w:rsidR="00691469" w:rsidRPr="00716AAE" w:rsidRDefault="00691469" w:rsidP="00691469">
      <w:pPr>
        <w:spacing w:before="120" w:beforeAutospacing="0" w:after="60" w:afterAutospacing="0" w:line="240" w:lineRule="auto"/>
        <w:ind w:left="2663" w:right="-181" w:hanging="426"/>
        <w:jc w:val="both"/>
        <w:rPr>
          <w:ins w:id="149" w:author="Meryl Etman" w:date="2021-11-28T14:43:00Z"/>
          <w:rFonts w:ascii="Times New Roman" w:eastAsia="Times New Roman" w:hAnsi="Times New Roman" w:cs="David"/>
          <w:snapToGrid w:val="0"/>
          <w:sz w:val="24"/>
          <w:szCs w:val="24"/>
          <w:rtl/>
          <w:lang w:eastAsia="he-IL"/>
        </w:rPr>
      </w:pPr>
      <w:ins w:id="150"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ins>
    </w:p>
    <w:p w14:paraId="49AFA4E2" w14:textId="77777777" w:rsidR="00691469" w:rsidRPr="00716AAE" w:rsidRDefault="00691469" w:rsidP="00691469">
      <w:pPr>
        <w:spacing w:before="120" w:beforeAutospacing="0" w:after="60" w:afterAutospacing="0" w:line="240" w:lineRule="auto"/>
        <w:ind w:left="2663" w:right="-181" w:hanging="426"/>
        <w:jc w:val="both"/>
        <w:rPr>
          <w:ins w:id="151" w:author="Meryl Etman" w:date="2021-11-28T14:43:00Z"/>
          <w:rFonts w:ascii="Times New Roman" w:eastAsia="Times New Roman" w:hAnsi="Times New Roman" w:cs="David"/>
          <w:snapToGrid w:val="0"/>
          <w:sz w:val="24"/>
          <w:szCs w:val="24"/>
          <w:rtl/>
          <w:lang w:eastAsia="he-IL"/>
        </w:rPr>
      </w:pPr>
      <w:ins w:id="152"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הכנה וחתימה על כל מסמך שי</w:t>
        </w:r>
        <w:r>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ע"י הרשויות מה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במהלך הבניה, על אישור לחיבור הפרויקט למערכות, ועל אישור לאכלוס ולתעודת גמר.</w:t>
        </w:r>
      </w:ins>
    </w:p>
    <w:p w14:paraId="72555EAC" w14:textId="77777777" w:rsidR="00691469" w:rsidRPr="00716AAE" w:rsidRDefault="00691469" w:rsidP="00691469">
      <w:pPr>
        <w:spacing w:before="120" w:beforeAutospacing="0" w:after="60" w:afterAutospacing="0" w:line="240" w:lineRule="auto"/>
        <w:ind w:left="2663" w:right="-181" w:hanging="426"/>
        <w:jc w:val="both"/>
        <w:rPr>
          <w:ins w:id="153" w:author="Meryl Etman" w:date="2021-11-28T14:43:00Z"/>
          <w:rFonts w:ascii="Times New Roman" w:eastAsia="Times New Roman" w:hAnsi="Times New Roman" w:cs="David"/>
          <w:snapToGrid w:val="0"/>
          <w:sz w:val="24"/>
          <w:szCs w:val="24"/>
          <w:rtl/>
          <w:lang w:eastAsia="he-IL"/>
        </w:rPr>
      </w:pPr>
      <w:ins w:id="154"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בדיקת ביצוע עבודות הבדק וקבלה סופית של העבודות בגמר אחריות קבלני העבודות. </w:t>
        </w:r>
      </w:ins>
    </w:p>
    <w:p w14:paraId="501DD95B" w14:textId="77777777" w:rsidR="00691469" w:rsidRPr="00716AAE" w:rsidRDefault="00691469" w:rsidP="00691469">
      <w:pPr>
        <w:spacing w:before="120" w:beforeAutospacing="0" w:after="60" w:afterAutospacing="0" w:line="240" w:lineRule="auto"/>
        <w:ind w:left="2663" w:right="-181" w:hanging="426"/>
        <w:jc w:val="both"/>
        <w:rPr>
          <w:ins w:id="155" w:author="Meryl Etman" w:date="2021-11-28T14:43:00Z"/>
          <w:rFonts w:ascii="Times New Roman" w:eastAsia="Times New Roman" w:hAnsi="Times New Roman" w:cs="David"/>
          <w:snapToGrid w:val="0"/>
          <w:sz w:val="24"/>
          <w:szCs w:val="24"/>
          <w:rtl/>
          <w:lang w:eastAsia="he-IL"/>
        </w:rPr>
      </w:pPr>
      <w:ins w:id="156"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ככל הנדרש לשם אישור הרשויות להשלמת העבודות ולקבלת תעודת גמר.</w:t>
        </w:r>
      </w:ins>
    </w:p>
    <w:p w14:paraId="24284F0D" w14:textId="77777777" w:rsidR="00691469" w:rsidRPr="00716AAE" w:rsidRDefault="00691469" w:rsidP="00691469">
      <w:pPr>
        <w:spacing w:before="120" w:beforeAutospacing="0" w:after="60" w:afterAutospacing="0" w:line="240" w:lineRule="auto"/>
        <w:ind w:left="2663" w:right="-181" w:hanging="426"/>
        <w:jc w:val="both"/>
        <w:rPr>
          <w:ins w:id="157" w:author="Meryl Etman" w:date="2021-11-28T14:43:00Z"/>
          <w:rFonts w:ascii="Times New Roman" w:eastAsia="Times New Roman" w:hAnsi="Times New Roman" w:cs="David"/>
          <w:snapToGrid w:val="0"/>
          <w:sz w:val="24"/>
          <w:szCs w:val="24"/>
          <w:rtl/>
          <w:lang w:eastAsia="he-IL"/>
        </w:rPr>
      </w:pPr>
      <w:ins w:id="158"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למזמין במתן מענה לפניות אליו בקשר לתכנון ובצוע העבודות.</w:t>
        </w:r>
      </w:ins>
    </w:p>
    <w:p w14:paraId="396D7B24" w14:textId="77777777" w:rsidR="00691469" w:rsidRPr="00716AAE" w:rsidRDefault="00691469" w:rsidP="00691469">
      <w:pPr>
        <w:spacing w:before="120" w:beforeAutospacing="0" w:after="60" w:afterAutospacing="0" w:line="240" w:lineRule="auto"/>
        <w:ind w:left="2663" w:right="-181" w:hanging="426"/>
        <w:jc w:val="both"/>
        <w:rPr>
          <w:ins w:id="159" w:author="Meryl Etman" w:date="2021-11-28T14:43:00Z"/>
          <w:rFonts w:ascii="Times New Roman" w:eastAsia="Times New Roman" w:hAnsi="Times New Roman" w:cs="David"/>
          <w:snapToGrid w:val="0"/>
          <w:sz w:val="24"/>
          <w:szCs w:val="24"/>
          <w:rtl/>
          <w:lang w:eastAsia="he-IL"/>
        </w:rPr>
      </w:pPr>
      <w:ins w:id="160"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עם המזמין בהגנה מפני תביעות בקשר עם תכנון ובצוע העבודות.</w:t>
        </w:r>
      </w:ins>
    </w:p>
    <w:p w14:paraId="3819F09E" w14:textId="77777777" w:rsidR="00691469" w:rsidRPr="00716AAE" w:rsidRDefault="00691469" w:rsidP="00691469">
      <w:pPr>
        <w:spacing w:before="120" w:beforeAutospacing="0" w:after="60" w:afterAutospacing="0" w:line="240" w:lineRule="auto"/>
        <w:ind w:left="2663" w:right="-181" w:hanging="426"/>
        <w:jc w:val="both"/>
        <w:rPr>
          <w:ins w:id="161" w:author="Meryl Etman" w:date="2021-11-28T14:43:00Z"/>
          <w:rFonts w:ascii="Times New Roman" w:eastAsia="Times New Roman" w:hAnsi="Times New Roman" w:cs="David"/>
          <w:snapToGrid w:val="0"/>
          <w:sz w:val="24"/>
          <w:szCs w:val="24"/>
          <w:rtl/>
          <w:lang w:eastAsia="he-IL"/>
        </w:rPr>
      </w:pPr>
      <w:ins w:id="162" w:author="Meryl Etman" w:date="2021-11-28T14:43:00Z">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יתר הדרוש לפיקוח עליון, ולביקורת על הבניה.</w:t>
        </w:r>
      </w:ins>
    </w:p>
    <w:p w14:paraId="56309D63" w14:textId="77777777" w:rsidR="00691469" w:rsidRPr="00716AAE" w:rsidRDefault="00691469" w:rsidP="00691469">
      <w:pPr>
        <w:spacing w:before="120" w:beforeAutospacing="0" w:after="60" w:afterAutospacing="0" w:line="240" w:lineRule="auto"/>
        <w:ind w:right="-181"/>
        <w:jc w:val="both"/>
        <w:rPr>
          <w:ins w:id="163" w:author="Meryl Etman" w:date="2021-11-28T14:43:00Z"/>
          <w:rFonts w:ascii="Times New Roman" w:eastAsia="Times New Roman" w:hAnsi="Times New Roman" w:cs="David"/>
          <w:snapToGrid w:val="0"/>
          <w:sz w:val="24"/>
          <w:szCs w:val="24"/>
          <w:rtl/>
          <w:lang w:eastAsia="he-IL"/>
        </w:rPr>
      </w:pPr>
      <w:ins w:id="164" w:author="Meryl Etman" w:date="2021-11-28T14:43:00Z">
        <w:r w:rsidRPr="00716AAE">
          <w:rPr>
            <w:rFonts w:ascii="Times New Roman" w:eastAsia="Times New Roman" w:hAnsi="Times New Roman" w:cs="David" w:hint="cs"/>
            <w:snapToGrid w:val="0"/>
            <w:sz w:val="24"/>
            <w:szCs w:val="24"/>
            <w:rtl/>
            <w:lang w:eastAsia="he-IL"/>
          </w:rPr>
          <w:t xml:space="preserve"> </w:t>
        </w:r>
      </w:ins>
    </w:p>
    <w:p w14:paraId="2212BD74" w14:textId="77777777" w:rsidR="00691469" w:rsidRPr="00716AAE" w:rsidRDefault="00691469" w:rsidP="00691469">
      <w:pPr>
        <w:spacing w:before="120" w:beforeAutospacing="0" w:after="60" w:afterAutospacing="0" w:line="240" w:lineRule="auto"/>
        <w:ind w:left="2160" w:hanging="720"/>
        <w:jc w:val="both"/>
        <w:rPr>
          <w:ins w:id="165" w:author="Meryl Etman" w:date="2021-11-28T14:43:00Z"/>
          <w:rFonts w:ascii="Times New Roman" w:eastAsia="Times New Roman" w:hAnsi="Times New Roman" w:cs="David"/>
          <w:snapToGrid w:val="0"/>
          <w:sz w:val="24"/>
          <w:szCs w:val="24"/>
          <w:rtl/>
          <w:lang w:eastAsia="he-IL"/>
        </w:rPr>
      </w:pPr>
      <w:ins w:id="166" w:author="Meryl Etman" w:date="2021-11-28T14:43:00Z">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כדי למלא משימות אלו יבקר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באתר הבניה ובמפעל הטרומי לפי הזמנת המנהל או המפקח.</w:t>
        </w:r>
      </w:ins>
    </w:p>
    <w:p w14:paraId="43FAC07D" w14:textId="77777777" w:rsidR="00691469" w:rsidRPr="00716AAE" w:rsidRDefault="00691469" w:rsidP="00691469">
      <w:pPr>
        <w:spacing w:before="120" w:beforeAutospacing="0" w:after="60" w:afterAutospacing="0" w:line="240" w:lineRule="auto"/>
        <w:ind w:left="2160" w:hanging="720"/>
        <w:jc w:val="both"/>
        <w:rPr>
          <w:ins w:id="167" w:author="Meryl Etman" w:date="2021-11-28T14:43:00Z"/>
          <w:rFonts w:ascii="Times New Roman" w:eastAsia="Times New Roman" w:hAnsi="Times New Roman" w:cs="David"/>
          <w:snapToGrid w:val="0"/>
          <w:sz w:val="24"/>
          <w:szCs w:val="24"/>
          <w:rtl/>
          <w:lang w:eastAsia="he-IL"/>
        </w:rPr>
      </w:pPr>
      <w:ins w:id="168" w:author="Meryl Etman" w:date="2021-11-28T14:43:00Z">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אין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ins>
    </w:p>
    <w:p w14:paraId="05B761D7" w14:textId="77777777" w:rsidR="00691469" w:rsidRPr="00716AAE" w:rsidRDefault="00691469" w:rsidP="00691469">
      <w:pPr>
        <w:spacing w:before="120" w:beforeAutospacing="0" w:after="60" w:afterAutospacing="0" w:line="240" w:lineRule="auto"/>
        <w:ind w:left="2160" w:hanging="720"/>
        <w:jc w:val="both"/>
        <w:rPr>
          <w:ins w:id="169" w:author="Meryl Etman" w:date="2021-11-28T14:43:00Z"/>
          <w:rFonts w:ascii="Times New Roman" w:eastAsia="Times New Roman" w:hAnsi="Times New Roman" w:cs="David"/>
          <w:snapToGrid w:val="0"/>
          <w:sz w:val="24"/>
          <w:szCs w:val="24"/>
          <w:rtl/>
          <w:lang w:eastAsia="he-IL"/>
        </w:rPr>
      </w:pPr>
      <w:ins w:id="170" w:author="Meryl Etman" w:date="2021-11-28T14:43:00Z">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לאחר כל ביקור באתר או במפעל היצרן יגיש ה</w:t>
        </w:r>
        <w:r>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לנציג המזמין דו"ח בכתב ובו יציין את התרשמותו ואת הערותיו לגבי ביצוע העבודות.</w:t>
        </w:r>
      </w:ins>
    </w:p>
    <w:p w14:paraId="67313431" w14:textId="77777777" w:rsidR="00691469" w:rsidRPr="00716AAE" w:rsidRDefault="00691469" w:rsidP="00691469">
      <w:pPr>
        <w:spacing w:before="120" w:beforeAutospacing="0" w:after="60" w:afterAutospacing="0" w:line="240" w:lineRule="auto"/>
        <w:ind w:left="2160" w:hanging="720"/>
        <w:jc w:val="both"/>
        <w:rPr>
          <w:ins w:id="171" w:author="Meryl Etman" w:date="2021-11-28T14:43:00Z"/>
          <w:rFonts w:ascii="Times New Roman" w:eastAsia="Times New Roman" w:hAnsi="Times New Roman" w:cs="David"/>
          <w:snapToGrid w:val="0"/>
          <w:sz w:val="24"/>
          <w:szCs w:val="24"/>
          <w:rtl/>
          <w:lang w:eastAsia="he-IL"/>
        </w:rPr>
      </w:pPr>
      <w:ins w:id="172" w:author="Meryl Etman" w:date="2021-11-28T14:43:00Z">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יעוץ למזמין בדבר אחזקת הפרויקט. </w:t>
        </w:r>
      </w:ins>
    </w:p>
    <w:p w14:paraId="65AC39C1" w14:textId="77777777" w:rsidR="00691469" w:rsidRPr="00716AAE" w:rsidRDefault="00691469" w:rsidP="00691469">
      <w:pPr>
        <w:spacing w:before="120" w:beforeAutospacing="0" w:after="60" w:afterAutospacing="0" w:line="240" w:lineRule="auto"/>
        <w:ind w:left="2522" w:hanging="362"/>
        <w:jc w:val="both"/>
        <w:rPr>
          <w:ins w:id="173" w:author="Meryl Etman" w:date="2021-11-28T14:43:00Z"/>
          <w:rFonts w:ascii="Times New Roman" w:eastAsia="Times New Roman" w:hAnsi="Times New Roman" w:cs="David"/>
          <w:snapToGrid w:val="0"/>
          <w:sz w:val="24"/>
          <w:szCs w:val="24"/>
          <w:rtl/>
          <w:lang w:eastAsia="he-IL"/>
        </w:rPr>
      </w:pPr>
    </w:p>
    <w:p w14:paraId="3FDC7572" w14:textId="77777777" w:rsidR="00691469" w:rsidRDefault="00691469">
      <w:pPr>
        <w:bidi w:val="0"/>
        <w:spacing w:before="0" w:beforeAutospacing="0" w:after="160" w:afterAutospacing="0" w:line="259" w:lineRule="auto"/>
        <w:rPr>
          <w:ins w:id="174" w:author="Meryl Etman" w:date="2021-11-28T14:43:00Z"/>
          <w:rFonts w:ascii="Times New Roman" w:eastAsia="Times New Roman" w:hAnsi="Times New Roman" w:cs="David"/>
          <w:bCs/>
          <w:sz w:val="20"/>
          <w:szCs w:val="24"/>
          <w:u w:val="single"/>
          <w:rtl/>
          <w:lang w:eastAsia="he-IL"/>
        </w:rPr>
      </w:pPr>
      <w:ins w:id="175" w:author="Meryl Etman" w:date="2021-11-28T14:43:00Z">
        <w:r>
          <w:rPr>
            <w:rFonts w:ascii="Times New Roman" w:eastAsia="Times New Roman" w:hAnsi="Times New Roman" w:cs="David"/>
            <w:bCs/>
            <w:sz w:val="20"/>
            <w:szCs w:val="24"/>
            <w:u w:val="single"/>
            <w:rtl/>
            <w:lang w:eastAsia="he-IL"/>
          </w:rPr>
          <w:br w:type="page"/>
        </w:r>
      </w:ins>
    </w:p>
    <w:p w14:paraId="1B850F3A" w14:textId="7F4CC988"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5AA5E08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8A3D80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30A2C8A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FF969AA"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E579046"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046AE7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9FC75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המהנדס וצוותו יעסקו בפרויקט לפי הצורך וללא הגבלת זמן.</w:t>
      </w:r>
    </w:p>
    <w:p w14:paraId="46AE888E"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B97B6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56C07B7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4D0B33"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התכניות,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תכניות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73B3793E"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3F37EF"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5F51A1C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B7C32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79C69F08"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53CFFD60"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6D38354C"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0619441" w14:textId="06011D90"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w:t>
      </w:r>
      <w:del w:id="176" w:author="Meryl Etman [2]" w:date="2021-11-28T14:59:00Z">
        <w:r w:rsidRPr="00C521D8" w:rsidDel="00DF29A1">
          <w:rPr>
            <w:rFonts w:ascii="Times New Roman" w:eastAsia="Times New Roman" w:hAnsi="Times New Roman" w:cs="David"/>
            <w:sz w:val="24"/>
            <w:szCs w:val="24"/>
            <w:rtl/>
            <w:lang w:eastAsia="he-IL"/>
          </w:rPr>
          <w:delText>נספח ב</w:delText>
        </w:r>
      </w:del>
      <w:ins w:id="177" w:author="Meryl Etman [2]" w:date="2021-11-28T14:59:00Z">
        <w:r w:rsidR="00DF29A1">
          <w:rPr>
            <w:rFonts w:ascii="Times New Roman" w:eastAsia="Times New Roman" w:hAnsi="Times New Roman" w:cs="David"/>
            <w:sz w:val="24"/>
            <w:szCs w:val="24"/>
            <w:rtl/>
            <w:lang w:eastAsia="he-IL"/>
          </w:rPr>
          <w:t>נספחים ב וב1</w:t>
        </w:r>
      </w:ins>
      <w:r w:rsidRPr="00C521D8">
        <w:rPr>
          <w:rFonts w:ascii="Times New Roman" w:eastAsia="Times New Roman" w:hAnsi="Times New Roman" w:cs="David"/>
          <w:sz w:val="24"/>
          <w:szCs w:val="24"/>
          <w:rtl/>
          <w:lang w:eastAsia="he-IL"/>
        </w:rPr>
        <w:t>', ישלם המזמין ליועץ בשעורים כדלקמן:</w:t>
      </w:r>
    </w:p>
    <w:p w14:paraId="5A814DF7" w14:textId="1EBF4C68"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w:t>
      </w:r>
      <w:ins w:id="178" w:author="Meryl Etman [2]" w:date="2021-11-28T14:30:00Z">
        <w:r w:rsidR="002975A7">
          <w:rPr>
            <w:rFonts w:ascii="Times New Roman" w:eastAsia="Times New Roman" w:hAnsi="Times New Roman" w:cs="David" w:hint="cs"/>
            <w:sz w:val="24"/>
            <w:szCs w:val="24"/>
            <w:rtl/>
            <w:lang w:eastAsia="he-IL"/>
          </w:rPr>
          <w:t xml:space="preserve">להכנת דוח </w:t>
        </w:r>
      </w:ins>
      <w:ins w:id="179" w:author="Meryl Etman [2]" w:date="2021-11-28T14:31:00Z">
        <w:r w:rsidR="002975A7">
          <w:rPr>
            <w:rFonts w:ascii="Times New Roman" w:eastAsia="Times New Roman" w:hAnsi="Times New Roman" w:cs="David" w:hint="cs"/>
            <w:sz w:val="24"/>
            <w:szCs w:val="24"/>
            <w:rtl/>
            <w:lang w:eastAsia="he-IL"/>
          </w:rPr>
          <w:t xml:space="preserve">תרמי 1045 + 5282 למגורים </w:t>
        </w:r>
      </w:ins>
      <w:r w:rsidRPr="00C521D8">
        <w:rPr>
          <w:rFonts w:ascii="Times New Roman" w:eastAsia="Times New Roman" w:hAnsi="Times New Roman" w:cs="David" w:hint="cs"/>
          <w:sz w:val="24"/>
          <w:szCs w:val="24"/>
          <w:rtl/>
          <w:lang w:eastAsia="he-IL"/>
        </w:rPr>
        <w:t xml:space="preserve">ישולם </w:t>
      </w:r>
      <w:r w:rsidRPr="00C521D8">
        <w:rPr>
          <w:rFonts w:ascii="Times New Roman" w:eastAsia="Times New Roman" w:hAnsi="Times New Roman" w:cs="David"/>
          <w:sz w:val="24"/>
          <w:szCs w:val="24"/>
          <w:rtl/>
          <w:lang w:eastAsia="he-IL"/>
        </w:rPr>
        <w:t xml:space="preserve">סכום קבוע ומוחלט של </w:t>
      </w:r>
      <w:del w:id="180" w:author="Meryl Etman [2]" w:date="2021-11-28T14:31:00Z">
        <w:r w:rsidRPr="00C521D8" w:rsidDel="002975A7">
          <w:rPr>
            <w:rFonts w:ascii="Times New Roman" w:eastAsia="Times New Roman" w:hAnsi="Times New Roman" w:cs="David"/>
            <w:sz w:val="24"/>
            <w:szCs w:val="24"/>
            <w:rtl/>
            <w:lang w:eastAsia="he-IL"/>
          </w:rPr>
          <w:delText xml:space="preserve">_________ </w:delText>
        </w:r>
      </w:del>
      <w:ins w:id="181" w:author="Meryl Etman [2]" w:date="2021-11-28T14:31:00Z">
        <w:r w:rsidR="002975A7">
          <w:rPr>
            <w:rFonts w:ascii="Times New Roman" w:eastAsia="Times New Roman" w:hAnsi="Times New Roman" w:cs="David" w:hint="cs"/>
            <w:sz w:val="24"/>
            <w:szCs w:val="24"/>
            <w:rtl/>
            <w:lang w:eastAsia="he-IL"/>
          </w:rPr>
          <w:t>7,500</w:t>
        </w:r>
        <w:r w:rsidR="002975A7" w:rsidRPr="00C521D8">
          <w:rPr>
            <w:rFonts w:ascii="Times New Roman" w:eastAsia="Times New Roman" w:hAnsi="Times New Roman" w:cs="David"/>
            <w:sz w:val="24"/>
            <w:szCs w:val="24"/>
            <w:rtl/>
            <w:lang w:eastAsia="he-IL"/>
          </w:rPr>
          <w:t xml:space="preserve"> </w:t>
        </w:r>
      </w:ins>
      <w:r w:rsidRPr="00C521D8">
        <w:rPr>
          <w:rFonts w:ascii="Times New Roman" w:eastAsia="Times New Roman" w:hAnsi="Times New Roman" w:cs="David"/>
          <w:sz w:val="24"/>
          <w:szCs w:val="24"/>
          <w:rtl/>
          <w:lang w:eastAsia="he-IL"/>
        </w:rPr>
        <w:t xml:space="preserve">ש"ח (במילים </w:t>
      </w:r>
      <w:del w:id="182" w:author="Meryl Etman [2]" w:date="2021-11-28T14:31:00Z">
        <w:r w:rsidRPr="00C521D8" w:rsidDel="002975A7">
          <w:rPr>
            <w:rFonts w:ascii="Times New Roman" w:eastAsia="Times New Roman" w:hAnsi="Times New Roman" w:cs="David"/>
            <w:sz w:val="24"/>
            <w:szCs w:val="24"/>
            <w:rtl/>
            <w:lang w:eastAsia="he-IL"/>
          </w:rPr>
          <w:delText xml:space="preserve">______________  </w:delText>
        </w:r>
      </w:del>
      <w:ins w:id="183" w:author="Meryl Etman [2]" w:date="2021-11-28T14:31:00Z">
        <w:r w:rsidR="002975A7">
          <w:rPr>
            <w:rFonts w:ascii="Times New Roman" w:eastAsia="Times New Roman" w:hAnsi="Times New Roman" w:cs="David" w:hint="cs"/>
            <w:sz w:val="24"/>
            <w:szCs w:val="24"/>
            <w:rtl/>
            <w:lang w:eastAsia="he-IL"/>
          </w:rPr>
          <w:t xml:space="preserve">שבעת אלפים וחמש מאות </w:t>
        </w:r>
      </w:ins>
      <w:r w:rsidRPr="00C521D8">
        <w:rPr>
          <w:rFonts w:ascii="Times New Roman" w:eastAsia="Times New Roman" w:hAnsi="Times New Roman" w:cs="David"/>
          <w:sz w:val="24"/>
          <w:szCs w:val="24"/>
          <w:rtl/>
          <w:lang w:eastAsia="he-IL"/>
        </w:rPr>
        <w:t>ש"ח)</w:t>
      </w:r>
      <w:del w:id="184" w:author="Meryl Etman [2]" w:date="2021-11-28T14:31:00Z">
        <w:r w:rsidRPr="00C521D8" w:rsidDel="002975A7">
          <w:rPr>
            <w:rFonts w:ascii="Times New Roman" w:eastAsia="Times New Roman" w:hAnsi="Times New Roman" w:cs="David"/>
            <w:sz w:val="24"/>
            <w:szCs w:val="24"/>
            <w:rtl/>
            <w:lang w:eastAsia="he-IL"/>
          </w:rPr>
          <w:delText>לכל מבנה ראשוני</w:delText>
        </w:r>
      </w:del>
      <w:r w:rsidRPr="00C521D8">
        <w:rPr>
          <w:rFonts w:ascii="Times New Roman" w:eastAsia="Times New Roman" w:hAnsi="Times New Roman" w:cs="David"/>
          <w:sz w:val="24"/>
          <w:szCs w:val="24"/>
          <w:rtl/>
          <w:lang w:eastAsia="he-IL"/>
        </w:rPr>
        <w:t xml:space="preserve">. </w:t>
      </w:r>
    </w:p>
    <w:p w14:paraId="2D98DA18" w14:textId="3E6B5A04"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w:t>
      </w:r>
      <w:ins w:id="185" w:author="Meryl Etman [2]" w:date="2021-11-28T14:31:00Z">
        <w:r w:rsidR="002975A7">
          <w:rPr>
            <w:rFonts w:ascii="Times New Roman" w:eastAsia="Times New Roman" w:hAnsi="Times New Roman" w:cs="David" w:hint="cs"/>
            <w:sz w:val="24"/>
            <w:szCs w:val="24"/>
            <w:rtl/>
            <w:lang w:eastAsia="he-IL"/>
          </w:rPr>
          <w:t xml:space="preserve">הסמכה לתקן בניה ירוקה </w:t>
        </w:r>
      </w:ins>
      <w:ins w:id="186" w:author="Meryl Etman [2]" w:date="2021-11-28T14:32:00Z">
        <w:r w:rsidR="002975A7">
          <w:rPr>
            <w:rFonts w:ascii="Times New Roman" w:eastAsia="Times New Roman" w:hAnsi="Times New Roman" w:cs="David" w:hint="cs"/>
            <w:sz w:val="24"/>
            <w:szCs w:val="24"/>
            <w:rtl/>
            <w:lang w:eastAsia="he-IL"/>
          </w:rPr>
          <w:t xml:space="preserve">5281-2 למבני מגורים </w:t>
        </w:r>
      </w:ins>
      <w:r w:rsidRPr="00C521D8">
        <w:rPr>
          <w:rFonts w:ascii="Times New Roman" w:eastAsia="Times New Roman" w:hAnsi="Times New Roman" w:cs="David" w:hint="cs"/>
          <w:sz w:val="24"/>
          <w:szCs w:val="24"/>
          <w:rtl/>
          <w:lang w:eastAsia="he-IL"/>
        </w:rPr>
        <w:t xml:space="preserve">ישולם </w:t>
      </w:r>
      <w:r w:rsidRPr="00C521D8">
        <w:rPr>
          <w:rFonts w:ascii="Times New Roman" w:eastAsia="Times New Roman" w:hAnsi="Times New Roman" w:cs="David"/>
          <w:sz w:val="24"/>
          <w:szCs w:val="24"/>
          <w:rtl/>
          <w:lang w:eastAsia="he-IL"/>
        </w:rPr>
        <w:t xml:space="preserve">סכום קבוע ומוחלט של </w:t>
      </w:r>
      <w:del w:id="187" w:author="Meryl Etman [2]" w:date="2021-11-28T14:32:00Z">
        <w:r w:rsidRPr="00C521D8" w:rsidDel="002975A7">
          <w:rPr>
            <w:rFonts w:ascii="Times New Roman" w:eastAsia="Times New Roman" w:hAnsi="Times New Roman" w:cs="David"/>
            <w:sz w:val="24"/>
            <w:szCs w:val="24"/>
            <w:rtl/>
            <w:lang w:eastAsia="he-IL"/>
          </w:rPr>
          <w:delText xml:space="preserve">_________ </w:delText>
        </w:r>
      </w:del>
      <w:ins w:id="188" w:author="Meryl Etman [2]" w:date="2021-11-28T14:32:00Z">
        <w:r w:rsidR="002975A7">
          <w:rPr>
            <w:rFonts w:ascii="Times New Roman" w:eastAsia="Times New Roman" w:hAnsi="Times New Roman" w:cs="David" w:hint="cs"/>
            <w:sz w:val="24"/>
            <w:szCs w:val="24"/>
            <w:rtl/>
            <w:lang w:eastAsia="he-IL"/>
          </w:rPr>
          <w:t>20,000</w:t>
        </w:r>
        <w:r w:rsidR="002975A7" w:rsidRPr="00C521D8">
          <w:rPr>
            <w:rFonts w:ascii="Times New Roman" w:eastAsia="Times New Roman" w:hAnsi="Times New Roman" w:cs="David"/>
            <w:sz w:val="24"/>
            <w:szCs w:val="24"/>
            <w:rtl/>
            <w:lang w:eastAsia="he-IL"/>
          </w:rPr>
          <w:t xml:space="preserve"> </w:t>
        </w:r>
      </w:ins>
      <w:r w:rsidRPr="00C521D8">
        <w:rPr>
          <w:rFonts w:ascii="Times New Roman" w:eastAsia="Times New Roman" w:hAnsi="Times New Roman" w:cs="David"/>
          <w:sz w:val="24"/>
          <w:szCs w:val="24"/>
          <w:rtl/>
          <w:lang w:eastAsia="he-IL"/>
        </w:rPr>
        <w:t xml:space="preserve">ש"ח (במילים </w:t>
      </w:r>
      <w:del w:id="189" w:author="Meryl Etman [2]" w:date="2021-11-28T14:32:00Z">
        <w:r w:rsidRPr="00C521D8" w:rsidDel="002975A7">
          <w:rPr>
            <w:rFonts w:ascii="Times New Roman" w:eastAsia="Times New Roman" w:hAnsi="Times New Roman" w:cs="David"/>
            <w:sz w:val="24"/>
            <w:szCs w:val="24"/>
            <w:rtl/>
            <w:lang w:eastAsia="he-IL"/>
          </w:rPr>
          <w:delText xml:space="preserve">______________  </w:delText>
        </w:r>
      </w:del>
      <w:ins w:id="190" w:author="Meryl Etman [2]" w:date="2021-11-28T14:32:00Z">
        <w:r w:rsidR="002975A7">
          <w:rPr>
            <w:rFonts w:ascii="Times New Roman" w:eastAsia="Times New Roman" w:hAnsi="Times New Roman" w:cs="David" w:hint="cs"/>
            <w:sz w:val="24"/>
            <w:szCs w:val="24"/>
            <w:rtl/>
            <w:lang w:eastAsia="he-IL"/>
          </w:rPr>
          <w:t xml:space="preserve">עשרים אלף </w:t>
        </w:r>
      </w:ins>
      <w:r w:rsidRPr="00C521D8">
        <w:rPr>
          <w:rFonts w:ascii="Times New Roman" w:eastAsia="Times New Roman" w:hAnsi="Times New Roman" w:cs="David"/>
          <w:sz w:val="24"/>
          <w:szCs w:val="24"/>
          <w:rtl/>
          <w:lang w:eastAsia="he-IL"/>
        </w:rPr>
        <w:t>ש"ח)</w:t>
      </w:r>
      <w:del w:id="191" w:author="Meryl Etman [2]" w:date="2021-11-28T14:32:00Z">
        <w:r w:rsidRPr="00C521D8" w:rsidDel="002975A7">
          <w:rPr>
            <w:rFonts w:ascii="Times New Roman" w:eastAsia="Times New Roman" w:hAnsi="Times New Roman" w:cs="David"/>
            <w:sz w:val="24"/>
            <w:szCs w:val="24"/>
            <w:rtl/>
            <w:lang w:eastAsia="he-IL"/>
          </w:rPr>
          <w:delText xml:space="preserve"> לכל מבנה חוזר</w:delText>
        </w:r>
      </w:del>
      <w:r w:rsidRPr="00C521D8">
        <w:rPr>
          <w:rFonts w:ascii="Times New Roman" w:eastAsia="Times New Roman" w:hAnsi="Times New Roman" w:cs="David"/>
          <w:sz w:val="24"/>
          <w:szCs w:val="24"/>
          <w:rtl/>
          <w:lang w:eastAsia="he-IL"/>
        </w:rPr>
        <w:t xml:space="preserve">. </w:t>
      </w:r>
    </w:p>
    <w:p w14:paraId="5BF38AA2" w14:textId="77777777" w:rsidR="0004388B"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291A405F" w14:textId="588BF71F" w:rsidR="0004388B" w:rsidRPr="00C521D8" w:rsidDel="002975A7" w:rsidRDefault="0004388B" w:rsidP="0004388B">
      <w:pPr>
        <w:widowControl w:val="0"/>
        <w:spacing w:before="120" w:beforeAutospacing="0" w:after="60" w:afterAutospacing="0" w:line="240" w:lineRule="auto"/>
        <w:ind w:left="720" w:right="-181"/>
        <w:rPr>
          <w:del w:id="192" w:author="Meryl Etman [2]" w:date="2021-11-28T14:32:00Z"/>
          <w:rFonts w:ascii="Times New Roman" w:eastAsia="Times New Roman" w:hAnsi="Times New Roman" w:cs="David"/>
          <w:sz w:val="24"/>
          <w:szCs w:val="24"/>
          <w:rtl/>
          <w:lang w:eastAsia="he-IL"/>
        </w:rPr>
      </w:pPr>
      <w:del w:id="193" w:author="Meryl Etman [2]" w:date="2021-11-28T14:32:00Z">
        <w:r w:rsidRPr="00C521D8" w:rsidDel="002975A7">
          <w:rPr>
            <w:rFonts w:ascii="Times New Roman" w:eastAsia="Times New Roman" w:hAnsi="Times New Roman" w:cs="David"/>
            <w:sz w:val="24"/>
            <w:szCs w:val="24"/>
            <w:rtl/>
            <w:lang w:eastAsia="he-IL"/>
          </w:rPr>
          <w:delText>בסעיף זה:</w:delText>
        </w:r>
      </w:del>
    </w:p>
    <w:p w14:paraId="6F2435FB" w14:textId="0362993C" w:rsidR="0004388B" w:rsidRPr="00C521D8" w:rsidDel="002975A7" w:rsidRDefault="0004388B" w:rsidP="0004388B">
      <w:pPr>
        <w:widowControl w:val="0"/>
        <w:spacing w:before="120" w:beforeAutospacing="0" w:after="60" w:afterAutospacing="0" w:line="240" w:lineRule="auto"/>
        <w:ind w:left="720" w:right="-181"/>
        <w:jc w:val="both"/>
        <w:rPr>
          <w:del w:id="194" w:author="Meryl Etman [2]" w:date="2021-11-28T14:32:00Z"/>
          <w:rFonts w:ascii="Times New Roman" w:eastAsia="Times New Roman" w:hAnsi="Times New Roman" w:cs="David"/>
          <w:sz w:val="24"/>
          <w:szCs w:val="24"/>
          <w:rtl/>
          <w:lang w:eastAsia="he-IL"/>
        </w:rPr>
      </w:pPr>
      <w:del w:id="195" w:author="Meryl Etman [2]" w:date="2021-11-28T14:32:00Z">
        <w:r w:rsidRPr="00C521D8" w:rsidDel="002975A7">
          <w:rPr>
            <w:rFonts w:ascii="Times New Roman" w:eastAsia="Times New Roman" w:hAnsi="Times New Roman" w:cs="David"/>
            <w:sz w:val="24"/>
            <w:szCs w:val="24"/>
            <w:rtl/>
            <w:lang w:eastAsia="he-IL"/>
          </w:rPr>
          <w:delText>מבנה ראשו</w:delText>
        </w:r>
        <w:r w:rsidDel="002975A7">
          <w:rPr>
            <w:rFonts w:ascii="Times New Roman" w:eastAsia="Times New Roman" w:hAnsi="Times New Roman" w:cs="David"/>
            <w:sz w:val="24"/>
            <w:szCs w:val="24"/>
            <w:rtl/>
            <w:lang w:eastAsia="he-IL"/>
          </w:rPr>
          <w:delText>ני - המבנה שהוקם לראשונה עפ"י ת</w:delText>
        </w:r>
        <w:r w:rsidRPr="00C521D8" w:rsidDel="002975A7">
          <w:rPr>
            <w:rFonts w:ascii="Times New Roman" w:eastAsia="Times New Roman" w:hAnsi="Times New Roman" w:cs="David"/>
            <w:sz w:val="24"/>
            <w:szCs w:val="24"/>
            <w:rtl/>
            <w:lang w:eastAsia="he-IL"/>
          </w:rPr>
          <w:delText>כניותיו של ה</w:delText>
        </w:r>
        <w:r w:rsidR="00B17D15" w:rsidDel="002975A7">
          <w:rPr>
            <w:rFonts w:ascii="Times New Roman" w:eastAsia="Times New Roman" w:hAnsi="Times New Roman" w:cs="David"/>
            <w:sz w:val="24"/>
            <w:szCs w:val="24"/>
            <w:rtl/>
            <w:lang w:eastAsia="he-IL"/>
          </w:rPr>
          <w:delText>יועץ</w:delText>
        </w:r>
        <w:r w:rsidRPr="00C521D8" w:rsidDel="002975A7">
          <w:rPr>
            <w:rFonts w:ascii="Times New Roman" w:eastAsia="Times New Roman" w:hAnsi="Times New Roman" w:cs="David"/>
            <w:sz w:val="24"/>
            <w:szCs w:val="24"/>
            <w:rtl/>
            <w:lang w:eastAsia="he-IL"/>
          </w:rPr>
          <w:delText xml:space="preserve">. </w:delText>
        </w:r>
      </w:del>
    </w:p>
    <w:p w14:paraId="5B37C43C" w14:textId="4527B6E5" w:rsidR="0004388B" w:rsidRPr="00C521D8" w:rsidDel="002975A7" w:rsidRDefault="0004388B" w:rsidP="0004388B">
      <w:pPr>
        <w:widowControl w:val="0"/>
        <w:spacing w:before="120" w:beforeAutospacing="0" w:after="60" w:afterAutospacing="0" w:line="240" w:lineRule="auto"/>
        <w:ind w:left="720" w:right="-181"/>
        <w:jc w:val="both"/>
        <w:rPr>
          <w:del w:id="196" w:author="Meryl Etman [2]" w:date="2021-11-28T14:32:00Z"/>
          <w:rFonts w:ascii="Times New Roman" w:eastAsia="Times New Roman" w:hAnsi="Times New Roman" w:cs="David"/>
          <w:sz w:val="24"/>
          <w:szCs w:val="24"/>
          <w:rtl/>
          <w:lang w:eastAsia="he-IL"/>
        </w:rPr>
      </w:pPr>
      <w:del w:id="197" w:author="Meryl Etman [2]" w:date="2021-11-28T14:32:00Z">
        <w:r w:rsidRPr="00C521D8" w:rsidDel="002975A7">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05701AED" w14:textId="37F7A5A6" w:rsidR="0004388B" w:rsidRPr="00C521D8" w:rsidDel="002975A7" w:rsidRDefault="0004388B" w:rsidP="0004388B">
      <w:pPr>
        <w:widowControl w:val="0"/>
        <w:spacing w:before="120" w:beforeAutospacing="0" w:after="60" w:afterAutospacing="0" w:line="240" w:lineRule="auto"/>
        <w:ind w:left="720" w:right="-181"/>
        <w:jc w:val="both"/>
        <w:rPr>
          <w:del w:id="198" w:author="Meryl Etman [2]" w:date="2021-11-28T14:32:00Z"/>
          <w:rFonts w:ascii="Times New Roman" w:eastAsia="Times New Roman" w:hAnsi="Times New Roman" w:cs="David"/>
          <w:sz w:val="24"/>
          <w:szCs w:val="24"/>
          <w:rtl/>
          <w:lang w:eastAsia="he-IL"/>
        </w:rPr>
      </w:pPr>
      <w:del w:id="199" w:author="Meryl Etman [2]" w:date="2021-11-28T14:32:00Z">
        <w:r w:rsidRPr="00C521D8" w:rsidDel="002975A7">
          <w:rPr>
            <w:rFonts w:ascii="Times New Roman" w:eastAsia="Times New Roman" w:hAnsi="Times New Roman" w:cs="David"/>
            <w:sz w:val="24"/>
            <w:szCs w:val="24"/>
            <w:rtl/>
            <w:lang w:eastAsia="he-IL"/>
          </w:rPr>
          <w:delText>מבנה חוזר - מבנה נוסף המוקם בשלמו</w:delText>
        </w:r>
        <w:r w:rsidDel="002975A7">
          <w:rPr>
            <w:rFonts w:ascii="Times New Roman" w:eastAsia="Times New Roman" w:hAnsi="Times New Roman" w:cs="David"/>
            <w:sz w:val="24"/>
            <w:szCs w:val="24"/>
            <w:rtl/>
            <w:lang w:eastAsia="he-IL"/>
          </w:rPr>
          <w:delText>תו או בחלקו עפ"י ת</w:delText>
        </w:r>
        <w:r w:rsidRPr="00C521D8" w:rsidDel="002975A7">
          <w:rPr>
            <w:rFonts w:ascii="Times New Roman" w:eastAsia="Times New Roman" w:hAnsi="Times New Roman" w:cs="David"/>
            <w:sz w:val="24"/>
            <w:szCs w:val="24"/>
            <w:rtl/>
            <w:lang w:eastAsia="he-IL"/>
          </w:rPr>
          <w:delText>כניותיו של ה</w:delText>
        </w:r>
        <w:r w:rsidR="00B17D15" w:rsidDel="002975A7">
          <w:rPr>
            <w:rFonts w:ascii="Times New Roman" w:eastAsia="Times New Roman" w:hAnsi="Times New Roman" w:cs="David"/>
            <w:sz w:val="24"/>
            <w:szCs w:val="24"/>
            <w:rtl/>
            <w:lang w:eastAsia="he-IL"/>
          </w:rPr>
          <w:delText>יועץ</w:delText>
        </w:r>
        <w:r w:rsidRPr="00C521D8" w:rsidDel="002975A7">
          <w:rPr>
            <w:rFonts w:ascii="Times New Roman" w:eastAsia="Times New Roman" w:hAnsi="Times New Roman" w:cs="David"/>
            <w:sz w:val="24"/>
            <w:szCs w:val="24"/>
            <w:rtl/>
            <w:lang w:eastAsia="he-IL"/>
          </w:rPr>
          <w:delText>, על אותו המג</w:delText>
        </w:r>
        <w:r w:rsidDel="002975A7">
          <w:rPr>
            <w:rFonts w:ascii="Times New Roman" w:eastAsia="Times New Roman" w:hAnsi="Times New Roman" w:cs="David"/>
            <w:sz w:val="24"/>
            <w:szCs w:val="24"/>
            <w:rtl/>
            <w:lang w:eastAsia="he-IL"/>
          </w:rPr>
          <w:delText>רש או במגרש אחר, בין אם על פי ת</w:delText>
        </w:r>
        <w:r w:rsidRPr="00C521D8" w:rsidDel="002975A7">
          <w:rPr>
            <w:rFonts w:ascii="Times New Roman" w:eastAsia="Times New Roman" w:hAnsi="Times New Roman" w:cs="David"/>
            <w:sz w:val="24"/>
            <w:szCs w:val="24"/>
            <w:rtl/>
            <w:lang w:eastAsia="he-IL"/>
          </w:rPr>
          <w:delText xml:space="preserve">כניות קיימות על כל פרטיהן ובין אם לצורך הקמתו התבקש </w:delText>
        </w:r>
        <w:r w:rsidR="00B17D15" w:rsidDel="002975A7">
          <w:rPr>
            <w:rFonts w:ascii="Times New Roman" w:eastAsia="Times New Roman" w:hAnsi="Times New Roman" w:cs="David"/>
            <w:sz w:val="24"/>
            <w:szCs w:val="24"/>
            <w:rtl/>
            <w:lang w:eastAsia="he-IL"/>
          </w:rPr>
          <w:delText>יועץ</w:delText>
        </w:r>
        <w:r w:rsidRPr="00C521D8" w:rsidDel="002975A7">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38C5A381" w14:textId="6C6BEA2B" w:rsidR="0004388B" w:rsidRPr="00C521D8" w:rsidDel="002975A7" w:rsidRDefault="0004388B" w:rsidP="0004388B">
      <w:pPr>
        <w:widowControl w:val="0"/>
        <w:spacing w:before="120" w:beforeAutospacing="0" w:after="60" w:afterAutospacing="0" w:line="240" w:lineRule="auto"/>
        <w:ind w:left="720" w:right="-181"/>
        <w:jc w:val="both"/>
        <w:rPr>
          <w:del w:id="200" w:author="Meryl Etman [2]" w:date="2021-11-28T14:32:00Z"/>
          <w:rFonts w:ascii="Times New Roman" w:eastAsia="Times New Roman" w:hAnsi="Times New Roman" w:cs="David"/>
          <w:sz w:val="24"/>
          <w:szCs w:val="24"/>
          <w:rtl/>
          <w:lang w:eastAsia="he-IL"/>
        </w:rPr>
      </w:pPr>
      <w:del w:id="201" w:author="Meryl Etman [2]" w:date="2021-11-28T14:32:00Z">
        <w:r w:rsidRPr="00C521D8" w:rsidDel="002975A7">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111E688E" w14:textId="5E429D4C" w:rsidR="0004388B" w:rsidRPr="00B27B4C" w:rsidRDefault="0004388B" w:rsidP="0004388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202" w:author="Meryl Etman" w:date="2021-11-28T14:20:00Z">
            <w:r w:rsidR="00886122">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203" w:author="Meryl Etman" w:date="2021-11-28T14:24:00Z">
            <w:r w:rsidR="003C1BBA">
              <w:rPr>
                <w:rFonts w:ascii="Times New Roman" w:eastAsia="Times New Roman" w:hAnsi="Times New Roman" w:cs="David" w:hint="cs"/>
                <w:color w:val="008000"/>
                <w:sz w:val="24"/>
                <w:szCs w:val="24"/>
                <w:rtl/>
              </w:rPr>
              <w:t>בגין</w:t>
            </w:r>
          </w:ins>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7-01T00:00:00Z">
            <w:dateFormat w:val="dd/MM/yyyy"/>
            <w:lid w:val="he-IL"/>
            <w:storeMappedDataAs w:val="dateTime"/>
            <w:calendar w:val="gregorian"/>
          </w:date>
        </w:sdtPr>
        <w:sdtEndPr/>
        <w:sdtContent>
          <w:ins w:id="204" w:author="Meryl Etman" w:date="2021-11-28T14:24:00Z">
            <w:r w:rsidR="003C1BBA">
              <w:rPr>
                <w:rFonts w:ascii="Times New Roman" w:eastAsia="Times New Roman" w:hAnsi="Times New Roman" w:cs="David" w:hint="cs"/>
                <w:color w:val="008000"/>
                <w:sz w:val="24"/>
                <w:szCs w:val="24"/>
                <w:rtl/>
              </w:rPr>
              <w:t>‏01/07/2021</w:t>
            </w:r>
          </w:ins>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9EF9B0F66D847C0AF204DD9F338A8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205" w:author="Meryl Etman" w:date="2021-11-28T14:24:00Z">
            <w:r w:rsidR="003C1BBA">
              <w:rPr>
                <w:rFonts w:ascii="Times New Roman" w:eastAsia="Times New Roman" w:hAnsi="Times New Roman" w:cs="David" w:hint="cs"/>
                <w:color w:val="008000"/>
                <w:sz w:val="24"/>
                <w:szCs w:val="24"/>
                <w:rtl/>
              </w:rPr>
              <w:t>227.5844</w:t>
            </w:r>
          </w:ins>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569DB726"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7B88030B"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2BE9BFD3" w14:textId="120F5EB0"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r>
      <w:del w:id="206" w:author="Meryl Etman [2]" w:date="2021-11-28T14:33:00Z">
        <w:r w:rsidRPr="00C521D8" w:rsidDel="002975A7">
          <w:rPr>
            <w:rFonts w:ascii="Times New Roman" w:eastAsia="Times New Roman" w:hAnsi="Times New Roman" w:cs="David"/>
            <w:sz w:val="24"/>
            <w:szCs w:val="24"/>
            <w:rtl/>
            <w:lang w:eastAsia="he-IL"/>
          </w:rPr>
          <w:delText>שכר הטרחה יחושב כמכפלת יחידת הדיור שבתכנון ושבכוונת המזמין לבצעם בכל קטע וקטע של הפרויקט במועדו (לדוגמא: אם בקטע א' בכוונת המזמין לבצע 60 יח"ד, וה</w:delText>
        </w:r>
        <w:r w:rsidR="00B17D15" w:rsidDel="002975A7">
          <w:rPr>
            <w:rFonts w:ascii="Times New Roman" w:eastAsia="Times New Roman" w:hAnsi="Times New Roman" w:cs="David"/>
            <w:sz w:val="24"/>
            <w:szCs w:val="24"/>
            <w:rtl/>
            <w:lang w:eastAsia="he-IL"/>
          </w:rPr>
          <w:delText>יועץ</w:delText>
        </w:r>
        <w:r w:rsidRPr="00C521D8" w:rsidDel="002975A7">
          <w:rPr>
            <w:rFonts w:ascii="Times New Roman" w:eastAsia="Times New Roman" w:hAnsi="Times New Roman" w:cs="David"/>
            <w:sz w:val="24"/>
            <w:szCs w:val="24"/>
            <w:rtl/>
            <w:lang w:eastAsia="he-IL"/>
          </w:rPr>
          <w:delText xml:space="preserve"> נדרש לתכנן להקמת 60 יח"ד, יהיה חייב המזמין בתשלום עבור אותן יח"ד בלבד, גם אם התכנון יתאים לקטעים הבאים)</w:delText>
        </w:r>
      </w:del>
      <w:ins w:id="207" w:author="Meryl Etman [2]" w:date="2021-11-28T14:33:00Z">
        <w:r w:rsidR="002975A7">
          <w:rPr>
            <w:rFonts w:ascii="Times New Roman" w:eastAsia="Times New Roman" w:hAnsi="Times New Roman" w:cs="David" w:hint="cs"/>
            <w:sz w:val="24"/>
            <w:szCs w:val="24"/>
            <w:rtl/>
            <w:lang w:eastAsia="he-IL"/>
          </w:rPr>
          <w:t>מבוטל</w:t>
        </w:r>
      </w:ins>
      <w:r w:rsidRPr="00C521D8">
        <w:rPr>
          <w:rFonts w:ascii="Times New Roman" w:eastAsia="Times New Roman" w:hAnsi="Times New Roman" w:cs="David"/>
          <w:sz w:val="24"/>
          <w:szCs w:val="24"/>
          <w:rtl/>
          <w:lang w:eastAsia="he-IL"/>
        </w:rPr>
        <w:t xml:space="preserve">. </w:t>
      </w:r>
    </w:p>
    <w:p w14:paraId="4170BAD3"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CBBFAD5" w14:textId="19FF9084" w:rsidR="0004388B" w:rsidRDefault="0004388B" w:rsidP="0004388B">
      <w:pPr>
        <w:widowControl w:val="0"/>
        <w:spacing w:before="120" w:beforeAutospacing="0" w:after="60" w:afterAutospacing="0" w:line="240" w:lineRule="auto"/>
        <w:ind w:left="1440" w:hanging="720"/>
        <w:jc w:val="both"/>
        <w:rPr>
          <w:ins w:id="208" w:author="Meryl Etman [2]" w:date="2022-02-15T17:07:00Z"/>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w:t>
      </w:r>
      <w:del w:id="209" w:author="Meryl Etman [2]" w:date="2021-11-28T14:59:00Z">
        <w:r w:rsidRPr="00C521D8" w:rsidDel="00DF29A1">
          <w:rPr>
            <w:rFonts w:ascii="Times New Roman" w:eastAsia="Times New Roman" w:hAnsi="Times New Roman" w:cs="David"/>
            <w:sz w:val="24"/>
            <w:szCs w:val="24"/>
            <w:rtl/>
            <w:lang w:eastAsia="he-IL"/>
          </w:rPr>
          <w:delText>נספח ב</w:delText>
        </w:r>
      </w:del>
      <w:ins w:id="210" w:author="Meryl Etman [2]" w:date="2021-11-28T14:59:00Z">
        <w:r w:rsidR="00DF29A1">
          <w:rPr>
            <w:rFonts w:ascii="Times New Roman" w:eastAsia="Times New Roman" w:hAnsi="Times New Roman" w:cs="David"/>
            <w:sz w:val="24"/>
            <w:szCs w:val="24"/>
            <w:rtl/>
            <w:lang w:eastAsia="he-IL"/>
          </w:rPr>
          <w:t>נספחים ב וב1</w:t>
        </w:r>
      </w:ins>
      <w:r w:rsidRPr="00C521D8">
        <w:rPr>
          <w:rFonts w:ascii="Times New Roman" w:eastAsia="Times New Roman" w:hAnsi="Times New Roman" w:cs="David"/>
          <w:sz w:val="24"/>
          <w:szCs w:val="24"/>
          <w:rtl/>
          <w:lang w:eastAsia="he-IL"/>
        </w:rPr>
        <w:t>'.</w:t>
      </w:r>
    </w:p>
    <w:p w14:paraId="7C57E008" w14:textId="38D567C9" w:rsidR="00981AA0" w:rsidRPr="00C521D8" w:rsidRDefault="00981AA0"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ins w:id="211" w:author="Meryl Etman [2]" w:date="2022-02-15T17:07:00Z">
        <w:r>
          <w:rPr>
            <w:rFonts w:ascii="Times New Roman" w:eastAsia="Times New Roman" w:hAnsi="Times New Roman" w:cs="David" w:hint="cs"/>
            <w:sz w:val="24"/>
            <w:szCs w:val="24"/>
            <w:rtl/>
            <w:lang w:eastAsia="he-IL"/>
          </w:rPr>
          <w:t>3.4</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יובהר כי ככל ויידרש עדכון </w:t>
        </w:r>
      </w:ins>
      <w:ins w:id="212" w:author="Meryl Etman [2]" w:date="2022-02-15T17:10:00Z">
        <w:r>
          <w:rPr>
            <w:rFonts w:ascii="Times New Roman" w:eastAsia="Times New Roman" w:hAnsi="Times New Roman" w:cs="David" w:hint="cs"/>
            <w:sz w:val="24"/>
            <w:szCs w:val="24"/>
            <w:rtl/>
            <w:lang w:eastAsia="he-IL"/>
          </w:rPr>
          <w:t xml:space="preserve">של </w:t>
        </w:r>
      </w:ins>
      <w:ins w:id="213" w:author="Meryl Etman [2]" w:date="2022-02-15T17:08:00Z">
        <w:r>
          <w:rPr>
            <w:rFonts w:ascii="Times New Roman" w:eastAsia="Times New Roman" w:hAnsi="Times New Roman" w:cs="David" w:hint="cs"/>
            <w:sz w:val="24"/>
            <w:szCs w:val="24"/>
            <w:rtl/>
            <w:lang w:eastAsia="he-IL"/>
          </w:rPr>
          <w:t>הסימולציה התרמית בשל שינויים בשיטות הבניה ו</w:t>
        </w:r>
      </w:ins>
      <w:ins w:id="214" w:author="Meryl Etman [2]" w:date="2022-02-15T17:10:00Z">
        <w:r>
          <w:rPr>
            <w:rFonts w:ascii="Times New Roman" w:eastAsia="Times New Roman" w:hAnsi="Times New Roman" w:cs="David" w:hint="cs"/>
            <w:sz w:val="24"/>
            <w:szCs w:val="24"/>
            <w:rtl/>
            <w:lang w:eastAsia="he-IL"/>
          </w:rPr>
          <w:t xml:space="preserve">/או </w:t>
        </w:r>
      </w:ins>
      <w:ins w:id="215" w:author="Meryl Etman [2]" w:date="2022-02-15T17:08:00Z">
        <w:r>
          <w:rPr>
            <w:rFonts w:ascii="Times New Roman" w:eastAsia="Times New Roman" w:hAnsi="Times New Roman" w:cs="David" w:hint="cs"/>
            <w:sz w:val="24"/>
            <w:szCs w:val="24"/>
            <w:rtl/>
            <w:lang w:eastAsia="he-IL"/>
          </w:rPr>
          <w:t xml:space="preserve">החומרים לאחר השלמת התכנון המפורט וקבלת אישור שלב א', </w:t>
        </w:r>
      </w:ins>
      <w:ins w:id="216" w:author="Meryl Etman [2]" w:date="2022-02-15T17:09:00Z">
        <w:r>
          <w:rPr>
            <w:rFonts w:ascii="Times New Roman" w:eastAsia="Times New Roman" w:hAnsi="Times New Roman" w:cs="David" w:hint="cs"/>
            <w:sz w:val="24"/>
            <w:szCs w:val="24"/>
            <w:rtl/>
            <w:lang w:eastAsia="he-IL"/>
          </w:rPr>
          <w:t>תש</w:t>
        </w:r>
      </w:ins>
      <w:ins w:id="217" w:author="Meryl Etman [2]" w:date="2022-02-15T17:10:00Z">
        <w:r>
          <w:rPr>
            <w:rFonts w:ascii="Times New Roman" w:eastAsia="Times New Roman" w:hAnsi="Times New Roman" w:cs="David" w:hint="cs"/>
            <w:sz w:val="24"/>
            <w:szCs w:val="24"/>
            <w:rtl/>
            <w:lang w:eastAsia="he-IL"/>
          </w:rPr>
          <w:t>ולם ליועץ תוספת בגין העדכון בהתאם למחיר שיקבע מראש ובכתב.</w:t>
        </w:r>
      </w:ins>
    </w:p>
    <w:p w14:paraId="72929079"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7BBD5CA7"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2A9865AF" w14:textId="77777777" w:rsidR="000206FA" w:rsidRPr="000206FA"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0"/>
          <w:rtl/>
          <w:lang w:eastAsia="he-IL"/>
        </w:rPr>
        <w:br w:type="page"/>
      </w:r>
    </w:p>
    <w:p w14:paraId="3381BD8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1350741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081F82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651A0F04"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3BEE94A" w14:textId="4B112F32"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w:t>
      </w:r>
      <w:ins w:id="218" w:author="Meryl Etman [2]" w:date="2021-11-28T15:02:00Z">
        <w:r w:rsidR="00792575">
          <w:rPr>
            <w:rFonts w:ascii="Times New Roman" w:eastAsia="Times New Roman" w:hAnsi="Times New Roman" w:cs="David" w:hint="cs"/>
            <w:sz w:val="24"/>
            <w:szCs w:val="24"/>
            <w:rtl/>
            <w:lang w:eastAsia="he-IL"/>
          </w:rPr>
          <w:t xml:space="preserve"> וב1</w:t>
        </w:r>
      </w:ins>
      <w:r w:rsidRPr="000206FA">
        <w:rPr>
          <w:rFonts w:ascii="Times New Roman" w:eastAsia="Times New Roman" w:hAnsi="Times New Roman" w:cs="David"/>
          <w:sz w:val="24"/>
          <w:szCs w:val="24"/>
          <w:rtl/>
          <w:lang w:eastAsia="he-IL"/>
        </w:rPr>
        <w:t xml:space="preserve">' ו- ח' כדלקמן: </w:t>
      </w:r>
    </w:p>
    <w:p w14:paraId="126B989A" w14:textId="77777777" w:rsidR="007F4F5A" w:rsidRDefault="000206FA" w:rsidP="0004388B">
      <w:pPr>
        <w:widowControl w:val="0"/>
        <w:spacing w:before="120" w:beforeAutospacing="0" w:after="60" w:afterAutospacing="0" w:line="240" w:lineRule="auto"/>
        <w:ind w:left="2160" w:hanging="720"/>
        <w:rPr>
          <w:ins w:id="219" w:author="Meryl Etman [2]" w:date="2022-02-15T17:16:00Z"/>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w:t>
      </w:r>
      <w:r w:rsidRPr="000206FA">
        <w:rPr>
          <w:rFonts w:ascii="Times New Roman" w:eastAsia="Times New Roman" w:hAnsi="Times New Roman" w:cs="David"/>
          <w:sz w:val="24"/>
          <w:szCs w:val="24"/>
          <w:rtl/>
          <w:lang w:eastAsia="he-IL"/>
        </w:rPr>
        <w:tab/>
      </w:r>
      <w:del w:id="220" w:author="Meryl Etman [2]" w:date="2022-02-15T17:12:00Z">
        <w:r w:rsidRPr="000206FA" w:rsidDel="00981AA0">
          <w:rPr>
            <w:rFonts w:ascii="Times New Roman" w:eastAsia="Times New Roman" w:hAnsi="Times New Roman" w:cs="David"/>
            <w:sz w:val="24"/>
            <w:szCs w:val="24"/>
            <w:rtl/>
            <w:lang w:eastAsia="he-IL"/>
          </w:rPr>
          <w:delText>לאחר גמר תכנון מוקדם, ו</w:delText>
        </w:r>
        <w:r w:rsidR="0004388B" w:rsidDel="00981AA0">
          <w:rPr>
            <w:rFonts w:ascii="Times New Roman" w:eastAsia="Times New Roman" w:hAnsi="Times New Roman" w:cs="David"/>
            <w:sz w:val="24"/>
            <w:szCs w:val="24"/>
            <w:rtl/>
            <w:lang w:eastAsia="he-IL"/>
          </w:rPr>
          <w:delText>אישור שלב עבודות זה ע"י המזמין</w:delText>
        </w:r>
      </w:del>
      <w:ins w:id="221" w:author="Meryl Etman [2]" w:date="2022-02-15T17:12:00Z">
        <w:r w:rsidR="00981AA0">
          <w:rPr>
            <w:rFonts w:ascii="Times New Roman" w:eastAsia="Times New Roman" w:hAnsi="Times New Roman" w:cs="David" w:hint="cs"/>
            <w:sz w:val="24"/>
            <w:szCs w:val="24"/>
            <w:rtl/>
            <w:lang w:eastAsia="he-IL"/>
          </w:rPr>
          <w:t>ל</w:t>
        </w:r>
      </w:ins>
      <w:ins w:id="222" w:author="Meryl Etman [2]" w:date="2022-02-15T17:13:00Z">
        <w:r w:rsidR="00981AA0">
          <w:rPr>
            <w:rFonts w:ascii="Times New Roman" w:eastAsia="Times New Roman" w:hAnsi="Times New Roman" w:cs="David" w:hint="cs"/>
            <w:sz w:val="24"/>
            <w:szCs w:val="24"/>
            <w:rtl/>
            <w:lang w:eastAsia="he-IL"/>
          </w:rPr>
          <w:t xml:space="preserve">אחר העברת מסמך הנחיות ליועצים והשלמת התכנון </w:t>
        </w:r>
      </w:ins>
    </w:p>
    <w:p w14:paraId="3E0897BF" w14:textId="79BE7B1C" w:rsidR="000206FA" w:rsidRDefault="00981AA0">
      <w:pPr>
        <w:widowControl w:val="0"/>
        <w:spacing w:before="120" w:beforeAutospacing="0" w:after="60" w:afterAutospacing="0" w:line="240" w:lineRule="auto"/>
        <w:ind w:left="2160"/>
        <w:rPr>
          <w:ins w:id="223" w:author="Meryl Etman [2]" w:date="2022-02-15T17:13:00Z"/>
          <w:rFonts w:ascii="Times New Roman" w:eastAsia="Times New Roman" w:hAnsi="Times New Roman" w:cs="David"/>
          <w:sz w:val="24"/>
          <w:szCs w:val="24"/>
          <w:rtl/>
          <w:lang w:eastAsia="he-IL"/>
        </w:rPr>
        <w:pPrChange w:id="224" w:author="Meryl Etman [2]" w:date="2022-02-15T17:16:00Z">
          <w:pPr>
            <w:widowControl w:val="0"/>
            <w:spacing w:before="120" w:beforeAutospacing="0" w:after="60" w:afterAutospacing="0" w:line="240" w:lineRule="auto"/>
            <w:ind w:left="2160" w:hanging="720"/>
          </w:pPr>
        </w:pPrChange>
      </w:pPr>
      <w:ins w:id="225" w:author="Meryl Etman [2]" w:date="2022-02-15T17:13:00Z">
        <w:r>
          <w:rPr>
            <w:rFonts w:ascii="Times New Roman" w:eastAsia="Times New Roman" w:hAnsi="Times New Roman" w:cs="David" w:hint="cs"/>
            <w:sz w:val="24"/>
            <w:szCs w:val="24"/>
            <w:rtl/>
            <w:lang w:eastAsia="he-IL"/>
          </w:rPr>
          <w:t xml:space="preserve">המוקדם </w:t>
        </w:r>
      </w:ins>
      <w:ins w:id="226" w:author="Meryl Etman [2]" w:date="2022-02-15T17:18:00Z">
        <w:r w:rsidR="007F4F5A">
          <w:rPr>
            <w:rFonts w:ascii="Times New Roman" w:eastAsia="Times New Roman" w:hAnsi="Times New Roman" w:cs="David" w:hint="cs"/>
            <w:sz w:val="24"/>
            <w:szCs w:val="24"/>
            <w:rtl/>
            <w:lang w:eastAsia="he-IL"/>
          </w:rPr>
          <w:t>........................................................................10%</w:t>
        </w:r>
      </w:ins>
      <w:del w:id="227" w:author="Meryl Etman [2]" w:date="2022-02-15T17:18:00Z">
        <w:r w:rsidR="0004388B" w:rsidDel="007F4F5A">
          <w:rPr>
            <w:rFonts w:ascii="Times New Roman" w:eastAsia="Times New Roman" w:hAnsi="Times New Roman" w:cs="David" w:hint="cs"/>
            <w:sz w:val="24"/>
            <w:szCs w:val="24"/>
            <w:rtl/>
            <w:lang w:eastAsia="he-IL"/>
          </w:rPr>
          <w:delText>.........</w:delText>
        </w:r>
      </w:del>
      <w:ins w:id="228" w:author="Meryl Etman [2]" w:date="2022-02-15T17:16:00Z">
        <w:r w:rsidR="007F4F5A">
          <w:rPr>
            <w:rFonts w:ascii="Times New Roman" w:eastAsia="Times New Roman" w:hAnsi="Times New Roman" w:cs="David"/>
            <w:sz w:val="24"/>
            <w:szCs w:val="24"/>
            <w:rtl/>
            <w:lang w:eastAsia="he-IL"/>
          </w:rPr>
          <w:tab/>
        </w:r>
      </w:ins>
      <w:del w:id="229" w:author="Meryl Etman [2]" w:date="2022-02-15T17:13:00Z">
        <w:r w:rsidR="000206FA" w:rsidRPr="000206FA" w:rsidDel="00981AA0">
          <w:rPr>
            <w:rFonts w:ascii="Times New Roman" w:eastAsia="Times New Roman" w:hAnsi="Times New Roman" w:cs="David" w:hint="cs"/>
            <w:sz w:val="24"/>
            <w:szCs w:val="24"/>
            <w:rtl/>
            <w:lang w:eastAsia="he-IL"/>
          </w:rPr>
          <w:delText>3</w:delText>
        </w:r>
        <w:r w:rsidR="000206FA" w:rsidRPr="000206FA" w:rsidDel="00981AA0">
          <w:rPr>
            <w:rFonts w:ascii="Times New Roman" w:eastAsia="Times New Roman" w:hAnsi="Times New Roman" w:cs="David"/>
            <w:sz w:val="24"/>
            <w:szCs w:val="24"/>
            <w:rtl/>
            <w:lang w:eastAsia="he-IL"/>
          </w:rPr>
          <w:delText>0</w:delText>
        </w:r>
      </w:del>
      <w:del w:id="230" w:author="Meryl Etman [2]" w:date="2022-02-15T17:17:00Z">
        <w:r w:rsidR="000206FA" w:rsidRPr="000206FA" w:rsidDel="007F4F5A">
          <w:rPr>
            <w:rFonts w:ascii="Times New Roman" w:eastAsia="Times New Roman" w:hAnsi="Times New Roman" w:cs="David"/>
            <w:sz w:val="24"/>
            <w:szCs w:val="24"/>
            <w:rtl/>
            <w:lang w:eastAsia="he-IL"/>
          </w:rPr>
          <w:delText>%</w:delText>
        </w:r>
      </w:del>
    </w:p>
    <w:p w14:paraId="5109FE6D" w14:textId="23564A0C" w:rsidR="00981AA0" w:rsidRPr="000206FA" w:rsidRDefault="00981AA0"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ins w:id="231" w:author="Meryl Etman [2]" w:date="2022-02-15T17:13:00Z">
        <w:r>
          <w:rPr>
            <w:rFonts w:ascii="Times New Roman" w:eastAsia="Times New Roman" w:hAnsi="Times New Roman" w:cs="David" w:hint="cs"/>
            <w:sz w:val="24"/>
            <w:szCs w:val="24"/>
            <w:rtl/>
            <w:lang w:eastAsia="he-IL"/>
          </w:rPr>
          <w:t>ב.</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לאחר הגשת הדוח התרמי ................................................1</w:t>
        </w:r>
      </w:ins>
      <w:ins w:id="232" w:author="Meryl Etman [2]" w:date="2022-02-15T17:14:00Z">
        <w:r>
          <w:rPr>
            <w:rFonts w:ascii="Times New Roman" w:eastAsia="Times New Roman" w:hAnsi="Times New Roman" w:cs="David" w:hint="cs"/>
            <w:sz w:val="24"/>
            <w:szCs w:val="24"/>
            <w:rtl/>
            <w:lang w:eastAsia="he-IL"/>
          </w:rPr>
          <w:t>0%</w:t>
        </w:r>
      </w:ins>
    </w:p>
    <w:p w14:paraId="6AB24863" w14:textId="7ABE1F21" w:rsidR="000206FA" w:rsidRPr="000206FA" w:rsidDel="00981AA0" w:rsidRDefault="000206FA" w:rsidP="000206FA">
      <w:pPr>
        <w:widowControl w:val="0"/>
        <w:spacing w:before="120" w:beforeAutospacing="0" w:after="60" w:afterAutospacing="0" w:line="240" w:lineRule="auto"/>
        <w:ind w:left="2160" w:hanging="720"/>
        <w:rPr>
          <w:del w:id="233" w:author="Meryl Etman [2]" w:date="2022-02-15T17:14:00Z"/>
          <w:rFonts w:ascii="Times New Roman" w:eastAsia="Times New Roman" w:hAnsi="Times New Roman" w:cs="David"/>
          <w:sz w:val="24"/>
          <w:szCs w:val="24"/>
          <w:rtl/>
          <w:lang w:eastAsia="he-IL"/>
        </w:rPr>
      </w:pPr>
      <w:del w:id="234" w:author="Meryl Etman [2]" w:date="2022-02-15T17:14:00Z">
        <w:r w:rsidRPr="000206FA" w:rsidDel="00981AA0">
          <w:rPr>
            <w:rFonts w:ascii="Times New Roman" w:eastAsia="Times New Roman" w:hAnsi="Times New Roman" w:cs="David"/>
            <w:sz w:val="24"/>
            <w:szCs w:val="24"/>
            <w:rtl/>
            <w:lang w:eastAsia="he-IL"/>
          </w:rPr>
          <w:delText>ב</w:delText>
        </w:r>
      </w:del>
      <w:ins w:id="235" w:author="Meryl Etman [2]" w:date="2022-02-15T17:14:00Z">
        <w:r w:rsidR="00981AA0">
          <w:rPr>
            <w:rFonts w:ascii="Times New Roman" w:eastAsia="Times New Roman" w:hAnsi="Times New Roman" w:cs="David" w:hint="cs"/>
            <w:sz w:val="24"/>
            <w:szCs w:val="24"/>
            <w:rtl/>
            <w:lang w:eastAsia="he-IL"/>
          </w:rPr>
          <w:t>ג</w:t>
        </w:r>
      </w:ins>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sz w:val="24"/>
          <w:szCs w:val="24"/>
          <w:rtl/>
          <w:lang w:eastAsia="he-IL"/>
        </w:rPr>
        <w:tab/>
      </w:r>
      <w:del w:id="236" w:author="Meryl Etman [2]" w:date="2022-02-15T17:14:00Z">
        <w:r w:rsidRPr="000206FA" w:rsidDel="00981AA0">
          <w:rPr>
            <w:rFonts w:ascii="Times New Roman" w:eastAsia="Times New Roman" w:hAnsi="Times New Roman" w:cs="David"/>
            <w:sz w:val="24"/>
            <w:szCs w:val="24"/>
            <w:rtl/>
            <w:lang w:eastAsia="he-IL"/>
          </w:rPr>
          <w:delText xml:space="preserve">לאחר גמר התכנון הסופי, </w:delText>
        </w:r>
        <w:r w:rsidRPr="000206FA" w:rsidDel="00981AA0">
          <w:rPr>
            <w:rFonts w:ascii="Times New Roman" w:eastAsia="Times New Roman" w:hAnsi="Times New Roman" w:cs="David" w:hint="cs"/>
            <w:sz w:val="24"/>
            <w:szCs w:val="24"/>
            <w:rtl/>
            <w:lang w:eastAsia="he-IL"/>
          </w:rPr>
          <w:delText>כולל הכנת אוגדנים, אישור הרשויות</w:delText>
        </w:r>
      </w:del>
    </w:p>
    <w:p w14:paraId="548FDB2D" w14:textId="00E763A1" w:rsidR="000206FA" w:rsidRPr="000206FA" w:rsidRDefault="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Change w:id="237" w:author="Meryl Etman [2]" w:date="2022-02-15T17:14:00Z">
          <w:pPr>
            <w:widowControl w:val="0"/>
            <w:spacing w:before="120" w:beforeAutospacing="0" w:after="60" w:afterAutospacing="0" w:line="240" w:lineRule="auto"/>
          </w:pPr>
        </w:pPrChange>
      </w:pPr>
      <w:del w:id="238" w:author="Meryl Etman [2]" w:date="2022-02-15T17:14:00Z">
        <w:r w:rsidRPr="000206FA" w:rsidDel="00981AA0">
          <w:rPr>
            <w:rFonts w:ascii="Times New Roman" w:eastAsia="Times New Roman" w:hAnsi="Times New Roman" w:cs="David" w:hint="cs"/>
            <w:sz w:val="24"/>
            <w:szCs w:val="24"/>
            <w:rtl/>
            <w:lang w:eastAsia="he-IL"/>
          </w:rPr>
          <w:delText xml:space="preserve"> </w:delText>
        </w:r>
        <w:r w:rsidRPr="000206FA" w:rsidDel="00981AA0">
          <w:rPr>
            <w:rFonts w:ascii="Times New Roman" w:eastAsia="Times New Roman" w:hAnsi="Times New Roman" w:cs="David"/>
            <w:sz w:val="24"/>
            <w:szCs w:val="24"/>
            <w:rtl/>
            <w:lang w:eastAsia="he-IL"/>
          </w:rPr>
          <w:tab/>
        </w:r>
        <w:r w:rsidRPr="000206FA" w:rsidDel="00981AA0">
          <w:rPr>
            <w:rFonts w:ascii="Times New Roman" w:eastAsia="Times New Roman" w:hAnsi="Times New Roman" w:cs="David"/>
            <w:sz w:val="24"/>
            <w:szCs w:val="24"/>
            <w:rtl/>
            <w:lang w:eastAsia="he-IL"/>
          </w:rPr>
          <w:tab/>
        </w:r>
        <w:r w:rsidRPr="000206FA" w:rsidDel="00981AA0">
          <w:rPr>
            <w:rFonts w:ascii="Times New Roman" w:eastAsia="Times New Roman" w:hAnsi="Times New Roman" w:cs="David"/>
            <w:sz w:val="24"/>
            <w:szCs w:val="24"/>
            <w:rtl/>
            <w:lang w:eastAsia="he-IL"/>
          </w:rPr>
          <w:tab/>
        </w:r>
        <w:r w:rsidRPr="000206FA" w:rsidDel="00981AA0">
          <w:rPr>
            <w:rFonts w:ascii="Times New Roman" w:eastAsia="Times New Roman" w:hAnsi="Times New Roman" w:cs="David" w:hint="cs"/>
            <w:sz w:val="24"/>
            <w:szCs w:val="24"/>
            <w:rtl/>
            <w:lang w:eastAsia="he-IL"/>
          </w:rPr>
          <w:delText xml:space="preserve">לאוגדנים, </w:delText>
        </w:r>
        <w:r w:rsidRPr="000206FA" w:rsidDel="00981AA0">
          <w:rPr>
            <w:rFonts w:ascii="Times New Roman" w:eastAsia="Times New Roman" w:hAnsi="Times New Roman" w:cs="David"/>
            <w:sz w:val="24"/>
            <w:szCs w:val="24"/>
            <w:rtl/>
            <w:lang w:eastAsia="he-IL"/>
          </w:rPr>
          <w:delText xml:space="preserve">אישור שלב זה ע"י המזמין והוצאת </w:delText>
        </w:r>
        <w:r w:rsidRPr="000206FA" w:rsidDel="00981AA0">
          <w:rPr>
            <w:rFonts w:ascii="Times New Roman" w:eastAsia="Times New Roman" w:hAnsi="Times New Roman" w:cs="David" w:hint="cs"/>
            <w:sz w:val="24"/>
            <w:szCs w:val="24"/>
            <w:rtl/>
            <w:lang w:eastAsia="he-IL"/>
          </w:rPr>
          <w:delText>היתרי בניה.</w:delText>
        </w:r>
      </w:del>
      <w:ins w:id="239" w:author="Meryl Etman [2]" w:date="2022-02-15T17:14:00Z">
        <w:r w:rsidR="00981AA0">
          <w:rPr>
            <w:rFonts w:ascii="Times New Roman" w:eastAsia="Times New Roman" w:hAnsi="Times New Roman" w:cs="David" w:hint="cs"/>
            <w:sz w:val="24"/>
            <w:szCs w:val="24"/>
            <w:rtl/>
            <w:lang w:eastAsia="he-IL"/>
          </w:rPr>
          <w:t>לאחר קבלת אישור לשלב המקדמי</w:t>
        </w:r>
      </w:ins>
      <w:ins w:id="240" w:author="Meryl Etman [2]" w:date="2022-02-15T17:19:00Z">
        <w:r w:rsidR="007F4F5A">
          <w:rPr>
            <w:rFonts w:ascii="Times New Roman" w:eastAsia="Times New Roman" w:hAnsi="Times New Roman" w:cs="David" w:hint="cs"/>
            <w:sz w:val="24"/>
            <w:szCs w:val="24"/>
            <w:rtl/>
            <w:lang w:eastAsia="he-IL"/>
          </w:rPr>
          <w:t xml:space="preserve">     </w:t>
        </w:r>
      </w:ins>
      <w:del w:id="241" w:author="Meryl Etman [2]" w:date="2022-02-15T17:19:00Z">
        <w:r w:rsidRPr="000206FA" w:rsidDel="007F4F5A">
          <w:rPr>
            <w:rFonts w:ascii="Times New Roman" w:eastAsia="Times New Roman" w:hAnsi="Times New Roman" w:cs="David"/>
            <w:sz w:val="24"/>
            <w:szCs w:val="24"/>
            <w:rtl/>
            <w:lang w:eastAsia="he-IL"/>
          </w:rPr>
          <w:tab/>
        </w:r>
      </w:del>
      <w:ins w:id="242" w:author="Meryl Etman [2]" w:date="2022-02-15T17:19:00Z">
        <w:r w:rsidR="007F4F5A">
          <w:rPr>
            <w:rFonts w:ascii="Times New Roman" w:eastAsia="Times New Roman" w:hAnsi="Times New Roman" w:cs="David" w:hint="cs"/>
            <w:sz w:val="24"/>
            <w:szCs w:val="24"/>
            <w:rtl/>
            <w:lang w:eastAsia="he-IL"/>
          </w:rPr>
          <w:t>.....................</w:t>
        </w:r>
      </w:ins>
      <w:r w:rsidR="0004388B">
        <w:rPr>
          <w:rFonts w:ascii="Times New Roman" w:eastAsia="Times New Roman" w:hAnsi="Times New Roman" w:cs="David" w:hint="cs"/>
          <w:sz w:val="24"/>
          <w:szCs w:val="24"/>
          <w:rtl/>
          <w:lang w:eastAsia="he-IL"/>
        </w:rPr>
        <w:t>...........</w:t>
      </w:r>
      <w:del w:id="243" w:author="Meryl Etman [2]" w:date="2022-02-15T17:14:00Z">
        <w:r w:rsidRPr="000206FA" w:rsidDel="00981AA0">
          <w:rPr>
            <w:rFonts w:ascii="Times New Roman" w:eastAsia="Times New Roman" w:hAnsi="Times New Roman" w:cs="David" w:hint="cs"/>
            <w:sz w:val="24"/>
            <w:szCs w:val="24"/>
            <w:rtl/>
            <w:lang w:eastAsia="he-IL"/>
          </w:rPr>
          <w:delText>40</w:delText>
        </w:r>
      </w:del>
      <w:ins w:id="244" w:author="Meryl Etman [2]" w:date="2022-02-15T17:14:00Z">
        <w:r w:rsidR="00981AA0">
          <w:rPr>
            <w:rFonts w:ascii="Times New Roman" w:eastAsia="Times New Roman" w:hAnsi="Times New Roman" w:cs="David" w:hint="cs"/>
            <w:sz w:val="24"/>
            <w:szCs w:val="24"/>
            <w:rtl/>
            <w:lang w:eastAsia="he-IL"/>
          </w:rPr>
          <w:t>2</w:t>
        </w:r>
        <w:r w:rsidR="00981AA0" w:rsidRPr="000206FA">
          <w:rPr>
            <w:rFonts w:ascii="Times New Roman" w:eastAsia="Times New Roman" w:hAnsi="Times New Roman" w:cs="David" w:hint="cs"/>
            <w:sz w:val="24"/>
            <w:szCs w:val="24"/>
            <w:rtl/>
            <w:lang w:eastAsia="he-IL"/>
          </w:rPr>
          <w:t>0</w:t>
        </w:r>
      </w:ins>
      <w:r w:rsidRPr="000206FA">
        <w:rPr>
          <w:rFonts w:ascii="Times New Roman" w:eastAsia="Times New Roman" w:hAnsi="Times New Roman" w:cs="David" w:hint="cs"/>
          <w:sz w:val="24"/>
          <w:szCs w:val="24"/>
          <w:rtl/>
          <w:lang w:eastAsia="he-IL"/>
        </w:rPr>
        <w:t>%</w:t>
      </w:r>
    </w:p>
    <w:p w14:paraId="2DD825B1" w14:textId="0BF210E1" w:rsidR="000206FA" w:rsidRPr="000206FA" w:rsidDel="00981AA0" w:rsidRDefault="000206FA" w:rsidP="000206FA">
      <w:pPr>
        <w:widowControl w:val="0"/>
        <w:spacing w:before="120" w:beforeAutospacing="0" w:after="60" w:afterAutospacing="0" w:line="240" w:lineRule="auto"/>
        <w:ind w:left="2160" w:hanging="720"/>
        <w:rPr>
          <w:del w:id="245" w:author="Meryl Etman [2]" w:date="2022-02-15T17:14:00Z"/>
          <w:rFonts w:ascii="Times New Roman" w:eastAsia="Times New Roman" w:hAnsi="Times New Roman" w:cs="David"/>
          <w:sz w:val="24"/>
          <w:szCs w:val="24"/>
          <w:rtl/>
          <w:lang w:eastAsia="he-IL"/>
        </w:rPr>
      </w:pPr>
      <w:del w:id="246" w:author="Meryl Etman [2]" w:date="2022-02-15T17:14:00Z">
        <w:r w:rsidRPr="000206FA" w:rsidDel="00981AA0">
          <w:rPr>
            <w:rFonts w:ascii="Times New Roman" w:eastAsia="Times New Roman" w:hAnsi="Times New Roman" w:cs="David"/>
            <w:sz w:val="24"/>
            <w:szCs w:val="24"/>
            <w:rtl/>
            <w:lang w:eastAsia="he-IL"/>
          </w:rPr>
          <w:delText>ג</w:delText>
        </w:r>
      </w:del>
      <w:ins w:id="247" w:author="Meryl Etman [2]" w:date="2022-02-15T17:14:00Z">
        <w:r w:rsidR="00981AA0">
          <w:rPr>
            <w:rFonts w:ascii="Times New Roman" w:eastAsia="Times New Roman" w:hAnsi="Times New Roman" w:cs="David" w:hint="cs"/>
            <w:sz w:val="24"/>
            <w:szCs w:val="24"/>
            <w:rtl/>
            <w:lang w:eastAsia="he-IL"/>
          </w:rPr>
          <w:t>ד</w:t>
        </w:r>
      </w:ins>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sz w:val="24"/>
          <w:szCs w:val="24"/>
          <w:rtl/>
          <w:lang w:eastAsia="he-IL"/>
        </w:rPr>
        <w:tab/>
      </w:r>
      <w:del w:id="248" w:author="Meryl Etman [2]" w:date="2022-02-15T17:14:00Z">
        <w:r w:rsidRPr="000206FA" w:rsidDel="00981AA0">
          <w:rPr>
            <w:rFonts w:ascii="Times New Roman" w:eastAsia="Times New Roman" w:hAnsi="Times New Roman" w:cs="David"/>
            <w:sz w:val="24"/>
            <w:szCs w:val="24"/>
            <w:rtl/>
            <w:lang w:eastAsia="he-IL"/>
          </w:rPr>
          <w:delText>לאחר גמר התכנון המפורט והמכרזים, ואישור עבודות שלב זה</w:delText>
        </w:r>
      </w:del>
    </w:p>
    <w:p w14:paraId="582AB0B2" w14:textId="59BC1509" w:rsidR="000206FA" w:rsidRPr="000206FA" w:rsidRDefault="000206FA" w:rsidP="00981AA0">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del w:id="249" w:author="Meryl Etman [2]" w:date="2022-02-15T17:14:00Z">
        <w:r w:rsidRPr="000206FA" w:rsidDel="00981AA0">
          <w:rPr>
            <w:rFonts w:ascii="Times New Roman" w:eastAsia="Times New Roman" w:hAnsi="Times New Roman" w:cs="David"/>
            <w:sz w:val="24"/>
            <w:szCs w:val="24"/>
            <w:rtl/>
            <w:lang w:eastAsia="he-IL"/>
          </w:rPr>
          <w:tab/>
          <w:delText>ע"י המזמין</w:delText>
        </w:r>
      </w:del>
      <w:ins w:id="250" w:author="Meryl Etman [2]" w:date="2022-02-15T17:14:00Z">
        <w:r w:rsidR="00981AA0">
          <w:rPr>
            <w:rFonts w:ascii="Times New Roman" w:eastAsia="Times New Roman" w:hAnsi="Times New Roman" w:cs="David" w:hint="cs"/>
            <w:sz w:val="24"/>
            <w:szCs w:val="24"/>
            <w:rtl/>
            <w:lang w:eastAsia="he-IL"/>
          </w:rPr>
          <w:t>לאחר קבלת אישור של</w:t>
        </w:r>
      </w:ins>
      <w:ins w:id="251" w:author="Meryl Etman [2]" w:date="2022-02-15T17:15:00Z">
        <w:r w:rsidR="00981AA0">
          <w:rPr>
            <w:rFonts w:ascii="Times New Roman" w:eastAsia="Times New Roman" w:hAnsi="Times New Roman" w:cs="David" w:hint="cs"/>
            <w:sz w:val="24"/>
            <w:szCs w:val="24"/>
            <w:rtl/>
            <w:lang w:eastAsia="he-IL"/>
          </w:rPr>
          <w:t xml:space="preserve">ב א' ממכון </w:t>
        </w:r>
      </w:ins>
      <w:ins w:id="252" w:author="Meryl Etman [2]" w:date="2022-02-15T17:20:00Z">
        <w:r w:rsidR="007F4F5A">
          <w:rPr>
            <w:rFonts w:ascii="Times New Roman" w:eastAsia="Times New Roman" w:hAnsi="Times New Roman" w:cs="David" w:hint="cs"/>
            <w:sz w:val="24"/>
            <w:szCs w:val="24"/>
            <w:rtl/>
            <w:lang w:eastAsia="he-IL"/>
          </w:rPr>
          <w:t xml:space="preserve">ההתעדה </w:t>
        </w:r>
      </w:ins>
      <w:ins w:id="253" w:author="Meryl Etman [2]" w:date="2022-02-15T17:19:00Z">
        <w:r w:rsidR="007F4F5A">
          <w:rPr>
            <w:rFonts w:ascii="Times New Roman" w:eastAsia="Times New Roman" w:hAnsi="Times New Roman" w:cs="David" w:hint="cs"/>
            <w:sz w:val="24"/>
            <w:szCs w:val="24"/>
            <w:rtl/>
            <w:lang w:eastAsia="he-IL"/>
          </w:rPr>
          <w:t>......................</w:t>
        </w:r>
      </w:ins>
      <w:ins w:id="254" w:author="Meryl Etman [2]" w:date="2022-02-15T17:20:00Z">
        <w:r w:rsidR="007F4F5A">
          <w:rPr>
            <w:rFonts w:ascii="Times New Roman" w:eastAsia="Times New Roman" w:hAnsi="Times New Roman" w:cs="David" w:hint="cs"/>
            <w:sz w:val="24"/>
            <w:szCs w:val="24"/>
            <w:rtl/>
            <w:lang w:eastAsia="he-IL"/>
          </w:rPr>
          <w:t xml:space="preserve"> 4</w:t>
        </w:r>
      </w:ins>
      <w:ins w:id="255" w:author="Meryl Etman [2]" w:date="2022-02-15T17:19:00Z">
        <w:r w:rsidR="007F4F5A" w:rsidRPr="000206FA">
          <w:rPr>
            <w:rFonts w:ascii="Times New Roman" w:eastAsia="Times New Roman" w:hAnsi="Times New Roman" w:cs="David" w:hint="cs"/>
            <w:sz w:val="24"/>
            <w:szCs w:val="24"/>
            <w:rtl/>
            <w:lang w:eastAsia="he-IL"/>
          </w:rPr>
          <w:t>0%</w:t>
        </w:r>
      </w:ins>
      <w:ins w:id="256" w:author="Meryl Etman [2]" w:date="2022-02-15T17:20:00Z">
        <w:r w:rsidR="007F4F5A">
          <w:rPr>
            <w:rFonts w:ascii="Times New Roman" w:eastAsia="Times New Roman" w:hAnsi="Times New Roman" w:cs="David" w:hint="cs"/>
            <w:sz w:val="24"/>
            <w:szCs w:val="24"/>
            <w:rtl/>
            <w:lang w:eastAsia="he-IL"/>
          </w:rPr>
          <w:t xml:space="preserve"> </w:t>
        </w:r>
      </w:ins>
      <w:del w:id="257" w:author="Meryl Etman [2]" w:date="2022-02-15T17:20:00Z">
        <w:r w:rsidR="0004388B" w:rsidDel="007F4F5A">
          <w:rPr>
            <w:rFonts w:ascii="Times New Roman" w:eastAsia="Times New Roman" w:hAnsi="Times New Roman" w:cs="David" w:hint="cs"/>
            <w:sz w:val="24"/>
            <w:szCs w:val="24"/>
            <w:rtl/>
            <w:lang w:eastAsia="he-IL"/>
          </w:rPr>
          <w:delText>............................................</w:delText>
        </w:r>
      </w:del>
      <w:del w:id="258" w:author="Meryl Etman [2]" w:date="2022-02-15T17:19:00Z">
        <w:r w:rsidR="0004388B" w:rsidDel="007F4F5A">
          <w:rPr>
            <w:rFonts w:ascii="Times New Roman" w:eastAsia="Times New Roman" w:hAnsi="Times New Roman" w:cs="David" w:hint="cs"/>
            <w:sz w:val="24"/>
            <w:szCs w:val="24"/>
            <w:rtl/>
            <w:lang w:eastAsia="he-IL"/>
          </w:rPr>
          <w:delText>........</w:delText>
        </w:r>
      </w:del>
      <w:del w:id="259" w:author="Meryl Etman [2]" w:date="2022-02-15T17:20:00Z">
        <w:r w:rsidR="0004388B" w:rsidDel="007F4F5A">
          <w:rPr>
            <w:rFonts w:ascii="Times New Roman" w:eastAsia="Times New Roman" w:hAnsi="Times New Roman" w:cs="David" w:hint="cs"/>
            <w:sz w:val="24"/>
            <w:szCs w:val="24"/>
            <w:rtl/>
            <w:lang w:eastAsia="he-IL"/>
          </w:rPr>
          <w:delText>...........................</w:delText>
        </w:r>
      </w:del>
      <w:del w:id="260" w:author="Meryl Etman [2]" w:date="2022-02-15T17:15:00Z">
        <w:r w:rsidRPr="000206FA" w:rsidDel="00981AA0">
          <w:rPr>
            <w:rFonts w:ascii="Times New Roman" w:eastAsia="Times New Roman" w:hAnsi="Times New Roman" w:cs="David" w:hint="cs"/>
            <w:sz w:val="24"/>
            <w:szCs w:val="24"/>
            <w:rtl/>
            <w:lang w:eastAsia="he-IL"/>
          </w:rPr>
          <w:delText>2</w:delText>
        </w:r>
        <w:r w:rsidRPr="000206FA" w:rsidDel="00981AA0">
          <w:rPr>
            <w:rFonts w:ascii="Times New Roman" w:eastAsia="Times New Roman" w:hAnsi="Times New Roman" w:cs="David"/>
            <w:sz w:val="24"/>
            <w:szCs w:val="24"/>
            <w:rtl/>
            <w:lang w:eastAsia="he-IL"/>
          </w:rPr>
          <w:delText>0</w:delText>
        </w:r>
      </w:del>
      <w:del w:id="261" w:author="Meryl Etman [2]" w:date="2022-02-15T17:20:00Z">
        <w:r w:rsidRPr="000206FA" w:rsidDel="007F4F5A">
          <w:rPr>
            <w:rFonts w:ascii="Times New Roman" w:eastAsia="Times New Roman" w:hAnsi="Times New Roman" w:cs="David"/>
            <w:sz w:val="24"/>
            <w:szCs w:val="24"/>
            <w:rtl/>
            <w:lang w:eastAsia="he-IL"/>
          </w:rPr>
          <w:delText>%</w:delText>
        </w:r>
      </w:del>
    </w:p>
    <w:p w14:paraId="78C97BBF" w14:textId="1909447C" w:rsidR="000206FA" w:rsidRPr="000206FA" w:rsidDel="007F4F5A" w:rsidRDefault="000206FA" w:rsidP="000206FA">
      <w:pPr>
        <w:widowControl w:val="0"/>
        <w:spacing w:before="120" w:beforeAutospacing="0" w:after="60" w:afterAutospacing="0" w:line="240" w:lineRule="auto"/>
        <w:ind w:left="2160" w:hanging="720"/>
        <w:rPr>
          <w:del w:id="262" w:author="Meryl Etman [2]" w:date="2022-02-15T17:15:00Z"/>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ד.</w:t>
      </w:r>
      <w:r w:rsidRPr="000206FA">
        <w:rPr>
          <w:rFonts w:ascii="Times New Roman" w:eastAsia="Times New Roman" w:hAnsi="Times New Roman" w:cs="David"/>
          <w:sz w:val="24"/>
          <w:szCs w:val="24"/>
          <w:rtl/>
          <w:lang w:eastAsia="he-IL"/>
        </w:rPr>
        <w:tab/>
      </w:r>
      <w:del w:id="263" w:author="Meryl Etman [2]" w:date="2022-02-15T17:15:00Z">
        <w:r w:rsidRPr="000206FA" w:rsidDel="007F4F5A">
          <w:rPr>
            <w:rFonts w:ascii="Times New Roman" w:eastAsia="Times New Roman" w:hAnsi="Times New Roman" w:cs="David" w:hint="cs"/>
            <w:sz w:val="24"/>
            <w:szCs w:val="24"/>
            <w:rtl/>
            <w:lang w:eastAsia="he-IL"/>
          </w:rPr>
          <w:delText>לאחר גמר</w:delText>
        </w:r>
        <w:r w:rsidRPr="000206FA" w:rsidDel="007F4F5A">
          <w:rPr>
            <w:rFonts w:ascii="Times New Roman" w:eastAsia="Times New Roman" w:hAnsi="Times New Roman" w:cs="David"/>
            <w:sz w:val="24"/>
            <w:szCs w:val="24"/>
            <w:rtl/>
            <w:lang w:eastAsia="he-IL"/>
          </w:rPr>
          <w:delText xml:space="preserve"> הפיקוח העליון</w:delText>
        </w:r>
        <w:r w:rsidRPr="000206FA" w:rsidDel="007F4F5A">
          <w:rPr>
            <w:rFonts w:ascii="Times New Roman" w:eastAsia="Times New Roman" w:hAnsi="Times New Roman" w:cs="David" w:hint="cs"/>
            <w:sz w:val="24"/>
            <w:szCs w:val="24"/>
            <w:rtl/>
            <w:lang w:eastAsia="he-IL"/>
          </w:rPr>
          <w:delText>, המצאת האישורים</w:delText>
        </w:r>
      </w:del>
    </w:p>
    <w:p w14:paraId="3D0D1577" w14:textId="77777777" w:rsidR="007F4F5A" w:rsidRDefault="000206FA" w:rsidP="007F4F5A">
      <w:pPr>
        <w:widowControl w:val="0"/>
        <w:spacing w:before="120" w:beforeAutospacing="0" w:after="60" w:afterAutospacing="0" w:line="240" w:lineRule="auto"/>
        <w:ind w:left="2160" w:hanging="720"/>
        <w:rPr>
          <w:ins w:id="264" w:author="Meryl Etman [2]" w:date="2022-02-15T17:21:00Z"/>
          <w:rFonts w:ascii="Times New Roman" w:eastAsia="Times New Roman" w:hAnsi="Times New Roman" w:cs="David"/>
          <w:sz w:val="24"/>
          <w:szCs w:val="24"/>
          <w:rtl/>
          <w:lang w:eastAsia="he-IL"/>
        </w:rPr>
      </w:pPr>
      <w:del w:id="265" w:author="Meryl Etman [2]" w:date="2022-02-15T17:15:00Z">
        <w:r w:rsidRPr="000206FA" w:rsidDel="007F4F5A">
          <w:rPr>
            <w:rFonts w:ascii="Times New Roman" w:eastAsia="Times New Roman" w:hAnsi="Times New Roman" w:cs="David" w:hint="cs"/>
            <w:sz w:val="24"/>
            <w:szCs w:val="24"/>
            <w:rtl/>
            <w:lang w:eastAsia="he-IL"/>
          </w:rPr>
          <w:delText>לאכלוס ואי</w:delText>
        </w:r>
        <w:r w:rsidR="0004388B" w:rsidDel="007F4F5A">
          <w:rPr>
            <w:rFonts w:ascii="Times New Roman" w:eastAsia="Times New Roman" w:hAnsi="Times New Roman" w:cs="David" w:hint="cs"/>
            <w:sz w:val="24"/>
            <w:szCs w:val="24"/>
            <w:rtl/>
            <w:lang w:eastAsia="he-IL"/>
          </w:rPr>
          <w:delText>שור עבודות שלב זה על ידי המזמין</w:delText>
        </w:r>
      </w:del>
      <w:ins w:id="266" w:author="Meryl Etman [2]" w:date="2022-02-15T17:15:00Z">
        <w:r w:rsidR="007F4F5A">
          <w:rPr>
            <w:rFonts w:ascii="Times New Roman" w:eastAsia="Times New Roman" w:hAnsi="Times New Roman" w:cs="David" w:hint="cs"/>
            <w:sz w:val="24"/>
            <w:szCs w:val="24"/>
            <w:rtl/>
            <w:lang w:eastAsia="he-IL"/>
          </w:rPr>
          <w:t xml:space="preserve">לאחר השלמת הפיקוח העליון, קבלת אישור שלב ב' </w:t>
        </w:r>
      </w:ins>
    </w:p>
    <w:p w14:paraId="649D3B7B" w14:textId="747207E7" w:rsidR="000206FA" w:rsidRPr="000206FA" w:rsidRDefault="007F4F5A" w:rsidP="007F4F5A">
      <w:pPr>
        <w:widowControl w:val="0"/>
        <w:spacing w:before="120" w:beforeAutospacing="0" w:after="60" w:afterAutospacing="0" w:line="240" w:lineRule="auto"/>
        <w:ind w:left="2160"/>
        <w:rPr>
          <w:rFonts w:ascii="Times New Roman" w:eastAsia="Times New Roman" w:hAnsi="Times New Roman" w:cs="David"/>
          <w:sz w:val="24"/>
          <w:szCs w:val="24"/>
          <w:rtl/>
          <w:lang w:eastAsia="he-IL"/>
        </w:rPr>
      </w:pPr>
      <w:ins w:id="267" w:author="Meryl Etman [2]" w:date="2022-02-15T17:15:00Z">
        <w:r>
          <w:rPr>
            <w:rFonts w:ascii="Times New Roman" w:eastAsia="Times New Roman" w:hAnsi="Times New Roman" w:cs="David" w:hint="cs"/>
            <w:sz w:val="24"/>
            <w:szCs w:val="24"/>
            <w:rtl/>
            <w:lang w:eastAsia="he-IL"/>
          </w:rPr>
          <w:t xml:space="preserve">וטופס </w:t>
        </w:r>
      </w:ins>
      <w:ins w:id="268" w:author="Meryl Etman [2]" w:date="2022-02-15T17:16:00Z">
        <w:r>
          <w:rPr>
            <w:rFonts w:ascii="Times New Roman" w:eastAsia="Times New Roman" w:hAnsi="Times New Roman" w:cs="David" w:hint="cs"/>
            <w:sz w:val="24"/>
            <w:szCs w:val="24"/>
            <w:rtl/>
            <w:lang w:eastAsia="he-IL"/>
          </w:rPr>
          <w:t xml:space="preserve">4 </w:t>
        </w:r>
      </w:ins>
      <w:r w:rsidR="0004388B">
        <w:rPr>
          <w:rFonts w:ascii="Times New Roman" w:eastAsia="Times New Roman" w:hAnsi="Times New Roman" w:cs="David" w:hint="cs"/>
          <w:sz w:val="24"/>
          <w:szCs w:val="24"/>
          <w:rtl/>
          <w:lang w:eastAsia="he-IL"/>
        </w:rPr>
        <w:t>.</w:t>
      </w:r>
      <w:ins w:id="269" w:author="Meryl Etman [2]" w:date="2022-02-15T17:21:00Z">
        <w:r>
          <w:rPr>
            <w:rFonts w:ascii="Times New Roman" w:eastAsia="Times New Roman" w:hAnsi="Times New Roman" w:cs="David" w:hint="cs"/>
            <w:sz w:val="24"/>
            <w:szCs w:val="24"/>
            <w:rtl/>
            <w:lang w:eastAsia="he-IL"/>
          </w:rPr>
          <w:t xml:space="preserve"> </w:t>
        </w:r>
      </w:ins>
      <w:r w:rsidR="0004388B">
        <w:rPr>
          <w:rFonts w:ascii="Times New Roman" w:eastAsia="Times New Roman" w:hAnsi="Times New Roman" w:cs="David" w:hint="cs"/>
          <w:sz w:val="24"/>
          <w:szCs w:val="24"/>
          <w:rtl/>
          <w:lang w:eastAsia="he-IL"/>
        </w:rPr>
        <w:t>...........</w:t>
      </w:r>
      <w:ins w:id="270" w:author="Meryl Etman [2]" w:date="2022-02-15T17:21:00Z">
        <w:r>
          <w:rPr>
            <w:rFonts w:ascii="Times New Roman" w:eastAsia="Times New Roman" w:hAnsi="Times New Roman" w:cs="David" w:hint="cs"/>
            <w:sz w:val="24"/>
            <w:szCs w:val="24"/>
            <w:rtl/>
            <w:lang w:eastAsia="he-IL"/>
          </w:rPr>
          <w:t>...........................................</w:t>
        </w:r>
      </w:ins>
      <w:r w:rsidR="0004388B">
        <w:rPr>
          <w:rFonts w:ascii="Times New Roman" w:eastAsia="Times New Roman" w:hAnsi="Times New Roman" w:cs="David" w:hint="cs"/>
          <w:sz w:val="24"/>
          <w:szCs w:val="24"/>
          <w:rtl/>
          <w:lang w:eastAsia="he-IL"/>
        </w:rPr>
        <w:t>.................</w:t>
      </w:r>
      <w:del w:id="271" w:author="Meryl Etman [2]" w:date="2022-02-15T17:16:00Z">
        <w:r w:rsidR="000206FA" w:rsidRPr="000206FA" w:rsidDel="007F4F5A">
          <w:rPr>
            <w:rFonts w:ascii="Times New Roman" w:eastAsia="Times New Roman" w:hAnsi="Times New Roman" w:cs="David"/>
            <w:sz w:val="24"/>
            <w:szCs w:val="24"/>
            <w:rtl/>
            <w:lang w:eastAsia="he-IL"/>
          </w:rPr>
          <w:delText>1</w:delText>
        </w:r>
        <w:r w:rsidR="000206FA" w:rsidRPr="000206FA" w:rsidDel="007F4F5A">
          <w:rPr>
            <w:rFonts w:ascii="Times New Roman" w:eastAsia="Times New Roman" w:hAnsi="Times New Roman" w:cs="David" w:hint="cs"/>
            <w:sz w:val="24"/>
            <w:szCs w:val="24"/>
            <w:rtl/>
            <w:lang w:eastAsia="he-IL"/>
          </w:rPr>
          <w:delText>0</w:delText>
        </w:r>
      </w:del>
      <w:ins w:id="272" w:author="Meryl Etman [2]" w:date="2022-02-15T17:16:00Z">
        <w:r>
          <w:rPr>
            <w:rFonts w:ascii="Times New Roman" w:eastAsia="Times New Roman" w:hAnsi="Times New Roman" w:cs="David" w:hint="cs"/>
            <w:sz w:val="24"/>
            <w:szCs w:val="24"/>
            <w:rtl/>
            <w:lang w:eastAsia="he-IL"/>
          </w:rPr>
          <w:t>2</w:t>
        </w:r>
        <w:r w:rsidRPr="000206FA">
          <w:rPr>
            <w:rFonts w:ascii="Times New Roman" w:eastAsia="Times New Roman" w:hAnsi="Times New Roman" w:cs="David" w:hint="cs"/>
            <w:sz w:val="24"/>
            <w:szCs w:val="24"/>
            <w:rtl/>
            <w:lang w:eastAsia="he-IL"/>
          </w:rPr>
          <w:t>0</w:t>
        </w:r>
      </w:ins>
      <w:r w:rsidR="000206FA" w:rsidRPr="000206FA">
        <w:rPr>
          <w:rFonts w:ascii="Times New Roman" w:eastAsia="Times New Roman" w:hAnsi="Times New Roman" w:cs="David"/>
          <w:sz w:val="24"/>
          <w:szCs w:val="24"/>
          <w:rtl/>
          <w:lang w:eastAsia="he-IL"/>
        </w:rPr>
        <w:t>%</w:t>
      </w:r>
    </w:p>
    <w:p w14:paraId="7EFFC980"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5E24250" w14:textId="77777777"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4416D8FE" w14:textId="77777777"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3B8F71A0"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60 יום מתאריך אישור החשבון ע"י המנהל.</w:t>
      </w:r>
    </w:p>
    <w:p w14:paraId="0906C971"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46A9E02"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693CA823" w14:textId="2A951EC3"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6T00:00:00Z">
            <w:dateFormat w:val="dd/MM/yyyy"/>
            <w:lid w:val="he-IL"/>
            <w:storeMappedDataAs w:val="dateTime"/>
            <w:calendar w:val="gregorian"/>
          </w:date>
        </w:sdtPr>
        <w:sdtEndPr>
          <w:rPr>
            <w:rFonts w:hint="cs"/>
          </w:rPr>
        </w:sdtEndPr>
        <w:sdtContent>
          <w:ins w:id="273" w:author="Meryl Etman" w:date="2022-02-16T12:21:00Z">
            <w:r w:rsidR="00725637">
              <w:rPr>
                <w:rFonts w:ascii="Times New Roman" w:eastAsia="Times New Roman" w:hAnsi="Times New Roman" w:cs="David" w:hint="cs"/>
                <w:color w:val="008000"/>
                <w:sz w:val="24"/>
                <w:szCs w:val="24"/>
                <w:rtl/>
                <w:lang w:eastAsia="he-IL"/>
              </w:rPr>
              <w:t>‏16/02/2022</w:t>
            </w:r>
          </w:ins>
        </w:sdtContent>
      </w:sdt>
      <w:r w:rsidRPr="00B27B4C">
        <w:rPr>
          <w:rFonts w:ascii="Times New Roman" w:eastAsia="Times New Roman" w:hAnsi="Times New Roman" w:cs="David" w:hint="cs"/>
          <w:bCs/>
          <w:color w:val="FF0000"/>
          <w:sz w:val="24"/>
          <w:szCs w:val="24"/>
          <w:rtl/>
          <w:lang w:eastAsia="he-IL"/>
        </w:rPr>
        <w:br/>
      </w:r>
    </w:p>
    <w:p w14:paraId="570B38C1" w14:textId="77777777" w:rsidR="00EE7345" w:rsidRPr="00B27B4C" w:rsidRDefault="00EE7345">
      <w:pPr>
        <w:widowControl w:val="0"/>
        <w:spacing w:before="0" w:beforeAutospacing="0" w:after="0" w:afterAutospacing="0" w:line="240" w:lineRule="auto"/>
        <w:rPr>
          <w:rFonts w:ascii="Times New Roman" w:eastAsia="Times New Roman" w:hAnsi="Times New Roman" w:cs="David"/>
          <w:sz w:val="24"/>
          <w:szCs w:val="24"/>
          <w:rtl/>
          <w:lang w:eastAsia="he-IL"/>
        </w:rPr>
        <w:pPrChange w:id="274" w:author="Meryl Etman [2]" w:date="2021-11-28T14:34:00Z">
          <w:pPr>
            <w:widowControl w:val="0"/>
            <w:spacing w:before="0" w:beforeAutospacing="0" w:after="0" w:afterAutospacing="0" w:line="240" w:lineRule="auto"/>
            <w:jc w:val="both"/>
          </w:pPr>
        </w:pPrChange>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48D2F7C" w14:textId="3F19E433" w:rsidR="00EE7345" w:rsidRPr="00B27B4C" w:rsidRDefault="00886122">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275" w:author="Meryl Etman [2]" w:date="2021-11-28T14:34:00Z">
              <w:pPr>
                <w:widowControl w:val="0"/>
                <w:spacing w:before="0" w:beforeAutospacing="0" w:after="0" w:afterAutospacing="0" w:line="240" w:lineRule="auto"/>
                <w:jc w:val="both"/>
              </w:pPr>
            </w:pPrChange>
          </w:pPr>
          <w:ins w:id="276" w:author="Meryl Etman" w:date="2021-11-28T14:17: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17638D0E"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126FFDE"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032C0D0"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61BCB3F"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3510801"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ACD938" w14:textId="64B32115"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7" w:author="Meryl Etman" w:date="2021-11-28T14:19:00Z">
            <w:r w:rsidR="00886122">
              <w:rPr>
                <w:rFonts w:ascii="Times New Roman" w:eastAsia="Times New Roman" w:hAnsi="Times New Roman" w:cs="David"/>
                <w:color w:val="008000"/>
                <w:sz w:val="24"/>
                <w:szCs w:val="24"/>
                <w:rtl/>
                <w:lang w:eastAsia="he-IL"/>
              </w:rPr>
              <w:t>סלע בניה ירוקה ומתקדמת</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8" w:author="Meryl Etman" w:date="2021-11-28T14:19:00Z">
            <w:r w:rsidR="00886122">
              <w:rPr>
                <w:rFonts w:ascii="Times New Roman" w:eastAsia="Times New Roman" w:hAnsi="Times New Roman" w:cs="David"/>
                <w:color w:val="008000"/>
                <w:sz w:val="24"/>
                <w:szCs w:val="24"/>
                <w:rtl/>
                <w:lang w:eastAsia="he-IL"/>
              </w:rPr>
              <w:t>סלע בניה ירוקה ומתקדמת</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9" w:author="Meryl Etman" w:date="2021-11-28T14:19:00Z">
            <w:r w:rsidR="00886122">
              <w:rPr>
                <w:rFonts w:ascii="Times New Roman" w:eastAsia="Times New Roman" w:hAnsi="Times New Roman" w:cs="David"/>
                <w:color w:val="008000"/>
                <w:sz w:val="24"/>
                <w:szCs w:val="24"/>
                <w:rtl/>
                <w:lang w:eastAsia="he-IL"/>
              </w:rPr>
              <w:t>סלע בניה ירוקה ומתקדמת</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015FE6D"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6CE8791" w14:textId="4D9CEEB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0" w:author="Meryl Etman" w:date="2021-11-28T14:19:00Z">
            <w:r w:rsidR="00886122">
              <w:rPr>
                <w:rFonts w:ascii="Times New Roman" w:eastAsia="Times New Roman" w:hAnsi="Times New Roman" w:cs="David"/>
                <w:color w:val="008000"/>
                <w:sz w:val="24"/>
                <w:szCs w:val="24"/>
                <w:rtl/>
                <w:lang w:eastAsia="he-IL"/>
              </w:rPr>
              <w:t>סלע בניה ירוקה ומתקדמת</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בניה ירוקה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81" w:author="Meryl Etman" w:date="2021-11-28T14:14:00Z">
            <w:r w:rsidR="004E02BD">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6C33BC0F"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C28B5B" w14:textId="425F5003"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2" w:author="Meryl Etman" w:date="2021-11-28T14:19:00Z">
            <w:r w:rsidR="00886122">
              <w:rPr>
                <w:rFonts w:ascii="Times New Roman" w:eastAsia="Times New Roman" w:hAnsi="Times New Roman" w:cs="David"/>
                <w:color w:val="008000"/>
                <w:sz w:val="24"/>
                <w:szCs w:val="24"/>
                <w:rtl/>
                <w:lang w:eastAsia="he-IL"/>
              </w:rPr>
              <w:t>סלע בניה ירוקה ומתקדמת</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D68D7EF"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A30B64D" w14:textId="4FFD339E"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3" w:author="Meryl Etman" w:date="2021-11-28T14:19:00Z">
            <w:r w:rsidR="00886122">
              <w:rPr>
                <w:rFonts w:ascii="Times New Roman" w:eastAsia="Times New Roman" w:hAnsi="Times New Roman" w:cs="David"/>
                <w:color w:val="008000"/>
                <w:sz w:val="24"/>
                <w:szCs w:val="24"/>
                <w:rtl/>
                <w:lang w:eastAsia="he-IL"/>
              </w:rPr>
              <w:t>סלע בניה ירוקה ומתקדמת</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9CE96F2"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58175C4"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28FAE5A"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209DD9"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75437B8"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EA55ED"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CEF34E6"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FCD2031"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B58B9F7" w14:textId="77777777" w:rsidR="00EE7345" w:rsidRPr="00435A20"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5E2FB1E"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FC88530" w14:textId="7F28C733"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4" w:author="Meryl Etman" w:date="2021-11-28T14:19:00Z">
            <w:r w:rsidR="00886122">
              <w:rPr>
                <w:rFonts w:ascii="Times New Roman" w:eastAsia="Times New Roman" w:hAnsi="Times New Roman" w:cs="David"/>
                <w:color w:val="008000"/>
                <w:sz w:val="24"/>
                <w:szCs w:val="24"/>
                <w:rtl/>
                <w:lang w:eastAsia="he-IL"/>
              </w:rPr>
              <w:t>סלע בניה ירוקה ומתקדמת</w:t>
            </w:r>
          </w:ins>
        </w:sdtContent>
      </w:sdt>
    </w:p>
    <w:p w14:paraId="2AAA73BB"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82698FC"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BC7E366"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E6B9074"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F918828"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D215474"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DB427E2" w14:textId="77777777" w:rsidR="002975A7" w:rsidRDefault="002975A7">
      <w:pPr>
        <w:bidi w:val="0"/>
        <w:spacing w:before="0" w:beforeAutospacing="0" w:after="160" w:afterAutospacing="0" w:line="259" w:lineRule="auto"/>
        <w:rPr>
          <w:ins w:id="285" w:author="Meryl Etman [2]" w:date="2021-11-28T14:34:00Z"/>
          <w:rFonts w:ascii="Times New Roman" w:eastAsia="Times New Roman" w:hAnsi="Times New Roman" w:cs="David"/>
          <w:bCs/>
          <w:sz w:val="20"/>
          <w:szCs w:val="24"/>
          <w:u w:val="single"/>
          <w:rtl/>
          <w:lang w:eastAsia="he-IL"/>
        </w:rPr>
      </w:pPr>
      <w:ins w:id="286" w:author="Meryl Etman [2]" w:date="2021-11-28T14:34:00Z">
        <w:r>
          <w:rPr>
            <w:rFonts w:ascii="Times New Roman" w:eastAsia="Times New Roman" w:hAnsi="Times New Roman" w:cs="David"/>
            <w:bCs/>
            <w:sz w:val="20"/>
            <w:szCs w:val="24"/>
            <w:u w:val="single"/>
            <w:rtl/>
            <w:lang w:eastAsia="he-IL"/>
          </w:rPr>
          <w:br w:type="page"/>
        </w:r>
      </w:ins>
    </w:p>
    <w:p w14:paraId="42B1AB99" w14:textId="72B03A29" w:rsidR="00937C9F" w:rsidRPr="00232692"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510F508" w14:textId="77777777" w:rsidR="00937C9F" w:rsidRPr="0009511C"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669515B0" w14:textId="77777777" w:rsidR="00937C9F" w:rsidRPr="002419E5"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06DDC5B" w14:textId="77777777" w:rsidR="00937C9F" w:rsidRPr="0009511C" w:rsidRDefault="00937C9F" w:rsidP="00937C9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1AB3341"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6FD9EDD3"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16859940"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E54E32D"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99BEE4B"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E118EE3"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2A3538F"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7EC97E85"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307B1F9"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9436876"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A0B49E4"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E1E6D32" w14:textId="77777777" w:rsidR="00937C9F" w:rsidRDefault="00937C9F" w:rsidP="00937C9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304FE7F0" w14:textId="77777777" w:rsidR="00937C9F" w:rsidRPr="002419E5"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481B4B0" w14:textId="77777777" w:rsidR="00937C9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7EFD76E3" w14:textId="77777777" w:rsidR="00937C9F" w:rsidRPr="00400B84" w:rsidRDefault="00937C9F" w:rsidP="00937C9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37C9F" w:rsidRPr="0009511C" w14:paraId="23B60F20" w14:textId="77777777" w:rsidTr="00886122">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CC6D015"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229ABF1"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37C9F" w:rsidRPr="0009511C" w14:paraId="2E41D5FF" w14:textId="77777777" w:rsidTr="00886122">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A6EF88C"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37C9F" w:rsidRPr="0009511C" w14:paraId="3DD85A12" w14:textId="77777777" w:rsidTr="00886122">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EBB67E3"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68D378B"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298C5A8"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9E3A907"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37C9F" w:rsidRPr="0009511C" w14:paraId="0A1FC790" w14:textId="77777777" w:rsidTr="00886122">
        <w:trPr>
          <w:trHeight w:val="551"/>
        </w:trPr>
        <w:tc>
          <w:tcPr>
            <w:tcW w:w="4068" w:type="dxa"/>
            <w:tcBorders>
              <w:top w:val="single" w:sz="4" w:space="0" w:color="auto"/>
              <w:left w:val="single" w:sz="4" w:space="0" w:color="auto"/>
              <w:bottom w:val="single" w:sz="4" w:space="0" w:color="auto"/>
              <w:right w:val="single" w:sz="4" w:space="0" w:color="auto"/>
            </w:tcBorders>
            <w:hideMark/>
          </w:tcPr>
          <w:p w14:paraId="300426ED"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A562964"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67EAC42"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4A32C08" w14:textId="77777777" w:rsidR="00937C9F" w:rsidRPr="0009511C" w:rsidRDefault="00937C9F" w:rsidP="00886122">
            <w:pPr>
              <w:spacing w:before="0" w:beforeAutospacing="0" w:after="0" w:afterAutospacing="0" w:line="240" w:lineRule="auto"/>
              <w:ind w:left="50" w:right="78"/>
              <w:rPr>
                <w:rFonts w:ascii="David" w:eastAsia="Calibri" w:hAnsi="David" w:cs="David"/>
                <w:b/>
                <w:sz w:val="24"/>
                <w:szCs w:val="24"/>
                <w:rtl/>
                <w:lang w:eastAsia="he-IL"/>
              </w:rPr>
            </w:pPr>
          </w:p>
          <w:p w14:paraId="02DCF066" w14:textId="77777777" w:rsidR="00937C9F" w:rsidRPr="0009511C" w:rsidRDefault="00937C9F" w:rsidP="008861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0FF2316" w14:textId="77777777" w:rsidR="00937C9F" w:rsidRPr="0009511C" w:rsidRDefault="00937C9F" w:rsidP="00886122">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6F1FF61" w14:textId="77777777" w:rsidR="00937C9F" w:rsidRPr="0009511C" w:rsidRDefault="00937C9F" w:rsidP="00886122">
            <w:pPr>
              <w:spacing w:before="0" w:beforeAutospacing="0" w:after="0" w:afterAutospacing="0" w:line="240" w:lineRule="auto"/>
              <w:ind w:left="50" w:right="78"/>
              <w:rPr>
                <w:rFonts w:ascii="David" w:eastAsia="Calibri" w:hAnsi="David" w:cs="David"/>
                <w:b/>
                <w:sz w:val="24"/>
                <w:szCs w:val="24"/>
                <w:rtl/>
                <w:lang w:eastAsia="he-IL"/>
              </w:rPr>
            </w:pPr>
          </w:p>
          <w:p w14:paraId="0CDEE483" w14:textId="77777777" w:rsidR="00937C9F" w:rsidRPr="0009511C" w:rsidRDefault="00937C9F" w:rsidP="008861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DF138E0" w14:textId="77777777" w:rsidR="00937C9F" w:rsidRPr="0009511C" w:rsidRDefault="00937C9F" w:rsidP="00886122">
            <w:pPr>
              <w:spacing w:before="0" w:beforeAutospacing="0" w:after="0" w:afterAutospacing="0" w:line="240" w:lineRule="auto"/>
              <w:ind w:left="50" w:right="78"/>
              <w:rPr>
                <w:rFonts w:ascii="David" w:eastAsia="Calibri" w:hAnsi="David" w:cs="David"/>
                <w:b/>
                <w:sz w:val="24"/>
                <w:szCs w:val="24"/>
                <w:rtl/>
                <w:lang w:eastAsia="he-IL"/>
              </w:rPr>
            </w:pPr>
          </w:p>
        </w:tc>
      </w:tr>
      <w:tr w:rsidR="00937C9F" w:rsidRPr="0009511C" w14:paraId="4E9FBC95" w14:textId="77777777" w:rsidTr="00886122">
        <w:trPr>
          <w:trHeight w:val="571"/>
        </w:trPr>
        <w:tc>
          <w:tcPr>
            <w:tcW w:w="4068" w:type="dxa"/>
            <w:tcBorders>
              <w:top w:val="single" w:sz="4" w:space="0" w:color="auto"/>
              <w:left w:val="single" w:sz="4" w:space="0" w:color="auto"/>
              <w:bottom w:val="single" w:sz="4" w:space="0" w:color="auto"/>
              <w:right w:val="single" w:sz="4" w:space="0" w:color="auto"/>
            </w:tcBorders>
            <w:hideMark/>
          </w:tcPr>
          <w:p w14:paraId="00379F28"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0E16BB7"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2EE2F70"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9EA963" w14:textId="77777777" w:rsidR="00937C9F" w:rsidRPr="0009511C" w:rsidRDefault="00937C9F" w:rsidP="0088612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D522AB" w14:textId="77777777" w:rsidR="00937C9F" w:rsidRPr="0009511C" w:rsidRDefault="00937C9F" w:rsidP="00886122">
            <w:pPr>
              <w:spacing w:before="0" w:beforeAutospacing="0" w:after="0" w:afterAutospacing="0" w:line="256" w:lineRule="auto"/>
              <w:rPr>
                <w:rFonts w:ascii="David" w:eastAsia="Calibri" w:hAnsi="David" w:cs="David"/>
                <w:b/>
                <w:sz w:val="24"/>
                <w:szCs w:val="24"/>
                <w:lang w:eastAsia="he-IL"/>
              </w:rPr>
            </w:pPr>
          </w:p>
        </w:tc>
      </w:tr>
      <w:tr w:rsidR="00937C9F" w:rsidRPr="0009511C" w14:paraId="5B2D4AF3" w14:textId="77777777" w:rsidTr="00886122">
        <w:trPr>
          <w:trHeight w:val="391"/>
        </w:trPr>
        <w:tc>
          <w:tcPr>
            <w:tcW w:w="4068" w:type="dxa"/>
            <w:tcBorders>
              <w:top w:val="single" w:sz="4" w:space="0" w:color="auto"/>
              <w:left w:val="single" w:sz="4" w:space="0" w:color="auto"/>
              <w:bottom w:val="single" w:sz="4" w:space="0" w:color="auto"/>
              <w:right w:val="single" w:sz="4" w:space="0" w:color="auto"/>
            </w:tcBorders>
            <w:hideMark/>
          </w:tcPr>
          <w:p w14:paraId="61127E63"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D878923"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3A4D024" w14:textId="77777777" w:rsidR="00937C9F" w:rsidRPr="0009511C" w:rsidRDefault="00937C9F" w:rsidP="00886122">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D1D969" w14:textId="77777777" w:rsidR="00937C9F" w:rsidRPr="0009511C" w:rsidRDefault="00937C9F" w:rsidP="0088612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8E4D03" w14:textId="77777777" w:rsidR="00937C9F" w:rsidRPr="0009511C" w:rsidRDefault="00937C9F" w:rsidP="00886122">
            <w:pPr>
              <w:spacing w:before="0" w:beforeAutospacing="0" w:after="0" w:afterAutospacing="0" w:line="256" w:lineRule="auto"/>
              <w:rPr>
                <w:rFonts w:ascii="David" w:eastAsia="Calibri" w:hAnsi="David" w:cs="David"/>
                <w:b/>
                <w:sz w:val="24"/>
                <w:szCs w:val="24"/>
                <w:lang w:eastAsia="he-IL"/>
              </w:rPr>
            </w:pPr>
          </w:p>
        </w:tc>
      </w:tr>
    </w:tbl>
    <w:p w14:paraId="73A12477" w14:textId="77777777" w:rsidR="00937C9F" w:rsidRPr="0009511C" w:rsidRDefault="00937C9F" w:rsidP="00937C9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37C9F" w:rsidRPr="0009511C" w14:paraId="24D486D6" w14:textId="77777777" w:rsidTr="00886122">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800E16B"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37C9F" w:rsidRPr="0009511C" w14:paraId="77EC4C8F" w14:textId="77777777" w:rsidTr="00886122">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84585BB"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6E27FD12"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p>
          <w:p w14:paraId="0F2486D7"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7559DC8"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A92B38E"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8FF4DBD"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5562EF1"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653A0E0"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14F9C9A"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63770B9"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37C9F" w:rsidRPr="0009511C" w14:paraId="4A7D52D3" w14:textId="77777777" w:rsidTr="00886122">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F421012" w14:textId="77777777" w:rsidR="00937C9F" w:rsidRPr="0009511C" w:rsidRDefault="00937C9F" w:rsidP="00886122">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46F61C5" w14:textId="77777777" w:rsidR="00937C9F" w:rsidRPr="0009511C" w:rsidRDefault="00937C9F" w:rsidP="00886122">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006BD9A" w14:textId="77777777" w:rsidR="00937C9F" w:rsidRPr="0009511C" w:rsidRDefault="00937C9F" w:rsidP="00886122">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DA47A2A" w14:textId="77777777" w:rsidR="00937C9F" w:rsidRPr="0009511C" w:rsidRDefault="00937C9F" w:rsidP="00886122">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9EF6017" w14:textId="77777777" w:rsidR="00937C9F" w:rsidRPr="0009511C" w:rsidRDefault="00937C9F" w:rsidP="00886122">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F465376"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7FC8811"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DFCE8D6" w14:textId="77777777" w:rsidR="00937C9F" w:rsidRPr="0009511C" w:rsidRDefault="00937C9F" w:rsidP="00886122">
            <w:pPr>
              <w:spacing w:before="0" w:beforeAutospacing="0" w:after="0" w:afterAutospacing="0" w:line="256" w:lineRule="auto"/>
              <w:rPr>
                <w:rFonts w:ascii="David" w:eastAsia="Calibri" w:hAnsi="David" w:cs="David"/>
                <w:sz w:val="24"/>
                <w:szCs w:val="24"/>
                <w:lang w:eastAsia="he-IL"/>
              </w:rPr>
            </w:pPr>
          </w:p>
        </w:tc>
      </w:tr>
      <w:tr w:rsidR="00937C9F" w:rsidRPr="0009511C" w14:paraId="61100EAD" w14:textId="77777777" w:rsidTr="008861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4DF56DF"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7148A45"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A094A10"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16B2F36"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7FF1DEF"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12C2235"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5291091"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36D3ED4" w14:textId="77777777" w:rsidR="00937C9F" w:rsidRPr="0009511C" w:rsidRDefault="00937C9F" w:rsidP="0088612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37C9F" w:rsidRPr="0009511C" w14:paraId="2F66EEE4" w14:textId="77777777" w:rsidTr="008861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00FDD83"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BB1BC30"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C8D4FDC"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43D7D45"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5FB8B73"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E2163EA"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202D723"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20405FF" w14:textId="77777777" w:rsidR="00937C9F" w:rsidRPr="0009511C" w:rsidRDefault="00937C9F" w:rsidP="0088612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37C9F" w:rsidRPr="0009511C" w14:paraId="29106A48" w14:textId="77777777" w:rsidTr="008861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AE776D9"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CC72A64" w14:textId="77777777" w:rsidR="00937C9F" w:rsidRPr="0009511C" w:rsidRDefault="00937C9F" w:rsidP="00886122">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FB203B6" w14:textId="77777777" w:rsidR="00937C9F" w:rsidRPr="0009511C" w:rsidRDefault="00937C9F" w:rsidP="00886122">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B453E9A" w14:textId="77777777" w:rsidR="00937C9F" w:rsidRPr="0009511C" w:rsidRDefault="00937C9F" w:rsidP="00886122">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A7F597D" w14:textId="77777777" w:rsidR="00937C9F" w:rsidRPr="0009511C" w:rsidRDefault="00937C9F" w:rsidP="00886122">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298C516" w14:textId="77777777" w:rsidR="00937C9F" w:rsidRPr="0009511C" w:rsidRDefault="00937C9F" w:rsidP="00886122">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9CDAB11" w14:textId="77777777" w:rsidR="00937C9F" w:rsidRPr="0009511C" w:rsidRDefault="00937C9F" w:rsidP="008861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2288F5B" w14:textId="77777777" w:rsidR="00937C9F" w:rsidRPr="0009511C" w:rsidRDefault="00937C9F" w:rsidP="00886122">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5CA05EC" w14:textId="77777777" w:rsidR="00937C9F" w:rsidRPr="0009511C" w:rsidRDefault="00937C9F" w:rsidP="00937C9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06219C0A" w14:textId="77777777" w:rsidTr="00886122">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25230A9" w14:textId="77777777" w:rsidR="00937C9F" w:rsidRPr="0009511C" w:rsidRDefault="00937C9F" w:rsidP="008861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37C9F" w:rsidRPr="0009511C" w14:paraId="0EABAEBC" w14:textId="77777777" w:rsidTr="00886122">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26BDA8A" w14:textId="77777777" w:rsidR="00937C9F" w:rsidRPr="0009511C" w:rsidRDefault="00937C9F" w:rsidP="008861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B5B2A87" w14:textId="77777777" w:rsidR="00937C9F" w:rsidRPr="0009511C" w:rsidRDefault="00937C9F" w:rsidP="00937C9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4E56671F" w14:textId="77777777" w:rsidTr="0088612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37B5AC8" w14:textId="77777777" w:rsidR="00937C9F" w:rsidRPr="0009511C" w:rsidRDefault="00937C9F" w:rsidP="00886122">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937C9F" w:rsidRPr="0009511C" w14:paraId="31833273" w14:textId="77777777" w:rsidTr="00886122">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3BF0081" w14:textId="77777777" w:rsidR="00937C9F" w:rsidRPr="0009511C" w:rsidRDefault="00937C9F" w:rsidP="008861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1333A99"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B3665" w:rsidRPr="0009511C" w14:paraId="5D7D6F41" w14:textId="77777777" w:rsidTr="0088612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55BCABB" w14:textId="77777777" w:rsidR="00CB3665" w:rsidRPr="0009511C" w:rsidRDefault="00CB3665" w:rsidP="008861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B3665" w:rsidRPr="0009511C" w14:paraId="207132B6" w14:textId="77777777" w:rsidTr="00886122">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021EC40" w14:textId="77777777" w:rsidR="00CB3665" w:rsidRPr="0009511C" w:rsidRDefault="00CB3665" w:rsidP="00886122">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1B33354"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p w14:paraId="42C4F4BB" w14:textId="77777777" w:rsidR="00937C9F" w:rsidRPr="0009511C" w:rsidRDefault="00937C9F" w:rsidP="00937C9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8ED9442" w14:textId="77777777" w:rsidR="00EE7345" w:rsidRPr="00BD794C" w:rsidRDefault="00EE7345" w:rsidP="00EE734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D5D7826"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5D73148"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B8A6B27"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3D8266"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C0449E"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D1538C4"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22F8919"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4AB7261"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04FB51A"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CE37352"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CCBF890"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480B9C1B"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007091F4" w14:textId="39E1C203"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w:t>
      </w:r>
      <w:del w:id="287" w:author="Meryl Etman [2]" w:date="2021-11-28T14:59:00Z">
        <w:r w:rsidRPr="000206FA" w:rsidDel="00DF29A1">
          <w:rPr>
            <w:rFonts w:ascii="Times New Roman" w:eastAsia="Times New Roman" w:hAnsi="Times New Roman" w:cs="David"/>
            <w:sz w:val="24"/>
            <w:szCs w:val="24"/>
            <w:u w:val="single"/>
            <w:rtl/>
            <w:lang w:eastAsia="he-IL"/>
          </w:rPr>
          <w:delText>נספח ב</w:delText>
        </w:r>
      </w:del>
      <w:ins w:id="288" w:author="Meryl Etman [2]" w:date="2021-11-28T14:59:00Z">
        <w:r w:rsidR="00DF29A1">
          <w:rPr>
            <w:rFonts w:ascii="Times New Roman" w:eastAsia="Times New Roman" w:hAnsi="Times New Roman" w:cs="David"/>
            <w:sz w:val="24"/>
            <w:szCs w:val="24"/>
            <w:u w:val="single"/>
            <w:rtl/>
            <w:lang w:eastAsia="he-IL"/>
          </w:rPr>
          <w:t>נספחים ב וב1</w:t>
        </w:r>
      </w:ins>
      <w:r w:rsidRPr="000206FA">
        <w:rPr>
          <w:rFonts w:ascii="Times New Roman" w:eastAsia="Times New Roman" w:hAnsi="Times New Roman" w:cs="David"/>
          <w:sz w:val="24"/>
          <w:szCs w:val="24"/>
          <w:u w:val="single"/>
          <w:rtl/>
          <w:lang w:eastAsia="he-IL"/>
        </w:rPr>
        <w:t>' ואינו גורע ממנו</w:t>
      </w:r>
    </w:p>
    <w:p w14:paraId="799BDE75" w14:textId="7EF524AD" w:rsidR="000206FA" w:rsidRPr="000206FA" w:rsidDel="00CD7CBB" w:rsidRDefault="000206FA" w:rsidP="000206FA">
      <w:pPr>
        <w:widowControl w:val="0"/>
        <w:spacing w:before="120" w:beforeAutospacing="0" w:after="60" w:afterAutospacing="0" w:line="240" w:lineRule="auto"/>
        <w:jc w:val="center"/>
        <w:rPr>
          <w:del w:id="289" w:author="Meryl Etman" w:date="2021-11-28T14:48:00Z"/>
          <w:rFonts w:ascii="Times New Roman" w:eastAsia="Times New Roman" w:hAnsi="Times New Roman" w:cs="David"/>
          <w:sz w:val="24"/>
          <w:szCs w:val="24"/>
          <w:u w:val="single"/>
          <w:rtl/>
          <w:lang w:eastAsia="he-IL"/>
        </w:rPr>
      </w:pPr>
    </w:p>
    <w:p w14:paraId="4F254B03" w14:textId="71EFC874" w:rsidR="00CD7CBB" w:rsidRPr="00B102AE" w:rsidRDefault="00CD7CBB" w:rsidP="00CD7CBB">
      <w:pPr>
        <w:widowControl w:val="0"/>
        <w:spacing w:before="120" w:beforeAutospacing="0" w:after="60" w:afterAutospacing="0" w:line="240" w:lineRule="auto"/>
        <w:ind w:left="720" w:hanging="720"/>
        <w:jc w:val="both"/>
        <w:rPr>
          <w:ins w:id="290" w:author="Meryl Etman" w:date="2021-11-28T14:48:00Z"/>
          <w:rFonts w:ascii="David" w:eastAsia="Times New Roman" w:hAnsi="David" w:cs="David"/>
          <w:sz w:val="24"/>
          <w:szCs w:val="24"/>
          <w:u w:val="single"/>
          <w:rtl/>
          <w:lang w:eastAsia="he-IL"/>
          <w:rPrChange w:id="291" w:author="Meryl Etman [2]" w:date="2021-11-28T14:51:00Z">
            <w:rPr>
              <w:ins w:id="292" w:author="Meryl Etman" w:date="2021-11-28T14:48:00Z"/>
              <w:rFonts w:ascii="Times New Roman" w:eastAsia="Times New Roman" w:hAnsi="Times New Roman" w:cs="David"/>
              <w:sz w:val="24"/>
              <w:szCs w:val="24"/>
              <w:u w:val="single"/>
              <w:rtl/>
              <w:lang w:eastAsia="he-IL"/>
            </w:rPr>
          </w:rPrChange>
        </w:rPr>
      </w:pPr>
      <w:ins w:id="293" w:author="Meryl Etman" w:date="2021-11-28T14:48:00Z">
        <w:r w:rsidRPr="00B102AE">
          <w:rPr>
            <w:rFonts w:ascii="David" w:eastAsia="Times New Roman" w:hAnsi="David" w:cs="David" w:hint="eastAsia"/>
            <w:sz w:val="24"/>
            <w:szCs w:val="24"/>
            <w:u w:val="single"/>
            <w:rtl/>
            <w:lang w:eastAsia="he-IL"/>
            <w:rPrChange w:id="294" w:author="Meryl Etman [2]" w:date="2021-11-28T14:51:00Z">
              <w:rPr>
                <w:rFonts w:ascii="Times New Roman" w:eastAsia="Times New Roman" w:hAnsi="Times New Roman" w:cs="David" w:hint="eastAsia"/>
                <w:sz w:val="24"/>
                <w:szCs w:val="24"/>
                <w:u w:val="single"/>
                <w:rtl/>
                <w:lang w:eastAsia="he-IL"/>
              </w:rPr>
            </w:rPrChange>
          </w:rPr>
          <w:t>בניה</w:t>
        </w:r>
        <w:r w:rsidRPr="00B102AE">
          <w:rPr>
            <w:rFonts w:ascii="David" w:eastAsia="Times New Roman" w:hAnsi="David" w:cs="David"/>
            <w:sz w:val="24"/>
            <w:szCs w:val="24"/>
            <w:u w:val="single"/>
            <w:rtl/>
            <w:lang w:eastAsia="he-IL"/>
            <w:rPrChange w:id="295" w:author="Meryl Etman [2]" w:date="2021-11-28T14:51:00Z">
              <w:rPr>
                <w:rFonts w:ascii="Times New Roman" w:eastAsia="Times New Roman" w:hAnsi="Times New Roman" w:cs="David"/>
                <w:sz w:val="24"/>
                <w:szCs w:val="24"/>
                <w:u w:val="single"/>
                <w:rtl/>
                <w:lang w:eastAsia="he-IL"/>
              </w:rPr>
            </w:rPrChange>
          </w:rPr>
          <w:t xml:space="preserve"> </w:t>
        </w:r>
        <w:r w:rsidRPr="00B102AE">
          <w:rPr>
            <w:rFonts w:ascii="David" w:eastAsia="Times New Roman" w:hAnsi="David" w:cs="David" w:hint="eastAsia"/>
            <w:sz w:val="24"/>
            <w:szCs w:val="24"/>
            <w:u w:val="single"/>
            <w:rtl/>
            <w:lang w:eastAsia="he-IL"/>
            <w:rPrChange w:id="296" w:author="Meryl Etman [2]" w:date="2021-11-28T14:51:00Z">
              <w:rPr>
                <w:rFonts w:ascii="Times New Roman" w:eastAsia="Times New Roman" w:hAnsi="Times New Roman" w:cs="David" w:hint="eastAsia"/>
                <w:sz w:val="24"/>
                <w:szCs w:val="24"/>
                <w:u w:val="single"/>
                <w:rtl/>
                <w:lang w:eastAsia="he-IL"/>
              </w:rPr>
            </w:rPrChange>
          </w:rPr>
          <w:t>ירוקה</w:t>
        </w:r>
        <w:r w:rsidRPr="00B102AE">
          <w:rPr>
            <w:rFonts w:ascii="David" w:eastAsia="Times New Roman" w:hAnsi="David" w:cs="David"/>
            <w:sz w:val="24"/>
            <w:szCs w:val="24"/>
            <w:u w:val="single"/>
            <w:rtl/>
            <w:lang w:eastAsia="he-IL"/>
            <w:rPrChange w:id="297" w:author="Meryl Etman [2]" w:date="2021-11-28T14:51:00Z">
              <w:rPr>
                <w:rFonts w:ascii="Times New Roman" w:eastAsia="Times New Roman" w:hAnsi="Times New Roman" w:cs="David"/>
                <w:sz w:val="24"/>
                <w:szCs w:val="24"/>
                <w:u w:val="single"/>
                <w:rtl/>
                <w:lang w:eastAsia="he-IL"/>
              </w:rPr>
            </w:rPrChange>
          </w:rPr>
          <w:t>:</w:t>
        </w:r>
      </w:ins>
    </w:p>
    <w:p w14:paraId="1E19D968" w14:textId="2C244689" w:rsidR="00B102AE" w:rsidRDefault="00CD7CBB">
      <w:pPr>
        <w:widowControl w:val="0"/>
        <w:spacing w:before="0" w:beforeAutospacing="0" w:after="60" w:afterAutospacing="0" w:line="240" w:lineRule="auto"/>
        <w:ind w:left="720" w:hanging="720"/>
        <w:jc w:val="both"/>
        <w:rPr>
          <w:ins w:id="298" w:author="Meryl Etman [2]" w:date="2021-11-28T14:53:00Z"/>
          <w:rFonts w:ascii="Times New Roman" w:eastAsia="Times New Roman" w:hAnsi="Times New Roman" w:cs="David"/>
          <w:sz w:val="24"/>
          <w:szCs w:val="24"/>
          <w:rtl/>
          <w:lang w:eastAsia="he-IL"/>
        </w:rPr>
      </w:pPr>
      <w:ins w:id="299" w:author="Meryl Etman" w:date="2021-11-28T14:48:00Z">
        <w:r>
          <w:rPr>
            <w:rFonts w:ascii="Times New Roman" w:eastAsia="Times New Roman" w:hAnsi="Times New Roman" w:cs="David" w:hint="cs"/>
            <w:sz w:val="24"/>
            <w:szCs w:val="24"/>
            <w:rtl/>
            <w:lang w:eastAsia="he-IL"/>
          </w:rPr>
          <w:t>1.</w:t>
        </w:r>
        <w:r>
          <w:rPr>
            <w:rFonts w:ascii="Times New Roman" w:eastAsia="Times New Roman" w:hAnsi="Times New Roman" w:cs="David" w:hint="cs"/>
            <w:sz w:val="24"/>
            <w:szCs w:val="24"/>
            <w:rtl/>
            <w:lang w:eastAsia="he-IL"/>
          </w:rPr>
          <w:tab/>
        </w:r>
      </w:ins>
      <w:ins w:id="300" w:author="Meryl Etman [2]" w:date="2021-11-28T14:52:00Z">
        <w:r w:rsidR="00B102AE">
          <w:rPr>
            <w:rFonts w:ascii="Times New Roman" w:eastAsia="Times New Roman" w:hAnsi="Times New Roman" w:cs="David" w:hint="cs"/>
            <w:sz w:val="24"/>
            <w:szCs w:val="24"/>
            <w:rtl/>
            <w:lang w:eastAsia="he-IL"/>
          </w:rPr>
          <w:t xml:space="preserve">מפרט </w:t>
        </w:r>
      </w:ins>
      <w:ins w:id="301" w:author="Meryl Etman [2]" w:date="2021-11-28T14:53:00Z">
        <w:r w:rsidR="00B102AE">
          <w:rPr>
            <w:rFonts w:ascii="Times New Roman" w:eastAsia="Times New Roman" w:hAnsi="Times New Roman" w:cs="David" w:hint="cs"/>
            <w:sz w:val="24"/>
            <w:szCs w:val="24"/>
            <w:rtl/>
            <w:lang w:eastAsia="he-IL"/>
          </w:rPr>
          <w:t>הנחיות לצוות יועצי התכנון והאדריכלים על פי המדרג המאושר.</w:t>
        </w:r>
      </w:ins>
    </w:p>
    <w:p w14:paraId="06B2C0C7" w14:textId="4D3510DA" w:rsidR="00B102AE" w:rsidRDefault="00B102AE">
      <w:pPr>
        <w:widowControl w:val="0"/>
        <w:spacing w:before="0" w:beforeAutospacing="0" w:after="60" w:afterAutospacing="0" w:line="240" w:lineRule="auto"/>
        <w:ind w:left="720" w:hanging="720"/>
        <w:jc w:val="both"/>
        <w:rPr>
          <w:ins w:id="302" w:author="Meryl Etman [2]" w:date="2021-11-28T14:53:00Z"/>
          <w:rFonts w:ascii="Times New Roman" w:eastAsia="Times New Roman" w:hAnsi="Times New Roman" w:cs="David"/>
          <w:sz w:val="24"/>
          <w:szCs w:val="24"/>
          <w:rtl/>
          <w:lang w:eastAsia="he-IL"/>
        </w:rPr>
      </w:pPr>
      <w:ins w:id="303" w:author="Meryl Etman [2]" w:date="2021-11-28T14:53:00Z">
        <w:r>
          <w:rPr>
            <w:rFonts w:ascii="Times New Roman" w:eastAsia="Times New Roman" w:hAnsi="Times New Roman" w:cs="David" w:hint="cs"/>
            <w:sz w:val="24"/>
            <w:szCs w:val="24"/>
            <w:rtl/>
            <w:lang w:eastAsia="he-IL"/>
          </w:rPr>
          <w:t>2.</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מפרט בניה ירקוה להטמעה במסמכי המכרז לבניה.</w:t>
        </w:r>
      </w:ins>
    </w:p>
    <w:p w14:paraId="07D44933" w14:textId="0CF50191" w:rsidR="00B102AE" w:rsidRDefault="00B102AE">
      <w:pPr>
        <w:widowControl w:val="0"/>
        <w:spacing w:before="0" w:beforeAutospacing="0" w:after="60" w:afterAutospacing="0" w:line="240" w:lineRule="auto"/>
        <w:ind w:left="720" w:hanging="720"/>
        <w:jc w:val="both"/>
        <w:rPr>
          <w:ins w:id="304" w:author="Meryl Etman [2]" w:date="2021-11-28T14:54:00Z"/>
          <w:rFonts w:ascii="Times New Roman" w:eastAsia="Times New Roman" w:hAnsi="Times New Roman" w:cs="David"/>
          <w:sz w:val="24"/>
          <w:szCs w:val="24"/>
          <w:rtl/>
          <w:lang w:eastAsia="he-IL"/>
        </w:rPr>
      </w:pPr>
      <w:ins w:id="305" w:author="Meryl Etman [2]" w:date="2021-11-28T14:53:00Z">
        <w:r>
          <w:rPr>
            <w:rFonts w:ascii="Times New Roman" w:eastAsia="Times New Roman" w:hAnsi="Times New Roman" w:cs="David" w:hint="cs"/>
            <w:sz w:val="24"/>
            <w:szCs w:val="24"/>
            <w:rtl/>
            <w:lang w:eastAsia="he-IL"/>
          </w:rPr>
          <w:t>3.</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אוגדן, דוח אקלימי ודוח הסמכה להגשה לבחינת</w:t>
        </w:r>
      </w:ins>
      <w:ins w:id="306" w:author="Meryl Etman [2]" w:date="2021-11-28T14:54:00Z">
        <w:r>
          <w:rPr>
            <w:rFonts w:ascii="Times New Roman" w:eastAsia="Times New Roman" w:hAnsi="Times New Roman" w:cs="David" w:hint="cs"/>
            <w:sz w:val="24"/>
            <w:szCs w:val="24"/>
            <w:rtl/>
            <w:lang w:eastAsia="he-IL"/>
          </w:rPr>
          <w:t xml:space="preserve"> מכון בדיקה מוסמך.</w:t>
        </w:r>
      </w:ins>
    </w:p>
    <w:p w14:paraId="2E49C2D6" w14:textId="0157916E" w:rsidR="00B102AE" w:rsidRDefault="00B102AE">
      <w:pPr>
        <w:widowControl w:val="0"/>
        <w:spacing w:before="0" w:beforeAutospacing="0" w:after="60" w:afterAutospacing="0" w:line="240" w:lineRule="auto"/>
        <w:ind w:left="720" w:hanging="720"/>
        <w:jc w:val="both"/>
        <w:rPr>
          <w:ins w:id="307" w:author="Meryl Etman [2]" w:date="2021-11-28T14:54:00Z"/>
          <w:rFonts w:ascii="Times New Roman" w:eastAsia="Times New Roman" w:hAnsi="Times New Roman" w:cs="David"/>
          <w:sz w:val="24"/>
          <w:szCs w:val="24"/>
          <w:rtl/>
          <w:lang w:eastAsia="he-IL"/>
        </w:rPr>
      </w:pPr>
      <w:ins w:id="308" w:author="Meryl Etman [2]" w:date="2021-11-28T14:54:00Z">
        <w:r>
          <w:rPr>
            <w:rFonts w:ascii="Times New Roman" w:eastAsia="Times New Roman" w:hAnsi="Times New Roman" w:cs="David" w:hint="cs"/>
            <w:sz w:val="24"/>
            <w:szCs w:val="24"/>
            <w:rtl/>
            <w:lang w:eastAsia="he-IL"/>
          </w:rPr>
          <w:t xml:space="preserve">4. </w:t>
        </w:r>
      </w:ins>
      <w:ins w:id="309" w:author="Meryl Etman [2]" w:date="2021-11-28T14:55:00Z">
        <w:r>
          <w:rPr>
            <w:rFonts w:ascii="Times New Roman" w:eastAsia="Times New Roman" w:hAnsi="Times New Roman" w:cs="David"/>
            <w:sz w:val="24"/>
            <w:szCs w:val="24"/>
            <w:rtl/>
            <w:lang w:eastAsia="he-IL"/>
          </w:rPr>
          <w:tab/>
        </w:r>
      </w:ins>
      <w:ins w:id="310" w:author="Meryl Etman [2]" w:date="2021-11-28T14:54:00Z">
        <w:r>
          <w:rPr>
            <w:rFonts w:ascii="Times New Roman" w:eastAsia="Times New Roman" w:hAnsi="Times New Roman" w:cs="David" w:hint="cs"/>
            <w:sz w:val="24"/>
            <w:szCs w:val="24"/>
            <w:rtl/>
            <w:lang w:eastAsia="he-IL"/>
          </w:rPr>
          <w:t xml:space="preserve">מפרט </w:t>
        </w:r>
      </w:ins>
      <w:ins w:id="311" w:author="Meryl Etman [2]" w:date="2021-11-28T14:55:00Z">
        <w:r>
          <w:rPr>
            <w:rFonts w:ascii="Times New Roman" w:eastAsia="Times New Roman" w:hAnsi="Times New Roman" w:cs="David" w:hint="cs"/>
            <w:sz w:val="24"/>
            <w:szCs w:val="24"/>
            <w:rtl/>
            <w:lang w:eastAsia="he-IL"/>
          </w:rPr>
          <w:t xml:space="preserve"> </w:t>
        </w:r>
      </w:ins>
      <w:ins w:id="312" w:author="Meryl Etman [2]" w:date="2021-11-28T14:54:00Z">
        <w:r>
          <w:rPr>
            <w:rFonts w:ascii="Times New Roman" w:eastAsia="Times New Roman" w:hAnsi="Times New Roman" w:cs="David" w:hint="cs"/>
            <w:sz w:val="24"/>
            <w:szCs w:val="24"/>
            <w:rtl/>
            <w:lang w:eastAsia="he-IL"/>
          </w:rPr>
          <w:t>הנחיות</w:t>
        </w:r>
      </w:ins>
      <w:ins w:id="313" w:author="Meryl Etman [2]" w:date="2021-11-28T14:55:00Z">
        <w:r>
          <w:rPr>
            <w:rFonts w:ascii="Times New Roman" w:eastAsia="Times New Roman" w:hAnsi="Times New Roman" w:cs="David" w:hint="cs"/>
            <w:sz w:val="24"/>
            <w:szCs w:val="24"/>
            <w:rtl/>
            <w:lang w:eastAsia="he-IL"/>
          </w:rPr>
          <w:t xml:space="preserve"> </w:t>
        </w:r>
      </w:ins>
      <w:ins w:id="314" w:author="Meryl Etman [2]" w:date="2021-11-28T14:54:00Z">
        <w:r>
          <w:rPr>
            <w:rFonts w:ascii="Times New Roman" w:eastAsia="Times New Roman" w:hAnsi="Times New Roman" w:cs="David" w:hint="cs"/>
            <w:sz w:val="24"/>
            <w:szCs w:val="24"/>
            <w:rtl/>
            <w:lang w:eastAsia="he-IL"/>
          </w:rPr>
          <w:t>לק</w:t>
        </w:r>
      </w:ins>
      <w:ins w:id="315" w:author="Meryl Etman [2]" w:date="2021-11-28T14:55:00Z">
        <w:r>
          <w:rPr>
            <w:rFonts w:ascii="Times New Roman" w:eastAsia="Times New Roman" w:hAnsi="Times New Roman" w:cs="David" w:hint="cs"/>
            <w:sz w:val="24"/>
            <w:szCs w:val="24"/>
            <w:rtl/>
            <w:lang w:eastAsia="he-IL"/>
          </w:rPr>
          <w:t>בל</w:t>
        </w:r>
      </w:ins>
      <w:ins w:id="316" w:author="Meryl Etman [2]" w:date="2021-11-28T14:54:00Z">
        <w:r>
          <w:rPr>
            <w:rFonts w:ascii="Times New Roman" w:eastAsia="Times New Roman" w:hAnsi="Times New Roman" w:cs="David" w:hint="cs"/>
            <w:sz w:val="24"/>
            <w:szCs w:val="24"/>
            <w:rtl/>
            <w:lang w:eastAsia="he-IL"/>
          </w:rPr>
          <w:t>ן הבנייה כולל בנושאי ניהול אתר בר קיימא עפ"י דרישות ת"י 5281.</w:t>
        </w:r>
      </w:ins>
    </w:p>
    <w:p w14:paraId="7AF9FB8C" w14:textId="2B041EE2" w:rsidR="00B102AE" w:rsidRDefault="00B102AE">
      <w:pPr>
        <w:widowControl w:val="0"/>
        <w:spacing w:before="0" w:beforeAutospacing="0" w:after="60" w:afterAutospacing="0" w:line="240" w:lineRule="auto"/>
        <w:ind w:left="720" w:hanging="720"/>
        <w:jc w:val="both"/>
        <w:rPr>
          <w:ins w:id="317" w:author="Meryl Etman [2]" w:date="2021-11-28T14:57:00Z"/>
          <w:rFonts w:ascii="Times New Roman" w:eastAsia="Times New Roman" w:hAnsi="Times New Roman" w:cs="David"/>
          <w:sz w:val="24"/>
          <w:szCs w:val="24"/>
          <w:rtl/>
          <w:lang w:eastAsia="he-IL"/>
        </w:rPr>
      </w:pPr>
      <w:ins w:id="318" w:author="Meryl Etman [2]" w:date="2021-11-28T14:54:00Z">
        <w:r>
          <w:rPr>
            <w:rFonts w:ascii="Times New Roman" w:eastAsia="Times New Roman" w:hAnsi="Times New Roman" w:cs="David" w:hint="cs"/>
            <w:sz w:val="24"/>
            <w:szCs w:val="24"/>
            <w:rtl/>
            <w:lang w:eastAsia="he-IL"/>
          </w:rPr>
          <w:t>5.</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א</w:t>
        </w:r>
      </w:ins>
      <w:ins w:id="319" w:author="Meryl Etman [2]" w:date="2021-11-28T14:55:00Z">
        <w:r>
          <w:rPr>
            <w:rFonts w:ascii="Times New Roman" w:eastAsia="Times New Roman" w:hAnsi="Times New Roman" w:cs="David" w:hint="cs"/>
            <w:sz w:val="24"/>
            <w:szCs w:val="24"/>
            <w:rtl/>
            <w:lang w:eastAsia="he-IL"/>
          </w:rPr>
          <w:t>וג</w:t>
        </w:r>
      </w:ins>
      <w:ins w:id="320" w:author="Meryl Etman [2]" w:date="2021-11-28T14:54:00Z">
        <w:r>
          <w:rPr>
            <w:rFonts w:ascii="Times New Roman" w:eastAsia="Times New Roman" w:hAnsi="Times New Roman" w:cs="David" w:hint="cs"/>
            <w:sz w:val="24"/>
            <w:szCs w:val="24"/>
            <w:rtl/>
            <w:lang w:eastAsia="he-IL"/>
          </w:rPr>
          <w:t xml:space="preserve">דן ביצוע להגשה למכון בדיקה </w:t>
        </w:r>
      </w:ins>
      <w:ins w:id="321" w:author="Meryl Etman [2]" w:date="2021-11-28T14:55:00Z">
        <w:r>
          <w:rPr>
            <w:rFonts w:ascii="Times New Roman" w:eastAsia="Times New Roman" w:hAnsi="Times New Roman" w:cs="David" w:hint="cs"/>
            <w:sz w:val="24"/>
            <w:szCs w:val="24"/>
            <w:rtl/>
            <w:lang w:eastAsia="he-IL"/>
          </w:rPr>
          <w:t>מוסמך לצורך קבלת תעודת גמר.</w:t>
        </w:r>
      </w:ins>
    </w:p>
    <w:p w14:paraId="58218D61" w14:textId="30184AE8" w:rsidR="00993213" w:rsidRDefault="00993213">
      <w:pPr>
        <w:widowControl w:val="0"/>
        <w:spacing w:before="0" w:beforeAutospacing="0" w:after="60" w:afterAutospacing="0" w:line="240" w:lineRule="auto"/>
        <w:ind w:left="720" w:hanging="720"/>
        <w:jc w:val="both"/>
        <w:rPr>
          <w:ins w:id="322" w:author="Meryl Etman [2]" w:date="2021-11-28T14:55:00Z"/>
          <w:rFonts w:ascii="Times New Roman" w:eastAsia="Times New Roman" w:hAnsi="Times New Roman" w:cs="David"/>
          <w:sz w:val="24"/>
          <w:szCs w:val="24"/>
          <w:rtl/>
          <w:lang w:eastAsia="he-IL"/>
        </w:rPr>
      </w:pPr>
      <w:ins w:id="323" w:author="Meryl Etman [2]" w:date="2021-11-28T14:57:00Z">
        <w:r>
          <w:rPr>
            <w:rFonts w:ascii="Times New Roman" w:eastAsia="Times New Roman" w:hAnsi="Times New Roman" w:cs="David" w:hint="cs"/>
            <w:sz w:val="24"/>
            <w:szCs w:val="24"/>
            <w:rtl/>
            <w:lang w:eastAsia="he-IL"/>
          </w:rPr>
          <w:t>6.</w:t>
        </w:r>
        <w:r>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כל תכנית אחרת ו/או פרט אחר ו/או מסמך או חוות דעת אשר יידרשו במהלך התכנון והביצוע על מנת לקבל עבודה מושלמת בהתאם לשיקול המנהל.</w:t>
        </w:r>
      </w:ins>
    </w:p>
    <w:p w14:paraId="46B9DC0D" w14:textId="633BC72C" w:rsidR="00B102AE" w:rsidRDefault="00B102AE">
      <w:pPr>
        <w:widowControl w:val="0"/>
        <w:spacing w:before="0" w:beforeAutospacing="0" w:after="60" w:afterAutospacing="0" w:line="240" w:lineRule="auto"/>
        <w:ind w:left="720" w:hanging="720"/>
        <w:jc w:val="both"/>
        <w:rPr>
          <w:ins w:id="324" w:author="Meryl Etman [2]" w:date="2021-11-28T14:55:00Z"/>
          <w:rFonts w:ascii="Times New Roman" w:eastAsia="Times New Roman" w:hAnsi="Times New Roman" w:cs="David"/>
          <w:sz w:val="24"/>
          <w:szCs w:val="24"/>
          <w:rtl/>
          <w:lang w:eastAsia="he-IL"/>
        </w:rPr>
      </w:pPr>
    </w:p>
    <w:p w14:paraId="0754C4C5" w14:textId="2EFE66F2" w:rsidR="00B102AE" w:rsidRDefault="00B102AE">
      <w:pPr>
        <w:widowControl w:val="0"/>
        <w:spacing w:before="0" w:beforeAutospacing="0" w:after="60" w:afterAutospacing="0" w:line="240" w:lineRule="auto"/>
        <w:ind w:left="720" w:hanging="720"/>
        <w:jc w:val="both"/>
        <w:rPr>
          <w:ins w:id="325" w:author="Meryl Etman [2]" w:date="2021-11-28T14:52:00Z"/>
          <w:rFonts w:ascii="Times New Roman" w:eastAsia="Times New Roman" w:hAnsi="Times New Roman" w:cs="David"/>
          <w:sz w:val="24"/>
          <w:szCs w:val="24"/>
          <w:rtl/>
          <w:lang w:eastAsia="he-IL"/>
        </w:rPr>
      </w:pPr>
      <w:ins w:id="326" w:author="Meryl Etman [2]" w:date="2021-11-28T14:55:00Z">
        <w:r>
          <w:rPr>
            <w:rFonts w:ascii="Times New Roman" w:eastAsia="Times New Roman" w:hAnsi="Times New Roman" w:cs="David" w:hint="cs"/>
            <w:sz w:val="24"/>
            <w:szCs w:val="24"/>
            <w:rtl/>
            <w:lang w:eastAsia="he-IL"/>
          </w:rPr>
          <w:t>בידוד ת</w:t>
        </w:r>
      </w:ins>
      <w:ins w:id="327" w:author="Meryl Etman [2]" w:date="2021-11-28T14:57:00Z">
        <w:r w:rsidR="00993213">
          <w:rPr>
            <w:rFonts w:ascii="Times New Roman" w:eastAsia="Times New Roman" w:hAnsi="Times New Roman" w:cs="David" w:hint="cs"/>
            <w:sz w:val="24"/>
            <w:szCs w:val="24"/>
            <w:rtl/>
            <w:lang w:eastAsia="he-IL"/>
          </w:rPr>
          <w:t>ר</w:t>
        </w:r>
      </w:ins>
      <w:ins w:id="328" w:author="Meryl Etman [2]" w:date="2021-11-28T14:55:00Z">
        <w:r>
          <w:rPr>
            <w:rFonts w:ascii="Times New Roman" w:eastAsia="Times New Roman" w:hAnsi="Times New Roman" w:cs="David" w:hint="cs"/>
            <w:sz w:val="24"/>
            <w:szCs w:val="24"/>
            <w:rtl/>
            <w:lang w:eastAsia="he-IL"/>
          </w:rPr>
          <w:t>מי:</w:t>
        </w:r>
      </w:ins>
    </w:p>
    <w:p w14:paraId="6F9D8335" w14:textId="0A007C4A" w:rsidR="00CD7CBB" w:rsidRPr="00B102AE" w:rsidRDefault="00993213">
      <w:pPr>
        <w:widowControl w:val="0"/>
        <w:spacing w:before="0" w:beforeAutospacing="0" w:after="60" w:afterAutospacing="0" w:line="240" w:lineRule="auto"/>
        <w:ind w:left="720" w:hanging="720"/>
        <w:jc w:val="both"/>
        <w:rPr>
          <w:ins w:id="329" w:author="Meryl Etman" w:date="2021-11-28T14:47:00Z"/>
          <w:rFonts w:ascii="David" w:hAnsi="David" w:cs="David"/>
          <w:sz w:val="24"/>
          <w:szCs w:val="24"/>
          <w:rtl/>
          <w:lang w:eastAsia="he-IL"/>
          <w:rPrChange w:id="330" w:author="Meryl Etman [2]" w:date="2021-11-28T14:56:00Z">
            <w:rPr>
              <w:ins w:id="331" w:author="Meryl Etman" w:date="2021-11-28T14:47:00Z"/>
              <w:rtl/>
              <w:lang w:eastAsia="he-IL"/>
            </w:rPr>
          </w:rPrChange>
        </w:rPr>
        <w:pPrChange w:id="332" w:author="Meryl Etman [2]" w:date="2021-11-28T14:56:00Z">
          <w:pPr>
            <w:widowControl w:val="0"/>
            <w:spacing w:before="120" w:beforeAutospacing="0" w:after="60" w:afterAutospacing="0" w:line="240" w:lineRule="auto"/>
            <w:ind w:left="720" w:hanging="720"/>
            <w:jc w:val="both"/>
          </w:pPr>
        </w:pPrChange>
      </w:pPr>
      <w:ins w:id="333" w:author="Meryl Etman [2]" w:date="2021-11-28T14:57:00Z">
        <w:r>
          <w:rPr>
            <w:rFonts w:ascii="David" w:eastAsia="Times New Roman" w:hAnsi="David" w:cs="David" w:hint="cs"/>
            <w:sz w:val="24"/>
            <w:szCs w:val="24"/>
            <w:rtl/>
            <w:lang w:eastAsia="he-IL"/>
          </w:rPr>
          <w:t xml:space="preserve">1.         </w:t>
        </w:r>
      </w:ins>
      <w:ins w:id="334" w:author="Meryl Etman" w:date="2021-11-28T14:47:00Z">
        <w:r w:rsidR="00CD7CBB" w:rsidRPr="00B102AE">
          <w:rPr>
            <w:rFonts w:ascii="David" w:eastAsia="Times New Roman" w:hAnsi="David" w:cs="David"/>
            <w:sz w:val="24"/>
            <w:szCs w:val="24"/>
            <w:rtl/>
            <w:lang w:eastAsia="he-IL"/>
            <w:rPrChange w:id="335" w:author="Meryl Etman [2]" w:date="2021-11-28T14:56:00Z">
              <w:rPr>
                <w:rtl/>
                <w:lang w:eastAsia="he-IL"/>
              </w:rPr>
            </w:rPrChange>
          </w:rPr>
          <w:t xml:space="preserve">תכניות של כל מפלס עליהן מסומנים </w:t>
        </w:r>
        <w:r w:rsidR="00CD7CBB" w:rsidRPr="00B102AE">
          <w:rPr>
            <w:rFonts w:ascii="David" w:eastAsia="Times New Roman" w:hAnsi="David" w:cs="David" w:hint="eastAsia"/>
            <w:sz w:val="24"/>
            <w:szCs w:val="24"/>
            <w:rtl/>
            <w:lang w:eastAsia="he-IL"/>
            <w:rPrChange w:id="336" w:author="Meryl Etman [2]" w:date="2021-11-28T14:56:00Z">
              <w:rPr>
                <w:rFonts w:hint="eastAsia"/>
                <w:rtl/>
                <w:lang w:eastAsia="he-IL"/>
              </w:rPr>
            </w:rPrChange>
          </w:rPr>
          <w:t>האזורים</w:t>
        </w:r>
        <w:r w:rsidR="00CD7CBB" w:rsidRPr="00B102AE">
          <w:rPr>
            <w:rFonts w:ascii="David" w:eastAsia="Times New Roman" w:hAnsi="David" w:cs="David"/>
            <w:sz w:val="24"/>
            <w:szCs w:val="24"/>
            <w:rtl/>
            <w:lang w:eastAsia="he-IL"/>
            <w:rPrChange w:id="337" w:author="Meryl Etman [2]" w:date="2021-11-28T14:56:00Z">
              <w:rPr>
                <w:rtl/>
                <w:lang w:eastAsia="he-IL"/>
              </w:rPr>
            </w:rPrChange>
          </w:rPr>
          <w:t xml:space="preserve"> השונים עם הפניות לפרטי </w:t>
        </w:r>
        <w:r w:rsidR="00CD7CBB" w:rsidRPr="00B102AE">
          <w:rPr>
            <w:rFonts w:ascii="David" w:eastAsia="Times New Roman" w:hAnsi="David" w:cs="David" w:hint="eastAsia"/>
            <w:sz w:val="24"/>
            <w:szCs w:val="24"/>
            <w:rtl/>
            <w:lang w:eastAsia="he-IL"/>
            <w:rPrChange w:id="338" w:author="Meryl Etman [2]" w:date="2021-11-28T14:56:00Z">
              <w:rPr>
                <w:rFonts w:hint="eastAsia"/>
                <w:rtl/>
                <w:lang w:eastAsia="he-IL"/>
              </w:rPr>
            </w:rPrChange>
          </w:rPr>
          <w:t>הבידוד</w:t>
        </w:r>
        <w:r w:rsidR="00CD7CBB" w:rsidRPr="00B102AE">
          <w:rPr>
            <w:rFonts w:ascii="David" w:eastAsia="Times New Roman" w:hAnsi="David" w:cs="David"/>
            <w:sz w:val="24"/>
            <w:szCs w:val="24"/>
            <w:rtl/>
            <w:lang w:eastAsia="he-IL"/>
            <w:rPrChange w:id="339" w:author="Meryl Etman [2]" w:date="2021-11-28T14:56:00Z">
              <w:rPr>
                <w:rtl/>
                <w:lang w:eastAsia="he-IL"/>
              </w:rPr>
            </w:rPrChange>
          </w:rPr>
          <w:t xml:space="preserve"> התרמי </w:t>
        </w:r>
        <w:r w:rsidR="00CD7CBB" w:rsidRPr="00B102AE">
          <w:rPr>
            <w:rFonts w:ascii="David" w:hAnsi="David" w:cs="David" w:hint="eastAsia"/>
            <w:sz w:val="24"/>
            <w:szCs w:val="24"/>
            <w:rtl/>
            <w:lang w:eastAsia="he-IL"/>
            <w:rPrChange w:id="340" w:author="Meryl Etman [2]" w:date="2021-11-28T14:56:00Z">
              <w:rPr>
                <w:rFonts w:hint="eastAsia"/>
                <w:rtl/>
                <w:lang w:eastAsia="he-IL"/>
              </w:rPr>
            </w:rPrChange>
          </w:rPr>
          <w:t>השונים</w:t>
        </w:r>
        <w:r w:rsidR="00CD7CBB" w:rsidRPr="00B102AE">
          <w:rPr>
            <w:rFonts w:ascii="David" w:hAnsi="David" w:cs="David"/>
            <w:sz w:val="24"/>
            <w:szCs w:val="24"/>
            <w:rtl/>
            <w:lang w:eastAsia="he-IL"/>
            <w:rPrChange w:id="341" w:author="Meryl Etman [2]" w:date="2021-11-28T14:56:00Z">
              <w:rPr>
                <w:rtl/>
                <w:lang w:eastAsia="he-IL"/>
              </w:rPr>
            </w:rPrChange>
          </w:rPr>
          <w:t xml:space="preserve"> לשם התמצאות.</w:t>
        </w:r>
      </w:ins>
    </w:p>
    <w:p w14:paraId="08BF6F6F" w14:textId="77777777" w:rsidR="00CD7CBB" w:rsidRPr="00716AAE" w:rsidRDefault="00CD7CBB" w:rsidP="00CD7CBB">
      <w:pPr>
        <w:widowControl w:val="0"/>
        <w:spacing w:before="0" w:beforeAutospacing="0" w:after="60" w:afterAutospacing="0" w:line="240" w:lineRule="auto"/>
        <w:ind w:left="720" w:hanging="720"/>
        <w:jc w:val="both"/>
        <w:rPr>
          <w:ins w:id="342" w:author="Meryl Etman" w:date="2021-11-28T14:47:00Z"/>
          <w:rFonts w:ascii="Times New Roman" w:eastAsia="Times New Roman" w:hAnsi="Times New Roman" w:cs="David"/>
          <w:sz w:val="24"/>
          <w:szCs w:val="24"/>
          <w:rtl/>
          <w:lang w:eastAsia="he-IL"/>
        </w:rPr>
      </w:pPr>
      <w:ins w:id="343" w:author="Meryl Etman" w:date="2021-11-28T14:47:00Z">
        <w:r w:rsidRPr="00716AAE">
          <w:rPr>
            <w:rFonts w:ascii="Times New Roman" w:eastAsia="Times New Roman" w:hAnsi="Times New Roman" w:cs="David"/>
            <w:sz w:val="24"/>
            <w:szCs w:val="24"/>
            <w:rtl/>
            <w:lang w:eastAsia="he-IL"/>
          </w:rPr>
          <w:t>2.</w:t>
        </w:r>
        <w:r w:rsidRPr="00716AAE">
          <w:rPr>
            <w:rFonts w:ascii="Times New Roman" w:eastAsia="Times New Roman" w:hAnsi="Times New Roman" w:cs="David"/>
            <w:sz w:val="24"/>
            <w:szCs w:val="24"/>
            <w:rtl/>
            <w:lang w:eastAsia="he-IL"/>
          </w:rPr>
          <w:tab/>
          <w:t xml:space="preserve">פרטי </w:t>
        </w:r>
        <w:r w:rsidRPr="00716AAE">
          <w:rPr>
            <w:rFonts w:ascii="Times New Roman" w:eastAsia="Times New Roman" w:hAnsi="Times New Roman" w:cs="David" w:hint="cs"/>
            <w:sz w:val="24"/>
            <w:szCs w:val="24"/>
            <w:rtl/>
            <w:lang w:eastAsia="he-IL"/>
          </w:rPr>
          <w:t xml:space="preserve">בידוד תרמי </w:t>
        </w:r>
        <w:r w:rsidRPr="00716AAE">
          <w:rPr>
            <w:rFonts w:ascii="Times New Roman" w:eastAsia="Times New Roman" w:hAnsi="Times New Roman" w:cs="David"/>
            <w:sz w:val="24"/>
            <w:szCs w:val="24"/>
            <w:rtl/>
            <w:lang w:eastAsia="he-IL"/>
          </w:rPr>
          <w:t xml:space="preserve">של אלמנטים שונים במבנה - אופקיים ואנכיים לרבות פרטי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גגות, קורות יסוד, קירות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רצפות/תקרות דירות, </w:t>
        </w:r>
        <w:r w:rsidRPr="00716AAE">
          <w:rPr>
            <w:rFonts w:ascii="Times New Roman" w:eastAsia="Times New Roman" w:hAnsi="Times New Roman" w:cs="David"/>
            <w:sz w:val="24"/>
            <w:szCs w:val="24"/>
            <w:rtl/>
            <w:lang w:eastAsia="he-IL"/>
          </w:rPr>
          <w:t xml:space="preserve">תפרים אנכיים ואופקיים, מרתפים, חלקי מבנה תת קרקעיים, בורות, תחתית פירי מעליות, רמפות, מדרגות, קירות תומכים, </w:t>
        </w:r>
        <w:r w:rsidRPr="00716AAE">
          <w:rPr>
            <w:rFonts w:ascii="Times New Roman" w:eastAsia="Times New Roman" w:hAnsi="Times New Roman" w:cs="David" w:hint="cs"/>
            <w:sz w:val="24"/>
            <w:szCs w:val="24"/>
            <w:rtl/>
            <w:lang w:eastAsia="he-IL"/>
          </w:rPr>
          <w:t xml:space="preserve">חיבורי רצפות </w:t>
        </w:r>
        <w:r w:rsidRPr="00716AAE">
          <w:rPr>
            <w:rFonts w:ascii="Times New Roman" w:eastAsia="Times New Roman" w:hAnsi="Times New Roman" w:cs="David"/>
            <w:sz w:val="24"/>
            <w:szCs w:val="24"/>
            <w:rtl/>
            <w:lang w:eastAsia="he-IL"/>
          </w:rPr>
          <w:t>מסתורי כביסה</w:t>
        </w:r>
        <w:r w:rsidRPr="00716AAE">
          <w:rPr>
            <w:rFonts w:ascii="Times New Roman" w:eastAsia="Times New Roman" w:hAnsi="Times New Roman" w:cs="David" w:hint="cs"/>
            <w:sz w:val="24"/>
            <w:szCs w:val="24"/>
            <w:rtl/>
            <w:lang w:eastAsia="he-IL"/>
          </w:rPr>
          <w:t xml:space="preserve">, חצרות, </w:t>
        </w:r>
        <w:r w:rsidRPr="00716AAE">
          <w:rPr>
            <w:rFonts w:ascii="Times New Roman" w:eastAsia="Times New Roman" w:hAnsi="Times New Roman" w:cs="David"/>
            <w:sz w:val="24"/>
            <w:szCs w:val="24"/>
            <w:rtl/>
            <w:lang w:eastAsia="he-IL"/>
          </w:rPr>
          <w:t>מרפסות</w:t>
        </w:r>
        <w:r w:rsidRPr="00716AAE">
          <w:rPr>
            <w:rFonts w:ascii="Times New Roman" w:eastAsia="Times New Roman" w:hAnsi="Times New Roman" w:cs="David" w:hint="cs"/>
            <w:sz w:val="24"/>
            <w:szCs w:val="24"/>
            <w:rtl/>
            <w:lang w:eastAsia="he-IL"/>
          </w:rPr>
          <w:t xml:space="preserve"> ומעברים תת קרקעיים/מתחת למבנה ויח"ד.</w:t>
        </w:r>
      </w:ins>
    </w:p>
    <w:p w14:paraId="3322AD72" w14:textId="77777777" w:rsidR="00CD7CBB" w:rsidRPr="00716AAE" w:rsidRDefault="00CD7CBB" w:rsidP="00CD7CBB">
      <w:pPr>
        <w:widowControl w:val="0"/>
        <w:spacing w:before="0" w:beforeAutospacing="0" w:after="60" w:afterAutospacing="0" w:line="240" w:lineRule="auto"/>
        <w:ind w:left="720" w:hanging="720"/>
        <w:jc w:val="both"/>
        <w:rPr>
          <w:ins w:id="344" w:author="Meryl Etman" w:date="2021-11-28T14:47:00Z"/>
          <w:rFonts w:ascii="Times New Roman" w:eastAsia="Times New Roman" w:hAnsi="Times New Roman" w:cs="David"/>
          <w:sz w:val="24"/>
          <w:szCs w:val="24"/>
          <w:rtl/>
          <w:lang w:eastAsia="he-IL"/>
        </w:rPr>
      </w:pPr>
      <w:ins w:id="345" w:author="Meryl Etman" w:date="2021-11-28T14:47:00Z">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מטבחים, מעברי צנרת בין קומות</w:t>
        </w:r>
        <w:r w:rsidRPr="00716AAE">
          <w:rPr>
            <w:rFonts w:ascii="Times New Roman" w:eastAsia="Times New Roman" w:hAnsi="Times New Roman" w:cs="David" w:hint="cs"/>
            <w:sz w:val="24"/>
            <w:szCs w:val="24"/>
            <w:rtl/>
            <w:lang w:eastAsia="he-IL"/>
          </w:rPr>
          <w:t>/ מעברים אופקיים,</w:t>
        </w:r>
        <w:r w:rsidRPr="00716AAE">
          <w:rPr>
            <w:rFonts w:ascii="Times New Roman" w:eastAsia="Times New Roman" w:hAnsi="Times New Roman" w:cs="David"/>
            <w:sz w:val="24"/>
            <w:szCs w:val="24"/>
            <w:rtl/>
            <w:lang w:eastAsia="he-IL"/>
          </w:rPr>
          <w:t xml:space="preserve">  פרטי</w:t>
        </w:r>
        <w:r w:rsidRPr="00716AAE">
          <w:rPr>
            <w:rFonts w:ascii="Times New Roman" w:eastAsia="Times New Roman" w:hAnsi="Times New Roman" w:cs="David"/>
            <w:strike/>
            <w:sz w:val="24"/>
            <w:szCs w:val="24"/>
            <w:rtl/>
            <w:lang w:eastAsia="he-IL"/>
          </w:rPr>
          <w:t xml:space="preserve">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אלמנטים טרומיים ו/או מתועשים.</w:t>
        </w:r>
      </w:ins>
    </w:p>
    <w:p w14:paraId="5464CA20" w14:textId="77777777" w:rsidR="00CD7CBB" w:rsidRPr="00716AAE" w:rsidRDefault="00CD7CBB" w:rsidP="00CD7CBB">
      <w:pPr>
        <w:widowControl w:val="0"/>
        <w:spacing w:before="120" w:beforeAutospacing="0" w:after="60" w:afterAutospacing="0" w:line="240" w:lineRule="auto"/>
        <w:ind w:left="720" w:hanging="720"/>
        <w:jc w:val="both"/>
        <w:rPr>
          <w:ins w:id="346" w:author="Meryl Etman" w:date="2021-11-28T14:47:00Z"/>
          <w:rFonts w:ascii="Times New Roman" w:eastAsia="Times New Roman" w:hAnsi="Times New Roman" w:cs="David"/>
          <w:sz w:val="24"/>
          <w:szCs w:val="24"/>
          <w:rtl/>
          <w:lang w:eastAsia="he-IL"/>
        </w:rPr>
      </w:pPr>
      <w:ins w:id="347" w:author="Meryl Etman" w:date="2021-11-28T14:47:00Z">
        <w:r w:rsidRPr="00716AAE">
          <w:rPr>
            <w:rFonts w:ascii="Times New Roman" w:eastAsia="Times New Roman" w:hAnsi="Times New Roman" w:cs="David" w:hint="cs"/>
            <w:sz w:val="24"/>
            <w:szCs w:val="24"/>
            <w:rtl/>
            <w:lang w:eastAsia="he-IL"/>
          </w:rPr>
          <w:t>3.</w:t>
        </w:r>
        <w:r w:rsidRPr="00716AAE">
          <w:rPr>
            <w:rFonts w:ascii="Times New Roman" w:eastAsia="Times New Roman" w:hAnsi="Times New Roman" w:cs="David"/>
            <w:sz w:val="24"/>
            <w:szCs w:val="24"/>
            <w:rtl/>
            <w:lang w:eastAsia="he-IL"/>
          </w:rPr>
          <w:tab/>
          <w:t xml:space="preserve">מפרטים טכניים ליישום פרטי </w:t>
        </w:r>
        <w:r w:rsidRPr="00716AAE">
          <w:rPr>
            <w:rFonts w:ascii="Times New Roman" w:eastAsia="Times New Roman" w:hAnsi="Times New Roman" w:cs="David" w:hint="cs"/>
            <w:sz w:val="24"/>
            <w:szCs w:val="24"/>
            <w:rtl/>
            <w:lang w:eastAsia="he-IL"/>
          </w:rPr>
          <w:t xml:space="preserve"> והבידוד התרמי</w:t>
        </w:r>
        <w:r w:rsidRPr="00716AAE">
          <w:rPr>
            <w:rFonts w:ascii="Times New Roman" w:eastAsia="Times New Roman" w:hAnsi="Times New Roman" w:cs="David"/>
            <w:sz w:val="24"/>
            <w:szCs w:val="24"/>
            <w:rtl/>
            <w:lang w:eastAsia="he-IL"/>
          </w:rPr>
          <w:t>.</w:t>
        </w:r>
      </w:ins>
    </w:p>
    <w:p w14:paraId="39AB140D" w14:textId="77777777" w:rsidR="00CD7CBB" w:rsidRPr="00716AAE" w:rsidRDefault="00CD7CBB" w:rsidP="00CD7CBB">
      <w:pPr>
        <w:widowControl w:val="0"/>
        <w:spacing w:before="120" w:beforeAutospacing="0" w:after="60" w:afterAutospacing="0" w:line="240" w:lineRule="auto"/>
        <w:ind w:left="720" w:hanging="720"/>
        <w:jc w:val="both"/>
        <w:rPr>
          <w:ins w:id="348" w:author="Meryl Etman" w:date="2021-11-28T14:47:00Z"/>
          <w:rFonts w:ascii="Times New Roman" w:eastAsia="Times New Roman" w:hAnsi="Times New Roman" w:cs="David"/>
          <w:sz w:val="24"/>
          <w:szCs w:val="24"/>
          <w:rtl/>
          <w:lang w:eastAsia="he-IL"/>
        </w:rPr>
      </w:pPr>
      <w:ins w:id="349" w:author="Meryl Etman" w:date="2021-11-28T14:47:00Z">
        <w:r w:rsidRPr="00716AAE">
          <w:rPr>
            <w:rFonts w:ascii="Times New Roman" w:eastAsia="Times New Roman" w:hAnsi="Times New Roman" w:cs="David" w:hint="cs"/>
            <w:sz w:val="24"/>
            <w:szCs w:val="24"/>
            <w:rtl/>
            <w:lang w:eastAsia="he-IL"/>
          </w:rPr>
          <w:t>4.</w:t>
        </w:r>
        <w:r w:rsidRPr="00716AAE">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ins>
    </w:p>
    <w:p w14:paraId="732D1C2C" w14:textId="77777777" w:rsidR="00CD7CBB" w:rsidRPr="00716AAE" w:rsidRDefault="00CD7CBB" w:rsidP="00CD7CBB">
      <w:pPr>
        <w:widowControl w:val="0"/>
        <w:spacing w:before="120" w:beforeAutospacing="0" w:after="60" w:afterAutospacing="0" w:line="240" w:lineRule="auto"/>
        <w:ind w:left="720" w:hanging="720"/>
        <w:jc w:val="both"/>
        <w:rPr>
          <w:ins w:id="350" w:author="Meryl Etman" w:date="2021-11-28T14:47:00Z"/>
          <w:rFonts w:ascii="Times New Roman" w:eastAsia="Times New Roman" w:hAnsi="Times New Roman" w:cs="David"/>
          <w:sz w:val="24"/>
          <w:szCs w:val="24"/>
          <w:rtl/>
          <w:lang w:eastAsia="he-IL"/>
        </w:rPr>
      </w:pPr>
      <w:ins w:id="351" w:author="Meryl Etman" w:date="2021-11-28T14:47:00Z">
        <w:r w:rsidRPr="00716AAE">
          <w:rPr>
            <w:rFonts w:ascii="Times New Roman" w:eastAsia="Times New Roman" w:hAnsi="Times New Roman" w:cs="David"/>
            <w:sz w:val="24"/>
            <w:szCs w:val="24"/>
            <w:rtl/>
            <w:lang w:eastAsia="he-IL"/>
          </w:rPr>
          <w:t>5.</w:t>
        </w:r>
        <w:r w:rsidRPr="00716AAE">
          <w:rPr>
            <w:rFonts w:ascii="Times New Roman" w:eastAsia="Times New Roman" w:hAnsi="Times New Roman" w:cs="David"/>
            <w:sz w:val="24"/>
            <w:szCs w:val="24"/>
            <w:rtl/>
            <w:lang w:eastAsia="he-IL"/>
          </w:rPr>
          <w:tab/>
          <w:t>כל תכנית אחרת ו/או פרט אחר ו/או מסמך או חוות דעת אשר יידרשו במהלך התכנון והביצוע על מנת לקבל עבודה מושלמת בהתאם לשיקול המנהל.</w:t>
        </w:r>
      </w:ins>
    </w:p>
    <w:p w14:paraId="249EC1F1" w14:textId="77777777" w:rsidR="00CD7CBB" w:rsidRPr="00716AAE" w:rsidRDefault="00CD7CBB" w:rsidP="00CD7CBB">
      <w:pPr>
        <w:widowControl w:val="0"/>
        <w:spacing w:before="120" w:beforeAutospacing="0" w:after="60" w:afterAutospacing="0" w:line="240" w:lineRule="auto"/>
        <w:ind w:left="720" w:hanging="720"/>
        <w:jc w:val="both"/>
        <w:rPr>
          <w:ins w:id="352" w:author="Meryl Etman" w:date="2021-11-28T14:47:00Z"/>
          <w:rFonts w:ascii="Times New Roman" w:eastAsia="Times New Roman" w:hAnsi="Times New Roman" w:cs="David"/>
          <w:sz w:val="24"/>
          <w:szCs w:val="24"/>
          <w:rtl/>
          <w:lang w:eastAsia="he-IL"/>
        </w:rPr>
      </w:pPr>
      <w:ins w:id="353" w:author="Meryl Etman" w:date="2021-11-28T14:47:00Z">
        <w:r w:rsidRPr="00716AAE">
          <w:rPr>
            <w:rFonts w:ascii="Times New Roman" w:eastAsia="Times New Roman" w:hAnsi="Times New Roman" w:cs="David" w:hint="cs"/>
            <w:sz w:val="24"/>
            <w:szCs w:val="24"/>
            <w:rtl/>
            <w:lang w:eastAsia="he-IL"/>
          </w:rPr>
          <w:t>6.</w:t>
        </w:r>
        <w:r w:rsidRPr="00716AAE">
          <w:rPr>
            <w:rFonts w:ascii="Times New Roman" w:eastAsia="Times New Roman" w:hAnsi="Times New Roman" w:cs="David"/>
            <w:sz w:val="24"/>
            <w:szCs w:val="24"/>
            <w:rtl/>
            <w:lang w:eastAsia="he-IL"/>
          </w:rPr>
          <w:tab/>
          <w:t>רשימות מעודכנות של תכניות כולל תאריך ומספר מהדורה - לפחות פעם בחודש.</w:t>
        </w:r>
      </w:ins>
    </w:p>
    <w:p w14:paraId="7982FB10" w14:textId="77777777" w:rsidR="00CD7CBB" w:rsidRPr="00716AAE" w:rsidRDefault="00CD7CBB" w:rsidP="00CD7CBB">
      <w:pPr>
        <w:widowControl w:val="0"/>
        <w:spacing w:before="120" w:beforeAutospacing="0" w:after="60" w:afterAutospacing="0" w:line="240" w:lineRule="auto"/>
        <w:ind w:left="720" w:hanging="720"/>
        <w:jc w:val="both"/>
        <w:rPr>
          <w:ins w:id="354" w:author="Meryl Etman" w:date="2021-11-28T14:47:00Z"/>
          <w:rFonts w:ascii="Times New Roman" w:eastAsia="Times New Roman" w:hAnsi="Times New Roman" w:cs="David"/>
          <w:sz w:val="24"/>
          <w:szCs w:val="24"/>
          <w:rtl/>
          <w:lang w:eastAsia="he-IL"/>
        </w:rPr>
      </w:pPr>
      <w:ins w:id="355" w:author="Meryl Etman" w:date="2021-11-28T14:47:00Z">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ins>
    </w:p>
    <w:p w14:paraId="30E67DB7" w14:textId="77777777" w:rsidR="00CD7CBB" w:rsidRPr="00716AAE" w:rsidRDefault="00CD7CBB" w:rsidP="00CD7CBB">
      <w:pPr>
        <w:widowControl w:val="0"/>
        <w:spacing w:before="120" w:beforeAutospacing="0" w:after="60" w:afterAutospacing="0" w:line="240" w:lineRule="auto"/>
        <w:ind w:left="720" w:hanging="720"/>
        <w:jc w:val="both"/>
        <w:rPr>
          <w:ins w:id="356" w:author="Meryl Etman" w:date="2021-11-28T14:47:00Z"/>
          <w:rFonts w:ascii="Times New Roman" w:eastAsia="Times New Roman" w:hAnsi="Times New Roman" w:cs="David"/>
          <w:sz w:val="24"/>
          <w:szCs w:val="24"/>
          <w:rtl/>
          <w:lang w:eastAsia="he-IL"/>
        </w:rPr>
      </w:pPr>
      <w:ins w:id="357" w:author="Meryl Etman" w:date="2021-11-28T14:47:00Z">
        <w:r w:rsidRPr="00716AAE">
          <w:rPr>
            <w:rFonts w:ascii="Times New Roman" w:eastAsia="Times New Roman" w:hAnsi="Times New Roman" w:cs="David"/>
            <w:sz w:val="24"/>
            <w:szCs w:val="24"/>
            <w:rtl/>
            <w:lang w:eastAsia="he-IL"/>
          </w:rPr>
          <w:t>8.</w:t>
        </w:r>
        <w:r w:rsidRPr="00716AAE">
          <w:rPr>
            <w:rFonts w:ascii="Times New Roman" w:eastAsia="Times New Roman" w:hAnsi="Times New Roman" w:cs="David"/>
            <w:sz w:val="24"/>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ins>
    </w:p>
    <w:p w14:paraId="46F1D794" w14:textId="77777777" w:rsidR="00993213" w:rsidRDefault="00993213" w:rsidP="00CD7CBB">
      <w:pPr>
        <w:widowControl w:val="0"/>
        <w:spacing w:before="120" w:beforeAutospacing="0" w:after="60" w:afterAutospacing="0" w:line="240" w:lineRule="auto"/>
        <w:ind w:left="720"/>
        <w:rPr>
          <w:ins w:id="358" w:author="Meryl Etman [2]" w:date="2021-11-28T14:58:00Z"/>
          <w:rFonts w:ascii="Times New Roman" w:eastAsia="Times New Roman" w:hAnsi="Times New Roman" w:cs="David"/>
          <w:sz w:val="24"/>
          <w:szCs w:val="24"/>
          <w:rtl/>
          <w:lang w:eastAsia="he-IL"/>
        </w:rPr>
      </w:pPr>
    </w:p>
    <w:p w14:paraId="15719459" w14:textId="212FEF08" w:rsidR="00CD7CBB" w:rsidRPr="00716AAE" w:rsidRDefault="00CD7CBB" w:rsidP="00CD7CBB">
      <w:pPr>
        <w:widowControl w:val="0"/>
        <w:spacing w:before="120" w:beforeAutospacing="0" w:after="60" w:afterAutospacing="0" w:line="240" w:lineRule="auto"/>
        <w:ind w:left="720"/>
        <w:rPr>
          <w:ins w:id="359" w:author="Meryl Etman" w:date="2021-11-28T14:47:00Z"/>
          <w:rFonts w:ascii="Times New Roman" w:eastAsia="Times New Roman" w:hAnsi="Times New Roman" w:cs="David"/>
          <w:sz w:val="24"/>
          <w:szCs w:val="24"/>
          <w:rtl/>
          <w:lang w:eastAsia="he-IL"/>
        </w:rPr>
      </w:pPr>
      <w:ins w:id="360" w:author="Meryl Etman" w:date="2021-11-28T14:47:00Z">
        <w:r w:rsidRPr="00716AAE">
          <w:rPr>
            <w:rFonts w:ascii="Times New Roman" w:eastAsia="Times New Roman" w:hAnsi="Times New Roman" w:cs="David"/>
            <w:sz w:val="24"/>
            <w:szCs w:val="24"/>
            <w:rtl/>
            <w:lang w:eastAsia="he-IL"/>
          </w:rPr>
          <w:t xml:space="preserve">כל המסמכים והתוכניות יערכו בשפה העברית.  </w:t>
        </w:r>
      </w:ins>
    </w:p>
    <w:p w14:paraId="6BB21DC5" w14:textId="192EAD72" w:rsidR="000206FA" w:rsidRPr="000206FA" w:rsidDel="00CD7CBB" w:rsidRDefault="00EE7345" w:rsidP="00CD7CBB">
      <w:pPr>
        <w:widowControl w:val="0"/>
        <w:spacing w:before="120" w:beforeAutospacing="0" w:after="60" w:afterAutospacing="0" w:line="240" w:lineRule="auto"/>
        <w:ind w:left="720" w:hanging="720"/>
        <w:jc w:val="both"/>
        <w:rPr>
          <w:del w:id="361" w:author="Meryl Etman" w:date="2021-11-28T14:47:00Z"/>
          <w:rFonts w:ascii="Times New Roman" w:eastAsia="Times New Roman" w:hAnsi="Times New Roman" w:cs="David"/>
          <w:sz w:val="24"/>
          <w:szCs w:val="24"/>
          <w:rtl/>
          <w:lang w:eastAsia="he-IL"/>
        </w:rPr>
      </w:pPr>
      <w:del w:id="362" w:author="Meryl Etman" w:date="2021-11-28T14:47:00Z">
        <w:r w:rsidDel="00CD7CBB">
          <w:rPr>
            <w:rFonts w:ascii="Times New Roman" w:eastAsia="Times New Roman" w:hAnsi="Times New Roman" w:cs="David"/>
            <w:sz w:val="24"/>
            <w:szCs w:val="24"/>
            <w:rtl/>
            <w:lang w:eastAsia="he-IL"/>
          </w:rPr>
          <w:delText>ת</w:delText>
        </w:r>
        <w:r w:rsidR="000206FA" w:rsidRPr="000206FA" w:rsidDel="00CD7CBB">
          <w:rPr>
            <w:rFonts w:ascii="Times New Roman" w:eastAsia="Times New Roman" w:hAnsi="Times New Roman" w:cs="David"/>
            <w:sz w:val="24"/>
            <w:szCs w:val="24"/>
            <w:rtl/>
            <w:lang w:eastAsia="he-IL"/>
          </w:rPr>
          <w:delText xml:space="preserve">כניות של כל מפלס עליהן מסומנים הפניות לפרטי </w:delText>
        </w:r>
      </w:del>
      <w:del w:id="363" w:author="Meryl Etman" w:date="2021-11-28T14:46:00Z">
        <w:r w:rsidR="000206FA" w:rsidRPr="000206FA" w:rsidDel="00CD7CBB">
          <w:rPr>
            <w:rFonts w:ascii="Times New Roman" w:eastAsia="Times New Roman" w:hAnsi="Times New Roman" w:cs="David"/>
            <w:sz w:val="24"/>
            <w:szCs w:val="24"/>
            <w:rtl/>
            <w:lang w:eastAsia="he-IL"/>
          </w:rPr>
          <w:delText xml:space="preserve">האטום </w:delText>
        </w:r>
      </w:del>
      <w:del w:id="364" w:author="Meryl Etman" w:date="2021-11-28T14:47:00Z">
        <w:r w:rsidR="000206FA" w:rsidRPr="000206FA" w:rsidDel="00CD7CBB">
          <w:rPr>
            <w:rFonts w:ascii="Times New Roman" w:eastAsia="Times New Roman" w:hAnsi="Times New Roman" w:cs="David"/>
            <w:sz w:val="24"/>
            <w:szCs w:val="24"/>
            <w:rtl/>
            <w:lang w:eastAsia="he-IL"/>
          </w:rPr>
          <w:delText>לשם התמצאות.</w:delText>
        </w:r>
      </w:del>
    </w:p>
    <w:p w14:paraId="2B2D1045" w14:textId="2D9E3135" w:rsidR="000206FA" w:rsidRPr="000206FA" w:rsidDel="00CD7CBB" w:rsidRDefault="000206FA" w:rsidP="00CD7CBB">
      <w:pPr>
        <w:widowControl w:val="0"/>
        <w:spacing w:before="120" w:beforeAutospacing="0" w:after="60" w:afterAutospacing="0" w:line="240" w:lineRule="auto"/>
        <w:ind w:left="720" w:hanging="720"/>
        <w:jc w:val="both"/>
        <w:rPr>
          <w:del w:id="365" w:author="Meryl Etman" w:date="2021-11-28T14:47:00Z"/>
          <w:rFonts w:ascii="Times New Roman" w:eastAsia="Times New Roman" w:hAnsi="Times New Roman" w:cs="David"/>
          <w:sz w:val="24"/>
          <w:szCs w:val="24"/>
          <w:rtl/>
          <w:lang w:eastAsia="he-IL"/>
        </w:rPr>
      </w:pPr>
      <w:del w:id="366" w:author="Meryl Etman" w:date="2021-11-28T14:47:00Z">
        <w:r w:rsidRPr="000206FA" w:rsidDel="00CD7CBB">
          <w:rPr>
            <w:rFonts w:ascii="Times New Roman" w:eastAsia="Times New Roman" w:hAnsi="Times New Roman" w:cs="David"/>
            <w:sz w:val="24"/>
            <w:szCs w:val="24"/>
            <w:rtl/>
            <w:lang w:eastAsia="he-IL"/>
          </w:rPr>
          <w:delText>2.</w:delText>
        </w:r>
        <w:r w:rsidRPr="000206FA" w:rsidDel="00CD7CBB">
          <w:rPr>
            <w:rFonts w:ascii="Times New Roman" w:eastAsia="Times New Roman" w:hAnsi="Times New Roman" w:cs="David"/>
            <w:sz w:val="24"/>
            <w:szCs w:val="24"/>
            <w:rtl/>
            <w:lang w:eastAsia="he-IL"/>
          </w:rPr>
          <w:tab/>
          <w:delText xml:space="preserve">פרטי </w:delText>
        </w:r>
      </w:del>
      <w:del w:id="367" w:author="Meryl Etman" w:date="2021-11-28T14:46:00Z">
        <w:r w:rsidRPr="000206FA" w:rsidDel="00CD7CBB">
          <w:rPr>
            <w:rFonts w:ascii="Times New Roman" w:eastAsia="Times New Roman" w:hAnsi="Times New Roman" w:cs="David"/>
            <w:sz w:val="24"/>
            <w:szCs w:val="24"/>
            <w:rtl/>
            <w:lang w:eastAsia="he-IL"/>
          </w:rPr>
          <w:delText xml:space="preserve">איטום </w:delText>
        </w:r>
      </w:del>
      <w:del w:id="368" w:author="Meryl Etman" w:date="2021-11-28T14:47:00Z">
        <w:r w:rsidRPr="000206FA" w:rsidDel="00CD7CBB">
          <w:rPr>
            <w:rFonts w:ascii="Times New Roman" w:eastAsia="Times New Roman" w:hAnsi="Times New Roman" w:cs="David"/>
            <w:sz w:val="24"/>
            <w:szCs w:val="24"/>
            <w:rtl/>
            <w:lang w:eastAsia="he-IL"/>
          </w:rPr>
          <w:delText xml:space="preserve">של אלמנטים שונים במבנה - אופקיים ואנכיים לרבות פרטי </w:delText>
        </w:r>
      </w:del>
      <w:del w:id="369" w:author="Meryl Etman" w:date="2021-11-28T14:46:00Z">
        <w:r w:rsidRPr="000206FA" w:rsidDel="00CD7CBB">
          <w:rPr>
            <w:rFonts w:ascii="Times New Roman" w:eastAsia="Times New Roman" w:hAnsi="Times New Roman" w:cs="David"/>
            <w:sz w:val="24"/>
            <w:szCs w:val="24"/>
            <w:rtl/>
            <w:lang w:eastAsia="he-IL"/>
          </w:rPr>
          <w:delText xml:space="preserve">איטום </w:delText>
        </w:r>
      </w:del>
      <w:del w:id="370" w:author="Meryl Etman" w:date="2021-11-28T14:47:00Z">
        <w:r w:rsidRPr="000206FA" w:rsidDel="00CD7CBB">
          <w:rPr>
            <w:rFonts w:ascii="Times New Roman" w:eastAsia="Times New Roman" w:hAnsi="Times New Roman" w:cs="David"/>
            <w:sz w:val="24"/>
            <w:szCs w:val="24"/>
            <w:rtl/>
            <w:lang w:eastAsia="he-IL"/>
          </w:rPr>
          <w:delText>גגות, קורות יסוד, קירות</w:delText>
        </w:r>
        <w:r w:rsidRPr="000206FA" w:rsidDel="00CD7CBB">
          <w:rPr>
            <w:rFonts w:ascii="Times New Roman" w:eastAsia="Times New Roman" w:hAnsi="Times New Roman" w:cs="David" w:hint="cs"/>
            <w:sz w:val="24"/>
            <w:szCs w:val="24"/>
            <w:rtl/>
            <w:lang w:eastAsia="he-IL"/>
          </w:rPr>
          <w:delText>,</w:delText>
        </w:r>
        <w:r w:rsidRPr="000206FA" w:rsidDel="00CD7CBB">
          <w:rPr>
            <w:rFonts w:ascii="Times New Roman" w:eastAsia="Times New Roman" w:hAnsi="Times New Roman" w:cs="David"/>
            <w:sz w:val="24"/>
            <w:szCs w:val="24"/>
            <w:rtl/>
            <w:lang w:eastAsia="he-IL"/>
          </w:rPr>
          <w:delText xml:space="preserve"> תפרים אנכיים ואופקיים, מרתפים, חלקי מבנה תת קרקעיים, בורות, תחתית פירי מעליות, רמפות, מדרגות, קירות תומכים, אדניות, חדרי אשפה, מאגרי מים, חדרי אמבטיה ושירותים, מסתורי כביסה, מרפסות, מטבחים, מעברי צנרת בין קומות</w:delText>
        </w:r>
        <w:r w:rsidRPr="000206FA" w:rsidDel="00CD7CBB">
          <w:rPr>
            <w:rFonts w:ascii="Times New Roman" w:eastAsia="Times New Roman" w:hAnsi="Times New Roman" w:cs="David" w:hint="cs"/>
            <w:sz w:val="24"/>
            <w:szCs w:val="24"/>
            <w:rtl/>
            <w:lang w:eastAsia="he-IL"/>
          </w:rPr>
          <w:delText>/ מעברים אופקיים,</w:delText>
        </w:r>
        <w:r w:rsidRPr="000206FA" w:rsidDel="00CD7CBB">
          <w:rPr>
            <w:rFonts w:ascii="Times New Roman" w:eastAsia="Times New Roman" w:hAnsi="Times New Roman" w:cs="David"/>
            <w:sz w:val="24"/>
            <w:szCs w:val="24"/>
            <w:rtl/>
            <w:lang w:eastAsia="he-IL"/>
          </w:rPr>
          <w:delText xml:space="preserve"> ארונות מים קומתיים, </w:delText>
        </w:r>
        <w:r w:rsidR="00EE7345" w:rsidRPr="000206FA" w:rsidDel="00CD7CBB">
          <w:rPr>
            <w:rFonts w:ascii="Times New Roman" w:eastAsia="Times New Roman" w:hAnsi="Times New Roman" w:cs="David" w:hint="cs"/>
            <w:sz w:val="24"/>
            <w:szCs w:val="24"/>
            <w:rtl/>
            <w:lang w:eastAsia="he-IL"/>
          </w:rPr>
          <w:delText>אלמנטי</w:delText>
        </w:r>
        <w:r w:rsidR="00EE7345" w:rsidRPr="000206FA" w:rsidDel="00CD7CBB">
          <w:rPr>
            <w:rFonts w:ascii="Times New Roman" w:eastAsia="Times New Roman" w:hAnsi="Times New Roman" w:cs="David" w:hint="eastAsia"/>
            <w:sz w:val="24"/>
            <w:szCs w:val="24"/>
            <w:rtl/>
            <w:lang w:eastAsia="he-IL"/>
          </w:rPr>
          <w:delText>י</w:delText>
        </w:r>
        <w:r w:rsidRPr="000206FA" w:rsidDel="00CD7CBB">
          <w:rPr>
            <w:rFonts w:ascii="Times New Roman" w:eastAsia="Times New Roman" w:hAnsi="Times New Roman" w:cs="David"/>
            <w:sz w:val="24"/>
            <w:szCs w:val="24"/>
            <w:rtl/>
            <w:lang w:eastAsia="he-IL"/>
          </w:rPr>
          <w:delText xml:space="preserve"> מים בפתוח, פרטי </w:delText>
        </w:r>
      </w:del>
      <w:del w:id="371" w:author="Meryl Etman" w:date="2021-11-28T14:46:00Z">
        <w:r w:rsidRPr="000206FA" w:rsidDel="00CD7CBB">
          <w:rPr>
            <w:rFonts w:ascii="Times New Roman" w:eastAsia="Times New Roman" w:hAnsi="Times New Roman" w:cs="David"/>
            <w:sz w:val="24"/>
            <w:szCs w:val="24"/>
            <w:rtl/>
            <w:lang w:eastAsia="he-IL"/>
          </w:rPr>
          <w:delText xml:space="preserve">איטום </w:delText>
        </w:r>
      </w:del>
      <w:del w:id="372" w:author="Meryl Etman" w:date="2021-11-28T14:47:00Z">
        <w:r w:rsidRPr="000206FA" w:rsidDel="00CD7CBB">
          <w:rPr>
            <w:rFonts w:ascii="Times New Roman" w:eastAsia="Times New Roman" w:hAnsi="Times New Roman" w:cs="David"/>
            <w:sz w:val="24"/>
            <w:szCs w:val="24"/>
            <w:rtl/>
            <w:lang w:eastAsia="he-IL"/>
          </w:rPr>
          <w:delText>אלמנטים טרומיים ו/או מתועשים, פרטי מרזבים וזרבוביות.</w:delText>
        </w:r>
      </w:del>
    </w:p>
    <w:p w14:paraId="7AD5EAB9" w14:textId="31D12603" w:rsidR="000206FA" w:rsidRPr="000206FA" w:rsidDel="00CD7CBB" w:rsidRDefault="000206FA" w:rsidP="00CD7CBB">
      <w:pPr>
        <w:widowControl w:val="0"/>
        <w:spacing w:before="120" w:beforeAutospacing="0" w:after="60" w:afterAutospacing="0" w:line="240" w:lineRule="auto"/>
        <w:ind w:left="720" w:hanging="720"/>
        <w:jc w:val="both"/>
        <w:rPr>
          <w:del w:id="373" w:author="Meryl Etman" w:date="2021-11-28T14:47:00Z"/>
          <w:rFonts w:ascii="Times New Roman" w:eastAsia="Times New Roman" w:hAnsi="Times New Roman" w:cs="David"/>
          <w:sz w:val="24"/>
          <w:szCs w:val="24"/>
          <w:rtl/>
          <w:lang w:eastAsia="he-IL"/>
        </w:rPr>
      </w:pPr>
      <w:del w:id="374" w:author="Meryl Etman" w:date="2021-11-28T14:47:00Z">
        <w:r w:rsidRPr="000206FA" w:rsidDel="00CD7CBB">
          <w:rPr>
            <w:rFonts w:ascii="Times New Roman" w:eastAsia="Times New Roman" w:hAnsi="Times New Roman" w:cs="David"/>
            <w:sz w:val="24"/>
            <w:szCs w:val="24"/>
            <w:rtl/>
            <w:lang w:eastAsia="he-IL"/>
          </w:rPr>
          <w:delText>3.</w:delText>
        </w:r>
        <w:r w:rsidRPr="000206FA" w:rsidDel="00CD7CBB">
          <w:rPr>
            <w:rFonts w:ascii="Times New Roman" w:eastAsia="Times New Roman" w:hAnsi="Times New Roman" w:cs="David"/>
            <w:sz w:val="24"/>
            <w:szCs w:val="24"/>
            <w:rtl/>
            <w:lang w:eastAsia="he-IL"/>
          </w:rPr>
          <w:tab/>
          <w:delText>מפרטים טכניים ליישום פרטי האיטום.</w:delText>
        </w:r>
      </w:del>
    </w:p>
    <w:p w14:paraId="7B9ABC3B" w14:textId="488C2E64" w:rsidR="000206FA" w:rsidRPr="000206FA" w:rsidDel="00CD7CBB" w:rsidRDefault="000206FA" w:rsidP="00CD7CBB">
      <w:pPr>
        <w:widowControl w:val="0"/>
        <w:spacing w:before="120" w:beforeAutospacing="0" w:after="60" w:afterAutospacing="0" w:line="240" w:lineRule="auto"/>
        <w:ind w:left="720" w:hanging="720"/>
        <w:jc w:val="both"/>
        <w:rPr>
          <w:del w:id="375" w:author="Meryl Etman" w:date="2021-11-28T14:47:00Z"/>
          <w:rFonts w:ascii="Times New Roman" w:eastAsia="Times New Roman" w:hAnsi="Times New Roman" w:cs="David"/>
          <w:sz w:val="24"/>
          <w:szCs w:val="24"/>
          <w:rtl/>
          <w:lang w:eastAsia="he-IL"/>
        </w:rPr>
      </w:pPr>
      <w:del w:id="376" w:author="Meryl Etman" w:date="2021-11-28T14:47:00Z">
        <w:r w:rsidRPr="000206FA" w:rsidDel="00CD7CBB">
          <w:rPr>
            <w:rFonts w:ascii="Times New Roman" w:eastAsia="Times New Roman" w:hAnsi="Times New Roman" w:cs="David"/>
            <w:sz w:val="24"/>
            <w:szCs w:val="24"/>
            <w:rtl/>
            <w:lang w:eastAsia="he-IL"/>
          </w:rPr>
          <w:delText>4.</w:delText>
        </w:r>
        <w:r w:rsidRPr="000206FA" w:rsidDel="00CD7CBB">
          <w:rPr>
            <w:rFonts w:ascii="Times New Roman" w:eastAsia="Times New Roman" w:hAnsi="Times New Roman" w:cs="David"/>
            <w:sz w:val="24"/>
            <w:szCs w:val="24"/>
            <w:rtl/>
            <w:lang w:eastAsia="he-IL"/>
          </w:rPr>
          <w:tab/>
          <w:delText xml:space="preserve">כתבי כמויות - שיוכנו בחלוקה לפי מפלסים ובחלוקת משנה לפי אזורי פירים בכל מפלס, ואומדן מפורט.   </w:delText>
        </w:r>
      </w:del>
    </w:p>
    <w:p w14:paraId="7A341B8A" w14:textId="5E6F2587" w:rsidR="000206FA" w:rsidRPr="000206FA" w:rsidDel="00CD7CBB" w:rsidRDefault="00EE7345" w:rsidP="00CD7CBB">
      <w:pPr>
        <w:widowControl w:val="0"/>
        <w:spacing w:before="120" w:beforeAutospacing="0" w:after="60" w:afterAutospacing="0" w:line="240" w:lineRule="auto"/>
        <w:ind w:left="720" w:hanging="720"/>
        <w:jc w:val="both"/>
        <w:rPr>
          <w:del w:id="377" w:author="Meryl Etman" w:date="2021-11-28T14:47:00Z"/>
          <w:rFonts w:ascii="Times New Roman" w:eastAsia="Times New Roman" w:hAnsi="Times New Roman" w:cs="David"/>
          <w:sz w:val="24"/>
          <w:szCs w:val="24"/>
          <w:rtl/>
          <w:lang w:eastAsia="he-IL"/>
        </w:rPr>
      </w:pPr>
      <w:del w:id="378" w:author="Meryl Etman" w:date="2021-11-28T14:47:00Z">
        <w:r w:rsidDel="00CD7CBB">
          <w:rPr>
            <w:rFonts w:ascii="Times New Roman" w:eastAsia="Times New Roman" w:hAnsi="Times New Roman" w:cs="David"/>
            <w:sz w:val="24"/>
            <w:szCs w:val="24"/>
            <w:rtl/>
            <w:lang w:eastAsia="he-IL"/>
          </w:rPr>
          <w:delText>5.</w:delText>
        </w:r>
        <w:r w:rsidDel="00CD7CBB">
          <w:rPr>
            <w:rFonts w:ascii="Times New Roman" w:eastAsia="Times New Roman" w:hAnsi="Times New Roman" w:cs="David"/>
            <w:sz w:val="24"/>
            <w:szCs w:val="24"/>
            <w:rtl/>
            <w:lang w:eastAsia="he-IL"/>
          </w:rPr>
          <w:tab/>
          <w:delText>כל ת</w:delText>
        </w:r>
        <w:r w:rsidR="000206FA" w:rsidRPr="000206FA" w:rsidDel="00CD7CBB">
          <w:rPr>
            <w:rFonts w:ascii="Times New Roman" w:eastAsia="Times New Roman" w:hAnsi="Times New Roman" w:cs="David"/>
            <w:sz w:val="24"/>
            <w:szCs w:val="24"/>
            <w:rtl/>
            <w:lang w:eastAsia="he-IL"/>
          </w:rPr>
          <w:delText>כנית אחרת ו/או פרט אחר ו/או מסמך או חוות דעת אשר יידרשו במהלך התכנון והביצוע על מנת לקבל עבודה מושלמת בהתאם לשיקול המנהל.</w:delText>
        </w:r>
      </w:del>
    </w:p>
    <w:p w14:paraId="3C1183EE" w14:textId="2E04B882" w:rsidR="000206FA" w:rsidRPr="000206FA" w:rsidDel="00CD7CBB" w:rsidRDefault="00EE7345" w:rsidP="00CD7CBB">
      <w:pPr>
        <w:widowControl w:val="0"/>
        <w:spacing w:before="120" w:beforeAutospacing="0" w:after="60" w:afterAutospacing="0" w:line="240" w:lineRule="auto"/>
        <w:ind w:left="720" w:hanging="720"/>
        <w:jc w:val="both"/>
        <w:rPr>
          <w:del w:id="379" w:author="Meryl Etman" w:date="2021-11-28T14:47:00Z"/>
          <w:rFonts w:ascii="Times New Roman" w:eastAsia="Times New Roman" w:hAnsi="Times New Roman" w:cs="David"/>
          <w:sz w:val="24"/>
          <w:szCs w:val="24"/>
          <w:rtl/>
          <w:lang w:eastAsia="he-IL"/>
        </w:rPr>
      </w:pPr>
      <w:del w:id="380" w:author="Meryl Etman" w:date="2021-11-28T14:47:00Z">
        <w:r w:rsidDel="00CD7CBB">
          <w:rPr>
            <w:rFonts w:ascii="Times New Roman" w:eastAsia="Times New Roman" w:hAnsi="Times New Roman" w:cs="David"/>
            <w:sz w:val="24"/>
            <w:szCs w:val="24"/>
            <w:rtl/>
            <w:lang w:eastAsia="he-IL"/>
          </w:rPr>
          <w:delText>6.</w:delText>
        </w:r>
        <w:r w:rsidDel="00CD7CBB">
          <w:rPr>
            <w:rFonts w:ascii="Times New Roman" w:eastAsia="Times New Roman" w:hAnsi="Times New Roman" w:cs="David"/>
            <w:sz w:val="24"/>
            <w:szCs w:val="24"/>
            <w:rtl/>
            <w:lang w:eastAsia="he-IL"/>
          </w:rPr>
          <w:tab/>
          <w:delText>רשימות מעודכנות של ת</w:delText>
        </w:r>
        <w:r w:rsidR="000206FA" w:rsidRPr="000206FA" w:rsidDel="00CD7CBB">
          <w:rPr>
            <w:rFonts w:ascii="Times New Roman" w:eastAsia="Times New Roman" w:hAnsi="Times New Roman" w:cs="David"/>
            <w:sz w:val="24"/>
            <w:szCs w:val="24"/>
            <w:rtl/>
            <w:lang w:eastAsia="he-IL"/>
          </w:rPr>
          <w:delText>כניות כולל תאריך ומספר מהדורה - לפחות פעם בחודש.</w:delText>
        </w:r>
      </w:del>
    </w:p>
    <w:p w14:paraId="06FF129D" w14:textId="28B38E71" w:rsidR="000206FA" w:rsidRPr="000206FA" w:rsidDel="00CD7CBB" w:rsidRDefault="000206FA" w:rsidP="00CD7CBB">
      <w:pPr>
        <w:widowControl w:val="0"/>
        <w:spacing w:before="120" w:beforeAutospacing="0" w:after="60" w:afterAutospacing="0" w:line="240" w:lineRule="auto"/>
        <w:ind w:left="720" w:hanging="720"/>
        <w:jc w:val="both"/>
        <w:rPr>
          <w:del w:id="381" w:author="Meryl Etman" w:date="2021-11-28T14:47:00Z"/>
          <w:rFonts w:ascii="Times New Roman" w:eastAsia="Times New Roman" w:hAnsi="Times New Roman" w:cs="David"/>
          <w:sz w:val="24"/>
          <w:szCs w:val="24"/>
          <w:rtl/>
          <w:lang w:eastAsia="he-IL"/>
        </w:rPr>
      </w:pPr>
      <w:del w:id="382" w:author="Meryl Etman" w:date="2021-11-28T14:47:00Z">
        <w:r w:rsidRPr="000206FA" w:rsidDel="00CD7CBB">
          <w:rPr>
            <w:rFonts w:ascii="Times New Roman" w:eastAsia="Times New Roman" w:hAnsi="Times New Roman" w:cs="David"/>
            <w:sz w:val="24"/>
            <w:szCs w:val="24"/>
            <w:rtl/>
            <w:lang w:eastAsia="he-IL"/>
          </w:rPr>
          <w:delText>7.</w:delText>
        </w:r>
        <w:r w:rsidRPr="000206FA" w:rsidDel="00CD7CBB">
          <w:rPr>
            <w:rFonts w:ascii="Times New Roman" w:eastAsia="Times New Roman" w:hAnsi="Times New Roman" w:cs="David"/>
            <w:sz w:val="24"/>
            <w:szCs w:val="24"/>
            <w:rtl/>
            <w:lang w:eastAsia="he-IL"/>
          </w:rPr>
          <w:tab/>
          <w:delText>מובהר בזאת שהתוכניות יוכנו לפי ביצוע בקטעים של הפרויקט ויכללו פתרונות לקטעי הביניים.</w:delText>
        </w:r>
      </w:del>
    </w:p>
    <w:p w14:paraId="0279B9A6" w14:textId="428A06CD" w:rsidR="000206FA" w:rsidRPr="000206FA" w:rsidDel="00CD7CBB" w:rsidRDefault="00EE7345" w:rsidP="00CD7CBB">
      <w:pPr>
        <w:widowControl w:val="0"/>
        <w:spacing w:before="120" w:beforeAutospacing="0" w:after="60" w:afterAutospacing="0" w:line="240" w:lineRule="auto"/>
        <w:ind w:left="720" w:hanging="720"/>
        <w:jc w:val="both"/>
        <w:rPr>
          <w:del w:id="383" w:author="Meryl Etman" w:date="2021-11-28T14:47:00Z"/>
          <w:rFonts w:ascii="Times New Roman" w:eastAsia="Times New Roman" w:hAnsi="Times New Roman" w:cs="David"/>
          <w:sz w:val="24"/>
          <w:szCs w:val="24"/>
          <w:rtl/>
          <w:lang w:eastAsia="he-IL"/>
        </w:rPr>
      </w:pPr>
      <w:del w:id="384" w:author="Meryl Etman" w:date="2021-11-28T14:47:00Z">
        <w:r w:rsidDel="00CD7CBB">
          <w:rPr>
            <w:rFonts w:ascii="Times New Roman" w:eastAsia="Times New Roman" w:hAnsi="Times New Roman" w:cs="David"/>
            <w:sz w:val="24"/>
            <w:szCs w:val="24"/>
            <w:rtl/>
            <w:lang w:eastAsia="he-IL"/>
          </w:rPr>
          <w:delText>8.</w:delText>
        </w:r>
        <w:r w:rsidDel="00CD7CBB">
          <w:rPr>
            <w:rFonts w:ascii="Times New Roman" w:eastAsia="Times New Roman" w:hAnsi="Times New Roman" w:cs="David"/>
            <w:sz w:val="24"/>
            <w:szCs w:val="24"/>
            <w:rtl/>
            <w:lang w:eastAsia="he-IL"/>
          </w:rPr>
          <w:tab/>
          <w:delText>כל שאר ת</w:delText>
        </w:r>
        <w:r w:rsidR="000206FA" w:rsidRPr="000206FA" w:rsidDel="00CD7CBB">
          <w:rPr>
            <w:rFonts w:ascii="Times New Roman" w:eastAsia="Times New Roman" w:hAnsi="Times New Roman" w:cs="David"/>
            <w:sz w:val="24"/>
            <w:szCs w:val="24"/>
            <w:rtl/>
            <w:lang w:eastAsia="he-IL"/>
          </w:rPr>
          <w:delText>כניות הביצוע המתחייבות מכל תקן ודין, לרבות אך לא רק</w:delText>
        </w:r>
        <w:r w:rsidDel="00CD7CBB">
          <w:rPr>
            <w:rFonts w:ascii="Times New Roman" w:eastAsia="Times New Roman" w:hAnsi="Times New Roman" w:cs="David"/>
            <w:sz w:val="24"/>
            <w:szCs w:val="24"/>
            <w:rtl/>
            <w:lang w:eastAsia="he-IL"/>
          </w:rPr>
          <w:delText xml:space="preserve"> מחלקיו השונים של ת"י 1547 - "ת</w:delText>
        </w:r>
        <w:r w:rsidR="000206FA" w:rsidRPr="000206FA" w:rsidDel="00CD7CBB">
          <w:rPr>
            <w:rFonts w:ascii="Times New Roman" w:eastAsia="Times New Roman" w:hAnsi="Times New Roman" w:cs="David"/>
            <w:sz w:val="24"/>
            <w:szCs w:val="24"/>
            <w:rtl/>
            <w:lang w:eastAsia="he-IL"/>
          </w:rPr>
          <w:delText>כניות ביצוע לבניינים ולעבודות פיתוח סביבתי".</w:delText>
        </w:r>
      </w:del>
    </w:p>
    <w:p w14:paraId="12D3DA04" w14:textId="124B58E2" w:rsidR="000206FA" w:rsidRPr="000206FA" w:rsidDel="00CD7CBB" w:rsidRDefault="000206FA" w:rsidP="00CD7CBB">
      <w:pPr>
        <w:widowControl w:val="0"/>
        <w:spacing w:before="120" w:beforeAutospacing="0" w:after="60" w:afterAutospacing="0" w:line="240" w:lineRule="auto"/>
        <w:ind w:left="720" w:hanging="720"/>
        <w:jc w:val="both"/>
        <w:rPr>
          <w:del w:id="385" w:author="Meryl Etman" w:date="2021-11-28T14:47:00Z"/>
          <w:rFonts w:ascii="Times New Roman" w:eastAsia="Times New Roman" w:hAnsi="Times New Roman" w:cs="David"/>
          <w:sz w:val="24"/>
          <w:szCs w:val="24"/>
          <w:rtl/>
          <w:lang w:eastAsia="he-IL"/>
        </w:rPr>
      </w:pPr>
      <w:del w:id="386" w:author="Meryl Etman" w:date="2021-11-28T14:47:00Z">
        <w:r w:rsidRPr="000206FA" w:rsidDel="00CD7CBB">
          <w:rPr>
            <w:rFonts w:ascii="Times New Roman" w:eastAsia="Times New Roman" w:hAnsi="Times New Roman" w:cs="David"/>
            <w:sz w:val="24"/>
            <w:szCs w:val="24"/>
            <w:rtl/>
            <w:lang w:eastAsia="he-IL"/>
          </w:rPr>
          <w:delText xml:space="preserve">כל המסמכים והתוכניות יערכו בשפה העברית.  </w:delText>
        </w:r>
      </w:del>
    </w:p>
    <w:p w14:paraId="645F9495"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D413C3"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4"/>
          <w:rtl/>
          <w:lang w:eastAsia="he-IL"/>
        </w:rPr>
        <w:br w:type="page"/>
      </w:r>
    </w:p>
    <w:p w14:paraId="0006EE72"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4F62D49"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33400E5"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D131B38"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081EDD"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94F739"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DD381F"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1BEE51C" w14:textId="6C0A887E" w:rsidR="00EE7345" w:rsidRPr="00B27B4C" w:rsidRDefault="00725637"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87" w:author="Meryl Etman" w:date="2021-11-28T14:17:00Z">
            <w:r w:rsidR="00886122">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886122">
              <w:rPr>
                <w:rFonts w:ascii="Times New Roman" w:eastAsia="Times New Roman" w:hAnsi="Times New Roman" w:cs="David" w:hint="cs"/>
                <w:color w:val="008000"/>
                <w:sz w:val="24"/>
                <w:szCs w:val="24"/>
                <w:rtl/>
                <w:lang w:eastAsia="he-IL"/>
              </w:rPr>
              <w:br/>
              <w:t>יוני נתניהו 1 ג' אור יהודה</w:t>
            </w:r>
            <w:r w:rsidR="00886122">
              <w:rPr>
                <w:rFonts w:ascii="Times New Roman" w:eastAsia="Times New Roman" w:hAnsi="Times New Roman" w:cs="David" w:hint="cs"/>
                <w:color w:val="008000"/>
                <w:sz w:val="24"/>
                <w:szCs w:val="24"/>
                <w:rtl/>
                <w:lang w:eastAsia="he-IL"/>
              </w:rPr>
              <w:br/>
              <w:t>558075404</w:t>
            </w:r>
            <w:r w:rsidR="00886122">
              <w:rPr>
                <w:rFonts w:ascii="Times New Roman" w:eastAsia="Times New Roman" w:hAnsi="Times New Roman" w:cs="David" w:hint="cs"/>
                <w:color w:val="008000"/>
                <w:sz w:val="24"/>
                <w:szCs w:val="24"/>
                <w:rtl/>
                <w:lang w:eastAsia="he-IL"/>
              </w:rPr>
              <w:br/>
            </w:r>
          </w:ins>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43685A15"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554BBA9"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B008AD"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49BD38"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ED0E99" w14:textId="462781B2" w:rsidR="00EE7345" w:rsidRPr="00B27B4C"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88" w:author="Meryl Etman" w:date="2021-11-28T14:19:00Z">
            <w:r w:rsidR="00886122">
              <w:rPr>
                <w:rFonts w:ascii="Times New Roman" w:eastAsia="Times New Roman" w:hAnsi="Times New Roman" w:cs="David"/>
                <w:color w:val="008000"/>
                <w:sz w:val="24"/>
                <w:szCs w:val="24"/>
                <w:rtl/>
                <w:lang w:eastAsia="he-IL"/>
              </w:rPr>
              <w:t>סלע בניה ירוקה ומתקדמת</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89" w:author="Meryl Etman" w:date="2021-11-28T14:14:00Z">
            <w:r w:rsidR="004E02BD">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90" w:author="Meryl Etman" w:date="2021-11-28T14:16:00Z">
            <w:r w:rsidR="00886122">
              <w:rPr>
                <w:rFonts w:ascii="Times New Roman" w:eastAsia="Times New Roman" w:hAnsi="Times New Roman" w:cs="David" w:hint="cs"/>
                <w:color w:val="008000"/>
                <w:sz w:val="24"/>
                <w:szCs w:val="24"/>
                <w:rtl/>
              </w:rPr>
              <w:t>יעוץ בנייה ירוקה ובידוד תרמי</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E55C3CC"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B453623"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3AAC11"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E7C95E"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24CFAC"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3FDFFD"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180B2F8"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5EA791"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4F267E"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28467D3" w14:textId="387727CB" w:rsidR="00EE7345" w:rsidRPr="00B27B4C" w:rsidRDefault="00725637"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91" w:author="Meryl Etman" w:date="2021-11-28T14:19:00Z">
            <w:r w:rsidR="00886122">
              <w:rPr>
                <w:rFonts w:ascii="Times New Roman" w:eastAsia="Times New Roman" w:hAnsi="Times New Roman" w:cs="David"/>
                <w:color w:val="008000"/>
                <w:sz w:val="24"/>
                <w:szCs w:val="24"/>
                <w:rtl/>
                <w:lang w:eastAsia="he-IL"/>
              </w:rPr>
              <w:t>סלע בניה ירוקה ומתקדמת</w:t>
            </w:r>
          </w:ins>
        </w:sdtContent>
      </w:sdt>
    </w:p>
    <w:p w14:paraId="4C8FC389"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24D319A"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674C66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68EC0EA5"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2FAB6BE"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274178F5"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5CA11FE" w14:textId="7758AA3E"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92" w:author="Meryl Etman" w:date="2021-11-28T14:17:00Z">
            <w:r w:rsidR="00886122">
              <w:rPr>
                <w:rFonts w:ascii="Times New Roman" w:eastAsia="Times New Roman" w:hAnsi="Times New Roman" w:cs="David"/>
                <w:color w:val="00B0F0"/>
                <w:sz w:val="24"/>
                <w:szCs w:val="24"/>
                <w:rtl/>
                <w:lang w:eastAsia="he-IL"/>
              </w:rPr>
              <w:br/>
              <w:t>אפריקה ישראל מגורים בע"מ וישראל אדלר ובנו חברה להשקעות בע"מ</w:t>
            </w:r>
            <w:r w:rsidR="00886122">
              <w:rPr>
                <w:rFonts w:ascii="Times New Roman" w:eastAsia="Times New Roman" w:hAnsi="Times New Roman" w:cs="David"/>
                <w:color w:val="00B0F0"/>
                <w:sz w:val="24"/>
                <w:szCs w:val="24"/>
                <w:rtl/>
                <w:lang w:eastAsia="he-IL"/>
              </w:rPr>
              <w:br/>
              <w:t>יוני נתניהו 1 ג' אור יהודה</w:t>
            </w:r>
            <w:r w:rsidR="00886122">
              <w:rPr>
                <w:rFonts w:ascii="Times New Roman" w:eastAsia="Times New Roman" w:hAnsi="Times New Roman" w:cs="David"/>
                <w:color w:val="00B0F0"/>
                <w:sz w:val="24"/>
                <w:szCs w:val="24"/>
                <w:rtl/>
                <w:lang w:eastAsia="he-IL"/>
              </w:rPr>
              <w:br/>
              <w:t>558075404</w:t>
            </w:r>
            <w:r w:rsidR="00886122">
              <w:rPr>
                <w:rFonts w:ascii="Times New Roman" w:eastAsia="Times New Roman" w:hAnsi="Times New Roman" w:cs="David"/>
                <w:color w:val="00B0F0"/>
                <w:sz w:val="24"/>
                <w:szCs w:val="24"/>
                <w:rtl/>
                <w:lang w:eastAsia="he-IL"/>
              </w:rPr>
              <w:br/>
            </w:r>
          </w:ins>
        </w:sdtContent>
      </w:sdt>
    </w:p>
    <w:p w14:paraId="0420FF9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F9EDD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F2539F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2DF780" w14:textId="17CAE83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93" w:author="Meryl Etman" w:date="2021-11-28T14:14:00Z">
            <w:r w:rsidR="004E02BD">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6T00:00:00Z">
            <w:dateFormat w:val="dd/MM/yyyy"/>
            <w:lid w:val="he-IL"/>
            <w:storeMappedDataAs w:val="dateTime"/>
            <w:calendar w:val="gregorian"/>
          </w:date>
        </w:sdtPr>
        <w:sdtEndPr>
          <w:rPr>
            <w:rFonts w:hint="cs"/>
          </w:rPr>
        </w:sdtEndPr>
        <w:sdtContent>
          <w:ins w:id="394" w:author="Meryl Etman" w:date="2022-02-16T12:21:00Z">
            <w:r w:rsidR="00725637">
              <w:rPr>
                <w:rFonts w:ascii="Times New Roman" w:eastAsia="Times New Roman" w:hAnsi="Times New Roman" w:cs="David" w:hint="cs"/>
                <w:color w:val="008000"/>
                <w:sz w:val="24"/>
                <w:szCs w:val="24"/>
                <w:rtl/>
                <w:lang w:eastAsia="he-IL"/>
              </w:rPr>
              <w:t>‏16/02/2022</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87CBA0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3F8D26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ABA7C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34F931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ECBD75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10FE9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003ECD4"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1A1522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4D9E43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15968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3BC25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09C01B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F9949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0C6C5B8"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49BE6E7"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BF61B8F"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B8C2F84"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C07AA74" w14:textId="208AD5F9"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95" w:author="Meryl Etman" w:date="2021-11-28T14:19:00Z">
            <w:r w:rsidR="00886122">
              <w:rPr>
                <w:rFonts w:ascii="Times New Roman" w:eastAsia="Times New Roman" w:hAnsi="Times New Roman" w:cs="David"/>
                <w:color w:val="008000"/>
                <w:sz w:val="24"/>
                <w:szCs w:val="24"/>
                <w:rtl/>
                <w:lang w:eastAsia="he-IL"/>
              </w:rPr>
              <w:t>סלע בניה ירוקה ומתקדמת</w:t>
            </w:r>
          </w:ins>
        </w:sdtContent>
      </w:sdt>
    </w:p>
    <w:p w14:paraId="0D22F34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0DB4A5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7C01F9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0887C8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F1D57D9"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3C00AC2"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9696FBF"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CF0BFDC"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AFD5415"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38F7888"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520FB725"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3FF1FA0E"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112CF57"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AF5EAC" w14:textId="77777777" w:rsidR="00886122" w:rsidRDefault="00886122" w:rsidP="00AF234B">
      <w:pPr>
        <w:spacing w:before="0" w:after="0" w:line="240" w:lineRule="auto"/>
      </w:pPr>
      <w:r>
        <w:separator/>
      </w:r>
    </w:p>
  </w:endnote>
  <w:endnote w:type="continuationSeparator" w:id="0">
    <w:p w14:paraId="2BA730EB" w14:textId="77777777" w:rsidR="00886122" w:rsidRDefault="00886122"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
      <w:gridCol w:w="1622"/>
      <w:gridCol w:w="2810"/>
      <w:gridCol w:w="236"/>
      <w:gridCol w:w="1044"/>
      <w:gridCol w:w="1723"/>
    </w:tblGrid>
    <w:tr w:rsidR="00886122" w:rsidRPr="002D6C1F" w14:paraId="5B1382D4" w14:textId="77777777" w:rsidTr="002D6C1F">
      <w:tc>
        <w:tcPr>
          <w:tcW w:w="870" w:type="dxa"/>
        </w:tcPr>
        <w:p w14:paraId="35BF3B44" w14:textId="77777777" w:rsidR="00886122" w:rsidRPr="002D6C1F" w:rsidRDefault="00886122"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24" w:type="dxa"/>
            </w:tcPr>
            <w:p w14:paraId="04517FD7" w14:textId="77777777" w:rsidR="00886122" w:rsidRPr="002D6C1F" w:rsidRDefault="00886122" w:rsidP="002D6C1F">
              <w:pPr>
                <w:spacing w:before="0" w:after="0" w:line="240" w:lineRule="auto"/>
                <w:rPr>
                  <w:rFonts w:ascii="David" w:hAnsi="David"/>
                  <w:color w:val="00B0F0"/>
                  <w:rtl/>
                </w:rPr>
              </w:pPr>
              <w:ins w:id="396" w:author="Meryl Etman" w:date="2021-11-28T14:14:00Z">
                <w:r>
                  <w:rPr>
                    <w:rFonts w:ascii="David" w:hAnsi="David"/>
                    <w:color w:val="00B0F0"/>
                    <w:rtl/>
                  </w:rPr>
                  <w:t>סביוני נצר סירני - בניין 31</w:t>
                </w:r>
              </w:ins>
            </w:p>
          </w:tc>
        </w:sdtContent>
      </w:sdt>
      <w:tc>
        <w:tcPr>
          <w:tcW w:w="2810" w:type="dxa"/>
        </w:tcPr>
        <w:p w14:paraId="45A2104E" w14:textId="77777777" w:rsidR="00886122" w:rsidRPr="002D6C1F" w:rsidRDefault="00886122"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2D6C1F">
                <w:rPr>
                  <w:rFonts w:ascii="David" w:hAnsi="David" w:hint="cs"/>
                  <w:sz w:val="20"/>
                  <w:szCs w:val="20"/>
                  <w:rtl/>
                </w:rPr>
                <w:t>יועץ בניה ירוקה</w:t>
              </w:r>
            </w:sdtContent>
          </w:sdt>
        </w:p>
      </w:tc>
      <w:tc>
        <w:tcPr>
          <w:tcW w:w="236" w:type="dxa"/>
        </w:tcPr>
        <w:p w14:paraId="755858D3" w14:textId="77777777" w:rsidR="00886122" w:rsidRPr="002D6C1F" w:rsidRDefault="00886122" w:rsidP="002D6C1F">
          <w:pPr>
            <w:spacing w:before="0" w:after="0" w:line="240" w:lineRule="auto"/>
            <w:rPr>
              <w:rFonts w:ascii="David" w:hAnsi="David"/>
              <w:sz w:val="16"/>
              <w:szCs w:val="16"/>
              <w:rtl/>
            </w:rPr>
          </w:pPr>
        </w:p>
      </w:tc>
      <w:tc>
        <w:tcPr>
          <w:tcW w:w="1041" w:type="dxa"/>
        </w:tcPr>
        <w:p w14:paraId="59548459" w14:textId="77777777" w:rsidR="00886122" w:rsidRPr="002D6C1F" w:rsidRDefault="00886122"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25" w:type="dxa"/>
            </w:tcPr>
            <w:p w14:paraId="1A66212D" w14:textId="7ABE09C1" w:rsidR="00886122" w:rsidRPr="002D6C1F" w:rsidRDefault="00886122" w:rsidP="002D6C1F">
              <w:pPr>
                <w:spacing w:before="0" w:after="0" w:line="240" w:lineRule="auto"/>
                <w:rPr>
                  <w:rFonts w:ascii="David" w:hAnsi="David"/>
                  <w:rtl/>
                </w:rPr>
              </w:pPr>
              <w:del w:id="397" w:author="Meryl Etman [2]" w:date="2021-11-28T14:28:00Z">
                <w:r w:rsidDel="002975A7">
                  <w:rPr>
                    <w:rFonts w:ascii="David" w:hAnsi="David" w:hint="cs"/>
                  </w:rPr>
                  <w:delText>CONT-5-569</w:delText>
                </w:r>
              </w:del>
              <w:ins w:id="398" w:author="Meryl Etman [2]" w:date="2021-11-28T14:28:00Z">
                <w:r w:rsidR="002975A7">
                  <w:rPr>
                    <w:rFonts w:ascii="David" w:hAnsi="David" w:hint="cs"/>
                  </w:rPr>
                  <w:t>CO</w:t>
                </w:r>
                <w:r w:rsidR="002975A7">
                  <w:rPr>
                    <w:rFonts w:ascii="David" w:hAnsi="David" w:hint="cs"/>
                    <w:rtl/>
                  </w:rPr>
                  <w:t>NT-10-2153</w:t>
                </w:r>
              </w:ins>
            </w:p>
          </w:tc>
        </w:sdtContent>
      </w:sdt>
    </w:tr>
    <w:tr w:rsidR="00886122" w:rsidRPr="002D6C1F" w14:paraId="37F5A5F7" w14:textId="77777777" w:rsidTr="002D6C1F">
      <w:tc>
        <w:tcPr>
          <w:tcW w:w="870" w:type="dxa"/>
        </w:tcPr>
        <w:p w14:paraId="168EE3CC" w14:textId="77777777" w:rsidR="00886122" w:rsidRPr="002D6C1F" w:rsidRDefault="00886122"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24" w:type="dxa"/>
            </w:tcPr>
            <w:p w14:paraId="02C5C85A" w14:textId="3B29142D" w:rsidR="00886122" w:rsidRPr="002D6C1F" w:rsidRDefault="00886122" w:rsidP="002D6C1F">
              <w:pPr>
                <w:spacing w:before="0" w:after="0" w:line="240" w:lineRule="auto"/>
                <w:rPr>
                  <w:rFonts w:ascii="David" w:hAnsi="David"/>
                  <w:color w:val="00B0F0"/>
                  <w:rtl/>
                </w:rPr>
              </w:pPr>
              <w:ins w:id="399" w:author="Meryl Etman" w:date="2021-11-28T14:19:00Z">
                <w:r>
                  <w:rPr>
                    <w:rFonts w:ascii="David" w:hAnsi="David"/>
                    <w:color w:val="00B0F0"/>
                    <w:rtl/>
                  </w:rPr>
                  <w:t>סלע בניה ירוקה ומתקדמת</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886122" w:rsidRPr="002D6C1F" w14:paraId="5CCE6171" w14:textId="77777777" w:rsidTr="00886122">
            <w:trPr>
              <w:trHeight w:val="201"/>
            </w:trPr>
            <w:tc>
              <w:tcPr>
                <w:tcW w:w="926" w:type="dxa"/>
              </w:tcPr>
              <w:p w14:paraId="78A3E3DB" w14:textId="77777777" w:rsidR="00886122" w:rsidRPr="002D6C1F" w:rsidRDefault="00886122"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2694D7C" w14:textId="75C24921" w:rsidR="00886122" w:rsidRPr="002D6C1F" w:rsidRDefault="00725637" w:rsidP="002D6C1F">
                    <w:pPr>
                      <w:spacing w:before="0" w:after="0" w:line="240" w:lineRule="auto"/>
                      <w:ind w:left="1" w:hanging="1"/>
                      <w:rPr>
                        <w:rFonts w:ascii="David" w:hAnsi="David"/>
                        <w:color w:val="00B0F0"/>
                        <w:sz w:val="20"/>
                        <w:szCs w:val="20"/>
                        <w:rtl/>
                      </w:rPr>
                    </w:pPr>
                    <w:ins w:id="400" w:author="Meryl Etman" w:date="2022-02-16T12:21:00Z">
                      <w:r>
                        <w:rPr>
                          <w:rFonts w:ascii="David" w:hAnsi="David"/>
                          <w:color w:val="00B0F0"/>
                          <w:sz w:val="20"/>
                          <w:szCs w:val="20"/>
                          <w:rtl/>
                        </w:rPr>
                        <w:t>0.6</w:t>
                      </w:r>
                    </w:ins>
                  </w:p>
                </w:tc>
              </w:sdtContent>
            </w:sdt>
          </w:tr>
        </w:tbl>
        <w:p w14:paraId="747D0C41" w14:textId="77777777" w:rsidR="00886122" w:rsidRPr="002D6C1F" w:rsidRDefault="00886122" w:rsidP="002D6C1F">
          <w:pPr>
            <w:spacing w:before="0" w:after="0" w:line="240" w:lineRule="auto"/>
            <w:rPr>
              <w:rFonts w:ascii="David" w:hAnsi="David"/>
              <w:sz w:val="20"/>
              <w:szCs w:val="20"/>
              <w:rtl/>
            </w:rPr>
          </w:pPr>
        </w:p>
      </w:tc>
      <w:tc>
        <w:tcPr>
          <w:tcW w:w="236" w:type="dxa"/>
        </w:tcPr>
        <w:p w14:paraId="7C4C2281" w14:textId="77777777" w:rsidR="00886122" w:rsidRPr="002D6C1F" w:rsidRDefault="00886122" w:rsidP="002D6C1F">
          <w:pPr>
            <w:spacing w:before="0" w:after="0" w:line="240" w:lineRule="auto"/>
            <w:rPr>
              <w:rFonts w:ascii="David" w:hAnsi="David"/>
              <w:rtl/>
            </w:rPr>
          </w:pPr>
        </w:p>
      </w:tc>
      <w:tc>
        <w:tcPr>
          <w:tcW w:w="1041" w:type="dxa"/>
        </w:tcPr>
        <w:p w14:paraId="0FD4A9AD" w14:textId="77777777" w:rsidR="00886122" w:rsidRPr="002D6C1F" w:rsidRDefault="00886122"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6C7DFA3B" w14:textId="25F84EBF" w:rsidR="00886122" w:rsidRPr="002D6C1F" w:rsidRDefault="00725637" w:rsidP="002D6C1F">
          <w:pPr>
            <w:spacing w:before="0" w:after="0" w:line="240" w:lineRule="auto"/>
            <w:rPr>
              <w:rFonts w:ascii="David" w:hAnsi="David"/>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401" w:author="Meryl Etman" w:date="2021-11-28T14:40:00Z">
                <w:r w:rsidR="00055437">
                  <w:rPr>
                    <w:rFonts w:ascii="David" w:hAnsi="David"/>
                    <w:sz w:val="20"/>
                    <w:szCs w:val="20"/>
                    <w:rtl/>
                  </w:rPr>
                  <w:t>3;#</w:t>
                </w:r>
                <w:r w:rsidR="00055437">
                  <w:rPr>
                    <w:rFonts w:ascii="David" w:hAnsi="David"/>
                    <w:sz w:val="20"/>
                    <w:szCs w:val="20"/>
                  </w:rPr>
                  <w:t>Draft</w:t>
                </w:r>
              </w:ins>
            </w:sdtContent>
          </w:sdt>
        </w:p>
      </w:tc>
    </w:tr>
    <w:tr w:rsidR="00886122" w:rsidRPr="002D6C1F" w14:paraId="4519CC01" w14:textId="77777777" w:rsidTr="002D6C1F">
      <w:trPr>
        <w:trHeight w:val="80"/>
      </w:trPr>
      <w:tc>
        <w:tcPr>
          <w:tcW w:w="870" w:type="dxa"/>
        </w:tcPr>
        <w:p w14:paraId="65ECCA5F" w14:textId="77777777" w:rsidR="00886122" w:rsidRPr="002D6C1F" w:rsidRDefault="00886122" w:rsidP="002D6C1F">
          <w:pPr>
            <w:spacing w:before="0" w:after="0" w:line="240" w:lineRule="auto"/>
            <w:rPr>
              <w:rFonts w:ascii="David" w:hAnsi="David"/>
              <w:rtl/>
            </w:rPr>
          </w:pPr>
        </w:p>
      </w:tc>
      <w:tc>
        <w:tcPr>
          <w:tcW w:w="1624" w:type="dxa"/>
        </w:tcPr>
        <w:p w14:paraId="481C8FF4" w14:textId="77777777" w:rsidR="00886122" w:rsidRPr="002D6C1F" w:rsidRDefault="00886122" w:rsidP="002D6C1F">
          <w:pPr>
            <w:spacing w:before="0" w:after="0" w:line="240" w:lineRule="auto"/>
            <w:rPr>
              <w:rFonts w:ascii="David" w:hAnsi="David"/>
              <w:color w:val="00B0F0"/>
              <w:rtl/>
            </w:rPr>
          </w:pPr>
        </w:p>
      </w:tc>
      <w:tc>
        <w:tcPr>
          <w:tcW w:w="2810" w:type="dxa"/>
        </w:tcPr>
        <w:p w14:paraId="0ACB5DA2" w14:textId="77777777" w:rsidR="00886122" w:rsidRPr="002D6C1F" w:rsidRDefault="00886122" w:rsidP="002D6C1F">
          <w:pPr>
            <w:spacing w:before="0" w:after="0" w:line="240" w:lineRule="auto"/>
            <w:rPr>
              <w:rFonts w:ascii="David" w:hAnsi="David"/>
              <w:rtl/>
            </w:rPr>
          </w:pPr>
        </w:p>
      </w:tc>
      <w:tc>
        <w:tcPr>
          <w:tcW w:w="232" w:type="dxa"/>
        </w:tcPr>
        <w:p w14:paraId="36D3C919" w14:textId="77777777" w:rsidR="00886122" w:rsidRPr="002D6C1F" w:rsidRDefault="00886122" w:rsidP="002D6C1F">
          <w:pPr>
            <w:spacing w:before="0" w:after="0" w:line="240" w:lineRule="auto"/>
            <w:rPr>
              <w:rFonts w:ascii="David" w:hAnsi="David"/>
              <w:rtl/>
            </w:rPr>
          </w:pPr>
        </w:p>
      </w:tc>
      <w:tc>
        <w:tcPr>
          <w:tcW w:w="1045" w:type="dxa"/>
        </w:tcPr>
        <w:p w14:paraId="75D6953A" w14:textId="77777777" w:rsidR="00886122" w:rsidRPr="002D6C1F" w:rsidRDefault="00886122" w:rsidP="002D6C1F">
          <w:pPr>
            <w:spacing w:before="0" w:after="0" w:line="240" w:lineRule="auto"/>
            <w:rPr>
              <w:rFonts w:ascii="David" w:hAnsi="David"/>
              <w:rtl/>
            </w:rPr>
          </w:pPr>
        </w:p>
      </w:tc>
      <w:tc>
        <w:tcPr>
          <w:tcW w:w="1725" w:type="dxa"/>
        </w:tcPr>
        <w:p w14:paraId="4427C768" w14:textId="77777777" w:rsidR="00886122" w:rsidRPr="002D6C1F" w:rsidRDefault="00886122" w:rsidP="002D6C1F">
          <w:pPr>
            <w:spacing w:before="0" w:after="0" w:line="240" w:lineRule="auto"/>
            <w:rPr>
              <w:rFonts w:ascii="David" w:hAnsi="David"/>
              <w:rtl/>
            </w:rPr>
          </w:pPr>
        </w:p>
      </w:tc>
    </w:tr>
  </w:tbl>
  <w:p w14:paraId="09B4196F" w14:textId="77777777" w:rsidR="00886122" w:rsidRDefault="00886122"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וקסלר, ברגמן ושות' עורכי-דין</w:t>
    </w:r>
  </w:p>
  <w:p w14:paraId="5D406D59" w14:textId="77777777" w:rsidR="00886122" w:rsidRPr="002D6C1F" w:rsidRDefault="00886122"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13A5F6" w14:textId="77777777" w:rsidR="00886122" w:rsidRDefault="00886122" w:rsidP="00AF234B">
      <w:pPr>
        <w:spacing w:before="0" w:after="0" w:line="240" w:lineRule="auto"/>
      </w:pPr>
      <w:r>
        <w:separator/>
      </w:r>
    </w:p>
  </w:footnote>
  <w:footnote w:type="continuationSeparator" w:id="0">
    <w:p w14:paraId="67C4F164" w14:textId="77777777" w:rsidR="00886122" w:rsidRDefault="00886122"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1ED4D3AF" w14:textId="77777777" w:rsidR="00886122" w:rsidRDefault="00886122">
        <w:pPr>
          <w:pStyle w:val="Header"/>
          <w:jc w:val="center"/>
        </w:pPr>
        <w:r>
          <w:fldChar w:fldCharType="begin"/>
        </w:r>
        <w:r>
          <w:instrText xml:space="preserve"> PAGE   \* MERGEFORMAT </w:instrText>
        </w:r>
        <w:r>
          <w:fldChar w:fldCharType="separate"/>
        </w:r>
        <w:r w:rsidR="00725637">
          <w:rPr>
            <w:noProof/>
            <w:rtl/>
          </w:rPr>
          <w:t>1</w:t>
        </w:r>
        <w:r>
          <w:rPr>
            <w:noProof/>
          </w:rPr>
          <w:fldChar w:fldCharType="end"/>
        </w:r>
      </w:p>
    </w:sdtContent>
  </w:sdt>
  <w:p w14:paraId="65C9AEA6" w14:textId="77777777" w:rsidR="00886122" w:rsidRDefault="008861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3"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3"/>
  </w:num>
  <w:num w:numId="2">
    <w:abstractNumId w:val="9"/>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num>
  <w:num w:numId="10">
    <w:abstractNumId w:val="2"/>
  </w:num>
  <w:num w:numId="11">
    <w:abstractNumId w:val="4"/>
  </w:num>
  <w:num w:numId="12">
    <w:abstractNumId w:val="10"/>
  </w:num>
  <w:num w:numId="13">
    <w:abstractNumId w:val="7"/>
  </w:num>
  <w:num w:numId="14">
    <w:abstractNumId w:val="6"/>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4388B"/>
    <w:rsid w:val="00055437"/>
    <w:rsid w:val="000E2532"/>
    <w:rsid w:val="00134C85"/>
    <w:rsid w:val="001A0C3C"/>
    <w:rsid w:val="001A69D5"/>
    <w:rsid w:val="001C5B93"/>
    <w:rsid w:val="00214ACF"/>
    <w:rsid w:val="002975A7"/>
    <w:rsid w:val="002D6C1F"/>
    <w:rsid w:val="003C17DD"/>
    <w:rsid w:val="003C1BBA"/>
    <w:rsid w:val="00442A61"/>
    <w:rsid w:val="00477F7B"/>
    <w:rsid w:val="004E02BD"/>
    <w:rsid w:val="0054041D"/>
    <w:rsid w:val="00552E11"/>
    <w:rsid w:val="00636A8F"/>
    <w:rsid w:val="00691469"/>
    <w:rsid w:val="0072103C"/>
    <w:rsid w:val="00725637"/>
    <w:rsid w:val="007778AD"/>
    <w:rsid w:val="00792575"/>
    <w:rsid w:val="007F4F5A"/>
    <w:rsid w:val="008771C2"/>
    <w:rsid w:val="00886122"/>
    <w:rsid w:val="00894E04"/>
    <w:rsid w:val="008C64C6"/>
    <w:rsid w:val="00934BC3"/>
    <w:rsid w:val="00937C9F"/>
    <w:rsid w:val="00942177"/>
    <w:rsid w:val="00942B6A"/>
    <w:rsid w:val="00981AA0"/>
    <w:rsid w:val="00993213"/>
    <w:rsid w:val="00AF234B"/>
    <w:rsid w:val="00B102AE"/>
    <w:rsid w:val="00B17D15"/>
    <w:rsid w:val="00BE17B4"/>
    <w:rsid w:val="00C3675F"/>
    <w:rsid w:val="00C8505B"/>
    <w:rsid w:val="00C90434"/>
    <w:rsid w:val="00CB099C"/>
    <w:rsid w:val="00CB3665"/>
    <w:rsid w:val="00CD7CBB"/>
    <w:rsid w:val="00D863AD"/>
    <w:rsid w:val="00DA7212"/>
    <w:rsid w:val="00DF29A1"/>
    <w:rsid w:val="00E679C7"/>
    <w:rsid w:val="00EC37B6"/>
    <w:rsid w:val="00EE6F8E"/>
    <w:rsid w:val="00EE73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66095C3"/>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0206FA"/>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ListParagraph">
    <w:name w:val="List Paragraph"/>
    <w:basedOn w:val="Normal"/>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Footer"/>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FooterChar"/>
    <w:link w:val="AutoField"/>
    <w:rsid w:val="00DA7212"/>
    <w:rPr>
      <w:rFonts w:ascii="David" w:hAnsi="David" w:cs="David"/>
      <w:color w:val="00B050"/>
      <w:sz w:val="20"/>
      <w:szCs w:val="24"/>
    </w:rPr>
  </w:style>
  <w:style w:type="table" w:customStyle="1" w:styleId="11">
    <w:name w:val="רשת טבלה1"/>
    <w:basedOn w:val="TableNormal"/>
    <w:next w:val="TableGrid"/>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PlaceholderText"/>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PlaceholderText"/>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PlaceholderText"/>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PlaceholderText"/>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PlaceholderText"/>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PlaceholderText"/>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PlaceholderText"/>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PlaceholderText"/>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PlaceholderText"/>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PlaceholderText"/>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PlaceholderText"/>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PlaceholderText"/>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PlaceholderText"/>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PlaceholderText"/>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PlaceholderText"/>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PlaceholderText"/>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PlaceholderText"/>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PlaceholderText"/>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PlaceholderText"/>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PlaceholderText"/>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PlaceholderText"/>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PlaceholderText"/>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PlaceholderText"/>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PlaceholderText"/>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PlaceholderText"/>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PlaceholderText"/>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PlaceholderText"/>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PlaceholderText"/>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PlaceholderText"/>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PlaceholderText"/>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PlaceholderText"/>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PlaceholderText"/>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PlaceholderText"/>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PlaceholderText"/>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PlaceholderText"/>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PlaceholderText"/>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PlaceholderText"/>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PlaceholderText"/>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PlaceholderText"/>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PlaceholderText"/>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PlaceholderText"/>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810F5"/>
    <w:rsid w:val="003F5FDF"/>
    <w:rsid w:val="00466ADB"/>
    <w:rsid w:val="006865A5"/>
    <w:rsid w:val="006F4A8A"/>
    <w:rsid w:val="0070018B"/>
    <w:rsid w:val="0070190C"/>
    <w:rsid w:val="00724621"/>
    <w:rsid w:val="00902BE3"/>
    <w:rsid w:val="009C7EA5"/>
    <w:rsid w:val="00B266DB"/>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18B"/>
    <w:rPr>
      <w:color w:val="808080"/>
    </w:r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4B45A82F11D54E1E8749ABFC2A79F3B6">
    <w:name w:val="4B45A82F11D54E1E8749ABFC2A79F3B6"/>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7DB1546-BFAF-449D-9CC8-2150A08FF03A}"/>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1709D4C-33DC-48CC-AC7E-130A245806EE}">
  <ds:schemaRef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sharepoint/v3"/>
    <ds:schemaRef ds:uri="http://schemas.microsoft.com/office/2006/documentManagement/types"/>
    <ds:schemaRef ds:uri="http://purl.org/dc/term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73F2CAEC-DC78-4C3C-8710-09E08E231F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43</Pages>
  <Words>11875</Words>
  <Characters>59375</Characters>
  <Application>Microsoft Office Word</Application>
  <DocSecurity>0</DocSecurity>
  <Lines>494</Lines>
  <Paragraphs>142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11</cp:revision>
  <dcterms:created xsi:type="dcterms:W3CDTF">2021-11-28T12:14:00Z</dcterms:created>
  <dcterms:modified xsi:type="dcterms:W3CDTF">2022-02-16T10:21:00Z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37c7a69c-1ae0-463d-a8c3-fcbcda53faf5</vt:lpwstr>
  </property>
</Properties>
</file>