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5FEA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hint="cs"/>
          <w:bCs/>
          <w:sz w:val="24"/>
          <w:szCs w:val="24"/>
          <w:u w:val="single"/>
          <w:lang w:eastAsia="he-IL"/>
        </w:rPr>
      </w:pPr>
    </w:p>
    <w:p w14:paraId="5057A1C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E5A62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124311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47BE9B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598891BE" wp14:editId="674C19A3">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0C0F6D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5CA007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802906"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B29E93"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7A4D9D"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003C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חוזה יועץ סופרפוזיציה</w:t>
      </w:r>
    </w:p>
    <w:p w14:paraId="3A126B4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A9B10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F9ECA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F9A87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C02A6F"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2891F5"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742F3B"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744D25C" w14:textId="4D7D5E56" w:rsidR="009441B2" w:rsidRPr="00B27B4C" w:rsidRDefault="00FC472A"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1-06-30T15:23:00Z">
            <w:r>
              <w:rPr>
                <w:rFonts w:ascii="Times New Roman" w:eastAsia="Times New Roman" w:hAnsi="Times New Roman" w:cs="David"/>
                <w:bCs/>
                <w:sz w:val="32"/>
                <w:szCs w:val="32"/>
                <w:u w:val="single"/>
                <w:rtl/>
                <w:lang w:eastAsia="he-IL"/>
              </w:rPr>
              <w:t xml:space="preserve">סביוני נצר </w:t>
            </w:r>
            <w:proofErr w:type="spellStart"/>
            <w:r>
              <w:rPr>
                <w:rFonts w:ascii="Times New Roman" w:eastAsia="Times New Roman" w:hAnsi="Times New Roman" w:cs="David"/>
                <w:bCs/>
                <w:sz w:val="32"/>
                <w:szCs w:val="32"/>
                <w:u w:val="single"/>
                <w:rtl/>
                <w:lang w:eastAsia="he-IL"/>
              </w:rPr>
              <w:t>סירני</w:t>
            </w:r>
            <w:proofErr w:type="spellEnd"/>
            <w:r>
              <w:rPr>
                <w:rFonts w:ascii="Times New Roman" w:eastAsia="Times New Roman" w:hAnsi="Times New Roman" w:cs="David"/>
                <w:bCs/>
                <w:sz w:val="32"/>
                <w:szCs w:val="32"/>
                <w:u w:val="single"/>
                <w:rtl/>
                <w:lang w:eastAsia="he-IL"/>
              </w:rPr>
              <w:t xml:space="preserve"> - בניין 31</w:t>
            </w:r>
          </w:ins>
        </w:p>
      </w:sdtContent>
    </w:sdt>
    <w:p w14:paraId="6646EAC9"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9AA1947" w14:textId="1C4C1DBC" w:rsidR="009441B2" w:rsidRPr="00B27B4C" w:rsidRDefault="00FC472A"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6-30T15:23:00Z">
            <w:r>
              <w:rPr>
                <w:rFonts w:ascii="Times New Roman" w:eastAsia="Times New Roman" w:hAnsi="Times New Roman" w:cs="David"/>
                <w:bCs/>
                <w:sz w:val="32"/>
                <w:szCs w:val="32"/>
                <w:u w:val="single"/>
                <w:rtl/>
                <w:lang w:eastAsia="he-IL"/>
              </w:rPr>
              <w:t xml:space="preserve">סביוני נצר </w:t>
            </w:r>
            <w:proofErr w:type="spellStart"/>
            <w:r>
              <w:rPr>
                <w:rFonts w:ascii="Times New Roman" w:eastAsia="Times New Roman" w:hAnsi="Times New Roman" w:cs="David"/>
                <w:bCs/>
                <w:sz w:val="32"/>
                <w:szCs w:val="32"/>
                <w:u w:val="single"/>
                <w:rtl/>
                <w:lang w:eastAsia="he-IL"/>
              </w:rPr>
              <w:t>סירני</w:t>
            </w:r>
          </w:ins>
          <w:proofErr w:type="spellEnd"/>
        </w:p>
      </w:sdtContent>
    </w:sdt>
    <w:p w14:paraId="1D98A71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4EDF3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D6343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9E301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A8DEB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74067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27E43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6B9AB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1ABB1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892B9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591FF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2BE26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987E2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2B782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AC500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87AFD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713F3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92194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E0E13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2D7AD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CF2F6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594D7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FDB50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16D5D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165C1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D7C70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FB4E3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F4FC7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86ECB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34609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69F2C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9343B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9764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5B87D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771B38"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5C2490" w14:textId="77777777" w:rsidR="006D2AE3" w:rsidRPr="009441B2" w:rsidRDefault="00C3505D" w:rsidP="006D2AE3">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1D526A">
        <w:rPr>
          <w:rFonts w:ascii="Times New Roman" w:eastAsia="Times New Roman" w:hAnsi="Times New Roman" w:cs="David" w:hint="cs"/>
          <w:bCs/>
          <w:sz w:val="32"/>
          <w:szCs w:val="32"/>
          <w:u w:val="single"/>
          <w:rtl/>
          <w:lang w:eastAsia="he-IL"/>
        </w:rPr>
        <w:t xml:space="preserve">יועץ </w:t>
      </w:r>
      <w:r w:rsidR="009441B2" w:rsidRPr="009441B2">
        <w:rPr>
          <w:rFonts w:ascii="Times New Roman" w:eastAsia="Times New Roman" w:hAnsi="Times New Roman" w:cs="David" w:hint="cs"/>
          <w:bCs/>
          <w:sz w:val="32"/>
          <w:szCs w:val="32"/>
          <w:u w:val="single"/>
          <w:rtl/>
          <w:lang w:eastAsia="he-IL"/>
        </w:rPr>
        <w:t>סופרפוזיציה</w:t>
      </w:r>
    </w:p>
    <w:p w14:paraId="7BF36D7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BB8789" w14:textId="784FA0F1"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7T00:00:00Z">
            <w:dateFormat w:val="dd/MM/yyyy"/>
            <w:lid w:val="he-IL"/>
            <w:storeMappedDataAs w:val="dateTime"/>
            <w:calendar w:val="gregorian"/>
          </w:date>
        </w:sdtPr>
        <w:sdtEndPr>
          <w:rPr>
            <w:rFonts w:hint="cs"/>
          </w:rPr>
        </w:sdtEndPr>
        <w:sdtContent>
          <w:ins w:id="2" w:author="Meryl Etman" w:date="2021-12-27T08:19:00Z">
            <w:r w:rsidR="00722C55">
              <w:rPr>
                <w:rFonts w:ascii="Times New Roman" w:eastAsia="Times New Roman" w:hAnsi="Times New Roman" w:cs="David" w:hint="cs"/>
                <w:color w:val="800080"/>
                <w:sz w:val="24"/>
                <w:szCs w:val="24"/>
                <w:rtl/>
                <w:lang w:eastAsia="he-IL"/>
              </w:rPr>
              <w:t>‏27/12/2021</w:t>
            </w:r>
          </w:ins>
        </w:sdtContent>
      </w:sdt>
    </w:p>
    <w:p w14:paraId="694B5ED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0B81862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03E37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3A9556"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2D7FF22A" w14:textId="0084CC74" w:rsidR="006D2AE3" w:rsidRPr="009441B2" w:rsidRDefault="00FC472A"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3" w:author="Meryl Etman" w:date="2021-06-30T15:24: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207A11A6"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0603BF5C"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58D0ECC9"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218B5FB"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690A4BA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B052DF8" w14:textId="4DA921CD" w:rsidR="009441B2" w:rsidRDefault="00460340"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4" w:author="Meryl Etman" w:date="2021-07-05T11:31:00Z">
            <w:r>
              <w:rPr>
                <w:rFonts w:ascii="Times New Roman" w:eastAsia="Times New Roman" w:hAnsi="Times New Roman" w:cs="David"/>
                <w:color w:val="800080"/>
                <w:sz w:val="24"/>
                <w:szCs w:val="24"/>
                <w:rtl/>
              </w:rPr>
              <w:br/>
              <w:t>מימוני הנדסה ויעוץ בע"מ</w:t>
            </w:r>
            <w:r>
              <w:rPr>
                <w:rFonts w:ascii="Times New Roman" w:eastAsia="Times New Roman" w:hAnsi="Times New Roman" w:cs="David"/>
                <w:color w:val="800080"/>
                <w:sz w:val="24"/>
                <w:szCs w:val="24"/>
                <w:rtl/>
              </w:rPr>
              <w:br/>
              <w:t>תפוצות ישראל 3, גבעתיים 6358320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20C156F1"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343118D8"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5A92E046"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FB2B40C"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15B2094D"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6A1B99C0"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3FE63F3B"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7F14842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11F0EE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2F8BB76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08553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w:t>
      </w:r>
      <w:proofErr w:type="spellStart"/>
      <w:r w:rsidRPr="006D2AE3">
        <w:rPr>
          <w:rFonts w:ascii="Times New Roman" w:eastAsia="Times New Roman" w:hAnsi="Times New Roman" w:cs="David"/>
          <w:bCs/>
          <w:sz w:val="24"/>
          <w:szCs w:val="24"/>
          <w:rtl/>
          <w:lang w:eastAsia="he-IL"/>
        </w:rPr>
        <w:t>התכנית</w:t>
      </w:r>
      <w:proofErr w:type="spellEnd"/>
      <w:r w:rsidRPr="006D2AE3">
        <w:rPr>
          <w:rFonts w:ascii="Times New Roman" w:eastAsia="Times New Roman" w:hAnsi="Times New Roman" w:cs="David"/>
          <w:bCs/>
          <w:sz w:val="24"/>
          <w:szCs w:val="24"/>
          <w:rtl/>
          <w:lang w:eastAsia="he-IL"/>
        </w:rPr>
        <w:t xml:space="preserve">" </w:t>
      </w:r>
      <w:r w:rsidRPr="006D2AE3">
        <w:rPr>
          <w:rFonts w:ascii="Times New Roman" w:eastAsia="Times New Roman" w:hAnsi="Times New Roman" w:cs="David"/>
          <w:sz w:val="24"/>
          <w:szCs w:val="24"/>
          <w:rtl/>
          <w:lang w:eastAsia="he-IL"/>
        </w:rPr>
        <w:t>/</w:t>
      </w:r>
    </w:p>
    <w:p w14:paraId="40BB0F6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634AC12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5DFD93E"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שטח </w:t>
      </w:r>
      <w:proofErr w:type="spellStart"/>
      <w:r w:rsidRPr="006D2AE3">
        <w:rPr>
          <w:rFonts w:ascii="Times New Roman" w:eastAsia="Times New Roman" w:hAnsi="Times New Roman" w:cs="David"/>
          <w:sz w:val="24"/>
          <w:szCs w:val="24"/>
          <w:rtl/>
          <w:lang w:eastAsia="he-IL"/>
        </w:rPr>
        <w:t>התכנית</w:t>
      </w:r>
      <w:proofErr w:type="spellEnd"/>
      <w:r w:rsidRPr="006D2AE3">
        <w:rPr>
          <w:rFonts w:ascii="Times New Roman" w:eastAsia="Times New Roman" w:hAnsi="Times New Roman" w:cs="David"/>
          <w:sz w:val="24"/>
          <w:szCs w:val="24"/>
          <w:rtl/>
          <w:lang w:eastAsia="he-IL"/>
        </w:rPr>
        <w:t>/המקרקעין לרבות כל חלק ממנו כפי שיקבע ע"י המזמין מעת לעת על פי שיקול דעתו הבלעדי.</w:t>
      </w:r>
    </w:p>
    <w:p w14:paraId="379DF99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27CD61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4A2D3D9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49FB306"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proofErr w:type="spellStart"/>
      <w:r w:rsidRPr="006D2AE3">
        <w:rPr>
          <w:rFonts w:ascii="Times New Roman" w:eastAsia="Times New Roman" w:hAnsi="Times New Roman" w:cs="David"/>
          <w:b/>
          <w:bCs/>
          <w:sz w:val="24"/>
          <w:szCs w:val="24"/>
          <w:rtl/>
          <w:lang w:eastAsia="he-IL"/>
        </w:rPr>
        <w:t>התכניות</w:t>
      </w:r>
      <w:proofErr w:type="spellEnd"/>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w:t>
      </w:r>
      <w:r w:rsidRPr="006D2AE3">
        <w:rPr>
          <w:rFonts w:ascii="Times New Roman" w:eastAsia="Times New Roman" w:hAnsi="Times New Roman" w:cs="David"/>
          <w:sz w:val="24"/>
          <w:szCs w:val="24"/>
          <w:rtl/>
          <w:lang w:eastAsia="he-IL"/>
        </w:rPr>
        <w:lastRenderedPageBreak/>
        <w:t xml:space="preserve">המזמין, לרבות ומבלי לפגוע בכלליות האמור לעיל, כל המסמכים המצוינים ברשימת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3DA3D4B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124E4D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0F6B32C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1E885BC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7036C14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FA2B48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FF3E41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8188B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0665B55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EA5F3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53729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645FA16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43C00678"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8C514D1"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7BBC6CF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AE28A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625AB3E2"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4CB3D2C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AAB2F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14A00220"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597E440A"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5C05193C"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4AA5F853"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5C3466B6"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15536C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1D24126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0BE35257"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2ADA8150"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1B9FAC4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57A043C8"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3A552766"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FD5426D" w14:textId="77777777" w:rsidR="00DA73D0" w:rsidRDefault="00DA73D0" w:rsidP="00DA73D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3624FA6"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 xml:space="preserve">רשימת </w:t>
      </w:r>
      <w:proofErr w:type="spellStart"/>
      <w:r w:rsidRPr="000A39FE">
        <w:rPr>
          <w:rFonts w:ascii="Times New Roman" w:eastAsia="Times New Roman" w:hAnsi="Times New Roman" w:cs="David"/>
          <w:sz w:val="24"/>
          <w:szCs w:val="24"/>
          <w:rtl/>
          <w:lang w:eastAsia="he-IL"/>
        </w:rPr>
        <w:t>התכניות</w:t>
      </w:r>
      <w:proofErr w:type="spellEnd"/>
      <w:r w:rsidRPr="000A39FE">
        <w:rPr>
          <w:rFonts w:ascii="Times New Roman" w:eastAsia="Times New Roman" w:hAnsi="Times New Roman" w:cs="David"/>
          <w:sz w:val="24"/>
          <w:szCs w:val="24"/>
          <w:rtl/>
          <w:lang w:eastAsia="he-IL"/>
        </w:rPr>
        <w:t xml:space="preserve"> והמסמכים שעל היועץ להנפיק</w:t>
      </w:r>
      <w:r>
        <w:rPr>
          <w:rFonts w:ascii="Times New Roman" w:eastAsia="Times New Roman" w:hAnsi="Times New Roman" w:cs="David" w:hint="cs"/>
          <w:sz w:val="24"/>
          <w:szCs w:val="24"/>
          <w:rtl/>
          <w:lang w:eastAsia="he-IL"/>
        </w:rPr>
        <w:t>;</w:t>
      </w:r>
    </w:p>
    <w:p w14:paraId="4D967D7A" w14:textId="77777777" w:rsidR="00DA73D0" w:rsidRPr="000A39FE" w:rsidRDefault="00DA73D0" w:rsidP="00DA73D0">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r>
        <w:rPr>
          <w:rFonts w:ascii="Times New Roman" w:eastAsia="Times New Roman" w:hAnsi="Times New Roman" w:cs="David" w:hint="cs"/>
          <w:sz w:val="24"/>
          <w:szCs w:val="24"/>
          <w:rtl/>
          <w:lang w:eastAsia="he-IL"/>
        </w:rPr>
        <w:t>;</w:t>
      </w:r>
    </w:p>
    <w:p w14:paraId="215899EC" w14:textId="77777777" w:rsidR="00DA73D0" w:rsidRPr="000A39FE" w:rsidRDefault="00DA73D0" w:rsidP="00DA73D0">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r>
        <w:rPr>
          <w:rFonts w:ascii="Times New Roman" w:eastAsia="Times New Roman" w:hAnsi="Times New Roman" w:cs="David" w:hint="cs"/>
          <w:sz w:val="24"/>
          <w:szCs w:val="24"/>
          <w:rtl/>
          <w:lang w:eastAsia="he-IL"/>
        </w:rPr>
        <w:t>;</w:t>
      </w:r>
    </w:p>
    <w:p w14:paraId="5F15BC1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5FDD918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5224B3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w:t>
      </w:r>
      <w:proofErr w:type="spellEnd"/>
      <w:r w:rsidRPr="006D2AE3">
        <w:rPr>
          <w:rFonts w:ascii="Times New Roman" w:eastAsia="Times New Roman" w:hAnsi="Times New Roman" w:cs="David"/>
          <w:sz w:val="24"/>
          <w:szCs w:val="24"/>
          <w:rtl/>
          <w:lang w:eastAsia="he-IL"/>
        </w:rPr>
        <w:t xml:space="preserve">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650125D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w:t>
      </w:r>
      <w:r w:rsidRPr="006D2AE3">
        <w:rPr>
          <w:rFonts w:ascii="Times New Roman" w:eastAsia="Times New Roman" w:hAnsi="Times New Roman" w:cs="David"/>
          <w:sz w:val="24"/>
          <w:szCs w:val="24"/>
          <w:rtl/>
          <w:lang w:eastAsia="he-IL"/>
        </w:rPr>
        <w:lastRenderedPageBreak/>
        <w:t>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78166287"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DCECDA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51B550C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33E8772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782ECD2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3680684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772CED8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w:t>
      </w:r>
      <w:proofErr w:type="spellStart"/>
      <w:r w:rsidRPr="006D2AE3">
        <w:rPr>
          <w:rFonts w:ascii="Times New Roman" w:eastAsia="Times New Roman" w:hAnsi="Times New Roman" w:cs="David"/>
          <w:sz w:val="24"/>
          <w:szCs w:val="24"/>
          <w:rtl/>
          <w:lang w:eastAsia="he-IL"/>
        </w:rPr>
        <w:t>בתכניותיו</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11A0C19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5F3063C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E71790D"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w:t>
      </w:r>
      <w:proofErr w:type="spellStart"/>
      <w:r w:rsidRPr="006D2AE3">
        <w:rPr>
          <w:rFonts w:ascii="Times New Roman" w:eastAsia="Times New Roman" w:hAnsi="Times New Roman" w:cs="David" w:hint="cs"/>
          <w:sz w:val="24"/>
          <w:szCs w:val="24"/>
          <w:rtl/>
          <w:lang w:eastAsia="he-IL"/>
        </w:rPr>
        <w:t>רמדורנט</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של </w:t>
      </w:r>
      <w:proofErr w:type="spellStart"/>
      <w:r w:rsidRPr="006D2AE3">
        <w:rPr>
          <w:rFonts w:ascii="Times New Roman" w:eastAsia="Times New Roman" w:hAnsi="Times New Roman" w:cs="David"/>
          <w:sz w:val="24"/>
          <w:szCs w:val="24"/>
          <w:rtl/>
          <w:lang w:eastAsia="he-IL"/>
        </w:rPr>
        <w:t>רמדור</w:t>
      </w:r>
      <w:proofErr w:type="spellEnd"/>
      <w:r w:rsidRPr="006D2AE3">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423DCFC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5859AA6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02EB6E2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hint="cs"/>
          <w:b/>
          <w:sz w:val="24"/>
          <w:szCs w:val="24"/>
          <w:rtl/>
          <w:lang w:eastAsia="he-IL"/>
        </w:rPr>
        <w:t>,</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CEE09F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3001D5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6673A68B"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DC9050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23D2B1E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דרישת המזמין לאלתר.</w:t>
      </w:r>
    </w:p>
    <w:p w14:paraId="650025D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החלטות המזמין בדבר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ו/או החלפת עובד מעובדי היועץ תינתנה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המוחלט</w:t>
      </w:r>
      <w:r w:rsidRPr="006D2AE3">
        <w:rPr>
          <w:rFonts w:ascii="Times New Roman" w:eastAsia="Times New Roman" w:hAnsi="Times New Roman" w:cs="David" w:hint="cs"/>
          <w:sz w:val="24"/>
          <w:szCs w:val="24"/>
          <w:rtl/>
          <w:lang w:eastAsia="he-IL"/>
        </w:rPr>
        <w:t xml:space="preserve"> של המזמין</w:t>
      </w:r>
      <w:r w:rsidRPr="006D2AE3">
        <w:rPr>
          <w:rFonts w:ascii="Times New Roman" w:eastAsia="Times New Roman" w:hAnsi="Times New Roman" w:cs="David"/>
          <w:sz w:val="24"/>
          <w:szCs w:val="24"/>
          <w:rtl/>
          <w:lang w:eastAsia="he-IL"/>
        </w:rPr>
        <w:t xml:space="preserve"> וללא צורך במתן נימוקים</w:t>
      </w:r>
      <w:r w:rsidRPr="006D2AE3">
        <w:rPr>
          <w:rFonts w:ascii="Times New Roman" w:eastAsia="Times New Roman" w:hAnsi="Times New Roman" w:cs="David" w:hint="cs"/>
          <w:sz w:val="24"/>
          <w:szCs w:val="24"/>
          <w:rtl/>
          <w:lang w:eastAsia="he-IL"/>
        </w:rPr>
        <w:t xml:space="preserve"> כאלה ואחרים</w:t>
      </w:r>
      <w:r w:rsidRPr="006D2AE3">
        <w:rPr>
          <w:rFonts w:ascii="Times New Roman" w:eastAsia="Times New Roman" w:hAnsi="Times New Roman" w:cs="David"/>
          <w:sz w:val="24"/>
          <w:szCs w:val="24"/>
          <w:rtl/>
          <w:lang w:eastAsia="he-IL"/>
        </w:rPr>
        <w:t>. אין בהחלטות אלה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לשחרר את היועץ מאי</w:t>
      </w:r>
      <w:r w:rsidRPr="006D2AE3">
        <w:rPr>
          <w:rFonts w:ascii="Times New Roman" w:eastAsia="Times New Roman" w:hAnsi="Times New Roman" w:cs="David" w:hint="cs"/>
          <w:sz w:val="24"/>
          <w:szCs w:val="24"/>
          <w:rtl/>
          <w:lang w:eastAsia="he-IL"/>
        </w:rPr>
        <w:t>לו</w:t>
      </w:r>
      <w:r w:rsidRPr="006D2AE3">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6D2AE3">
        <w:rPr>
          <w:rFonts w:ascii="Times New Roman" w:eastAsia="Times New Roman" w:hAnsi="Times New Roman" w:cs="David" w:hint="cs"/>
          <w:sz w:val="24"/>
          <w:szCs w:val="24"/>
          <w:rtl/>
          <w:lang w:eastAsia="he-IL"/>
        </w:rPr>
        <w:t xml:space="preserve"> ו/או חבות</w:t>
      </w:r>
      <w:r w:rsidRPr="006D2AE3">
        <w:rPr>
          <w:rFonts w:ascii="Times New Roman" w:eastAsia="Times New Roman" w:hAnsi="Times New Roman" w:cs="David"/>
          <w:sz w:val="24"/>
          <w:szCs w:val="24"/>
          <w:rtl/>
          <w:lang w:eastAsia="he-IL"/>
        </w:rPr>
        <w:t xml:space="preserve"> שהיא.</w:t>
      </w:r>
    </w:p>
    <w:p w14:paraId="51B9708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521F557E"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171FAA2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34D04D4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תיקונים </w:t>
      </w:r>
      <w:proofErr w:type="spellStart"/>
      <w:r w:rsidRPr="006D2AE3">
        <w:rPr>
          <w:rFonts w:ascii="Times New Roman" w:eastAsia="Times New Roman" w:hAnsi="Times New Roman" w:cs="David"/>
          <w:sz w:val="24"/>
          <w:szCs w:val="24"/>
          <w:rtl/>
          <w:lang w:eastAsia="he-IL"/>
        </w:rPr>
        <w:t>לתכניות</w:t>
      </w:r>
      <w:proofErr w:type="spellEnd"/>
      <w:r w:rsidRPr="006D2AE3">
        <w:rPr>
          <w:rFonts w:ascii="Times New Roman" w:eastAsia="Times New Roman" w:hAnsi="Times New Roman" w:cs="David"/>
          <w:sz w:val="24"/>
          <w:szCs w:val="24"/>
          <w:rtl/>
          <w:lang w:eastAsia="he-IL"/>
        </w:rPr>
        <w:t xml:space="preserve">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36324B5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4281A75E"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02FE9BA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7CA68C6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C65BF8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0671D37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57C98CB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w:t>
      </w:r>
      <w:proofErr w:type="spellStart"/>
      <w:r w:rsidRPr="006D2AE3">
        <w:rPr>
          <w:rFonts w:ascii="Times New Roman" w:eastAsia="Times New Roman" w:hAnsi="Times New Roman" w:cs="David"/>
          <w:sz w:val="24"/>
          <w:szCs w:val="24"/>
          <w:rtl/>
          <w:lang w:eastAsia="he-IL"/>
        </w:rPr>
        <w:t>לתכניות</w:t>
      </w:r>
      <w:proofErr w:type="spellEnd"/>
      <w:r w:rsidRPr="006D2AE3">
        <w:rPr>
          <w:rFonts w:ascii="Times New Roman" w:eastAsia="Times New Roman" w:hAnsi="Times New Roman" w:cs="David"/>
          <w:sz w:val="24"/>
          <w:szCs w:val="24"/>
          <w:rtl/>
          <w:lang w:eastAsia="he-IL"/>
        </w:rPr>
        <w:t xml:space="preserve">, בין לתכנון מוקדם ובין לתכנון סופי, לא יפטור את היועץ מחובת ביצוע שינויים ו/או התאמות ו/או תכנון מחדש של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ככל שהדבר יידרש.</w:t>
      </w:r>
    </w:p>
    <w:p w14:paraId="6A28FDB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4199FAC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4B37291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 xml:space="preserve">קבלנים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אחרים בהתאם ללוח הזמנים המוסכם 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מם.</w:t>
      </w:r>
    </w:p>
    <w:p w14:paraId="1E3148E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יתחיל היועץ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קטע מהפרויקט ו/או שלב משלבי העבודה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או </w:t>
      </w:r>
      <w:r w:rsidRPr="006D2AE3">
        <w:rPr>
          <w:rFonts w:ascii="Times New Roman" w:eastAsia="Times New Roman" w:hAnsi="Times New Roman" w:cs="David"/>
          <w:b/>
          <w:bCs/>
          <w:sz w:val="24"/>
          <w:szCs w:val="24"/>
          <w:rtl/>
          <w:lang w:eastAsia="he-IL"/>
        </w:rPr>
        <w:t xml:space="preserve">ג'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אלא אם כן הודיע למזמין תחילה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הגיע לדעתו מועד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זה וק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מהמזמין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לביצועו.</w:t>
      </w:r>
    </w:p>
    <w:p w14:paraId="63C69A1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יש לראות </w:t>
      </w: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51130F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יתר הגורמים, מותנות בכך שיסופקו להם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F90C682"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01C1AF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1143DA0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31076B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היועץ לא קיבל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9A7367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7EE0D03C"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11A194A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7ED13C2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BFDDB2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14CCE3CD"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34BDC48" w14:textId="77777777" w:rsidR="00DA73D0" w:rsidRPr="006D2AE3" w:rsidRDefault="00DA73D0"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04E817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3EC9546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hint="cs"/>
          <w:b/>
          <w:sz w:val="24"/>
          <w:szCs w:val="24"/>
          <w:rtl/>
          <w:lang w:eastAsia="he-IL"/>
        </w:rPr>
        <w:t xml:space="preserve">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4CB7A04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3B8D7C3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3DE4414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78A9D43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263FAA2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370A35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433636E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11E4820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065C042F"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w:t>
      </w:r>
      <w:proofErr w:type="spellStart"/>
      <w:r w:rsidRPr="006D2AE3">
        <w:rPr>
          <w:rFonts w:ascii="Times New Roman" w:eastAsia="Times New Roman" w:hAnsi="Times New Roman" w:cs="David"/>
          <w:sz w:val="24"/>
          <w:szCs w:val="24"/>
          <w:rtl/>
          <w:lang w:eastAsia="he-IL"/>
        </w:rPr>
        <w:t>רמדורנט</w:t>
      </w:r>
      <w:proofErr w:type="spellEnd"/>
      <w:r w:rsidRPr="006D2AE3">
        <w:rPr>
          <w:rFonts w:ascii="Times New Roman" w:eastAsia="Times New Roman" w:hAnsi="Times New Roman" w:cs="David"/>
          <w:sz w:val="24"/>
          <w:szCs w:val="24"/>
          <w:rtl/>
          <w:lang w:eastAsia="he-IL"/>
        </w:rPr>
        <w:t xml:space="preserve">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3192BC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6D2AE3">
        <w:rPr>
          <w:rFonts w:ascii="Times New Roman" w:eastAsia="Times New Roman" w:hAnsi="Times New Roman" w:cs="David"/>
          <w:sz w:val="24"/>
          <w:szCs w:val="24"/>
          <w:rtl/>
          <w:lang w:eastAsia="he-IL"/>
        </w:rPr>
        <w:t>לשלמם</w:t>
      </w:r>
      <w:proofErr w:type="spellEnd"/>
      <w:r w:rsidRPr="006D2AE3">
        <w:rPr>
          <w:rFonts w:ascii="Times New Roman" w:eastAsia="Times New Roman" w:hAnsi="Times New Roman" w:cs="David"/>
          <w:sz w:val="24"/>
          <w:szCs w:val="24"/>
          <w:rtl/>
          <w:lang w:eastAsia="he-IL"/>
        </w:rPr>
        <w:t xml:space="preserve">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47B26889"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2611C6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w:t>
      </w:r>
      <w:proofErr w:type="spellStart"/>
      <w:r w:rsidRPr="006D2AE3">
        <w:rPr>
          <w:rFonts w:ascii="Times New Roman" w:eastAsia="Times New Roman" w:hAnsi="Times New Roman" w:cs="David"/>
          <w:sz w:val="24"/>
          <w:szCs w:val="24"/>
          <w:rtl/>
          <w:lang w:eastAsia="he-IL"/>
        </w:rPr>
        <w:t>לתכניותיו</w:t>
      </w:r>
      <w:proofErr w:type="spellEnd"/>
      <w:r w:rsidRPr="006D2AE3">
        <w:rPr>
          <w:rFonts w:ascii="Times New Roman" w:eastAsia="Times New Roman" w:hAnsi="Times New Roman" w:cs="David"/>
          <w:sz w:val="24"/>
          <w:szCs w:val="24"/>
          <w:rtl/>
          <w:lang w:eastAsia="he-IL"/>
        </w:rPr>
        <w:t xml:space="preserve">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028C2E1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56D1979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1B1C7F6"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C51111E"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2D0A8331"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sz w:val="24"/>
          <w:szCs w:val="24"/>
          <w:rtl/>
          <w:lang w:eastAsia="he-IL"/>
        </w:rPr>
        <w:t xml:space="preserve"> שיידרשו מבלי שיהיה זכאי לכל תשלום נוסף בעד עבודות אלו, אלא כפי שנקבע בסעיף 8.2 להלן.</w:t>
      </w:r>
    </w:p>
    <w:p w14:paraId="0757B9B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4B7D06F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1681D96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w:t>
      </w:r>
      <w:proofErr w:type="spellStart"/>
      <w:r w:rsidRPr="006D2AE3">
        <w:rPr>
          <w:rFonts w:ascii="Times New Roman" w:eastAsia="Times New Roman" w:hAnsi="Times New Roman" w:cs="David"/>
          <w:sz w:val="24"/>
          <w:szCs w:val="24"/>
          <w:rtl/>
          <w:lang w:eastAsia="he-IL"/>
        </w:rPr>
        <w:t>באומדן</w:t>
      </w:r>
      <w:proofErr w:type="spellEnd"/>
      <w:r w:rsidRPr="006D2AE3">
        <w:rPr>
          <w:rFonts w:ascii="Times New Roman" w:eastAsia="Times New Roman" w:hAnsi="Times New Roman" w:cs="David"/>
          <w:sz w:val="24"/>
          <w:szCs w:val="24"/>
          <w:rtl/>
          <w:lang w:eastAsia="he-IL"/>
        </w:rPr>
        <w:t xml:space="preserve">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0E7DEE7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1031AE2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5CF3227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767D818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47DED329"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4A57B1DF"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214F9A05" w14:textId="77777777" w:rsidR="00DA73D0" w:rsidRPr="00013687" w:rsidRDefault="00DA73D0" w:rsidP="00DA73D0">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5D47BC6" w14:textId="77777777" w:rsidR="00DA73D0" w:rsidRPr="00013687" w:rsidRDefault="00DA73D0" w:rsidP="00DA73D0">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39D191F" w14:textId="77777777" w:rsidR="00DA73D0" w:rsidRPr="00013687" w:rsidRDefault="00DA73D0" w:rsidP="00DA73D0">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CD98AF5" w14:textId="77777777" w:rsidR="00DA73D0" w:rsidRPr="00013687" w:rsidRDefault="00DA73D0" w:rsidP="00DA73D0">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0B4CAE5" w14:textId="77777777" w:rsidR="00DA73D0" w:rsidDel="00744FCB" w:rsidRDefault="00DA73D0" w:rsidP="00DA73D0">
      <w:pPr>
        <w:widowControl w:val="0"/>
        <w:spacing w:before="0" w:beforeAutospacing="0" w:after="200" w:afterAutospacing="0" w:line="240" w:lineRule="auto"/>
        <w:ind w:left="368" w:firstLine="425"/>
        <w:rPr>
          <w:del w:id="5" w:author="Meryl Etman" w:date="2021-06-30T15:29:00Z"/>
          <w:rFonts w:ascii="Times New Roman" w:eastAsia="Times New Roman" w:hAnsi="Times New Roman" w:cs="David"/>
          <w:b/>
          <w:bCs/>
          <w:sz w:val="20"/>
          <w:szCs w:val="24"/>
          <w:u w:val="single"/>
          <w:rtl/>
          <w:lang w:eastAsia="he-IL"/>
        </w:rPr>
      </w:pPr>
    </w:p>
    <w:p w14:paraId="72D890A0" w14:textId="77777777" w:rsidR="00DA73D0" w:rsidRDefault="00DA73D0">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6" w:author="Meryl Etman" w:date="2021-06-30T15:29:00Z">
          <w:pPr>
            <w:widowControl w:val="0"/>
            <w:spacing w:before="0" w:beforeAutospacing="0" w:after="200" w:afterAutospacing="0" w:line="240" w:lineRule="auto"/>
            <w:ind w:left="368" w:firstLine="425"/>
          </w:pPr>
        </w:pPrChange>
      </w:pPr>
    </w:p>
    <w:p w14:paraId="7931375E" w14:textId="77777777" w:rsidR="00DA73D0" w:rsidRPr="00013687" w:rsidRDefault="00DA73D0" w:rsidP="00DA73D0">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0260B0E" w14:textId="77777777" w:rsidR="00DA73D0" w:rsidRDefault="00DA73D0" w:rsidP="00DA73D0">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E83064D"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395BFAC"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2E6DB2A"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D729E25"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מוסכם בזאת, כי ליועץ לא תהיה כל טענה כלפי המזמין או מי מטעם המזמין, בכל הקשור </w:t>
      </w:r>
      <w:r>
        <w:rPr>
          <w:rFonts w:ascii="Times New Roman" w:eastAsia="Times New Roman" w:hAnsi="Times New Roman" w:cs="David" w:hint="cs"/>
          <w:sz w:val="20"/>
          <w:szCs w:val="24"/>
          <w:rtl/>
          <w:lang w:eastAsia="he-IL"/>
        </w:rPr>
        <w:lastRenderedPageBreak/>
        <w:t>לגבולות האחריות כאמור.</w:t>
      </w:r>
    </w:p>
    <w:p w14:paraId="0129BAA7"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8EA378A"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C617CAF"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2F8F276"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37A44C6"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4AD4AB4"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717AF15"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2A4B4B5"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3B57C29" w14:textId="77777777" w:rsidR="00DA73D0"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4692D20" w14:textId="77777777" w:rsidR="00DA73D0" w:rsidRPr="00A42052" w:rsidRDefault="00DA73D0" w:rsidP="00DA73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1F5049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 xml:space="preserve">אספקת </w:t>
      </w:r>
      <w:proofErr w:type="spellStart"/>
      <w:r w:rsidRPr="006D2AE3">
        <w:rPr>
          <w:rFonts w:ascii="Times New Roman" w:eastAsia="Times New Roman" w:hAnsi="Times New Roman" w:cs="David"/>
          <w:bCs/>
          <w:sz w:val="24"/>
          <w:szCs w:val="24"/>
          <w:u w:val="single"/>
          <w:rtl/>
          <w:lang w:eastAsia="he-IL"/>
        </w:rPr>
        <w:t>תכניות</w:t>
      </w:r>
      <w:proofErr w:type="spellEnd"/>
    </w:p>
    <w:p w14:paraId="7FBEA2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ובכללן,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ומסמכים המנויים ברשימה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w:t>
      </w:r>
      <w:proofErr w:type="spellStart"/>
      <w:r w:rsidRPr="006D2AE3">
        <w:rPr>
          <w:rFonts w:ascii="Times New Roman" w:eastAsia="Times New Roman" w:hAnsi="Times New Roman" w:cs="David"/>
          <w:sz w:val="24"/>
          <w:szCs w:val="24"/>
          <w:rtl/>
          <w:lang w:eastAsia="he-IL"/>
        </w:rPr>
        <w:t>לתכניות</w:t>
      </w:r>
      <w:proofErr w:type="spellEnd"/>
      <w:r w:rsidRPr="006D2AE3">
        <w:rPr>
          <w:rFonts w:ascii="Times New Roman" w:eastAsia="Times New Roman" w:hAnsi="Times New Roman" w:cs="David"/>
          <w:sz w:val="24"/>
          <w:szCs w:val="24"/>
          <w:rtl/>
          <w:lang w:eastAsia="he-IL"/>
        </w:rPr>
        <w:t xml:space="preserve">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4F651E57" w14:textId="306ABE62"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7" w:author="Meryl Etman [2]" w:date="2021-11-21T14:15:00Z">
        <w:r w:rsidRPr="006D2AE3" w:rsidDel="008D0F47">
          <w:rPr>
            <w:rFonts w:ascii="Times New Roman" w:eastAsia="Times New Roman" w:hAnsi="Times New Roman" w:cs="David"/>
            <w:sz w:val="24"/>
            <w:szCs w:val="24"/>
            <w:rtl/>
            <w:lang w:eastAsia="he-IL"/>
          </w:rPr>
          <w:lastRenderedPageBreak/>
          <w:delText xml:space="preserve">עם גמר שרותי </w:delText>
        </w:r>
        <w:r w:rsidRPr="006D2AE3" w:rsidDel="008D0F47">
          <w:rPr>
            <w:rFonts w:ascii="Times New Roman" w:eastAsia="Times New Roman" w:hAnsi="Times New Roman" w:cs="David" w:hint="cs"/>
            <w:sz w:val="24"/>
            <w:szCs w:val="24"/>
            <w:rtl/>
            <w:lang w:eastAsia="he-IL"/>
          </w:rPr>
          <w:delText>היועץ,</w:delText>
        </w:r>
        <w:r w:rsidRPr="006D2AE3" w:rsidDel="008D0F47">
          <w:rPr>
            <w:rFonts w:ascii="Times New Roman" w:eastAsia="Times New Roman" w:hAnsi="Times New Roman" w:cs="David"/>
            <w:sz w:val="24"/>
            <w:szCs w:val="24"/>
            <w:rtl/>
            <w:lang w:eastAsia="he-IL"/>
          </w:rPr>
          <w:delText xml:space="preserve"> ימסור היועץ למזמין סדרה אחת של העתקי התכניות כשהן מעודכנות, ומשקפות את התכנון והב</w:delText>
        </w:r>
        <w:r w:rsidRPr="006D2AE3" w:rsidDel="008D0F47">
          <w:rPr>
            <w:rFonts w:ascii="Times New Roman" w:eastAsia="Times New Roman" w:hAnsi="Times New Roman" w:cs="David" w:hint="cs"/>
            <w:sz w:val="24"/>
            <w:szCs w:val="24"/>
            <w:rtl/>
            <w:lang w:eastAsia="he-IL"/>
          </w:rPr>
          <w:delText>י</w:delText>
        </w:r>
        <w:r w:rsidRPr="006D2AE3" w:rsidDel="008D0F47">
          <w:rPr>
            <w:rFonts w:ascii="Times New Roman" w:eastAsia="Times New Roman" w:hAnsi="Times New Roman" w:cs="David"/>
            <w:sz w:val="24"/>
            <w:szCs w:val="24"/>
            <w:rtl/>
            <w:lang w:eastAsia="he-IL"/>
          </w:rPr>
          <w:delText xml:space="preserve">צוע הסופי בשטח </w:delText>
        </w:r>
        <w:r w:rsidRPr="006D2AE3" w:rsidDel="008D0F47">
          <w:rPr>
            <w:rFonts w:ascii="Times New Roman" w:eastAsia="Times New Roman" w:hAnsi="Times New Roman" w:cs="David"/>
            <w:color w:val="000000"/>
            <w:sz w:val="24"/>
            <w:szCs w:val="24"/>
            <w:lang w:eastAsia="he-IL"/>
          </w:rPr>
          <w:delText>(AS MADE)</w:delText>
        </w:r>
        <w:r w:rsidRPr="006D2AE3" w:rsidDel="008D0F47">
          <w:rPr>
            <w:rFonts w:ascii="Times New Roman" w:eastAsia="Times New Roman" w:hAnsi="Times New Roman" w:cs="David"/>
            <w:sz w:val="24"/>
            <w:szCs w:val="24"/>
            <w:rtl/>
            <w:lang w:eastAsia="he-IL"/>
          </w:rPr>
          <w:delText xml:space="preserve">, למעט שינויי דיירים, </w:delText>
        </w:r>
        <w:r w:rsidRPr="006D2AE3" w:rsidDel="008D0F47">
          <w:rPr>
            <w:rFonts w:ascii="Times New Roman" w:eastAsia="Times New Roman" w:hAnsi="Times New Roman" w:cs="David" w:hint="cs"/>
            <w:sz w:val="24"/>
            <w:szCs w:val="24"/>
            <w:rtl/>
            <w:lang w:eastAsia="he-IL"/>
          </w:rPr>
          <w:delText xml:space="preserve">וקבצים </w:delText>
        </w:r>
        <w:r w:rsidRPr="006D2AE3" w:rsidDel="008D0F47">
          <w:rPr>
            <w:rFonts w:ascii="Times New Roman" w:eastAsia="Times New Roman" w:hAnsi="Times New Roman" w:cs="David"/>
            <w:sz w:val="24"/>
            <w:szCs w:val="24"/>
            <w:rtl/>
            <w:lang w:eastAsia="he-IL"/>
          </w:rPr>
          <w:delText>המכילים את התכנון במדיה ממוחשבת</w:delText>
        </w:r>
      </w:del>
      <w:ins w:id="8" w:author="Meryl Etman [2]" w:date="2021-11-21T14:15:00Z">
        <w:r w:rsidR="008D0F47">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7549DCA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הובא החוזה לידי גמר או בוטל לפי סעיף 12 להלן, ימסור היועץ למזמין סדרה אחת של העתקי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לפי העניין.</w:t>
      </w:r>
    </w:p>
    <w:p w14:paraId="2DA1CAF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בקבצי מחשב ובתדפיסים ולספק למזמין לפי דרישתו העתקים מהן בכל עת שיידרש לכך.</w:t>
      </w:r>
    </w:p>
    <w:p w14:paraId="32F4C58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לא יהיה זכאי לכל תשלום נוסף בעד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734B2E79"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זכות הקניין בכל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בתוקף זכות הקניין הנ"ל זכאי המזמין לעשות כל שימוש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sz w:val="24"/>
          <w:szCs w:val="24"/>
          <w:rtl/>
          <w:lang w:eastAsia="he-IL"/>
        </w:rPr>
        <w:t xml:space="preserve">, לרבות להשתמש בהן באמצעות יועצים אחרים ואף לשנותן בלא שיגיע ליועץ דבר בגין זאת, ובלבד שהשימוש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sz w:val="24"/>
          <w:szCs w:val="24"/>
          <w:rtl/>
          <w:lang w:eastAsia="he-IL"/>
        </w:rPr>
        <w:t xml:space="preserve"> יוגבל לאתר ולפרויקט שחוזה זה חל לגביו. האמור לעיל לגבי זכות הקניין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היועץ אינו רשאי להשתמש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sz w:val="24"/>
          <w:szCs w:val="24"/>
          <w:rtl/>
          <w:lang w:eastAsia="he-IL"/>
        </w:rPr>
        <w:t xml:space="preserve"> לצורך תכנון ובניה של פרויקט אחר  שלא בהסכמת המזמין.</w:t>
      </w:r>
    </w:p>
    <w:p w14:paraId="2642D504"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6CF2B41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35F30A8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 xml:space="preserve">י הדין ו/או </w:t>
      </w:r>
      <w:proofErr w:type="spellStart"/>
      <w:r w:rsidRPr="006D2AE3">
        <w:rPr>
          <w:rFonts w:ascii="Times New Roman" w:eastAsia="Times New Roman" w:hAnsi="Times New Roman" w:cs="David"/>
          <w:color w:val="000000"/>
          <w:sz w:val="24"/>
          <w:szCs w:val="24"/>
          <w:rtl/>
          <w:lang w:eastAsia="he-IL"/>
        </w:rPr>
        <w:t>מכח</w:t>
      </w:r>
      <w:proofErr w:type="spellEnd"/>
      <w:r w:rsidRPr="006D2AE3">
        <w:rPr>
          <w:rFonts w:ascii="Times New Roman" w:eastAsia="Times New Roman" w:hAnsi="Times New Roman" w:cs="David"/>
          <w:color w:val="000000"/>
          <w:sz w:val="24"/>
          <w:szCs w:val="24"/>
          <w:rtl/>
          <w:lang w:eastAsia="he-IL"/>
        </w:rPr>
        <w:t xml:space="preserve"> צו הרחבה ו/או </w:t>
      </w:r>
      <w:proofErr w:type="spellStart"/>
      <w:r w:rsidRPr="006D2AE3">
        <w:rPr>
          <w:rFonts w:ascii="Times New Roman" w:eastAsia="Times New Roman" w:hAnsi="Times New Roman" w:cs="David"/>
          <w:color w:val="000000"/>
          <w:sz w:val="24"/>
          <w:szCs w:val="24"/>
          <w:rtl/>
          <w:lang w:eastAsia="he-IL"/>
        </w:rPr>
        <w:t>מכח</w:t>
      </w:r>
      <w:proofErr w:type="spellEnd"/>
      <w:r w:rsidRPr="006D2AE3">
        <w:rPr>
          <w:rFonts w:ascii="Times New Roman" w:eastAsia="Times New Roman" w:hAnsi="Times New Roman" w:cs="David"/>
          <w:color w:val="000000"/>
          <w:sz w:val="24"/>
          <w:szCs w:val="24"/>
          <w:rtl/>
          <w:lang w:eastAsia="he-IL"/>
        </w:rPr>
        <w:t xml:space="preserve"> הסכם כלשהו על עובד</w:t>
      </w:r>
      <w:r w:rsidRPr="006D2AE3">
        <w:rPr>
          <w:rFonts w:ascii="Times New Roman" w:eastAsia="Times New Roman" w:hAnsi="Times New Roman" w:cs="David" w:hint="cs"/>
          <w:sz w:val="24"/>
          <w:szCs w:val="24"/>
          <w:rtl/>
          <w:lang w:eastAsia="he-IL"/>
        </w:rPr>
        <w:t>.</w:t>
      </w:r>
    </w:p>
    <w:p w14:paraId="47E7BDC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w:t>
      </w:r>
      <w:proofErr w:type="spellStart"/>
      <w:r w:rsidRPr="006D2AE3">
        <w:rPr>
          <w:rFonts w:ascii="Times New Roman" w:eastAsia="Times New Roman" w:hAnsi="Times New Roman" w:cs="David" w:hint="cs"/>
          <w:color w:val="000000"/>
          <w:sz w:val="24"/>
          <w:szCs w:val="24"/>
          <w:rtl/>
          <w:lang w:eastAsia="he-IL"/>
        </w:rPr>
        <w:t>שלוחיו</w:t>
      </w:r>
      <w:proofErr w:type="spellEnd"/>
      <w:r w:rsidRPr="006D2AE3">
        <w:rPr>
          <w:rFonts w:ascii="Times New Roman" w:eastAsia="Times New Roman" w:hAnsi="Times New Roman" w:cs="David" w:hint="cs"/>
          <w:color w:val="000000"/>
          <w:sz w:val="24"/>
          <w:szCs w:val="24"/>
          <w:rtl/>
          <w:lang w:eastAsia="he-IL"/>
        </w:rPr>
        <w:t xml:space="preserve">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06841E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 xml:space="preserve">בכל התשלומים ו/או </w:t>
      </w:r>
      <w:proofErr w:type="spellStart"/>
      <w:r w:rsidRPr="006D2AE3">
        <w:rPr>
          <w:rFonts w:ascii="Times New Roman" w:eastAsia="Times New Roman" w:hAnsi="Times New Roman" w:cs="David"/>
          <w:color w:val="000000"/>
          <w:sz w:val="24"/>
          <w:szCs w:val="24"/>
          <w:rtl/>
          <w:lang w:eastAsia="he-IL"/>
        </w:rPr>
        <w:t>המסים</w:t>
      </w:r>
      <w:proofErr w:type="spellEnd"/>
      <w:r w:rsidRPr="006D2AE3">
        <w:rPr>
          <w:rFonts w:ascii="Times New Roman" w:eastAsia="Times New Roman" w:hAnsi="Times New Roman" w:cs="David"/>
          <w:color w:val="000000"/>
          <w:sz w:val="24"/>
          <w:szCs w:val="24"/>
          <w:rtl/>
          <w:lang w:eastAsia="he-IL"/>
        </w:rPr>
        <w:t xml:space="preserve">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5AB40C4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84730A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 xml:space="preserve">חוב המגיע </w:t>
      </w:r>
      <w:r w:rsidRPr="006D2AE3">
        <w:rPr>
          <w:rFonts w:ascii="Times New Roman" w:eastAsia="Times New Roman" w:hAnsi="Times New Roman" w:cs="David"/>
          <w:color w:val="000000"/>
          <w:sz w:val="24"/>
          <w:szCs w:val="24"/>
          <w:rtl/>
          <w:lang w:eastAsia="he-IL"/>
        </w:rPr>
        <w:lastRenderedPageBreak/>
        <w:t>למזמין מאת היועץ על פי הוראות חוזה זה, אשר המזמין רשאי לקזז בגינו סכומים ע"ח התמורה המגיעה ליועץ.</w:t>
      </w:r>
    </w:p>
    <w:p w14:paraId="6E22F127"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4D8A47A0"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4CEA92A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5E09D09C"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3994E1BD"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1FA4ED2C"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152B7ED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40ADA70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60ED250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04B2A948"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5514EEEB"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1F1E9D51"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7485EE23"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510D9A04"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w:t>
      </w:r>
      <w:r w:rsidRPr="006D2AE3">
        <w:rPr>
          <w:rFonts w:ascii="Times New Roman" w:eastAsia="Times New Roman" w:hAnsi="Times New Roman" w:cs="David"/>
          <w:sz w:val="24"/>
          <w:szCs w:val="24"/>
          <w:rtl/>
          <w:lang w:eastAsia="he-IL"/>
        </w:rPr>
        <w:lastRenderedPageBreak/>
        <w:t>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11DA7B79"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05BF99A4"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275E36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1FA18A1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133B332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61262BB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10690A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8BC92CC"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55874BF"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0D83BF0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1243F16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53915E1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0AD3E92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7EA56C77"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B3EFA82"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lastRenderedPageBreak/>
        <w:t>סיום שרותי היועץ</w:t>
      </w:r>
    </w:p>
    <w:p w14:paraId="2A1D08A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36E17D5B"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0392D69E"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3340149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3C637AC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מתחייב לשמור על סודיות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F697FB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D55EA3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w:t>
      </w:r>
      <w:proofErr w:type="spellStart"/>
      <w:r w:rsidRPr="006D2AE3">
        <w:rPr>
          <w:rFonts w:ascii="Times New Roman" w:eastAsia="Times New Roman" w:hAnsi="Times New Roman" w:cs="David" w:hint="cs"/>
          <w:sz w:val="24"/>
          <w:szCs w:val="24"/>
          <w:rtl/>
          <w:lang w:eastAsia="he-IL"/>
        </w:rPr>
        <w:t>שלוחיו</w:t>
      </w:r>
      <w:proofErr w:type="spellEnd"/>
      <w:r w:rsidRPr="006D2AE3">
        <w:rPr>
          <w:rFonts w:ascii="Times New Roman" w:eastAsia="Times New Roman" w:hAnsi="Times New Roman" w:cs="David" w:hint="cs"/>
          <w:sz w:val="24"/>
          <w:szCs w:val="24"/>
          <w:rtl/>
          <w:lang w:eastAsia="he-IL"/>
        </w:rPr>
        <w:t xml:space="preserve">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04066206"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03EB3C34" w14:textId="77777777" w:rsidR="009441B2" w:rsidRPr="006D2AE3" w:rsidRDefault="009441B2" w:rsidP="009441B2">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27136F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7C564B50"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15943513"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71C4DADD"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80D3CA2"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1EDBDF8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741A2AB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2AE64417"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ECEFF72"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462A912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A0E7B3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89A2A8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w:t>
      </w:r>
      <w:proofErr w:type="spellStart"/>
      <w:r w:rsidRPr="006D2AE3">
        <w:rPr>
          <w:rFonts w:ascii="Times New Roman" w:eastAsia="Times New Roman" w:hAnsi="Times New Roman" w:cs="David"/>
          <w:sz w:val="24"/>
          <w:szCs w:val="24"/>
          <w:rtl/>
          <w:lang w:eastAsia="he-IL"/>
        </w:rPr>
        <w:t>כויתור</w:t>
      </w:r>
      <w:proofErr w:type="spellEnd"/>
      <w:r w:rsidRPr="006D2AE3">
        <w:rPr>
          <w:rFonts w:ascii="Times New Roman" w:eastAsia="Times New Roman" w:hAnsi="Times New Roman" w:cs="David"/>
          <w:sz w:val="24"/>
          <w:szCs w:val="24"/>
          <w:rtl/>
          <w:lang w:eastAsia="he-IL"/>
        </w:rPr>
        <w:t xml:space="preserve">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proofErr w:type="spellStart"/>
      <w:r w:rsidRPr="006D2AE3">
        <w:rPr>
          <w:rFonts w:ascii="Times New Roman" w:eastAsia="Times New Roman" w:hAnsi="Times New Roman" w:cs="David"/>
          <w:sz w:val="24"/>
          <w:szCs w:val="24"/>
          <w:rtl/>
          <w:lang w:eastAsia="he-IL"/>
        </w:rPr>
        <w:t>כויתור</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5D5F2BD4"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27213E3B"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15D2B9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2E5DDE47"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22519E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6D2AE3">
        <w:rPr>
          <w:rFonts w:ascii="Times New Roman" w:eastAsia="Times New Roman" w:hAnsi="Times New Roman" w:cs="David"/>
          <w:sz w:val="24"/>
          <w:szCs w:val="24"/>
          <w:rtl/>
          <w:lang w:eastAsia="he-IL"/>
        </w:rPr>
        <w:t>לס"ק</w:t>
      </w:r>
      <w:proofErr w:type="spellEnd"/>
      <w:r w:rsidRPr="006D2AE3">
        <w:rPr>
          <w:rFonts w:ascii="Times New Roman" w:eastAsia="Times New Roman" w:hAnsi="Times New Roman" w:cs="David"/>
          <w:sz w:val="24"/>
          <w:szCs w:val="24"/>
          <w:rtl/>
          <w:lang w:eastAsia="he-IL"/>
        </w:rPr>
        <w:t xml:space="preserve"> זה.</w:t>
      </w:r>
    </w:p>
    <w:p w14:paraId="445F2056"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10685B4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E82C368"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98F35F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כל ההוצאות ומס הבולים בגין החוזה ובגין כל המסמכים, החשבונות והערבויות שיערכו </w:t>
      </w:r>
      <w:r w:rsidRPr="006D2AE3">
        <w:rPr>
          <w:rFonts w:ascii="Times New Roman" w:eastAsia="Times New Roman" w:hAnsi="Times New Roman" w:cs="David"/>
          <w:sz w:val="24"/>
          <w:szCs w:val="24"/>
          <w:rtl/>
          <w:lang w:eastAsia="he-IL"/>
        </w:rPr>
        <w:lastRenderedPageBreak/>
        <w:t>על פיו ובקשר אליו, חלות על היועץ ותשולמנה על ידו.</w:t>
      </w:r>
    </w:p>
    <w:p w14:paraId="1616F02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6D2AE3">
        <w:rPr>
          <w:rFonts w:ascii="Times New Roman" w:eastAsia="Times New Roman" w:hAnsi="Times New Roman" w:cs="David"/>
          <w:sz w:val="24"/>
          <w:szCs w:val="24"/>
          <w:rtl/>
          <w:lang w:eastAsia="he-IL"/>
        </w:rPr>
        <w:t>מורשי</w:t>
      </w:r>
      <w:proofErr w:type="spellEnd"/>
      <w:r w:rsidRPr="006D2AE3">
        <w:rPr>
          <w:rFonts w:ascii="Times New Roman" w:eastAsia="Times New Roman" w:hAnsi="Times New Roman" w:cs="David"/>
          <w:sz w:val="24"/>
          <w:szCs w:val="24"/>
          <w:rtl/>
          <w:lang w:eastAsia="he-IL"/>
        </w:rPr>
        <w:t xml:space="preserve"> החתימה של המזמין.</w:t>
      </w:r>
    </w:p>
    <w:p w14:paraId="09078EFD" w14:textId="77777777" w:rsidR="006D2AE3" w:rsidRP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020547B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C2B97"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54114FA"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CCE927C"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BD68CD1" w14:textId="37AA73A8"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 w:author="Meryl Etman" w:date="2021-06-30T15:25:00Z">
            <w:r w:rsidR="00FC472A">
              <w:rPr>
                <w:rFonts w:ascii="Times New Roman" w:eastAsia="Times New Roman" w:hAnsi="Times New Roman" w:cs="David"/>
                <w:sz w:val="20"/>
                <w:szCs w:val="24"/>
                <w:rtl/>
                <w:lang w:eastAsia="he-IL"/>
              </w:rPr>
              <w:t>מימוני הנדסה ויעוץ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0" w:author="Meryl Etman" w:date="2021-06-30T15:24:00Z">
            <w:r w:rsidR="00FC472A" w:rsidRPr="00F3672F">
              <w:rPr>
                <w:rStyle w:val="a7"/>
                <w:rtl/>
              </w:rPr>
              <w:t>[שם צד א]</w:t>
            </w:r>
          </w:ins>
        </w:sdtContent>
      </w:sdt>
    </w:p>
    <w:p w14:paraId="00E50BD1" w14:textId="77777777" w:rsidR="009441B2" w:rsidRPr="00B27B4C"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E02F4E4"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79AFDE"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5C78FF"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39A7B99"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846675"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A5B9A75"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7412908"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D01065"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E11A92A" w14:textId="77777777" w:rsidR="009441B2" w:rsidRPr="00776496" w:rsidRDefault="009441B2" w:rsidP="009441B2">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6938C1E"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45734F43" w14:textId="77777777" w:rsidR="009441B2" w:rsidRDefault="009441B2" w:rsidP="009441B2">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73B49A8C" w14:textId="77777777" w:rsidR="007902DF" w:rsidRDefault="007902DF"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299EB8F" w14:textId="77777777" w:rsidR="00572B5D"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5EED326"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627189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4E6629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622F7A" w14:textId="75D59F4B"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Meryl Etman" w:date="2021-06-30T15:23:00Z">
            <w:r w:rsidR="00FC472A">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2" w:author="Meryl Etman" w:date="2021-06-30T15:23:00Z">
            <w:r w:rsidR="00FC472A">
              <w:rPr>
                <w:rFonts w:ascii="Times New Roman" w:eastAsia="Times New Roman" w:hAnsi="Times New Roman" w:cs="David" w:hint="cs"/>
                <w:color w:val="00B0F0"/>
                <w:sz w:val="24"/>
                <w:szCs w:val="24"/>
                <w:rtl/>
              </w:rPr>
              <w:t xml:space="preserve">סביוני נצר </w:t>
            </w:r>
            <w:proofErr w:type="spellStart"/>
            <w:r w:rsidR="00FC472A">
              <w:rPr>
                <w:rFonts w:ascii="Times New Roman" w:eastAsia="Times New Roman" w:hAnsi="Times New Roman" w:cs="David" w:hint="cs"/>
                <w:color w:val="00B0F0"/>
                <w:sz w:val="24"/>
                <w:szCs w:val="24"/>
                <w:rtl/>
              </w:rPr>
              <w:t>סירני</w:t>
            </w:r>
          </w:ins>
          <w:proofErr w:type="spellEnd"/>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3" w:author="Meryl Etman" w:date="2021-06-30T15:23:00Z">
            <w:r w:rsidR="00FC472A">
              <w:rPr>
                <w:rFonts w:ascii="Times New Roman" w:eastAsia="Times New Roman" w:hAnsi="Times New Roman" w:cs="David" w:hint="cs"/>
                <w:color w:val="00B0F0"/>
                <w:sz w:val="24"/>
                <w:szCs w:val="24"/>
                <w:rtl/>
              </w:rPr>
              <w:t xml:space="preserve">סביוני נצר </w:t>
            </w:r>
            <w:proofErr w:type="spellStart"/>
            <w:r w:rsidR="00FC472A">
              <w:rPr>
                <w:rFonts w:ascii="Times New Roman" w:eastAsia="Times New Roman" w:hAnsi="Times New Roman" w:cs="David" w:hint="cs"/>
                <w:color w:val="00B0F0"/>
                <w:sz w:val="24"/>
                <w:szCs w:val="24"/>
                <w:rtl/>
              </w:rPr>
              <w:t>סירני</w:t>
            </w:r>
            <w:proofErr w:type="spellEnd"/>
            <w:r w:rsidR="00FC472A">
              <w:rPr>
                <w:rFonts w:ascii="Times New Roman" w:eastAsia="Times New Roman" w:hAnsi="Times New Roman" w:cs="David" w:hint="cs"/>
                <w:color w:val="00B0F0"/>
                <w:sz w:val="24"/>
                <w:szCs w:val="24"/>
                <w:rtl/>
              </w:rPr>
              <w:t xml:space="preserve">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2C41A4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304600" w14:textId="25E1AF06"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4" w:author="Meryl Etman" w:date="2021-06-30T15:28:00Z">
            <w:r w:rsidR="0076796D">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5" w:author="Meryl Etman" w:date="2021-06-30T15:28:00Z">
            <w:r w:rsidR="0076796D">
              <w:rPr>
                <w:rFonts w:ascii="Times New Roman" w:eastAsia="Times New Roman" w:hAnsi="Times New Roman" w:cs="David" w:hint="cs"/>
                <w:sz w:val="24"/>
                <w:szCs w:val="24"/>
                <w:rtl/>
                <w:lang w:eastAsia="he-IL"/>
              </w:rPr>
              <w:t>4722</w:t>
            </w:r>
          </w:ins>
        </w:sdtContent>
      </w:sdt>
      <w:r w:rsidRPr="00B27B4C">
        <w:rPr>
          <w:rFonts w:ascii="Times New Roman" w:eastAsia="Times New Roman" w:hAnsi="Times New Roman" w:cs="David" w:hint="cs"/>
          <w:sz w:val="24"/>
          <w:szCs w:val="24"/>
          <w:rtl/>
          <w:lang w:eastAsia="he-IL"/>
        </w:rPr>
        <w:t>.</w:t>
      </w:r>
    </w:p>
    <w:p w14:paraId="3EFA1051"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1A50D49C"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9F92EB4" w14:textId="69B36789"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6" w:author="Meryl Etman" w:date="2021-06-30T15:23:00Z">
            <w:r w:rsidR="00FC472A">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5781748C"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1C6111CD"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2F4B16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4589CB" w14:textId="6F866BC1"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7" w:author="Meryl Etman" w:date="2021-06-30T15:28:00Z">
            <w:r w:rsidR="0076796D">
              <w:rPr>
                <w:rFonts w:ascii="Times New Roman" w:eastAsia="Times New Roman" w:hAnsi="Times New Roman" w:cs="David" w:hint="cs"/>
                <w:sz w:val="24"/>
                <w:szCs w:val="24"/>
                <w:rtl/>
                <w:lang w:eastAsia="he-IL"/>
              </w:rPr>
              <w:t>מרול אטמן</w:t>
            </w:r>
          </w:ins>
        </w:sdtContent>
      </w:sdt>
    </w:p>
    <w:p w14:paraId="56C3E30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3E93273" w14:textId="77777777" w:rsidR="00572B5D" w:rsidRDefault="00572B5D"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31C28" w:rsidRPr="00A31C28">
        <w:rPr>
          <w:rFonts w:ascii="Times New Roman" w:eastAsia="Times New Roman" w:hAnsi="Times New Roman" w:cs="David"/>
          <w:sz w:val="24"/>
          <w:szCs w:val="24"/>
          <w:rtl/>
          <w:lang w:eastAsia="he-IL"/>
        </w:rPr>
        <w:t xml:space="preserve">התכנון יתבצע במודל תלת </w:t>
      </w:r>
      <w:proofErr w:type="spellStart"/>
      <w:r w:rsidR="00A31C28" w:rsidRPr="00A31C28">
        <w:rPr>
          <w:rFonts w:ascii="Times New Roman" w:eastAsia="Times New Roman" w:hAnsi="Times New Roman" w:cs="David"/>
          <w:sz w:val="24"/>
          <w:szCs w:val="24"/>
          <w:rtl/>
          <w:lang w:eastAsia="he-IL"/>
        </w:rPr>
        <w:t>מימד</w:t>
      </w:r>
      <w:proofErr w:type="spellEnd"/>
      <w:r w:rsidR="00A31C28" w:rsidRPr="00A31C28">
        <w:rPr>
          <w:rFonts w:ascii="Times New Roman" w:eastAsia="Times New Roman" w:hAnsi="Times New Roman" w:cs="David"/>
          <w:sz w:val="24"/>
          <w:szCs w:val="24"/>
          <w:rtl/>
          <w:lang w:eastAsia="he-IL"/>
        </w:rPr>
        <w:t xml:space="preserve"> ע"י תוכנת </w:t>
      </w:r>
      <w:r w:rsidR="00A31C28" w:rsidRPr="00A31C28">
        <w:rPr>
          <w:rFonts w:ascii="Times New Roman" w:eastAsia="Times New Roman" w:hAnsi="Times New Roman" w:cs="David"/>
          <w:sz w:val="24"/>
          <w:szCs w:val="24"/>
          <w:lang w:eastAsia="he-IL"/>
        </w:rPr>
        <w:t>REVIT</w:t>
      </w:r>
      <w:r w:rsidR="00A31C28" w:rsidRPr="00A31C28">
        <w:rPr>
          <w:rFonts w:ascii="Times New Roman" w:eastAsia="Times New Roman" w:hAnsi="Times New Roman" w:cs="David"/>
          <w:sz w:val="24"/>
          <w:szCs w:val="24"/>
          <w:rtl/>
          <w:lang w:eastAsia="he-IL"/>
        </w:rPr>
        <w:t xml:space="preserve">, במתודולוגיית </w:t>
      </w:r>
      <w:r w:rsidR="00A31C28" w:rsidRPr="00A31C28">
        <w:rPr>
          <w:rFonts w:ascii="Times New Roman" w:eastAsia="Times New Roman" w:hAnsi="Times New Roman" w:cs="David"/>
          <w:sz w:val="24"/>
          <w:szCs w:val="24"/>
          <w:lang w:eastAsia="he-IL"/>
        </w:rPr>
        <w:t>BIM</w:t>
      </w:r>
      <w:r w:rsidR="00A31C28" w:rsidRPr="00A31C28">
        <w:rPr>
          <w:rFonts w:ascii="Times New Roman" w:eastAsia="Times New Roman" w:hAnsi="Times New Roman" w:cs="David"/>
          <w:sz w:val="24"/>
          <w:szCs w:val="24"/>
          <w:rtl/>
          <w:lang w:eastAsia="he-IL"/>
        </w:rPr>
        <w:t>, בענן – "</w:t>
      </w:r>
      <w:r w:rsidR="00A31C28" w:rsidRPr="00A31C28">
        <w:rPr>
          <w:rFonts w:ascii="Times New Roman" w:eastAsia="Times New Roman" w:hAnsi="Times New Roman" w:cs="David"/>
          <w:sz w:val="24"/>
          <w:szCs w:val="24"/>
          <w:lang w:eastAsia="he-IL"/>
        </w:rPr>
        <w:t>BIM360</w:t>
      </w:r>
      <w:r w:rsidR="00A31C28" w:rsidRPr="00A31C28">
        <w:rPr>
          <w:rFonts w:ascii="Times New Roman" w:eastAsia="Times New Roman" w:hAnsi="Times New Roman" w:cs="David"/>
          <w:sz w:val="24"/>
          <w:szCs w:val="24"/>
          <w:rtl/>
          <w:lang w:eastAsia="he-IL"/>
        </w:rPr>
        <w:t xml:space="preserve">" שם ישמרו כל קבצי ה </w:t>
      </w:r>
      <w:r w:rsidR="00A31C28" w:rsidRPr="00A31C28">
        <w:rPr>
          <w:rFonts w:ascii="Times New Roman" w:eastAsia="Times New Roman" w:hAnsi="Times New Roman" w:cs="David"/>
          <w:sz w:val="24"/>
          <w:szCs w:val="24"/>
          <w:lang w:eastAsia="he-IL"/>
        </w:rPr>
        <w:t>REVIT</w:t>
      </w:r>
      <w:r w:rsidR="00A31C28" w:rsidRPr="00A31C28">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31C28" w:rsidRPr="00A31C28">
        <w:rPr>
          <w:rFonts w:ascii="Times New Roman" w:eastAsia="Times New Roman" w:hAnsi="Times New Roman" w:cs="David"/>
          <w:sz w:val="24"/>
          <w:szCs w:val="24"/>
          <w:lang w:eastAsia="he-IL"/>
        </w:rPr>
        <w:t>BIM360</w:t>
      </w:r>
      <w:r w:rsidR="00A31C28" w:rsidRPr="00A31C28">
        <w:rPr>
          <w:rFonts w:ascii="Times New Roman" w:eastAsia="Times New Roman" w:hAnsi="Times New Roman" w:cs="David"/>
          <w:sz w:val="24"/>
          <w:szCs w:val="24"/>
          <w:rtl/>
          <w:lang w:eastAsia="he-IL"/>
        </w:rPr>
        <w:t xml:space="preserve">". העבודה במודל תהיה כפופה להוראות מנהל המודל ולמסמך ה </w:t>
      </w:r>
      <w:r w:rsidR="00A31C28" w:rsidRPr="00A31C28">
        <w:rPr>
          <w:rFonts w:ascii="Times New Roman" w:eastAsia="Times New Roman" w:hAnsi="Times New Roman" w:cs="David"/>
          <w:sz w:val="24"/>
          <w:szCs w:val="24"/>
          <w:lang w:eastAsia="he-IL"/>
        </w:rPr>
        <w:t>BEP</w:t>
      </w:r>
      <w:r w:rsidR="00A31C28" w:rsidRPr="00A31C28">
        <w:rPr>
          <w:rFonts w:ascii="Times New Roman" w:eastAsia="Times New Roman" w:hAnsi="Times New Roman" w:cs="David"/>
          <w:sz w:val="24"/>
          <w:szCs w:val="24"/>
          <w:rtl/>
          <w:lang w:eastAsia="he-IL"/>
        </w:rPr>
        <w:t xml:space="preserve"> שיופץ בהמשך ע"י מנהל המודל. שמירה, הדפסת </w:t>
      </w:r>
      <w:proofErr w:type="spellStart"/>
      <w:r w:rsidR="00A31C28" w:rsidRPr="00A31C28">
        <w:rPr>
          <w:rFonts w:ascii="Times New Roman" w:eastAsia="Times New Roman" w:hAnsi="Times New Roman" w:cs="David"/>
          <w:sz w:val="24"/>
          <w:szCs w:val="24"/>
          <w:rtl/>
          <w:lang w:eastAsia="he-IL"/>
        </w:rPr>
        <w:t>תכניות</w:t>
      </w:r>
      <w:proofErr w:type="spellEnd"/>
      <w:r w:rsidR="00A31C28" w:rsidRPr="00A31C28">
        <w:rPr>
          <w:rFonts w:ascii="Times New Roman" w:eastAsia="Times New Roman" w:hAnsi="Times New Roman" w:cs="David"/>
          <w:sz w:val="24"/>
          <w:szCs w:val="24"/>
          <w:rtl/>
          <w:lang w:eastAsia="he-IL"/>
        </w:rPr>
        <w:t xml:space="preserve"> וקבצים (</w:t>
      </w:r>
      <w:r w:rsidR="00A31C28" w:rsidRPr="00A31C28">
        <w:rPr>
          <w:rFonts w:ascii="Times New Roman" w:eastAsia="Times New Roman" w:hAnsi="Times New Roman" w:cs="David"/>
          <w:sz w:val="24"/>
          <w:szCs w:val="24"/>
          <w:lang w:eastAsia="he-IL"/>
        </w:rPr>
        <w:t>PLT/PDF/DWG</w:t>
      </w:r>
      <w:r w:rsidR="00A31C28" w:rsidRPr="00A31C2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31C28" w:rsidRPr="00A31C28">
        <w:rPr>
          <w:rFonts w:ascii="Times New Roman" w:eastAsia="Times New Roman" w:hAnsi="Times New Roman" w:cs="David"/>
          <w:sz w:val="24"/>
          <w:szCs w:val="24"/>
          <w:lang w:eastAsia="he-IL"/>
        </w:rPr>
        <w:t>view</w:t>
      </w:r>
      <w:r w:rsidR="00A31C28" w:rsidRPr="00A31C2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4413461" w14:textId="77777777" w:rsidR="00A31C28" w:rsidRPr="00B27B4C" w:rsidRDefault="00A31C28" w:rsidP="00A31C2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483357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58A71A54"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A9EB46" w14:textId="638CDA2E"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8" w:author="Meryl Etman" w:date="2021-06-30T15:28:00Z">
            <w:r w:rsidR="0076796D">
              <w:rPr>
                <w:rFonts w:ascii="Times New Roman" w:eastAsia="Times New Roman" w:hAnsi="Times New Roman" w:cs="David"/>
                <w:color w:val="008000"/>
                <w:sz w:val="24"/>
                <w:szCs w:val="24"/>
                <w:rtl/>
                <w:lang w:eastAsia="he-IL"/>
              </w:rPr>
              <w:t>אביעד קלדרון</w:t>
            </w:r>
          </w:ins>
        </w:sdtContent>
      </w:sdt>
    </w:p>
    <w:p w14:paraId="1AB39F58"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77F4AE4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D00783" w14:textId="13383AA5"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9" w:author="Meryl Etman" w:date="2021-06-30T15:29:00Z">
            <w:r w:rsidR="0076796D">
              <w:rPr>
                <w:rFonts w:ascii="Times New Roman" w:eastAsia="Times New Roman" w:hAnsi="Times New Roman" w:cs="David"/>
                <w:color w:val="008000"/>
                <w:sz w:val="24"/>
                <w:szCs w:val="24"/>
                <w:rtl/>
                <w:lang w:eastAsia="he-IL"/>
              </w:rPr>
              <w:t>עמית מימוני</w:t>
            </w:r>
          </w:ins>
        </w:sdtContent>
      </w:sdt>
    </w:p>
    <w:p w14:paraId="47BCD4FA"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350FD"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B86DAD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875222"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6566DA3C"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5CF219D"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6495A80"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721D1DE"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77D04AB"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228F7D9"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2A8809CE" w14:textId="77777777" w:rsidTr="00572B5D">
        <w:trPr>
          <w:trHeight w:val="80"/>
        </w:trPr>
        <w:tc>
          <w:tcPr>
            <w:tcW w:w="3366" w:type="dxa"/>
          </w:tcPr>
          <w:p w14:paraId="28B936F8" w14:textId="28559430" w:rsidR="00572B5D" w:rsidRDefault="00592246"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0" w:author="Meryl Etman" w:date="2021-06-30T15:23:00Z">
                  <w:r w:rsidR="00FC472A">
                    <w:rPr>
                      <w:rFonts w:ascii="Times New Roman" w:eastAsia="Times New Roman" w:hAnsi="Times New Roman" w:cs="David" w:hint="cs"/>
                      <w:color w:val="008000"/>
                      <w:sz w:val="24"/>
                      <w:szCs w:val="24"/>
                      <w:rtl/>
                      <w:lang w:eastAsia="he-IL"/>
                    </w:rPr>
                    <w:t>50%</w:t>
                  </w:r>
                </w:ins>
              </w:sdtContent>
            </w:sdt>
          </w:p>
          <w:p w14:paraId="647E9ABD"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8032BE9" w14:textId="77777777" w:rsidR="00572B5D" w:rsidRDefault="00572B5D" w:rsidP="00572B5D">
            <w:pPr>
              <w:widowControl w:val="0"/>
              <w:spacing w:before="0" w:beforeAutospacing="0" w:after="0" w:afterAutospacing="0" w:line="240" w:lineRule="auto"/>
              <w:ind w:left="720"/>
              <w:outlineLvl w:val="2"/>
            </w:pPr>
          </w:p>
          <w:p w14:paraId="5CB86F05"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FECE865" w14:textId="77777777" w:rsidR="00572B5D" w:rsidRPr="00776496" w:rsidRDefault="00572B5D" w:rsidP="00572B5D">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E9C4C3F" w14:textId="77777777" w:rsidR="006D2AE3" w:rsidRPr="006D2AE3" w:rsidRDefault="006D2AE3" w:rsidP="00572B5D">
      <w:pPr>
        <w:widowControl w:val="0"/>
        <w:bidi w:val="0"/>
        <w:spacing w:before="240" w:beforeAutospacing="0" w:after="60" w:afterAutospacing="0" w:line="240" w:lineRule="auto"/>
        <w:jc w:val="center"/>
        <w:outlineLvl w:val="3"/>
        <w:rPr>
          <w:rFonts w:ascii="Times New Roman" w:eastAsia="Times New Roman" w:hAnsi="Times New Roman" w:cs="David"/>
          <w:sz w:val="24"/>
          <w:szCs w:val="24"/>
          <w:rtl/>
        </w:rPr>
      </w:pPr>
    </w:p>
    <w:p w14:paraId="4D25F9C2"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44EB5E78"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1493F704"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0B780AA1"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173C827B"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076660CF" w14:textId="7193B8D8" w:rsidR="006D2AE3" w:rsidRPr="006D2AE3" w:rsidDel="00A07101" w:rsidRDefault="006D2AE3">
      <w:pPr>
        <w:spacing w:before="0" w:beforeAutospacing="0" w:after="0" w:afterAutospacing="0" w:line="240" w:lineRule="auto"/>
        <w:rPr>
          <w:del w:id="21" w:author="Meryl Etman" w:date="2021-07-05T11:32:00Z"/>
          <w:rFonts w:ascii="Times New Roman" w:eastAsia="Times New Roman" w:hAnsi="Times New Roman" w:cs="David"/>
          <w:sz w:val="24"/>
          <w:szCs w:val="24"/>
          <w:rtl/>
        </w:rPr>
        <w:pPrChange w:id="22" w:author="Meryl Etman" w:date="2021-07-05T11:32:00Z">
          <w:pPr>
            <w:spacing w:before="0" w:beforeAutospacing="0" w:after="0" w:afterAutospacing="0" w:line="240" w:lineRule="auto"/>
            <w:ind w:left="720"/>
          </w:pPr>
        </w:pPrChange>
      </w:pPr>
    </w:p>
    <w:p w14:paraId="7D9C9A8B" w14:textId="4B272EE1" w:rsidR="006D2AE3" w:rsidRPr="006D2AE3" w:rsidDel="00A07101" w:rsidRDefault="006D2AE3">
      <w:pPr>
        <w:spacing w:before="0" w:beforeAutospacing="0" w:after="0" w:afterAutospacing="0" w:line="240" w:lineRule="auto"/>
        <w:rPr>
          <w:del w:id="23" w:author="Meryl Etman" w:date="2021-07-05T11:32:00Z"/>
          <w:rFonts w:ascii="Times New Roman" w:eastAsia="Times New Roman" w:hAnsi="Times New Roman" w:cs="David"/>
          <w:sz w:val="24"/>
          <w:szCs w:val="24"/>
          <w:rtl/>
        </w:rPr>
        <w:pPrChange w:id="24" w:author="Meryl Etman" w:date="2021-07-05T11:32:00Z">
          <w:pPr>
            <w:spacing w:before="0" w:beforeAutospacing="0" w:after="0" w:afterAutospacing="0" w:line="240" w:lineRule="auto"/>
            <w:ind w:left="720"/>
          </w:pPr>
        </w:pPrChange>
      </w:pPr>
    </w:p>
    <w:p w14:paraId="7BE1D348" w14:textId="393E43AF" w:rsidR="006D2AE3" w:rsidRPr="006D2AE3" w:rsidDel="00A07101" w:rsidRDefault="006D2AE3">
      <w:pPr>
        <w:spacing w:before="0" w:beforeAutospacing="0" w:after="0" w:afterAutospacing="0" w:line="240" w:lineRule="auto"/>
        <w:rPr>
          <w:del w:id="25" w:author="Meryl Etman" w:date="2021-07-05T11:32:00Z"/>
          <w:rFonts w:ascii="Times New Roman" w:eastAsia="Times New Roman" w:hAnsi="Times New Roman" w:cs="David"/>
          <w:sz w:val="24"/>
          <w:szCs w:val="24"/>
          <w:rtl/>
        </w:rPr>
        <w:pPrChange w:id="26" w:author="Meryl Etman" w:date="2021-07-05T11:32:00Z">
          <w:pPr>
            <w:spacing w:before="0" w:beforeAutospacing="0" w:after="0" w:afterAutospacing="0" w:line="240" w:lineRule="auto"/>
            <w:ind w:left="720"/>
          </w:pPr>
        </w:pPrChange>
      </w:pPr>
    </w:p>
    <w:p w14:paraId="21737D0D" w14:textId="24B7512A" w:rsidR="006D2AE3" w:rsidRPr="006D2AE3" w:rsidDel="00A07101" w:rsidRDefault="006D2AE3">
      <w:pPr>
        <w:spacing w:before="0" w:beforeAutospacing="0" w:after="0" w:afterAutospacing="0" w:line="240" w:lineRule="auto"/>
        <w:rPr>
          <w:del w:id="27" w:author="Meryl Etman" w:date="2021-07-05T11:32:00Z"/>
          <w:rFonts w:ascii="Times New Roman" w:eastAsia="Times New Roman" w:hAnsi="Times New Roman" w:cs="David"/>
          <w:sz w:val="24"/>
          <w:szCs w:val="24"/>
          <w:rtl/>
        </w:rPr>
        <w:pPrChange w:id="28" w:author="Meryl Etman" w:date="2021-07-05T11:32:00Z">
          <w:pPr>
            <w:spacing w:before="0" w:beforeAutospacing="0" w:after="0" w:afterAutospacing="0" w:line="240" w:lineRule="auto"/>
            <w:ind w:left="720"/>
          </w:pPr>
        </w:pPrChange>
      </w:pPr>
    </w:p>
    <w:p w14:paraId="669113FE" w14:textId="27B181C4" w:rsidR="006D2AE3" w:rsidRPr="006D2AE3" w:rsidDel="00A07101" w:rsidRDefault="006D2AE3">
      <w:pPr>
        <w:spacing w:before="0" w:beforeAutospacing="0" w:after="0" w:afterAutospacing="0" w:line="240" w:lineRule="auto"/>
        <w:rPr>
          <w:del w:id="29" w:author="Meryl Etman" w:date="2021-07-05T11:32:00Z"/>
          <w:rFonts w:ascii="Times New Roman" w:eastAsia="Times New Roman" w:hAnsi="Times New Roman" w:cs="David"/>
          <w:sz w:val="24"/>
          <w:szCs w:val="24"/>
          <w:rtl/>
        </w:rPr>
        <w:pPrChange w:id="30" w:author="Meryl Etman" w:date="2021-07-05T11:32:00Z">
          <w:pPr>
            <w:spacing w:before="0" w:beforeAutospacing="0" w:after="0" w:afterAutospacing="0" w:line="240" w:lineRule="auto"/>
            <w:ind w:left="720"/>
          </w:pPr>
        </w:pPrChange>
      </w:pPr>
    </w:p>
    <w:p w14:paraId="66B8E0EC" w14:textId="77777777" w:rsidR="006D2AE3" w:rsidRPr="006D2AE3" w:rsidRDefault="006D2AE3">
      <w:pPr>
        <w:spacing w:before="0" w:beforeAutospacing="0" w:after="0" w:afterAutospacing="0" w:line="240" w:lineRule="auto"/>
        <w:rPr>
          <w:rFonts w:ascii="Times New Roman" w:eastAsia="Times New Roman" w:hAnsi="Times New Roman" w:cs="David"/>
          <w:sz w:val="24"/>
          <w:szCs w:val="24"/>
          <w:rtl/>
        </w:rPr>
        <w:pPrChange w:id="31" w:author="Meryl Etman" w:date="2021-07-05T11:32:00Z">
          <w:pPr>
            <w:spacing w:before="0" w:beforeAutospacing="0" w:after="0" w:afterAutospacing="0" w:line="240" w:lineRule="auto"/>
            <w:ind w:left="720"/>
          </w:pPr>
        </w:pPrChange>
      </w:pPr>
    </w:p>
    <w:p w14:paraId="5D999BEB"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68FF6C9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F513F4"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3A0B353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B05FE1C"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0FF264AC"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10CCE8F"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435D2701" w14:textId="77777777" w:rsidR="006D2AE3" w:rsidRPr="006D2AE3" w:rsidRDefault="006D2AE3" w:rsidP="00572B5D">
      <w:pPr>
        <w:widowControl w:val="0"/>
        <w:spacing w:before="0" w:beforeAutospacing="0" w:after="0" w:afterAutospacing="0" w:line="240" w:lineRule="auto"/>
        <w:ind w:left="136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תכולת העבודה - ככלל תכולת העבודה מתייחסת לקומות הבניין מתחתית קומת החניון</w:t>
      </w:r>
      <w:r w:rsidR="00572B5D">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rtl/>
          <w:lang w:eastAsia="he-IL"/>
        </w:rPr>
        <w:t xml:space="preserve">התחתונה ועד לקומת הגג העליונה ביותר ועד בכלל ובכלל זה:             </w:t>
      </w:r>
    </w:p>
    <w:p w14:paraId="67AE3025"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בירור </w:t>
      </w:r>
      <w:proofErr w:type="spellStart"/>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הפרויקט עם האדריכל, </w:t>
      </w:r>
      <w:proofErr w:type="spellStart"/>
      <w:r w:rsidR="006D2AE3" w:rsidRPr="006D2AE3">
        <w:rPr>
          <w:rFonts w:ascii="Times New Roman" w:eastAsia="Times New Roman" w:hAnsi="Times New Roman" w:cs="David" w:hint="cs"/>
          <w:sz w:val="24"/>
          <w:szCs w:val="24"/>
          <w:rtl/>
          <w:lang w:eastAsia="he-IL"/>
        </w:rPr>
        <w:t>הקונסטרוקטור</w:t>
      </w:r>
      <w:proofErr w:type="spellEnd"/>
      <w:r w:rsidR="006D2AE3" w:rsidRPr="006D2AE3">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ושאר המתכננים האלקטרו-מכאניים (</w:t>
      </w:r>
      <w:proofErr w:type="spellStart"/>
      <w:r>
        <w:rPr>
          <w:rFonts w:ascii="Times New Roman" w:eastAsia="Times New Roman" w:hAnsi="Times New Roman" w:cs="David" w:hint="cs"/>
          <w:sz w:val="24"/>
          <w:szCs w:val="24"/>
          <w:rtl/>
          <w:lang w:eastAsia="he-IL"/>
        </w:rPr>
        <w:t>מז"א</w:t>
      </w:r>
      <w:proofErr w:type="spellEnd"/>
      <w:r>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2079F307" w14:textId="16468E1B" w:rsidR="006D2AE3" w:rsidRPr="006D2AE3" w:rsidRDefault="004143FC"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32" w:author="Meryl Etman" w:date="2021-09-14T11:43:00Z">
        <w:r w:rsidDel="00265783">
          <w:rPr>
            <w:rFonts w:ascii="Times New Roman" w:eastAsia="Times New Roman" w:hAnsi="Times New Roman" w:cs="David" w:hint="cs"/>
            <w:sz w:val="24"/>
            <w:szCs w:val="24"/>
            <w:rtl/>
            <w:lang w:eastAsia="he-IL"/>
          </w:rPr>
          <w:delText xml:space="preserve">בניית </w:delText>
        </w:r>
      </w:del>
      <w:ins w:id="33" w:author="Meryl Etman" w:date="2021-09-14T11:43:00Z">
        <w:r w:rsidR="00265783">
          <w:rPr>
            <w:rFonts w:ascii="Times New Roman" w:eastAsia="Times New Roman" w:hAnsi="Times New Roman" w:cs="David" w:hint="cs"/>
            <w:sz w:val="24"/>
            <w:szCs w:val="24"/>
            <w:rtl/>
            <w:lang w:eastAsia="he-IL"/>
          </w:rPr>
          <w:t>בדיקת ה</w:t>
        </w:r>
      </w:ins>
      <w:r>
        <w:rPr>
          <w:rFonts w:ascii="Times New Roman" w:eastAsia="Times New Roman" w:hAnsi="Times New Roman" w:cs="David" w:hint="cs"/>
          <w:sz w:val="24"/>
          <w:szCs w:val="24"/>
          <w:rtl/>
          <w:lang w:eastAsia="he-IL"/>
        </w:rPr>
        <w:t xml:space="preserve">מודל </w:t>
      </w:r>
      <w:ins w:id="34" w:author="Meryl Etman" w:date="2021-09-14T11:43:00Z">
        <w:r w:rsidR="00265783">
          <w:rPr>
            <w:rFonts w:ascii="Times New Roman" w:eastAsia="Times New Roman" w:hAnsi="Times New Roman" w:cs="David" w:hint="cs"/>
            <w:sz w:val="24"/>
            <w:szCs w:val="24"/>
            <w:rtl/>
            <w:lang w:eastAsia="he-IL"/>
          </w:rPr>
          <w:t>ה</w:t>
        </w:r>
      </w:ins>
      <w:r>
        <w:rPr>
          <w:rFonts w:ascii="Times New Roman" w:eastAsia="Times New Roman" w:hAnsi="Times New Roman" w:cs="David" w:hint="cs"/>
          <w:sz w:val="24"/>
          <w:szCs w:val="24"/>
          <w:rtl/>
          <w:lang w:eastAsia="he-IL"/>
        </w:rPr>
        <w:t>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w:t>
      </w:r>
      <w:proofErr w:type="spellStart"/>
      <w:r>
        <w:rPr>
          <w:rFonts w:ascii="Times New Roman" w:eastAsia="Times New Roman" w:hAnsi="Times New Roman" w:cs="David" w:hint="cs"/>
          <w:sz w:val="24"/>
          <w:szCs w:val="24"/>
          <w:rtl/>
          <w:lang w:eastAsia="he-IL"/>
        </w:rPr>
        <w:t>וב</w:t>
      </w:r>
      <w:proofErr w:type="spellEnd"/>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 xml:space="preserve">הכולל את </w:t>
      </w:r>
      <w:proofErr w:type="spellStart"/>
      <w:r w:rsidR="00572B5D">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כל המתכננים והיועצים.</w:t>
      </w:r>
    </w:p>
    <w:p w14:paraId="016D297D"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 xml:space="preserve">רכות במבנים, מתן הנחיות והכנת </w:t>
      </w:r>
      <w:proofErr w:type="spellStart"/>
      <w:r w:rsidR="00572B5D">
        <w:rPr>
          <w:rFonts w:ascii="Times New Roman" w:eastAsia="Times New Roman" w:hAnsi="Times New Roman" w:cs="David" w:hint="cs"/>
          <w:sz w:val="26"/>
          <w:szCs w:val="24"/>
          <w:rtl/>
          <w:lang w:val="x-none" w:eastAsia="x-none"/>
        </w:rPr>
        <w:t>ת</w:t>
      </w:r>
      <w:r w:rsidRPr="006D2AE3">
        <w:rPr>
          <w:rFonts w:ascii="Times New Roman" w:eastAsia="Times New Roman" w:hAnsi="Times New Roman" w:cs="David" w:hint="cs"/>
          <w:sz w:val="26"/>
          <w:szCs w:val="24"/>
          <w:rtl/>
          <w:lang w:val="x-none" w:eastAsia="x-none"/>
        </w:rPr>
        <w:t>כניות</w:t>
      </w:r>
      <w:proofErr w:type="spellEnd"/>
      <w:r w:rsidRPr="006D2AE3">
        <w:rPr>
          <w:rFonts w:ascii="Times New Roman" w:eastAsia="Times New Roman" w:hAnsi="Times New Roman" w:cs="David" w:hint="cs"/>
          <w:sz w:val="26"/>
          <w:szCs w:val="24"/>
          <w:rtl/>
          <w:lang w:val="x-none" w:eastAsia="x-none"/>
        </w:rPr>
        <w:t xml:space="preserve"> ומפרטים טכניים, אשר יכללו בין היתר את הפרטים הבאים:</w:t>
      </w:r>
    </w:p>
    <w:p w14:paraId="53DD60FF"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6EDF0681"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7D096F6E"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6E04D6CE"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4AB182D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16F447A5"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proofErr w:type="spellStart"/>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proofErr w:type="spellEnd"/>
      <w:r w:rsidRPr="006D2AE3">
        <w:rPr>
          <w:rFonts w:ascii="Times New Roman" w:eastAsia="Times New Roman" w:hAnsi="Times New Roman" w:cs="David" w:hint="cs"/>
          <w:sz w:val="24"/>
          <w:szCs w:val="24"/>
          <w:rtl/>
          <w:lang w:eastAsia="he-IL"/>
        </w:rPr>
        <w:t xml:space="preserve">, ביוב, ניקוז, תעלות חשמל </w:t>
      </w:r>
      <w:proofErr w:type="spellStart"/>
      <w:r w:rsidRPr="006D2AE3">
        <w:rPr>
          <w:rFonts w:ascii="Times New Roman" w:eastAsia="Times New Roman" w:hAnsi="Times New Roman" w:cs="David" w:hint="cs"/>
          <w:sz w:val="24"/>
          <w:szCs w:val="24"/>
          <w:rtl/>
          <w:lang w:eastAsia="he-IL"/>
        </w:rPr>
        <w:t>ומז"א</w:t>
      </w:r>
      <w:proofErr w:type="spellEnd"/>
      <w:r w:rsidRPr="006D2AE3">
        <w:rPr>
          <w:rFonts w:ascii="Times New Roman" w:eastAsia="Times New Roman" w:hAnsi="Times New Roman" w:cs="David" w:hint="cs"/>
          <w:sz w:val="24"/>
          <w:szCs w:val="24"/>
          <w:rtl/>
          <w:lang w:eastAsia="he-IL"/>
        </w:rPr>
        <w:t xml:space="preserve"> וכדומה בינם לבין עצמם ולבין הקונסטרוקציה.</w:t>
      </w:r>
    </w:p>
    <w:p w14:paraId="346D55DD"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proofErr w:type="spellStart"/>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סופרפוזיציה צבעוניות ומפורטות.</w:t>
      </w:r>
    </w:p>
    <w:p w14:paraId="6183DFB7"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1B2A66EB"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תכנון תיאום המערכות יתבצע בסביבת תוכנת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hint="cs"/>
          <w:sz w:val="24"/>
          <w:szCs w:val="24"/>
          <w:rtl/>
          <w:lang w:eastAsia="he-IL"/>
        </w:rPr>
        <w:t xml:space="preserve"> בתלת-</w:t>
      </w:r>
      <w:proofErr w:type="spellStart"/>
      <w:r w:rsidRPr="006D2AE3">
        <w:rPr>
          <w:rFonts w:ascii="Times New Roman" w:eastAsia="Times New Roman" w:hAnsi="Times New Roman" w:cs="David" w:hint="cs"/>
          <w:sz w:val="24"/>
          <w:szCs w:val="24"/>
          <w:rtl/>
          <w:lang w:eastAsia="he-IL"/>
        </w:rPr>
        <w:t>מימד</w:t>
      </w:r>
      <w:proofErr w:type="spellEnd"/>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 xml:space="preserve">תוכנת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 xml:space="preserve"> בלבד.</w:t>
      </w:r>
    </w:p>
    <w:p w14:paraId="44BB0D61"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6FD0B11"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35" w:name="OLE_LINK5"/>
      <w:bookmarkStart w:id="36"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37" w:name="OLE_LINK7"/>
      <w:bookmarkStart w:id="38"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449E7A4B"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EC67766" w14:textId="77777777" w:rsidR="006D2AE3" w:rsidRPr="006D2AE3" w:rsidRDefault="006D2AE3" w:rsidP="00A31C28">
      <w:pPr>
        <w:tabs>
          <w:tab w:val="left" w:pos="1954"/>
        </w:tabs>
        <w:spacing w:after="0" w:line="360" w:lineRule="auto"/>
        <w:ind w:left="1954" w:hanging="514"/>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lastRenderedPageBreak/>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A31C28">
        <w:rPr>
          <w:rFonts w:ascii="Times New Roman" w:eastAsia="Times New Roman" w:hAnsi="Times New Roman" w:cs="David" w:hint="cs"/>
          <w:sz w:val="24"/>
          <w:szCs w:val="24"/>
          <w:rtl/>
          <w:lang w:eastAsia="he-IL"/>
        </w:rPr>
        <w:t xml:space="preserve"> </w:t>
      </w:r>
      <w:r w:rsidR="00A31C28"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A31C28" w:rsidRPr="00831588">
        <w:rPr>
          <w:rFonts w:ascii="Times New Roman" w:eastAsia="Times New Roman" w:hAnsi="Times New Roman" w:cs="David" w:hint="cs"/>
          <w:sz w:val="24"/>
          <w:szCs w:val="24"/>
          <w:lang w:eastAsia="he-IL"/>
        </w:rPr>
        <w:t>BIM</w:t>
      </w:r>
      <w:r w:rsidR="00A31C28" w:rsidRPr="00831588">
        <w:rPr>
          <w:rFonts w:ascii="Times New Roman" w:eastAsia="Times New Roman" w:hAnsi="Times New Roman" w:cs="David" w:hint="cs"/>
          <w:sz w:val="24"/>
          <w:szCs w:val="24"/>
          <w:rtl/>
          <w:lang w:eastAsia="he-IL"/>
        </w:rPr>
        <w:t xml:space="preserve"> על המודל.</w:t>
      </w:r>
    </w:p>
    <w:p w14:paraId="6EDF49F6"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07254E45"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35"/>
    <w:bookmarkEnd w:id="36"/>
    <w:bookmarkEnd w:id="37"/>
    <w:bookmarkEnd w:id="38"/>
    <w:p w14:paraId="3D384FC2"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458A32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4777518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477E88E5"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5C569A8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172DEA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2ED44339"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023AF09"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13FEBCA2"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E975234"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7E3971B0"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CCB587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200EE36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6374D45"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429C4242"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7FA6B0E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38DE2A7F"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E111F2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w:t>
      </w:r>
      <w:proofErr w:type="spellStart"/>
      <w:r w:rsidR="00572B5D">
        <w:rPr>
          <w:rFonts w:ascii="Times New Roman" w:eastAsia="Times New Roman" w:hAnsi="Times New Roman" w:cs="David"/>
          <w:sz w:val="24"/>
          <w:szCs w:val="24"/>
          <w:rtl/>
          <w:lang w:eastAsia="he-IL"/>
        </w:rPr>
        <w:t>ת</w:t>
      </w:r>
      <w:r w:rsidRPr="006D2AE3">
        <w:rPr>
          <w:rFonts w:ascii="Times New Roman" w:eastAsia="Times New Roman" w:hAnsi="Times New Roman" w:cs="David"/>
          <w:sz w:val="24"/>
          <w:szCs w:val="24"/>
          <w:rtl/>
          <w:lang w:eastAsia="he-IL"/>
        </w:rPr>
        <w:t>כניות</w:t>
      </w:r>
      <w:proofErr w:type="spellEnd"/>
      <w:r w:rsidRPr="006D2AE3">
        <w:rPr>
          <w:rFonts w:ascii="Times New Roman" w:eastAsia="Times New Roman" w:hAnsi="Times New Roman" w:cs="David"/>
          <w:sz w:val="24"/>
          <w:szCs w:val="24"/>
          <w:rtl/>
          <w:lang w:eastAsia="he-IL"/>
        </w:rPr>
        <w:t xml:space="preserve"> שלאחר אישורן ניתן יהיה לעבד את המסמכים הטכניים לביצוע המבנה.</w:t>
      </w:r>
    </w:p>
    <w:p w14:paraId="31E607C5"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0C4E52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7C983281"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5D66C2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3E01218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4C6F81B8"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6CD05598" w14:textId="77777777" w:rsid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העבודה תבוצע בקטעים לפי התקדמות הפרויקט והנחיות המנהל, לרבות להסדרי ביניים לבניה ואכלוס בשלבים. </w:t>
      </w:r>
    </w:p>
    <w:p w14:paraId="0F709BB0" w14:textId="77777777" w:rsidR="00DA73D0"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6E115EF7" w14:textId="77777777" w:rsidR="00DA73D0" w:rsidRPr="006D2AE3" w:rsidRDefault="00DA73D0"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2B751421"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45920D21"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0F0E8E59"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3C779A43"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365E371"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proofErr w:type="spellStart"/>
      <w:r w:rsidRPr="006D2AE3">
        <w:rPr>
          <w:rFonts w:ascii="Times New Roman" w:eastAsia="Times New Roman" w:hAnsi="Times New Roman" w:cs="David" w:hint="cs"/>
          <w:sz w:val="24"/>
          <w:szCs w:val="24"/>
          <w:rtl/>
          <w:lang w:eastAsia="he-IL"/>
        </w:rPr>
        <w:t>והקונסטרוקטור</w:t>
      </w:r>
      <w:proofErr w:type="spellEnd"/>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06D33D7F" w14:textId="77777777" w:rsidR="006D2AE3" w:rsidRPr="006D2AE3" w:rsidDel="00265783" w:rsidRDefault="006D2AE3" w:rsidP="00415999">
      <w:pPr>
        <w:widowControl w:val="0"/>
        <w:numPr>
          <w:ilvl w:val="0"/>
          <w:numId w:val="7"/>
        </w:numPr>
        <w:spacing w:before="0" w:beforeAutospacing="0" w:after="240" w:afterAutospacing="0" w:line="240" w:lineRule="auto"/>
        <w:jc w:val="both"/>
        <w:rPr>
          <w:del w:id="39" w:author="Meryl Etman" w:date="2021-09-14T11:45:00Z"/>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70EAE3A3" w14:textId="77777777" w:rsidR="006D2AE3" w:rsidRPr="00265783" w:rsidRDefault="006D2AE3">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Change w:id="40" w:author="Meryl Etman" w:date="2021-09-14T11:45:00Z">
          <w:pPr>
            <w:spacing w:before="0" w:beforeAutospacing="0" w:after="0" w:afterAutospacing="0" w:line="240" w:lineRule="auto"/>
            <w:ind w:left="2160"/>
            <w:jc w:val="both"/>
          </w:pPr>
        </w:pPrChange>
      </w:pPr>
    </w:p>
    <w:p w14:paraId="7E2BCE63" w14:textId="0571E983"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del w:id="41" w:author="Meryl Etman" w:date="2021-09-14T11:44:00Z">
        <w:r w:rsidRPr="006D2AE3" w:rsidDel="00265783">
          <w:rPr>
            <w:rFonts w:ascii="Times New Roman" w:eastAsia="Times New Roman" w:hAnsi="Times New Roman" w:cs="David" w:hint="cs"/>
            <w:sz w:val="24"/>
            <w:szCs w:val="24"/>
            <w:rtl/>
            <w:lang w:eastAsia="he-IL"/>
          </w:rPr>
          <w:delText>הכנ</w:delText>
        </w:r>
        <w:r w:rsidR="00415999" w:rsidDel="00265783">
          <w:rPr>
            <w:rFonts w:ascii="Times New Roman" w:eastAsia="Times New Roman" w:hAnsi="Times New Roman" w:cs="David" w:hint="cs"/>
            <w:sz w:val="24"/>
            <w:szCs w:val="24"/>
            <w:rtl/>
            <w:lang w:eastAsia="he-IL"/>
          </w:rPr>
          <w:delText xml:space="preserve">ת </w:delText>
        </w:r>
      </w:del>
      <w:ins w:id="42" w:author="Meryl Etman" w:date="2021-09-14T11:44:00Z">
        <w:r w:rsidR="00265783">
          <w:rPr>
            <w:rFonts w:ascii="Times New Roman" w:eastAsia="Times New Roman" w:hAnsi="Times New Roman" w:cs="David" w:hint="cs"/>
            <w:sz w:val="24"/>
            <w:szCs w:val="24"/>
            <w:rtl/>
            <w:lang w:eastAsia="he-IL"/>
          </w:rPr>
          <w:t>בדיקת ה</w:t>
        </w:r>
      </w:ins>
      <w:r w:rsidR="004143FC">
        <w:rPr>
          <w:rFonts w:ascii="Times New Roman" w:eastAsia="Times New Roman" w:hAnsi="Times New Roman" w:cs="David" w:hint="cs"/>
          <w:sz w:val="24"/>
          <w:szCs w:val="24"/>
          <w:rtl/>
          <w:lang w:eastAsia="he-IL"/>
        </w:rPr>
        <w:t xml:space="preserve">מודל </w:t>
      </w:r>
      <w:ins w:id="43" w:author="Meryl Etman" w:date="2021-09-14T11:44:00Z">
        <w:r w:rsidR="00265783">
          <w:rPr>
            <w:rFonts w:ascii="Times New Roman" w:eastAsia="Times New Roman" w:hAnsi="Times New Roman" w:cs="David" w:hint="cs"/>
            <w:sz w:val="24"/>
            <w:szCs w:val="24"/>
            <w:rtl/>
            <w:lang w:eastAsia="he-IL"/>
          </w:rPr>
          <w:t>ה</w:t>
        </w:r>
      </w:ins>
      <w:r w:rsidR="004143FC">
        <w:rPr>
          <w:rFonts w:ascii="Times New Roman" w:eastAsia="Times New Roman" w:hAnsi="Times New Roman" w:cs="David" w:hint="cs"/>
          <w:sz w:val="24"/>
          <w:szCs w:val="24"/>
          <w:rtl/>
          <w:lang w:eastAsia="he-IL"/>
        </w:rPr>
        <w:t>תלת מ</w:t>
      </w:r>
      <w:r w:rsidR="00415999">
        <w:rPr>
          <w:rFonts w:ascii="Times New Roman" w:eastAsia="Times New Roman" w:hAnsi="Times New Roman" w:cs="David" w:hint="cs"/>
          <w:sz w:val="24"/>
          <w:szCs w:val="24"/>
          <w:rtl/>
          <w:lang w:eastAsia="he-IL"/>
        </w:rPr>
        <w:t xml:space="preserve">מדי </w:t>
      </w:r>
      <w:ins w:id="44" w:author="Meryl Etman" w:date="2021-09-14T11:44:00Z">
        <w:r w:rsidR="00265783">
          <w:rPr>
            <w:rFonts w:ascii="Times New Roman" w:eastAsia="Times New Roman" w:hAnsi="Times New Roman" w:cs="David" w:hint="cs"/>
            <w:sz w:val="24"/>
            <w:szCs w:val="24"/>
            <w:rtl/>
            <w:lang w:eastAsia="he-IL"/>
          </w:rPr>
          <w:t>ה</w:t>
        </w:r>
      </w:ins>
      <w:r w:rsidR="00415999">
        <w:rPr>
          <w:rFonts w:ascii="Times New Roman" w:eastAsia="Times New Roman" w:hAnsi="Times New Roman" w:cs="David" w:hint="cs"/>
          <w:sz w:val="24"/>
          <w:szCs w:val="24"/>
          <w:rtl/>
          <w:lang w:eastAsia="he-IL"/>
        </w:rPr>
        <w:t xml:space="preserve">ראשוני בתכנת </w:t>
      </w:r>
      <w:r w:rsidRPr="006D2AE3">
        <w:rPr>
          <w:rFonts w:ascii="Times New Roman" w:eastAsia="Times New Roman" w:hAnsi="Times New Roman" w:cs="David"/>
          <w:sz w:val="24"/>
          <w:szCs w:val="24"/>
          <w:lang w:eastAsia="he-IL"/>
        </w:rPr>
        <w:t>REVIT</w:t>
      </w:r>
      <w:r w:rsidR="004143FC">
        <w:rPr>
          <w:rFonts w:ascii="Times New Roman" w:eastAsia="Times New Roman" w:hAnsi="Times New Roman" w:cs="David" w:hint="cs"/>
          <w:sz w:val="24"/>
          <w:szCs w:val="24"/>
          <w:rtl/>
          <w:lang w:eastAsia="he-IL"/>
        </w:rPr>
        <w:t xml:space="preserve"> </w:t>
      </w:r>
      <w:proofErr w:type="spellStart"/>
      <w:r w:rsidR="004143FC">
        <w:rPr>
          <w:rFonts w:ascii="Times New Roman" w:eastAsia="Times New Roman" w:hAnsi="Times New Roman" w:cs="David" w:hint="cs"/>
          <w:sz w:val="24"/>
          <w:szCs w:val="24"/>
          <w:rtl/>
          <w:lang w:eastAsia="he-IL"/>
        </w:rPr>
        <w:t>וב</w:t>
      </w:r>
      <w:proofErr w:type="spellEnd"/>
      <w:r w:rsidR="004143FC">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lang w:eastAsia="he-IL"/>
        </w:rPr>
        <w:t>BIM</w:t>
      </w:r>
      <w:r w:rsidR="004143FC">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 xml:space="preserve"> הכולל את </w:t>
      </w:r>
      <w:proofErr w:type="spellStart"/>
      <w:r w:rsidR="00415999">
        <w:rPr>
          <w:rFonts w:ascii="Times New Roman" w:eastAsia="Times New Roman" w:hAnsi="Times New Roman" w:cs="David" w:hint="cs"/>
          <w:sz w:val="24"/>
          <w:szCs w:val="24"/>
          <w:rtl/>
          <w:lang w:eastAsia="he-IL"/>
        </w:rPr>
        <w:t>ת</w:t>
      </w:r>
      <w:r w:rsidRPr="006D2AE3">
        <w:rPr>
          <w:rFonts w:ascii="Times New Roman" w:eastAsia="Times New Roman" w:hAnsi="Times New Roman" w:cs="David" w:hint="cs"/>
          <w:sz w:val="24"/>
          <w:szCs w:val="24"/>
          <w:rtl/>
          <w:lang w:eastAsia="he-IL"/>
        </w:rPr>
        <w:t>כניות</w:t>
      </w:r>
      <w:proofErr w:type="spellEnd"/>
      <w:r w:rsidRPr="006D2AE3">
        <w:rPr>
          <w:rFonts w:ascii="Times New Roman" w:eastAsia="Times New Roman" w:hAnsi="Times New Roman" w:cs="David" w:hint="cs"/>
          <w:sz w:val="24"/>
          <w:szCs w:val="24"/>
          <w:rtl/>
          <w:lang w:eastAsia="he-IL"/>
        </w:rPr>
        <w:t xml:space="preserve"> האדריכלות והסכמה הקונסטרוקטיבית הראשונית.</w:t>
      </w:r>
    </w:p>
    <w:p w14:paraId="719994A3"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פרוגראמה </w:t>
      </w:r>
      <w:r w:rsidRPr="00415999">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2BE827FA"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045277EB"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6ACF1A88"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39BB09"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0FC903D7"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2DA51218"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30B3E508"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0066343C" w14:textId="27F3F1C5" w:rsidR="006D2AE3" w:rsidRPr="006D2AE3" w:rsidRDefault="00265783"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ins w:id="45" w:author="Meryl Etman" w:date="2021-09-14T11:45:00Z">
        <w:r>
          <w:rPr>
            <w:rFonts w:ascii="Times New Roman" w:eastAsia="Times New Roman" w:hAnsi="Times New Roman" w:cs="David" w:hint="cs"/>
            <w:sz w:val="24"/>
            <w:szCs w:val="24"/>
            <w:rtl/>
            <w:lang w:eastAsia="he-IL"/>
          </w:rPr>
          <w:t>הנחיית המתכננים ב</w:t>
        </w:r>
      </w:ins>
      <w:r w:rsidR="004143FC">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sidR="004143FC">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sidR="004143FC">
        <w:rPr>
          <w:rFonts w:ascii="Times New Roman" w:eastAsia="Times New Roman" w:hAnsi="Times New Roman" w:cs="David" w:hint="cs"/>
          <w:sz w:val="24"/>
          <w:szCs w:val="24"/>
          <w:rtl/>
          <w:lang w:eastAsia="he-IL"/>
        </w:rPr>
        <w:t xml:space="preserve"> </w:t>
      </w:r>
      <w:proofErr w:type="spellStart"/>
      <w:r w:rsidR="004143FC">
        <w:rPr>
          <w:rFonts w:ascii="Times New Roman" w:eastAsia="Times New Roman" w:hAnsi="Times New Roman" w:cs="David" w:hint="cs"/>
          <w:sz w:val="24"/>
          <w:szCs w:val="24"/>
          <w:rtl/>
          <w:lang w:eastAsia="he-IL"/>
        </w:rPr>
        <w:t>וב</w:t>
      </w:r>
      <w:proofErr w:type="spellEnd"/>
      <w:r w:rsidR="004143FC">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lang w:eastAsia="he-IL"/>
        </w:rPr>
        <w:t>BIM</w:t>
      </w:r>
      <w:r w:rsidR="004143FC">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 xml:space="preserve"> הכולל את </w:t>
      </w:r>
      <w:proofErr w:type="spellStart"/>
      <w:r w:rsidR="00415999">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האדריכלות, הקונסטרוקציה והמערכות האלקטרו-מכאניות הסופיות.</w:t>
      </w:r>
    </w:p>
    <w:p w14:paraId="6BEE8A7B"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מתן המלצות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לתיאום המערכות למזמין ולמתכננים בכתב ו/או על ידי שרטוטים, חתכים כולל פתרון פרטים ייעודיים.</w:t>
      </w:r>
    </w:p>
    <w:p w14:paraId="394382BA"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להכנת</w:t>
      </w:r>
      <w:r w:rsidR="00415999">
        <w:rPr>
          <w:rFonts w:ascii="Times New Roman" w:eastAsia="Times New Roman" w:hAnsi="Times New Roman" w:cs="David"/>
          <w:sz w:val="24"/>
          <w:szCs w:val="24"/>
          <w:rtl/>
          <w:lang w:eastAsia="he-IL"/>
        </w:rPr>
        <w:t xml:space="preserve"> </w:t>
      </w:r>
      <w:proofErr w:type="spellStart"/>
      <w:r w:rsidR="00415999">
        <w:rPr>
          <w:rFonts w:ascii="Times New Roman" w:eastAsia="Times New Roman" w:hAnsi="Times New Roman" w:cs="David"/>
          <w:sz w:val="24"/>
          <w:szCs w:val="24"/>
          <w:rtl/>
          <w:lang w:eastAsia="he-IL"/>
        </w:rPr>
        <w:t>ת</w:t>
      </w:r>
      <w:r w:rsidRPr="006D2AE3">
        <w:rPr>
          <w:rFonts w:ascii="Times New Roman" w:eastAsia="Times New Roman" w:hAnsi="Times New Roman" w:cs="David"/>
          <w:sz w:val="24"/>
          <w:szCs w:val="24"/>
          <w:rtl/>
          <w:lang w:eastAsia="he-IL"/>
        </w:rPr>
        <w:t>כניות</w:t>
      </w:r>
      <w:proofErr w:type="spellEnd"/>
      <w:r w:rsidRPr="006D2AE3">
        <w:rPr>
          <w:rFonts w:ascii="Times New Roman" w:eastAsia="Times New Roman" w:hAnsi="Times New Roman" w:cs="David"/>
          <w:sz w:val="24"/>
          <w:szCs w:val="24"/>
          <w:rtl/>
          <w:lang w:eastAsia="he-IL"/>
        </w:rPr>
        <w:t xml:space="preserve">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סופי של המזמין לפני התחלת שלב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עבודה.</w:t>
      </w:r>
    </w:p>
    <w:p w14:paraId="6DFAECF7" w14:textId="308AA58B"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del w:id="46" w:author="Meryl Etman" w:date="2021-09-14T11:46:00Z">
        <w:r w:rsidRPr="006D2AE3" w:rsidDel="00265783">
          <w:rPr>
            <w:rFonts w:ascii="Times New Roman" w:eastAsia="Times New Roman" w:hAnsi="Times New Roman" w:cs="David" w:hint="cs"/>
            <w:sz w:val="24"/>
            <w:szCs w:val="24"/>
            <w:rtl/>
            <w:lang w:eastAsia="he-IL"/>
          </w:rPr>
          <w:lastRenderedPageBreak/>
          <w:delText>תיאום התכנון המוקדם מול כל רשויות התכנון והבניה, הרשויות הרלוונטיות וכל יתר הגורמים הנדרשים כהכנת רקע לתכנון היועץ ו</w:delText>
        </w:r>
        <w:r w:rsidRPr="006D2AE3" w:rsidDel="00265783">
          <w:rPr>
            <w:rFonts w:ascii="Times New Roman" w:eastAsia="Times New Roman" w:hAnsi="Times New Roman" w:cs="David"/>
            <w:sz w:val="24"/>
            <w:szCs w:val="24"/>
            <w:rtl/>
            <w:lang w:eastAsia="he-IL"/>
          </w:rPr>
          <w:delText>א</w:delText>
        </w:r>
        <w:r w:rsidRPr="006D2AE3" w:rsidDel="00265783">
          <w:rPr>
            <w:rFonts w:ascii="Times New Roman" w:eastAsia="Times New Roman" w:hAnsi="Times New Roman" w:cs="David" w:hint="cs"/>
            <w:sz w:val="24"/>
            <w:szCs w:val="24"/>
            <w:rtl/>
            <w:lang w:eastAsia="he-IL"/>
          </w:rPr>
          <w:delText>י</w:delText>
        </w:r>
        <w:r w:rsidRPr="006D2AE3" w:rsidDel="00265783">
          <w:rPr>
            <w:rFonts w:ascii="Times New Roman" w:eastAsia="Times New Roman" w:hAnsi="Times New Roman" w:cs="David"/>
            <w:sz w:val="24"/>
            <w:szCs w:val="24"/>
            <w:rtl/>
            <w:lang w:eastAsia="he-IL"/>
          </w:rPr>
          <w:delText>שור התכנון הסופי של היועצים</w:delText>
        </w:r>
      </w:del>
      <w:ins w:id="47" w:author="Meryl Etman" w:date="2021-09-14T11:46:00Z">
        <w:r w:rsidR="00265783">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4E619FF0"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2419CB9"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7A261336" w14:textId="77777777" w:rsid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1BBECB0" w14:textId="77777777" w:rsidR="00DA73D0" w:rsidRPr="006D2AE3" w:rsidRDefault="00DA73D0"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173EF55"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7B17017"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0D25DE87"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0D68F0E"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proofErr w:type="spellStart"/>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w:t>
      </w:r>
      <w:proofErr w:type="spellEnd"/>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423AAD6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01C2848" w14:textId="77777777" w:rsidR="006D2AE3" w:rsidRPr="006D2AE3" w:rsidRDefault="004143FC" w:rsidP="004143FC">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w:t>
      </w:r>
      <w:proofErr w:type="spellStart"/>
      <w:r>
        <w:rPr>
          <w:rFonts w:ascii="Times New Roman" w:eastAsia="Times New Roman" w:hAnsi="Times New Roman" w:cs="David" w:hint="cs"/>
          <w:sz w:val="24"/>
          <w:szCs w:val="24"/>
          <w:rtl/>
          <w:lang w:eastAsia="he-IL"/>
        </w:rPr>
        <w:t>וב</w:t>
      </w:r>
      <w:proofErr w:type="spellEnd"/>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 xml:space="preserve">הכולל את </w:t>
      </w:r>
      <w:proofErr w:type="spellStart"/>
      <w:r w:rsidR="00415999">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האדריכלות, הקונסטרוקציה והמערכות האלקטרו-מכאניות המפורטות לביצוע.</w:t>
      </w:r>
    </w:p>
    <w:p w14:paraId="334236DC"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E3F748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3367553C"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E3DBCFC"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4187CF6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122BD98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בדיקת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37445A8C"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4526C2C"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 xml:space="preserve">ייעוץ לאדריכל וליועצים האחרים בקשר לפירים, להכנות הבינוי, לתשתיות </w:t>
      </w:r>
      <w:proofErr w:type="spellStart"/>
      <w:r w:rsidRPr="006D2AE3">
        <w:rPr>
          <w:rFonts w:ascii="Times New Roman" w:eastAsia="Times New Roman" w:hAnsi="Times New Roman" w:cs="David" w:hint="cs"/>
          <w:sz w:val="24"/>
          <w:szCs w:val="24"/>
          <w:rtl/>
          <w:lang w:eastAsia="he-IL"/>
        </w:rPr>
        <w:t>וכיוב</w:t>
      </w:r>
      <w:proofErr w:type="spellEnd"/>
      <w:r w:rsidRPr="006D2AE3">
        <w:rPr>
          <w:rFonts w:ascii="Times New Roman" w:eastAsia="Times New Roman" w:hAnsi="Times New Roman" w:cs="David" w:hint="cs"/>
          <w:sz w:val="24"/>
          <w:szCs w:val="24"/>
          <w:rtl/>
          <w:lang w:eastAsia="he-IL"/>
        </w:rPr>
        <w:t>'.</w:t>
      </w:r>
    </w:p>
    <w:p w14:paraId="790CC07A"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41091E"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4F07CD64"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5F5B2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קורת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והמפרטים של האדריכל והיועצים השונים כדי לוודא שהתכנון תואם את דרישות תיאום המערכות. בדיקת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של כל אחד מן היועצים ו/או המתכננים.</w:t>
      </w:r>
    </w:p>
    <w:p w14:paraId="5A38E19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333A34A"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בדיקת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7F0C3F9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3F1ACA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3978455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6085AC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הפקה והפצת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וחתכים צבעוניים לביצוע באתר</w:t>
      </w:r>
      <w:r w:rsidRPr="006D2AE3">
        <w:rPr>
          <w:rFonts w:ascii="Times New Roman" w:eastAsia="Times New Roman" w:hAnsi="Times New Roman" w:cs="David" w:hint="cs"/>
          <w:sz w:val="24"/>
          <w:szCs w:val="24"/>
          <w:rtl/>
          <w:lang w:eastAsia="he-IL"/>
        </w:rPr>
        <w:t>.</w:t>
      </w:r>
    </w:p>
    <w:p w14:paraId="198EF456"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C4046A2"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68E281F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A043F5" w14:textId="7777777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235BF170"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94A0A97"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4884FF7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499CC6"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70102D45"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37A5AC00"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69C44042"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8E21006"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038D8D2D"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86DA667"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519599F4"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3400BF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7B18EDC1"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6660744"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33182D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D74277F"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1C1C2D59"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0046CB4"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44CADFCD"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5F88DF9"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1B6B4A46"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E0D1779"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574A781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EECE86F" w14:textId="49D52216"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48" w:author="Meryl Etman [2]" w:date="2021-11-21T14:16:00Z">
        <w:r w:rsidRPr="006D2AE3" w:rsidDel="008D0F47">
          <w:rPr>
            <w:rFonts w:ascii="Times New Roman" w:eastAsia="Times New Roman" w:hAnsi="Times New Roman" w:cs="David"/>
            <w:sz w:val="24"/>
            <w:szCs w:val="24"/>
            <w:rtl/>
            <w:lang w:eastAsia="he-IL"/>
          </w:rPr>
          <w:delText>עיבוד תכניות הפרויקט כפי שבוצעו למעשה (</w:delText>
        </w:r>
        <w:r w:rsidRPr="006D2AE3" w:rsidDel="008D0F47">
          <w:rPr>
            <w:rFonts w:ascii="Times New Roman" w:eastAsia="Times New Roman" w:hAnsi="Times New Roman" w:cs="David"/>
            <w:sz w:val="24"/>
            <w:szCs w:val="24"/>
            <w:lang w:eastAsia="he-IL"/>
          </w:rPr>
          <w:delText>AS-MADE</w:delText>
        </w:r>
        <w:r w:rsidRPr="006D2AE3" w:rsidDel="008D0F47">
          <w:rPr>
            <w:rFonts w:ascii="Times New Roman" w:eastAsia="Times New Roman" w:hAnsi="Times New Roman" w:cs="David"/>
            <w:sz w:val="24"/>
            <w:szCs w:val="24"/>
            <w:rtl/>
            <w:lang w:eastAsia="he-IL"/>
          </w:rPr>
          <w:delText xml:space="preserve">) על בסיס תכניות </w:delText>
        </w:r>
        <w:r w:rsidRPr="006D2AE3" w:rsidDel="008D0F47">
          <w:rPr>
            <w:rFonts w:ascii="Times New Roman" w:eastAsia="Times New Roman" w:hAnsi="Times New Roman" w:cs="David"/>
            <w:sz w:val="24"/>
            <w:szCs w:val="24"/>
            <w:lang w:eastAsia="he-IL"/>
          </w:rPr>
          <w:delText>AS-MADE</w:delText>
        </w:r>
        <w:r w:rsidRPr="006D2AE3" w:rsidDel="008D0F47">
          <w:rPr>
            <w:rFonts w:ascii="Times New Roman" w:eastAsia="Times New Roman" w:hAnsi="Times New Roman" w:cs="David"/>
            <w:sz w:val="24"/>
            <w:szCs w:val="24"/>
            <w:rtl/>
            <w:lang w:eastAsia="he-IL"/>
          </w:rPr>
          <w:delText xml:space="preserve"> שימסור הקבלן תוך ציון כל השינויים שחלו בזמן הביצוע, ומסירתם למזמין ע"ג דיסקט</w:delText>
        </w:r>
      </w:del>
      <w:ins w:id="49" w:author="Meryl Etman [2]" w:date="2021-11-21T14:16:00Z">
        <w:r w:rsidR="008D0F47">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419DD65F"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35D180" w14:textId="77777777"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2EB31748"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279101B2"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00FAC9A8" w14:textId="77777777" w:rsidR="006D2AE3" w:rsidRPr="006D2AE3" w:rsidRDefault="006D2AE3" w:rsidP="006D2AE3">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ג.</w:t>
      </w:r>
      <w:r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3016EA27"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 xml:space="preserve"> </w:t>
      </w:r>
    </w:p>
    <w:p w14:paraId="7A21B5E1"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A4B6AAA" w14:textId="77777777" w:rsidR="006D2AE3" w:rsidRPr="006D2AE3" w:rsidRDefault="006D2AE3"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sz w:val="24"/>
          <w:szCs w:val="24"/>
          <w:rtl/>
          <w:lang w:eastAsia="he-IL"/>
        </w:rPr>
        <w:tab/>
        <w:t>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למזמין בדבר אחזקת המתקן.</w:t>
      </w:r>
    </w:p>
    <w:p w14:paraId="3A47EFF9"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4CDF2CE"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1BE8B064"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48C3A101" w14:textId="77777777" w:rsidR="006D2AE3" w:rsidRPr="006D2AE3" w:rsidRDefault="006D2AE3" w:rsidP="006D2AE3">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א. </w:t>
      </w:r>
      <w:r w:rsidRPr="006D2AE3">
        <w:rPr>
          <w:rFonts w:ascii="Times New Roman" w:eastAsia="Times New Roman" w:hAnsi="Times New Roman" w:cs="David" w:hint="cs"/>
          <w:sz w:val="24"/>
          <w:szCs w:val="24"/>
          <w:rtl/>
          <w:lang w:eastAsia="he-IL"/>
        </w:rPr>
        <w:tab/>
      </w:r>
    </w:p>
    <w:p w14:paraId="14047171" w14:textId="36082200" w:rsidR="006D2AE3" w:rsidRDefault="006D2AE3" w:rsidP="006D2AE3">
      <w:pPr>
        <w:widowControl w:val="0"/>
        <w:spacing w:before="0" w:beforeAutospacing="0" w:after="0" w:afterAutospacing="0" w:line="360" w:lineRule="auto"/>
        <w:ind w:left="2096" w:hanging="708"/>
        <w:jc w:val="both"/>
        <w:rPr>
          <w:ins w:id="50" w:author="Meryl Etman [2]" w:date="2021-11-18T15:22:00Z"/>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ב. </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הקבלנים יהיו רשאים להציע פתרונות אדריכליים</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קונסטרוקטיביים</w:t>
      </w:r>
      <w:r w:rsidRPr="006D2AE3">
        <w:rPr>
          <w:rFonts w:ascii="Times New Roman" w:eastAsia="Times New Roman" w:hAnsi="Times New Roman" w:cs="David" w:hint="cs"/>
          <w:sz w:val="24"/>
          <w:szCs w:val="24"/>
          <w:rtl/>
          <w:lang w:eastAsia="he-IL"/>
        </w:rPr>
        <w:t xml:space="preserve"> ואלקטרו-מכאניים</w:t>
      </w:r>
      <w:r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w:t>
      </w:r>
      <w:r w:rsidRPr="006D2AE3">
        <w:rPr>
          <w:rFonts w:ascii="Times New Roman" w:eastAsia="Times New Roman" w:hAnsi="Times New Roman" w:cs="David"/>
          <w:sz w:val="24"/>
          <w:szCs w:val="24"/>
          <w:rtl/>
          <w:lang w:eastAsia="he-IL"/>
        </w:rPr>
        <w:lastRenderedPageBreak/>
        <w:t>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לצורך כך ישתתף </w:t>
      </w:r>
      <w:r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w:t>
      </w:r>
      <w:proofErr w:type="spellStart"/>
      <w:r w:rsidR="00415999">
        <w:rPr>
          <w:rFonts w:ascii="Times New Roman" w:eastAsia="Times New Roman" w:hAnsi="Times New Roman" w:cs="David"/>
          <w:sz w:val="24"/>
          <w:szCs w:val="24"/>
          <w:rtl/>
          <w:lang w:eastAsia="he-IL"/>
        </w:rPr>
        <w:t>ת</w:t>
      </w:r>
      <w:r w:rsidRPr="006D2AE3">
        <w:rPr>
          <w:rFonts w:ascii="Times New Roman" w:eastAsia="Times New Roman" w:hAnsi="Times New Roman" w:cs="David"/>
          <w:sz w:val="24"/>
          <w:szCs w:val="24"/>
          <w:rtl/>
          <w:lang w:eastAsia="he-IL"/>
        </w:rPr>
        <w:t>כניות</w:t>
      </w:r>
      <w:proofErr w:type="spellEnd"/>
      <w:r w:rsidRPr="006D2AE3">
        <w:rPr>
          <w:rFonts w:ascii="Times New Roman" w:eastAsia="Times New Roman" w:hAnsi="Times New Roman" w:cs="David"/>
          <w:sz w:val="24"/>
          <w:szCs w:val="24"/>
          <w:rtl/>
          <w:lang w:eastAsia="he-IL"/>
        </w:rPr>
        <w:t xml:space="preserve">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שורם ו/או את הערותיו לתכנון המוצע,</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ויבצע 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עליון.</w:t>
      </w:r>
    </w:p>
    <w:p w14:paraId="710D2E4B" w14:textId="2C95D679" w:rsidR="009E39B8" w:rsidRPr="006D2AE3" w:rsidRDefault="009E39B8"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ins w:id="51" w:author="Meryl Etman [2]" w:date="2021-11-18T15:22:00Z">
        <w:r>
          <w:rPr>
            <w:rFonts w:ascii="Times New Roman" w:eastAsia="Times New Roman" w:hAnsi="Times New Roman" w:cs="David"/>
            <w:sz w:val="24"/>
            <w:szCs w:val="24"/>
            <w:rtl/>
            <w:lang w:eastAsia="he-IL"/>
          </w:rPr>
          <w:tab/>
        </w:r>
      </w:ins>
      <w:ins w:id="52" w:author="Meryl Etman [2]" w:date="2021-11-18T15:23:00Z">
        <w:r>
          <w:rPr>
            <w:rFonts w:ascii="Times New Roman" w:eastAsia="Times New Roman" w:hAnsi="Times New Roman" w:cs="David" w:hint="cs"/>
            <w:sz w:val="24"/>
            <w:szCs w:val="24"/>
            <w:rtl/>
            <w:lang w:eastAsia="he-IL"/>
          </w:rPr>
          <w:t xml:space="preserve">בדיקת </w:t>
        </w:r>
        <w:proofErr w:type="spellStart"/>
        <w:r>
          <w:rPr>
            <w:rFonts w:ascii="Times New Roman" w:eastAsia="Times New Roman" w:hAnsi="Times New Roman" w:cs="David" w:hint="cs"/>
            <w:sz w:val="24"/>
            <w:szCs w:val="24"/>
            <w:rtl/>
            <w:lang w:eastAsia="he-IL"/>
          </w:rPr>
          <w:t>התכניות</w:t>
        </w:r>
        <w:proofErr w:type="spellEnd"/>
        <w:r>
          <w:rPr>
            <w:rFonts w:ascii="Times New Roman" w:eastAsia="Times New Roman" w:hAnsi="Times New Roman" w:cs="David" w:hint="cs"/>
            <w:sz w:val="24"/>
            <w:szCs w:val="24"/>
            <w:rtl/>
            <w:lang w:eastAsia="he-IL"/>
          </w:rPr>
          <w:t xml:space="preserve"> והמסמכים ככל </w:t>
        </w:r>
        <w:proofErr w:type="spellStart"/>
        <w:r>
          <w:rPr>
            <w:rFonts w:ascii="Times New Roman" w:eastAsia="Times New Roman" w:hAnsi="Times New Roman" w:cs="David" w:hint="cs"/>
            <w:sz w:val="24"/>
            <w:szCs w:val="24"/>
            <w:rtl/>
            <w:lang w:eastAsia="he-IL"/>
          </w:rPr>
          <w:t>ותדרש</w:t>
        </w:r>
      </w:ins>
      <w:proofErr w:type="spellEnd"/>
      <w:ins w:id="53" w:author="Meryl Etman [2]" w:date="2021-11-18T15:24:00Z">
        <w:r>
          <w:rPr>
            <w:rFonts w:ascii="Times New Roman" w:eastAsia="Times New Roman" w:hAnsi="Times New Roman" w:cs="David" w:hint="cs"/>
            <w:sz w:val="24"/>
            <w:szCs w:val="24"/>
            <w:rtl/>
            <w:lang w:eastAsia="he-IL"/>
          </w:rPr>
          <w:t>, תשולם ע"י הקבלן במחיר שיוסכם מראש ובכתב.</w:t>
        </w:r>
      </w:ins>
    </w:p>
    <w:p w14:paraId="0980B9DF"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2A674DDF" w14:textId="77777777" w:rsidR="006D2AE3" w:rsidRPr="006D2AE3" w:rsidRDefault="006D2AE3" w:rsidP="006D2AE3">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58231DC8"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כפי שיפורט בנספח ד'.</w:t>
      </w:r>
    </w:p>
    <w:p w14:paraId="563A5D38" w14:textId="77777777"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8.</w:t>
      </w:r>
      <w:r w:rsidRPr="006D2AE3">
        <w:rPr>
          <w:rFonts w:ascii="Times New Roman" w:eastAsia="Times New Roman" w:hAnsi="Times New Roman" w:cs="David" w:hint="cs"/>
          <w:sz w:val="24"/>
          <w:szCs w:val="24"/>
          <w:rtl/>
          <w:lang w:eastAsia="he-IL"/>
        </w:rPr>
        <w:tab/>
        <w:t>יובהר כדלקמן:</w:t>
      </w:r>
    </w:p>
    <w:p w14:paraId="181705D6" w14:textId="77777777" w:rsidR="006D2AE3" w:rsidRPr="00447566" w:rsidRDefault="006D2AE3" w:rsidP="006D2AE3">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415999" w:rsidRPr="00447566">
        <w:rPr>
          <w:rFonts w:ascii="Times New Roman" w:eastAsia="Times New Roman" w:hAnsi="Times New Roman" w:cs="David" w:hint="cs"/>
          <w:sz w:val="24"/>
          <w:szCs w:val="24"/>
          <w:rtl/>
          <w:lang w:eastAsia="he-IL"/>
        </w:rPr>
        <w:t xml:space="preserve">ו </w:t>
      </w:r>
      <w:r w:rsidR="00415999" w:rsidRPr="00447566">
        <w:rPr>
          <w:rFonts w:ascii="Times New Roman" w:eastAsia="Times New Roman" w:hAnsi="Times New Roman" w:cs="David" w:hint="cs"/>
          <w:sz w:val="24"/>
          <w:szCs w:val="24"/>
          <w:lang w:eastAsia="he-IL"/>
        </w:rPr>
        <w:t>BIM</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4647AA13"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w:t>
      </w:r>
      <w:proofErr w:type="spellStart"/>
      <w:r w:rsidR="00415999" w:rsidRPr="00447566">
        <w:rPr>
          <w:rFonts w:ascii="Times New Roman" w:eastAsia="Times New Roman" w:hAnsi="Times New Roman" w:cs="David" w:hint="cs"/>
          <w:sz w:val="24"/>
          <w:szCs w:val="24"/>
          <w:rtl/>
          <w:lang w:eastAsia="he-IL"/>
        </w:rPr>
        <w:t>ול</w:t>
      </w:r>
      <w:proofErr w:type="spellEnd"/>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465471BF"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09C73DF"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D15F06C"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DB56B33"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3DE690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46711CA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C64C89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41715E1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532980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0FE326E"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2E19E8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8B3833"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6BF7B4D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8E2BFA2"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w:t>
      </w:r>
      <w:proofErr w:type="spellStart"/>
      <w:r w:rsidRPr="006D2AE3">
        <w:rPr>
          <w:rFonts w:ascii="Times New Roman" w:eastAsia="Times New Roman" w:hAnsi="Times New Roman" w:cs="David"/>
          <w:sz w:val="20"/>
          <w:szCs w:val="24"/>
          <w:rtl/>
          <w:lang w:eastAsia="he-IL"/>
        </w:rPr>
        <w:t>התכניות</w:t>
      </w:r>
      <w:proofErr w:type="spellEnd"/>
      <w:r w:rsidRPr="006D2AE3">
        <w:rPr>
          <w:rFonts w:ascii="Times New Roman" w:eastAsia="Times New Roman" w:hAnsi="Times New Roman" w:cs="David"/>
          <w:sz w:val="20"/>
          <w:szCs w:val="24"/>
          <w:rtl/>
          <w:lang w:eastAsia="he-IL"/>
        </w:rPr>
        <w:t xml:space="preserve"> לאישור המזמין בהתאם ללוח הזמנים </w:t>
      </w:r>
      <w:proofErr w:type="spellStart"/>
      <w:r w:rsidRPr="006D2AE3">
        <w:rPr>
          <w:rFonts w:ascii="Times New Roman" w:eastAsia="Times New Roman" w:hAnsi="Times New Roman" w:cs="David"/>
          <w:sz w:val="20"/>
          <w:szCs w:val="24"/>
          <w:rtl/>
          <w:lang w:eastAsia="he-IL"/>
        </w:rPr>
        <w:t>והתכניות</w:t>
      </w:r>
      <w:proofErr w:type="spellEnd"/>
      <w:r w:rsidRPr="006D2AE3">
        <w:rPr>
          <w:rFonts w:ascii="Times New Roman" w:eastAsia="Times New Roman" w:hAnsi="Times New Roman" w:cs="David"/>
          <w:sz w:val="20"/>
          <w:szCs w:val="24"/>
          <w:rtl/>
          <w:lang w:eastAsia="he-IL"/>
        </w:rPr>
        <w:t xml:space="preserve"> לא תיחשבנה כמושלמות עד לקבלת אישור המזמין.</w:t>
      </w:r>
    </w:p>
    <w:p w14:paraId="4DDE5DA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BAB0AB"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w:t>
      </w:r>
      <w:proofErr w:type="spellStart"/>
      <w:r w:rsidRPr="006D2AE3">
        <w:rPr>
          <w:rFonts w:ascii="Times New Roman" w:eastAsia="Times New Roman" w:hAnsi="Times New Roman" w:cs="David"/>
          <w:sz w:val="20"/>
          <w:szCs w:val="24"/>
          <w:rtl/>
          <w:lang w:eastAsia="he-IL"/>
        </w:rPr>
        <w:t>התכניות</w:t>
      </w:r>
      <w:proofErr w:type="spellEnd"/>
      <w:r w:rsidRPr="006D2AE3">
        <w:rPr>
          <w:rFonts w:ascii="Times New Roman" w:eastAsia="Times New Roman" w:hAnsi="Times New Roman" w:cs="David"/>
          <w:sz w:val="20"/>
          <w:szCs w:val="24"/>
          <w:rtl/>
          <w:lang w:eastAsia="he-IL"/>
        </w:rPr>
        <w:t xml:space="preserve">,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w:t>
      </w:r>
      <w:proofErr w:type="spellStart"/>
      <w:r w:rsidRPr="006D2AE3">
        <w:rPr>
          <w:rFonts w:ascii="Times New Roman" w:eastAsia="Times New Roman" w:hAnsi="Times New Roman" w:cs="David"/>
          <w:sz w:val="20"/>
          <w:szCs w:val="24"/>
          <w:rtl/>
          <w:lang w:eastAsia="he-IL"/>
        </w:rPr>
        <w:t>התכניות</w:t>
      </w:r>
      <w:proofErr w:type="spellEnd"/>
      <w:r w:rsidRPr="006D2AE3">
        <w:rPr>
          <w:rFonts w:ascii="Times New Roman" w:eastAsia="Times New Roman" w:hAnsi="Times New Roman" w:cs="David"/>
          <w:sz w:val="20"/>
          <w:szCs w:val="24"/>
          <w:rtl/>
          <w:lang w:eastAsia="he-IL"/>
        </w:rPr>
        <w:t xml:space="preserve">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w:t>
      </w:r>
      <w:proofErr w:type="spellStart"/>
      <w:r w:rsidRPr="006D2AE3">
        <w:rPr>
          <w:rFonts w:ascii="Times New Roman" w:eastAsia="Times New Roman" w:hAnsi="Times New Roman" w:cs="David"/>
          <w:sz w:val="20"/>
          <w:szCs w:val="24"/>
          <w:rtl/>
          <w:lang w:eastAsia="he-IL"/>
        </w:rPr>
        <w:t>תכניות</w:t>
      </w:r>
      <w:proofErr w:type="spellEnd"/>
      <w:r w:rsidRPr="006D2AE3">
        <w:rPr>
          <w:rFonts w:ascii="Times New Roman" w:eastAsia="Times New Roman" w:hAnsi="Times New Roman" w:cs="David"/>
          <w:sz w:val="20"/>
          <w:szCs w:val="24"/>
          <w:rtl/>
          <w:lang w:eastAsia="he-IL"/>
        </w:rPr>
        <w:t xml:space="preserve">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23187F6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DBEF0C"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796EA9C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731779"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4B584603"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482BEC1" w14:textId="27829A48" w:rsidR="006D2AE3" w:rsidRPr="00A07101"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del w:id="54" w:author="Meryl Etman" w:date="2021-07-05T10:48:00Z">
        <w:r w:rsidRPr="00A07101" w:rsidDel="001164B6">
          <w:rPr>
            <w:rFonts w:ascii="Times New Roman" w:eastAsia="Times New Roman" w:hAnsi="Times New Roman" w:cs="David" w:hint="eastAsia"/>
            <w:sz w:val="20"/>
            <w:szCs w:val="24"/>
            <w:rtl/>
            <w:lang w:eastAsia="he-IL"/>
            <w:rPrChange w:id="55" w:author="Meryl Etman" w:date="2021-07-05T11:32:00Z">
              <w:rPr>
                <w:rFonts w:ascii="Times New Roman" w:eastAsia="Times New Roman" w:hAnsi="Times New Roman" w:cs="David" w:hint="eastAsia"/>
                <w:sz w:val="20"/>
                <w:szCs w:val="24"/>
                <w:u w:val="single"/>
                <w:rtl/>
                <w:lang w:eastAsia="he-IL"/>
              </w:rPr>
            </w:rPrChange>
          </w:rPr>
          <w:delText>לו</w:delText>
        </w:r>
        <w:r w:rsidRPr="00A07101" w:rsidDel="001164B6">
          <w:rPr>
            <w:rFonts w:ascii="Times New Roman" w:eastAsia="Times New Roman" w:hAnsi="Times New Roman" w:cs="David"/>
            <w:sz w:val="20"/>
            <w:szCs w:val="24"/>
            <w:rtl/>
            <w:lang w:eastAsia="he-IL"/>
            <w:rPrChange w:id="56" w:author="Meryl Etman" w:date="2021-07-05T11:32:00Z">
              <w:rPr>
                <w:rFonts w:ascii="Times New Roman" w:eastAsia="Times New Roman" w:hAnsi="Times New Roman" w:cs="David"/>
                <w:sz w:val="20"/>
                <w:szCs w:val="24"/>
                <w:u w:val="single"/>
                <w:rtl/>
                <w:lang w:eastAsia="he-IL"/>
              </w:rPr>
            </w:rPrChange>
          </w:rPr>
          <w:delText xml:space="preserve">"ז </w:delText>
        </w:r>
        <w:r w:rsidRPr="00A07101" w:rsidDel="001164B6">
          <w:rPr>
            <w:rFonts w:ascii="Times New Roman" w:eastAsia="Times New Roman" w:hAnsi="Times New Roman" w:cs="David" w:hint="eastAsia"/>
            <w:sz w:val="20"/>
            <w:szCs w:val="24"/>
            <w:rtl/>
            <w:lang w:eastAsia="he-IL"/>
            <w:rPrChange w:id="57" w:author="Meryl Etman" w:date="2021-07-05T11:32:00Z">
              <w:rPr>
                <w:rFonts w:ascii="Times New Roman" w:eastAsia="Times New Roman" w:hAnsi="Times New Roman" w:cs="David" w:hint="eastAsia"/>
                <w:sz w:val="20"/>
                <w:szCs w:val="24"/>
                <w:u w:val="single"/>
                <w:rtl/>
                <w:lang w:eastAsia="he-IL"/>
              </w:rPr>
            </w:rPrChange>
          </w:rPr>
          <w:delText>עקרוני</w:delText>
        </w:r>
        <w:r w:rsidRPr="00A07101" w:rsidDel="001164B6">
          <w:rPr>
            <w:rFonts w:ascii="Times New Roman" w:eastAsia="Times New Roman" w:hAnsi="Times New Roman" w:cs="David"/>
            <w:sz w:val="20"/>
            <w:szCs w:val="24"/>
            <w:rtl/>
            <w:lang w:eastAsia="he-IL"/>
          </w:rPr>
          <w:delText>:</w:delText>
        </w:r>
      </w:del>
      <w:ins w:id="58" w:author="Meryl Etman" w:date="2021-07-05T10:48:00Z">
        <w:r w:rsidR="001164B6" w:rsidRPr="00A07101">
          <w:rPr>
            <w:rFonts w:ascii="Times New Roman" w:eastAsia="Times New Roman" w:hAnsi="Times New Roman" w:cs="David" w:hint="eastAsia"/>
            <w:sz w:val="20"/>
            <w:szCs w:val="24"/>
            <w:rtl/>
            <w:lang w:eastAsia="he-IL"/>
            <w:rPrChange w:id="59" w:author="Meryl Etman" w:date="2021-07-05T11:32:00Z">
              <w:rPr>
                <w:rFonts w:ascii="Times New Roman" w:eastAsia="Times New Roman" w:hAnsi="Times New Roman" w:cs="David" w:hint="eastAsia"/>
                <w:sz w:val="20"/>
                <w:szCs w:val="24"/>
                <w:u w:val="single"/>
                <w:rtl/>
                <w:lang w:eastAsia="he-IL"/>
              </w:rPr>
            </w:rPrChange>
          </w:rPr>
          <w:t>מבוטל</w:t>
        </w:r>
      </w:ins>
    </w:p>
    <w:p w14:paraId="76DCA789"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A14202B" w14:textId="05B1B5A2" w:rsidR="006D2AE3" w:rsidRPr="006D2AE3" w:rsidDel="001164B6" w:rsidRDefault="006D2AE3" w:rsidP="006D2AE3">
      <w:pPr>
        <w:widowControl w:val="0"/>
        <w:numPr>
          <w:ilvl w:val="1"/>
          <w:numId w:val="5"/>
        </w:numPr>
        <w:spacing w:before="0" w:beforeAutospacing="0" w:after="0" w:afterAutospacing="0" w:line="240" w:lineRule="auto"/>
        <w:jc w:val="both"/>
        <w:rPr>
          <w:del w:id="60" w:author="Meryl Etman" w:date="2021-07-05T10:48:00Z"/>
          <w:rFonts w:ascii="Times New Roman" w:eastAsia="Times New Roman" w:hAnsi="Times New Roman" w:cs="David"/>
          <w:sz w:val="20"/>
          <w:szCs w:val="24"/>
          <w:lang w:eastAsia="he-IL"/>
        </w:rPr>
      </w:pPr>
      <w:del w:id="61" w:author="Meryl Etman" w:date="2021-07-05T10:48:00Z">
        <w:r w:rsidRPr="006D2AE3" w:rsidDel="001164B6">
          <w:rPr>
            <w:rFonts w:ascii="Times New Roman" w:eastAsia="Times New Roman" w:hAnsi="Times New Roman" w:cs="David" w:hint="cs"/>
            <w:sz w:val="20"/>
            <w:szCs w:val="24"/>
            <w:rtl/>
            <w:lang w:eastAsia="he-IL"/>
          </w:rPr>
          <w:delText xml:space="preserve">השלמת תכנון מוקדם </w:delText>
        </w:r>
        <w:r w:rsidRPr="006D2AE3" w:rsidDel="001164B6">
          <w:rPr>
            <w:rFonts w:ascii="Times New Roman" w:eastAsia="Times New Roman" w:hAnsi="Times New Roman" w:cs="David"/>
            <w:sz w:val="20"/>
            <w:szCs w:val="24"/>
            <w:rtl/>
            <w:lang w:eastAsia="he-IL"/>
          </w:rPr>
          <w:delText>–</w:delText>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lang w:eastAsia="he-IL"/>
          </w:rPr>
          <w:delText>XX/XXXX</w:delText>
        </w:r>
      </w:del>
    </w:p>
    <w:p w14:paraId="4122CC97" w14:textId="78CB2667" w:rsidR="006D2AE3" w:rsidRPr="006D2AE3" w:rsidDel="001164B6" w:rsidRDefault="006D2AE3" w:rsidP="006D2AE3">
      <w:pPr>
        <w:widowControl w:val="0"/>
        <w:numPr>
          <w:ilvl w:val="1"/>
          <w:numId w:val="5"/>
        </w:numPr>
        <w:spacing w:before="0" w:beforeAutospacing="0" w:after="0" w:afterAutospacing="0" w:line="240" w:lineRule="auto"/>
        <w:jc w:val="both"/>
        <w:rPr>
          <w:del w:id="62" w:author="Meryl Etman" w:date="2021-07-05T10:48:00Z"/>
          <w:rFonts w:ascii="Times New Roman" w:eastAsia="Times New Roman" w:hAnsi="Times New Roman" w:cs="David"/>
          <w:sz w:val="20"/>
          <w:szCs w:val="24"/>
          <w:lang w:eastAsia="he-IL"/>
        </w:rPr>
      </w:pPr>
      <w:del w:id="63" w:author="Meryl Etman" w:date="2021-07-05T10:48:00Z">
        <w:r w:rsidRPr="006D2AE3" w:rsidDel="001164B6">
          <w:rPr>
            <w:rFonts w:ascii="Times New Roman" w:eastAsia="Times New Roman" w:hAnsi="Times New Roman" w:cs="David" w:hint="cs"/>
            <w:sz w:val="20"/>
            <w:szCs w:val="24"/>
            <w:rtl/>
            <w:lang w:eastAsia="he-IL"/>
          </w:rPr>
          <w:delText xml:space="preserve">השלמת תכנון סופי להיתרים </w:delText>
        </w:r>
        <w:r w:rsidRPr="006D2AE3" w:rsidDel="001164B6">
          <w:rPr>
            <w:rFonts w:ascii="Times New Roman" w:eastAsia="Times New Roman" w:hAnsi="Times New Roman" w:cs="David"/>
            <w:sz w:val="20"/>
            <w:szCs w:val="24"/>
            <w:rtl/>
            <w:lang w:eastAsia="he-IL"/>
          </w:rPr>
          <w:delText>–</w:delText>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lang w:eastAsia="he-IL"/>
          </w:rPr>
          <w:delText>XX/XXXX</w:delText>
        </w:r>
        <w:r w:rsidRPr="006D2AE3" w:rsidDel="001164B6">
          <w:rPr>
            <w:rFonts w:ascii="Times New Roman" w:eastAsia="Times New Roman" w:hAnsi="Times New Roman" w:cs="David" w:hint="cs"/>
            <w:sz w:val="20"/>
            <w:szCs w:val="24"/>
            <w:rtl/>
            <w:lang w:eastAsia="he-IL"/>
          </w:rPr>
          <w:delText xml:space="preserve"> </w:delText>
        </w:r>
      </w:del>
    </w:p>
    <w:p w14:paraId="6F0F94D2" w14:textId="1343F96D" w:rsidR="006D2AE3" w:rsidRPr="006D2AE3" w:rsidDel="001164B6" w:rsidRDefault="006D2AE3" w:rsidP="006D2AE3">
      <w:pPr>
        <w:widowControl w:val="0"/>
        <w:numPr>
          <w:ilvl w:val="1"/>
          <w:numId w:val="5"/>
        </w:numPr>
        <w:spacing w:before="0" w:beforeAutospacing="0" w:after="0" w:afterAutospacing="0" w:line="240" w:lineRule="auto"/>
        <w:jc w:val="both"/>
        <w:rPr>
          <w:del w:id="64" w:author="Meryl Etman" w:date="2021-07-05T10:48:00Z"/>
          <w:rFonts w:ascii="Times New Roman" w:eastAsia="Times New Roman" w:hAnsi="Times New Roman" w:cs="David"/>
          <w:sz w:val="20"/>
          <w:szCs w:val="24"/>
          <w:lang w:eastAsia="he-IL"/>
        </w:rPr>
      </w:pPr>
      <w:del w:id="65" w:author="Meryl Etman" w:date="2021-07-05T10:48:00Z">
        <w:r w:rsidRPr="006D2AE3" w:rsidDel="001164B6">
          <w:rPr>
            <w:rFonts w:ascii="Times New Roman" w:eastAsia="Times New Roman" w:hAnsi="Times New Roman" w:cs="David" w:hint="cs"/>
            <w:sz w:val="20"/>
            <w:szCs w:val="24"/>
            <w:rtl/>
            <w:lang w:eastAsia="he-IL"/>
          </w:rPr>
          <w:delText xml:space="preserve">השלמת תכנון מפורט למכרזים </w:delText>
        </w:r>
        <w:r w:rsidRPr="006D2AE3" w:rsidDel="001164B6">
          <w:rPr>
            <w:rFonts w:ascii="Times New Roman" w:eastAsia="Times New Roman" w:hAnsi="Times New Roman" w:cs="David"/>
            <w:sz w:val="20"/>
            <w:szCs w:val="24"/>
            <w:rtl/>
            <w:lang w:eastAsia="he-IL"/>
          </w:rPr>
          <w:delText>–</w:delText>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lang w:eastAsia="he-IL"/>
          </w:rPr>
          <w:delText>XX/XXXX</w:delText>
        </w:r>
        <w:r w:rsidRPr="006D2AE3" w:rsidDel="001164B6">
          <w:rPr>
            <w:rFonts w:ascii="Times New Roman" w:eastAsia="Times New Roman" w:hAnsi="Times New Roman" w:cs="David" w:hint="cs"/>
            <w:sz w:val="20"/>
            <w:szCs w:val="24"/>
            <w:rtl/>
            <w:lang w:eastAsia="he-IL"/>
          </w:rPr>
          <w:delText xml:space="preserve"> </w:delText>
        </w:r>
      </w:del>
    </w:p>
    <w:p w14:paraId="43CD1F92" w14:textId="6401CF54" w:rsidR="006D2AE3" w:rsidRPr="006D2AE3" w:rsidDel="001164B6" w:rsidRDefault="006D2AE3" w:rsidP="006D2AE3">
      <w:pPr>
        <w:widowControl w:val="0"/>
        <w:numPr>
          <w:ilvl w:val="1"/>
          <w:numId w:val="5"/>
        </w:numPr>
        <w:spacing w:before="0" w:beforeAutospacing="0" w:after="0" w:afterAutospacing="0" w:line="240" w:lineRule="auto"/>
        <w:jc w:val="both"/>
        <w:rPr>
          <w:del w:id="66" w:author="Meryl Etman" w:date="2021-07-05T10:48:00Z"/>
          <w:rFonts w:ascii="Times New Roman" w:eastAsia="Times New Roman" w:hAnsi="Times New Roman" w:cs="David"/>
          <w:sz w:val="20"/>
          <w:szCs w:val="24"/>
          <w:lang w:eastAsia="he-IL"/>
        </w:rPr>
      </w:pPr>
      <w:del w:id="67" w:author="Meryl Etman" w:date="2021-07-05T10:48:00Z">
        <w:r w:rsidRPr="006D2AE3" w:rsidDel="001164B6">
          <w:rPr>
            <w:rFonts w:ascii="Times New Roman" w:eastAsia="Times New Roman" w:hAnsi="Times New Roman" w:cs="David" w:hint="cs"/>
            <w:sz w:val="20"/>
            <w:szCs w:val="24"/>
            <w:rtl/>
            <w:lang w:eastAsia="he-IL"/>
          </w:rPr>
          <w:delText xml:space="preserve">יציאה למכרזים </w:delText>
        </w:r>
        <w:r w:rsidRPr="006D2AE3" w:rsidDel="001164B6">
          <w:rPr>
            <w:rFonts w:ascii="Times New Roman" w:eastAsia="Times New Roman" w:hAnsi="Times New Roman" w:cs="David"/>
            <w:sz w:val="20"/>
            <w:szCs w:val="24"/>
            <w:rtl/>
            <w:lang w:eastAsia="he-IL"/>
          </w:rPr>
          <w:delText>–</w:delText>
        </w:r>
        <w:r w:rsidRPr="006D2AE3" w:rsidDel="001164B6">
          <w:rPr>
            <w:rFonts w:ascii="Times New Roman" w:eastAsia="Times New Roman" w:hAnsi="Times New Roman" w:cs="David" w:hint="cs"/>
            <w:sz w:val="20"/>
            <w:szCs w:val="24"/>
            <w:rtl/>
            <w:lang w:eastAsia="he-IL"/>
          </w:rPr>
          <w:delText xml:space="preserve"> </w:delText>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lang w:eastAsia="he-IL"/>
          </w:rPr>
          <w:delText>XX/XXXX</w:delText>
        </w:r>
        <w:r w:rsidRPr="006D2AE3" w:rsidDel="001164B6">
          <w:rPr>
            <w:rFonts w:ascii="Times New Roman" w:eastAsia="Times New Roman" w:hAnsi="Times New Roman" w:cs="David" w:hint="cs"/>
            <w:sz w:val="20"/>
            <w:szCs w:val="24"/>
            <w:rtl/>
            <w:lang w:eastAsia="he-IL"/>
          </w:rPr>
          <w:delText xml:space="preserve"> </w:delText>
        </w:r>
      </w:del>
    </w:p>
    <w:p w14:paraId="2F40F171" w14:textId="1B406642" w:rsidR="006D2AE3" w:rsidRPr="006D2AE3" w:rsidDel="001164B6" w:rsidRDefault="006D2AE3" w:rsidP="006D2AE3">
      <w:pPr>
        <w:widowControl w:val="0"/>
        <w:numPr>
          <w:ilvl w:val="1"/>
          <w:numId w:val="5"/>
        </w:numPr>
        <w:spacing w:before="0" w:beforeAutospacing="0" w:after="0" w:afterAutospacing="0" w:line="240" w:lineRule="auto"/>
        <w:jc w:val="both"/>
        <w:rPr>
          <w:del w:id="68" w:author="Meryl Etman" w:date="2021-07-05T10:48:00Z"/>
          <w:rFonts w:ascii="Times New Roman" w:eastAsia="Times New Roman" w:hAnsi="Times New Roman" w:cs="David"/>
          <w:sz w:val="20"/>
          <w:szCs w:val="24"/>
          <w:rtl/>
          <w:lang w:eastAsia="he-IL"/>
        </w:rPr>
      </w:pPr>
      <w:del w:id="69" w:author="Meryl Etman" w:date="2021-07-05T10:48:00Z">
        <w:r w:rsidRPr="006D2AE3" w:rsidDel="001164B6">
          <w:rPr>
            <w:rFonts w:ascii="Times New Roman" w:eastAsia="Times New Roman" w:hAnsi="Times New Roman" w:cs="David" w:hint="cs"/>
            <w:sz w:val="20"/>
            <w:szCs w:val="24"/>
            <w:rtl/>
            <w:lang w:eastAsia="he-IL"/>
          </w:rPr>
          <w:delText xml:space="preserve">השלמת תכנון לביצוע </w:delText>
        </w:r>
        <w:r w:rsidRPr="006D2AE3" w:rsidDel="001164B6">
          <w:rPr>
            <w:rFonts w:ascii="Times New Roman" w:eastAsia="Times New Roman" w:hAnsi="Times New Roman" w:cs="David"/>
            <w:sz w:val="20"/>
            <w:szCs w:val="24"/>
            <w:rtl/>
            <w:lang w:eastAsia="he-IL"/>
          </w:rPr>
          <w:delText>–</w:delText>
        </w:r>
        <w:r w:rsidRPr="006D2AE3" w:rsidDel="001164B6">
          <w:rPr>
            <w:rFonts w:ascii="Times New Roman" w:eastAsia="Times New Roman" w:hAnsi="Times New Roman" w:cs="David" w:hint="cs"/>
            <w:sz w:val="20"/>
            <w:szCs w:val="24"/>
            <w:rtl/>
            <w:lang w:eastAsia="he-IL"/>
          </w:rPr>
          <w:delText xml:space="preserve"> </w:delText>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rtl/>
            <w:lang w:eastAsia="he-IL"/>
          </w:rPr>
          <w:tab/>
        </w:r>
        <w:r w:rsidRPr="006D2AE3" w:rsidDel="001164B6">
          <w:rPr>
            <w:rFonts w:ascii="Times New Roman" w:eastAsia="Times New Roman" w:hAnsi="Times New Roman" w:cs="David" w:hint="cs"/>
            <w:sz w:val="20"/>
            <w:szCs w:val="24"/>
            <w:lang w:eastAsia="he-IL"/>
          </w:rPr>
          <w:delText>XX/XXXX</w:delText>
        </w:r>
        <w:r w:rsidRPr="006D2AE3" w:rsidDel="001164B6">
          <w:rPr>
            <w:rFonts w:ascii="Times New Roman" w:eastAsia="Times New Roman" w:hAnsi="Times New Roman" w:cs="David" w:hint="cs"/>
            <w:sz w:val="20"/>
            <w:szCs w:val="24"/>
            <w:rtl/>
            <w:lang w:eastAsia="he-IL"/>
          </w:rPr>
          <w:delText xml:space="preserve"> </w:delText>
        </w:r>
      </w:del>
    </w:p>
    <w:p w14:paraId="697B47E0" w14:textId="109FA0F6" w:rsidR="006D2AE3" w:rsidRPr="006D2AE3" w:rsidDel="001164B6" w:rsidRDefault="006D2AE3" w:rsidP="006D2AE3">
      <w:pPr>
        <w:widowControl w:val="0"/>
        <w:spacing w:before="0" w:beforeAutospacing="0" w:after="0" w:afterAutospacing="0" w:line="240" w:lineRule="auto"/>
        <w:ind w:left="112"/>
        <w:jc w:val="both"/>
        <w:rPr>
          <w:del w:id="70" w:author="Meryl Etman" w:date="2021-07-05T10:48:00Z"/>
          <w:rFonts w:ascii="Times New Roman" w:eastAsia="Times New Roman" w:hAnsi="Times New Roman" w:cs="David"/>
          <w:sz w:val="20"/>
          <w:szCs w:val="24"/>
          <w:rtl/>
          <w:lang w:eastAsia="he-IL"/>
        </w:rPr>
      </w:pPr>
    </w:p>
    <w:p w14:paraId="398155AF" w14:textId="56EEAC92" w:rsidR="006D2AE3" w:rsidRPr="006D2AE3" w:rsidDel="001164B6" w:rsidRDefault="006D2AE3" w:rsidP="006D2AE3">
      <w:pPr>
        <w:widowControl w:val="0"/>
        <w:spacing w:before="0" w:beforeAutospacing="0" w:after="0" w:afterAutospacing="0" w:line="240" w:lineRule="auto"/>
        <w:jc w:val="both"/>
        <w:rPr>
          <w:del w:id="71" w:author="Meryl Etman" w:date="2021-07-05T10:48:00Z"/>
          <w:rFonts w:ascii="Times New Roman" w:eastAsia="Times New Roman" w:hAnsi="Times New Roman" w:cs="David"/>
          <w:sz w:val="20"/>
          <w:szCs w:val="24"/>
          <w:rtl/>
          <w:lang w:eastAsia="he-IL"/>
        </w:rPr>
      </w:pPr>
    </w:p>
    <w:p w14:paraId="31C0F756" w14:textId="1D5F4784" w:rsidR="006D2AE3" w:rsidRPr="006D2AE3" w:rsidDel="001164B6" w:rsidRDefault="006D2AE3" w:rsidP="006D2AE3">
      <w:pPr>
        <w:widowControl w:val="0"/>
        <w:spacing w:before="0" w:beforeAutospacing="0" w:after="0" w:afterAutospacing="0" w:line="240" w:lineRule="auto"/>
        <w:jc w:val="both"/>
        <w:rPr>
          <w:del w:id="72" w:author="Meryl Etman" w:date="2021-07-05T10:48:00Z"/>
          <w:rFonts w:ascii="Times New Roman" w:eastAsia="Times New Roman" w:hAnsi="Times New Roman" w:cs="David"/>
          <w:sz w:val="20"/>
          <w:szCs w:val="24"/>
          <w:rtl/>
          <w:lang w:eastAsia="he-IL"/>
        </w:rPr>
      </w:pPr>
    </w:p>
    <w:p w14:paraId="52DD732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96D7D7"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79E30993"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15F34EA1"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321C44A4" w14:textId="3575B7FF" w:rsidR="006D2AE3" w:rsidRPr="006D2AE3" w:rsidRDefault="006D2AE3" w:rsidP="0026578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73" w:author="Meryl Etman" w:date="2021-07-05T10:50:00Z">
        <w:r w:rsidRPr="006D2AE3" w:rsidDel="001164B6">
          <w:rPr>
            <w:rFonts w:ascii="Times New Roman" w:eastAsia="Times New Roman" w:hAnsi="Times New Roman" w:cs="David"/>
            <w:sz w:val="24"/>
            <w:szCs w:val="24"/>
            <w:rtl/>
            <w:lang w:eastAsia="he-IL"/>
          </w:rPr>
          <w:delText xml:space="preserve">_________ </w:delText>
        </w:r>
      </w:del>
      <w:ins w:id="74" w:author="Meryl Etman" w:date="2021-07-05T10:50:00Z">
        <w:r w:rsidR="001164B6">
          <w:rPr>
            <w:rFonts w:ascii="Times New Roman" w:eastAsia="Times New Roman" w:hAnsi="Times New Roman" w:cs="David" w:hint="cs"/>
            <w:sz w:val="24"/>
            <w:szCs w:val="24"/>
            <w:rtl/>
            <w:lang w:eastAsia="he-IL"/>
          </w:rPr>
          <w:t>70,000</w:t>
        </w:r>
        <w:r w:rsidR="001164B6"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del w:id="75" w:author="Meryl Etman" w:date="2021-07-05T10:50:00Z">
        <w:r w:rsidRPr="006D2AE3" w:rsidDel="001164B6">
          <w:rPr>
            <w:rFonts w:ascii="Times New Roman" w:eastAsia="Times New Roman" w:hAnsi="Times New Roman" w:cs="David"/>
            <w:sz w:val="24"/>
            <w:szCs w:val="24"/>
            <w:rtl/>
            <w:lang w:eastAsia="he-IL"/>
          </w:rPr>
          <w:delText xml:space="preserve">______________  </w:delText>
        </w:r>
      </w:del>
      <w:ins w:id="76" w:author="Meryl Etman" w:date="2021-07-05T10:50:00Z">
        <w:r w:rsidR="001164B6">
          <w:rPr>
            <w:rFonts w:ascii="Times New Roman" w:eastAsia="Times New Roman" w:hAnsi="Times New Roman" w:cs="David" w:hint="cs"/>
            <w:sz w:val="24"/>
            <w:szCs w:val="24"/>
            <w:rtl/>
            <w:lang w:eastAsia="he-IL"/>
          </w:rPr>
          <w:t>שבעים אלף</w:t>
        </w:r>
        <w:r w:rsidR="001164B6"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ש"ח)</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לכל </w:t>
      </w:r>
      <w:del w:id="77" w:author="Meryl Etman" w:date="2021-07-05T10:50:00Z">
        <w:r w:rsidRPr="006D2AE3" w:rsidDel="001164B6">
          <w:rPr>
            <w:rFonts w:ascii="Times New Roman" w:eastAsia="Times New Roman" w:hAnsi="Times New Roman" w:cs="David"/>
            <w:sz w:val="24"/>
            <w:szCs w:val="24"/>
            <w:rtl/>
            <w:lang w:eastAsia="he-IL"/>
          </w:rPr>
          <w:delText>מבנה ראשוני</w:delText>
        </w:r>
      </w:del>
      <w:ins w:id="78" w:author="Meryl Etman" w:date="2021-07-05T10:50:00Z">
        <w:r w:rsidR="001164B6">
          <w:rPr>
            <w:rFonts w:ascii="Times New Roman" w:eastAsia="Times New Roman" w:hAnsi="Times New Roman" w:cs="David" w:hint="cs"/>
            <w:sz w:val="24"/>
            <w:szCs w:val="24"/>
            <w:rtl/>
            <w:lang w:eastAsia="he-IL"/>
          </w:rPr>
          <w:t>הפרויקט</w:t>
        </w:r>
      </w:ins>
      <w:r w:rsidRPr="006D2AE3">
        <w:rPr>
          <w:rFonts w:ascii="Times New Roman" w:eastAsia="Times New Roman" w:hAnsi="Times New Roman" w:cs="David" w:hint="cs"/>
          <w:sz w:val="24"/>
          <w:szCs w:val="24"/>
          <w:rtl/>
          <w:lang w:eastAsia="he-IL"/>
        </w:rPr>
        <w:t xml:space="preserve"> הכולל:</w:t>
      </w:r>
    </w:p>
    <w:p w14:paraId="01820C5E" w14:textId="0750A992" w:rsidR="006D2AE3" w:rsidRPr="006D2AE3" w:rsidRDefault="006D2AE3" w:rsidP="00265783">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1.1.1 </w:t>
      </w:r>
      <w:del w:id="79" w:author="Meryl Etman" w:date="2021-07-05T10:50:00Z">
        <w:r w:rsidRPr="006D2AE3" w:rsidDel="001164B6">
          <w:rPr>
            <w:rFonts w:ascii="Times New Roman" w:eastAsia="Times New Roman" w:hAnsi="Times New Roman" w:cs="David" w:hint="cs"/>
            <w:sz w:val="24"/>
            <w:szCs w:val="24"/>
            <w:rtl/>
            <w:lang w:eastAsia="he-IL"/>
          </w:rPr>
          <w:delText>תאום מערכות תת קרקעיות</w:delText>
        </w:r>
      </w:del>
      <w:ins w:id="80" w:author="Meryl Etman" w:date="2021-07-05T10:50:00Z">
        <w:r w:rsidR="001164B6">
          <w:rPr>
            <w:rFonts w:ascii="Times New Roman" w:eastAsia="Times New Roman" w:hAnsi="Times New Roman" w:cs="David" w:hint="cs"/>
            <w:sz w:val="24"/>
            <w:szCs w:val="24"/>
            <w:rtl/>
            <w:lang w:eastAsia="he-IL"/>
          </w:rPr>
          <w:t>תאום מערכות מרתפים וקומות תעסוקה</w:t>
        </w:r>
      </w:ins>
      <w:ins w:id="81" w:author="Meryl Etman" w:date="2021-07-05T10:51:00Z">
        <w:r w:rsidR="001164B6">
          <w:rPr>
            <w:rFonts w:ascii="Times New Roman" w:eastAsia="Times New Roman" w:hAnsi="Times New Roman" w:cs="David"/>
            <w:sz w:val="24"/>
            <w:szCs w:val="24"/>
            <w:rtl/>
            <w:lang w:eastAsia="he-IL"/>
          </w:rPr>
          <w:tab/>
        </w:r>
      </w:ins>
      <w:del w:id="82" w:author="Meryl Etman" w:date="2021-07-05T10:52:00Z">
        <w:r w:rsidRPr="006D2AE3" w:rsidDel="001164B6">
          <w:rPr>
            <w:rFonts w:ascii="Times New Roman" w:eastAsia="Times New Roman" w:hAnsi="Times New Roman" w:cs="David" w:hint="cs"/>
            <w:sz w:val="24"/>
            <w:szCs w:val="24"/>
            <w:rtl/>
            <w:lang w:eastAsia="he-IL"/>
          </w:rPr>
          <w:delText xml:space="preserve">  </w:delText>
        </w:r>
      </w:del>
      <w:del w:id="83" w:author="Meryl Etman" w:date="2021-07-05T10:51:00Z">
        <w:r w:rsidRPr="006D2AE3" w:rsidDel="001164B6">
          <w:rPr>
            <w:rFonts w:ascii="Times New Roman" w:eastAsia="Times New Roman" w:hAnsi="Times New Roman" w:cs="David" w:hint="cs"/>
            <w:sz w:val="24"/>
            <w:szCs w:val="24"/>
            <w:rtl/>
            <w:lang w:eastAsia="he-IL"/>
          </w:rPr>
          <w:delText>................................</w:delText>
        </w:r>
        <w:r w:rsidR="00415999" w:rsidDel="001164B6">
          <w:rPr>
            <w:rFonts w:ascii="Times New Roman" w:eastAsia="Times New Roman" w:hAnsi="Times New Roman" w:cs="David" w:hint="cs"/>
            <w:sz w:val="24"/>
            <w:szCs w:val="24"/>
            <w:rtl/>
            <w:lang w:eastAsia="he-IL"/>
          </w:rPr>
          <w:delText>.</w:delText>
        </w:r>
        <w:r w:rsidRPr="006D2AE3" w:rsidDel="001164B6">
          <w:rPr>
            <w:rFonts w:ascii="Times New Roman" w:eastAsia="Times New Roman" w:hAnsi="Times New Roman" w:cs="David" w:hint="cs"/>
            <w:sz w:val="24"/>
            <w:szCs w:val="24"/>
            <w:rtl/>
            <w:lang w:eastAsia="he-IL"/>
          </w:rPr>
          <w:delText xml:space="preserve">......................... </w:delText>
        </w:r>
      </w:del>
      <w:ins w:id="84" w:author="Meryl Etman" w:date="2021-07-05T10:51:00Z">
        <w:r w:rsidR="001164B6">
          <w:rPr>
            <w:rFonts w:ascii="Times New Roman" w:eastAsia="Times New Roman" w:hAnsi="Times New Roman" w:cs="David" w:hint="cs"/>
            <w:sz w:val="24"/>
            <w:szCs w:val="24"/>
            <w:rtl/>
            <w:lang w:eastAsia="he-IL"/>
          </w:rPr>
          <w:t>56,000</w:t>
        </w:r>
        <w:r w:rsidR="001164B6"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w:t>
      </w:r>
    </w:p>
    <w:p w14:paraId="75211BE1" w14:textId="23E79BCC" w:rsidR="006D2AE3" w:rsidRPr="006D2AE3" w:rsidDel="001164B6" w:rsidRDefault="006D2AE3" w:rsidP="00265783">
      <w:pPr>
        <w:widowControl w:val="0"/>
        <w:spacing w:before="120" w:beforeAutospacing="0" w:after="60" w:afterAutospacing="0" w:line="240" w:lineRule="auto"/>
        <w:ind w:left="1440"/>
        <w:jc w:val="both"/>
        <w:rPr>
          <w:del w:id="85" w:author="Meryl Etman" w:date="2021-07-05T10:52:00Z"/>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1.1.2 תאום קומות </w:t>
      </w:r>
      <w:del w:id="86" w:author="Meryl Etman" w:date="2021-07-05T10:51:00Z">
        <w:r w:rsidRPr="006D2AE3" w:rsidDel="001164B6">
          <w:rPr>
            <w:rFonts w:ascii="Times New Roman" w:eastAsia="Times New Roman" w:hAnsi="Times New Roman" w:cs="David" w:hint="cs"/>
            <w:sz w:val="24"/>
            <w:szCs w:val="24"/>
            <w:rtl/>
            <w:lang w:eastAsia="he-IL"/>
          </w:rPr>
          <w:delText>מרתף.</w:delText>
        </w:r>
      </w:del>
      <w:ins w:id="87" w:author="Meryl Etman" w:date="2021-07-05T10:51:00Z">
        <w:r w:rsidR="001164B6">
          <w:rPr>
            <w:rFonts w:ascii="Times New Roman" w:eastAsia="Times New Roman" w:hAnsi="Times New Roman" w:cs="David" w:hint="cs"/>
            <w:sz w:val="24"/>
            <w:szCs w:val="24"/>
            <w:rtl/>
            <w:lang w:eastAsia="he-IL"/>
          </w:rPr>
          <w:t>מגורים וגגות</w:t>
        </w:r>
        <w:r w:rsidR="001164B6">
          <w:rPr>
            <w:rFonts w:ascii="Times New Roman" w:eastAsia="Times New Roman" w:hAnsi="Times New Roman" w:cs="David"/>
            <w:sz w:val="24"/>
            <w:szCs w:val="24"/>
            <w:rtl/>
            <w:lang w:eastAsia="he-IL"/>
          </w:rPr>
          <w:tab/>
        </w:r>
      </w:ins>
      <w:ins w:id="88" w:author="Meryl Etman" w:date="2021-07-05T10:52:00Z">
        <w:r w:rsidR="001164B6">
          <w:rPr>
            <w:rFonts w:ascii="Times New Roman" w:eastAsia="Times New Roman" w:hAnsi="Times New Roman" w:cs="David"/>
            <w:sz w:val="24"/>
            <w:szCs w:val="24"/>
            <w:rtl/>
            <w:lang w:eastAsia="he-IL"/>
          </w:rPr>
          <w:tab/>
        </w:r>
        <w:r w:rsidR="001164B6">
          <w:rPr>
            <w:rFonts w:ascii="Times New Roman" w:eastAsia="Times New Roman" w:hAnsi="Times New Roman" w:cs="David"/>
            <w:sz w:val="24"/>
            <w:szCs w:val="24"/>
            <w:rtl/>
            <w:lang w:eastAsia="he-IL"/>
          </w:rPr>
          <w:tab/>
        </w:r>
      </w:ins>
      <w:del w:id="89" w:author="Meryl Etman" w:date="2021-07-05T10:51:00Z">
        <w:r w:rsidRPr="001164B6" w:rsidDel="001164B6">
          <w:rPr>
            <w:rFonts w:ascii="Times New Roman" w:eastAsia="Times New Roman" w:hAnsi="Times New Roman" w:cs="David"/>
            <w:sz w:val="24"/>
            <w:szCs w:val="24"/>
            <w:u w:val="single"/>
            <w:rtl/>
            <w:lang w:eastAsia="he-IL"/>
            <w:rPrChange w:id="90" w:author="Meryl Etman" w:date="2021-07-05T10:52:00Z">
              <w:rPr>
                <w:rFonts w:ascii="Times New Roman" w:eastAsia="Times New Roman" w:hAnsi="Times New Roman" w:cs="David"/>
                <w:sz w:val="24"/>
                <w:szCs w:val="24"/>
                <w:rtl/>
                <w:lang w:eastAsia="he-IL"/>
              </w:rPr>
            </w:rPrChange>
          </w:rPr>
          <w:delText>............................................</w:delText>
        </w:r>
        <w:r w:rsidR="00415999" w:rsidRPr="001164B6" w:rsidDel="001164B6">
          <w:rPr>
            <w:rFonts w:ascii="Times New Roman" w:eastAsia="Times New Roman" w:hAnsi="Times New Roman" w:cs="David"/>
            <w:sz w:val="24"/>
            <w:szCs w:val="24"/>
            <w:u w:val="single"/>
            <w:rtl/>
            <w:lang w:eastAsia="he-IL"/>
            <w:rPrChange w:id="91" w:author="Meryl Etman" w:date="2021-07-05T10:52:00Z">
              <w:rPr>
                <w:rFonts w:ascii="Times New Roman" w:eastAsia="Times New Roman" w:hAnsi="Times New Roman" w:cs="David"/>
                <w:sz w:val="24"/>
                <w:szCs w:val="24"/>
                <w:rtl/>
                <w:lang w:eastAsia="he-IL"/>
              </w:rPr>
            </w:rPrChange>
          </w:rPr>
          <w:delText>.</w:delText>
        </w:r>
        <w:r w:rsidRPr="001164B6" w:rsidDel="001164B6">
          <w:rPr>
            <w:rFonts w:ascii="Times New Roman" w:eastAsia="Times New Roman" w:hAnsi="Times New Roman" w:cs="David"/>
            <w:sz w:val="24"/>
            <w:szCs w:val="24"/>
            <w:u w:val="single"/>
            <w:rtl/>
            <w:lang w:eastAsia="he-IL"/>
            <w:rPrChange w:id="92" w:author="Meryl Etman" w:date="2021-07-05T10:52:00Z">
              <w:rPr>
                <w:rFonts w:ascii="Times New Roman" w:eastAsia="Times New Roman" w:hAnsi="Times New Roman" w:cs="David"/>
                <w:sz w:val="24"/>
                <w:szCs w:val="24"/>
                <w:rtl/>
                <w:lang w:eastAsia="he-IL"/>
              </w:rPr>
            </w:rPrChange>
          </w:rPr>
          <w:delText xml:space="preserve">.......................... </w:delText>
        </w:r>
      </w:del>
      <w:ins w:id="93" w:author="Meryl Etman" w:date="2021-07-05T10:51:00Z">
        <w:r w:rsidR="001164B6" w:rsidRPr="001164B6">
          <w:rPr>
            <w:rFonts w:ascii="Times New Roman" w:eastAsia="Times New Roman" w:hAnsi="Times New Roman" w:cs="David"/>
            <w:sz w:val="24"/>
            <w:szCs w:val="24"/>
            <w:u w:val="single"/>
            <w:rtl/>
            <w:lang w:eastAsia="he-IL"/>
            <w:rPrChange w:id="94" w:author="Meryl Etman" w:date="2021-07-05T10:52:00Z">
              <w:rPr>
                <w:rFonts w:ascii="Times New Roman" w:eastAsia="Times New Roman" w:hAnsi="Times New Roman" w:cs="David"/>
                <w:sz w:val="24"/>
                <w:szCs w:val="24"/>
                <w:rtl/>
                <w:lang w:eastAsia="he-IL"/>
              </w:rPr>
            </w:rPrChange>
          </w:rPr>
          <w:t xml:space="preserve">14,000 </w:t>
        </w:r>
      </w:ins>
      <w:r w:rsidRPr="001164B6">
        <w:rPr>
          <w:rFonts w:ascii="Times New Roman" w:eastAsia="Times New Roman" w:hAnsi="Times New Roman" w:cs="David" w:hint="eastAsia"/>
          <w:sz w:val="24"/>
          <w:szCs w:val="24"/>
          <w:u w:val="single"/>
          <w:rtl/>
          <w:lang w:eastAsia="he-IL"/>
          <w:rPrChange w:id="95" w:author="Meryl Etman" w:date="2021-07-05T10:52:00Z">
            <w:rPr>
              <w:rFonts w:ascii="Times New Roman" w:eastAsia="Times New Roman" w:hAnsi="Times New Roman" w:cs="David" w:hint="eastAsia"/>
              <w:sz w:val="24"/>
              <w:szCs w:val="24"/>
              <w:rtl/>
              <w:lang w:eastAsia="he-IL"/>
            </w:rPr>
          </w:rPrChange>
        </w:rPr>
        <w:t>₪</w:t>
      </w:r>
    </w:p>
    <w:p w14:paraId="12378D9D" w14:textId="5A916254" w:rsidR="006D2AE3" w:rsidRPr="006D2AE3" w:rsidDel="001164B6" w:rsidRDefault="006D2AE3">
      <w:pPr>
        <w:widowControl w:val="0"/>
        <w:spacing w:before="120" w:beforeAutospacing="0" w:after="60" w:afterAutospacing="0" w:line="240" w:lineRule="auto"/>
        <w:jc w:val="both"/>
        <w:rPr>
          <w:del w:id="96" w:author="Meryl Etman" w:date="2021-07-05T10:52:00Z"/>
          <w:rFonts w:ascii="Times New Roman" w:eastAsia="Times New Roman" w:hAnsi="Times New Roman" w:cs="David"/>
          <w:sz w:val="24"/>
          <w:szCs w:val="24"/>
          <w:rtl/>
          <w:lang w:eastAsia="he-IL"/>
        </w:rPr>
        <w:pPrChange w:id="97" w:author="Meryl Etman" w:date="2021-07-05T10:52:00Z">
          <w:pPr>
            <w:widowControl w:val="0"/>
            <w:spacing w:before="120" w:beforeAutospacing="0" w:after="60" w:afterAutospacing="0" w:line="240" w:lineRule="auto"/>
            <w:ind w:left="1440"/>
            <w:jc w:val="both"/>
          </w:pPr>
        </w:pPrChange>
      </w:pPr>
      <w:del w:id="98" w:author="Meryl Etman" w:date="2021-07-05T10:52:00Z">
        <w:r w:rsidRPr="006D2AE3" w:rsidDel="001164B6">
          <w:rPr>
            <w:rFonts w:ascii="Times New Roman" w:eastAsia="Times New Roman" w:hAnsi="Times New Roman" w:cs="David" w:hint="cs"/>
            <w:sz w:val="24"/>
            <w:szCs w:val="24"/>
            <w:rtl/>
            <w:lang w:eastAsia="he-IL"/>
          </w:rPr>
          <w:delText>1.1.3 תאום קומות חניון.............................................</w:delText>
        </w:r>
        <w:r w:rsidR="00415999" w:rsidDel="001164B6">
          <w:rPr>
            <w:rFonts w:ascii="Times New Roman" w:eastAsia="Times New Roman" w:hAnsi="Times New Roman" w:cs="David" w:hint="cs"/>
            <w:sz w:val="24"/>
            <w:szCs w:val="24"/>
            <w:rtl/>
            <w:lang w:eastAsia="he-IL"/>
          </w:rPr>
          <w:delText>.</w:delText>
        </w:r>
        <w:r w:rsidRPr="006D2AE3" w:rsidDel="001164B6">
          <w:rPr>
            <w:rFonts w:ascii="Times New Roman" w:eastAsia="Times New Roman" w:hAnsi="Times New Roman" w:cs="David" w:hint="cs"/>
            <w:sz w:val="24"/>
            <w:szCs w:val="24"/>
            <w:rtl/>
            <w:lang w:eastAsia="he-IL"/>
          </w:rPr>
          <w:delText>...</w:delText>
        </w:r>
        <w:r w:rsidR="00415999" w:rsidDel="001164B6">
          <w:rPr>
            <w:rFonts w:ascii="Times New Roman" w:eastAsia="Times New Roman" w:hAnsi="Times New Roman" w:cs="David" w:hint="cs"/>
            <w:sz w:val="24"/>
            <w:szCs w:val="24"/>
            <w:rtl/>
            <w:lang w:eastAsia="he-IL"/>
          </w:rPr>
          <w:delText>.</w:delText>
        </w:r>
        <w:r w:rsidRPr="006D2AE3" w:rsidDel="001164B6">
          <w:rPr>
            <w:rFonts w:ascii="Times New Roman" w:eastAsia="Times New Roman" w:hAnsi="Times New Roman" w:cs="David" w:hint="cs"/>
            <w:sz w:val="24"/>
            <w:szCs w:val="24"/>
            <w:rtl/>
            <w:lang w:eastAsia="he-IL"/>
          </w:rPr>
          <w:delText xml:space="preserve">........................ ₪ </w:delText>
        </w:r>
      </w:del>
    </w:p>
    <w:p w14:paraId="78407D40" w14:textId="466EBC28" w:rsidR="006D2AE3" w:rsidRPr="006D2AE3" w:rsidDel="001164B6" w:rsidRDefault="006D2AE3">
      <w:pPr>
        <w:widowControl w:val="0"/>
        <w:spacing w:before="120" w:beforeAutospacing="0" w:after="60" w:afterAutospacing="0" w:line="240" w:lineRule="auto"/>
        <w:jc w:val="both"/>
        <w:rPr>
          <w:del w:id="99" w:author="Meryl Etman" w:date="2021-07-05T10:52:00Z"/>
          <w:rFonts w:ascii="Times New Roman" w:eastAsia="Times New Roman" w:hAnsi="Times New Roman" w:cs="David"/>
          <w:sz w:val="24"/>
          <w:szCs w:val="24"/>
          <w:lang w:eastAsia="he-IL"/>
        </w:rPr>
        <w:pPrChange w:id="100" w:author="Meryl Etman" w:date="2021-07-05T10:52:00Z">
          <w:pPr>
            <w:widowControl w:val="0"/>
            <w:spacing w:before="120" w:beforeAutospacing="0" w:after="60" w:afterAutospacing="0" w:line="240" w:lineRule="auto"/>
            <w:ind w:left="1440"/>
            <w:jc w:val="both"/>
          </w:pPr>
        </w:pPrChange>
      </w:pPr>
      <w:del w:id="101" w:author="Meryl Etman" w:date="2021-07-05T10:52:00Z">
        <w:r w:rsidRPr="006D2AE3" w:rsidDel="001164B6">
          <w:rPr>
            <w:rFonts w:ascii="Times New Roman" w:eastAsia="Times New Roman" w:hAnsi="Times New Roman" w:cs="David" w:hint="cs"/>
            <w:sz w:val="24"/>
            <w:szCs w:val="24"/>
            <w:rtl/>
            <w:lang w:eastAsia="he-IL"/>
          </w:rPr>
          <w:delText>1.1.4 תאום קומת קרקע ולובי ראשי.................................</w:delText>
        </w:r>
        <w:r w:rsidR="00415999" w:rsidDel="001164B6">
          <w:rPr>
            <w:rFonts w:ascii="Times New Roman" w:eastAsia="Times New Roman" w:hAnsi="Times New Roman" w:cs="David" w:hint="cs"/>
            <w:sz w:val="24"/>
            <w:szCs w:val="24"/>
            <w:rtl/>
            <w:lang w:eastAsia="he-IL"/>
          </w:rPr>
          <w:delText>.</w:delText>
        </w:r>
        <w:r w:rsidRPr="006D2AE3" w:rsidDel="001164B6">
          <w:rPr>
            <w:rFonts w:ascii="Times New Roman" w:eastAsia="Times New Roman" w:hAnsi="Times New Roman" w:cs="David" w:hint="cs"/>
            <w:sz w:val="24"/>
            <w:szCs w:val="24"/>
            <w:rtl/>
            <w:lang w:eastAsia="he-IL"/>
          </w:rPr>
          <w:delText>....................... ₪</w:delText>
        </w:r>
      </w:del>
    </w:p>
    <w:p w14:paraId="5D11E973" w14:textId="65A970C1" w:rsidR="006D2AE3" w:rsidRPr="006D2AE3" w:rsidDel="001164B6" w:rsidRDefault="006D2AE3">
      <w:pPr>
        <w:widowControl w:val="0"/>
        <w:spacing w:before="120" w:beforeAutospacing="0" w:after="60" w:afterAutospacing="0" w:line="240" w:lineRule="auto"/>
        <w:jc w:val="both"/>
        <w:rPr>
          <w:del w:id="102" w:author="Meryl Etman" w:date="2021-07-05T10:52:00Z"/>
          <w:rFonts w:ascii="Times New Roman" w:eastAsia="Times New Roman" w:hAnsi="Times New Roman" w:cs="David"/>
          <w:sz w:val="24"/>
          <w:szCs w:val="24"/>
          <w:rtl/>
          <w:lang w:eastAsia="he-IL"/>
        </w:rPr>
        <w:pPrChange w:id="103" w:author="Meryl Etman" w:date="2021-07-05T10:52:00Z">
          <w:pPr>
            <w:widowControl w:val="0"/>
            <w:spacing w:before="120" w:beforeAutospacing="0" w:after="60" w:afterAutospacing="0" w:line="240" w:lineRule="auto"/>
            <w:ind w:left="1440"/>
            <w:jc w:val="both"/>
          </w:pPr>
        </w:pPrChange>
      </w:pPr>
      <w:del w:id="104" w:author="Meryl Etman" w:date="2021-07-05T10:52:00Z">
        <w:r w:rsidRPr="006D2AE3" w:rsidDel="001164B6">
          <w:rPr>
            <w:rFonts w:ascii="Times New Roman" w:eastAsia="Times New Roman" w:hAnsi="Times New Roman" w:cs="David" w:hint="cs"/>
            <w:sz w:val="24"/>
            <w:szCs w:val="24"/>
            <w:rtl/>
            <w:lang w:eastAsia="he-IL"/>
          </w:rPr>
          <w:delText>1.1.5 תאום קומות המסחר...............................................</w:delText>
        </w:r>
        <w:r w:rsidR="00415999" w:rsidDel="001164B6">
          <w:rPr>
            <w:rFonts w:ascii="Times New Roman" w:eastAsia="Times New Roman" w:hAnsi="Times New Roman" w:cs="David" w:hint="cs"/>
            <w:sz w:val="24"/>
            <w:szCs w:val="24"/>
            <w:rtl/>
            <w:lang w:eastAsia="he-IL"/>
          </w:rPr>
          <w:delText>.</w:delText>
        </w:r>
        <w:r w:rsidRPr="006D2AE3" w:rsidDel="001164B6">
          <w:rPr>
            <w:rFonts w:ascii="Times New Roman" w:eastAsia="Times New Roman" w:hAnsi="Times New Roman" w:cs="David" w:hint="cs"/>
            <w:sz w:val="24"/>
            <w:szCs w:val="24"/>
            <w:rtl/>
            <w:lang w:eastAsia="he-IL"/>
          </w:rPr>
          <w:delText xml:space="preserve">...................... ₪ </w:delText>
        </w:r>
      </w:del>
    </w:p>
    <w:p w14:paraId="1335BB85" w14:textId="3A3E1CE5" w:rsidR="006D2AE3" w:rsidRPr="006D2AE3" w:rsidDel="001164B6" w:rsidRDefault="006D2AE3">
      <w:pPr>
        <w:widowControl w:val="0"/>
        <w:spacing w:before="120" w:beforeAutospacing="0" w:after="60" w:afterAutospacing="0" w:line="240" w:lineRule="auto"/>
        <w:jc w:val="both"/>
        <w:rPr>
          <w:del w:id="105" w:author="Meryl Etman" w:date="2021-07-05T10:52:00Z"/>
          <w:rFonts w:ascii="Times New Roman" w:eastAsia="Times New Roman" w:hAnsi="Times New Roman" w:cs="David"/>
          <w:sz w:val="24"/>
          <w:szCs w:val="24"/>
          <w:rtl/>
          <w:lang w:eastAsia="he-IL"/>
        </w:rPr>
        <w:pPrChange w:id="106" w:author="Meryl Etman" w:date="2021-07-05T10:52:00Z">
          <w:pPr>
            <w:widowControl w:val="0"/>
            <w:spacing w:before="120" w:beforeAutospacing="0" w:after="60" w:afterAutospacing="0" w:line="240" w:lineRule="auto"/>
            <w:ind w:left="1440"/>
            <w:jc w:val="both"/>
          </w:pPr>
        </w:pPrChange>
      </w:pPr>
      <w:del w:id="107" w:author="Meryl Etman" w:date="2021-07-05T10:52:00Z">
        <w:r w:rsidRPr="006D2AE3" w:rsidDel="001164B6">
          <w:rPr>
            <w:rFonts w:ascii="Times New Roman" w:eastAsia="Times New Roman" w:hAnsi="Times New Roman" w:cs="David" w:hint="cs"/>
            <w:sz w:val="24"/>
            <w:szCs w:val="24"/>
            <w:rtl/>
            <w:lang w:eastAsia="he-IL"/>
          </w:rPr>
          <w:delText>1.1.6 תאום קומות המגורים...............................................</w:delText>
        </w:r>
        <w:r w:rsidR="00415999" w:rsidDel="001164B6">
          <w:rPr>
            <w:rFonts w:ascii="Times New Roman" w:eastAsia="Times New Roman" w:hAnsi="Times New Roman" w:cs="David" w:hint="cs"/>
            <w:sz w:val="24"/>
            <w:szCs w:val="24"/>
            <w:rtl/>
            <w:lang w:eastAsia="he-IL"/>
          </w:rPr>
          <w:delText>.</w:delText>
        </w:r>
        <w:r w:rsidRPr="006D2AE3" w:rsidDel="001164B6">
          <w:rPr>
            <w:rFonts w:ascii="Times New Roman" w:eastAsia="Times New Roman" w:hAnsi="Times New Roman" w:cs="David" w:hint="cs"/>
            <w:sz w:val="24"/>
            <w:szCs w:val="24"/>
            <w:rtl/>
            <w:lang w:eastAsia="he-IL"/>
          </w:rPr>
          <w:delText>....................  ₪</w:delText>
        </w:r>
      </w:del>
    </w:p>
    <w:p w14:paraId="0F678F86" w14:textId="2EAEB0EF" w:rsidR="006D2AE3" w:rsidRPr="006D2AE3" w:rsidDel="001164B6" w:rsidRDefault="006D2AE3">
      <w:pPr>
        <w:widowControl w:val="0"/>
        <w:spacing w:before="120" w:beforeAutospacing="0" w:after="60" w:afterAutospacing="0" w:line="240" w:lineRule="auto"/>
        <w:jc w:val="both"/>
        <w:rPr>
          <w:del w:id="108" w:author="Meryl Etman" w:date="2021-07-05T10:52:00Z"/>
          <w:rFonts w:ascii="Times New Roman" w:eastAsia="Times New Roman" w:hAnsi="Times New Roman" w:cs="David"/>
          <w:sz w:val="24"/>
          <w:szCs w:val="24"/>
          <w:lang w:eastAsia="he-IL"/>
        </w:rPr>
        <w:pPrChange w:id="109" w:author="Meryl Etman" w:date="2021-07-05T10:52:00Z">
          <w:pPr>
            <w:widowControl w:val="0"/>
            <w:spacing w:before="120" w:beforeAutospacing="0" w:after="60" w:afterAutospacing="0" w:line="240" w:lineRule="auto"/>
            <w:ind w:left="1440"/>
            <w:jc w:val="both"/>
          </w:pPr>
        </w:pPrChange>
      </w:pPr>
      <w:del w:id="110" w:author="Meryl Etman" w:date="2021-07-05T10:52:00Z">
        <w:r w:rsidRPr="006D2AE3" w:rsidDel="001164B6">
          <w:rPr>
            <w:rFonts w:ascii="Times New Roman" w:eastAsia="Times New Roman" w:hAnsi="Times New Roman" w:cs="David" w:hint="cs"/>
            <w:sz w:val="24"/>
            <w:szCs w:val="24"/>
            <w:rtl/>
            <w:lang w:eastAsia="he-IL"/>
          </w:rPr>
          <w:delText>1.1.7 תאום מערכות גג המגורים..........................................</w:delText>
        </w:r>
        <w:r w:rsidR="00415999" w:rsidDel="001164B6">
          <w:rPr>
            <w:rFonts w:ascii="Times New Roman" w:eastAsia="Times New Roman" w:hAnsi="Times New Roman" w:cs="David" w:hint="cs"/>
            <w:sz w:val="24"/>
            <w:szCs w:val="24"/>
            <w:rtl/>
            <w:lang w:eastAsia="he-IL"/>
          </w:rPr>
          <w:delText>.</w:delText>
        </w:r>
        <w:r w:rsidRPr="006D2AE3" w:rsidDel="001164B6">
          <w:rPr>
            <w:rFonts w:ascii="Times New Roman" w:eastAsia="Times New Roman" w:hAnsi="Times New Roman" w:cs="David" w:hint="cs"/>
            <w:sz w:val="24"/>
            <w:szCs w:val="24"/>
            <w:rtl/>
            <w:lang w:eastAsia="he-IL"/>
          </w:rPr>
          <w:delText xml:space="preserve">...................  ₪ </w:delText>
        </w:r>
      </w:del>
    </w:p>
    <w:p w14:paraId="12F9AF9F" w14:textId="2898AD7E" w:rsidR="006D2AE3" w:rsidRPr="006D2AE3" w:rsidDel="001164B6" w:rsidRDefault="006D2AE3">
      <w:pPr>
        <w:widowControl w:val="0"/>
        <w:spacing w:before="120" w:beforeAutospacing="0" w:after="60" w:afterAutospacing="0" w:line="240" w:lineRule="auto"/>
        <w:jc w:val="both"/>
        <w:rPr>
          <w:del w:id="111" w:author="Meryl Etman" w:date="2021-07-05T10:52:00Z"/>
          <w:rFonts w:ascii="Times New Roman" w:eastAsia="Times New Roman" w:hAnsi="Times New Roman" w:cs="David"/>
          <w:sz w:val="24"/>
          <w:szCs w:val="24"/>
          <w:rtl/>
          <w:lang w:eastAsia="he-IL"/>
        </w:rPr>
        <w:pPrChange w:id="112" w:author="Meryl Etman" w:date="2021-07-05T10:52:00Z">
          <w:pPr>
            <w:widowControl w:val="0"/>
            <w:spacing w:before="120" w:beforeAutospacing="0" w:after="60" w:afterAutospacing="0" w:line="240" w:lineRule="auto"/>
            <w:ind w:left="1440"/>
            <w:jc w:val="both"/>
          </w:pPr>
        </w:pPrChange>
      </w:pPr>
      <w:del w:id="113" w:author="Meryl Etman" w:date="2021-07-05T10:52:00Z">
        <w:r w:rsidRPr="006D2AE3" w:rsidDel="001164B6">
          <w:rPr>
            <w:rFonts w:ascii="Times New Roman" w:eastAsia="Times New Roman" w:hAnsi="Times New Roman" w:cs="David" w:hint="cs"/>
            <w:sz w:val="24"/>
            <w:szCs w:val="24"/>
            <w:rtl/>
            <w:lang w:eastAsia="he-IL"/>
          </w:rPr>
          <w:delText>1.1.8 תאום מערכות גג המסחר.............................................</w:delText>
        </w:r>
        <w:r w:rsidR="00415999" w:rsidDel="001164B6">
          <w:rPr>
            <w:rFonts w:ascii="Times New Roman" w:eastAsia="Times New Roman" w:hAnsi="Times New Roman" w:cs="David" w:hint="cs"/>
            <w:sz w:val="24"/>
            <w:szCs w:val="24"/>
            <w:rtl/>
            <w:lang w:eastAsia="he-IL"/>
          </w:rPr>
          <w:delText>..</w:delText>
        </w:r>
        <w:r w:rsidRPr="006D2AE3" w:rsidDel="001164B6">
          <w:rPr>
            <w:rFonts w:ascii="Times New Roman" w:eastAsia="Times New Roman" w:hAnsi="Times New Roman" w:cs="David" w:hint="cs"/>
            <w:sz w:val="24"/>
            <w:szCs w:val="24"/>
            <w:rtl/>
            <w:lang w:eastAsia="he-IL"/>
          </w:rPr>
          <w:delText>.................. ₪</w:delText>
        </w:r>
      </w:del>
    </w:p>
    <w:p w14:paraId="0FD3131F" w14:textId="04448B07" w:rsidR="006D2AE3" w:rsidRPr="006D2AE3" w:rsidRDefault="006D2AE3" w:rsidP="0026578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del w:id="114" w:author="Meryl Etman" w:date="2021-07-05T10:52:00Z">
        <w:r w:rsidRPr="006D2AE3" w:rsidDel="001164B6">
          <w:rPr>
            <w:rFonts w:ascii="Times New Roman" w:eastAsia="Times New Roman" w:hAnsi="Times New Roman" w:cs="David" w:hint="cs"/>
            <w:sz w:val="24"/>
            <w:szCs w:val="24"/>
            <w:rtl/>
            <w:lang w:eastAsia="he-IL"/>
          </w:rPr>
          <w:delText>*מחק את המיותר</w:delText>
        </w:r>
      </w:del>
    </w:p>
    <w:p w14:paraId="2F91541F" w14:textId="6234436D" w:rsidR="006D2AE3" w:rsidRPr="006D2AE3" w:rsidRDefault="006D2AE3" w:rsidP="009E39B8">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w:t>
      </w:r>
      <w:del w:id="115" w:author="Meryl Etman" w:date="2021-07-05T10:52:00Z">
        <w:r w:rsidRPr="006D2AE3" w:rsidDel="001164B6">
          <w:rPr>
            <w:rFonts w:ascii="Times New Roman" w:eastAsia="Times New Roman" w:hAnsi="Times New Roman" w:cs="David" w:hint="cs"/>
            <w:b/>
            <w:bCs/>
            <w:sz w:val="24"/>
            <w:szCs w:val="24"/>
            <w:rtl/>
            <w:lang w:eastAsia="he-IL"/>
          </w:rPr>
          <w:delText xml:space="preserve">                    </w:delText>
        </w:r>
      </w:del>
      <w:r w:rsidRPr="006D2AE3">
        <w:rPr>
          <w:rFonts w:ascii="Times New Roman" w:eastAsia="Times New Roman" w:hAnsi="Times New Roman" w:cs="David" w:hint="cs"/>
          <w:b/>
          <w:bCs/>
          <w:sz w:val="24"/>
          <w:szCs w:val="24"/>
          <w:rtl/>
          <w:lang w:eastAsia="he-IL"/>
        </w:rPr>
        <w:t xml:space="preserve">  סה"כ: </w:t>
      </w:r>
      <w:del w:id="116" w:author="Meryl Etman" w:date="2021-07-05T10:52:00Z">
        <w:r w:rsidRPr="006D2AE3" w:rsidDel="001164B6">
          <w:rPr>
            <w:rFonts w:ascii="Times New Roman" w:eastAsia="Times New Roman" w:hAnsi="Times New Roman" w:cs="David" w:hint="cs"/>
            <w:b/>
            <w:bCs/>
            <w:sz w:val="24"/>
            <w:szCs w:val="24"/>
            <w:rtl/>
            <w:lang w:eastAsia="he-IL"/>
          </w:rPr>
          <w:delText>______ ___</w:delText>
        </w:r>
      </w:del>
      <w:ins w:id="117" w:author="Meryl Etman" w:date="2021-07-05T10:52:00Z">
        <w:r w:rsidR="001164B6">
          <w:rPr>
            <w:rFonts w:ascii="Times New Roman" w:eastAsia="Times New Roman" w:hAnsi="Times New Roman" w:cs="David" w:hint="cs"/>
            <w:b/>
            <w:bCs/>
            <w:sz w:val="24"/>
            <w:szCs w:val="24"/>
            <w:rtl/>
            <w:lang w:eastAsia="he-IL"/>
          </w:rPr>
          <w:t xml:space="preserve">70,000 </w:t>
        </w:r>
      </w:ins>
      <w:r w:rsidRPr="006D2AE3">
        <w:rPr>
          <w:rFonts w:ascii="Times New Roman" w:eastAsia="Times New Roman" w:hAnsi="Times New Roman" w:cs="David" w:hint="cs"/>
          <w:b/>
          <w:bCs/>
          <w:sz w:val="24"/>
          <w:szCs w:val="24"/>
          <w:rtl/>
          <w:lang w:eastAsia="he-IL"/>
        </w:rPr>
        <w:t>₪</w:t>
      </w:r>
    </w:p>
    <w:p w14:paraId="7554E427" w14:textId="421F6684" w:rsidR="006D2AE3" w:rsidRPr="006D2AE3" w:rsidRDefault="006D2AE3" w:rsidP="008D0F47">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del w:id="118" w:author="Meryl Etman" w:date="2021-07-05T10:53:00Z">
        <w:r w:rsidRPr="006D2AE3" w:rsidDel="001164B6">
          <w:rPr>
            <w:rFonts w:ascii="Times New Roman" w:eastAsia="Times New Roman" w:hAnsi="Times New Roman" w:cs="David" w:hint="cs"/>
            <w:sz w:val="24"/>
            <w:szCs w:val="24"/>
            <w:rtl/>
            <w:lang w:eastAsia="he-IL"/>
          </w:rPr>
          <w:delText xml:space="preserve">תמורת ביצוע שירותי היועץ ישולם </w:delText>
        </w:r>
        <w:r w:rsidRPr="006D2AE3" w:rsidDel="001164B6">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119" w:author="Meryl Etman" w:date="2021-07-05T10:53:00Z">
        <w:r w:rsidR="001164B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 xml:space="preserve"> </w:t>
      </w:r>
    </w:p>
    <w:p w14:paraId="54C1A387" w14:textId="3A8A7E18" w:rsidR="00415999" w:rsidRPr="00DE118F" w:rsidDel="001164B6" w:rsidRDefault="001164B6" w:rsidP="00415999">
      <w:pPr>
        <w:widowControl w:val="0"/>
        <w:spacing w:before="120" w:beforeAutospacing="0" w:after="60" w:afterAutospacing="0" w:line="240" w:lineRule="auto"/>
        <w:ind w:left="720" w:right="-181"/>
        <w:rPr>
          <w:del w:id="120" w:author="Meryl Etman" w:date="2021-07-05T10:53:00Z"/>
          <w:rFonts w:ascii="Times New Roman" w:eastAsia="Times New Roman" w:hAnsi="Times New Roman" w:cs="David"/>
          <w:sz w:val="24"/>
          <w:szCs w:val="24"/>
          <w:rtl/>
          <w:lang w:eastAsia="he-IL"/>
        </w:rPr>
      </w:pPr>
      <w:ins w:id="121" w:author="Meryl Etman" w:date="2021-07-05T10:53:00Z">
        <w:r w:rsidRPr="00DE118F" w:rsidDel="001164B6">
          <w:rPr>
            <w:rFonts w:ascii="Times New Roman" w:eastAsia="Times New Roman" w:hAnsi="Times New Roman" w:cs="David"/>
            <w:sz w:val="24"/>
            <w:szCs w:val="24"/>
            <w:rtl/>
            <w:lang w:eastAsia="he-IL"/>
          </w:rPr>
          <w:t xml:space="preserve"> </w:t>
        </w:r>
      </w:ins>
      <w:del w:id="122" w:author="Meryl Etman" w:date="2021-07-05T10:53:00Z">
        <w:r w:rsidR="00415999" w:rsidRPr="00DE118F" w:rsidDel="001164B6">
          <w:rPr>
            <w:rFonts w:ascii="Times New Roman" w:eastAsia="Times New Roman" w:hAnsi="Times New Roman" w:cs="David"/>
            <w:sz w:val="24"/>
            <w:szCs w:val="24"/>
            <w:rtl/>
            <w:lang w:eastAsia="he-IL"/>
          </w:rPr>
          <w:delText>בסעיף זה:</w:delText>
        </w:r>
      </w:del>
    </w:p>
    <w:p w14:paraId="23AB5985" w14:textId="4FCE00D7" w:rsidR="00415999" w:rsidRPr="00DE118F" w:rsidDel="001164B6" w:rsidRDefault="00415999" w:rsidP="00415999">
      <w:pPr>
        <w:widowControl w:val="0"/>
        <w:spacing w:before="120" w:beforeAutospacing="0" w:after="60" w:afterAutospacing="0" w:line="240" w:lineRule="auto"/>
        <w:ind w:left="720" w:right="-181"/>
        <w:jc w:val="both"/>
        <w:rPr>
          <w:del w:id="123" w:author="Meryl Etman" w:date="2021-07-05T10:53:00Z"/>
          <w:rFonts w:ascii="Times New Roman" w:eastAsia="Times New Roman" w:hAnsi="Times New Roman" w:cs="David"/>
          <w:sz w:val="24"/>
          <w:szCs w:val="24"/>
          <w:rtl/>
          <w:lang w:eastAsia="he-IL"/>
        </w:rPr>
      </w:pPr>
      <w:del w:id="124" w:author="Meryl Etman" w:date="2021-07-05T10:53:00Z">
        <w:r w:rsidRPr="00DE118F" w:rsidDel="001164B6">
          <w:rPr>
            <w:rFonts w:ascii="Times New Roman" w:eastAsia="Times New Roman" w:hAnsi="Times New Roman" w:cs="David"/>
            <w:sz w:val="24"/>
            <w:szCs w:val="24"/>
            <w:rtl/>
            <w:lang w:eastAsia="he-IL"/>
          </w:rPr>
          <w:delText xml:space="preserve">מבנה ראשוני - המבנה שהוקם לראשונה עפ"י תכניותיו של </w:delText>
        </w:r>
        <w:r w:rsidR="009F6985" w:rsidDel="001164B6">
          <w:rPr>
            <w:rFonts w:ascii="Times New Roman" w:eastAsia="Times New Roman" w:hAnsi="Times New Roman" w:cs="David"/>
            <w:sz w:val="24"/>
            <w:szCs w:val="24"/>
            <w:rtl/>
            <w:lang w:eastAsia="he-IL"/>
          </w:rPr>
          <w:delText>היועץ</w:delText>
        </w:r>
        <w:r w:rsidRPr="00DE118F" w:rsidDel="001164B6">
          <w:rPr>
            <w:rFonts w:ascii="Times New Roman" w:eastAsia="Times New Roman" w:hAnsi="Times New Roman" w:cs="David"/>
            <w:sz w:val="24"/>
            <w:szCs w:val="24"/>
            <w:rtl/>
            <w:lang w:eastAsia="he-IL"/>
          </w:rPr>
          <w:delText xml:space="preserve">. </w:delText>
        </w:r>
      </w:del>
    </w:p>
    <w:p w14:paraId="7F96173C" w14:textId="2D031D2F" w:rsidR="00415999" w:rsidRPr="00DE118F" w:rsidDel="001164B6" w:rsidRDefault="00415999" w:rsidP="00415999">
      <w:pPr>
        <w:widowControl w:val="0"/>
        <w:spacing w:before="120" w:beforeAutospacing="0" w:after="60" w:afterAutospacing="0" w:line="240" w:lineRule="auto"/>
        <w:ind w:left="720" w:right="-181"/>
        <w:jc w:val="both"/>
        <w:rPr>
          <w:del w:id="125" w:author="Meryl Etman" w:date="2021-07-05T10:53:00Z"/>
          <w:rFonts w:ascii="Times New Roman" w:eastAsia="Times New Roman" w:hAnsi="Times New Roman" w:cs="David"/>
          <w:sz w:val="24"/>
          <w:szCs w:val="24"/>
          <w:rtl/>
          <w:lang w:eastAsia="he-IL"/>
        </w:rPr>
      </w:pPr>
      <w:del w:id="126" w:author="Meryl Etman" w:date="2021-07-05T10:53:00Z">
        <w:r w:rsidRPr="00DE118F" w:rsidDel="001164B6">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3C06436C" w14:textId="5BE35040" w:rsidR="00415999" w:rsidRPr="00DE118F" w:rsidDel="001164B6" w:rsidRDefault="00415999" w:rsidP="00415999">
      <w:pPr>
        <w:widowControl w:val="0"/>
        <w:spacing w:before="120" w:beforeAutospacing="0" w:after="60" w:afterAutospacing="0" w:line="240" w:lineRule="auto"/>
        <w:ind w:left="720" w:right="-181"/>
        <w:jc w:val="both"/>
        <w:rPr>
          <w:del w:id="127" w:author="Meryl Etman" w:date="2021-07-05T10:53:00Z"/>
          <w:rFonts w:ascii="Times New Roman" w:eastAsia="Times New Roman" w:hAnsi="Times New Roman" w:cs="David"/>
          <w:sz w:val="24"/>
          <w:szCs w:val="24"/>
          <w:rtl/>
          <w:lang w:eastAsia="he-IL"/>
        </w:rPr>
      </w:pPr>
      <w:del w:id="128" w:author="Meryl Etman" w:date="2021-07-05T10:53:00Z">
        <w:r w:rsidRPr="00DE118F" w:rsidDel="001164B6">
          <w:rPr>
            <w:rFonts w:ascii="Times New Roman" w:eastAsia="Times New Roman" w:hAnsi="Times New Roman" w:cs="David"/>
            <w:sz w:val="24"/>
            <w:szCs w:val="24"/>
            <w:rtl/>
            <w:lang w:eastAsia="he-IL"/>
          </w:rPr>
          <w:delText xml:space="preserve">מבנה חוזר - מבנה נוסף המוקם בשלמותו או בחלקו עפ"י תכניותיו של </w:delText>
        </w:r>
        <w:r w:rsidR="009F6985" w:rsidDel="001164B6">
          <w:rPr>
            <w:rFonts w:ascii="Times New Roman" w:eastAsia="Times New Roman" w:hAnsi="Times New Roman" w:cs="David"/>
            <w:sz w:val="24"/>
            <w:szCs w:val="24"/>
            <w:rtl/>
            <w:lang w:eastAsia="he-IL"/>
          </w:rPr>
          <w:delText>היועץ</w:delText>
        </w:r>
        <w:r w:rsidRPr="00DE118F" w:rsidDel="001164B6">
          <w:rPr>
            <w:rFonts w:ascii="Times New Roman" w:eastAsia="Times New Roman" w:hAnsi="Times New Roman" w:cs="David"/>
            <w:sz w:val="24"/>
            <w:szCs w:val="24"/>
            <w:rtl/>
            <w:lang w:eastAsia="he-IL"/>
          </w:rPr>
          <w:delText xml:space="preserve">, על אותו המגרש או במגרש אחר, בין אם על פי תכניות קיימות על כל פרטיהן ובין אם לצורך הקמתו התבקש </w:delText>
        </w:r>
        <w:r w:rsidR="007902DF" w:rsidDel="001164B6">
          <w:rPr>
            <w:rFonts w:ascii="Times New Roman" w:eastAsia="Times New Roman" w:hAnsi="Times New Roman" w:cs="David"/>
            <w:sz w:val="24"/>
            <w:szCs w:val="24"/>
            <w:rtl/>
            <w:lang w:eastAsia="he-IL"/>
          </w:rPr>
          <w:delText>יועץ</w:delText>
        </w:r>
        <w:r w:rsidRPr="00DE118F" w:rsidDel="001164B6">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57554BFE" w14:textId="2E3C00A5" w:rsidR="00415999" w:rsidRPr="00DE118F" w:rsidRDefault="00415999">
      <w:pPr>
        <w:widowControl w:val="0"/>
        <w:spacing w:before="120" w:beforeAutospacing="0" w:after="60" w:afterAutospacing="0" w:line="240" w:lineRule="auto"/>
        <w:ind w:right="-181"/>
        <w:jc w:val="both"/>
        <w:rPr>
          <w:rFonts w:ascii="Times New Roman" w:eastAsia="Times New Roman" w:hAnsi="Times New Roman" w:cs="David"/>
          <w:sz w:val="24"/>
          <w:szCs w:val="24"/>
          <w:rtl/>
          <w:lang w:eastAsia="he-IL"/>
        </w:rPr>
        <w:pPrChange w:id="129" w:author="Meryl Etman" w:date="2021-07-05T10:53:00Z">
          <w:pPr>
            <w:widowControl w:val="0"/>
            <w:spacing w:before="120" w:beforeAutospacing="0" w:after="60" w:afterAutospacing="0" w:line="240" w:lineRule="auto"/>
            <w:ind w:left="720" w:right="-181"/>
            <w:jc w:val="both"/>
          </w:pPr>
        </w:pPrChange>
      </w:pPr>
      <w:del w:id="130" w:author="Meryl Etman" w:date="2021-07-05T10:53:00Z">
        <w:r w:rsidRPr="00DE118F" w:rsidDel="001164B6">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7E512D3B" w14:textId="19C6CD61"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31" w:author="Meryl Etman" w:date="2021-06-30T15:25:00Z">
            <w:r w:rsidR="00FC472A">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32" w:author="Meryl Etman" w:date="2021-06-30T15:27:00Z">
            <w:r w:rsidR="0076796D">
              <w:rPr>
                <w:rFonts w:ascii="Times New Roman" w:eastAsia="Times New Roman" w:hAnsi="Times New Roman" w:cs="David" w:hint="cs"/>
                <w:color w:val="008000"/>
                <w:sz w:val="24"/>
                <w:szCs w:val="24"/>
                <w:rtl/>
              </w:rPr>
              <w:t>בגין</w:t>
            </w:r>
          </w:ins>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1-01T00:00:00Z">
            <w:dateFormat w:val="dd/MM/yyyy"/>
            <w:lid w:val="he-IL"/>
            <w:storeMappedDataAs w:val="dateTime"/>
            <w:calendar w:val="gregorian"/>
          </w:date>
        </w:sdtPr>
        <w:sdtEndPr/>
        <w:sdtContent>
          <w:ins w:id="133" w:author="Meryl Etman" w:date="2021-06-30T15:27:00Z">
            <w:r w:rsidR="0076796D">
              <w:rPr>
                <w:rFonts w:ascii="Times New Roman" w:eastAsia="Times New Roman" w:hAnsi="Times New Roman" w:cs="David" w:hint="cs"/>
                <w:color w:val="008000"/>
                <w:sz w:val="24"/>
                <w:szCs w:val="24"/>
                <w:rtl/>
              </w:rPr>
              <w:t>‏01/01/2021</w:t>
            </w:r>
          </w:ins>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34" w:author="Meryl Etman" w:date="2021-06-30T15:27:00Z">
            <w:r w:rsidR="0076796D">
              <w:rPr>
                <w:rFonts w:ascii="Times New Roman" w:eastAsia="Times New Roman" w:hAnsi="Times New Roman" w:cs="David" w:hint="cs"/>
                <w:color w:val="008000"/>
                <w:sz w:val="24"/>
                <w:szCs w:val="24"/>
                <w:rtl/>
              </w:rPr>
              <w:t>222.8896</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0B412819" w14:textId="77777777" w:rsidR="00415999" w:rsidRPr="001164B6"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DABFDB4"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2A30CC31" w14:textId="42F114EA" w:rsidR="00415999" w:rsidRPr="00DE118F" w:rsidRDefault="00415999" w:rsidP="009E39B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r>
      <w:del w:id="135" w:author="Meryl Etman" w:date="2021-09-14T11:49:00Z">
        <w:r w:rsidRPr="00DE118F" w:rsidDel="00265783">
          <w:rPr>
            <w:rFonts w:ascii="Times New Roman" w:eastAsia="Times New Roman" w:hAnsi="Times New Roman" w:cs="David"/>
            <w:sz w:val="24"/>
            <w:szCs w:val="24"/>
            <w:rtl/>
            <w:lang w:eastAsia="he-IL"/>
          </w:rPr>
          <w:delText>שכר הטרחה יחושב כמכפלת יחידת הדיור שבתכנון ושבכוונת המזמין לבצעם בכל קטע וקטע של הפרויקט במועדו (לדוגמא: אם בקטע א' בכוונת המזמין לבצע 60 יח"ד, ו</w:delText>
        </w:r>
        <w:r w:rsidR="009F6985" w:rsidDel="00265783">
          <w:rPr>
            <w:rFonts w:ascii="Times New Roman" w:eastAsia="Times New Roman" w:hAnsi="Times New Roman" w:cs="David"/>
            <w:sz w:val="24"/>
            <w:szCs w:val="24"/>
            <w:rtl/>
            <w:lang w:eastAsia="he-IL"/>
          </w:rPr>
          <w:delText>היועץ</w:delText>
        </w:r>
        <w:r w:rsidRPr="00DE118F" w:rsidDel="00265783">
          <w:rPr>
            <w:rFonts w:ascii="Times New Roman" w:eastAsia="Times New Roman" w:hAnsi="Times New Roman" w:cs="David"/>
            <w:sz w:val="24"/>
            <w:szCs w:val="24"/>
            <w:rtl/>
            <w:lang w:eastAsia="he-IL"/>
          </w:rPr>
          <w:delText xml:space="preserve"> נדרש לתכנן להקמת 60 יח"ד, יהיה חייב המזמין בתשלום עבור אותן יח"ד בלבד, גם אם התכנון יתאים לקטעים הבאים)</w:delText>
        </w:r>
      </w:del>
      <w:ins w:id="136" w:author="Meryl Etman" w:date="2021-09-14T11:49:00Z">
        <w:r w:rsidR="00265783">
          <w:rPr>
            <w:rFonts w:ascii="Times New Roman" w:eastAsia="Times New Roman" w:hAnsi="Times New Roman" w:cs="David" w:hint="cs"/>
            <w:sz w:val="24"/>
            <w:szCs w:val="24"/>
            <w:rtl/>
            <w:lang w:eastAsia="he-IL"/>
          </w:rPr>
          <w:t>מבוטל</w:t>
        </w:r>
      </w:ins>
      <w:r w:rsidRPr="00DE118F">
        <w:rPr>
          <w:rFonts w:ascii="Times New Roman" w:eastAsia="Times New Roman" w:hAnsi="Times New Roman" w:cs="David"/>
          <w:sz w:val="24"/>
          <w:szCs w:val="24"/>
          <w:rtl/>
          <w:lang w:eastAsia="he-IL"/>
        </w:rPr>
        <w:t xml:space="preserve">. </w:t>
      </w:r>
    </w:p>
    <w:p w14:paraId="2D16398F"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48AB00E9"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634EBBF1"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lastRenderedPageBreak/>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5E8CE976"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7C645FAB" w14:textId="77777777" w:rsidR="001164B6" w:rsidRDefault="001164B6">
      <w:pPr>
        <w:bidi w:val="0"/>
        <w:spacing w:before="0" w:beforeAutospacing="0" w:after="160" w:afterAutospacing="0" w:line="259" w:lineRule="auto"/>
        <w:rPr>
          <w:ins w:id="137" w:author="Meryl Etman" w:date="2021-07-05T10:53:00Z"/>
          <w:rFonts w:ascii="Times New Roman" w:eastAsia="Times New Roman" w:hAnsi="Times New Roman" w:cs="David"/>
          <w:bCs/>
          <w:sz w:val="24"/>
          <w:szCs w:val="24"/>
          <w:u w:val="single"/>
          <w:rtl/>
          <w:lang w:eastAsia="he-IL"/>
        </w:rPr>
      </w:pPr>
      <w:ins w:id="138" w:author="Meryl Etman" w:date="2021-07-05T10:53:00Z">
        <w:r>
          <w:rPr>
            <w:rFonts w:ascii="Times New Roman" w:eastAsia="Times New Roman" w:hAnsi="Times New Roman" w:cs="David"/>
            <w:bCs/>
            <w:sz w:val="24"/>
            <w:szCs w:val="24"/>
            <w:u w:val="single"/>
            <w:rtl/>
            <w:lang w:eastAsia="he-IL"/>
          </w:rPr>
          <w:br w:type="page"/>
        </w:r>
      </w:ins>
    </w:p>
    <w:p w14:paraId="5EE536B2" w14:textId="3C49F5B8"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lastRenderedPageBreak/>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1A703AE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90B3DD"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70512077"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35766BE"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B0D8E6A"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69EB8890" w14:textId="77777777" w:rsidTr="00144C6E">
        <w:trPr>
          <w:gridAfter w:val="1"/>
          <w:wAfter w:w="567" w:type="dxa"/>
        </w:trPr>
        <w:tc>
          <w:tcPr>
            <w:tcW w:w="993" w:type="dxa"/>
            <w:vAlign w:val="bottom"/>
          </w:tcPr>
          <w:p w14:paraId="521D8167"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50FA20DD"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26CB8CF6"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2DCA5992" w14:textId="77777777" w:rsidTr="00144C6E">
        <w:trPr>
          <w:trHeight w:val="340"/>
        </w:trPr>
        <w:tc>
          <w:tcPr>
            <w:tcW w:w="993" w:type="dxa"/>
          </w:tcPr>
          <w:p w14:paraId="0BE2FC4B"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1DF58604" w14:textId="77777777"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6F2306D7"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6798E9AA" w14:textId="77777777" w:rsidTr="00144C6E">
        <w:trPr>
          <w:trHeight w:val="340"/>
        </w:trPr>
        <w:tc>
          <w:tcPr>
            <w:tcW w:w="993" w:type="dxa"/>
          </w:tcPr>
          <w:p w14:paraId="46DB0C6E"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5C78C25C"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w:t>
            </w:r>
            <w:proofErr w:type="spellStart"/>
            <w:r w:rsidRPr="006D2AE3">
              <w:rPr>
                <w:rFonts w:ascii="Times New Roman" w:eastAsia="Times New Roman" w:hAnsi="Times New Roman" w:cs="David" w:hint="cs"/>
                <w:sz w:val="24"/>
                <w:szCs w:val="24"/>
                <w:rtl/>
                <w:lang w:eastAsia="he-IL"/>
              </w:rPr>
              <w:t>תכניות</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1FC51A91"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407DD767" w14:textId="77777777" w:rsidTr="00144C6E">
        <w:trPr>
          <w:trHeight w:val="340"/>
        </w:trPr>
        <w:tc>
          <w:tcPr>
            <w:tcW w:w="993" w:type="dxa"/>
          </w:tcPr>
          <w:p w14:paraId="7049196A"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3F60DE9C"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w:t>
            </w:r>
            <w:proofErr w:type="spellStart"/>
            <w:r w:rsidRPr="006D2AE3">
              <w:rPr>
                <w:rFonts w:ascii="Times New Roman" w:eastAsia="Times New Roman" w:hAnsi="Times New Roman" w:cs="David" w:hint="cs"/>
                <w:sz w:val="24"/>
                <w:szCs w:val="24"/>
                <w:rtl/>
                <w:lang w:eastAsia="he-IL"/>
              </w:rPr>
              <w:t>תכניות</w:t>
            </w:r>
            <w:proofErr w:type="spellEnd"/>
            <w:r w:rsidRPr="006D2AE3">
              <w:rPr>
                <w:rFonts w:ascii="Times New Roman" w:eastAsia="Times New Roman" w:hAnsi="Times New Roman" w:cs="David" w:hint="cs"/>
                <w:sz w:val="24"/>
                <w:szCs w:val="24"/>
                <w:rtl/>
                <w:lang w:eastAsia="he-IL"/>
              </w:rPr>
              <w:t xml:space="preserve"> סופיות לביצוע</w:t>
            </w:r>
            <w:r w:rsidR="00144C6E">
              <w:rPr>
                <w:rFonts w:ascii="Times New Roman" w:eastAsia="Times New Roman" w:hAnsi="Times New Roman" w:cs="David" w:hint="cs"/>
                <w:sz w:val="24"/>
                <w:szCs w:val="24"/>
                <w:rtl/>
              </w:rPr>
              <w:t>...........................................</w:t>
            </w:r>
          </w:p>
        </w:tc>
        <w:tc>
          <w:tcPr>
            <w:tcW w:w="1533" w:type="dxa"/>
            <w:gridSpan w:val="2"/>
          </w:tcPr>
          <w:p w14:paraId="0248DE1E"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0D66A1B6" w14:textId="77777777" w:rsidTr="00144C6E">
        <w:trPr>
          <w:trHeight w:val="340"/>
        </w:trPr>
        <w:tc>
          <w:tcPr>
            <w:tcW w:w="993" w:type="dxa"/>
          </w:tcPr>
          <w:p w14:paraId="36BD4E3B"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176F06AD"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195FDB24"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624B9CD8" w14:textId="77777777" w:rsidTr="00144C6E">
        <w:trPr>
          <w:gridAfter w:val="1"/>
          <w:wAfter w:w="567" w:type="dxa"/>
        </w:trPr>
        <w:tc>
          <w:tcPr>
            <w:tcW w:w="993" w:type="dxa"/>
          </w:tcPr>
          <w:p w14:paraId="35568E59"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549FADE5"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0CDF0190"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09CCF8C4"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17703911"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474A0E0D"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7F09F07F"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3B5C27EE"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5974AF99"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6C816E20"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6AB0E5"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641110FD"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DC5A4E8"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25440C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54707AA"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60FDBCA7" w14:textId="625C103E"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7T00:00:00Z">
            <w:dateFormat w:val="dd/MM/yyyy"/>
            <w:lid w:val="he-IL"/>
            <w:storeMappedDataAs w:val="dateTime"/>
            <w:calendar w:val="gregorian"/>
          </w:date>
        </w:sdtPr>
        <w:sdtEndPr>
          <w:rPr>
            <w:rFonts w:hint="cs"/>
          </w:rPr>
        </w:sdtEndPr>
        <w:sdtContent>
          <w:ins w:id="139" w:author="Meryl Etman" w:date="2021-12-27T08:19:00Z">
            <w:r w:rsidR="00722C55">
              <w:rPr>
                <w:rFonts w:ascii="Times New Roman" w:eastAsia="Times New Roman" w:hAnsi="Times New Roman" w:cs="David" w:hint="cs"/>
                <w:color w:val="008000"/>
                <w:sz w:val="24"/>
                <w:szCs w:val="24"/>
                <w:rtl/>
                <w:lang w:eastAsia="he-IL"/>
              </w:rPr>
              <w:t>‏27/12/2021</w:t>
            </w:r>
          </w:ins>
        </w:sdtContent>
      </w:sdt>
      <w:r w:rsidRPr="00B27B4C">
        <w:rPr>
          <w:rFonts w:ascii="Times New Roman" w:eastAsia="Times New Roman" w:hAnsi="Times New Roman" w:cs="David" w:hint="cs"/>
          <w:bCs/>
          <w:color w:val="FF0000"/>
          <w:sz w:val="24"/>
          <w:szCs w:val="24"/>
          <w:rtl/>
          <w:lang w:eastAsia="he-IL"/>
        </w:rPr>
        <w:br/>
      </w:r>
    </w:p>
    <w:p w14:paraId="013B3FD8"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90CE788" w14:textId="731072B1" w:rsidR="00BE2283" w:rsidRPr="00B27B4C" w:rsidRDefault="00FC472A">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40" w:author="Meryl Etman" w:date="2021-07-05T10:53:00Z">
              <w:pPr>
                <w:widowControl w:val="0"/>
                <w:spacing w:before="0" w:beforeAutospacing="0" w:after="0" w:afterAutospacing="0" w:line="240" w:lineRule="auto"/>
                <w:jc w:val="both"/>
              </w:pPr>
            </w:pPrChange>
          </w:pPr>
          <w:ins w:id="141" w:author="Meryl Etman" w:date="2021-06-30T15:24: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5F1B30BC"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12989EB" w14:textId="77777777" w:rsidR="00BE2283" w:rsidRPr="00B27B4C" w:rsidDel="00A07101" w:rsidRDefault="00BE2283" w:rsidP="00BE2283">
      <w:pPr>
        <w:widowControl w:val="0"/>
        <w:spacing w:before="0" w:beforeAutospacing="0" w:after="0" w:afterAutospacing="0" w:line="240" w:lineRule="auto"/>
        <w:jc w:val="both"/>
        <w:rPr>
          <w:del w:id="142" w:author="Meryl Etman" w:date="2021-07-05T11:33: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19CCC3F" w14:textId="77777777" w:rsidR="00BE2283" w:rsidRPr="00B27B4C" w:rsidRDefault="00BE2283" w:rsidP="002657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754587E"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9D397D1"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73EFAF" w14:textId="2219E118"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3"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4"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5"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BBF06B5"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712A70" w14:textId="74C33F82"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6"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סופרפוזיציה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47" w:author="Meryl Etman" w:date="2021-06-30T15:23:00Z">
            <w:r w:rsidR="00FC472A">
              <w:rPr>
                <w:rFonts w:ascii="Times New Roman" w:eastAsia="Times New Roman" w:hAnsi="Times New Roman" w:cs="David" w:hint="cs"/>
                <w:bCs/>
                <w:color w:val="008000"/>
                <w:sz w:val="24"/>
                <w:szCs w:val="24"/>
                <w:rtl/>
                <w:lang w:eastAsia="he-IL"/>
              </w:rPr>
              <w:t xml:space="preserve">סביוני נצר </w:t>
            </w:r>
            <w:proofErr w:type="spellStart"/>
            <w:r w:rsidR="00FC472A">
              <w:rPr>
                <w:rFonts w:ascii="Times New Roman" w:eastAsia="Times New Roman" w:hAnsi="Times New Roman" w:cs="David" w:hint="cs"/>
                <w:bCs/>
                <w:color w:val="008000"/>
                <w:sz w:val="24"/>
                <w:szCs w:val="24"/>
                <w:rtl/>
                <w:lang w:eastAsia="he-IL"/>
              </w:rPr>
              <w:t>סירני</w:t>
            </w:r>
            <w:proofErr w:type="spellEnd"/>
            <w:r w:rsidR="00FC472A">
              <w:rPr>
                <w:rFonts w:ascii="Times New Roman" w:eastAsia="Times New Roman" w:hAnsi="Times New Roman" w:cs="David" w:hint="cs"/>
                <w:bCs/>
                <w:color w:val="008000"/>
                <w:sz w:val="24"/>
                <w:szCs w:val="24"/>
                <w:rtl/>
                <w:lang w:eastAsia="he-IL"/>
              </w:rPr>
              <w:t xml:space="preserve"> - בניין 31</w:t>
            </w:r>
          </w:ins>
        </w:sdtContent>
      </w:sdt>
      <w:r w:rsidRPr="00B27B4C">
        <w:rPr>
          <w:rFonts w:ascii="Times New Roman" w:eastAsia="Times New Roman" w:hAnsi="Times New Roman" w:cs="David" w:hint="cs"/>
          <w:color w:val="008000"/>
          <w:sz w:val="24"/>
          <w:szCs w:val="24"/>
          <w:rtl/>
          <w:lang w:eastAsia="he-IL"/>
        </w:rPr>
        <w:t>.</w:t>
      </w:r>
    </w:p>
    <w:p w14:paraId="4275FEFA"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C39310" w14:textId="1DCD3CC9"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8"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0EDA946"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83C1CF" w14:textId="532DE8F5"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9"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1AF2B2A"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817EBF5"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8C40006"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41E736"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54FAE0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D3165B"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90D9187"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894B42C" w14:textId="77777777" w:rsidR="00BE2283" w:rsidRPr="00B27B4C" w:rsidDel="00A07101" w:rsidRDefault="00BE2283" w:rsidP="00BE2283">
      <w:pPr>
        <w:widowControl w:val="0"/>
        <w:spacing w:before="0" w:beforeAutospacing="0" w:after="0" w:afterAutospacing="0" w:line="360" w:lineRule="auto"/>
        <w:ind w:left="6480" w:hanging="1151"/>
        <w:jc w:val="both"/>
        <w:rPr>
          <w:del w:id="150" w:author="Meryl Etman" w:date="2021-07-05T11:33: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BD0C471" w14:textId="77777777" w:rsidR="00BE2283" w:rsidRPr="00435A20" w:rsidRDefault="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Change w:id="151" w:author="Meryl Etman" w:date="2021-07-05T11:33:00Z">
          <w:pPr>
            <w:widowControl w:val="0"/>
            <w:spacing w:before="0" w:beforeAutospacing="0" w:after="0" w:afterAutospacing="0" w:line="360" w:lineRule="auto"/>
            <w:ind w:left="5040"/>
            <w:jc w:val="both"/>
          </w:pPr>
        </w:pPrChange>
      </w:pPr>
    </w:p>
    <w:p w14:paraId="230CEF54"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2463FE8" w14:textId="1CDBA99F"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2"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p>
    <w:p w14:paraId="1C0E91AF"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5F79759"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6763B0D"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0C4362A"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325EDE4C"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07101">
        <w:rPr>
          <w:rFonts w:ascii="Times New Roman" w:eastAsia="Times New Roman" w:hAnsi="Times New Roman" w:cs="David"/>
          <w:sz w:val="24"/>
          <w:szCs w:val="24"/>
          <w:rtl/>
          <w:lang w:eastAsia="he-IL"/>
          <w:rPrChange w:id="153" w:author="Meryl Etman" w:date="2021-07-05T11:33:00Z">
            <w:rPr>
              <w:rFonts w:ascii="Times New Roman" w:eastAsia="Times New Roman" w:hAnsi="Times New Roman" w:cs="David"/>
              <w:sz w:val="24"/>
              <w:szCs w:val="24"/>
              <w:highlight w:val="yellow"/>
              <w:rtl/>
              <w:lang w:eastAsia="he-IL"/>
            </w:rPr>
          </w:rPrChange>
        </w:rPr>
        <w:t xml:space="preserve">*מחק </w:t>
      </w:r>
      <w:r w:rsidRPr="00A07101">
        <w:rPr>
          <w:rFonts w:ascii="Times New Roman" w:eastAsia="Times New Roman" w:hAnsi="Times New Roman" w:cs="David" w:hint="eastAsia"/>
          <w:sz w:val="24"/>
          <w:szCs w:val="24"/>
          <w:rtl/>
          <w:lang w:eastAsia="he-IL"/>
          <w:rPrChange w:id="154" w:author="Meryl Etman" w:date="2021-07-05T11:33:00Z">
            <w:rPr>
              <w:rFonts w:ascii="Times New Roman" w:eastAsia="Times New Roman" w:hAnsi="Times New Roman" w:cs="David" w:hint="eastAsia"/>
              <w:sz w:val="24"/>
              <w:szCs w:val="24"/>
              <w:highlight w:val="yellow"/>
              <w:rtl/>
              <w:lang w:eastAsia="he-IL"/>
            </w:rPr>
          </w:rPrChange>
        </w:rPr>
        <w:t>את</w:t>
      </w:r>
      <w:r w:rsidRPr="00A07101">
        <w:rPr>
          <w:rFonts w:ascii="Times New Roman" w:eastAsia="Times New Roman" w:hAnsi="Times New Roman" w:cs="David"/>
          <w:sz w:val="24"/>
          <w:szCs w:val="24"/>
          <w:rtl/>
          <w:lang w:eastAsia="he-IL"/>
          <w:rPrChange w:id="155" w:author="Meryl Etman" w:date="2021-07-05T11:33:00Z">
            <w:rPr>
              <w:rFonts w:ascii="Times New Roman" w:eastAsia="Times New Roman" w:hAnsi="Times New Roman" w:cs="David"/>
              <w:sz w:val="24"/>
              <w:szCs w:val="24"/>
              <w:highlight w:val="yellow"/>
              <w:rtl/>
              <w:lang w:eastAsia="he-IL"/>
            </w:rPr>
          </w:rPrChange>
        </w:rPr>
        <w:t xml:space="preserve"> </w:t>
      </w:r>
      <w:r w:rsidRPr="00A07101">
        <w:rPr>
          <w:rFonts w:ascii="Times New Roman" w:eastAsia="Times New Roman" w:hAnsi="Times New Roman" w:cs="David" w:hint="eastAsia"/>
          <w:sz w:val="24"/>
          <w:szCs w:val="24"/>
          <w:rtl/>
          <w:lang w:eastAsia="he-IL"/>
          <w:rPrChange w:id="156" w:author="Meryl Etman" w:date="2021-07-05T11:33:00Z">
            <w:rPr>
              <w:rFonts w:ascii="Times New Roman" w:eastAsia="Times New Roman" w:hAnsi="Times New Roman" w:cs="David" w:hint="eastAsia"/>
              <w:sz w:val="24"/>
              <w:szCs w:val="24"/>
              <w:highlight w:val="yellow"/>
              <w:rtl/>
              <w:lang w:eastAsia="he-IL"/>
            </w:rPr>
          </w:rPrChange>
        </w:rPr>
        <w:t>המיותר</w:t>
      </w:r>
    </w:p>
    <w:p w14:paraId="7C82D8F4" w14:textId="4A654822" w:rsidR="00BE2283" w:rsidRPr="00776496" w:rsidDel="00A07101" w:rsidRDefault="00BE2283" w:rsidP="00BE2283">
      <w:pPr>
        <w:widowControl w:val="0"/>
        <w:spacing w:before="120" w:beforeAutospacing="0" w:after="60" w:afterAutospacing="0" w:line="240" w:lineRule="auto"/>
        <w:jc w:val="center"/>
        <w:rPr>
          <w:del w:id="157" w:author="Meryl Etman" w:date="2021-07-05T11:33:00Z"/>
          <w:rFonts w:ascii="Times New Roman" w:eastAsia="Times New Roman" w:hAnsi="Times New Roman" w:cs="David"/>
          <w:sz w:val="24"/>
          <w:szCs w:val="24"/>
          <w:rtl/>
          <w:lang w:eastAsia="he-IL"/>
        </w:rPr>
      </w:pPr>
    </w:p>
    <w:p w14:paraId="42CA168E" w14:textId="2A8D1BC4" w:rsidR="00BE2283" w:rsidDel="00A07101" w:rsidRDefault="00BE2283" w:rsidP="00BE2283">
      <w:pPr>
        <w:widowControl w:val="0"/>
        <w:spacing w:before="0" w:beforeAutospacing="0" w:after="0" w:afterAutospacing="0" w:line="240" w:lineRule="auto"/>
        <w:jc w:val="center"/>
        <w:rPr>
          <w:del w:id="158" w:author="Meryl Etman" w:date="2021-07-05T11:33:00Z"/>
          <w:rFonts w:ascii="Times New Roman" w:eastAsia="Times New Roman" w:hAnsi="Times New Roman" w:cs="David"/>
          <w:bCs/>
          <w:sz w:val="24"/>
          <w:szCs w:val="24"/>
          <w:u w:val="single"/>
          <w:rtl/>
          <w:lang w:eastAsia="he-IL"/>
        </w:rPr>
      </w:pPr>
    </w:p>
    <w:p w14:paraId="5DD0209F" w14:textId="026EF8C3" w:rsidR="00BE2283" w:rsidDel="00A07101" w:rsidRDefault="00BE2283" w:rsidP="00BE2283">
      <w:pPr>
        <w:widowControl w:val="0"/>
        <w:spacing w:before="0" w:beforeAutospacing="0" w:after="0" w:afterAutospacing="0" w:line="240" w:lineRule="auto"/>
        <w:jc w:val="center"/>
        <w:rPr>
          <w:del w:id="159" w:author="Meryl Etman" w:date="2021-07-05T11:33:00Z"/>
          <w:rFonts w:ascii="Times New Roman" w:eastAsia="Times New Roman" w:hAnsi="Times New Roman" w:cs="David"/>
          <w:bCs/>
          <w:sz w:val="20"/>
          <w:szCs w:val="24"/>
          <w:u w:val="single"/>
          <w:rtl/>
          <w:lang w:eastAsia="he-IL"/>
        </w:rPr>
      </w:pPr>
    </w:p>
    <w:p w14:paraId="14806834" w14:textId="7649FA0C" w:rsidR="00BE2283" w:rsidDel="00A07101" w:rsidRDefault="00BE2283" w:rsidP="00BE2283">
      <w:pPr>
        <w:widowControl w:val="0"/>
        <w:spacing w:before="0" w:beforeAutospacing="0" w:after="0" w:afterAutospacing="0" w:line="240" w:lineRule="auto"/>
        <w:jc w:val="center"/>
        <w:rPr>
          <w:del w:id="160" w:author="Meryl Etman" w:date="2021-07-05T11:33:00Z"/>
          <w:rFonts w:ascii="Times New Roman" w:eastAsia="Times New Roman" w:hAnsi="Times New Roman" w:cs="David"/>
          <w:bCs/>
          <w:sz w:val="20"/>
          <w:szCs w:val="24"/>
          <w:u w:val="single"/>
          <w:rtl/>
          <w:lang w:eastAsia="he-IL"/>
        </w:rPr>
      </w:pPr>
    </w:p>
    <w:p w14:paraId="1D2A50B5" w14:textId="0F0A9AD2" w:rsidR="00BE2283" w:rsidDel="00A07101" w:rsidRDefault="00BE2283" w:rsidP="00BE2283">
      <w:pPr>
        <w:widowControl w:val="0"/>
        <w:spacing w:before="0" w:beforeAutospacing="0" w:after="0" w:afterAutospacing="0" w:line="240" w:lineRule="auto"/>
        <w:jc w:val="center"/>
        <w:rPr>
          <w:del w:id="161" w:author="Meryl Etman" w:date="2021-07-05T11:33:00Z"/>
          <w:rFonts w:ascii="Times New Roman" w:eastAsia="Times New Roman" w:hAnsi="Times New Roman" w:cs="David"/>
          <w:bCs/>
          <w:sz w:val="20"/>
          <w:szCs w:val="24"/>
          <w:u w:val="single"/>
          <w:rtl/>
          <w:lang w:eastAsia="he-IL"/>
        </w:rPr>
      </w:pPr>
    </w:p>
    <w:p w14:paraId="7B6703F8"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A104797" w14:textId="77777777" w:rsidR="00DA73D0" w:rsidRPr="00232692" w:rsidRDefault="00DA73D0" w:rsidP="00DA73D0">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D97477F" w14:textId="77777777" w:rsidR="00DA73D0" w:rsidRPr="0009511C" w:rsidRDefault="00DA73D0" w:rsidP="00DA73D0">
      <w:pPr>
        <w:widowControl w:val="0"/>
        <w:spacing w:before="0" w:beforeAutospacing="0" w:after="0" w:afterAutospacing="0" w:line="240" w:lineRule="auto"/>
        <w:jc w:val="center"/>
        <w:rPr>
          <w:rFonts w:ascii="David" w:eastAsia="Times New Roman" w:hAnsi="David" w:cs="David"/>
          <w:sz w:val="24"/>
          <w:szCs w:val="24"/>
          <w:lang w:eastAsia="he-IL"/>
        </w:rPr>
      </w:pPr>
    </w:p>
    <w:p w14:paraId="4F9E8C3B" w14:textId="77777777" w:rsidR="00DA73D0" w:rsidRPr="002419E5" w:rsidRDefault="00DA73D0" w:rsidP="00DA73D0">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0769D03" w14:textId="77777777" w:rsidR="00DA73D0" w:rsidRPr="0009511C" w:rsidRDefault="00DA73D0" w:rsidP="00DA73D0">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1722CF2"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043303E1"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3428788D"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0FA57A57"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A530929"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E935485"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51E3800" w14:textId="77777777" w:rsidR="00DA73D0" w:rsidRPr="0009511C" w:rsidRDefault="00DA73D0" w:rsidP="00DA73D0">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w:t>
      </w:r>
      <w:r w:rsidRPr="0009511C">
        <w:rPr>
          <w:rFonts w:ascii="David" w:eastAsia="Calibri" w:hAnsi="David" w:cs="David" w:hint="cs"/>
          <w:sz w:val="24"/>
          <w:szCs w:val="24"/>
          <w:rtl/>
        </w:rPr>
        <w:lastRenderedPageBreak/>
        <w:t>וזאת בכפוף לסעיף אחריות צולבת לפי נחשב הביטוח כאילו נערך בנפרד עבור כל אחד מיחידי המבוטח.  רכוש המזמין ייחשב כרכוש צד שלישי.</w:t>
      </w:r>
    </w:p>
    <w:p w14:paraId="63572EFD"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2B29BB2"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90BB1D7"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0B24519" w14:textId="77777777" w:rsidR="00DA73D0" w:rsidRPr="0009511C" w:rsidRDefault="00DA73D0" w:rsidP="00DA73D0">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29C5B76" w14:textId="77777777" w:rsidR="001164B6" w:rsidRDefault="001164B6">
      <w:pPr>
        <w:bidi w:val="0"/>
        <w:spacing w:before="0" w:beforeAutospacing="0" w:after="160" w:afterAutospacing="0" w:line="259" w:lineRule="auto"/>
        <w:rPr>
          <w:ins w:id="162" w:author="Meryl Etman" w:date="2021-07-05T10:54:00Z"/>
          <w:rFonts w:ascii="David" w:eastAsia="Calibri" w:hAnsi="David" w:cs="David"/>
          <w:sz w:val="24"/>
          <w:szCs w:val="24"/>
          <w:rtl/>
        </w:rPr>
      </w:pPr>
      <w:ins w:id="163" w:author="Meryl Etman" w:date="2021-07-05T10:54:00Z">
        <w:r>
          <w:rPr>
            <w:rFonts w:ascii="David" w:eastAsia="Calibri" w:hAnsi="David" w:cs="David"/>
            <w:sz w:val="24"/>
            <w:szCs w:val="24"/>
            <w:rtl/>
          </w:rPr>
          <w:br w:type="page"/>
        </w:r>
      </w:ins>
    </w:p>
    <w:p w14:paraId="22118835" w14:textId="6C5561F8" w:rsidR="00DA73D0" w:rsidRPr="002419E5" w:rsidRDefault="00DA73D0" w:rsidP="00DA73D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5A30E9B" w14:textId="77777777" w:rsidR="00DA73D0" w:rsidRDefault="00DA73D0" w:rsidP="00DA73D0">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B741060" w14:textId="77777777" w:rsidR="00DA73D0" w:rsidRPr="00400B84" w:rsidRDefault="00DA73D0" w:rsidP="00DA73D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A73D0" w:rsidRPr="0009511C" w14:paraId="0725F898" w14:textId="77777777" w:rsidTr="00F1713B">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EA4F1F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8E3685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A73D0" w:rsidRPr="0009511C" w14:paraId="6944FA5E" w14:textId="77777777" w:rsidTr="00F1713B">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6BE9AC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A73D0" w:rsidRPr="0009511C" w14:paraId="76DB0C4F" w14:textId="77777777" w:rsidTr="00F1713B">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645D0D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F68FEF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A0A8BD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1A4B5B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A73D0" w:rsidRPr="0009511C" w14:paraId="749666E4" w14:textId="77777777" w:rsidTr="00F1713B">
        <w:trPr>
          <w:trHeight w:val="551"/>
        </w:trPr>
        <w:tc>
          <w:tcPr>
            <w:tcW w:w="4068" w:type="dxa"/>
            <w:tcBorders>
              <w:top w:val="single" w:sz="4" w:space="0" w:color="auto"/>
              <w:left w:val="single" w:sz="4" w:space="0" w:color="auto"/>
              <w:bottom w:val="single" w:sz="4" w:space="0" w:color="auto"/>
              <w:right w:val="single" w:sz="4" w:space="0" w:color="auto"/>
            </w:tcBorders>
            <w:hideMark/>
          </w:tcPr>
          <w:p w14:paraId="4C7417B4"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CBE288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625E8E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765F882"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p w14:paraId="5DFB6B57"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151D9D3"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C1E38BD"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p w14:paraId="7E737044"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DA6D717"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p>
        </w:tc>
      </w:tr>
      <w:tr w:rsidR="00DA73D0" w:rsidRPr="0009511C" w14:paraId="58474A1E" w14:textId="77777777" w:rsidTr="00F1713B">
        <w:trPr>
          <w:trHeight w:val="571"/>
        </w:trPr>
        <w:tc>
          <w:tcPr>
            <w:tcW w:w="4068" w:type="dxa"/>
            <w:tcBorders>
              <w:top w:val="single" w:sz="4" w:space="0" w:color="auto"/>
              <w:left w:val="single" w:sz="4" w:space="0" w:color="auto"/>
              <w:bottom w:val="single" w:sz="4" w:space="0" w:color="auto"/>
              <w:right w:val="single" w:sz="4" w:space="0" w:color="auto"/>
            </w:tcBorders>
            <w:hideMark/>
          </w:tcPr>
          <w:p w14:paraId="48F63B5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94FD5B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6C6CE8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ED22D3"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5DCB25"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r>
      <w:tr w:rsidR="00DA73D0" w:rsidRPr="0009511C" w14:paraId="1D972148" w14:textId="77777777" w:rsidTr="00F1713B">
        <w:trPr>
          <w:trHeight w:val="391"/>
        </w:trPr>
        <w:tc>
          <w:tcPr>
            <w:tcW w:w="4068" w:type="dxa"/>
            <w:tcBorders>
              <w:top w:val="single" w:sz="4" w:space="0" w:color="auto"/>
              <w:left w:val="single" w:sz="4" w:space="0" w:color="auto"/>
              <w:bottom w:val="single" w:sz="4" w:space="0" w:color="auto"/>
              <w:right w:val="single" w:sz="4" w:space="0" w:color="auto"/>
            </w:tcBorders>
            <w:hideMark/>
          </w:tcPr>
          <w:p w14:paraId="41F34E8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E18143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CCB6767" w14:textId="77777777" w:rsidR="00DA73D0" w:rsidRPr="0009511C" w:rsidRDefault="00DA73D0" w:rsidP="00F1713B">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4ABED2"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87676B" w14:textId="77777777" w:rsidR="00DA73D0" w:rsidRPr="0009511C" w:rsidRDefault="00DA73D0" w:rsidP="00F1713B">
            <w:pPr>
              <w:spacing w:before="0" w:beforeAutospacing="0" w:after="0" w:afterAutospacing="0" w:line="256" w:lineRule="auto"/>
              <w:rPr>
                <w:rFonts w:ascii="David" w:eastAsia="Calibri" w:hAnsi="David" w:cs="David"/>
                <w:b/>
                <w:sz w:val="24"/>
                <w:szCs w:val="24"/>
                <w:lang w:eastAsia="he-IL"/>
              </w:rPr>
            </w:pPr>
          </w:p>
        </w:tc>
      </w:tr>
    </w:tbl>
    <w:p w14:paraId="49E47D7B" w14:textId="77777777" w:rsidR="00DA73D0" w:rsidRPr="0009511C" w:rsidRDefault="00DA73D0" w:rsidP="00DA73D0">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A73D0" w:rsidRPr="0009511C" w14:paraId="101427EB" w14:textId="77777777" w:rsidTr="00F1713B">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DAEA59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A73D0" w:rsidRPr="0009511C" w14:paraId="30CF4D01" w14:textId="77777777" w:rsidTr="00F1713B">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04C187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25392F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p w14:paraId="4B3A6380"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A0807CF"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1204FA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9D00D5"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535973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3F6D66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F8CC4F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66D7933"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A73D0" w:rsidRPr="0009511C" w14:paraId="61DA863D" w14:textId="77777777" w:rsidTr="00F1713B">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BC9F10A"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D30BFA9"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235849F"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A2D9384"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180FAEE"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C275D5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D34CD7C"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DBC0A0D" w14:textId="77777777" w:rsidR="00DA73D0" w:rsidRPr="0009511C" w:rsidRDefault="00DA73D0" w:rsidP="00F1713B">
            <w:pPr>
              <w:spacing w:before="0" w:beforeAutospacing="0" w:after="0" w:afterAutospacing="0" w:line="256" w:lineRule="auto"/>
              <w:rPr>
                <w:rFonts w:ascii="David" w:eastAsia="Calibri" w:hAnsi="David" w:cs="David"/>
                <w:sz w:val="24"/>
                <w:szCs w:val="24"/>
                <w:lang w:eastAsia="he-IL"/>
              </w:rPr>
            </w:pPr>
          </w:p>
        </w:tc>
      </w:tr>
      <w:tr w:rsidR="00DA73D0" w:rsidRPr="0009511C" w14:paraId="1BD5F0CD"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75CB33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A53414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6FB4E6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1FAAB11"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8817E1E"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AD0480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367E33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384E1C5" w14:textId="77777777" w:rsidR="00DA73D0" w:rsidRPr="0009511C" w:rsidRDefault="00DA73D0" w:rsidP="00F1713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A73D0" w:rsidRPr="0009511C" w14:paraId="09363FC2"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9839EB8"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96CE62A"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1C6B3B2"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EE896B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BEAEFC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EFD8487"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ED203C9"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9E82091" w14:textId="77777777" w:rsidR="00DA73D0" w:rsidRPr="0009511C" w:rsidRDefault="00DA73D0" w:rsidP="00F1713B">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A73D0" w:rsidRPr="0009511C" w14:paraId="75BE6808" w14:textId="77777777" w:rsidTr="00F1713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138AA3B"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5E7481C"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4C66098"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974875B"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6796342"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9E1B378" w14:textId="77777777" w:rsidR="00DA73D0" w:rsidRPr="0009511C" w:rsidRDefault="00DA73D0" w:rsidP="00F1713B">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2AEC9ED" w14:textId="77777777" w:rsidR="00DA73D0" w:rsidRPr="0009511C" w:rsidRDefault="00DA73D0" w:rsidP="00F1713B">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6855FF0" w14:textId="77777777" w:rsidR="00DA73D0" w:rsidRPr="0009511C" w:rsidRDefault="00DA73D0" w:rsidP="00F1713B">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4A9DFD6" w14:textId="77777777" w:rsidR="00DA73D0" w:rsidRPr="0009511C" w:rsidRDefault="00DA73D0" w:rsidP="00DA73D0">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73D0" w:rsidRPr="0009511C" w14:paraId="3776B187" w14:textId="77777777" w:rsidTr="00F1713B">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FCE1FF"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A73D0" w:rsidRPr="0009511C" w14:paraId="1B3CAA73" w14:textId="77777777" w:rsidTr="00F1713B">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F85633B"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163B35B" w14:textId="77777777" w:rsidR="00DA73D0" w:rsidRPr="0009511C" w:rsidRDefault="00DA73D0" w:rsidP="00DA73D0">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73D0" w:rsidRPr="0009511C" w14:paraId="1B2A4ADA" w14:textId="77777777" w:rsidTr="00F1713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8E458A9"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A73D0" w:rsidRPr="0009511C" w14:paraId="7AF8864E" w14:textId="77777777" w:rsidTr="00F1713B">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0864B03" w14:textId="77777777" w:rsidR="00DA73D0" w:rsidRPr="0009511C" w:rsidRDefault="00DA73D0" w:rsidP="00F1713B">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B4564D5"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p w14:paraId="203A1B05"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A6BC0" w:rsidRPr="0009511C" w14:paraId="47729F38" w14:textId="77777777" w:rsidTr="007746D3">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02B47E9" w14:textId="77777777" w:rsidR="00DA6BC0" w:rsidRPr="0009511C" w:rsidRDefault="00DA6BC0" w:rsidP="007746D3">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A6BC0" w:rsidRPr="0009511C" w14:paraId="71FF7E24" w14:textId="77777777" w:rsidTr="007746D3">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352FEA3" w14:textId="77777777" w:rsidR="00DA6BC0" w:rsidRPr="0009511C" w:rsidRDefault="00DA6BC0" w:rsidP="007746D3">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1971D7E" w14:textId="77777777" w:rsidR="00DA6BC0" w:rsidRDefault="00DA6BC0" w:rsidP="00DA73D0">
      <w:pPr>
        <w:spacing w:before="0" w:beforeAutospacing="0" w:after="200" w:afterAutospacing="0" w:line="276" w:lineRule="auto"/>
        <w:rPr>
          <w:rFonts w:ascii="David" w:eastAsia="Calibri" w:hAnsi="David" w:cs="David"/>
          <w:b/>
          <w:bCs/>
          <w:sz w:val="24"/>
          <w:szCs w:val="24"/>
          <w:u w:val="single"/>
          <w:rtl/>
          <w:lang w:eastAsia="he-IL"/>
        </w:rPr>
      </w:pPr>
    </w:p>
    <w:p w14:paraId="4D5352B3" w14:textId="77777777" w:rsidR="00DA73D0" w:rsidRPr="0009511C" w:rsidRDefault="00DA73D0" w:rsidP="00DA73D0">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0987479" w14:textId="77777777" w:rsidR="00BE2283" w:rsidRPr="00BD794C" w:rsidRDefault="00BE2283" w:rsidP="00BE228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B8F875" w14:textId="77777777" w:rsidR="00DA6BC0" w:rsidRDefault="00DA6BC0"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A208AAE" w14:textId="77777777" w:rsidR="006D2AE3" w:rsidRPr="006D2AE3" w:rsidRDefault="006D2AE3" w:rsidP="00DA73D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3D74F77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B45C02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4DE8AB8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08FEF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5E2AD21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BCA1C8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B49FDD"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proofErr w:type="spellStart"/>
      <w:r w:rsidR="001743FC">
        <w:rPr>
          <w:rFonts w:ascii="Times New Roman" w:eastAsia="Times New Roman" w:hAnsi="Times New Roman" w:cs="David" w:hint="cs"/>
          <w:sz w:val="24"/>
          <w:szCs w:val="24"/>
          <w:rtl/>
          <w:lang w:eastAsia="he-IL"/>
        </w:rPr>
        <w:t>וב</w:t>
      </w:r>
      <w:proofErr w:type="spellEnd"/>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 xml:space="preserve">הכולל את </w:t>
      </w:r>
      <w:proofErr w:type="spellStart"/>
      <w:r w:rsidR="001743FC">
        <w:rPr>
          <w:rFonts w:ascii="Times New Roman" w:eastAsia="Times New Roman" w:hAnsi="Times New Roman" w:cs="David"/>
          <w:sz w:val="24"/>
          <w:szCs w:val="24"/>
          <w:rtl/>
          <w:lang w:eastAsia="he-IL"/>
        </w:rPr>
        <w:t>ת</w:t>
      </w:r>
      <w:r w:rsidRPr="006D2AE3">
        <w:rPr>
          <w:rFonts w:ascii="Times New Roman" w:eastAsia="Times New Roman" w:hAnsi="Times New Roman" w:cs="David"/>
          <w:sz w:val="24"/>
          <w:szCs w:val="24"/>
          <w:rtl/>
          <w:lang w:eastAsia="he-IL"/>
        </w:rPr>
        <w:t>כניות</w:t>
      </w:r>
      <w:proofErr w:type="spellEnd"/>
      <w:r w:rsidRPr="006D2AE3">
        <w:rPr>
          <w:rFonts w:ascii="Times New Roman" w:eastAsia="Times New Roman" w:hAnsi="Times New Roman" w:cs="David"/>
          <w:sz w:val="24"/>
          <w:szCs w:val="24"/>
          <w:rtl/>
          <w:lang w:eastAsia="he-IL"/>
        </w:rPr>
        <w:t xml:space="preserve"> כל המתכננים והיועצים</w:t>
      </w:r>
      <w:r w:rsidRPr="006D2AE3">
        <w:rPr>
          <w:rFonts w:ascii="Times New Roman" w:eastAsia="Times New Roman" w:hAnsi="Times New Roman" w:cs="David" w:hint="cs"/>
          <w:sz w:val="24"/>
          <w:szCs w:val="24"/>
          <w:rtl/>
          <w:lang w:eastAsia="he-IL"/>
        </w:rPr>
        <w:t>.</w:t>
      </w:r>
    </w:p>
    <w:p w14:paraId="4365A5B2"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2D927149"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proofErr w:type="spellStart"/>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6610CC44"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2D79493C"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20FB584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576F263"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כל שאר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הביצוע המתחייבות מכל תקן ודין, לרבות אך לא רק מחלקיו השונים של ת"י 1547 -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ביצוע לבניינים ולעבודות פיתוח סביבתי".</w:t>
      </w:r>
    </w:p>
    <w:p w14:paraId="1F3DA23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843707"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 xml:space="preserve">כל המסמכים </w:t>
      </w:r>
      <w:proofErr w:type="spellStart"/>
      <w:r w:rsidRPr="006D2AE3">
        <w:rPr>
          <w:rFonts w:ascii="Times New Roman" w:eastAsia="Times New Roman" w:hAnsi="Times New Roman" w:cs="David"/>
          <w:sz w:val="24"/>
          <w:szCs w:val="24"/>
          <w:rtl/>
          <w:lang w:eastAsia="he-IL"/>
        </w:rPr>
        <w:t>והתכניות</w:t>
      </w:r>
      <w:proofErr w:type="spellEnd"/>
      <w:r w:rsidRPr="006D2AE3">
        <w:rPr>
          <w:rFonts w:ascii="Times New Roman" w:eastAsia="Times New Roman" w:hAnsi="Times New Roman" w:cs="David"/>
          <w:sz w:val="24"/>
          <w:szCs w:val="24"/>
          <w:rtl/>
          <w:lang w:eastAsia="he-IL"/>
        </w:rPr>
        <w:t xml:space="preserve"> יערכו בשפה העברית.</w:t>
      </w:r>
    </w:p>
    <w:p w14:paraId="5D3FB95E"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70B74355"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19EFB35"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B17E651"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EB5E8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966E96"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1D288A"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DA90AE1" w14:textId="77BD7A8B" w:rsidR="00E2151E" w:rsidRPr="00B27B4C" w:rsidRDefault="00592246"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4" w:author="Meryl Etman" w:date="2021-06-30T15:24:00Z">
            <w:r w:rsidR="00FC472A">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FC472A">
              <w:rPr>
                <w:rFonts w:ascii="Times New Roman" w:eastAsia="Times New Roman" w:hAnsi="Times New Roman" w:cs="David" w:hint="cs"/>
                <w:color w:val="008000"/>
                <w:sz w:val="24"/>
                <w:szCs w:val="24"/>
                <w:rtl/>
                <w:lang w:eastAsia="he-IL"/>
              </w:rPr>
              <w:br/>
              <w:t>יוני נתניהו 1 ג' אור יהודה</w:t>
            </w:r>
            <w:r w:rsidR="00FC472A">
              <w:rPr>
                <w:rFonts w:ascii="Times New Roman" w:eastAsia="Times New Roman" w:hAnsi="Times New Roman" w:cs="David" w:hint="cs"/>
                <w:color w:val="008000"/>
                <w:sz w:val="24"/>
                <w:szCs w:val="24"/>
                <w:rtl/>
                <w:lang w:eastAsia="he-IL"/>
              </w:rPr>
              <w:br/>
              <w:t>558075404</w:t>
            </w:r>
            <w:r w:rsidR="00FC472A">
              <w:rPr>
                <w:rFonts w:ascii="Times New Roman" w:eastAsia="Times New Roman" w:hAnsi="Times New Roman" w:cs="David" w:hint="cs"/>
                <w:color w:val="008000"/>
                <w:sz w:val="24"/>
                <w:szCs w:val="24"/>
                <w:rtl/>
                <w:lang w:eastAsia="he-IL"/>
              </w:rPr>
              <w:br/>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29131DED"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D6FCBD0"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EAC5AD"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DAE52E4"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3AED4E4" w14:textId="5DE31C04"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5"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66" w:author="Meryl Etman" w:date="2021-06-30T15:23:00Z">
            <w:r w:rsidR="00FC472A">
              <w:rPr>
                <w:rFonts w:ascii="Times New Roman" w:eastAsia="Times New Roman" w:hAnsi="Times New Roman" w:cs="David"/>
                <w:color w:val="008000"/>
                <w:sz w:val="24"/>
                <w:szCs w:val="24"/>
                <w:rtl/>
                <w:lang w:eastAsia="he-IL"/>
              </w:rPr>
              <w:t xml:space="preserve">סביוני נצר </w:t>
            </w:r>
            <w:proofErr w:type="spellStart"/>
            <w:r w:rsidR="00FC472A">
              <w:rPr>
                <w:rFonts w:ascii="Times New Roman" w:eastAsia="Times New Roman" w:hAnsi="Times New Roman" w:cs="David"/>
                <w:color w:val="008000"/>
                <w:sz w:val="24"/>
                <w:szCs w:val="24"/>
                <w:rtl/>
                <w:lang w:eastAsia="he-IL"/>
              </w:rPr>
              <w:t>סירני</w:t>
            </w:r>
          </w:ins>
          <w:proofErr w:type="spellEnd"/>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67" w:author="Meryl Etman" w:date="2021-06-30T15:23:00Z">
            <w:r w:rsidR="00FC472A">
              <w:rPr>
                <w:rFonts w:ascii="Times New Roman" w:eastAsia="Times New Roman" w:hAnsi="Times New Roman" w:cs="David" w:hint="cs"/>
                <w:color w:val="008000"/>
                <w:sz w:val="24"/>
                <w:szCs w:val="24"/>
                <w:rtl/>
              </w:rPr>
              <w:t>תאום מערכות</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529DD0F"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2126510"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BBDDC4"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37A8EE"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588E8D"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6173C4"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7A2F70E"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EC9E31"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7D89ED"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2137EB"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96AFEA5" w14:textId="4FC4CCAE" w:rsidR="00E2151E" w:rsidRPr="00B27B4C" w:rsidRDefault="00592246"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8"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p>
    <w:p w14:paraId="18B7FCB3"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5662323"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A5ED3D4"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2F124E3"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820ED22"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623614EE"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FCDD7A9" w14:textId="46D530B5"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69" w:author="Meryl Etman" w:date="2021-06-30T15:24:00Z">
            <w:r w:rsidR="00FC472A">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FC472A">
              <w:rPr>
                <w:rFonts w:ascii="Times New Roman" w:eastAsia="Times New Roman" w:hAnsi="Times New Roman" w:cs="David" w:hint="cs"/>
                <w:color w:val="008000"/>
                <w:sz w:val="24"/>
                <w:szCs w:val="24"/>
                <w:rtl/>
                <w:lang w:eastAsia="he-IL"/>
              </w:rPr>
              <w:br/>
              <w:t>יוני נתניהו 1 ג' אור יהודה</w:t>
            </w:r>
            <w:r w:rsidR="00FC472A">
              <w:rPr>
                <w:rFonts w:ascii="Times New Roman" w:eastAsia="Times New Roman" w:hAnsi="Times New Roman" w:cs="David" w:hint="cs"/>
                <w:color w:val="008000"/>
                <w:sz w:val="24"/>
                <w:szCs w:val="24"/>
                <w:rtl/>
                <w:lang w:eastAsia="he-IL"/>
              </w:rPr>
              <w:br/>
              <w:t>558075404</w:t>
            </w:r>
            <w:r w:rsidR="00FC472A">
              <w:rPr>
                <w:rFonts w:ascii="Times New Roman" w:eastAsia="Times New Roman" w:hAnsi="Times New Roman" w:cs="David" w:hint="cs"/>
                <w:color w:val="008000"/>
                <w:sz w:val="24"/>
                <w:szCs w:val="24"/>
                <w:rtl/>
                <w:lang w:eastAsia="he-IL"/>
              </w:rPr>
              <w:br/>
            </w:r>
          </w:ins>
        </w:sdtContent>
      </w:sdt>
    </w:p>
    <w:p w14:paraId="26D7492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1D75E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014186A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D84734" w14:textId="043DF282"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70" w:author="Meryl Etman" w:date="2021-06-30T15:23:00Z">
            <w:r w:rsidR="00FC472A">
              <w:rPr>
                <w:rFonts w:ascii="Times New Roman" w:eastAsia="Times New Roman" w:hAnsi="Times New Roman" w:cs="David" w:hint="cs"/>
                <w:color w:val="008000"/>
                <w:sz w:val="24"/>
                <w:szCs w:val="24"/>
                <w:rtl/>
                <w:lang w:eastAsia="he-IL"/>
              </w:rPr>
              <w:t xml:space="preserve">סביוני נצר </w:t>
            </w:r>
            <w:proofErr w:type="spellStart"/>
            <w:r w:rsidR="00FC472A">
              <w:rPr>
                <w:rFonts w:ascii="Times New Roman" w:eastAsia="Times New Roman" w:hAnsi="Times New Roman" w:cs="David" w:hint="cs"/>
                <w:color w:val="008000"/>
                <w:sz w:val="24"/>
                <w:szCs w:val="24"/>
                <w:rtl/>
                <w:lang w:eastAsia="he-IL"/>
              </w:rPr>
              <w:t>סירני</w:t>
            </w:r>
          </w:ins>
          <w:proofErr w:type="spellEnd"/>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7T00:00:00Z">
            <w:dateFormat w:val="dd/MM/yyyy"/>
            <w:lid w:val="he-IL"/>
            <w:storeMappedDataAs w:val="dateTime"/>
            <w:calendar w:val="gregorian"/>
          </w:date>
        </w:sdtPr>
        <w:sdtEndPr>
          <w:rPr>
            <w:rFonts w:hint="cs"/>
          </w:rPr>
        </w:sdtEndPr>
        <w:sdtContent>
          <w:ins w:id="171" w:author="Meryl Etman" w:date="2021-12-27T08:19:00Z">
            <w:r w:rsidR="00722C55">
              <w:rPr>
                <w:rFonts w:ascii="Times New Roman" w:eastAsia="Times New Roman" w:hAnsi="Times New Roman" w:cs="David" w:hint="cs"/>
                <w:color w:val="008000"/>
                <w:sz w:val="24"/>
                <w:szCs w:val="24"/>
                <w:rtl/>
                <w:lang w:eastAsia="he-IL"/>
              </w:rPr>
              <w:t>‏27/12/2021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930841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54912E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66A42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FB502A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E3486D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025670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5ED721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3EEFA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67D2AC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DF860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24F9E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1930FF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D77D4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2EDAF69"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36F3156"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BC487D5"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D9BDD2E"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F810FA4"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541EFED" w14:textId="47CB3936"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2" w:author="Meryl Etman" w:date="2021-06-30T15:25:00Z">
            <w:r w:rsidR="00FC472A">
              <w:rPr>
                <w:rFonts w:ascii="Times New Roman" w:eastAsia="Times New Roman" w:hAnsi="Times New Roman" w:cs="David"/>
                <w:color w:val="008000"/>
                <w:sz w:val="24"/>
                <w:szCs w:val="24"/>
                <w:rtl/>
                <w:lang w:eastAsia="he-IL"/>
              </w:rPr>
              <w:t>מימוני הנדסה ויעוץ בע"מ</w:t>
            </w:r>
          </w:ins>
        </w:sdtContent>
      </w:sdt>
    </w:p>
    <w:p w14:paraId="0D9E3FED"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071EF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B3CE37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9EE58D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7D3147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7C3C87A"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CEEEE93"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54359B7"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3D592EE"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37278F3"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996B680"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05E43D7F"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2017E151"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F2BB266" w14:textId="77777777" w:rsidR="00E2151E" w:rsidRPr="0047052D" w:rsidDel="001164B6" w:rsidRDefault="00E2151E" w:rsidP="00E2151E">
      <w:pPr>
        <w:widowControl w:val="0"/>
        <w:spacing w:before="0" w:beforeAutospacing="0" w:after="0" w:afterAutospacing="0" w:line="240" w:lineRule="auto"/>
        <w:jc w:val="both"/>
        <w:rPr>
          <w:del w:id="173" w:author="Meryl Etman" w:date="2021-07-05T10:54:00Z"/>
        </w:rPr>
      </w:pPr>
    </w:p>
    <w:p w14:paraId="5A67C1F4" w14:textId="77777777" w:rsidR="001A69D5" w:rsidRPr="006D2AE3" w:rsidRDefault="001A69D5">
      <w:pPr>
        <w:widowControl w:val="0"/>
        <w:spacing w:before="0" w:beforeAutospacing="0" w:after="0" w:afterAutospacing="0" w:line="240" w:lineRule="auto"/>
        <w:outlineLvl w:val="7"/>
        <w:rPr>
          <w:rtl/>
        </w:rPr>
        <w:pPrChange w:id="174" w:author="Meryl Etman" w:date="2021-07-05T10:54:00Z">
          <w:pPr>
            <w:widowControl w:val="0"/>
            <w:spacing w:before="0" w:beforeAutospacing="0" w:after="0" w:afterAutospacing="0" w:line="240" w:lineRule="auto"/>
            <w:jc w:val="center"/>
            <w:outlineLvl w:val="7"/>
          </w:pPr>
        </w:pPrChange>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ED440" w14:textId="77777777" w:rsidR="00460340" w:rsidRDefault="00460340" w:rsidP="00AF234B">
      <w:pPr>
        <w:spacing w:before="0" w:after="0" w:line="240" w:lineRule="auto"/>
      </w:pPr>
      <w:r>
        <w:separator/>
      </w:r>
    </w:p>
  </w:endnote>
  <w:endnote w:type="continuationSeparator" w:id="0">
    <w:p w14:paraId="12CB023E" w14:textId="77777777" w:rsidR="00460340" w:rsidRDefault="00460340" w:rsidP="00AF234B">
      <w:pPr>
        <w:spacing w:before="0" w:after="0" w:line="240" w:lineRule="auto"/>
      </w:pPr>
      <w:r>
        <w:continuationSeparator/>
      </w:r>
    </w:p>
  </w:endnote>
  <w:endnote w:type="continuationNotice" w:id="1">
    <w:p w14:paraId="5623C398" w14:textId="77777777" w:rsidR="00460340" w:rsidRDefault="0046034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91"/>
      <w:gridCol w:w="2810"/>
      <w:gridCol w:w="232"/>
      <w:gridCol w:w="1041"/>
      <w:gridCol w:w="1822"/>
    </w:tblGrid>
    <w:tr w:rsidR="00460340" w:rsidRPr="00F9528C" w14:paraId="583E56C8" w14:textId="77777777" w:rsidTr="00F1713B">
      <w:tc>
        <w:tcPr>
          <w:tcW w:w="753" w:type="dxa"/>
        </w:tcPr>
        <w:p w14:paraId="3D16293B"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6387FDF" w14:textId="4B179C1E" w:rsidR="00460340" w:rsidRPr="00F9528C" w:rsidRDefault="00460340" w:rsidP="00F1713B">
              <w:pPr>
                <w:tabs>
                  <w:tab w:val="center" w:pos="4153"/>
                  <w:tab w:val="right" w:pos="8306"/>
                </w:tabs>
                <w:spacing w:before="0" w:after="0" w:line="240" w:lineRule="auto"/>
                <w:rPr>
                  <w:rFonts w:ascii="David" w:hAnsi="David"/>
                  <w:color w:val="00B0F0"/>
                  <w:sz w:val="20"/>
                  <w:szCs w:val="20"/>
                  <w:rtl/>
                </w:rPr>
              </w:pPr>
              <w:ins w:id="175" w:author="Meryl Etman" w:date="2021-06-30T15:23:00Z">
                <w:r>
                  <w:rPr>
                    <w:rFonts w:ascii="David" w:hAnsi="David"/>
                    <w:color w:val="00B0F0"/>
                    <w:sz w:val="20"/>
                    <w:szCs w:val="20"/>
                    <w:rtl/>
                  </w:rPr>
                  <w:t xml:space="preserve">סביוני נצר </w:t>
                </w:r>
                <w:proofErr w:type="spellStart"/>
                <w:r>
                  <w:rPr>
                    <w:rFonts w:ascii="David" w:hAnsi="David"/>
                    <w:color w:val="00B0F0"/>
                    <w:sz w:val="20"/>
                    <w:szCs w:val="20"/>
                    <w:rtl/>
                  </w:rPr>
                  <w:t>סירני</w:t>
                </w:r>
                <w:proofErr w:type="spellEnd"/>
                <w:r>
                  <w:rPr>
                    <w:rFonts w:ascii="David" w:hAnsi="David"/>
                    <w:color w:val="00B0F0"/>
                    <w:sz w:val="20"/>
                    <w:szCs w:val="20"/>
                    <w:rtl/>
                  </w:rPr>
                  <w:t xml:space="preserve"> - בניין 31</w:t>
                </w:r>
              </w:ins>
            </w:p>
          </w:tc>
        </w:sdtContent>
      </w:sdt>
      <w:tc>
        <w:tcPr>
          <w:tcW w:w="2232" w:type="dxa"/>
        </w:tcPr>
        <w:p w14:paraId="108E53C6"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סופרפוזיציה</w:t>
              </w:r>
            </w:sdtContent>
          </w:sdt>
        </w:p>
      </w:tc>
      <w:tc>
        <w:tcPr>
          <w:tcW w:w="236" w:type="dxa"/>
        </w:tcPr>
        <w:p w14:paraId="3F308A87" w14:textId="77777777" w:rsidR="00460340" w:rsidRPr="00F9528C" w:rsidRDefault="00460340" w:rsidP="00F1713B">
          <w:pPr>
            <w:tabs>
              <w:tab w:val="center" w:pos="4153"/>
              <w:tab w:val="right" w:pos="8306"/>
            </w:tabs>
            <w:spacing w:before="0" w:after="0" w:line="240" w:lineRule="auto"/>
            <w:rPr>
              <w:rFonts w:ascii="David" w:hAnsi="David"/>
              <w:sz w:val="16"/>
              <w:szCs w:val="16"/>
              <w:rtl/>
            </w:rPr>
          </w:pPr>
        </w:p>
      </w:tc>
      <w:tc>
        <w:tcPr>
          <w:tcW w:w="1129" w:type="dxa"/>
        </w:tcPr>
        <w:p w14:paraId="443F2E57"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6E19C84" w14:textId="6AF601CE" w:rsidR="00460340" w:rsidRPr="00F9528C" w:rsidRDefault="00460340" w:rsidP="00F1713B">
              <w:pPr>
                <w:tabs>
                  <w:tab w:val="center" w:pos="4153"/>
                  <w:tab w:val="right" w:pos="8306"/>
                </w:tabs>
                <w:spacing w:before="0" w:after="0" w:line="240" w:lineRule="auto"/>
                <w:rPr>
                  <w:rFonts w:ascii="David" w:hAnsi="David"/>
                  <w:sz w:val="20"/>
                  <w:szCs w:val="20"/>
                  <w:rtl/>
                </w:rPr>
              </w:pPr>
              <w:del w:id="176" w:author="Meryl Etman" w:date="2021-06-30T15:22:00Z">
                <w:r w:rsidDel="00FC472A">
                  <w:rPr>
                    <w:rFonts w:ascii="David" w:hAnsi="David" w:hint="cs"/>
                    <w:sz w:val="20"/>
                    <w:szCs w:val="20"/>
                  </w:rPr>
                  <w:delText>CONT-5-674</w:delText>
                </w:r>
              </w:del>
              <w:ins w:id="177" w:author="Meryl Etman" w:date="2021-06-30T15:22:00Z">
                <w:r>
                  <w:rPr>
                    <w:rFonts w:ascii="David" w:hAnsi="David" w:hint="cs"/>
                    <w:sz w:val="20"/>
                    <w:szCs w:val="20"/>
                  </w:rPr>
                  <w:t>CO</w:t>
                </w:r>
                <w:r>
                  <w:rPr>
                    <w:rFonts w:ascii="David" w:hAnsi="David" w:hint="cs"/>
                    <w:sz w:val="20"/>
                    <w:szCs w:val="20"/>
                    <w:rtl/>
                  </w:rPr>
                  <w:t>NT-10-2075</w:t>
                </w:r>
              </w:ins>
            </w:p>
          </w:tc>
        </w:sdtContent>
      </w:sdt>
    </w:tr>
    <w:tr w:rsidR="00460340" w:rsidRPr="00F9528C" w14:paraId="6CE44B92" w14:textId="77777777" w:rsidTr="00F1713B">
      <w:tc>
        <w:tcPr>
          <w:tcW w:w="753" w:type="dxa"/>
        </w:tcPr>
        <w:p w14:paraId="6A9426E6"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0A52324" w14:textId="7A69FC17" w:rsidR="00460340" w:rsidRPr="00F9528C" w:rsidRDefault="00460340" w:rsidP="00F1713B">
              <w:pPr>
                <w:tabs>
                  <w:tab w:val="center" w:pos="4153"/>
                  <w:tab w:val="right" w:pos="8306"/>
                </w:tabs>
                <w:spacing w:before="0" w:after="0" w:line="240" w:lineRule="auto"/>
                <w:rPr>
                  <w:rFonts w:ascii="David" w:hAnsi="David"/>
                  <w:color w:val="00B0F0"/>
                  <w:sz w:val="20"/>
                  <w:szCs w:val="20"/>
                  <w:rtl/>
                </w:rPr>
              </w:pPr>
              <w:ins w:id="178" w:author="Meryl Etman" w:date="2021-06-30T15:25:00Z">
                <w:r>
                  <w:rPr>
                    <w:rFonts w:ascii="David" w:hAnsi="David"/>
                    <w:color w:val="00B0F0"/>
                    <w:sz w:val="20"/>
                    <w:szCs w:val="20"/>
                    <w:rtl/>
                  </w:rPr>
                  <w:t>מימוני הנדסה ויעוץ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60340" w:rsidRPr="00F9528C" w14:paraId="2B146AB6" w14:textId="77777777" w:rsidTr="00F1713B">
            <w:trPr>
              <w:trHeight w:val="201"/>
            </w:trPr>
            <w:tc>
              <w:tcPr>
                <w:tcW w:w="926" w:type="dxa"/>
              </w:tcPr>
              <w:p w14:paraId="6A41F0E5"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EC372B4" w14:textId="2D81EFC6" w:rsidR="00460340" w:rsidRPr="00F9528C" w:rsidRDefault="00460340" w:rsidP="00F1713B">
                    <w:pPr>
                      <w:tabs>
                        <w:tab w:val="center" w:pos="4153"/>
                        <w:tab w:val="right" w:pos="8306"/>
                      </w:tabs>
                      <w:spacing w:before="0" w:after="0" w:line="240" w:lineRule="auto"/>
                      <w:ind w:left="1" w:hanging="1"/>
                      <w:rPr>
                        <w:rFonts w:ascii="David" w:hAnsi="David"/>
                        <w:color w:val="00B0F0"/>
                        <w:sz w:val="20"/>
                        <w:szCs w:val="20"/>
                        <w:rtl/>
                      </w:rPr>
                    </w:pPr>
                    <w:del w:id="179" w:author="Meryl Etman" w:date="2021-07-05T11:28:00Z">
                      <w:r w:rsidDel="00460340">
                        <w:rPr>
                          <w:rFonts w:ascii="David" w:hAnsi="David"/>
                          <w:color w:val="00B0F0"/>
                          <w:sz w:val="20"/>
                          <w:szCs w:val="20"/>
                          <w:rtl/>
                        </w:rPr>
                        <w:delText>0.2</w:delText>
                      </w:r>
                    </w:del>
                    <w:ins w:id="180" w:author="Meryl Etman" w:date="2021-12-27T08:19:00Z">
                      <w:r w:rsidR="00722C55">
                        <w:rPr>
                          <w:rFonts w:ascii="David" w:hAnsi="David"/>
                          <w:color w:val="00B0F0"/>
                          <w:sz w:val="20"/>
                          <w:szCs w:val="20"/>
                          <w:rtl/>
                        </w:rPr>
                        <w:t>0.6</w:t>
                      </w:r>
                    </w:ins>
                  </w:p>
                </w:tc>
              </w:sdtContent>
            </w:sdt>
          </w:tr>
        </w:tbl>
        <w:p w14:paraId="494EA3C1"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p>
      </w:tc>
      <w:tc>
        <w:tcPr>
          <w:tcW w:w="236" w:type="dxa"/>
        </w:tcPr>
        <w:p w14:paraId="68ED0292"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p>
      </w:tc>
      <w:tc>
        <w:tcPr>
          <w:tcW w:w="1129" w:type="dxa"/>
        </w:tcPr>
        <w:p w14:paraId="6788849C"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B545240" w14:textId="18BBA49A" w:rsidR="00460340" w:rsidRPr="00F9528C" w:rsidRDefault="00592246" w:rsidP="00F1713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81" w:author="Meryl Etman" w:date="2021-06-30T15:22:00Z">
                <w:del w:id="182" w:author="Meryl Etman [2]" w:date="2021-12-27T08:20:00Z">
                  <w:r w:rsidR="00460340" w:rsidDel="00592246">
                    <w:rPr>
                      <w:rFonts w:ascii="David" w:hAnsi="David"/>
                      <w:sz w:val="20"/>
                      <w:szCs w:val="20"/>
                      <w:rtl/>
                    </w:rPr>
                    <w:delText>3;#</w:delText>
                  </w:r>
                  <w:r w:rsidR="00460340" w:rsidDel="00592246">
                    <w:rPr>
                      <w:rFonts w:ascii="David" w:hAnsi="David"/>
                      <w:sz w:val="20"/>
                      <w:szCs w:val="20"/>
                    </w:rPr>
                    <w:delText>Draft</w:delText>
                  </w:r>
                </w:del>
              </w:ins>
            </w:sdtContent>
          </w:sdt>
        </w:p>
      </w:tc>
    </w:tr>
    <w:tr w:rsidR="00460340" w:rsidRPr="00F9528C" w14:paraId="3658BD70" w14:textId="77777777" w:rsidTr="00F1713B">
      <w:trPr>
        <w:trHeight w:val="80"/>
      </w:trPr>
      <w:tc>
        <w:tcPr>
          <w:tcW w:w="753" w:type="dxa"/>
        </w:tcPr>
        <w:p w14:paraId="0D3416A7"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p>
      </w:tc>
      <w:tc>
        <w:tcPr>
          <w:tcW w:w="1883" w:type="dxa"/>
        </w:tcPr>
        <w:p w14:paraId="2255CCD3" w14:textId="77777777" w:rsidR="00460340" w:rsidRPr="00F9528C" w:rsidRDefault="00460340" w:rsidP="00F1713B">
          <w:pPr>
            <w:tabs>
              <w:tab w:val="center" w:pos="4153"/>
              <w:tab w:val="right" w:pos="8306"/>
            </w:tabs>
            <w:spacing w:before="0" w:after="0" w:line="240" w:lineRule="auto"/>
            <w:rPr>
              <w:rFonts w:ascii="David" w:hAnsi="David"/>
              <w:color w:val="00B0F0"/>
              <w:sz w:val="20"/>
              <w:szCs w:val="20"/>
              <w:rtl/>
            </w:rPr>
          </w:pPr>
        </w:p>
      </w:tc>
      <w:tc>
        <w:tcPr>
          <w:tcW w:w="2232" w:type="dxa"/>
        </w:tcPr>
        <w:p w14:paraId="509F916B"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p>
      </w:tc>
      <w:tc>
        <w:tcPr>
          <w:tcW w:w="236" w:type="dxa"/>
        </w:tcPr>
        <w:p w14:paraId="149A9CC0"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p>
      </w:tc>
      <w:tc>
        <w:tcPr>
          <w:tcW w:w="1129" w:type="dxa"/>
        </w:tcPr>
        <w:p w14:paraId="0A7C344A"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p>
      </w:tc>
      <w:tc>
        <w:tcPr>
          <w:tcW w:w="2073" w:type="dxa"/>
        </w:tcPr>
        <w:p w14:paraId="59EEB9BF" w14:textId="77777777" w:rsidR="00460340" w:rsidRPr="00F9528C" w:rsidRDefault="00460340" w:rsidP="00F1713B">
          <w:pPr>
            <w:tabs>
              <w:tab w:val="center" w:pos="4153"/>
              <w:tab w:val="right" w:pos="8306"/>
            </w:tabs>
            <w:spacing w:before="0" w:after="0" w:line="240" w:lineRule="auto"/>
            <w:rPr>
              <w:rFonts w:ascii="David" w:hAnsi="David"/>
              <w:sz w:val="20"/>
              <w:szCs w:val="20"/>
              <w:rtl/>
            </w:rPr>
          </w:pPr>
        </w:p>
      </w:tc>
    </w:tr>
  </w:tbl>
  <w:p w14:paraId="05683E7E" w14:textId="77777777" w:rsidR="00460340" w:rsidRPr="00C3505D" w:rsidRDefault="00460340"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0A814" w14:textId="77777777" w:rsidR="00460340" w:rsidRDefault="00460340" w:rsidP="00AF234B">
      <w:pPr>
        <w:spacing w:before="0" w:after="0" w:line="240" w:lineRule="auto"/>
      </w:pPr>
      <w:r>
        <w:separator/>
      </w:r>
    </w:p>
  </w:footnote>
  <w:footnote w:type="continuationSeparator" w:id="0">
    <w:p w14:paraId="0F992567" w14:textId="77777777" w:rsidR="00460340" w:rsidRDefault="00460340" w:rsidP="00AF234B">
      <w:pPr>
        <w:spacing w:before="0" w:after="0" w:line="240" w:lineRule="auto"/>
      </w:pPr>
      <w:r>
        <w:continuationSeparator/>
      </w:r>
    </w:p>
  </w:footnote>
  <w:footnote w:type="continuationNotice" w:id="1">
    <w:p w14:paraId="0EC2CA2F" w14:textId="77777777" w:rsidR="00460340" w:rsidRDefault="0046034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27908422"/>
      <w:docPartObj>
        <w:docPartGallery w:val="Page Numbers (Top of Page)"/>
        <w:docPartUnique/>
      </w:docPartObj>
    </w:sdtPr>
    <w:sdtEndPr/>
    <w:sdtContent>
      <w:p w14:paraId="30653881" w14:textId="7B765181" w:rsidR="00460340" w:rsidRDefault="00460340" w:rsidP="00CF334C">
        <w:pPr>
          <w:pStyle w:val="a3"/>
          <w:jc w:val="center"/>
        </w:pPr>
        <w:r>
          <w:fldChar w:fldCharType="begin"/>
        </w:r>
        <w:r>
          <w:instrText xml:space="preserve"> PAGE   \* MERGEFORMAT </w:instrText>
        </w:r>
        <w:r>
          <w:fldChar w:fldCharType="separate"/>
        </w:r>
        <w:r w:rsidR="00722C55">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ocumentProtection w:edit="trackedChanges" w:enforcement="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A39FE"/>
    <w:rsid w:val="001164B6"/>
    <w:rsid w:val="00134C85"/>
    <w:rsid w:val="00144C6E"/>
    <w:rsid w:val="001743FC"/>
    <w:rsid w:val="001A0C3C"/>
    <w:rsid w:val="001A69D5"/>
    <w:rsid w:val="001D14C2"/>
    <w:rsid w:val="001D4EC2"/>
    <w:rsid w:val="001D526A"/>
    <w:rsid w:val="00210F7C"/>
    <w:rsid w:val="00214ACF"/>
    <w:rsid w:val="002436F3"/>
    <w:rsid w:val="00264D14"/>
    <w:rsid w:val="00265783"/>
    <w:rsid w:val="00272745"/>
    <w:rsid w:val="002B2234"/>
    <w:rsid w:val="00363566"/>
    <w:rsid w:val="004143FC"/>
    <w:rsid w:val="00415999"/>
    <w:rsid w:val="00447566"/>
    <w:rsid w:val="00460340"/>
    <w:rsid w:val="004C2ABB"/>
    <w:rsid w:val="00552E11"/>
    <w:rsid w:val="00572B5D"/>
    <w:rsid w:val="00592246"/>
    <w:rsid w:val="005B6AFF"/>
    <w:rsid w:val="005D185C"/>
    <w:rsid w:val="005D6E29"/>
    <w:rsid w:val="00650D2D"/>
    <w:rsid w:val="00666119"/>
    <w:rsid w:val="006D2AE3"/>
    <w:rsid w:val="0072103C"/>
    <w:rsid w:val="00722C55"/>
    <w:rsid w:val="00744FCB"/>
    <w:rsid w:val="0076796D"/>
    <w:rsid w:val="007746D3"/>
    <w:rsid w:val="007902DF"/>
    <w:rsid w:val="0086233E"/>
    <w:rsid w:val="008C64C6"/>
    <w:rsid w:val="008D0F47"/>
    <w:rsid w:val="008E568F"/>
    <w:rsid w:val="00903F63"/>
    <w:rsid w:val="00942177"/>
    <w:rsid w:val="009441B2"/>
    <w:rsid w:val="009E39B8"/>
    <w:rsid w:val="009F6985"/>
    <w:rsid w:val="00A07101"/>
    <w:rsid w:val="00A31C28"/>
    <w:rsid w:val="00A42271"/>
    <w:rsid w:val="00AF234B"/>
    <w:rsid w:val="00B404AC"/>
    <w:rsid w:val="00BD72C4"/>
    <w:rsid w:val="00BE17B4"/>
    <w:rsid w:val="00BE2283"/>
    <w:rsid w:val="00BF0AA7"/>
    <w:rsid w:val="00C33004"/>
    <w:rsid w:val="00C3505D"/>
    <w:rsid w:val="00C81171"/>
    <w:rsid w:val="00C903A8"/>
    <w:rsid w:val="00CD2C71"/>
    <w:rsid w:val="00CF334C"/>
    <w:rsid w:val="00DA6BC0"/>
    <w:rsid w:val="00DA73D0"/>
    <w:rsid w:val="00DF71E8"/>
    <w:rsid w:val="00E2151E"/>
    <w:rsid w:val="00E679C7"/>
    <w:rsid w:val="00E870A8"/>
    <w:rsid w:val="00EB6DED"/>
    <w:rsid w:val="00EC37B6"/>
    <w:rsid w:val="00EF74E4"/>
    <w:rsid w:val="00F07DE3"/>
    <w:rsid w:val="00F1713B"/>
    <w:rsid w:val="00FC472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BEAE6B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6D2AE3"/>
  </w:style>
  <w:style w:type="table" w:customStyle="1" w:styleId="13">
    <w:name w:val="רשת טבלה1"/>
    <w:basedOn w:val="a1"/>
    <w:next w:val="a8"/>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C33004"/>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a3"/>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a3"/>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a3"/>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a3"/>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a3"/>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a3"/>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a3"/>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a3"/>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a3"/>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a3"/>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a3"/>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a3"/>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a3"/>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a3"/>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a3"/>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a3"/>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a3"/>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a3"/>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a3"/>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a3"/>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a3"/>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a3"/>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a3"/>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a3"/>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a3"/>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a3"/>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a3"/>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a3"/>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a3"/>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a3"/>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a3"/>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a3"/>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a3"/>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a3"/>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a3"/>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a3"/>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a3"/>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a3"/>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a3"/>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a3"/>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a3"/>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15D7F"/>
    <w:rsid w:val="00172407"/>
    <w:rsid w:val="002259C4"/>
    <w:rsid w:val="0032380B"/>
    <w:rsid w:val="003D3172"/>
    <w:rsid w:val="003F305A"/>
    <w:rsid w:val="00485563"/>
    <w:rsid w:val="00523482"/>
    <w:rsid w:val="006865A5"/>
    <w:rsid w:val="007D2516"/>
    <w:rsid w:val="00822C34"/>
    <w:rsid w:val="00874A5F"/>
    <w:rsid w:val="00B84426"/>
    <w:rsid w:val="00C72368"/>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72368"/>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09D4C-33DC-48CC-AC7E-130A245806EE}">
  <ds:schemaRefs>
    <ds:schemaRef ds:uri="http://purl.org/dc/terms/"/>
    <ds:schemaRef ds:uri="http://purl.org/dc/elements/1.1/"/>
    <ds:schemaRef ds:uri="http://schemas.microsoft.com/office/infopath/2007/PartnerControls"/>
    <ds:schemaRef ds:uri="http://schemas.microsoft.com/sharepoint/v3"/>
    <ds:schemaRef ds:uri="http://www.w3.org/XML/1998/namespace"/>
    <ds:schemaRef ds:uri="http://schemas.microsoft.com/office/2006/metadata/properties"/>
    <ds:schemaRef ds:uri="http://purl.org/dc/dcmitype/"/>
    <ds:schemaRef ds:uri="e82e0497-401b-493b-ab66-61f85c09ed30"/>
    <ds:schemaRef ds:uri="http://schemas.microsoft.com/office/2006/documentManagement/types"/>
    <ds:schemaRef ds:uri="http://schemas.openxmlformats.org/package/2006/metadata/core-properties"/>
  </ds:schemaRefs>
</ds:datastoreItem>
</file>

<file path=customXml/itemProps2.xml><?xml version="1.0" encoding="utf-8"?>
<ds:datastoreItem xmlns:ds="http://schemas.openxmlformats.org/officeDocument/2006/customXml" ds:itemID="{0E2AC52B-02C6-4E08-B5B3-813FE1825506}">
  <ds:schemaRefs>
    <ds:schemaRef ds:uri="http://schemas.microsoft.com/office/2006/metadata/customXsn"/>
  </ds:schemaRefs>
</ds:datastoreItem>
</file>

<file path=customXml/itemProps3.xml><?xml version="1.0" encoding="utf-8"?>
<ds:datastoreItem xmlns:ds="http://schemas.openxmlformats.org/officeDocument/2006/customXml" ds:itemID="{11D32AB2-3E5F-49C4-A8E2-32DC83721AEB}"/>
</file>

<file path=customXml/itemProps4.xml><?xml version="1.0" encoding="utf-8"?>
<ds:datastoreItem xmlns:ds="http://schemas.openxmlformats.org/officeDocument/2006/customXml" ds:itemID="{F65A430F-3B90-4A81-AA18-3979051EB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6952</TotalTime>
  <Pages>34</Pages>
  <Words>10095</Words>
  <Characters>50475</Characters>
  <Application>Microsoft Office Word</Application>
  <DocSecurity>0</DocSecurity>
  <Lines>420</Lines>
  <Paragraphs>120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13</cp:revision>
  <cp:lastPrinted>2021-12-27T06:20:00Z</cp:lastPrinted>
  <dcterms:created xsi:type="dcterms:W3CDTF">2021-06-30T12:20:00Z</dcterms:created>
  <dcterms:modified xsi:type="dcterms:W3CDTF">2021-12-27T06:21:00Z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63175285-806f-4c6d-9600-da096c0eaebe</vt:lpwstr>
  </property>
</Properties>
</file>