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9E6B4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bookmarkStart w:id="0" w:name="_GoBack"/>
      <w:bookmarkEnd w:id="0"/>
    </w:p>
    <w:p w14:paraId="5C86C04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B988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6704A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2A487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E2A05B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D2A488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638C4AF5" wp14:editId="18247F4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A2E017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1FC28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AA754A"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6279F6"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EDC9A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645DEC1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37728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31205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BB1D8FD" w14:textId="4B3FEBAB" w:rsidR="00071854" w:rsidRPr="00071854" w:rsidRDefault="0098462F"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1" w:author="Meryl Etman" w:date="2021-05-20T14:58:00Z">
            <w:r>
              <w:rPr>
                <w:rFonts w:ascii="Times New Roman" w:eastAsia="Times New Roman" w:hAnsi="Times New Roman" w:cs="David"/>
                <w:bCs/>
                <w:sz w:val="24"/>
                <w:szCs w:val="24"/>
                <w:u w:val="single"/>
                <w:rtl/>
                <w:lang w:eastAsia="he-IL"/>
              </w:rPr>
              <w:t>סביוני נצר סירני - בניין 31</w:t>
            </w:r>
          </w:ins>
        </w:p>
      </w:sdtContent>
    </w:sdt>
    <w:p w14:paraId="40DE1B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CA5E6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951BF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645EBE8D" w14:textId="71F5958F" w:rsidR="00F21BBE" w:rsidRPr="00071854" w:rsidRDefault="0098462F"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ins w:id="2" w:author="Meryl Etman" w:date="2021-05-20T14:58:00Z">
            <w:r>
              <w:rPr>
                <w:rFonts w:ascii="Times New Roman" w:eastAsia="Times New Roman" w:hAnsi="Times New Roman" w:cs="David" w:hint="cs"/>
                <w:bCs/>
                <w:color w:val="00B0F0"/>
                <w:sz w:val="24"/>
                <w:szCs w:val="24"/>
                <w:rtl/>
                <w:lang w:eastAsia="he-IL"/>
              </w:rPr>
              <w:t>סביוני נצר סירני</w:t>
            </w:r>
          </w:ins>
        </w:p>
      </w:sdtContent>
    </w:sdt>
    <w:p w14:paraId="21C10FA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831B4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B9DB1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17D87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D7A9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99878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F0CAB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9CA5D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9221A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21347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E6B9A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6D48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8755B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EF836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8FE16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C7ED7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EE949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C88B2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8F268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C57D8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6C98C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2CE44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3D6EC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E8D3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0BA20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327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2BC89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BACA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F4B0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2AF1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CEA3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2375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81EC0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47D5A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DD3CAA"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86D3867"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61197798"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90DFA8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1851E87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50C127" w14:textId="2909512F"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rPr>
            <w:rFonts w:hint="cs"/>
          </w:rPr>
        </w:sdtEndPr>
        <w:sdtContent>
          <w:ins w:id="3" w:author="Meryl Etman" w:date="2021-07-08T09:31:00Z">
            <w:r w:rsidR="005D72CE">
              <w:rPr>
                <w:rFonts w:ascii="Times New Roman" w:eastAsia="Times New Roman" w:hAnsi="Times New Roman" w:cs="David" w:hint="cs"/>
                <w:color w:val="800080"/>
                <w:sz w:val="24"/>
                <w:szCs w:val="24"/>
                <w:rtl/>
                <w:lang w:eastAsia="he-IL"/>
              </w:rPr>
              <w:t>‏08/07/2021</w:t>
            </w:r>
          </w:ins>
        </w:sdtContent>
      </w:sdt>
    </w:p>
    <w:p w14:paraId="4A0EC26B"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3345672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9211D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C23493"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367C757" w14:textId="438824ED" w:rsidR="00071854" w:rsidRPr="00071854" w:rsidRDefault="0098462F"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1-05-20T14:59: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7F57299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4DE2C57E"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0FBF4B91"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8C2B685"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20E0D2A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BFEFFD3" w14:textId="1A5DFF24" w:rsidR="00071854" w:rsidRPr="00071854" w:rsidRDefault="0098462F"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Meryl Etman" w:date="2021-05-20T15:00:00Z">
            <w:r>
              <w:rPr>
                <w:rFonts w:ascii="Times New Roman" w:eastAsia="Times New Roman" w:hAnsi="Times New Roman" w:cs="David"/>
                <w:color w:val="800080"/>
                <w:sz w:val="24"/>
                <w:szCs w:val="24"/>
                <w:rtl/>
              </w:rPr>
              <w:br/>
              <w:t>עמוס בלנק - עדי לרר מהנדסים בע"מ</w:t>
            </w:r>
            <w:r>
              <w:rPr>
                <w:rFonts w:ascii="Times New Roman" w:eastAsia="Times New Roman" w:hAnsi="Times New Roman" w:cs="David"/>
                <w:color w:val="800080"/>
                <w:sz w:val="24"/>
                <w:szCs w:val="24"/>
                <w:rtl/>
              </w:rPr>
              <w:br/>
              <w:t>הערד 7 תל אביב</w:t>
            </w:r>
            <w:r>
              <w:rPr>
                <w:rFonts w:ascii="Times New Roman" w:eastAsia="Times New Roman" w:hAnsi="Times New Roman" w:cs="David"/>
                <w:color w:val="800080"/>
                <w:sz w:val="24"/>
                <w:szCs w:val="24"/>
                <w:rtl/>
              </w:rPr>
              <w:br/>
            </w:r>
          </w:ins>
        </w:p>
      </w:sdtContent>
    </w:sdt>
    <w:p w14:paraId="30A93EB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7D785BC"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52327149"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430DE40"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1CB2A33"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3A1E9E33"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lastRenderedPageBreak/>
        <w:t>מבוא</w:t>
      </w:r>
    </w:p>
    <w:p w14:paraId="43A7E2CB"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1AB45E8A"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9B90F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F158D2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D5E6B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70FFEAF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4E6F22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E5BBBB"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A5FD9C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32E096"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CDEE24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9B0346"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1ED9739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34358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48F7704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579B895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04F0D33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E4453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14127F3"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A6799A"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C94117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176EDA4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B8735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2CB3A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52F4131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788D0689"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540A3EA"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2BDD227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7F527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788BA46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02DEE7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D21FAD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3B9FBE27"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lastRenderedPageBreak/>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7A4EA7AB"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6835298"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6704544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2C221770"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2E9EFE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53A4CD4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7462FEC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14D4A256"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3C647DE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763EFDC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6999B219"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85252F5"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9454DBC"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12C3D8C7"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7E5FF599"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425DEE5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288D278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4A32D23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1AB7763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0B3E63C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386E704"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19596BDB"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68B7D8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הכל כפי שיקבע ע"י </w:t>
      </w:r>
      <w:r w:rsidRPr="00071854">
        <w:rPr>
          <w:rFonts w:ascii="Times New Roman" w:eastAsia="Times New Roman" w:hAnsi="Times New Roman" w:cs="David"/>
          <w:sz w:val="24"/>
          <w:szCs w:val="24"/>
          <w:rtl/>
          <w:lang w:eastAsia="he-IL"/>
        </w:rPr>
        <w:lastRenderedPageBreak/>
        <w:t>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005AD2F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375C5FC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6DD2BCB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89EB0E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0AF4F0C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71C59C8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51263D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6D8C507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3AF7FBF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568ADE1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876251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77ABBC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1A838164"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2078B9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6838E9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7001925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0758E862"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78D7AEF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0560693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5EB1260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4D0D3D4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FF4990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359E3E10"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12BFB3F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F6807D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350269C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38A1A00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B8451F5"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0E48E6B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1DC6E11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71B6834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01D6222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EE97F1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EBDB3C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EA5E38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7D15B76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45291D8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55F298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3EC9C7B6"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5DFF618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294CDAF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4794A04"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3C1940D6"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FD9333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3A8EF79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19BDF6B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27AE723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6A5FA5F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726F626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361EE98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AF2A1D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2938546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7109F6C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264E60C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w:t>
      </w:r>
      <w:r w:rsidRPr="00071854">
        <w:rPr>
          <w:rFonts w:ascii="Times New Roman" w:eastAsia="Times New Roman" w:hAnsi="Times New Roman" w:cs="David"/>
          <w:sz w:val="24"/>
          <w:szCs w:val="24"/>
          <w:rtl/>
          <w:lang w:eastAsia="he-IL"/>
        </w:rPr>
        <w:lastRenderedPageBreak/>
        <w:t xml:space="preserve">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7E39C9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61FC299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1D3AD8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0B474D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35F479A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EEB27E5"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E66798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5C51C55A"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80CF13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38E13C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lastRenderedPageBreak/>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6C98D85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3EB0336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08B1FB3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EFF81A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1B1D32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A24E5ED"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04959CE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7AB006CD"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E01E6F9"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A06CC14"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1CFEB24"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07C8FAF"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A0EA9E"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9557229"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E0962AA"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w:t>
      </w:r>
      <w:r>
        <w:rPr>
          <w:rFonts w:ascii="Times New Roman" w:eastAsia="Times New Roman" w:hAnsi="Times New Roman" w:cs="David" w:hint="cs"/>
          <w:sz w:val="20"/>
          <w:szCs w:val="24"/>
          <w:rtl/>
          <w:lang w:eastAsia="he-IL"/>
        </w:rPr>
        <w:lastRenderedPageBreak/>
        <w:t xml:space="preserve">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91AF073"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987135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DFDC6D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BC24F4C"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868CFC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7F7F5D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E9EE5D6"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0E42D7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CB014B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A17104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1D7B02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או בעקיפין, עקב שירותים שניתנו או אמורים </w:t>
      </w:r>
      <w:r>
        <w:rPr>
          <w:rFonts w:ascii="Times New Roman" w:eastAsia="Times New Roman" w:hAnsi="Times New Roman" w:cs="David" w:hint="cs"/>
          <w:sz w:val="20"/>
          <w:szCs w:val="24"/>
          <w:rtl/>
          <w:lang w:eastAsia="he-IL"/>
        </w:rPr>
        <w:lastRenderedPageBreak/>
        <w:t>היו להינתן על ידי קבלן המשנה כאמור, אם ייגרם, בין אם אובדן או נזק כאמור מכוסה במי מהפוליסות דלעיל ובין אם לאו.</w:t>
      </w:r>
    </w:p>
    <w:p w14:paraId="2A8CE171"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9B184C3"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A3F2F71"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50BCC9A"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0B525E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007B253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0F4EBD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5ACFF090"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764CB1AB"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748DE1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17DD51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1364325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5EAFCEF"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מעמד היועץ</w:t>
      </w:r>
    </w:p>
    <w:p w14:paraId="22F6167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55C7E10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70111D5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BA065B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336B94F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13EC65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04C9037"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34454AD3"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1544702"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7935071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25D143C"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קול דעתו הבלעדי, בכל עת ומסיבה כלשהי, להביא חוזה זה, כולו או מקצתו, לידי גמר על ידי מתן הודעה </w:t>
      </w:r>
      <w:r w:rsidRPr="00071854">
        <w:rPr>
          <w:rFonts w:ascii="Times New Roman" w:eastAsia="Times New Roman" w:hAnsi="Times New Roman" w:cs="David"/>
          <w:sz w:val="24"/>
          <w:szCs w:val="24"/>
          <w:rtl/>
          <w:lang w:eastAsia="he-IL"/>
        </w:rPr>
        <w:lastRenderedPageBreak/>
        <w:t>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47DDFB6B"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2A03058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50F6D0DF"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27B7DEE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53EEAF8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6D10B6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1CAEAF08"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747D861E"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0E8F204B"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23D6863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77E86CFB"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2AA9DA7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12DBAE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6267FCF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4A5F9F4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516DB4E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8C169B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F0177FC"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664C49A"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42D741C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5703567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3619180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7BBAB31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4475FD5B"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D857149"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lastRenderedPageBreak/>
        <w:t>סיום שרותי היועץ</w:t>
      </w:r>
    </w:p>
    <w:p w14:paraId="0357E69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E353BF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B4B47A8"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5208BD5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4548D1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AB6A1E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B6EB56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2131DBA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10C4681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59DA0CB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1D2620C5"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5AC3F51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A9D5C4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שונות</w:t>
      </w:r>
    </w:p>
    <w:p w14:paraId="71EAC89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571F3C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646691D5" w14:textId="0886B80E" w:rsidR="00F21BBE" w:rsidDel="001E3C1F" w:rsidRDefault="00F21BBE" w:rsidP="00071854">
      <w:pPr>
        <w:widowControl w:val="0"/>
        <w:spacing w:before="0" w:beforeAutospacing="0" w:after="200" w:afterAutospacing="0" w:line="240" w:lineRule="auto"/>
        <w:ind w:left="792"/>
        <w:jc w:val="both"/>
        <w:rPr>
          <w:del w:id="6" w:author="Meryl Etman" w:date="2021-05-20T15:19:00Z"/>
          <w:rFonts w:ascii="Times New Roman" w:eastAsia="Times New Roman" w:hAnsi="Times New Roman" w:cs="David"/>
          <w:sz w:val="24"/>
          <w:szCs w:val="24"/>
          <w:rtl/>
          <w:lang w:eastAsia="he-IL"/>
        </w:rPr>
      </w:pPr>
    </w:p>
    <w:p w14:paraId="4DF576F0" w14:textId="334FB546" w:rsidR="00F21BBE" w:rsidDel="001E3C1F" w:rsidRDefault="00F21BBE" w:rsidP="00071854">
      <w:pPr>
        <w:widowControl w:val="0"/>
        <w:spacing w:before="0" w:beforeAutospacing="0" w:after="200" w:afterAutospacing="0" w:line="240" w:lineRule="auto"/>
        <w:ind w:left="792"/>
        <w:jc w:val="both"/>
        <w:rPr>
          <w:del w:id="7" w:author="Meryl Etman" w:date="2021-05-20T15:19:00Z"/>
          <w:rFonts w:ascii="Times New Roman" w:eastAsia="Times New Roman" w:hAnsi="Times New Roman" w:cs="David"/>
          <w:sz w:val="24"/>
          <w:szCs w:val="24"/>
          <w:rtl/>
          <w:lang w:eastAsia="he-IL"/>
        </w:rPr>
      </w:pPr>
    </w:p>
    <w:p w14:paraId="5CE0B7DE" w14:textId="13E9FD26" w:rsidR="00F21BBE" w:rsidDel="001E3C1F" w:rsidRDefault="00F21BBE" w:rsidP="00071854">
      <w:pPr>
        <w:widowControl w:val="0"/>
        <w:spacing w:before="0" w:beforeAutospacing="0" w:after="200" w:afterAutospacing="0" w:line="240" w:lineRule="auto"/>
        <w:ind w:left="792"/>
        <w:jc w:val="both"/>
        <w:rPr>
          <w:del w:id="8" w:author="Meryl Etman" w:date="2021-05-20T15:19:00Z"/>
          <w:rFonts w:ascii="Times New Roman" w:eastAsia="Times New Roman" w:hAnsi="Times New Roman" w:cs="David"/>
          <w:sz w:val="24"/>
          <w:szCs w:val="24"/>
          <w:rtl/>
          <w:lang w:eastAsia="he-IL"/>
        </w:rPr>
      </w:pPr>
    </w:p>
    <w:p w14:paraId="33FAA1F5"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123F37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4B4016A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4B249F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6CBF9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0A2D6229"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0A1B66F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84A8BD7"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3EE39D15"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D0E10A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5FA1072B"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lastRenderedPageBreak/>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3F9CE12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0774C0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BAD33E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EAC68E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7413869"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C1E13D3"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48EB4CE9"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05F25686"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3CEDF7EB"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04CD6C7"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ED8530D"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BF713DA" w14:textId="3466E00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 w:author="Meryl Etman" w:date="2021-05-20T15:00:00Z">
            <w:r w:rsidR="0098462F">
              <w:rPr>
                <w:rFonts w:ascii="Times New Roman" w:eastAsia="Times New Roman" w:hAnsi="Times New Roman" w:cs="David"/>
                <w:sz w:val="20"/>
                <w:szCs w:val="24"/>
                <w:rtl/>
                <w:lang w:eastAsia="he-IL"/>
              </w:rPr>
              <w:t>עמוס בלנק - עדי לרר מהנדסים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0" w:author="Meryl Etman" w:date="2021-05-20T14:59:00Z">
            <w:r w:rsidR="0098462F" w:rsidRPr="008E7222">
              <w:rPr>
                <w:rStyle w:val="PlaceholderText"/>
                <w:rtl/>
              </w:rPr>
              <w:t>[שם צד א]</w:t>
            </w:r>
          </w:ins>
        </w:sdtContent>
      </w:sdt>
    </w:p>
    <w:p w14:paraId="50C19565"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D8D1FA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033876"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99B999"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C71D4F0"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02B111"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04F7D4B"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4866ED9"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577B68"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B26394C"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470DD65"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0635CC" w14:textId="77777777" w:rsidR="0098462F" w:rsidRDefault="0098462F">
      <w:pPr>
        <w:bidi w:val="0"/>
        <w:spacing w:before="0" w:beforeAutospacing="0" w:after="160" w:afterAutospacing="0" w:line="259" w:lineRule="auto"/>
        <w:rPr>
          <w:ins w:id="11" w:author="Meryl Etman" w:date="2021-05-20T15:02:00Z"/>
          <w:rFonts w:ascii="Times New Roman" w:eastAsia="Times New Roman" w:hAnsi="Times New Roman" w:cs="David"/>
          <w:bCs/>
          <w:sz w:val="20"/>
          <w:szCs w:val="24"/>
          <w:u w:val="single"/>
          <w:rtl/>
          <w:lang w:eastAsia="he-IL"/>
        </w:rPr>
      </w:pPr>
      <w:ins w:id="12" w:author="Meryl Etman" w:date="2021-05-20T15:02:00Z">
        <w:r>
          <w:rPr>
            <w:rFonts w:ascii="Times New Roman" w:eastAsia="Times New Roman" w:hAnsi="Times New Roman" w:cs="David"/>
            <w:bCs/>
            <w:sz w:val="20"/>
            <w:szCs w:val="24"/>
            <w:u w:val="single"/>
            <w:rtl/>
            <w:lang w:eastAsia="he-IL"/>
          </w:rPr>
          <w:br w:type="page"/>
        </w:r>
      </w:ins>
    </w:p>
    <w:p w14:paraId="08EA3BCB" w14:textId="24A2FE65"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1D0494E5"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53D0C6D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0B6A1CE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36CC4" w14:textId="66D00EE5" w:rsidR="00F21BBE" w:rsidRPr="00D24A47" w:rsidRDefault="00F21BBE" w:rsidP="0098462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 xml:space="preserve">פרויקט לבניית יחידות דיור, שטחי </w:t>
      </w:r>
      <w:del w:id="13" w:author="Meryl Etman" w:date="2021-05-20T15:03:00Z">
        <w:r w:rsidRPr="00D24A47" w:rsidDel="0098462F">
          <w:rPr>
            <w:rFonts w:ascii="Times New Roman" w:eastAsia="Times New Roman" w:hAnsi="Times New Roman" w:cs="David" w:hint="cs"/>
            <w:sz w:val="24"/>
            <w:szCs w:val="24"/>
            <w:rtl/>
            <w:lang w:eastAsia="he-IL"/>
          </w:rPr>
          <w:delText>מסחר ומשרדים</w:delText>
        </w:r>
      </w:del>
      <w:ins w:id="14" w:author="Meryl Etman" w:date="2021-05-20T15:03:00Z">
        <w:r w:rsidR="0098462F">
          <w:rPr>
            <w:rFonts w:ascii="Times New Roman" w:eastAsia="Times New Roman" w:hAnsi="Times New Roman" w:cs="David" w:hint="cs"/>
            <w:sz w:val="24"/>
            <w:szCs w:val="24"/>
            <w:rtl/>
            <w:lang w:eastAsia="he-IL"/>
          </w:rPr>
          <w:t>תעסוקה ומוסד ציבורי</w:t>
        </w:r>
      </w:ins>
      <w:r w:rsidRPr="00D24A47">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5" w:author="Meryl Etman" w:date="2021-05-20T14:58:00Z">
            <w:r w:rsidR="0098462F">
              <w:rPr>
                <w:rFonts w:ascii="Times New Roman" w:eastAsia="Times New Roman" w:hAnsi="Times New Roman" w:cs="David" w:hint="cs"/>
                <w:color w:val="00B0F0"/>
                <w:sz w:val="24"/>
                <w:szCs w:val="24"/>
                <w:rtl/>
                <w:lang w:eastAsia="he-IL"/>
              </w:rPr>
              <w:t>נס ציונה</w:t>
            </w:r>
          </w:ins>
        </w:sdtContent>
      </w:sdt>
      <w:r w:rsidRPr="00D24A47">
        <w:rPr>
          <w:rFonts w:ascii="Times New Roman" w:eastAsia="Times New Roman" w:hAnsi="Times New Roman" w:cs="David" w:hint="cs"/>
          <w:color w:val="00B0F0"/>
          <w:sz w:val="24"/>
          <w:szCs w:val="24"/>
          <w:rtl/>
          <w:lang w:eastAsia="he-IL"/>
        </w:rPr>
        <w:t xml:space="preserve"> </w:t>
      </w:r>
      <w:del w:id="16" w:author="Meryl Etman" w:date="2021-05-20T15:03:00Z">
        <w:r w:rsidRPr="00D24A47" w:rsidDel="0098462F">
          <w:rPr>
            <w:rFonts w:ascii="Times New Roman" w:eastAsia="Times New Roman" w:hAnsi="Times New Roman" w:cs="David" w:hint="cs"/>
            <w:color w:val="00B0F0"/>
            <w:sz w:val="24"/>
            <w:szCs w:val="24"/>
            <w:rtl/>
            <w:lang w:eastAsia="he-IL"/>
          </w:rPr>
          <w:delText>-</w:delText>
        </w:r>
      </w:del>
      <w:r w:rsidRPr="00D24A47">
        <w:rPr>
          <w:rFonts w:ascii="Times New Roman" w:eastAsia="Times New Roman" w:hAnsi="Times New Roman" w:cs="David" w:hint="cs"/>
          <w:color w:val="00B0F0"/>
          <w:sz w:val="24"/>
          <w:szCs w:val="24"/>
          <w:rtl/>
          <w:lang w:eastAsia="he-IL"/>
        </w:rPr>
        <w:t xml:space="preserve"> </w:t>
      </w:r>
      <w:customXmlDelRangeStart w:id="17" w:author="Meryl Etman" w:date="2021-05-20T15:03:00Z"/>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7"/>
          <w:customXmlDelRangeStart w:id="18" w:author="Meryl Etman" w:date="2021-05-20T15:03:00Z"/>
        </w:sdtContent>
      </w:sdt>
      <w:customXmlDelRangeEnd w:id="18"/>
      <w:del w:id="19" w:author="Meryl Etman" w:date="2021-05-20T15:03:00Z">
        <w:r w:rsidRPr="00D24A47" w:rsidDel="0098462F">
          <w:rPr>
            <w:rFonts w:ascii="Times New Roman" w:eastAsia="Times New Roman" w:hAnsi="Times New Roman" w:cs="David" w:hint="cs"/>
            <w:color w:val="00B0F0"/>
            <w:sz w:val="24"/>
            <w:szCs w:val="24"/>
            <w:rtl/>
            <w:lang w:eastAsia="he-IL"/>
          </w:rPr>
          <w:delText>,</w:delText>
        </w:r>
      </w:del>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Meryl Etman" w:date="2021-05-20T14:58:00Z">
            <w:r w:rsidR="0098462F">
              <w:rPr>
                <w:rFonts w:ascii="Times New Roman" w:eastAsia="Times New Roman" w:hAnsi="Times New Roman" w:cs="David" w:hint="cs"/>
                <w:color w:val="00B0F0"/>
                <w:sz w:val="24"/>
                <w:szCs w:val="24"/>
                <w:rtl/>
              </w:rPr>
              <w:t>סביוני נצר סירני - בניין 31</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FD03A1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0BE72" w14:textId="56D85C01"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1" w:author="Meryl Etman" w:date="2021-05-20T15:01:00Z">
            <w:r w:rsidR="0098462F">
              <w:rPr>
                <w:rFonts w:ascii="Times New Roman" w:eastAsia="Times New Roman" w:hAnsi="Times New Roman" w:cs="David" w:hint="cs"/>
                <w:color w:val="008000"/>
                <w:sz w:val="24"/>
                <w:szCs w:val="24"/>
                <w:rtl/>
              </w:rPr>
              <w:t>407-0508069</w:t>
            </w:r>
          </w:ins>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2" w:author="Meryl Etman" w:date="2021-05-20T15:01:00Z">
            <w:r w:rsidR="0098462F">
              <w:rPr>
                <w:rFonts w:ascii="Times New Roman" w:eastAsia="Times New Roman" w:hAnsi="Times New Roman" w:cs="David" w:hint="cs"/>
                <w:sz w:val="24"/>
                <w:szCs w:val="24"/>
                <w:rtl/>
                <w:lang w:eastAsia="he-IL"/>
              </w:rPr>
              <w:t>4722</w:t>
            </w:r>
          </w:ins>
        </w:sdtContent>
      </w:sdt>
      <w:ins w:id="23" w:author="Meryl Etman" w:date="2021-05-20T15:03:00Z">
        <w:r w:rsidR="0098462F">
          <w:rPr>
            <w:rFonts w:ascii="Times New Roman" w:eastAsia="Times New Roman" w:hAnsi="Times New Roman" w:cs="David" w:hint="cs"/>
            <w:sz w:val="24"/>
            <w:szCs w:val="24"/>
            <w:rtl/>
            <w:lang w:eastAsia="he-IL"/>
          </w:rPr>
          <w:t>, חלקה 82.</w:t>
        </w:r>
      </w:ins>
      <w:del w:id="24" w:author="Meryl Etman" w:date="2021-05-20T15:03:00Z">
        <w:r w:rsidRPr="00D24A47" w:rsidDel="0098462F">
          <w:rPr>
            <w:rFonts w:ascii="Times New Roman" w:eastAsia="Times New Roman" w:hAnsi="Times New Roman" w:cs="David" w:hint="cs"/>
            <w:sz w:val="24"/>
            <w:szCs w:val="24"/>
            <w:rtl/>
            <w:lang w:eastAsia="he-IL"/>
          </w:rPr>
          <w:delText>.</w:delText>
        </w:r>
      </w:del>
    </w:p>
    <w:p w14:paraId="4EA7150F"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ADFC958"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3C408F" w14:textId="0EEA6479"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5" w:author="Meryl Etman" w:date="2021-05-20T14:58:00Z">
            <w:r w:rsidR="0098462F">
              <w:rPr>
                <w:rFonts w:ascii="Times New Roman" w:eastAsia="Times New Roman" w:hAnsi="Times New Roman" w:cs="David" w:hint="cs"/>
                <w:color w:val="008000"/>
                <w:sz w:val="24"/>
                <w:szCs w:val="24"/>
                <w:rtl/>
              </w:rPr>
              <w:t>נס ציונה</w:t>
            </w:r>
          </w:ins>
        </w:sdtContent>
      </w:sdt>
      <w:r w:rsidRPr="00D24A47">
        <w:rPr>
          <w:rFonts w:ascii="Times New Roman" w:eastAsia="Times New Roman" w:hAnsi="Times New Roman" w:cs="David" w:hint="cs"/>
          <w:color w:val="008000"/>
          <w:sz w:val="24"/>
          <w:szCs w:val="24"/>
          <w:rtl/>
        </w:rPr>
        <w:t>.</w:t>
      </w:r>
    </w:p>
    <w:p w14:paraId="00859714"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200187C0"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75C18E0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73114E" w14:textId="2419B0FB"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6" w:author="Meryl Etman" w:date="2021-05-20T15:02:00Z">
            <w:r w:rsidR="0098462F">
              <w:rPr>
                <w:rFonts w:ascii="Times New Roman" w:eastAsia="Times New Roman" w:hAnsi="Times New Roman" w:cs="David" w:hint="cs"/>
                <w:sz w:val="24"/>
                <w:szCs w:val="24"/>
                <w:rtl/>
                <w:lang w:eastAsia="he-IL"/>
              </w:rPr>
              <w:t>מרול אטמן</w:t>
            </w:r>
          </w:ins>
        </w:sdtContent>
      </w:sdt>
    </w:p>
    <w:p w14:paraId="626B9C5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559F951"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77BE8358"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2C1CEE3"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402AC77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33C4E7" w14:textId="35F27CEE"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7" w:author="Meryl Etman" w:date="2021-05-20T15:02:00Z">
            <w:r w:rsidR="0098462F">
              <w:rPr>
                <w:rFonts w:ascii="Times New Roman" w:eastAsia="Times New Roman" w:hAnsi="Times New Roman" w:cs="David"/>
                <w:color w:val="008000"/>
                <w:sz w:val="24"/>
                <w:szCs w:val="24"/>
                <w:rtl/>
                <w:lang w:eastAsia="he-IL"/>
              </w:rPr>
              <w:t>עדי לרר</w:t>
            </w:r>
          </w:ins>
        </w:sdtContent>
      </w:sdt>
    </w:p>
    <w:p w14:paraId="11159821"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0479E509"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5442D7" w14:textId="624391FD"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8" w:author="Meryl Etman" w:date="2021-05-20T15:02:00Z">
            <w:r w:rsidR="0098462F">
              <w:rPr>
                <w:rFonts w:ascii="Times New Roman" w:eastAsia="Times New Roman" w:hAnsi="Times New Roman" w:cs="David"/>
                <w:color w:val="008000"/>
                <w:sz w:val="24"/>
                <w:szCs w:val="24"/>
                <w:rtl/>
                <w:lang w:eastAsia="he-IL"/>
              </w:rPr>
              <w:t>עדי לרר</w:t>
            </w:r>
          </w:ins>
        </w:sdtContent>
      </w:sdt>
    </w:p>
    <w:p w14:paraId="6295114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C42B68"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7FC1F61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0BC5B9"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11AD288B"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3AF92A4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3D787BD"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7E7F1BF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6D620AA2"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53ED293"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700E6E66" w14:textId="77777777" w:rsidTr="00F21BBE">
        <w:tc>
          <w:tcPr>
            <w:tcW w:w="3366" w:type="dxa"/>
          </w:tcPr>
          <w:p w14:paraId="362136A2" w14:textId="6046ACF9" w:rsidR="00F21BBE" w:rsidRPr="00D24A47" w:rsidRDefault="005D72C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9" w:author="Meryl Etman" w:date="2021-05-20T14:59:00Z">
                  <w:r w:rsidR="0098462F">
                    <w:rPr>
                      <w:rFonts w:ascii="Times New Roman" w:eastAsia="Times New Roman" w:hAnsi="Times New Roman" w:cs="David" w:hint="cs"/>
                      <w:color w:val="008000"/>
                      <w:sz w:val="24"/>
                      <w:szCs w:val="24"/>
                      <w:rtl/>
                      <w:lang w:eastAsia="he-IL"/>
                    </w:rPr>
                    <w:t>50%</w:t>
                  </w:r>
                </w:ins>
              </w:sdtContent>
            </w:sdt>
          </w:p>
          <w:p w14:paraId="3339A78A"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45DD25EF" w14:textId="77777777" w:rsidR="00F21BBE" w:rsidRPr="00D24A47" w:rsidRDefault="00F21BBE" w:rsidP="00F21BBE">
            <w:pPr>
              <w:widowControl w:val="0"/>
              <w:spacing w:before="0" w:beforeAutospacing="0" w:after="0" w:afterAutospacing="0" w:line="240" w:lineRule="auto"/>
              <w:ind w:left="720"/>
              <w:outlineLvl w:val="2"/>
            </w:pPr>
          </w:p>
          <w:p w14:paraId="500522A2"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4AE3F2E"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BBAB8ED"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555479F"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3A96B56"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587B483"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224B924"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5DF72B8"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840D21C"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49C97122"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00613F2"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143808A7"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44B0AB0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489F47B9"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218F65EA"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15459674"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29A9AED1"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6DA4571F"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54AF403D"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6240474A"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56FBC7A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1426855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24D54AB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5A13E7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35E5C367"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4A862966"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17EF05E0"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47C1115B"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54C3A5A0"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70B5D598"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0AD02CB2"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6F4F618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535D9970"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48D4416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11DE76A6"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E7A6A7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5952240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F3C019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7C1700A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98038D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67108E6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133F58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15E723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F516B3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518B3F9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612CA6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79EB0596"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425296"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33673184"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18E3537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405029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2F426F2B"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22AFA38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47225DB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C73361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3AEED1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6EF5C1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57AE15E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C8A6C6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756E459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270DAAC"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5E81B51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10D7E43"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6DB1A5AE"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532E0024"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26C84FB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DA6721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257319E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B53BA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02BF8C1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96DBD8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20B8FF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0A018D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38E5102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6A85B5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43C3F50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F9C467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3948282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0397A13"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580CE1D3"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01403AF7"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1822CB0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09D2C4D4"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5D5A15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1F9C52A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1B951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7C32F3E2"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49C31A3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CD18639"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6D17152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2993F20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2BB7F30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AF3CF4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0664A2C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C6668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1F58B4B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918CE1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37A7B98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886249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0D36DB4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C86D02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2AECBCE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5717444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32A4372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60E3E22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2168B57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907276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328017C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71BFF75" w14:textId="77777777" w:rsidR="00071854" w:rsidRDefault="00071854" w:rsidP="00071854">
      <w:pPr>
        <w:spacing w:before="0" w:beforeAutospacing="0" w:after="0" w:afterAutospacing="0" w:line="240" w:lineRule="auto"/>
        <w:ind w:left="2160" w:hanging="720"/>
        <w:jc w:val="both"/>
        <w:rPr>
          <w:ins w:id="30" w:author="Meryl Etman" w:date="2021-05-20T15:11:00Z"/>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29CC002B" w14:textId="2A778E1E" w:rsidR="00DB496A" w:rsidRDefault="00DB496A" w:rsidP="00071854">
      <w:pPr>
        <w:spacing w:before="0" w:beforeAutospacing="0" w:after="0" w:afterAutospacing="0" w:line="240" w:lineRule="auto"/>
        <w:ind w:left="2160" w:hanging="720"/>
        <w:jc w:val="both"/>
        <w:rPr>
          <w:ins w:id="31" w:author="Meryl Etman" w:date="2021-05-20T15:11:00Z"/>
          <w:rFonts w:ascii="Times New Roman" w:eastAsia="Times New Roman" w:hAnsi="Times New Roman" w:cs="David"/>
          <w:sz w:val="24"/>
          <w:szCs w:val="24"/>
          <w:rtl/>
        </w:rPr>
      </w:pPr>
    </w:p>
    <w:p w14:paraId="480CB48E" w14:textId="60EFB1F5" w:rsidR="00DB496A" w:rsidRPr="00071854" w:rsidRDefault="00DB496A"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ins w:id="32" w:author="Meryl Etman" w:date="2021-05-20T15:11:00Z">
        <w:r>
          <w:rPr>
            <w:rFonts w:ascii="Times New Roman" w:eastAsia="Times New Roman" w:hAnsi="Times New Roman" w:cs="David" w:hint="cs"/>
            <w:sz w:val="24"/>
            <w:szCs w:val="24"/>
            <w:rtl/>
          </w:rPr>
          <w:t>טו.</w:t>
        </w:r>
        <w:r>
          <w:rPr>
            <w:rFonts w:ascii="Times New Roman" w:eastAsia="Times New Roman" w:hAnsi="Times New Roman" w:cs="David" w:hint="cs"/>
            <w:sz w:val="24"/>
            <w:szCs w:val="24"/>
            <w:rtl/>
          </w:rPr>
          <w:tab/>
          <w:t>פיקוח ע"י גיאולוג ככל ויידרש.</w:t>
        </w:r>
      </w:ins>
    </w:p>
    <w:p w14:paraId="08241C20"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6C57AB66"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7A575599"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37BBE01"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3D34E3BC"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3111860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08A0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14CADD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9A4D6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B98AA2F"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AC59C4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09030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56C6A02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F9D16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6E2435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3E36E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ACDDF2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F7298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300B673"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4D64193E"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14293399"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BAD376C"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0F33DE9D" w14:textId="6804C6CE" w:rsidR="00071854" w:rsidRPr="00071854" w:rsidRDefault="00071854" w:rsidP="0098462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 xml:space="preserve">סכום קבוע ומוחלט של </w:t>
      </w:r>
      <w:del w:id="33" w:author="Meryl Etman" w:date="2021-05-20T15:04:00Z">
        <w:r w:rsidRPr="00071854" w:rsidDel="0098462F">
          <w:rPr>
            <w:rFonts w:ascii="Times New Roman" w:eastAsia="Times New Roman" w:hAnsi="Times New Roman" w:cs="David"/>
            <w:sz w:val="24"/>
            <w:szCs w:val="24"/>
            <w:rtl/>
            <w:lang w:eastAsia="he-IL"/>
          </w:rPr>
          <w:delText xml:space="preserve">_________ </w:delText>
        </w:r>
      </w:del>
      <w:ins w:id="34" w:author="Meryl Etman" w:date="2021-05-20T15:04:00Z">
        <w:r w:rsidR="0098462F">
          <w:rPr>
            <w:rFonts w:ascii="Times New Roman" w:eastAsia="Times New Roman" w:hAnsi="Times New Roman" w:cs="David" w:hint="cs"/>
            <w:sz w:val="24"/>
            <w:szCs w:val="24"/>
            <w:rtl/>
            <w:lang w:eastAsia="he-IL"/>
          </w:rPr>
          <w:t xml:space="preserve">14,000 </w:t>
        </w:r>
      </w:ins>
      <w:r w:rsidRPr="00071854">
        <w:rPr>
          <w:rFonts w:ascii="Times New Roman" w:eastAsia="Times New Roman" w:hAnsi="Times New Roman" w:cs="David"/>
          <w:sz w:val="24"/>
          <w:szCs w:val="24"/>
          <w:rtl/>
          <w:lang w:eastAsia="he-IL"/>
        </w:rPr>
        <w:t xml:space="preserve">ש"ח (במילים </w:t>
      </w:r>
      <w:del w:id="35" w:author="Meryl Etman" w:date="2021-05-20T15:04:00Z">
        <w:r w:rsidRPr="00071854" w:rsidDel="0098462F">
          <w:rPr>
            <w:rFonts w:ascii="Times New Roman" w:eastAsia="Times New Roman" w:hAnsi="Times New Roman" w:cs="David"/>
            <w:sz w:val="24"/>
            <w:szCs w:val="24"/>
            <w:rtl/>
            <w:lang w:eastAsia="he-IL"/>
          </w:rPr>
          <w:delText xml:space="preserve">______________  </w:delText>
        </w:r>
      </w:del>
      <w:ins w:id="36" w:author="Meryl Etman" w:date="2021-05-20T15:04:00Z">
        <w:r w:rsidR="0098462F">
          <w:rPr>
            <w:rFonts w:ascii="Times New Roman" w:eastAsia="Times New Roman" w:hAnsi="Times New Roman" w:cs="David" w:hint="cs"/>
            <w:sz w:val="24"/>
            <w:szCs w:val="24"/>
            <w:rtl/>
            <w:lang w:eastAsia="he-IL"/>
          </w:rPr>
          <w:t>ארבעה עשר אלף</w:t>
        </w:r>
        <w:r w:rsidR="0098462F" w:rsidRPr="00071854">
          <w:rPr>
            <w:rFonts w:ascii="Times New Roman" w:eastAsia="Times New Roman" w:hAnsi="Times New Roman" w:cs="David"/>
            <w:sz w:val="24"/>
            <w:szCs w:val="24"/>
            <w:rtl/>
            <w:lang w:eastAsia="he-IL"/>
          </w:rPr>
          <w:t xml:space="preserve">  </w:t>
        </w:r>
      </w:ins>
      <w:r w:rsidRPr="00071854">
        <w:rPr>
          <w:rFonts w:ascii="Times New Roman" w:eastAsia="Times New Roman" w:hAnsi="Times New Roman" w:cs="David"/>
          <w:sz w:val="24"/>
          <w:szCs w:val="24"/>
          <w:rtl/>
          <w:lang w:eastAsia="he-IL"/>
        </w:rPr>
        <w:t>ש"ח)</w:t>
      </w:r>
      <w:del w:id="37" w:author="Meryl Etman" w:date="2021-05-20T15:04:00Z">
        <w:r w:rsidRPr="00071854" w:rsidDel="0098462F">
          <w:rPr>
            <w:rFonts w:ascii="Times New Roman" w:eastAsia="Times New Roman" w:hAnsi="Times New Roman" w:cs="David" w:hint="cs"/>
            <w:sz w:val="24"/>
            <w:szCs w:val="24"/>
            <w:rtl/>
            <w:lang w:eastAsia="he-IL"/>
          </w:rPr>
          <w:delText>בגין כל יחידת דיור (*)</w:delText>
        </w:r>
      </w:del>
      <w:r w:rsidR="00525E96">
        <w:rPr>
          <w:rFonts w:ascii="Times New Roman" w:eastAsia="Times New Roman" w:hAnsi="Times New Roman" w:cs="David"/>
          <w:sz w:val="24"/>
          <w:szCs w:val="24"/>
          <w:rtl/>
          <w:lang w:eastAsia="he-IL"/>
        </w:rPr>
        <w:t xml:space="preserve">. </w:t>
      </w:r>
    </w:p>
    <w:p w14:paraId="53EFDF3C" w14:textId="600C4A05"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38" w:author="Meryl Etman" w:date="2021-05-20T15:01:00Z">
            <w:r w:rsidR="0098462F">
              <w:rPr>
                <w:rFonts w:ascii="Times New Roman" w:eastAsia="Times New Roman" w:hAnsi="Times New Roman" w:cs="David" w:hint="cs"/>
                <w:color w:val="008000"/>
                <w:sz w:val="24"/>
                <w:szCs w:val="24"/>
                <w:rtl/>
              </w:rPr>
              <w:t>מדד המחירים לצרכן</w:t>
            </w:r>
          </w:ins>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39" w:author="Meryl Etman" w:date="2021-05-20T15:01:00Z">
            <w:r w:rsidR="0098462F">
              <w:rPr>
                <w:rFonts w:ascii="Times New Roman" w:eastAsia="Times New Roman" w:hAnsi="Times New Roman" w:cs="David" w:hint="cs"/>
                <w:color w:val="008000"/>
                <w:sz w:val="24"/>
                <w:szCs w:val="24"/>
                <w:rtl/>
              </w:rPr>
              <w:t>בגין</w:t>
            </w:r>
          </w:ins>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01T00:00:00Z">
            <w:dateFormat w:val="dd/MM/yyyy"/>
            <w:lid w:val="he-IL"/>
            <w:storeMappedDataAs w:val="dateTime"/>
            <w:calendar w:val="gregorian"/>
          </w:date>
        </w:sdtPr>
        <w:sdtEndPr/>
        <w:sdtContent>
          <w:ins w:id="40" w:author="Meryl Etman" w:date="2021-05-20T15:01:00Z">
            <w:r w:rsidR="0098462F">
              <w:rPr>
                <w:rFonts w:ascii="Times New Roman" w:eastAsia="Times New Roman" w:hAnsi="Times New Roman" w:cs="David" w:hint="cs"/>
                <w:color w:val="008000"/>
                <w:sz w:val="24"/>
                <w:szCs w:val="24"/>
                <w:rtl/>
              </w:rPr>
              <w:t>‏01/01/2021</w:t>
            </w:r>
          </w:ins>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1" w:author="Meryl Etman" w:date="2021-05-20T15:01:00Z">
            <w:r w:rsidR="0098462F">
              <w:rPr>
                <w:rFonts w:ascii="Times New Roman" w:eastAsia="Times New Roman" w:hAnsi="Times New Roman" w:cs="David" w:hint="cs"/>
                <w:color w:val="008000"/>
                <w:sz w:val="24"/>
                <w:szCs w:val="24"/>
                <w:rtl/>
              </w:rPr>
              <w:t>222.8896</w:t>
            </w:r>
          </w:ins>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3453F576"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13FC8297"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592AA2B6"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3B10160" w14:textId="77777777" w:rsidR="00071854" w:rsidRDefault="00071854" w:rsidP="00071854">
      <w:pPr>
        <w:widowControl w:val="0"/>
        <w:spacing w:before="120" w:beforeAutospacing="0" w:after="60" w:afterAutospacing="0" w:line="240" w:lineRule="auto"/>
        <w:ind w:left="1440" w:hanging="720"/>
        <w:jc w:val="both"/>
        <w:rPr>
          <w:ins w:id="42" w:author="Meryl Etman" w:date="2021-05-20T15:09:00Z"/>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33925ECC" w14:textId="07671536" w:rsidR="004B75FB" w:rsidRPr="00071854" w:rsidRDefault="004B75FB"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43" w:author="Meryl Etman" w:date="2021-05-20T15:09:00Z">
        <w:r>
          <w:rPr>
            <w:rFonts w:ascii="Times New Roman" w:eastAsia="Times New Roman" w:hAnsi="Times New Roman" w:cs="David" w:hint="cs"/>
            <w:sz w:val="24"/>
            <w:szCs w:val="24"/>
            <w:rtl/>
            <w:lang w:eastAsia="he-IL"/>
          </w:rPr>
          <w:t>3.3</w:t>
        </w:r>
        <w:r>
          <w:rPr>
            <w:rFonts w:ascii="Times New Roman" w:eastAsia="Times New Roman" w:hAnsi="Times New Roman" w:cs="David" w:hint="cs"/>
            <w:sz w:val="24"/>
            <w:szCs w:val="24"/>
            <w:rtl/>
            <w:lang w:eastAsia="he-IL"/>
          </w:rPr>
          <w:tab/>
          <w:t>שכר היועץ כולל גם פיקוח ע"י גיאולוג ככל ויידרש.</w:t>
        </w:r>
      </w:ins>
    </w:p>
    <w:p w14:paraId="488E90DF"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2058A26A"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035B8977"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69B53C3F"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8D5288E"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481D07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132728E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0588D7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4038EC5F"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2D0CAEE"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F06052B"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2501345D"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A42A36F" w14:textId="691FA8CE" w:rsidR="00071854" w:rsidRPr="00071854" w:rsidRDefault="00071854">
      <w:pPr>
        <w:spacing w:before="0" w:beforeAutospacing="0" w:after="0" w:afterAutospacing="0" w:line="360" w:lineRule="auto"/>
        <w:ind w:left="720"/>
        <w:rPr>
          <w:rFonts w:ascii="Times New Roman" w:eastAsia="Times New Roman" w:hAnsi="Times New Roman" w:cs="David"/>
          <w:sz w:val="24"/>
          <w:szCs w:val="24"/>
          <w:rtl/>
        </w:rPr>
        <w:pPrChange w:id="44" w:author="Meryl Etman" w:date="2021-07-08T09:25:00Z">
          <w:pPr>
            <w:spacing w:before="0" w:beforeAutospacing="0" w:after="0" w:afterAutospacing="0" w:line="360" w:lineRule="auto"/>
            <w:ind w:left="720"/>
          </w:pPr>
        </w:pPrChange>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del w:id="45" w:author="Meryl Etman" w:date="2021-07-08T09:25:00Z">
        <w:r w:rsidRPr="00071854" w:rsidDel="008E2879">
          <w:rPr>
            <w:rFonts w:ascii="Times New Roman" w:eastAsia="Times New Roman" w:hAnsi="Times New Roman" w:cs="David"/>
            <w:sz w:val="24"/>
            <w:szCs w:val="24"/>
            <w:rtl/>
          </w:rPr>
          <w:delText>20</w:delText>
        </w:r>
      </w:del>
      <w:ins w:id="46" w:author="Meryl Etman" w:date="2021-07-08T09:25:00Z">
        <w:r w:rsidR="008E2879" w:rsidRPr="00071854">
          <w:rPr>
            <w:rFonts w:ascii="Times New Roman" w:eastAsia="Times New Roman" w:hAnsi="Times New Roman" w:cs="David"/>
            <w:sz w:val="24"/>
            <w:szCs w:val="24"/>
            <w:rtl/>
          </w:rPr>
          <w:t>2</w:t>
        </w:r>
        <w:r w:rsidR="008E2879">
          <w:rPr>
            <w:rFonts w:ascii="Times New Roman" w:eastAsia="Times New Roman" w:hAnsi="Times New Roman" w:cs="David" w:hint="cs"/>
            <w:sz w:val="24"/>
            <w:szCs w:val="24"/>
            <w:rtl/>
          </w:rPr>
          <w:t>5</w:t>
        </w:r>
      </w:ins>
      <w:r w:rsidRPr="00071854">
        <w:rPr>
          <w:rFonts w:ascii="Times New Roman" w:eastAsia="Times New Roman" w:hAnsi="Times New Roman" w:cs="David"/>
          <w:sz w:val="24"/>
          <w:szCs w:val="24"/>
          <w:rtl/>
        </w:rPr>
        <w:t>%</w:t>
      </w:r>
    </w:p>
    <w:p w14:paraId="2984B663" w14:textId="1992426F" w:rsidR="00071854" w:rsidRPr="00071854" w:rsidRDefault="00071854">
      <w:pPr>
        <w:spacing w:before="0" w:beforeAutospacing="0" w:after="0" w:afterAutospacing="0" w:line="360" w:lineRule="auto"/>
        <w:ind w:left="720"/>
        <w:rPr>
          <w:rFonts w:ascii="Times New Roman" w:eastAsia="Times New Roman" w:hAnsi="Times New Roman" w:cs="David"/>
          <w:sz w:val="24"/>
          <w:szCs w:val="24"/>
          <w:rtl/>
        </w:rPr>
        <w:pPrChange w:id="47" w:author="Meryl Etman" w:date="2021-07-08T09:25:00Z">
          <w:pPr>
            <w:spacing w:before="0" w:beforeAutospacing="0" w:after="0" w:afterAutospacing="0" w:line="360" w:lineRule="auto"/>
            <w:ind w:left="720"/>
          </w:pPr>
        </w:pPrChange>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del w:id="48" w:author="Meryl Etman" w:date="2021-07-08T09:25:00Z">
        <w:r w:rsidRPr="00071854" w:rsidDel="008E2879">
          <w:rPr>
            <w:rFonts w:ascii="Times New Roman" w:eastAsia="Times New Roman" w:hAnsi="Times New Roman" w:cs="David"/>
            <w:sz w:val="24"/>
            <w:szCs w:val="24"/>
            <w:rtl/>
          </w:rPr>
          <w:delText>20</w:delText>
        </w:r>
      </w:del>
      <w:ins w:id="49" w:author="Meryl Etman" w:date="2021-07-08T09:25:00Z">
        <w:r w:rsidR="008E2879">
          <w:rPr>
            <w:rFonts w:ascii="Times New Roman" w:eastAsia="Times New Roman" w:hAnsi="Times New Roman" w:cs="David" w:hint="cs"/>
            <w:sz w:val="24"/>
            <w:szCs w:val="24"/>
            <w:rtl/>
          </w:rPr>
          <w:t>30</w:t>
        </w:r>
      </w:ins>
      <w:r w:rsidRPr="00071854">
        <w:rPr>
          <w:rFonts w:ascii="Times New Roman" w:eastAsia="Times New Roman" w:hAnsi="Times New Roman" w:cs="David"/>
          <w:sz w:val="24"/>
          <w:szCs w:val="24"/>
          <w:rtl/>
        </w:rPr>
        <w:t>%</w:t>
      </w:r>
    </w:p>
    <w:p w14:paraId="6355BE5E" w14:textId="783E947F" w:rsidR="00071854" w:rsidRPr="00071854" w:rsidRDefault="00071854">
      <w:pPr>
        <w:spacing w:before="0" w:beforeAutospacing="0" w:after="0" w:afterAutospacing="0" w:line="360" w:lineRule="auto"/>
        <w:ind w:left="720"/>
        <w:rPr>
          <w:rFonts w:ascii="Times New Roman" w:eastAsia="Times New Roman" w:hAnsi="Times New Roman" w:cs="David"/>
          <w:sz w:val="24"/>
          <w:szCs w:val="24"/>
          <w:rtl/>
        </w:rPr>
        <w:pPrChange w:id="50" w:author="Meryl Etman" w:date="2021-07-08T09:27:00Z">
          <w:pPr>
            <w:spacing w:before="0" w:beforeAutospacing="0" w:after="0" w:afterAutospacing="0" w:line="360" w:lineRule="auto"/>
            <w:ind w:left="720"/>
          </w:pPr>
        </w:pPrChange>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del w:id="51" w:author="Meryl Etman" w:date="2021-07-08T09:27:00Z">
        <w:r w:rsidRPr="00071854" w:rsidDel="008E2879">
          <w:rPr>
            <w:rFonts w:ascii="Times New Roman" w:eastAsia="Times New Roman" w:hAnsi="Times New Roman" w:cs="David"/>
            <w:sz w:val="24"/>
            <w:szCs w:val="24"/>
            <w:rtl/>
          </w:rPr>
          <w:delText>30</w:delText>
        </w:r>
      </w:del>
      <w:ins w:id="52" w:author="Meryl Etman" w:date="2021-07-08T09:27:00Z">
        <w:r w:rsidR="008E2879">
          <w:rPr>
            <w:rFonts w:ascii="Times New Roman" w:eastAsia="Times New Roman" w:hAnsi="Times New Roman" w:cs="David" w:hint="cs"/>
            <w:sz w:val="24"/>
            <w:szCs w:val="24"/>
            <w:rtl/>
          </w:rPr>
          <w:t>25</w:t>
        </w:r>
      </w:ins>
      <w:r w:rsidRPr="00071854">
        <w:rPr>
          <w:rFonts w:ascii="Times New Roman" w:eastAsia="Times New Roman" w:hAnsi="Times New Roman" w:cs="David"/>
          <w:sz w:val="24"/>
          <w:szCs w:val="24"/>
          <w:rtl/>
        </w:rPr>
        <w:t>%</w:t>
      </w:r>
    </w:p>
    <w:p w14:paraId="6B750426" w14:textId="2E32CB62" w:rsidR="00071854" w:rsidRPr="00071854" w:rsidRDefault="00071854">
      <w:pPr>
        <w:spacing w:before="0" w:beforeAutospacing="0" w:after="0" w:afterAutospacing="0" w:line="360" w:lineRule="auto"/>
        <w:ind w:left="720"/>
        <w:rPr>
          <w:rFonts w:ascii="Times New Roman" w:eastAsia="Times New Roman" w:hAnsi="Times New Roman" w:cs="David"/>
          <w:sz w:val="24"/>
          <w:szCs w:val="24"/>
          <w:rtl/>
        </w:rPr>
        <w:pPrChange w:id="53" w:author="Meryl Etman" w:date="2021-07-08T09:26:00Z">
          <w:pPr>
            <w:spacing w:before="0" w:beforeAutospacing="0" w:after="0" w:afterAutospacing="0" w:line="360" w:lineRule="auto"/>
            <w:ind w:left="720"/>
          </w:pPr>
        </w:pPrChange>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w:t>
      </w:r>
      <w:del w:id="54" w:author="Meryl Etman" w:date="2021-07-08T09:26:00Z">
        <w:r w:rsidRPr="00071854" w:rsidDel="008E2879">
          <w:rPr>
            <w:rFonts w:ascii="Times New Roman" w:eastAsia="Times New Roman" w:hAnsi="Times New Roman" w:cs="David"/>
            <w:sz w:val="24"/>
            <w:szCs w:val="24"/>
            <w:rtl/>
          </w:rPr>
          <w:delText>5</w:delText>
        </w:r>
      </w:del>
      <w:ins w:id="55" w:author="Meryl Etman" w:date="2021-07-08T09:26:00Z">
        <w:r w:rsidR="008E2879">
          <w:rPr>
            <w:rFonts w:ascii="Times New Roman" w:eastAsia="Times New Roman" w:hAnsi="Times New Roman" w:cs="David" w:hint="cs"/>
            <w:sz w:val="24"/>
            <w:szCs w:val="24"/>
            <w:rtl/>
          </w:rPr>
          <w:t>0</w:t>
        </w:r>
      </w:ins>
      <w:r w:rsidRPr="00071854">
        <w:rPr>
          <w:rFonts w:ascii="Times New Roman" w:eastAsia="Times New Roman" w:hAnsi="Times New Roman" w:cs="David"/>
          <w:sz w:val="24"/>
          <w:szCs w:val="24"/>
          <w:rtl/>
        </w:rPr>
        <w:t>%</w:t>
      </w:r>
    </w:p>
    <w:p w14:paraId="032D0425"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7104A6ED"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5A84C7BC" w14:textId="469D9FDB" w:rsidR="00071854" w:rsidRPr="00071854" w:rsidDel="008E2879" w:rsidRDefault="00071854">
      <w:pPr>
        <w:spacing w:before="0" w:beforeAutospacing="0" w:after="0" w:afterAutospacing="0" w:line="360" w:lineRule="auto"/>
        <w:ind w:left="720"/>
        <w:rPr>
          <w:del w:id="56" w:author="Meryl Etman" w:date="2021-07-08T09:26:00Z"/>
          <w:rFonts w:ascii="Times New Roman" w:eastAsia="Times New Roman" w:hAnsi="Times New Roman" w:cs="David"/>
          <w:sz w:val="24"/>
          <w:szCs w:val="24"/>
          <w:rtl/>
        </w:rPr>
        <w:pPrChange w:id="57" w:author="Meryl Etman" w:date="2021-07-08T09:26:00Z">
          <w:pPr>
            <w:spacing w:before="0" w:beforeAutospacing="0" w:after="0" w:afterAutospacing="0" w:line="360" w:lineRule="auto"/>
            <w:ind w:left="720"/>
          </w:pPr>
        </w:pPrChange>
      </w:pPr>
      <w:del w:id="58" w:author="Meryl Etman" w:date="2021-07-08T09:26:00Z">
        <w:r w:rsidRPr="00071854" w:rsidDel="008E2879">
          <w:rPr>
            <w:rFonts w:ascii="Times New Roman" w:eastAsia="Times New Roman" w:hAnsi="Times New Roman" w:cs="David"/>
            <w:sz w:val="24"/>
            <w:szCs w:val="24"/>
            <w:rtl/>
          </w:rPr>
          <w:delText>1.7</w:delText>
        </w:r>
        <w:r w:rsidRPr="00071854" w:rsidDel="008E2879">
          <w:rPr>
            <w:rFonts w:ascii="Times New Roman" w:eastAsia="Times New Roman" w:hAnsi="Times New Roman" w:cs="David"/>
            <w:sz w:val="24"/>
            <w:szCs w:val="24"/>
            <w:rtl/>
          </w:rPr>
          <w:tab/>
          <w:delText>לאחר סיום התחייבויות היועץ לפי ההסכם ואשור היועץ בכתב</w:delText>
        </w:r>
      </w:del>
    </w:p>
    <w:p w14:paraId="32EF6EF5" w14:textId="38FA6DB3" w:rsidR="00071854" w:rsidRPr="00071854" w:rsidDel="008E2879" w:rsidRDefault="00071854">
      <w:pPr>
        <w:spacing w:before="0" w:beforeAutospacing="0" w:after="0" w:afterAutospacing="0" w:line="360" w:lineRule="auto"/>
        <w:ind w:left="720"/>
        <w:rPr>
          <w:del w:id="59" w:author="Meryl Etman" w:date="2021-07-08T09:26:00Z"/>
          <w:rFonts w:ascii="Times New Roman" w:eastAsia="Times New Roman" w:hAnsi="Times New Roman" w:cs="David"/>
          <w:sz w:val="24"/>
          <w:szCs w:val="24"/>
          <w:rtl/>
        </w:rPr>
        <w:pPrChange w:id="60" w:author="Meryl Etman" w:date="2021-07-08T09:26:00Z">
          <w:pPr>
            <w:spacing w:before="0" w:beforeAutospacing="0" w:after="0" w:afterAutospacing="0" w:line="360" w:lineRule="auto"/>
            <w:ind w:left="720"/>
          </w:pPr>
        </w:pPrChange>
      </w:pPr>
      <w:del w:id="61" w:author="Meryl Etman" w:date="2021-07-08T09:26:00Z">
        <w:r w:rsidRPr="00071854" w:rsidDel="008E2879">
          <w:rPr>
            <w:rFonts w:ascii="Times New Roman" w:eastAsia="Times New Roman" w:hAnsi="Times New Roman" w:cs="David"/>
            <w:sz w:val="24"/>
            <w:szCs w:val="24"/>
            <w:rtl/>
          </w:rPr>
          <w:tab/>
          <w:delText xml:space="preserve">לביצוע העבודות בהתאם לתכניותיו, הנחיותיו, תקנים </w:delText>
        </w:r>
      </w:del>
    </w:p>
    <w:p w14:paraId="268089EB" w14:textId="06B5620D" w:rsidR="00071854" w:rsidRPr="00071854" w:rsidRDefault="00071854">
      <w:pPr>
        <w:spacing w:before="0" w:beforeAutospacing="0" w:after="0" w:afterAutospacing="0" w:line="360" w:lineRule="auto"/>
        <w:ind w:left="720"/>
        <w:rPr>
          <w:rFonts w:ascii="Times New Roman" w:eastAsia="Times New Roman" w:hAnsi="Times New Roman" w:cs="David"/>
          <w:sz w:val="24"/>
          <w:szCs w:val="24"/>
          <w:rtl/>
        </w:rPr>
        <w:pPrChange w:id="62" w:author="Meryl Etman" w:date="2021-07-08T09:26:00Z">
          <w:pPr>
            <w:spacing w:before="0" w:beforeAutospacing="0" w:after="0" w:afterAutospacing="0" w:line="360" w:lineRule="auto"/>
            <w:ind w:left="720"/>
          </w:pPr>
        </w:pPrChange>
      </w:pPr>
      <w:del w:id="63" w:author="Meryl Etman" w:date="2021-07-08T09:26:00Z">
        <w:r w:rsidRPr="00071854" w:rsidDel="008E2879">
          <w:rPr>
            <w:rFonts w:ascii="Times New Roman" w:eastAsia="Times New Roman" w:hAnsi="Times New Roman" w:cs="David"/>
            <w:sz w:val="24"/>
            <w:szCs w:val="24"/>
            <w:rtl/>
          </w:rPr>
          <w:tab/>
          <w:delText>רלוונטיים ולשביעות רצונו</w:delText>
        </w:r>
        <w:r w:rsidRPr="00525E96" w:rsidDel="008E2879">
          <w:rPr>
            <w:rFonts w:ascii="Times New Roman" w:eastAsia="Times New Roman" w:hAnsi="Times New Roman" w:cs="David"/>
            <w:sz w:val="24"/>
            <w:szCs w:val="24"/>
            <w:u w:val="dotted"/>
            <w:rtl/>
          </w:rPr>
          <w:tab/>
        </w:r>
        <w:r w:rsidRPr="00525E96" w:rsidDel="008E2879">
          <w:rPr>
            <w:rFonts w:ascii="Times New Roman" w:eastAsia="Times New Roman" w:hAnsi="Times New Roman" w:cs="David"/>
            <w:sz w:val="24"/>
            <w:szCs w:val="24"/>
            <w:u w:val="dotted"/>
            <w:rtl/>
          </w:rPr>
          <w:tab/>
        </w:r>
        <w:r w:rsidRPr="00525E96" w:rsidDel="008E2879">
          <w:rPr>
            <w:rFonts w:ascii="Times New Roman" w:eastAsia="Times New Roman" w:hAnsi="Times New Roman" w:cs="David"/>
            <w:sz w:val="24"/>
            <w:szCs w:val="24"/>
            <w:u w:val="dotted"/>
            <w:rtl/>
          </w:rPr>
          <w:tab/>
        </w:r>
        <w:r w:rsidRPr="00525E96" w:rsidDel="008E2879">
          <w:rPr>
            <w:rFonts w:ascii="Times New Roman" w:eastAsia="Times New Roman" w:hAnsi="Times New Roman" w:cs="David"/>
            <w:sz w:val="24"/>
            <w:szCs w:val="24"/>
            <w:u w:val="dotted"/>
            <w:rtl/>
          </w:rPr>
          <w:tab/>
        </w:r>
        <w:r w:rsidRPr="00525E96" w:rsidDel="008E2879">
          <w:rPr>
            <w:rFonts w:ascii="Times New Roman" w:eastAsia="Times New Roman" w:hAnsi="Times New Roman" w:cs="David"/>
            <w:sz w:val="24"/>
            <w:szCs w:val="24"/>
            <w:u w:val="dotted"/>
            <w:rtl/>
          </w:rPr>
          <w:tab/>
        </w:r>
        <w:r w:rsidRPr="00071854" w:rsidDel="008E2879">
          <w:rPr>
            <w:rFonts w:ascii="Times New Roman" w:eastAsia="Times New Roman" w:hAnsi="Times New Roman" w:cs="David"/>
            <w:sz w:val="24"/>
            <w:szCs w:val="24"/>
            <w:rtl/>
          </w:rPr>
          <w:delText>5%</w:delText>
        </w:r>
      </w:del>
    </w:p>
    <w:p w14:paraId="2C37B8D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70BAD9FB"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B49762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C45CB3E"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7C93020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EC0E390"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38E6E740"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0D42573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518D86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533F30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4FFA2D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E180F7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C171D6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DCEEC7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651EC4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FE2BE0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8A1090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4E34BD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EE2820D"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62A4170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C14F788"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B6903E2" w14:textId="695A3DFA"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rPr>
            <w:rFonts w:hint="cs"/>
          </w:rPr>
        </w:sdtEndPr>
        <w:sdtContent>
          <w:ins w:id="64" w:author="Meryl Etman" w:date="2021-07-08T09:31:00Z">
            <w:r w:rsidR="005D72CE">
              <w:rPr>
                <w:rFonts w:ascii="Times New Roman" w:eastAsia="Times New Roman" w:hAnsi="Times New Roman" w:cs="David" w:hint="cs"/>
                <w:color w:val="008000"/>
                <w:sz w:val="24"/>
                <w:szCs w:val="24"/>
                <w:rtl/>
                <w:lang w:eastAsia="he-IL"/>
              </w:rPr>
              <w:t>‏08/07/2021</w:t>
            </w:r>
          </w:ins>
        </w:sdtContent>
      </w:sdt>
      <w:r w:rsidRPr="00B27B4C">
        <w:rPr>
          <w:rFonts w:ascii="Times New Roman" w:eastAsia="Times New Roman" w:hAnsi="Times New Roman" w:cs="David" w:hint="cs"/>
          <w:bCs/>
          <w:color w:val="FF0000"/>
          <w:sz w:val="24"/>
          <w:szCs w:val="24"/>
          <w:rtl/>
          <w:lang w:eastAsia="he-IL"/>
        </w:rPr>
        <w:br/>
      </w:r>
    </w:p>
    <w:p w14:paraId="66C6C905"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31AAF70" w14:textId="0E044AD3" w:rsidR="00525E96" w:rsidRPr="00B27B4C" w:rsidRDefault="0098462F">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65" w:author="Meryl Etman" w:date="2021-05-20T15:05:00Z">
              <w:pPr>
                <w:widowControl w:val="0"/>
                <w:spacing w:before="0" w:beforeAutospacing="0" w:after="0" w:afterAutospacing="0" w:line="240" w:lineRule="auto"/>
                <w:jc w:val="both"/>
              </w:pPr>
            </w:pPrChange>
          </w:pPr>
          <w:ins w:id="66" w:author="Meryl Etman" w:date="2021-05-20T14:59: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61C947BB"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1D1CE7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8E9820A"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12EB44B"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7C778F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79504A" w14:textId="571378AA"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7"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8"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9"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B09DA36"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050D5B" w14:textId="2B2A616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0"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1" w:author="Meryl Etman" w:date="2021-05-20T14:58:00Z">
            <w:r w:rsidR="0098462F">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50DE175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31BEFD" w14:textId="72427036"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678E911"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792266F" w14:textId="3F57097D"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D97ACB"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E488AFE"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0093CE4"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71D22B"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מתחייב לנקוט בכל אמצעי הזהירות כדי למנוע אפשרות כי מידע חסוי יצא מרשותכם ו/או מרשותי </w:t>
      </w:r>
      <w:r w:rsidRPr="00B27B4C">
        <w:rPr>
          <w:rFonts w:ascii="Times New Roman" w:eastAsia="Times New Roman" w:hAnsi="Times New Roman" w:cs="David" w:hint="cs"/>
          <w:sz w:val="24"/>
          <w:szCs w:val="24"/>
          <w:rtl/>
          <w:lang w:eastAsia="he-IL"/>
        </w:rPr>
        <w:lastRenderedPageBreak/>
        <w:t>ויגיע למי שלא הוסמך על ידכם בכתב.</w:t>
      </w:r>
    </w:p>
    <w:p w14:paraId="52987F35"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54E7F3"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7532AF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A54AB0"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C2EF171"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FF15C08"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6492E6" w14:textId="37553091"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4" w:author="Meryl Etman" w:date="2021-05-20T15:00:00Z">
            <w:r w:rsidR="0098462F">
              <w:rPr>
                <w:rFonts w:ascii="Times New Roman" w:eastAsia="Times New Roman" w:hAnsi="Times New Roman" w:cs="David" w:hint="cs"/>
                <w:color w:val="00B0F0"/>
                <w:sz w:val="24"/>
                <w:szCs w:val="24"/>
                <w:u w:val="single"/>
                <w:rtl/>
                <w:lang w:eastAsia="he-IL"/>
              </w:rPr>
              <w:t>עמוס בלנק - עדי לרר מהנדסים בע"מ</w:t>
            </w:r>
          </w:ins>
        </w:sdtContent>
      </w:sdt>
    </w:p>
    <w:p w14:paraId="42643BED"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A5BB9A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BEF2618"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095576A" w14:textId="77777777" w:rsidR="00525E96" w:rsidRPr="0098462F"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98462F">
        <w:rPr>
          <w:rFonts w:ascii="Times New Roman" w:eastAsia="Times New Roman" w:hAnsi="Times New Roman" w:cs="David" w:hint="cs"/>
          <w:sz w:val="24"/>
          <w:szCs w:val="24"/>
          <w:rtl/>
          <w:lang w:eastAsia="he-IL"/>
        </w:rPr>
        <w:t>כתובת:__________</w:t>
      </w:r>
    </w:p>
    <w:p w14:paraId="6C47382D"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98462F">
        <w:rPr>
          <w:rFonts w:ascii="Times New Roman" w:eastAsia="Times New Roman" w:hAnsi="Times New Roman" w:cs="David"/>
          <w:sz w:val="24"/>
          <w:szCs w:val="24"/>
          <w:rtl/>
          <w:lang w:eastAsia="he-IL"/>
          <w:rPrChange w:id="75" w:author="Meryl Etman" w:date="2021-05-20T15:05:00Z">
            <w:rPr>
              <w:rFonts w:ascii="Times New Roman" w:eastAsia="Times New Roman" w:hAnsi="Times New Roman" w:cs="David"/>
              <w:sz w:val="24"/>
              <w:szCs w:val="24"/>
              <w:highlight w:val="yellow"/>
              <w:rtl/>
              <w:lang w:eastAsia="he-IL"/>
            </w:rPr>
          </w:rPrChange>
        </w:rPr>
        <w:t xml:space="preserve">*מחק </w:t>
      </w:r>
      <w:r w:rsidRPr="0098462F">
        <w:rPr>
          <w:rFonts w:ascii="Times New Roman" w:eastAsia="Times New Roman" w:hAnsi="Times New Roman" w:cs="David" w:hint="eastAsia"/>
          <w:sz w:val="24"/>
          <w:szCs w:val="24"/>
          <w:rtl/>
          <w:lang w:eastAsia="he-IL"/>
          <w:rPrChange w:id="76" w:author="Meryl Etman" w:date="2021-05-20T15:05:00Z">
            <w:rPr>
              <w:rFonts w:ascii="Times New Roman" w:eastAsia="Times New Roman" w:hAnsi="Times New Roman" w:cs="David" w:hint="eastAsia"/>
              <w:sz w:val="24"/>
              <w:szCs w:val="24"/>
              <w:highlight w:val="yellow"/>
              <w:rtl/>
              <w:lang w:eastAsia="he-IL"/>
            </w:rPr>
          </w:rPrChange>
        </w:rPr>
        <w:t>את</w:t>
      </w:r>
      <w:r w:rsidRPr="0098462F">
        <w:rPr>
          <w:rFonts w:ascii="Times New Roman" w:eastAsia="Times New Roman" w:hAnsi="Times New Roman" w:cs="David"/>
          <w:sz w:val="24"/>
          <w:szCs w:val="24"/>
          <w:rtl/>
          <w:lang w:eastAsia="he-IL"/>
          <w:rPrChange w:id="77" w:author="Meryl Etman" w:date="2021-05-20T15:05:00Z">
            <w:rPr>
              <w:rFonts w:ascii="Times New Roman" w:eastAsia="Times New Roman" w:hAnsi="Times New Roman" w:cs="David"/>
              <w:sz w:val="24"/>
              <w:szCs w:val="24"/>
              <w:highlight w:val="yellow"/>
              <w:rtl/>
              <w:lang w:eastAsia="he-IL"/>
            </w:rPr>
          </w:rPrChange>
        </w:rPr>
        <w:t xml:space="preserve"> </w:t>
      </w:r>
      <w:r w:rsidRPr="0098462F">
        <w:rPr>
          <w:rFonts w:ascii="Times New Roman" w:eastAsia="Times New Roman" w:hAnsi="Times New Roman" w:cs="David" w:hint="eastAsia"/>
          <w:sz w:val="24"/>
          <w:szCs w:val="24"/>
          <w:rtl/>
          <w:lang w:eastAsia="he-IL"/>
          <w:rPrChange w:id="78" w:author="Meryl Etman" w:date="2021-05-20T15:05:00Z">
            <w:rPr>
              <w:rFonts w:ascii="Times New Roman" w:eastAsia="Times New Roman" w:hAnsi="Times New Roman" w:cs="David" w:hint="eastAsia"/>
              <w:sz w:val="24"/>
              <w:szCs w:val="24"/>
              <w:highlight w:val="yellow"/>
              <w:rtl/>
              <w:lang w:eastAsia="he-IL"/>
            </w:rPr>
          </w:rPrChange>
        </w:rPr>
        <w:t>המיותר</w:t>
      </w:r>
    </w:p>
    <w:p w14:paraId="0342F8CF"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B4FC463" w14:textId="77777777"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E2DE3BA" w14:textId="77777777" w:rsidR="005B5631" w:rsidRPr="00232692" w:rsidRDefault="005B5631" w:rsidP="005B563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1865EA4"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5AE98E05"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CFA4ADB"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91682C2"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FA32618"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0F9237D"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0D331CD"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12A529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FAEA7B9"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A652147"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64BA55B1"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B764A48"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40C83F8"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F2FBCCD"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56ADA0A"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F3B9C1C"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CE095FE"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5B75EF9A" w14:textId="77777777" w:rsidTr="0098462F">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EE71779"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27C73DE"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0037DC43" w14:textId="77777777" w:rsidTr="0098462F">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675CC9F"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4A012F49" w14:textId="77777777" w:rsidTr="0098462F">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A09AA69"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FDB8790"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3EC8C7D"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4D63D7A"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6A3DB35E" w14:textId="77777777" w:rsidTr="0098462F">
        <w:trPr>
          <w:trHeight w:val="551"/>
        </w:trPr>
        <w:tc>
          <w:tcPr>
            <w:tcW w:w="4068" w:type="dxa"/>
            <w:tcBorders>
              <w:top w:val="single" w:sz="4" w:space="0" w:color="auto"/>
              <w:left w:val="single" w:sz="4" w:space="0" w:color="auto"/>
              <w:bottom w:val="single" w:sz="4" w:space="0" w:color="auto"/>
              <w:right w:val="single" w:sz="4" w:space="0" w:color="auto"/>
            </w:tcBorders>
            <w:hideMark/>
          </w:tcPr>
          <w:p w14:paraId="2A7FE5AD"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79AF5BE"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ED22FF8"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08734E8"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p>
          <w:p w14:paraId="1E056CC5"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12A75CA"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4F5B75F"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p>
          <w:p w14:paraId="4188B46B"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47E3ED8"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343D0B31" w14:textId="77777777" w:rsidTr="0098462F">
        <w:trPr>
          <w:trHeight w:val="571"/>
        </w:trPr>
        <w:tc>
          <w:tcPr>
            <w:tcW w:w="4068" w:type="dxa"/>
            <w:tcBorders>
              <w:top w:val="single" w:sz="4" w:space="0" w:color="auto"/>
              <w:left w:val="single" w:sz="4" w:space="0" w:color="auto"/>
              <w:bottom w:val="single" w:sz="4" w:space="0" w:color="auto"/>
              <w:right w:val="single" w:sz="4" w:space="0" w:color="auto"/>
            </w:tcBorders>
            <w:hideMark/>
          </w:tcPr>
          <w:p w14:paraId="5C170140"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997E7DC"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3A6ED8A"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F3A278" w14:textId="77777777" w:rsidR="005B5631" w:rsidRPr="0009511C" w:rsidRDefault="005B5631" w:rsidP="0098462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ACBF8B" w14:textId="77777777" w:rsidR="005B5631" w:rsidRPr="0009511C" w:rsidRDefault="005B5631" w:rsidP="0098462F">
            <w:pPr>
              <w:spacing w:before="0" w:beforeAutospacing="0" w:after="0" w:afterAutospacing="0" w:line="256" w:lineRule="auto"/>
              <w:rPr>
                <w:rFonts w:ascii="David" w:eastAsia="Calibri" w:hAnsi="David" w:cs="David"/>
                <w:b/>
                <w:sz w:val="24"/>
                <w:szCs w:val="24"/>
                <w:lang w:eastAsia="he-IL"/>
              </w:rPr>
            </w:pPr>
          </w:p>
        </w:tc>
      </w:tr>
      <w:tr w:rsidR="005B5631" w:rsidRPr="0009511C" w14:paraId="00E80CFC" w14:textId="77777777" w:rsidTr="0098462F">
        <w:trPr>
          <w:trHeight w:val="391"/>
        </w:trPr>
        <w:tc>
          <w:tcPr>
            <w:tcW w:w="4068" w:type="dxa"/>
            <w:tcBorders>
              <w:top w:val="single" w:sz="4" w:space="0" w:color="auto"/>
              <w:left w:val="single" w:sz="4" w:space="0" w:color="auto"/>
              <w:bottom w:val="single" w:sz="4" w:space="0" w:color="auto"/>
              <w:right w:val="single" w:sz="4" w:space="0" w:color="auto"/>
            </w:tcBorders>
            <w:hideMark/>
          </w:tcPr>
          <w:p w14:paraId="24E32C85"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A2FBC5D"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45A11A7" w14:textId="77777777" w:rsidR="005B5631" w:rsidRPr="0009511C" w:rsidRDefault="005B5631" w:rsidP="0098462F">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6413A7" w14:textId="77777777" w:rsidR="005B5631" w:rsidRPr="0009511C" w:rsidRDefault="005B5631" w:rsidP="0098462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52BB4C" w14:textId="77777777" w:rsidR="005B5631" w:rsidRPr="0009511C" w:rsidRDefault="005B5631" w:rsidP="0098462F">
            <w:pPr>
              <w:spacing w:before="0" w:beforeAutospacing="0" w:after="0" w:afterAutospacing="0" w:line="256" w:lineRule="auto"/>
              <w:rPr>
                <w:rFonts w:ascii="David" w:eastAsia="Calibri" w:hAnsi="David" w:cs="David"/>
                <w:b/>
                <w:sz w:val="24"/>
                <w:szCs w:val="24"/>
                <w:lang w:eastAsia="he-IL"/>
              </w:rPr>
            </w:pPr>
          </w:p>
        </w:tc>
      </w:tr>
    </w:tbl>
    <w:p w14:paraId="6146BFC4"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5D2CC560" w14:textId="77777777" w:rsidTr="0098462F">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237AE75"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7E12E79D" w14:textId="77777777" w:rsidTr="0098462F">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99CCBEB"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F47BA42"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p w14:paraId="6DC13F2E"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9A1B34F"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68B13F"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A6485AB"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D68CB69"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8505043"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24015E"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C5543B2"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7162FFA8" w14:textId="77777777" w:rsidTr="0098462F">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64C7E14"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F8D8B7A"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42C825D"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A9208B9"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F655A00"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E3AA611"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B019B96"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7BAB94A" w14:textId="77777777" w:rsidR="005B5631" w:rsidRPr="0009511C" w:rsidRDefault="005B5631" w:rsidP="0098462F">
            <w:pPr>
              <w:spacing w:before="0" w:beforeAutospacing="0" w:after="0" w:afterAutospacing="0" w:line="256" w:lineRule="auto"/>
              <w:rPr>
                <w:rFonts w:ascii="David" w:eastAsia="Calibri" w:hAnsi="David" w:cs="David"/>
                <w:sz w:val="24"/>
                <w:szCs w:val="24"/>
                <w:lang w:eastAsia="he-IL"/>
              </w:rPr>
            </w:pPr>
          </w:p>
        </w:tc>
      </w:tr>
      <w:tr w:rsidR="005B5631" w:rsidRPr="0009511C" w14:paraId="36113368" w14:textId="77777777" w:rsidTr="009846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DF6BD93"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DD39FD1"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AA71906"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777DE03"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C8CE2F9"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3EC21AF"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D4E507"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6632F0F" w14:textId="77777777" w:rsidR="005B5631" w:rsidRPr="0009511C" w:rsidRDefault="005B5631" w:rsidP="0098462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26A7B513" w14:textId="77777777" w:rsidTr="009846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CEDF845"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05A4096"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16CAC50"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11B292B"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A0721A0"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EA1D59D"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18C9D62"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A7E9F07" w14:textId="77777777" w:rsidR="005B5631" w:rsidRPr="0009511C" w:rsidRDefault="005B5631" w:rsidP="0098462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1734D3B2" w14:textId="77777777" w:rsidTr="009846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ADA521A"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48C6BC2" w14:textId="77777777" w:rsidR="005B5631" w:rsidRPr="0009511C" w:rsidRDefault="005B5631" w:rsidP="0098462F">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A0EFA25" w14:textId="77777777" w:rsidR="005B5631" w:rsidRPr="0009511C" w:rsidRDefault="005B5631" w:rsidP="0098462F">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B9F4345" w14:textId="77777777" w:rsidR="005B5631" w:rsidRPr="0009511C" w:rsidRDefault="005B5631" w:rsidP="0098462F">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7E48222" w14:textId="77777777" w:rsidR="005B5631" w:rsidRPr="0009511C" w:rsidRDefault="005B5631" w:rsidP="0098462F">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4614AE9" w14:textId="77777777" w:rsidR="005B5631" w:rsidRPr="0009511C" w:rsidRDefault="005B5631" w:rsidP="0098462F">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83B072" w14:textId="77777777" w:rsidR="005B5631" w:rsidRPr="0009511C" w:rsidRDefault="005B5631" w:rsidP="009846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E150385" w14:textId="77777777" w:rsidR="005B5631" w:rsidRPr="0009511C" w:rsidRDefault="005B5631" w:rsidP="0098462F">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0AA06FD"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6DE8E85B" w14:textId="77777777" w:rsidTr="0098462F">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5DB0201"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3D44D04C" w14:textId="77777777" w:rsidTr="0098462F">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B26DEFA"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3F7C549"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09E4AD17" w14:textId="77777777" w:rsidTr="0098462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58348C"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5B5631" w:rsidRPr="0009511C" w14:paraId="7EB09B5C" w14:textId="77777777" w:rsidTr="0098462F">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4D0F0BF" w14:textId="77777777" w:rsidR="005B5631" w:rsidRPr="0009511C" w:rsidRDefault="005B5631"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8451FAB"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6EDCB7B6"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7AEF93AC" w14:textId="77777777" w:rsidTr="0098462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480C418" w14:textId="77777777" w:rsidR="005269E0" w:rsidRPr="0009511C" w:rsidRDefault="005269E0" w:rsidP="009846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4C56A9DA" w14:textId="77777777" w:rsidTr="0098462F">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4012E36" w14:textId="77777777" w:rsidR="005269E0" w:rsidRPr="0009511C" w:rsidRDefault="005269E0" w:rsidP="0098462F">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3BF010A"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4197A53D"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1AAEF5F"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5AE0406"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3FDD4567"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6BC577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22750C70"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F6AD6B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40BCF76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C6B6C01"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301B3071"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1E1E1CDE"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044644DF"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16CCD8C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BA54C38" w14:textId="45E56B06" w:rsidR="004F7DFE" w:rsidRDefault="004F7DFE" w:rsidP="0098462F">
      <w:pPr>
        <w:widowControl w:val="0"/>
        <w:spacing w:before="0" w:beforeAutospacing="0" w:after="0" w:afterAutospacing="0" w:line="240" w:lineRule="auto"/>
        <w:jc w:val="center"/>
        <w:outlineLvl w:val="7"/>
        <w:rPr>
          <w:ins w:id="79" w:author="Meryl Etman" w:date="2021-05-20T15:07:00Z"/>
          <w:rFonts w:ascii="Times New Roman" w:eastAsia="Times New Roman" w:hAnsi="Times New Roman" w:cs="David"/>
          <w:b/>
          <w:bCs/>
          <w:sz w:val="24"/>
          <w:szCs w:val="24"/>
          <w:u w:val="single"/>
          <w:rtl/>
          <w:lang w:eastAsia="he-IL"/>
        </w:rPr>
      </w:pPr>
    </w:p>
    <w:p w14:paraId="0D4797AE" w14:textId="77777777" w:rsidR="004F7DFE" w:rsidRDefault="004F7DFE">
      <w:pPr>
        <w:bidi w:val="0"/>
        <w:spacing w:before="0" w:beforeAutospacing="0" w:after="160" w:afterAutospacing="0" w:line="259" w:lineRule="auto"/>
        <w:rPr>
          <w:ins w:id="80" w:author="Meryl Etman" w:date="2021-05-20T15:07:00Z"/>
          <w:rFonts w:ascii="Times New Roman" w:eastAsia="Times New Roman" w:hAnsi="Times New Roman" w:cs="David"/>
          <w:b/>
          <w:bCs/>
          <w:sz w:val="24"/>
          <w:szCs w:val="24"/>
          <w:u w:val="single"/>
          <w:rtl/>
          <w:lang w:eastAsia="he-IL"/>
        </w:rPr>
      </w:pPr>
      <w:ins w:id="81" w:author="Meryl Etman" w:date="2021-05-20T15:07:00Z">
        <w:r>
          <w:rPr>
            <w:rFonts w:ascii="Times New Roman" w:eastAsia="Times New Roman" w:hAnsi="Times New Roman" w:cs="David"/>
            <w:b/>
            <w:bCs/>
            <w:sz w:val="24"/>
            <w:szCs w:val="24"/>
            <w:u w:val="single"/>
            <w:rtl/>
            <w:lang w:eastAsia="he-IL"/>
          </w:rPr>
          <w:br w:type="page"/>
        </w:r>
      </w:ins>
    </w:p>
    <w:p w14:paraId="50B4DF40" w14:textId="77777777" w:rsidR="00071854" w:rsidRPr="00071854" w:rsidDel="0098462F" w:rsidRDefault="00071854" w:rsidP="00071854">
      <w:pPr>
        <w:widowControl w:val="0"/>
        <w:spacing w:before="0" w:beforeAutospacing="0" w:after="0" w:afterAutospacing="0" w:line="240" w:lineRule="auto"/>
        <w:jc w:val="center"/>
        <w:outlineLvl w:val="7"/>
        <w:rPr>
          <w:del w:id="82" w:author="Meryl Etman" w:date="2021-05-20T15:06:00Z"/>
          <w:rFonts w:ascii="Times New Roman" w:eastAsia="Times New Roman" w:hAnsi="Times New Roman" w:cs="David"/>
          <w:b/>
          <w:bCs/>
          <w:sz w:val="24"/>
          <w:szCs w:val="24"/>
          <w:u w:val="single"/>
          <w:rtl/>
          <w:lang w:eastAsia="he-IL"/>
        </w:rPr>
      </w:pPr>
    </w:p>
    <w:p w14:paraId="1F69D8D6" w14:textId="1C7681F1" w:rsidR="00071854" w:rsidRPr="00071854" w:rsidDel="0098462F" w:rsidRDefault="00071854" w:rsidP="00071854">
      <w:pPr>
        <w:widowControl w:val="0"/>
        <w:spacing w:before="0" w:beforeAutospacing="0" w:after="0" w:afterAutospacing="0" w:line="240" w:lineRule="auto"/>
        <w:jc w:val="center"/>
        <w:outlineLvl w:val="7"/>
        <w:rPr>
          <w:del w:id="83" w:author="Meryl Etman" w:date="2021-05-20T15:06:00Z"/>
          <w:rFonts w:ascii="Times New Roman" w:eastAsia="Times New Roman" w:hAnsi="Times New Roman" w:cs="David"/>
          <w:b/>
          <w:bCs/>
          <w:sz w:val="24"/>
          <w:szCs w:val="24"/>
          <w:u w:val="single"/>
          <w:rtl/>
          <w:lang w:eastAsia="he-IL"/>
        </w:rPr>
      </w:pPr>
    </w:p>
    <w:p w14:paraId="3AB05113" w14:textId="0963ABA2" w:rsidR="00071854" w:rsidRPr="00071854" w:rsidDel="0098462F" w:rsidRDefault="00071854" w:rsidP="00071854">
      <w:pPr>
        <w:widowControl w:val="0"/>
        <w:spacing w:before="0" w:beforeAutospacing="0" w:after="0" w:afterAutospacing="0" w:line="240" w:lineRule="auto"/>
        <w:jc w:val="center"/>
        <w:outlineLvl w:val="7"/>
        <w:rPr>
          <w:del w:id="84" w:author="Meryl Etman" w:date="2021-05-20T15:06:00Z"/>
          <w:rFonts w:ascii="Times New Roman" w:eastAsia="Times New Roman" w:hAnsi="Times New Roman" w:cs="David"/>
          <w:b/>
          <w:bCs/>
          <w:sz w:val="24"/>
          <w:szCs w:val="24"/>
          <w:u w:val="single"/>
          <w:rtl/>
          <w:lang w:eastAsia="he-IL"/>
        </w:rPr>
      </w:pPr>
    </w:p>
    <w:p w14:paraId="19231CBF" w14:textId="506B31C5" w:rsidR="00071854" w:rsidRPr="00071854" w:rsidDel="0098462F" w:rsidRDefault="00071854" w:rsidP="00071854">
      <w:pPr>
        <w:widowControl w:val="0"/>
        <w:spacing w:before="0" w:beforeAutospacing="0" w:after="0" w:afterAutospacing="0" w:line="240" w:lineRule="auto"/>
        <w:jc w:val="center"/>
        <w:outlineLvl w:val="7"/>
        <w:rPr>
          <w:del w:id="85" w:author="Meryl Etman" w:date="2021-05-20T15:06:00Z"/>
          <w:rFonts w:ascii="Times New Roman" w:eastAsia="Times New Roman" w:hAnsi="Times New Roman" w:cs="David"/>
          <w:b/>
          <w:bCs/>
          <w:sz w:val="24"/>
          <w:szCs w:val="24"/>
          <w:u w:val="single"/>
          <w:rtl/>
          <w:lang w:eastAsia="he-IL"/>
        </w:rPr>
      </w:pPr>
    </w:p>
    <w:p w14:paraId="731292DE" w14:textId="3B6127D6" w:rsidR="00071854" w:rsidRPr="00071854" w:rsidDel="0098462F" w:rsidRDefault="00071854" w:rsidP="00071854">
      <w:pPr>
        <w:widowControl w:val="0"/>
        <w:spacing w:before="0" w:beforeAutospacing="0" w:after="0" w:afterAutospacing="0" w:line="240" w:lineRule="auto"/>
        <w:jc w:val="center"/>
        <w:outlineLvl w:val="7"/>
        <w:rPr>
          <w:del w:id="86" w:author="Meryl Etman" w:date="2021-05-20T15:06:00Z"/>
          <w:rFonts w:ascii="Times New Roman" w:eastAsia="Times New Roman" w:hAnsi="Times New Roman" w:cs="David"/>
          <w:b/>
          <w:bCs/>
          <w:sz w:val="24"/>
          <w:szCs w:val="24"/>
          <w:u w:val="single"/>
          <w:rtl/>
          <w:lang w:eastAsia="he-IL"/>
        </w:rPr>
      </w:pPr>
    </w:p>
    <w:p w14:paraId="2A99336E" w14:textId="19420B58" w:rsidR="00071854" w:rsidRPr="00071854" w:rsidDel="0098462F" w:rsidRDefault="00071854" w:rsidP="00071854">
      <w:pPr>
        <w:widowControl w:val="0"/>
        <w:spacing w:before="0" w:beforeAutospacing="0" w:after="0" w:afterAutospacing="0" w:line="240" w:lineRule="auto"/>
        <w:jc w:val="center"/>
        <w:outlineLvl w:val="7"/>
        <w:rPr>
          <w:del w:id="87" w:author="Meryl Etman" w:date="2021-05-20T15:06:00Z"/>
          <w:rFonts w:ascii="Times New Roman" w:eastAsia="Times New Roman" w:hAnsi="Times New Roman" w:cs="David"/>
          <w:b/>
          <w:bCs/>
          <w:sz w:val="24"/>
          <w:szCs w:val="24"/>
          <w:u w:val="single"/>
          <w:rtl/>
          <w:lang w:eastAsia="he-IL"/>
        </w:rPr>
      </w:pPr>
    </w:p>
    <w:p w14:paraId="5256C246" w14:textId="15B9F734" w:rsidR="00071854" w:rsidRPr="00071854" w:rsidDel="0098462F" w:rsidRDefault="00071854" w:rsidP="00071854">
      <w:pPr>
        <w:widowControl w:val="0"/>
        <w:spacing w:before="0" w:beforeAutospacing="0" w:after="0" w:afterAutospacing="0" w:line="240" w:lineRule="auto"/>
        <w:jc w:val="center"/>
        <w:outlineLvl w:val="7"/>
        <w:rPr>
          <w:del w:id="88" w:author="Meryl Etman" w:date="2021-05-20T15:06:00Z"/>
          <w:rFonts w:ascii="Times New Roman" w:eastAsia="Times New Roman" w:hAnsi="Times New Roman" w:cs="David"/>
          <w:b/>
          <w:bCs/>
          <w:sz w:val="24"/>
          <w:szCs w:val="24"/>
          <w:u w:val="single"/>
          <w:rtl/>
          <w:lang w:eastAsia="he-IL"/>
        </w:rPr>
      </w:pPr>
    </w:p>
    <w:p w14:paraId="6567E3ED" w14:textId="1A4D3D44" w:rsidR="00071854" w:rsidRPr="00071854" w:rsidDel="0098462F" w:rsidRDefault="00071854" w:rsidP="00071854">
      <w:pPr>
        <w:widowControl w:val="0"/>
        <w:spacing w:before="0" w:beforeAutospacing="0" w:after="0" w:afterAutospacing="0" w:line="240" w:lineRule="auto"/>
        <w:jc w:val="center"/>
        <w:outlineLvl w:val="7"/>
        <w:rPr>
          <w:del w:id="89" w:author="Meryl Etman" w:date="2021-05-20T15:06:00Z"/>
          <w:rFonts w:ascii="Times New Roman" w:eastAsia="Times New Roman" w:hAnsi="Times New Roman" w:cs="David"/>
          <w:b/>
          <w:bCs/>
          <w:sz w:val="24"/>
          <w:szCs w:val="24"/>
          <w:u w:val="single"/>
          <w:rtl/>
          <w:lang w:eastAsia="he-IL"/>
        </w:rPr>
      </w:pPr>
    </w:p>
    <w:p w14:paraId="5D9FD589" w14:textId="20341619" w:rsidR="00071854" w:rsidRPr="00071854" w:rsidDel="0098462F" w:rsidRDefault="00071854" w:rsidP="00071854">
      <w:pPr>
        <w:widowControl w:val="0"/>
        <w:spacing w:before="0" w:beforeAutospacing="0" w:after="0" w:afterAutospacing="0" w:line="240" w:lineRule="auto"/>
        <w:jc w:val="center"/>
        <w:outlineLvl w:val="7"/>
        <w:rPr>
          <w:del w:id="90" w:author="Meryl Etman" w:date="2021-05-20T15:06:00Z"/>
          <w:rFonts w:ascii="Times New Roman" w:eastAsia="Times New Roman" w:hAnsi="Times New Roman" w:cs="David"/>
          <w:b/>
          <w:bCs/>
          <w:sz w:val="24"/>
          <w:szCs w:val="24"/>
          <w:u w:val="single"/>
          <w:rtl/>
          <w:lang w:eastAsia="he-IL"/>
        </w:rPr>
      </w:pPr>
    </w:p>
    <w:p w14:paraId="57CFCBD3" w14:textId="09407FFF" w:rsidR="00071854" w:rsidRPr="00071854" w:rsidDel="0098462F" w:rsidRDefault="00071854" w:rsidP="00071854">
      <w:pPr>
        <w:widowControl w:val="0"/>
        <w:spacing w:before="0" w:beforeAutospacing="0" w:after="0" w:afterAutospacing="0" w:line="240" w:lineRule="auto"/>
        <w:jc w:val="center"/>
        <w:outlineLvl w:val="7"/>
        <w:rPr>
          <w:del w:id="91" w:author="Meryl Etman" w:date="2021-05-20T15:06:00Z"/>
          <w:rFonts w:ascii="Times New Roman" w:eastAsia="Times New Roman" w:hAnsi="Times New Roman" w:cs="David"/>
          <w:b/>
          <w:bCs/>
          <w:sz w:val="24"/>
          <w:szCs w:val="24"/>
          <w:u w:val="single"/>
          <w:rtl/>
          <w:lang w:eastAsia="he-IL"/>
        </w:rPr>
      </w:pPr>
    </w:p>
    <w:p w14:paraId="59CB3C6F" w14:textId="0A7B14FC" w:rsidR="00071854" w:rsidRPr="00071854" w:rsidDel="0098462F" w:rsidRDefault="00071854" w:rsidP="00071854">
      <w:pPr>
        <w:widowControl w:val="0"/>
        <w:spacing w:before="0" w:beforeAutospacing="0" w:after="0" w:afterAutospacing="0" w:line="240" w:lineRule="auto"/>
        <w:jc w:val="center"/>
        <w:outlineLvl w:val="7"/>
        <w:rPr>
          <w:del w:id="92" w:author="Meryl Etman" w:date="2021-05-20T15:06:00Z"/>
          <w:rFonts w:ascii="Times New Roman" w:eastAsia="Times New Roman" w:hAnsi="Times New Roman" w:cs="David"/>
          <w:b/>
          <w:bCs/>
          <w:sz w:val="24"/>
          <w:szCs w:val="24"/>
          <w:u w:val="single"/>
          <w:rtl/>
          <w:lang w:eastAsia="he-IL"/>
        </w:rPr>
      </w:pPr>
    </w:p>
    <w:p w14:paraId="64DA65E8" w14:textId="2EE0B5A1" w:rsidR="00071854" w:rsidRPr="00071854" w:rsidDel="0098462F" w:rsidRDefault="00071854" w:rsidP="00071854">
      <w:pPr>
        <w:widowControl w:val="0"/>
        <w:spacing w:before="0" w:beforeAutospacing="0" w:after="0" w:afterAutospacing="0" w:line="240" w:lineRule="auto"/>
        <w:jc w:val="center"/>
        <w:outlineLvl w:val="7"/>
        <w:rPr>
          <w:del w:id="93" w:author="Meryl Etman" w:date="2021-05-20T15:06:00Z"/>
          <w:rFonts w:ascii="Times New Roman" w:eastAsia="Times New Roman" w:hAnsi="Times New Roman" w:cs="David"/>
          <w:b/>
          <w:bCs/>
          <w:sz w:val="24"/>
          <w:szCs w:val="24"/>
          <w:u w:val="single"/>
          <w:rtl/>
          <w:lang w:eastAsia="he-IL"/>
        </w:rPr>
      </w:pPr>
    </w:p>
    <w:p w14:paraId="29847197" w14:textId="7DA4B029" w:rsidR="00071854" w:rsidRPr="00071854" w:rsidDel="0098462F" w:rsidRDefault="00071854" w:rsidP="00071854">
      <w:pPr>
        <w:widowControl w:val="0"/>
        <w:spacing w:before="0" w:beforeAutospacing="0" w:after="0" w:afterAutospacing="0" w:line="240" w:lineRule="auto"/>
        <w:jc w:val="center"/>
        <w:outlineLvl w:val="7"/>
        <w:rPr>
          <w:del w:id="94" w:author="Meryl Etman" w:date="2021-05-20T15:06:00Z"/>
          <w:rFonts w:ascii="Times New Roman" w:eastAsia="Times New Roman" w:hAnsi="Times New Roman" w:cs="David"/>
          <w:b/>
          <w:bCs/>
          <w:sz w:val="24"/>
          <w:szCs w:val="24"/>
          <w:u w:val="single"/>
          <w:rtl/>
          <w:lang w:eastAsia="he-IL"/>
        </w:rPr>
      </w:pPr>
    </w:p>
    <w:p w14:paraId="59066E71" w14:textId="32070A75" w:rsidR="00071854" w:rsidRPr="00071854" w:rsidDel="0098462F" w:rsidRDefault="00071854" w:rsidP="00071854">
      <w:pPr>
        <w:widowControl w:val="0"/>
        <w:spacing w:before="0" w:beforeAutospacing="0" w:after="0" w:afterAutospacing="0" w:line="240" w:lineRule="auto"/>
        <w:jc w:val="center"/>
        <w:outlineLvl w:val="7"/>
        <w:rPr>
          <w:del w:id="95" w:author="Meryl Etman" w:date="2021-05-20T15:06:00Z"/>
          <w:rFonts w:ascii="Times New Roman" w:eastAsia="Times New Roman" w:hAnsi="Times New Roman" w:cs="David"/>
          <w:b/>
          <w:bCs/>
          <w:sz w:val="24"/>
          <w:szCs w:val="24"/>
          <w:u w:val="single"/>
          <w:rtl/>
          <w:lang w:eastAsia="he-IL"/>
        </w:rPr>
      </w:pPr>
    </w:p>
    <w:p w14:paraId="66C7D4EB" w14:textId="53290431" w:rsidR="00071854" w:rsidRPr="00071854" w:rsidDel="0098462F" w:rsidRDefault="00071854" w:rsidP="00071854">
      <w:pPr>
        <w:widowControl w:val="0"/>
        <w:spacing w:before="0" w:beforeAutospacing="0" w:after="0" w:afterAutospacing="0" w:line="240" w:lineRule="auto"/>
        <w:jc w:val="center"/>
        <w:outlineLvl w:val="7"/>
        <w:rPr>
          <w:del w:id="96" w:author="Meryl Etman" w:date="2021-05-20T15:06:00Z"/>
          <w:rFonts w:ascii="Times New Roman" w:eastAsia="Times New Roman" w:hAnsi="Times New Roman" w:cs="David"/>
          <w:b/>
          <w:bCs/>
          <w:sz w:val="24"/>
          <w:szCs w:val="24"/>
          <w:u w:val="single"/>
          <w:rtl/>
          <w:lang w:eastAsia="he-IL"/>
        </w:rPr>
      </w:pPr>
    </w:p>
    <w:p w14:paraId="1B401C7B" w14:textId="6792B5E6" w:rsidR="00071854" w:rsidRPr="00071854" w:rsidDel="0098462F" w:rsidRDefault="00071854" w:rsidP="00071854">
      <w:pPr>
        <w:widowControl w:val="0"/>
        <w:spacing w:before="0" w:beforeAutospacing="0" w:after="0" w:afterAutospacing="0" w:line="240" w:lineRule="auto"/>
        <w:jc w:val="center"/>
        <w:outlineLvl w:val="7"/>
        <w:rPr>
          <w:del w:id="97" w:author="Meryl Etman" w:date="2021-05-20T15:06:00Z"/>
          <w:rFonts w:ascii="Times New Roman" w:eastAsia="Times New Roman" w:hAnsi="Times New Roman" w:cs="David"/>
          <w:b/>
          <w:bCs/>
          <w:sz w:val="24"/>
          <w:szCs w:val="24"/>
          <w:u w:val="single"/>
          <w:rtl/>
          <w:lang w:eastAsia="he-IL"/>
        </w:rPr>
      </w:pPr>
    </w:p>
    <w:p w14:paraId="05915DC0" w14:textId="02591A31" w:rsidR="00071854" w:rsidRPr="00071854" w:rsidDel="0098462F" w:rsidRDefault="00071854" w:rsidP="00071854">
      <w:pPr>
        <w:widowControl w:val="0"/>
        <w:spacing w:before="0" w:beforeAutospacing="0" w:after="0" w:afterAutospacing="0" w:line="240" w:lineRule="auto"/>
        <w:jc w:val="center"/>
        <w:outlineLvl w:val="7"/>
        <w:rPr>
          <w:del w:id="98" w:author="Meryl Etman" w:date="2021-05-20T15:06:00Z"/>
          <w:rFonts w:ascii="Times New Roman" w:eastAsia="Times New Roman" w:hAnsi="Times New Roman" w:cs="David"/>
          <w:b/>
          <w:bCs/>
          <w:sz w:val="24"/>
          <w:szCs w:val="24"/>
          <w:u w:val="single"/>
          <w:rtl/>
          <w:lang w:eastAsia="he-IL"/>
        </w:rPr>
      </w:pPr>
    </w:p>
    <w:p w14:paraId="34C631AB" w14:textId="2F4E70EA" w:rsidR="00071854" w:rsidRPr="00071854" w:rsidDel="0098462F" w:rsidRDefault="00071854" w:rsidP="00071854">
      <w:pPr>
        <w:widowControl w:val="0"/>
        <w:spacing w:before="0" w:beforeAutospacing="0" w:after="0" w:afterAutospacing="0" w:line="240" w:lineRule="auto"/>
        <w:jc w:val="center"/>
        <w:outlineLvl w:val="7"/>
        <w:rPr>
          <w:del w:id="99" w:author="Meryl Etman" w:date="2021-05-20T15:06:00Z"/>
          <w:rFonts w:ascii="Times New Roman" w:eastAsia="Times New Roman" w:hAnsi="Times New Roman" w:cs="David"/>
          <w:b/>
          <w:bCs/>
          <w:sz w:val="24"/>
          <w:szCs w:val="24"/>
          <w:u w:val="single"/>
          <w:rtl/>
          <w:lang w:eastAsia="he-IL"/>
        </w:rPr>
      </w:pPr>
    </w:p>
    <w:p w14:paraId="326C3953" w14:textId="6F4E93CE" w:rsidR="00071854" w:rsidRPr="00071854" w:rsidDel="0098462F" w:rsidRDefault="00071854" w:rsidP="00071854">
      <w:pPr>
        <w:widowControl w:val="0"/>
        <w:spacing w:before="0" w:beforeAutospacing="0" w:after="0" w:afterAutospacing="0" w:line="240" w:lineRule="auto"/>
        <w:jc w:val="center"/>
        <w:outlineLvl w:val="7"/>
        <w:rPr>
          <w:del w:id="100" w:author="Meryl Etman" w:date="2021-05-20T15:06:00Z"/>
          <w:rFonts w:ascii="Times New Roman" w:eastAsia="Times New Roman" w:hAnsi="Times New Roman" w:cs="David"/>
          <w:b/>
          <w:bCs/>
          <w:sz w:val="24"/>
          <w:szCs w:val="24"/>
          <w:u w:val="single"/>
          <w:rtl/>
          <w:lang w:eastAsia="he-IL"/>
        </w:rPr>
      </w:pPr>
    </w:p>
    <w:p w14:paraId="7CDFF493" w14:textId="34892BAA" w:rsidR="00071854" w:rsidRPr="00071854" w:rsidDel="0098462F" w:rsidRDefault="00071854" w:rsidP="00071854">
      <w:pPr>
        <w:widowControl w:val="0"/>
        <w:spacing w:before="0" w:beforeAutospacing="0" w:after="0" w:afterAutospacing="0" w:line="240" w:lineRule="auto"/>
        <w:jc w:val="center"/>
        <w:outlineLvl w:val="7"/>
        <w:rPr>
          <w:del w:id="101" w:author="Meryl Etman" w:date="2021-05-20T15:06:00Z"/>
          <w:rFonts w:ascii="Times New Roman" w:eastAsia="Times New Roman" w:hAnsi="Times New Roman" w:cs="David"/>
          <w:b/>
          <w:bCs/>
          <w:sz w:val="24"/>
          <w:szCs w:val="24"/>
          <w:u w:val="single"/>
          <w:rtl/>
          <w:lang w:eastAsia="he-IL"/>
        </w:rPr>
      </w:pPr>
    </w:p>
    <w:p w14:paraId="36B699EC" w14:textId="0D5CECE8" w:rsidR="00071854" w:rsidRPr="00071854" w:rsidDel="0098462F" w:rsidRDefault="00071854" w:rsidP="00071854">
      <w:pPr>
        <w:widowControl w:val="0"/>
        <w:spacing w:before="0" w:beforeAutospacing="0" w:after="0" w:afterAutospacing="0" w:line="240" w:lineRule="auto"/>
        <w:jc w:val="center"/>
        <w:outlineLvl w:val="7"/>
        <w:rPr>
          <w:del w:id="102" w:author="Meryl Etman" w:date="2021-05-20T15:06:00Z"/>
          <w:rFonts w:ascii="Times New Roman" w:eastAsia="Times New Roman" w:hAnsi="Times New Roman" w:cs="David"/>
          <w:b/>
          <w:bCs/>
          <w:sz w:val="24"/>
          <w:szCs w:val="24"/>
          <w:u w:val="single"/>
          <w:rtl/>
          <w:lang w:eastAsia="he-IL"/>
        </w:rPr>
      </w:pPr>
    </w:p>
    <w:p w14:paraId="163BC994" w14:textId="40F93315" w:rsidR="00071854" w:rsidRPr="00071854" w:rsidDel="0098462F" w:rsidRDefault="00071854" w:rsidP="00071854">
      <w:pPr>
        <w:widowControl w:val="0"/>
        <w:spacing w:before="0" w:beforeAutospacing="0" w:after="0" w:afterAutospacing="0" w:line="240" w:lineRule="auto"/>
        <w:jc w:val="center"/>
        <w:outlineLvl w:val="7"/>
        <w:rPr>
          <w:del w:id="103" w:author="Meryl Etman" w:date="2021-05-20T15:06:00Z"/>
          <w:rFonts w:ascii="Times New Roman" w:eastAsia="Times New Roman" w:hAnsi="Times New Roman" w:cs="David"/>
          <w:b/>
          <w:bCs/>
          <w:sz w:val="24"/>
          <w:szCs w:val="24"/>
          <w:u w:val="single"/>
          <w:rtl/>
          <w:lang w:eastAsia="he-IL"/>
        </w:rPr>
      </w:pPr>
    </w:p>
    <w:p w14:paraId="0EB0FA40" w14:textId="33298C50" w:rsidR="00071854" w:rsidRPr="00071854" w:rsidDel="0098462F" w:rsidRDefault="00071854" w:rsidP="00071854">
      <w:pPr>
        <w:widowControl w:val="0"/>
        <w:spacing w:before="0" w:beforeAutospacing="0" w:after="0" w:afterAutospacing="0" w:line="240" w:lineRule="auto"/>
        <w:jc w:val="center"/>
        <w:outlineLvl w:val="7"/>
        <w:rPr>
          <w:del w:id="104" w:author="Meryl Etman" w:date="2021-05-20T15:06:00Z"/>
          <w:rFonts w:ascii="Times New Roman" w:eastAsia="Times New Roman" w:hAnsi="Times New Roman" w:cs="David"/>
          <w:b/>
          <w:bCs/>
          <w:sz w:val="24"/>
          <w:szCs w:val="24"/>
          <w:u w:val="single"/>
          <w:rtl/>
          <w:lang w:eastAsia="he-IL"/>
        </w:rPr>
      </w:pPr>
    </w:p>
    <w:p w14:paraId="367D27AB" w14:textId="5BF8B12D" w:rsidR="00071854" w:rsidRPr="00071854" w:rsidDel="0098462F" w:rsidRDefault="00071854" w:rsidP="00071854">
      <w:pPr>
        <w:widowControl w:val="0"/>
        <w:spacing w:before="0" w:beforeAutospacing="0" w:after="0" w:afterAutospacing="0" w:line="240" w:lineRule="auto"/>
        <w:jc w:val="center"/>
        <w:outlineLvl w:val="7"/>
        <w:rPr>
          <w:del w:id="105" w:author="Meryl Etman" w:date="2021-05-20T15:06:00Z"/>
          <w:rFonts w:ascii="Times New Roman" w:eastAsia="Times New Roman" w:hAnsi="Times New Roman" w:cs="David"/>
          <w:b/>
          <w:bCs/>
          <w:sz w:val="24"/>
          <w:szCs w:val="24"/>
          <w:u w:val="single"/>
          <w:rtl/>
          <w:lang w:eastAsia="he-IL"/>
        </w:rPr>
      </w:pPr>
    </w:p>
    <w:p w14:paraId="7A678A5B" w14:textId="6EB1FC90" w:rsidR="00071854" w:rsidRPr="00071854" w:rsidDel="0098462F" w:rsidRDefault="00071854" w:rsidP="00071854">
      <w:pPr>
        <w:widowControl w:val="0"/>
        <w:spacing w:before="0" w:beforeAutospacing="0" w:after="0" w:afterAutospacing="0" w:line="240" w:lineRule="auto"/>
        <w:jc w:val="center"/>
        <w:outlineLvl w:val="7"/>
        <w:rPr>
          <w:del w:id="106" w:author="Meryl Etman" w:date="2021-05-20T15:06:00Z"/>
          <w:rFonts w:ascii="Times New Roman" w:eastAsia="Times New Roman" w:hAnsi="Times New Roman" w:cs="David"/>
          <w:b/>
          <w:bCs/>
          <w:sz w:val="24"/>
          <w:szCs w:val="24"/>
          <w:u w:val="single"/>
          <w:rtl/>
          <w:lang w:eastAsia="he-IL"/>
        </w:rPr>
      </w:pPr>
    </w:p>
    <w:p w14:paraId="7133D0F2" w14:textId="3D330BC3" w:rsidR="00071854" w:rsidRPr="00071854" w:rsidDel="0098462F" w:rsidRDefault="00071854" w:rsidP="00071854">
      <w:pPr>
        <w:widowControl w:val="0"/>
        <w:spacing w:before="0" w:beforeAutospacing="0" w:after="0" w:afterAutospacing="0" w:line="240" w:lineRule="auto"/>
        <w:jc w:val="center"/>
        <w:outlineLvl w:val="7"/>
        <w:rPr>
          <w:del w:id="107" w:author="Meryl Etman" w:date="2021-05-20T15:06:00Z"/>
          <w:rFonts w:ascii="Times New Roman" w:eastAsia="Times New Roman" w:hAnsi="Times New Roman" w:cs="David"/>
          <w:b/>
          <w:bCs/>
          <w:sz w:val="24"/>
          <w:szCs w:val="24"/>
          <w:u w:val="single"/>
          <w:rtl/>
          <w:lang w:eastAsia="he-IL"/>
        </w:rPr>
      </w:pPr>
    </w:p>
    <w:p w14:paraId="6BE3D8E9" w14:textId="6A56FD99" w:rsidR="00071854" w:rsidRPr="00071854" w:rsidDel="0098462F" w:rsidRDefault="00071854" w:rsidP="00071854">
      <w:pPr>
        <w:widowControl w:val="0"/>
        <w:spacing w:before="0" w:beforeAutospacing="0" w:after="0" w:afterAutospacing="0" w:line="240" w:lineRule="auto"/>
        <w:jc w:val="center"/>
        <w:outlineLvl w:val="7"/>
        <w:rPr>
          <w:del w:id="108" w:author="Meryl Etman" w:date="2021-05-20T15:06:00Z"/>
          <w:rFonts w:ascii="Times New Roman" w:eastAsia="Times New Roman" w:hAnsi="Times New Roman" w:cs="David"/>
          <w:b/>
          <w:bCs/>
          <w:sz w:val="24"/>
          <w:szCs w:val="24"/>
          <w:u w:val="single"/>
          <w:rtl/>
          <w:lang w:eastAsia="he-IL"/>
        </w:rPr>
      </w:pPr>
    </w:p>
    <w:p w14:paraId="1F054C5F" w14:textId="264BB48B" w:rsidR="00071854" w:rsidRPr="00071854" w:rsidDel="0098462F" w:rsidRDefault="00071854" w:rsidP="00071854">
      <w:pPr>
        <w:widowControl w:val="0"/>
        <w:spacing w:before="0" w:beforeAutospacing="0" w:after="0" w:afterAutospacing="0" w:line="240" w:lineRule="auto"/>
        <w:jc w:val="center"/>
        <w:outlineLvl w:val="7"/>
        <w:rPr>
          <w:del w:id="109" w:author="Meryl Etman" w:date="2021-05-20T15:06:00Z"/>
          <w:rFonts w:ascii="Times New Roman" w:eastAsia="Times New Roman" w:hAnsi="Times New Roman" w:cs="David"/>
          <w:b/>
          <w:bCs/>
          <w:sz w:val="24"/>
          <w:szCs w:val="24"/>
          <w:u w:val="single"/>
          <w:rtl/>
          <w:lang w:eastAsia="he-IL"/>
        </w:rPr>
      </w:pPr>
    </w:p>
    <w:p w14:paraId="294F9761" w14:textId="415A09CB" w:rsidR="00071854" w:rsidRPr="00071854" w:rsidDel="0098462F" w:rsidRDefault="00071854" w:rsidP="00071854">
      <w:pPr>
        <w:widowControl w:val="0"/>
        <w:spacing w:before="0" w:beforeAutospacing="0" w:after="0" w:afterAutospacing="0" w:line="240" w:lineRule="auto"/>
        <w:jc w:val="center"/>
        <w:outlineLvl w:val="7"/>
        <w:rPr>
          <w:del w:id="110" w:author="Meryl Etman" w:date="2021-05-20T15:06:00Z"/>
          <w:rFonts w:ascii="Times New Roman" w:eastAsia="Times New Roman" w:hAnsi="Times New Roman" w:cs="David"/>
          <w:b/>
          <w:bCs/>
          <w:sz w:val="24"/>
          <w:szCs w:val="24"/>
          <w:u w:val="single"/>
          <w:rtl/>
          <w:lang w:eastAsia="he-IL"/>
        </w:rPr>
      </w:pPr>
    </w:p>
    <w:p w14:paraId="6D6F26EC" w14:textId="36368DA8" w:rsidR="00071854" w:rsidRPr="00071854" w:rsidDel="0098462F" w:rsidRDefault="00071854" w:rsidP="00071854">
      <w:pPr>
        <w:widowControl w:val="0"/>
        <w:spacing w:before="0" w:beforeAutospacing="0" w:after="0" w:afterAutospacing="0" w:line="240" w:lineRule="auto"/>
        <w:jc w:val="center"/>
        <w:outlineLvl w:val="7"/>
        <w:rPr>
          <w:del w:id="111" w:author="Meryl Etman" w:date="2021-05-20T15:06:00Z"/>
          <w:rFonts w:ascii="Times New Roman" w:eastAsia="Times New Roman" w:hAnsi="Times New Roman" w:cs="David"/>
          <w:b/>
          <w:bCs/>
          <w:sz w:val="24"/>
          <w:szCs w:val="24"/>
          <w:u w:val="single"/>
          <w:rtl/>
          <w:lang w:eastAsia="he-IL"/>
        </w:rPr>
      </w:pPr>
    </w:p>
    <w:p w14:paraId="5C351EE6" w14:textId="65E548DC" w:rsidR="00071854" w:rsidRPr="00071854" w:rsidDel="0098462F" w:rsidRDefault="00071854" w:rsidP="00071854">
      <w:pPr>
        <w:widowControl w:val="0"/>
        <w:spacing w:before="0" w:beforeAutospacing="0" w:after="0" w:afterAutospacing="0" w:line="240" w:lineRule="auto"/>
        <w:jc w:val="center"/>
        <w:outlineLvl w:val="7"/>
        <w:rPr>
          <w:del w:id="112" w:author="Meryl Etman" w:date="2021-05-20T15:06:00Z"/>
          <w:rFonts w:ascii="Times New Roman" w:eastAsia="Times New Roman" w:hAnsi="Times New Roman" w:cs="David"/>
          <w:b/>
          <w:bCs/>
          <w:sz w:val="24"/>
          <w:szCs w:val="24"/>
          <w:u w:val="single"/>
          <w:rtl/>
          <w:lang w:eastAsia="he-IL"/>
        </w:rPr>
      </w:pPr>
    </w:p>
    <w:p w14:paraId="7CEF3E6F" w14:textId="2829102B" w:rsidR="00071854" w:rsidRPr="00071854" w:rsidDel="0098462F" w:rsidRDefault="00071854" w:rsidP="00071854">
      <w:pPr>
        <w:widowControl w:val="0"/>
        <w:spacing w:before="0" w:beforeAutospacing="0" w:after="0" w:afterAutospacing="0" w:line="240" w:lineRule="auto"/>
        <w:jc w:val="center"/>
        <w:outlineLvl w:val="7"/>
        <w:rPr>
          <w:del w:id="113" w:author="Meryl Etman" w:date="2021-05-20T15:06:00Z"/>
          <w:rFonts w:ascii="Times New Roman" w:eastAsia="Times New Roman" w:hAnsi="Times New Roman" w:cs="David"/>
          <w:b/>
          <w:bCs/>
          <w:sz w:val="24"/>
          <w:szCs w:val="24"/>
          <w:u w:val="single"/>
          <w:rtl/>
          <w:lang w:eastAsia="he-IL"/>
        </w:rPr>
      </w:pPr>
    </w:p>
    <w:p w14:paraId="013B2336" w14:textId="4A5DF8D8" w:rsidR="00071854" w:rsidRPr="00071854" w:rsidDel="0098462F" w:rsidRDefault="00071854" w:rsidP="00071854">
      <w:pPr>
        <w:widowControl w:val="0"/>
        <w:spacing w:before="0" w:beforeAutospacing="0" w:after="0" w:afterAutospacing="0" w:line="240" w:lineRule="auto"/>
        <w:jc w:val="center"/>
        <w:outlineLvl w:val="7"/>
        <w:rPr>
          <w:del w:id="114" w:author="Meryl Etman" w:date="2021-05-20T15:06:00Z"/>
          <w:rFonts w:ascii="Times New Roman" w:eastAsia="Times New Roman" w:hAnsi="Times New Roman" w:cs="David"/>
          <w:b/>
          <w:bCs/>
          <w:sz w:val="24"/>
          <w:szCs w:val="24"/>
          <w:u w:val="single"/>
          <w:rtl/>
          <w:lang w:eastAsia="he-IL"/>
        </w:rPr>
      </w:pPr>
    </w:p>
    <w:p w14:paraId="54C27DE5" w14:textId="12204B4A" w:rsidR="00071854" w:rsidRPr="00071854" w:rsidDel="0098462F" w:rsidRDefault="00071854" w:rsidP="00071854">
      <w:pPr>
        <w:widowControl w:val="0"/>
        <w:spacing w:before="0" w:beforeAutospacing="0" w:after="0" w:afterAutospacing="0" w:line="240" w:lineRule="auto"/>
        <w:jc w:val="center"/>
        <w:outlineLvl w:val="7"/>
        <w:rPr>
          <w:del w:id="115" w:author="Meryl Etman" w:date="2021-05-20T15:06:00Z"/>
          <w:rFonts w:ascii="Times New Roman" w:eastAsia="Times New Roman" w:hAnsi="Times New Roman" w:cs="David"/>
          <w:b/>
          <w:bCs/>
          <w:sz w:val="24"/>
          <w:szCs w:val="24"/>
          <w:u w:val="single"/>
          <w:rtl/>
          <w:lang w:eastAsia="he-IL"/>
        </w:rPr>
      </w:pPr>
    </w:p>
    <w:p w14:paraId="4464ABA2" w14:textId="7BF52108" w:rsidR="00071854" w:rsidRPr="00071854" w:rsidDel="0098462F" w:rsidRDefault="00071854" w:rsidP="00071854">
      <w:pPr>
        <w:widowControl w:val="0"/>
        <w:spacing w:before="0" w:beforeAutospacing="0" w:after="0" w:afterAutospacing="0" w:line="240" w:lineRule="auto"/>
        <w:jc w:val="center"/>
        <w:outlineLvl w:val="7"/>
        <w:rPr>
          <w:del w:id="116" w:author="Meryl Etman" w:date="2021-05-20T15:06:00Z"/>
          <w:rFonts w:ascii="Times New Roman" w:eastAsia="Times New Roman" w:hAnsi="Times New Roman" w:cs="David"/>
          <w:b/>
          <w:bCs/>
          <w:sz w:val="24"/>
          <w:szCs w:val="24"/>
          <w:u w:val="single"/>
          <w:rtl/>
          <w:lang w:eastAsia="he-IL"/>
        </w:rPr>
      </w:pPr>
    </w:p>
    <w:p w14:paraId="65194B4D" w14:textId="0601373B" w:rsidR="00071854" w:rsidRPr="00071854" w:rsidDel="0098462F" w:rsidRDefault="00071854" w:rsidP="00071854">
      <w:pPr>
        <w:widowControl w:val="0"/>
        <w:spacing w:before="0" w:beforeAutospacing="0" w:after="0" w:afterAutospacing="0" w:line="240" w:lineRule="auto"/>
        <w:jc w:val="center"/>
        <w:outlineLvl w:val="7"/>
        <w:rPr>
          <w:del w:id="117" w:author="Meryl Etman" w:date="2021-05-20T15:06:00Z"/>
          <w:rFonts w:ascii="Times New Roman" w:eastAsia="Times New Roman" w:hAnsi="Times New Roman" w:cs="David"/>
          <w:b/>
          <w:bCs/>
          <w:sz w:val="24"/>
          <w:szCs w:val="24"/>
          <w:u w:val="single"/>
          <w:rtl/>
          <w:lang w:eastAsia="he-IL"/>
        </w:rPr>
      </w:pPr>
    </w:p>
    <w:p w14:paraId="166AC6EE" w14:textId="77B087B4" w:rsidR="00071854" w:rsidRPr="00071854" w:rsidDel="0098462F" w:rsidRDefault="00071854" w:rsidP="00071854">
      <w:pPr>
        <w:widowControl w:val="0"/>
        <w:spacing w:before="0" w:beforeAutospacing="0" w:after="0" w:afterAutospacing="0" w:line="240" w:lineRule="auto"/>
        <w:jc w:val="center"/>
        <w:outlineLvl w:val="7"/>
        <w:rPr>
          <w:del w:id="118" w:author="Meryl Etman" w:date="2021-05-20T15:06:00Z"/>
          <w:rFonts w:ascii="Times New Roman" w:eastAsia="Times New Roman" w:hAnsi="Times New Roman" w:cs="David"/>
          <w:b/>
          <w:bCs/>
          <w:sz w:val="24"/>
          <w:szCs w:val="24"/>
          <w:u w:val="single"/>
          <w:rtl/>
          <w:lang w:eastAsia="he-IL"/>
        </w:rPr>
      </w:pPr>
    </w:p>
    <w:p w14:paraId="195E58E7" w14:textId="4A530A36" w:rsidR="00071854" w:rsidRPr="00071854" w:rsidDel="0098462F" w:rsidRDefault="00071854" w:rsidP="00071854">
      <w:pPr>
        <w:widowControl w:val="0"/>
        <w:spacing w:before="0" w:beforeAutospacing="0" w:after="0" w:afterAutospacing="0" w:line="240" w:lineRule="auto"/>
        <w:jc w:val="center"/>
        <w:outlineLvl w:val="7"/>
        <w:rPr>
          <w:del w:id="119" w:author="Meryl Etman" w:date="2021-05-20T15:06:00Z"/>
          <w:rFonts w:ascii="Times New Roman" w:eastAsia="Times New Roman" w:hAnsi="Times New Roman" w:cs="David"/>
          <w:b/>
          <w:bCs/>
          <w:sz w:val="24"/>
          <w:szCs w:val="24"/>
          <w:u w:val="single"/>
          <w:rtl/>
          <w:lang w:eastAsia="he-IL"/>
        </w:rPr>
      </w:pPr>
    </w:p>
    <w:p w14:paraId="5385517C" w14:textId="6EBBA357" w:rsidR="00071854" w:rsidRPr="00071854" w:rsidDel="0098462F" w:rsidRDefault="00071854" w:rsidP="00071854">
      <w:pPr>
        <w:widowControl w:val="0"/>
        <w:spacing w:before="0" w:beforeAutospacing="0" w:after="0" w:afterAutospacing="0" w:line="240" w:lineRule="auto"/>
        <w:jc w:val="center"/>
        <w:outlineLvl w:val="7"/>
        <w:rPr>
          <w:del w:id="120" w:author="Meryl Etman" w:date="2021-05-20T15:06:00Z"/>
          <w:rFonts w:ascii="Times New Roman" w:eastAsia="Times New Roman" w:hAnsi="Times New Roman" w:cs="David"/>
          <w:b/>
          <w:bCs/>
          <w:sz w:val="24"/>
          <w:szCs w:val="24"/>
          <w:u w:val="single"/>
          <w:rtl/>
          <w:lang w:eastAsia="he-IL"/>
        </w:rPr>
      </w:pPr>
    </w:p>
    <w:p w14:paraId="3C93EB66" w14:textId="2F7625C3" w:rsidR="00071854" w:rsidRPr="00071854" w:rsidDel="0098462F" w:rsidRDefault="00071854" w:rsidP="00071854">
      <w:pPr>
        <w:widowControl w:val="0"/>
        <w:spacing w:before="0" w:beforeAutospacing="0" w:after="0" w:afterAutospacing="0" w:line="240" w:lineRule="auto"/>
        <w:jc w:val="center"/>
        <w:outlineLvl w:val="7"/>
        <w:rPr>
          <w:del w:id="121" w:author="Meryl Etman" w:date="2021-05-20T15:06:00Z"/>
          <w:rFonts w:ascii="Times New Roman" w:eastAsia="Times New Roman" w:hAnsi="Times New Roman" w:cs="David"/>
          <w:b/>
          <w:bCs/>
          <w:sz w:val="24"/>
          <w:szCs w:val="24"/>
          <w:u w:val="single"/>
          <w:rtl/>
          <w:lang w:eastAsia="he-IL"/>
        </w:rPr>
      </w:pPr>
    </w:p>
    <w:p w14:paraId="11BA6A5F" w14:textId="629365B5" w:rsidR="00071854" w:rsidRPr="00071854" w:rsidDel="0098462F" w:rsidRDefault="00071854" w:rsidP="00071854">
      <w:pPr>
        <w:widowControl w:val="0"/>
        <w:spacing w:before="0" w:beforeAutospacing="0" w:after="0" w:afterAutospacing="0" w:line="240" w:lineRule="auto"/>
        <w:jc w:val="center"/>
        <w:outlineLvl w:val="7"/>
        <w:rPr>
          <w:del w:id="122" w:author="Meryl Etman" w:date="2021-05-20T15:06:00Z"/>
          <w:rFonts w:ascii="Times New Roman" w:eastAsia="Times New Roman" w:hAnsi="Times New Roman" w:cs="David"/>
          <w:b/>
          <w:bCs/>
          <w:sz w:val="24"/>
          <w:szCs w:val="24"/>
          <w:u w:val="single"/>
          <w:rtl/>
          <w:lang w:eastAsia="he-IL"/>
        </w:rPr>
      </w:pPr>
    </w:p>
    <w:p w14:paraId="378F6879" w14:textId="4BB1AF9D" w:rsidR="00071854" w:rsidRPr="00071854" w:rsidDel="0098462F" w:rsidRDefault="00071854" w:rsidP="00071854">
      <w:pPr>
        <w:widowControl w:val="0"/>
        <w:spacing w:before="0" w:beforeAutospacing="0" w:after="0" w:afterAutospacing="0" w:line="240" w:lineRule="auto"/>
        <w:jc w:val="center"/>
        <w:outlineLvl w:val="7"/>
        <w:rPr>
          <w:del w:id="123" w:author="Meryl Etman" w:date="2021-05-20T15:06:00Z"/>
          <w:rFonts w:ascii="Times New Roman" w:eastAsia="Times New Roman" w:hAnsi="Times New Roman" w:cs="David"/>
          <w:b/>
          <w:bCs/>
          <w:sz w:val="24"/>
          <w:szCs w:val="24"/>
          <w:u w:val="single"/>
          <w:rtl/>
          <w:lang w:eastAsia="he-IL"/>
        </w:rPr>
      </w:pPr>
    </w:p>
    <w:p w14:paraId="13A7B902" w14:textId="7AAAF239" w:rsidR="00071854" w:rsidRPr="00071854" w:rsidDel="0098462F" w:rsidRDefault="00071854" w:rsidP="00071854">
      <w:pPr>
        <w:widowControl w:val="0"/>
        <w:spacing w:before="0" w:beforeAutospacing="0" w:after="0" w:afterAutospacing="0" w:line="240" w:lineRule="auto"/>
        <w:jc w:val="center"/>
        <w:outlineLvl w:val="7"/>
        <w:rPr>
          <w:del w:id="124" w:author="Meryl Etman" w:date="2021-05-20T15:06:00Z"/>
          <w:rFonts w:ascii="Times New Roman" w:eastAsia="Times New Roman" w:hAnsi="Times New Roman" w:cs="David"/>
          <w:b/>
          <w:bCs/>
          <w:sz w:val="24"/>
          <w:szCs w:val="24"/>
          <w:u w:val="single"/>
          <w:rtl/>
          <w:lang w:eastAsia="he-IL"/>
        </w:rPr>
      </w:pPr>
    </w:p>
    <w:p w14:paraId="24714D68" w14:textId="0B1B6CE5" w:rsidR="00071854" w:rsidRPr="00071854" w:rsidDel="0098462F" w:rsidRDefault="00071854" w:rsidP="00071854">
      <w:pPr>
        <w:widowControl w:val="0"/>
        <w:spacing w:before="0" w:beforeAutospacing="0" w:after="0" w:afterAutospacing="0" w:line="240" w:lineRule="auto"/>
        <w:jc w:val="both"/>
        <w:rPr>
          <w:del w:id="125" w:author="Meryl Etman" w:date="2021-05-20T15:06:00Z"/>
          <w:rFonts w:ascii="Times New Roman" w:eastAsia="Times New Roman" w:hAnsi="Times New Roman" w:cs="David"/>
          <w:b/>
          <w:bCs/>
          <w:sz w:val="24"/>
          <w:szCs w:val="24"/>
          <w:u w:val="single"/>
          <w:rtl/>
          <w:lang w:eastAsia="he-IL"/>
        </w:rPr>
      </w:pPr>
    </w:p>
    <w:p w14:paraId="29B353CB" w14:textId="622E7B70" w:rsidR="00071854" w:rsidRPr="00071854" w:rsidDel="0098462F" w:rsidRDefault="00071854" w:rsidP="0098462F">
      <w:pPr>
        <w:widowControl w:val="0"/>
        <w:spacing w:before="0" w:beforeAutospacing="0" w:after="0" w:afterAutospacing="0" w:line="240" w:lineRule="auto"/>
        <w:jc w:val="both"/>
        <w:rPr>
          <w:del w:id="126" w:author="Meryl Etman" w:date="2021-05-20T15:06:00Z"/>
          <w:rFonts w:ascii="Times New Roman" w:eastAsia="Times New Roman" w:hAnsi="Times New Roman" w:cs="David"/>
          <w:b/>
          <w:bCs/>
          <w:sz w:val="24"/>
          <w:szCs w:val="24"/>
          <w:u w:val="single"/>
          <w:rtl/>
          <w:lang w:eastAsia="he-IL"/>
        </w:rPr>
      </w:pPr>
    </w:p>
    <w:p w14:paraId="5FA25162" w14:textId="68320674" w:rsidR="005269E0" w:rsidDel="0098462F" w:rsidRDefault="005269E0">
      <w:pPr>
        <w:widowControl w:val="0"/>
        <w:spacing w:before="0" w:beforeAutospacing="0" w:after="0" w:afterAutospacing="0" w:line="240" w:lineRule="auto"/>
        <w:jc w:val="both"/>
        <w:rPr>
          <w:ins w:id="127" w:author="רינת הראל" w:date="2020-05-19T12:01:00Z"/>
          <w:del w:id="128" w:author="Meryl Etman" w:date="2021-05-20T15:06:00Z"/>
          <w:rFonts w:ascii="Times New Roman" w:eastAsia="Times New Roman" w:hAnsi="Times New Roman" w:cs="David"/>
          <w:b/>
          <w:bCs/>
          <w:sz w:val="20"/>
          <w:szCs w:val="24"/>
          <w:u w:val="single"/>
          <w:rtl/>
          <w:lang w:eastAsia="he-IL"/>
        </w:rPr>
        <w:pPrChange w:id="129" w:author="Meryl Etman" w:date="2021-05-20T15:06:00Z">
          <w:pPr>
            <w:widowControl w:val="0"/>
            <w:spacing w:before="0" w:beforeAutospacing="0" w:after="0" w:afterAutospacing="0" w:line="240" w:lineRule="auto"/>
            <w:jc w:val="center"/>
            <w:outlineLvl w:val="7"/>
          </w:pPr>
        </w:pPrChange>
      </w:pPr>
      <w:ins w:id="130" w:author="רינת הראל" w:date="2020-05-19T12:01:00Z">
        <w:del w:id="131" w:author="Meryl Etman" w:date="2021-05-20T15:06:00Z">
          <w:r w:rsidDel="0098462F">
            <w:rPr>
              <w:rFonts w:ascii="Times New Roman" w:eastAsia="Times New Roman" w:hAnsi="Times New Roman" w:cs="David"/>
              <w:b/>
              <w:bCs/>
              <w:sz w:val="20"/>
              <w:szCs w:val="24"/>
              <w:u w:val="single"/>
              <w:rtl/>
              <w:lang w:eastAsia="he-IL"/>
            </w:rPr>
            <w:br w:type="page"/>
          </w:r>
        </w:del>
      </w:ins>
    </w:p>
    <w:p w14:paraId="7119171B" w14:textId="77777777" w:rsidR="00B50A1C" w:rsidRPr="00B27B4C" w:rsidRDefault="00B50A1C" w:rsidP="0098462F">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A98665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39AD113"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553ABF5"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F898C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096AF8"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59AF25"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4A0EC72" w14:textId="0ACFDEEF" w:rsidR="00B50A1C" w:rsidRPr="00B27B4C" w:rsidRDefault="005D72CE"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2" w:author="Meryl Etman" w:date="2021-05-20T14:59:00Z">
            <w:r w:rsidR="0098462F">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98462F">
              <w:rPr>
                <w:rFonts w:ascii="Times New Roman" w:eastAsia="Times New Roman" w:hAnsi="Times New Roman" w:cs="David" w:hint="cs"/>
                <w:color w:val="008000"/>
                <w:sz w:val="24"/>
                <w:szCs w:val="24"/>
                <w:rtl/>
                <w:lang w:eastAsia="he-IL"/>
              </w:rPr>
              <w:br/>
              <w:t>יוני נתניהו 1 ג' אור יהודה</w:t>
            </w:r>
            <w:r w:rsidR="0098462F">
              <w:rPr>
                <w:rFonts w:ascii="Times New Roman" w:eastAsia="Times New Roman" w:hAnsi="Times New Roman" w:cs="David" w:hint="cs"/>
                <w:color w:val="008000"/>
                <w:sz w:val="24"/>
                <w:szCs w:val="24"/>
                <w:rtl/>
                <w:lang w:eastAsia="he-IL"/>
              </w:rPr>
              <w:br/>
              <w:t>558075404</w:t>
            </w:r>
            <w:r w:rsidR="0098462F">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7C9B884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C74AAD"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988D50B"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61ED2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D2AE47" w14:textId="52FA79DE"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3" w:author="Meryl Etman" w:date="2021-05-20T15:00:00Z">
            <w:r w:rsidR="0098462F">
              <w:rPr>
                <w:rFonts w:ascii="Times New Roman" w:eastAsia="Times New Roman" w:hAnsi="Times New Roman" w:cs="David"/>
                <w:color w:val="008000"/>
                <w:sz w:val="24"/>
                <w:szCs w:val="24"/>
                <w:rtl/>
                <w:lang w:eastAsia="he-IL"/>
              </w:rPr>
              <w:t>עמוס בלנק - עדי לרר מהנדסים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4" w:author="Meryl Etman" w:date="2021-05-20T14:58:00Z">
            <w:r w:rsidR="0098462F">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35" w:author="Meryl Etman" w:date="2021-05-20T14:59:00Z">
            <w:r w:rsidR="0098462F">
              <w:rPr>
                <w:rFonts w:ascii="Times New Roman" w:eastAsia="Times New Roman" w:hAnsi="Times New Roman" w:cs="David" w:hint="cs"/>
                <w:color w:val="008000"/>
                <w:sz w:val="24"/>
                <w:szCs w:val="24"/>
                <w:rtl/>
              </w:rPr>
              <w:t>יעוץ קרקע וביסוס</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74C8D6"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8499B1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EFFD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3ACAE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87D9C9"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BADF3E"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E132496"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6F913E"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23D00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EFF0CA"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DF525DD" w14:textId="7241F722" w:rsidR="00B50A1C" w:rsidRPr="00B27B4C" w:rsidRDefault="005D72CE"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6" w:author="Meryl Etman" w:date="2021-05-20T15:00:00Z">
            <w:r w:rsidR="0098462F">
              <w:rPr>
                <w:rFonts w:ascii="Times New Roman" w:eastAsia="Times New Roman" w:hAnsi="Times New Roman" w:cs="David" w:hint="cs"/>
                <w:color w:val="00B0F0"/>
                <w:sz w:val="24"/>
                <w:szCs w:val="24"/>
                <w:u w:val="single"/>
                <w:rtl/>
                <w:lang w:eastAsia="he-IL"/>
              </w:rPr>
              <w:t>עמוס בלנק - עדי לרר מהנדסים בע"מ</w:t>
            </w:r>
          </w:ins>
        </w:sdtContent>
      </w:sdt>
    </w:p>
    <w:p w14:paraId="10BA56C5"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79F81F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D4A5FCA"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949878C"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E1E46C"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904BF8E"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6356688" w14:textId="00F14B48"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7" w:author="Meryl Etman" w:date="2021-05-20T14:59:00Z">
            <w:r w:rsidR="0098462F">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98462F">
              <w:rPr>
                <w:rFonts w:ascii="Times New Roman" w:eastAsia="Times New Roman" w:hAnsi="Times New Roman" w:cs="David" w:hint="cs"/>
                <w:color w:val="008000"/>
                <w:sz w:val="24"/>
                <w:szCs w:val="24"/>
                <w:rtl/>
                <w:lang w:eastAsia="he-IL"/>
              </w:rPr>
              <w:br/>
              <w:t>יוני נתניהו 1 ג' אור יהודה</w:t>
            </w:r>
            <w:r w:rsidR="0098462F">
              <w:rPr>
                <w:rFonts w:ascii="Times New Roman" w:eastAsia="Times New Roman" w:hAnsi="Times New Roman" w:cs="David" w:hint="cs"/>
                <w:color w:val="008000"/>
                <w:sz w:val="24"/>
                <w:szCs w:val="24"/>
                <w:rtl/>
                <w:lang w:eastAsia="he-IL"/>
              </w:rPr>
              <w:br/>
              <w:t>558075404</w:t>
            </w:r>
            <w:r w:rsidR="0098462F">
              <w:rPr>
                <w:rFonts w:ascii="Times New Roman" w:eastAsia="Times New Roman" w:hAnsi="Times New Roman" w:cs="David" w:hint="cs"/>
                <w:color w:val="008000"/>
                <w:sz w:val="24"/>
                <w:szCs w:val="24"/>
                <w:rtl/>
                <w:lang w:eastAsia="he-IL"/>
              </w:rPr>
              <w:br/>
            </w:r>
          </w:ins>
        </w:sdtContent>
      </w:sdt>
    </w:p>
    <w:p w14:paraId="19AB2EE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31F51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293F8D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BD9A74" w14:textId="43FCF8F3"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8" w:author="Meryl Etman" w:date="2021-05-20T14:58:00Z">
            <w:r w:rsidR="0098462F">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08T00:00:00Z">
            <w:dateFormat w:val="dd/MM/yyyy"/>
            <w:lid w:val="he-IL"/>
            <w:storeMappedDataAs w:val="dateTime"/>
            <w:calendar w:val="gregorian"/>
          </w:date>
        </w:sdtPr>
        <w:sdtEndPr>
          <w:rPr>
            <w:rFonts w:hint="cs"/>
          </w:rPr>
        </w:sdtEndPr>
        <w:sdtContent>
          <w:ins w:id="139" w:author="Meryl Etman" w:date="2021-07-08T09:31:00Z">
            <w:r w:rsidR="005D72CE">
              <w:rPr>
                <w:rFonts w:ascii="Times New Roman" w:eastAsia="Times New Roman" w:hAnsi="Times New Roman" w:cs="David" w:hint="cs"/>
                <w:color w:val="008000"/>
                <w:sz w:val="24"/>
                <w:szCs w:val="24"/>
                <w:rtl/>
                <w:lang w:eastAsia="he-IL"/>
              </w:rPr>
              <w:t>‏08/07/2021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1DB524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5EF095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4608E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FD0458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08546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9B307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29F036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5316F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3A39A5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654C2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267B3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A52803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0CB80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4FC0742"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3AF4359"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5B7750A"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A11D3F4"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8FD10E2"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F7D6E63" w14:textId="640FB333"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40" w:author="Meryl Etman" w:date="2021-05-20T15:07:00Z">
        <w:r w:rsidRPr="009130F0" w:rsidDel="004B75FB">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1" w:author="Meryl Etman" w:date="2021-05-20T15:00:00Z">
            <w:r w:rsidR="0098462F">
              <w:rPr>
                <w:rFonts w:ascii="Times New Roman" w:eastAsia="Times New Roman" w:hAnsi="Times New Roman" w:cs="David" w:hint="cs"/>
                <w:color w:val="00B0F0"/>
                <w:sz w:val="24"/>
                <w:szCs w:val="24"/>
                <w:u w:val="single"/>
                <w:rtl/>
                <w:lang w:eastAsia="he-IL"/>
              </w:rPr>
              <w:t>עמוס בלנק - עדי לרר מהנדסים בע"מ</w:t>
            </w:r>
          </w:ins>
        </w:sdtContent>
      </w:sdt>
    </w:p>
    <w:p w14:paraId="3A00C653"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C5297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D4360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29CA8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E4AFC39" w14:textId="28409C6C"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ins w:id="142" w:author="Meryl Etman" w:date="2021-05-20T15:07:00Z">
        <w:r w:rsidR="004F7DFE">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DBB017B"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A349F62"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FD321F4"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1CA860E"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18576AB"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8263EB6" w14:textId="77777777" w:rsidR="00B50A1C" w:rsidRPr="00B27B4C" w:rsidDel="004F7DFE" w:rsidRDefault="00B50A1C" w:rsidP="00B50A1C">
      <w:pPr>
        <w:spacing w:before="0" w:beforeAutospacing="0" w:after="0" w:afterAutospacing="0" w:line="240" w:lineRule="auto"/>
        <w:rPr>
          <w:del w:id="143" w:author="Meryl Etman" w:date="2021-05-20T15:07:00Z"/>
          <w:rFonts w:ascii="Times New Roman" w:eastAsia="Times New Roman" w:hAnsi="Times New Roman" w:cs="David"/>
          <w:sz w:val="20"/>
          <w:szCs w:val="24"/>
          <w:rtl/>
        </w:rPr>
      </w:pPr>
    </w:p>
    <w:p w14:paraId="0E4095A0" w14:textId="77777777" w:rsidR="00B50A1C" w:rsidRPr="00B27B4C" w:rsidDel="004F7DFE" w:rsidRDefault="00B50A1C" w:rsidP="00B50A1C">
      <w:pPr>
        <w:spacing w:before="0" w:beforeAutospacing="0" w:after="0" w:afterAutospacing="0" w:line="240" w:lineRule="auto"/>
        <w:rPr>
          <w:del w:id="144" w:author="Meryl Etman" w:date="2021-05-20T15:07:00Z"/>
          <w:rFonts w:ascii="Times New Roman" w:eastAsia="Times New Roman" w:hAnsi="Times New Roman" w:cs="David"/>
          <w:sz w:val="20"/>
          <w:szCs w:val="24"/>
          <w:rtl/>
        </w:rPr>
      </w:pPr>
    </w:p>
    <w:p w14:paraId="5EB8D5DE" w14:textId="77777777" w:rsidR="00B50A1C" w:rsidRPr="00B27B4C" w:rsidDel="004F7DFE" w:rsidRDefault="00B50A1C" w:rsidP="00B50A1C">
      <w:pPr>
        <w:widowControl w:val="0"/>
        <w:bidi w:val="0"/>
        <w:spacing w:before="0" w:beforeAutospacing="0" w:after="0" w:afterAutospacing="0" w:line="240" w:lineRule="auto"/>
        <w:jc w:val="right"/>
        <w:rPr>
          <w:del w:id="145" w:author="Meryl Etman" w:date="2021-05-20T15:07:00Z"/>
          <w:rFonts w:ascii="Times New Roman" w:eastAsia="Times New Roman" w:hAnsi="Times New Roman" w:cs="David"/>
          <w:sz w:val="20"/>
          <w:szCs w:val="20"/>
          <w:rtl/>
          <w:lang w:eastAsia="he-IL"/>
        </w:rPr>
      </w:pPr>
    </w:p>
    <w:p w14:paraId="73F18F12" w14:textId="77777777" w:rsidR="00B50A1C" w:rsidRPr="0047052D" w:rsidDel="004F7DFE" w:rsidRDefault="00B50A1C" w:rsidP="00B50A1C">
      <w:pPr>
        <w:widowControl w:val="0"/>
        <w:spacing w:before="0" w:beforeAutospacing="0" w:after="0" w:afterAutospacing="0" w:line="240" w:lineRule="auto"/>
        <w:jc w:val="both"/>
        <w:rPr>
          <w:del w:id="146" w:author="Meryl Etman" w:date="2021-05-20T15:07:00Z"/>
        </w:rPr>
      </w:pPr>
    </w:p>
    <w:p w14:paraId="150A952F" w14:textId="77777777" w:rsidR="00071854" w:rsidRPr="00071854" w:rsidDel="004F7DFE" w:rsidRDefault="00071854" w:rsidP="00071854">
      <w:pPr>
        <w:widowControl w:val="0"/>
        <w:bidi w:val="0"/>
        <w:spacing w:before="0" w:beforeAutospacing="0" w:after="0" w:afterAutospacing="0" w:line="240" w:lineRule="auto"/>
        <w:jc w:val="right"/>
        <w:rPr>
          <w:del w:id="147" w:author="Meryl Etman" w:date="2021-05-20T15:07:00Z"/>
          <w:rFonts w:ascii="Times New Roman" w:eastAsia="Times New Roman" w:hAnsi="Times New Roman" w:cs="David"/>
          <w:sz w:val="24"/>
          <w:szCs w:val="24"/>
          <w:rtl/>
          <w:lang w:eastAsia="he-IL"/>
        </w:rPr>
      </w:pPr>
    </w:p>
    <w:p w14:paraId="5209F86D"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3240B5" w14:textId="77777777" w:rsidR="0098462F" w:rsidRDefault="0098462F" w:rsidP="00AF234B">
      <w:pPr>
        <w:spacing w:before="0" w:after="0" w:line="240" w:lineRule="auto"/>
      </w:pPr>
      <w:r>
        <w:separator/>
      </w:r>
    </w:p>
  </w:endnote>
  <w:endnote w:type="continuationSeparator" w:id="0">
    <w:p w14:paraId="60252473" w14:textId="77777777" w:rsidR="0098462F" w:rsidRDefault="0098462F" w:rsidP="00AF234B">
      <w:pPr>
        <w:spacing w:before="0" w:after="0" w:line="240" w:lineRule="auto"/>
      </w:pPr>
      <w:r>
        <w:continuationSeparator/>
      </w:r>
    </w:p>
  </w:endnote>
  <w:endnote w:type="continuationNotice" w:id="1">
    <w:p w14:paraId="31C4FA5F" w14:textId="77777777" w:rsidR="0098462F" w:rsidRDefault="009846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5"/>
      <w:gridCol w:w="1803"/>
    </w:tblGrid>
    <w:tr w:rsidR="0098462F" w:rsidRPr="00F9528C" w14:paraId="752BB135" w14:textId="77777777" w:rsidTr="0098462F">
      <w:tc>
        <w:tcPr>
          <w:tcW w:w="753" w:type="dxa"/>
        </w:tcPr>
        <w:p w14:paraId="5A52FE35"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CEF0E05" w14:textId="4BB5C5AC" w:rsidR="0098462F" w:rsidRPr="00F9528C" w:rsidRDefault="0098462F" w:rsidP="0098462F">
              <w:pPr>
                <w:tabs>
                  <w:tab w:val="center" w:pos="4153"/>
                  <w:tab w:val="right" w:pos="8306"/>
                </w:tabs>
                <w:spacing w:before="0" w:after="0" w:line="240" w:lineRule="auto"/>
                <w:rPr>
                  <w:rFonts w:ascii="David" w:hAnsi="David"/>
                  <w:color w:val="00B0F0"/>
                  <w:sz w:val="20"/>
                  <w:szCs w:val="20"/>
                  <w:rtl/>
                </w:rPr>
              </w:pPr>
              <w:ins w:id="148" w:author="Meryl Etman" w:date="2021-05-20T14:58:00Z">
                <w:r>
                  <w:rPr>
                    <w:rFonts w:ascii="David" w:hAnsi="David"/>
                    <w:color w:val="00B0F0"/>
                    <w:sz w:val="20"/>
                    <w:szCs w:val="20"/>
                    <w:rtl/>
                  </w:rPr>
                  <w:t>סביוני נצר סירני - בניין 31</w:t>
                </w:r>
              </w:ins>
            </w:p>
          </w:tc>
        </w:sdtContent>
      </w:sdt>
      <w:tc>
        <w:tcPr>
          <w:tcW w:w="2232" w:type="dxa"/>
        </w:tcPr>
        <w:p w14:paraId="39F9BCB2"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ביסוס קרקע</w:t>
              </w:r>
            </w:sdtContent>
          </w:sdt>
        </w:p>
      </w:tc>
      <w:tc>
        <w:tcPr>
          <w:tcW w:w="236" w:type="dxa"/>
        </w:tcPr>
        <w:p w14:paraId="3CC8BB33" w14:textId="77777777" w:rsidR="0098462F" w:rsidRPr="00F9528C" w:rsidRDefault="0098462F" w:rsidP="0098462F">
          <w:pPr>
            <w:tabs>
              <w:tab w:val="center" w:pos="4153"/>
              <w:tab w:val="right" w:pos="8306"/>
            </w:tabs>
            <w:spacing w:before="0" w:after="0" w:line="240" w:lineRule="auto"/>
            <w:rPr>
              <w:rFonts w:ascii="David" w:hAnsi="David"/>
              <w:sz w:val="16"/>
              <w:szCs w:val="16"/>
              <w:rtl/>
            </w:rPr>
          </w:pPr>
        </w:p>
      </w:tc>
      <w:tc>
        <w:tcPr>
          <w:tcW w:w="1129" w:type="dxa"/>
        </w:tcPr>
        <w:p w14:paraId="7BC278C1"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E9F6D29" w14:textId="736AD3EA" w:rsidR="0098462F" w:rsidRPr="00F9528C" w:rsidRDefault="0098462F" w:rsidP="0098462F">
              <w:pPr>
                <w:tabs>
                  <w:tab w:val="center" w:pos="4153"/>
                  <w:tab w:val="right" w:pos="8306"/>
                </w:tabs>
                <w:spacing w:before="0" w:after="0" w:line="240" w:lineRule="auto"/>
                <w:rPr>
                  <w:rFonts w:ascii="David" w:hAnsi="David"/>
                  <w:sz w:val="20"/>
                  <w:szCs w:val="20"/>
                  <w:rtl/>
                </w:rPr>
              </w:pPr>
              <w:del w:id="149" w:author="Meryl Etman" w:date="2021-05-20T15:19:00Z">
                <w:r w:rsidDel="001E3C1F">
                  <w:rPr>
                    <w:rFonts w:ascii="David" w:hAnsi="David" w:hint="cs"/>
                    <w:sz w:val="20"/>
                    <w:szCs w:val="20"/>
                  </w:rPr>
                  <w:delText>CONT-5-664</w:delText>
                </w:r>
              </w:del>
              <w:ins w:id="150" w:author="Meryl Etman" w:date="2021-05-20T15:19:00Z">
                <w:r w:rsidR="001E3C1F">
                  <w:rPr>
                    <w:rFonts w:ascii="David" w:hAnsi="David" w:hint="cs"/>
                    <w:sz w:val="20"/>
                    <w:szCs w:val="20"/>
                  </w:rPr>
                  <w:t>CO</w:t>
                </w:r>
                <w:r w:rsidR="001E3C1F">
                  <w:rPr>
                    <w:rFonts w:ascii="David" w:hAnsi="David" w:hint="cs"/>
                    <w:sz w:val="20"/>
                    <w:szCs w:val="20"/>
                    <w:rtl/>
                  </w:rPr>
                  <w:t>NT-10-2053</w:t>
                </w:r>
              </w:ins>
            </w:p>
          </w:tc>
        </w:sdtContent>
      </w:sdt>
    </w:tr>
    <w:tr w:rsidR="0098462F" w:rsidRPr="00F9528C" w14:paraId="7123B716" w14:textId="77777777" w:rsidTr="0098462F">
      <w:tc>
        <w:tcPr>
          <w:tcW w:w="753" w:type="dxa"/>
        </w:tcPr>
        <w:p w14:paraId="283A2D13"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ADFFE41" w14:textId="7DBC0112" w:rsidR="0098462F" w:rsidRPr="00F9528C" w:rsidRDefault="0098462F" w:rsidP="0098462F">
              <w:pPr>
                <w:tabs>
                  <w:tab w:val="center" w:pos="4153"/>
                  <w:tab w:val="right" w:pos="8306"/>
                </w:tabs>
                <w:spacing w:before="0" w:after="0" w:line="240" w:lineRule="auto"/>
                <w:rPr>
                  <w:rFonts w:ascii="David" w:hAnsi="David"/>
                  <w:color w:val="00B0F0"/>
                  <w:sz w:val="20"/>
                  <w:szCs w:val="20"/>
                  <w:rtl/>
                </w:rPr>
              </w:pPr>
              <w:ins w:id="151" w:author="Meryl Etman" w:date="2021-05-20T15:00:00Z">
                <w:r>
                  <w:rPr>
                    <w:rFonts w:ascii="David" w:hAnsi="David"/>
                    <w:color w:val="00B0F0"/>
                    <w:sz w:val="20"/>
                    <w:szCs w:val="20"/>
                    <w:rtl/>
                  </w:rPr>
                  <w:t>עמוס בלנק - עדי לרר מהנדסים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8462F" w:rsidRPr="00F9528C" w14:paraId="69AB81D0" w14:textId="77777777" w:rsidTr="0098462F">
            <w:trPr>
              <w:trHeight w:val="201"/>
            </w:trPr>
            <w:tc>
              <w:tcPr>
                <w:tcW w:w="926" w:type="dxa"/>
              </w:tcPr>
              <w:p w14:paraId="5E29E0F9"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7A896BD" w14:textId="34FECED2" w:rsidR="0098462F" w:rsidRPr="00F9528C" w:rsidRDefault="005D72CE" w:rsidP="0098462F">
                    <w:pPr>
                      <w:tabs>
                        <w:tab w:val="center" w:pos="4153"/>
                        <w:tab w:val="right" w:pos="8306"/>
                      </w:tabs>
                      <w:spacing w:before="0" w:after="0" w:line="240" w:lineRule="auto"/>
                      <w:ind w:left="1" w:hanging="1"/>
                      <w:rPr>
                        <w:rFonts w:ascii="David" w:hAnsi="David"/>
                        <w:color w:val="00B0F0"/>
                        <w:sz w:val="20"/>
                        <w:szCs w:val="20"/>
                        <w:rtl/>
                      </w:rPr>
                    </w:pPr>
                    <w:ins w:id="152" w:author="Meryl Etman" w:date="2021-07-08T09:31:00Z">
                      <w:r>
                        <w:rPr>
                          <w:rFonts w:ascii="David" w:hAnsi="David"/>
                          <w:color w:val="00B0F0"/>
                          <w:sz w:val="20"/>
                          <w:szCs w:val="20"/>
                          <w:rtl/>
                        </w:rPr>
                        <w:t>0.4</w:t>
                      </w:r>
                    </w:ins>
                  </w:p>
                </w:tc>
              </w:sdtContent>
            </w:sdt>
          </w:tr>
        </w:tbl>
        <w:p w14:paraId="739FE865"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236" w:type="dxa"/>
        </w:tcPr>
        <w:p w14:paraId="58A350BE"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1129" w:type="dxa"/>
        </w:tcPr>
        <w:p w14:paraId="0C5D7227"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7F0EF92" w14:textId="7964F375" w:rsidR="0098462F" w:rsidRPr="00F9528C" w:rsidRDefault="005D72CE" w:rsidP="0098462F">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53" w:author="Meryl Etman" w:date="2021-07-08T09:31:00Z">
                <w:r>
                  <w:rPr>
                    <w:rFonts w:ascii="David" w:hAnsi="David"/>
                    <w:sz w:val="20"/>
                    <w:szCs w:val="20"/>
                    <w:rtl/>
                  </w:rPr>
                  <w:t>3;#</w:t>
                </w:r>
                <w:r>
                  <w:rPr>
                    <w:rFonts w:ascii="David" w:hAnsi="David"/>
                    <w:sz w:val="20"/>
                    <w:szCs w:val="20"/>
                  </w:rPr>
                  <w:t>Draft</w:t>
                </w:r>
              </w:ins>
            </w:sdtContent>
          </w:sdt>
        </w:p>
      </w:tc>
    </w:tr>
    <w:tr w:rsidR="0098462F" w:rsidRPr="00F9528C" w14:paraId="0FCFF4E2" w14:textId="77777777" w:rsidTr="0098462F">
      <w:trPr>
        <w:trHeight w:val="80"/>
      </w:trPr>
      <w:tc>
        <w:tcPr>
          <w:tcW w:w="753" w:type="dxa"/>
        </w:tcPr>
        <w:p w14:paraId="0233BB5C"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1883" w:type="dxa"/>
        </w:tcPr>
        <w:p w14:paraId="15A76F59" w14:textId="77777777" w:rsidR="0098462F" w:rsidRPr="00F9528C" w:rsidRDefault="0098462F" w:rsidP="0098462F">
          <w:pPr>
            <w:tabs>
              <w:tab w:val="center" w:pos="4153"/>
              <w:tab w:val="right" w:pos="8306"/>
            </w:tabs>
            <w:spacing w:before="0" w:after="0" w:line="240" w:lineRule="auto"/>
            <w:rPr>
              <w:rFonts w:ascii="David" w:hAnsi="David"/>
              <w:color w:val="00B0F0"/>
              <w:sz w:val="20"/>
              <w:szCs w:val="20"/>
              <w:rtl/>
            </w:rPr>
          </w:pPr>
        </w:p>
      </w:tc>
      <w:tc>
        <w:tcPr>
          <w:tcW w:w="2232" w:type="dxa"/>
        </w:tcPr>
        <w:p w14:paraId="53676247"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236" w:type="dxa"/>
        </w:tcPr>
        <w:p w14:paraId="4032306F"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1129" w:type="dxa"/>
        </w:tcPr>
        <w:p w14:paraId="6078E8B7"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c>
        <w:tcPr>
          <w:tcW w:w="2073" w:type="dxa"/>
        </w:tcPr>
        <w:p w14:paraId="19849EE2" w14:textId="77777777" w:rsidR="0098462F" w:rsidRPr="00F9528C" w:rsidRDefault="0098462F" w:rsidP="0098462F">
          <w:pPr>
            <w:tabs>
              <w:tab w:val="center" w:pos="4153"/>
              <w:tab w:val="right" w:pos="8306"/>
            </w:tabs>
            <w:spacing w:before="0" w:after="0" w:line="240" w:lineRule="auto"/>
            <w:rPr>
              <w:rFonts w:ascii="David" w:hAnsi="David"/>
              <w:sz w:val="20"/>
              <w:szCs w:val="20"/>
              <w:rtl/>
            </w:rPr>
          </w:pPr>
        </w:p>
      </w:tc>
    </w:tr>
  </w:tbl>
  <w:p w14:paraId="37F23F18" w14:textId="77777777" w:rsidR="0098462F" w:rsidRPr="00BD284A" w:rsidRDefault="0098462F"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0CDA52" w14:textId="77777777" w:rsidR="0098462F" w:rsidRDefault="0098462F" w:rsidP="00AF234B">
      <w:pPr>
        <w:spacing w:before="0" w:after="0" w:line="240" w:lineRule="auto"/>
      </w:pPr>
      <w:r>
        <w:separator/>
      </w:r>
    </w:p>
  </w:footnote>
  <w:footnote w:type="continuationSeparator" w:id="0">
    <w:p w14:paraId="5396A04B" w14:textId="77777777" w:rsidR="0098462F" w:rsidRDefault="0098462F" w:rsidP="00AF234B">
      <w:pPr>
        <w:spacing w:before="0" w:after="0" w:line="240" w:lineRule="auto"/>
      </w:pPr>
      <w:r>
        <w:continuationSeparator/>
      </w:r>
    </w:p>
  </w:footnote>
  <w:footnote w:type="continuationNotice" w:id="1">
    <w:p w14:paraId="3E5E58FB" w14:textId="77777777" w:rsidR="0098462F" w:rsidRDefault="0098462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F0AFAE4" w14:textId="54FE08FC" w:rsidR="0098462F" w:rsidRDefault="0098462F" w:rsidP="00CF334C">
        <w:pPr>
          <w:pStyle w:val="Header"/>
          <w:jc w:val="center"/>
        </w:pPr>
        <w:r>
          <w:fldChar w:fldCharType="begin"/>
        </w:r>
        <w:r>
          <w:instrText xml:space="preserve"> PAGE   \* MERGEFORMAT </w:instrText>
        </w:r>
        <w:r>
          <w:fldChar w:fldCharType="separate"/>
        </w:r>
        <w:r w:rsidR="005D72CE">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6301C"/>
    <w:rsid w:val="000653C5"/>
    <w:rsid w:val="00071854"/>
    <w:rsid w:val="000C1B88"/>
    <w:rsid w:val="00134C85"/>
    <w:rsid w:val="001A0C3C"/>
    <w:rsid w:val="001A69D5"/>
    <w:rsid w:val="001C502F"/>
    <w:rsid w:val="001E3C1F"/>
    <w:rsid w:val="00214ACF"/>
    <w:rsid w:val="00220122"/>
    <w:rsid w:val="00272745"/>
    <w:rsid w:val="002B2234"/>
    <w:rsid w:val="0030703A"/>
    <w:rsid w:val="00321C50"/>
    <w:rsid w:val="004B75FB"/>
    <w:rsid w:val="004F7DFE"/>
    <w:rsid w:val="00525E96"/>
    <w:rsid w:val="005269E0"/>
    <w:rsid w:val="00552E11"/>
    <w:rsid w:val="005B5631"/>
    <w:rsid w:val="005D72CE"/>
    <w:rsid w:val="005F46C7"/>
    <w:rsid w:val="00666119"/>
    <w:rsid w:val="0072103C"/>
    <w:rsid w:val="008C64C6"/>
    <w:rsid w:val="008E2879"/>
    <w:rsid w:val="00942177"/>
    <w:rsid w:val="00976927"/>
    <w:rsid w:val="0098462F"/>
    <w:rsid w:val="00A42271"/>
    <w:rsid w:val="00AF234B"/>
    <w:rsid w:val="00B50A1C"/>
    <w:rsid w:val="00BD284A"/>
    <w:rsid w:val="00BD72C4"/>
    <w:rsid w:val="00BE17B4"/>
    <w:rsid w:val="00CF334C"/>
    <w:rsid w:val="00DB496A"/>
    <w:rsid w:val="00E679C7"/>
    <w:rsid w:val="00EC37B6"/>
    <w:rsid w:val="00F21BBE"/>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6EB706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657572"/>
    <w:rsid w:val="00675168"/>
    <w:rsid w:val="006865A5"/>
    <w:rsid w:val="00D46BE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12D42E-8BF3-4BBA-B626-C8E2CBDF91B8}">
  <ds:schemaRefs>
    <ds:schemaRef ds:uri="http://schemas.microsoft.com/office/2006/metadata/customXsn"/>
  </ds:schemaRefs>
</ds:datastoreItem>
</file>

<file path=customXml/itemProps2.xml><?xml version="1.0" encoding="utf-8"?>
<ds:datastoreItem xmlns:ds="http://schemas.openxmlformats.org/officeDocument/2006/customXml" ds:itemID="{04959D1D-BC32-4F67-8D2E-23A3088FF0DB}"/>
</file>

<file path=customXml/itemProps3.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94E41B9E-E837-4A44-A196-FA404876E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9097</Words>
  <Characters>45485</Characters>
  <Application>Microsoft Office Word</Application>
  <DocSecurity>0</DocSecurity>
  <Lines>379</Lines>
  <Paragraphs>108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2021-05-20T11:56:00Z</dcterms:created>
  <dcterms:modified xsi:type="dcterms:W3CDTF">2021-07-08T06:31:00Z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cf2a88e1-e54a-4b75-aa10-465458cddc3e</vt:lpwstr>
  </property>
</Properties>
</file>