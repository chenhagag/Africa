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903C6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696AF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A389C9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DCC63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5E78771B" wp14:editId="4E7E3F2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AD190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3A4F9D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120CC4"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809C9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04EB9C"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32CF787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C4D614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F9A61F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AC69BE"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6155E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2A058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D237D89" w14:textId="19F89440" w:rsidR="003235F8" w:rsidRPr="00B27B4C" w:rsidRDefault="00F648D7"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5-24T11:43:00Z">
            <w:r>
              <w:rPr>
                <w:rFonts w:ascii="Times New Roman" w:eastAsia="Times New Roman" w:hAnsi="Times New Roman" w:cs="David"/>
                <w:bCs/>
                <w:sz w:val="32"/>
                <w:szCs w:val="32"/>
                <w:u w:val="single"/>
                <w:rtl/>
                <w:lang w:eastAsia="he-IL"/>
              </w:rPr>
              <w:t>סביוני נצר סירני - בניין 31</w:t>
            </w:r>
          </w:ins>
        </w:p>
      </w:sdtContent>
    </w:sdt>
    <w:p w14:paraId="0593DB06"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446182D" w14:textId="6A5545B1" w:rsidR="003235F8" w:rsidRPr="00B27B4C" w:rsidRDefault="00F648D7"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4T11:43:00Z">
            <w:r>
              <w:rPr>
                <w:rFonts w:ascii="Times New Roman" w:eastAsia="Times New Roman" w:hAnsi="Times New Roman" w:cs="David"/>
                <w:bCs/>
                <w:sz w:val="32"/>
                <w:szCs w:val="32"/>
                <w:u w:val="single"/>
                <w:rtl/>
                <w:lang w:eastAsia="he-IL"/>
              </w:rPr>
              <w:t>סביוני נצר סירני</w:t>
            </w:r>
          </w:ins>
        </w:p>
      </w:sdtContent>
    </w:sdt>
    <w:p w14:paraId="601A232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C380D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325A4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EBE02A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A79791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1285EA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4C4C01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B0A9A8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10D8361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51A0F28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858993"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157ACB" w:rsidRPr="003235F8">
            <w:rPr>
              <w:rStyle w:val="AutoFieldChar"/>
              <w:rFonts w:eastAsiaTheme="minorHAnsi"/>
              <w:color w:val="00B0F0"/>
              <w:rtl/>
            </w:rPr>
            <w:t>[תאריך חתימת חוזה]</w:t>
          </w:r>
        </w:sdtContent>
      </w:sdt>
    </w:p>
    <w:p w14:paraId="6BFBA66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302B29F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2F4AD5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AA8B37"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CABA80E" w14:textId="44297495" w:rsidR="00D5041C" w:rsidRPr="00D5041C" w:rsidRDefault="00134443"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1-05-24T11:53: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705B0137"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6E4A9CE7"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3F7248EC"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645B14"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0B06E3D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25F4CDB" w14:textId="003DA889" w:rsidR="00D5041C" w:rsidRPr="00D5041C" w:rsidRDefault="001146A6" w:rsidP="00157ACB">
          <w:pPr>
            <w:pStyle w:val="AutoField"/>
            <w:rPr>
              <w:sz w:val="20"/>
              <w:rtl/>
              <w:lang w:eastAsia="he-IL"/>
            </w:rPr>
          </w:pPr>
          <w:ins w:id="3" w:author="Meryl Etman" w:date="2021-05-24T12:16:00Z">
            <w:r>
              <w:rPr>
                <w:color w:val="800080"/>
                <w:rtl/>
              </w:rPr>
              <w:br/>
              <w:t>א.ח. תכנון וייעוץ בהנדסת מים וביוב בע"מ</w:t>
            </w:r>
            <w:r>
              <w:rPr>
                <w:color w:val="800080"/>
                <w:rtl/>
              </w:rPr>
              <w:br/>
              <w:t xml:space="preserve">רח' מגשימים 6, פתח תקווה </w:t>
            </w:r>
            <w:r>
              <w:rPr>
                <w:color w:val="800080"/>
                <w:rtl/>
              </w:rPr>
              <w:br/>
            </w:r>
            <w:r>
              <w:rPr>
                <w:color w:val="800080"/>
                <w:rtl/>
              </w:rPr>
              <w:br/>
            </w:r>
          </w:ins>
        </w:p>
      </w:sdtContent>
    </w:sdt>
    <w:p w14:paraId="3D14254E"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8E80092"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076AB5B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3C9C456"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E7DDA15"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0D240C0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AED5AEE"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3EC62AC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3634D8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3A3552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0733E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4B5E0FB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28E86B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D24DF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F065EA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6985D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540F9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A12C6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D5041C">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5A31D3C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9610B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4C0D439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33E7717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50F7D79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77A86"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2C4546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E5BDB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18AC035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086BE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50216F1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DAE9E57"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EFD4E2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76AC83E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4E707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033E779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E7F23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6F22A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4891351D"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05AF6837"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53DAED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1A68618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3172CE4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C5FC61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213F53D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157F759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55CF9EB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190993E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1F7CA7B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0C3AEF4D"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4BFB0BF4"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7906653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05658CB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23D499C2"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2E1B675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6C575EF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6EE35A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231053F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w:t>
      </w:r>
      <w:r w:rsidRPr="00D5041C">
        <w:rPr>
          <w:rFonts w:ascii="Times New Roman" w:eastAsia="Times New Roman" w:hAnsi="Times New Roman" w:cs="David"/>
          <w:sz w:val="20"/>
          <w:szCs w:val="24"/>
          <w:rtl/>
          <w:lang w:eastAsia="he-IL"/>
        </w:rPr>
        <w:lastRenderedPageBreak/>
        <w:t xml:space="preserve">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44724B9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FCB2C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60680DD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12E862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7821319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2C7795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2A9FD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4E63ADB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610C79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6999A0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3DB6572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lastRenderedPageBreak/>
        <w:t>צוות עובדים ואמצעים</w:t>
      </w:r>
    </w:p>
    <w:p w14:paraId="173978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12CB46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B5997B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71F2D3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2156A1F"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94FF6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115F71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2B518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28855C9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1F3E114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B28C2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55C90A8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1CA5C04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w:t>
      </w:r>
      <w:r w:rsidRPr="00D5041C">
        <w:rPr>
          <w:rFonts w:ascii="Times New Roman" w:eastAsia="Times New Roman" w:hAnsi="Times New Roman" w:cs="David"/>
          <w:sz w:val="20"/>
          <w:szCs w:val="24"/>
          <w:rtl/>
          <w:lang w:eastAsia="he-IL"/>
        </w:rPr>
        <w:lastRenderedPageBreak/>
        <w:t xml:space="preserve">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1DCD1D9C"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60F5B2A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CD3875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FCB45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1E9EE78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512557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09F5B5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1C7FAD4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927A87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317649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21E6DCA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0AC9A3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עבודותיהם ושרותיהם במהירות ובקצב שימנעו כל עיכוב בביצועם </w:t>
      </w:r>
      <w:r w:rsidRPr="00D5041C">
        <w:rPr>
          <w:rFonts w:ascii="Times New Roman" w:eastAsia="Times New Roman" w:hAnsi="Times New Roman" w:cs="David"/>
          <w:sz w:val="20"/>
          <w:szCs w:val="24"/>
          <w:rtl/>
          <w:lang w:eastAsia="he-IL"/>
        </w:rPr>
        <w:lastRenderedPageBreak/>
        <w:t>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8A3E5E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2B786D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05BBC6B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FC3E6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97A0B6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0A1472D2"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4D8594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1892F49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8BE280F"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1213B42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18F3C4F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5AD80E6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2DAE2525"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0CD3C31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32F07AF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4EA90F6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6C0771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60A5D90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קידוחים ובדיקות קרקע.</w:t>
      </w:r>
    </w:p>
    <w:p w14:paraId="55834D9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29454DB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2C40CF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16337B77"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0143C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335384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261A528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ADD3619"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3713F3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5A93DF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5E0D21B"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צע לעומת </w:t>
      </w:r>
      <w:r w:rsidRPr="00157ACB">
        <w:rPr>
          <w:rFonts w:ascii="Times New Roman" w:eastAsia="Times New Roman" w:hAnsi="Times New Roman" w:cs="David"/>
          <w:sz w:val="20"/>
          <w:szCs w:val="24"/>
          <w:rtl/>
          <w:lang w:eastAsia="he-IL"/>
        </w:rPr>
        <w:lastRenderedPageBreak/>
        <w:t>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4CE9549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2E5EE53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098C704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6BBD4DC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85EC02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45FDD28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5839B9B"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14F5531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22825628"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D2FEF1B"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2F4CFF4" w14:textId="77777777" w:rsidR="00B55126" w:rsidRPr="00013687" w:rsidRDefault="00B55126" w:rsidP="00B5512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4DA81E7"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DB678F2"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C4AC9D5"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C2DDC3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466578F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3DDEF09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2CC11F5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07DCD6F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3E30046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53256CC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5DCB298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605A11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3103041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BC1D54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361FF19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0283FDC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1CAC9A69"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24AC6812"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5212E5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64FAA09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DF0499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064382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6F1D97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72F8A5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25DAC74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51AE36D"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0393AC2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533F5E8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411A5A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lastRenderedPageBreak/>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B0ECB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7196302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9C327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ED25512" w14:textId="77777777" w:rsidR="00D5041C" w:rsidDel="00ED58F0" w:rsidRDefault="00D5041C" w:rsidP="00D5041C">
      <w:pPr>
        <w:widowControl w:val="0"/>
        <w:numPr>
          <w:ilvl w:val="1"/>
          <w:numId w:val="11"/>
        </w:numPr>
        <w:spacing w:before="0" w:beforeAutospacing="0" w:after="240" w:afterAutospacing="0" w:line="240" w:lineRule="auto"/>
        <w:ind w:left="788" w:hanging="431"/>
        <w:jc w:val="both"/>
        <w:rPr>
          <w:del w:id="4" w:author="Meryl Etman" w:date="2021-05-24T12:19:00Z"/>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26167A7E" w14:textId="77777777" w:rsidR="003235F8" w:rsidRPr="00ED58F0" w:rsidRDefault="003235F8" w:rsidP="00ED58F0">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5" w:author="Meryl Etman" w:date="2021-05-24T12:19:00Z">
            <w:rPr>
              <w:rFonts w:ascii="Times New Roman" w:eastAsia="Times New Roman" w:hAnsi="Times New Roman" w:cs="David"/>
              <w:sz w:val="20"/>
              <w:szCs w:val="24"/>
              <w:rtl/>
              <w:lang w:eastAsia="he-IL"/>
            </w:rPr>
          </w:rPrChange>
        </w:rPr>
        <w:pPrChange w:id="6" w:author="Meryl Etman" w:date="2021-05-24T12:19:00Z">
          <w:pPr>
            <w:widowControl w:val="0"/>
            <w:spacing w:before="0" w:beforeAutospacing="0" w:after="240" w:afterAutospacing="0" w:line="240" w:lineRule="auto"/>
            <w:jc w:val="both"/>
          </w:pPr>
        </w:pPrChange>
      </w:pPr>
    </w:p>
    <w:p w14:paraId="4765FD47"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EB26DE7"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0E2EF9F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3B38DB7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0F483070"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5F76E1B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EBF4AE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BA97D0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702F1C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5A60D27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4F75EFD3"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A7E4305"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58DE210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5CA71B3B"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11CC9E06"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71D6FBC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F85286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126CCD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7318EF1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1E98B37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3290C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8E0063B"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55BCDE5"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2DF670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623792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08F098E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112793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36486E8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3C49240"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772B61F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565AFE5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BDC9BA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594B86F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4186A2E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5244F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טחון נוספים לאלה שננקטו על ידיו. במקרה של תקלה כלשהי </w:t>
      </w:r>
      <w:r w:rsidRPr="00D5041C">
        <w:rPr>
          <w:rFonts w:ascii="Times New Roman" w:eastAsia="Times New Roman" w:hAnsi="Times New Roman" w:cs="David"/>
          <w:sz w:val="20"/>
          <w:szCs w:val="24"/>
          <w:rtl/>
          <w:lang w:eastAsia="he-IL"/>
        </w:rPr>
        <w:lastRenderedPageBreak/>
        <w:t>למסמכים כאמור לעיל, יודיע המתכנן למנהל מיד עם אירועה.</w:t>
      </w:r>
    </w:p>
    <w:p w14:paraId="3D0DF4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5B78F95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4B034E8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58E7B66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4C4C8952"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2F3CDFB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D5F298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56C9D74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185546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1A82E43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A7A743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36C83D9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AEF8FC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36B17B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0E7A76B8"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0B29282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4F5C8D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2427B3A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224FB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7FD2DB75"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573A212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C167C3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5A7C91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0D9FD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5E1CD2A"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028899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684AC1"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508A2EF"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5F8CFB"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7B05114"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2232236" w14:textId="76023356"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8" w:author="Meryl Etman" w:date="2021-05-24T11:53:00Z">
            <w:r w:rsidR="00134443" w:rsidRPr="003E6FC4">
              <w:rPr>
                <w:rStyle w:val="PlaceholderText"/>
                <w:rtl/>
              </w:rPr>
              <w:t>[שם צד א]</w:t>
            </w:r>
          </w:ins>
        </w:sdtContent>
      </w:sdt>
    </w:p>
    <w:p w14:paraId="78E4696D"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DAD657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19A12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482DC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612337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4D5133"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830B36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F5F076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CDA5B"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141B544"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0D3D43D"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981D62B"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501F75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77A24D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E3FEFB" w14:textId="566E1FAC" w:rsidR="007B54F0" w:rsidRPr="00B27B4C" w:rsidRDefault="007B54F0" w:rsidP="00ED58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Change w:id="9" w:author="Meryl Etman" w:date="2021-05-24T12:19:00Z">
          <w:pPr>
            <w:widowControl w:val="0"/>
            <w:spacing w:before="0" w:beforeAutospacing="0" w:after="0" w:afterAutospacing="0" w:line="240" w:lineRule="auto"/>
            <w:ind w:left="720"/>
            <w:jc w:val="both"/>
          </w:pPr>
        </w:pPrChange>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10" w:author="Meryl Etman" w:date="2021-05-24T12:19:00Z">
        <w:r w:rsidRPr="00B27B4C" w:rsidDel="00ED58F0">
          <w:rPr>
            <w:rFonts w:ascii="Times New Roman" w:eastAsia="Times New Roman" w:hAnsi="Times New Roman" w:cs="David" w:hint="cs"/>
            <w:sz w:val="24"/>
            <w:szCs w:val="24"/>
            <w:rtl/>
            <w:lang w:eastAsia="he-IL"/>
          </w:rPr>
          <w:delText>מסחר ומשרדים</w:delText>
        </w:r>
      </w:del>
      <w:ins w:id="11" w:author="Meryl Etman" w:date="2021-05-24T12:19:00Z">
        <w:r w:rsidR="00ED58F0">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2" w:author="Meryl Etman" w:date="2021-05-24T11:43:00Z">
            <w:r w:rsidR="00F648D7">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customXmlDelRangeStart w:id="13" w:author="Meryl Etman" w:date="2021-05-24T12:19:00Z"/>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3"/>
          <w:customXmlDelRangeStart w:id="14" w:author="Meryl Etman" w:date="2021-05-24T12:19:00Z"/>
        </w:sdtContent>
      </w:sdt>
      <w:customXmlDelRangeEnd w:id="14"/>
      <w:del w:id="15" w:author="Meryl Etman" w:date="2021-05-24T12:19:00Z">
        <w:r w:rsidRPr="00E95AE9" w:rsidDel="00ED58F0">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6" w:author="Meryl Etman" w:date="2021-05-24T11:43:00Z">
            <w:r w:rsidR="00F648D7">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CB9C9D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0EABD" w14:textId="7CFC081E"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7" w:author="Meryl Etman" w:date="2021-05-24T12:18:00Z">
            <w:r w:rsidR="001146A6">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18" w:author="Meryl Etman" w:date="2021-05-24T12:20:00Z">
        <w:r w:rsidR="00ED58F0">
          <w:rPr>
            <w:rFonts w:ascii="Times New Roman" w:eastAsia="Times New Roman" w:hAnsi="Times New Roman" w:cs="David" w:hint="cs"/>
            <w:sz w:val="24"/>
            <w:szCs w:val="24"/>
            <w:rtl/>
            <w:lang w:eastAsia="he-IL"/>
          </w:rPr>
          <w:t xml:space="preserve">גוש </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9" w:author="Meryl Etman" w:date="2021-05-24T12:17:00Z">
            <w:r w:rsidR="001146A6">
              <w:rPr>
                <w:rFonts w:ascii="Times New Roman" w:eastAsia="Times New Roman" w:hAnsi="Times New Roman" w:cs="David" w:hint="cs"/>
                <w:sz w:val="24"/>
                <w:szCs w:val="24"/>
                <w:rtl/>
                <w:lang w:eastAsia="he-IL"/>
              </w:rPr>
              <w:t>4722</w:t>
            </w:r>
          </w:ins>
        </w:sdtContent>
      </w:sdt>
      <w:ins w:id="20" w:author="Meryl Etman" w:date="2021-05-24T12:20:00Z">
        <w:r w:rsidR="00ED58F0">
          <w:rPr>
            <w:rFonts w:ascii="Times New Roman" w:eastAsia="Times New Roman" w:hAnsi="Times New Roman" w:cs="David" w:hint="cs"/>
            <w:sz w:val="24"/>
            <w:szCs w:val="24"/>
            <w:rtl/>
            <w:lang w:eastAsia="he-IL"/>
          </w:rPr>
          <w:t>, חלקה 82.</w:t>
        </w:r>
      </w:ins>
      <w:del w:id="21" w:author="Meryl Etman" w:date="2021-05-24T12:20:00Z">
        <w:r w:rsidRPr="00B27B4C" w:rsidDel="00ED58F0">
          <w:rPr>
            <w:rFonts w:ascii="Times New Roman" w:eastAsia="Times New Roman" w:hAnsi="Times New Roman" w:cs="David" w:hint="cs"/>
            <w:sz w:val="24"/>
            <w:szCs w:val="24"/>
            <w:rtl/>
            <w:lang w:eastAsia="he-IL"/>
          </w:rPr>
          <w:delText>.</w:delText>
        </w:r>
      </w:del>
    </w:p>
    <w:p w14:paraId="22BA1FF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9690F4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7B5096" w14:textId="047FE1DC"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2" w:author="Meryl Etman" w:date="2021-05-24T11:43:00Z">
            <w:r w:rsidR="00F648D7">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4BCF5CC3"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6D268F9C"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B604DA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8FF4C8" w14:textId="23527165"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3" w:author="Meryl Etman" w:date="2021-05-24T12:18:00Z">
            <w:r w:rsidR="001146A6">
              <w:rPr>
                <w:rFonts w:ascii="Times New Roman" w:eastAsia="Times New Roman" w:hAnsi="Times New Roman" w:cs="David" w:hint="cs"/>
                <w:sz w:val="24"/>
                <w:szCs w:val="24"/>
                <w:rtl/>
                <w:lang w:eastAsia="he-IL"/>
              </w:rPr>
              <w:t>מרול אטמן</w:t>
            </w:r>
          </w:ins>
        </w:sdtContent>
      </w:sdt>
    </w:p>
    <w:p w14:paraId="05AE72E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07ABE05"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FD87E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F86BA5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7C3AC" w14:textId="459046CB"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4" w:author="Meryl Etman" w:date="2021-05-24T12:18:00Z">
            <w:r w:rsidR="001146A6">
              <w:rPr>
                <w:rFonts w:ascii="Times New Roman" w:eastAsia="Times New Roman" w:hAnsi="Times New Roman" w:cs="David"/>
                <w:color w:val="008000"/>
                <w:sz w:val="24"/>
                <w:szCs w:val="24"/>
                <w:rtl/>
                <w:lang w:eastAsia="he-IL"/>
              </w:rPr>
              <w:t>ולי אנטוני</w:t>
            </w:r>
          </w:ins>
        </w:sdtContent>
      </w:sdt>
    </w:p>
    <w:p w14:paraId="750A6111"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2A3AC33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60AA97" w14:textId="08347042"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5" w:author="Meryl Etman" w:date="2021-05-24T12:18:00Z">
            <w:r w:rsidR="001146A6">
              <w:rPr>
                <w:rFonts w:ascii="Times New Roman" w:eastAsia="Times New Roman" w:hAnsi="Times New Roman" w:cs="David"/>
                <w:color w:val="008000"/>
                <w:sz w:val="24"/>
                <w:szCs w:val="24"/>
                <w:rtl/>
                <w:lang w:eastAsia="he-IL"/>
              </w:rPr>
              <w:t>ולי אנטוני</w:t>
            </w:r>
          </w:ins>
        </w:sdtContent>
      </w:sdt>
    </w:p>
    <w:p w14:paraId="367D3BD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6EABC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9C011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7908F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65AF8B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B03D1C0"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C92B41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3132A87"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153268E"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DFAE131"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269246F9" w14:textId="77777777" w:rsidTr="007B54F0">
        <w:tc>
          <w:tcPr>
            <w:tcW w:w="3366" w:type="dxa"/>
          </w:tcPr>
          <w:p w14:paraId="5C9DE9D8" w14:textId="5FBEA04F" w:rsidR="007B54F0" w:rsidRDefault="00F648D7"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6" w:author="Meryl Etman" w:date="2021-05-24T11:53:00Z">
                  <w:r w:rsidR="00134443">
                    <w:rPr>
                      <w:rFonts w:ascii="Times New Roman" w:eastAsia="Times New Roman" w:hAnsi="Times New Roman" w:cs="David" w:hint="cs"/>
                      <w:color w:val="008000"/>
                      <w:sz w:val="24"/>
                      <w:szCs w:val="24"/>
                      <w:rtl/>
                      <w:lang w:eastAsia="he-IL"/>
                    </w:rPr>
                    <w:t>50%</w:t>
                  </w:r>
                </w:ins>
              </w:sdtContent>
            </w:sdt>
          </w:p>
          <w:p w14:paraId="3120E387"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5C586A3" w14:textId="77777777" w:rsidR="007B54F0" w:rsidRDefault="007B54F0" w:rsidP="007B54F0">
            <w:pPr>
              <w:widowControl w:val="0"/>
              <w:spacing w:before="0" w:beforeAutospacing="0" w:after="0" w:afterAutospacing="0" w:line="240" w:lineRule="auto"/>
              <w:ind w:left="720"/>
              <w:outlineLvl w:val="2"/>
            </w:pPr>
          </w:p>
          <w:p w14:paraId="15CAF7D4"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4B998D2"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F288C60"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019E21C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82C681"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6061C5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79A3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4C772502"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1D3A82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7FE5AA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D5048F"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0F1CB666"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5B8E0F5D"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73F05858"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667A27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5B520B"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056755C1"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68517400"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7DC0842"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6F3580CC"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29B147B"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6DB4FC"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5C4FC98"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11B0CE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35CB419A"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51A08DA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17664DC8"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4AC2A189"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27BBE13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6DBC73D1"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1B3FB87"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0C56BBF"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50C3420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w:t>
      </w:r>
      <w:r w:rsidRPr="00D5041C">
        <w:rPr>
          <w:rFonts w:ascii="Times New Roman" w:eastAsia="Times New Roman" w:hAnsi="Times New Roman" w:cs="David"/>
          <w:b/>
          <w:sz w:val="24"/>
          <w:szCs w:val="24"/>
          <w:rtl/>
          <w:lang w:eastAsia="he-IL"/>
        </w:rPr>
        <w:lastRenderedPageBreak/>
        <w:t>בפרויקט.</w:t>
      </w:r>
    </w:p>
    <w:p w14:paraId="6DC9A10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B3334C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267C88C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886C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0077282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4C524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8FD867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1DA28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48F21B6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B12BF0D"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9380DC4"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751350"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7472A83F"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6DAD5DF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2EFAA7E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108BE7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77F71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F2E99F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9D67EB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C8EDDA"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B59B23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15CE2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0E928B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FFA079"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37BC010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28100F3"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6A0E511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2494E32"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149BD8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4F8334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50D3880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E16439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w:t>
      </w:r>
      <w:r w:rsidRPr="00D5041C">
        <w:rPr>
          <w:rFonts w:ascii="Times New Roman" w:eastAsia="Times New Roman" w:hAnsi="Times New Roman" w:cs="David"/>
          <w:sz w:val="24"/>
          <w:szCs w:val="24"/>
          <w:rtl/>
          <w:lang w:eastAsia="he-IL"/>
        </w:rPr>
        <w:lastRenderedPageBreak/>
        <w:t xml:space="preserve">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172BE9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B8E19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71B2365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CDA9592"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48A8DB4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F1197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0C69FE6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951CD5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32409D7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3E4A90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6364FFC"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0CA73E8E"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0717966C"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EF24FA1"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20E59547"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29C8AB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6A81E0E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39EAD2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49658ED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2536C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26B443D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9C7CF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4A73812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C2E723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2CE1431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D6796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36FD48C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DDDCFA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317375C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57A6421"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3602419"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A55B252"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14A6A2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A5564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7CEC8AC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9601F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2AD52CD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25964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70033D1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4C967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60363D8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286F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5C6134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264E3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1093421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A2E7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2AB6409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CD97A5D"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2E38058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38A0F3"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358357C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0ACA59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0FE80E7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7FEEB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4AF64D4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66008D3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3655B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4582318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EB3EEA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47D73CE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47772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7BB1FC5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2A56C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515084C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02E12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1E8519C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3A6AA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231ADC4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880F4B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w:t>
      </w:r>
      <w:r w:rsidRPr="00D5041C">
        <w:rPr>
          <w:rFonts w:ascii="Times New Roman" w:eastAsia="Times New Roman" w:hAnsi="Times New Roman" w:cs="David"/>
          <w:sz w:val="24"/>
          <w:szCs w:val="24"/>
          <w:rtl/>
          <w:lang w:eastAsia="he-IL"/>
        </w:rPr>
        <w:lastRenderedPageBreak/>
        <w:t xml:space="preserve">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663A074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B35D1A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3AB81F7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49B525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15B201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901081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67A115A7"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29C88EB2"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0E17132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264602B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66E276D3"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8F568C7"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9C151E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6F692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5520CD8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79E39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D1D54D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4C003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13B1F90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AC603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48F3AE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6A843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5C5F265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4EDB2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713B4C0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E16E7C"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055843E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32630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60E5A3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1FA7B2D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7F83D6A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7FCF105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קבלה זמנית של העבודה והמתקנים המבוצעים ומסירת דו"ח על </w:t>
      </w:r>
      <w:r w:rsidRPr="00D5041C">
        <w:rPr>
          <w:rFonts w:ascii="Times New Roman" w:eastAsia="Times New Roman" w:hAnsi="Times New Roman" w:cs="David"/>
          <w:sz w:val="24"/>
          <w:szCs w:val="24"/>
          <w:rtl/>
          <w:lang w:eastAsia="he-IL"/>
        </w:rPr>
        <w:lastRenderedPageBreak/>
        <w:t>הנ"ל לנציג המזמין. הקבלה הנ"ל מתייחסת למתקנים או חלקי עבודה טיפוסיים ואינה כוללת את כל העבודה בכללותה.</w:t>
      </w:r>
    </w:p>
    <w:p w14:paraId="45B20E9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5AE70AA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6C917BC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2446F8A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51BD294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60E48A9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3AA6875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A4154A"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2ED18031"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2F962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5A9FC1B6"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D74CC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07A8D96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3A8912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24D5EF2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3E4528A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7E3554F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5F08D6A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711F9F8E"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6538F11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85C56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2AF346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1F6CBF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03FCD40D"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155FA51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114DC0F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6EF1B559"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49C718C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760F923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E6A3495"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5B700CD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74AAB18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536AA00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3C8A07B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16576CF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FB5BDA"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6FFF8F2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A24175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15A08A2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FAA7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019B83F5"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4621F09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1F18DA7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7817F8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5E05A99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48005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742C8F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823F1F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0642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93159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52B80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169C3F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8FF7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B16033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67DDE"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09797A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A27C2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6E818F6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6734D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162EE74" w14:textId="431BE164" w:rsidR="00D5041C" w:rsidRPr="00D5041C" w:rsidRDefault="00D5041C" w:rsidP="00B60192">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Change w:id="27" w:author="Meryl Etman" w:date="2021-05-24T12:23:00Z">
          <w:pPr>
            <w:widowControl w:val="0"/>
            <w:numPr>
              <w:numId w:val="7"/>
            </w:numPr>
            <w:tabs>
              <w:tab w:val="num" w:pos="720"/>
            </w:tabs>
            <w:spacing w:before="0" w:beforeAutospacing="0" w:after="0" w:afterAutospacing="0" w:line="240" w:lineRule="auto"/>
            <w:ind w:left="720" w:hanging="720"/>
            <w:jc w:val="both"/>
          </w:pPr>
        </w:pPrChange>
      </w:pPr>
      <w:r w:rsidRPr="00D5041C">
        <w:rPr>
          <w:rFonts w:ascii="Times New Roman" w:eastAsia="Times New Roman" w:hAnsi="Times New Roman" w:cs="David"/>
          <w:sz w:val="24"/>
          <w:szCs w:val="24"/>
          <w:rtl/>
          <w:lang w:eastAsia="he-IL"/>
        </w:rPr>
        <w:t xml:space="preserve">תמורת ביצוע מלוא שרותי המתכנן </w:t>
      </w:r>
      <w:del w:id="28" w:author="Meryl Etman" w:date="2021-05-24T12:23:00Z">
        <w:r w:rsidRPr="00D5041C" w:rsidDel="00B60192">
          <w:rPr>
            <w:rFonts w:ascii="Times New Roman" w:eastAsia="Times New Roman" w:hAnsi="Times New Roman" w:cs="David"/>
            <w:sz w:val="24"/>
            <w:szCs w:val="24"/>
            <w:rtl/>
            <w:lang w:eastAsia="he-IL"/>
          </w:rPr>
          <w:delText xml:space="preserve">/ </w:delText>
        </w:r>
      </w:del>
      <w:ins w:id="29" w:author="Meryl Etman" w:date="2021-05-24T12:23:00Z">
        <w:r w:rsidR="00B60192">
          <w:rPr>
            <w:rFonts w:ascii="Times New Roman" w:eastAsia="Times New Roman" w:hAnsi="Times New Roman" w:cs="David" w:hint="cs"/>
            <w:sz w:val="24"/>
            <w:szCs w:val="24"/>
            <w:rtl/>
            <w:lang w:eastAsia="he-IL"/>
          </w:rPr>
          <w:t xml:space="preserve">ובכלל זה </w:t>
        </w:r>
      </w:ins>
      <w:r w:rsidRPr="00D5041C">
        <w:rPr>
          <w:rFonts w:ascii="Times New Roman" w:eastAsia="Times New Roman" w:hAnsi="Times New Roman" w:cs="David"/>
          <w:sz w:val="24"/>
          <w:szCs w:val="24"/>
          <w:rtl/>
          <w:lang w:eastAsia="he-IL"/>
        </w:rPr>
        <w:t>תכנון מערכות אינסטלציה סניטרית</w:t>
      </w:r>
      <w:ins w:id="30" w:author="Meryl Etman" w:date="2021-05-24T12:21:00Z">
        <w:r w:rsidR="00ED58F0">
          <w:rPr>
            <w:rFonts w:ascii="Times New Roman" w:eastAsia="Times New Roman" w:hAnsi="Times New Roman" w:cs="David" w:hint="cs"/>
            <w:sz w:val="24"/>
            <w:szCs w:val="24"/>
            <w:rtl/>
            <w:lang w:eastAsia="he-IL"/>
          </w:rPr>
          <w:t xml:space="preserve">, ספרינקלים </w:t>
        </w:r>
      </w:ins>
      <w:ins w:id="31" w:author="Meryl Etman" w:date="2021-05-24T12:22:00Z">
        <w:r w:rsidR="00ED58F0">
          <w:rPr>
            <w:rFonts w:ascii="Times New Roman" w:eastAsia="Times New Roman" w:hAnsi="Times New Roman" w:cs="David" w:hint="cs"/>
            <w:sz w:val="24"/>
            <w:szCs w:val="24"/>
            <w:rtl/>
            <w:lang w:eastAsia="he-IL"/>
          </w:rPr>
          <w:t xml:space="preserve">וכיבוי אש </w:t>
        </w:r>
      </w:ins>
      <w:r w:rsidRPr="00D5041C">
        <w:rPr>
          <w:rFonts w:ascii="Times New Roman" w:eastAsia="Times New Roman" w:hAnsi="Times New Roman" w:cs="David"/>
          <w:sz w:val="24"/>
          <w:szCs w:val="24"/>
          <w:rtl/>
          <w:lang w:eastAsia="he-IL"/>
        </w:rPr>
        <w:t xml:space="preserve"> למבנים, לאלמנטים במגרשים, למבנה מכירות ולדירה לדוגמא</w:t>
      </w:r>
      <w:ins w:id="32" w:author="Meryl Etman" w:date="2021-05-24T12:23:00Z">
        <w:r w:rsidR="00B60192">
          <w:rPr>
            <w:rFonts w:ascii="Times New Roman" w:eastAsia="Times New Roman" w:hAnsi="Times New Roman" w:cs="David" w:hint="cs"/>
            <w:sz w:val="24"/>
            <w:szCs w:val="24"/>
            <w:rtl/>
            <w:lang w:eastAsia="he-IL"/>
          </w:rPr>
          <w:t xml:space="preserve">, </w:t>
        </w:r>
      </w:ins>
      <w:del w:id="33"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הספקת מים בשטחים ציבוריים</w:t>
      </w:r>
      <w:ins w:id="34" w:author="Meryl Etman" w:date="2021-05-24T12:23:00Z">
        <w:r w:rsidR="00B60192">
          <w:rPr>
            <w:rFonts w:ascii="Times New Roman" w:eastAsia="Times New Roman" w:hAnsi="Times New Roman" w:cs="David" w:hint="cs"/>
            <w:sz w:val="24"/>
            <w:szCs w:val="24"/>
            <w:rtl/>
            <w:lang w:eastAsia="he-IL"/>
          </w:rPr>
          <w:t xml:space="preserve">, </w:t>
        </w:r>
      </w:ins>
      <w:del w:id="35"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ביוב בשטחים ציבוריים</w:t>
      </w:r>
      <w:ins w:id="36" w:author="Meryl Etman" w:date="2021-05-24T12:23:00Z">
        <w:r w:rsidR="00B60192">
          <w:rPr>
            <w:rFonts w:ascii="Times New Roman" w:eastAsia="Times New Roman" w:hAnsi="Times New Roman" w:cs="David" w:hint="cs"/>
            <w:sz w:val="24"/>
            <w:szCs w:val="24"/>
            <w:rtl/>
            <w:lang w:eastAsia="he-IL"/>
          </w:rPr>
          <w:t xml:space="preserve">, </w:t>
        </w:r>
      </w:ins>
      <w:del w:id="37"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ניקוז ותיעול בשטחים ציבוריים, כמפורט בנספח ב', ישלם המזמין למתכנן בשיעורים כדלקמן:</w:t>
      </w:r>
    </w:p>
    <w:p w14:paraId="0B62A399" w14:textId="17BF7938" w:rsidR="00D5041C" w:rsidRPr="00D5041C" w:rsidRDefault="00D5041C" w:rsidP="00B60192">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Change w:id="38" w:author="Meryl Etman" w:date="2021-05-24T12:24:00Z">
          <w:pPr>
            <w:widowControl w:val="0"/>
            <w:numPr>
              <w:ilvl w:val="1"/>
              <w:numId w:val="7"/>
            </w:numPr>
            <w:tabs>
              <w:tab w:val="left" w:pos="656"/>
              <w:tab w:val="num" w:pos="1440"/>
            </w:tabs>
            <w:spacing w:before="0" w:beforeAutospacing="0" w:after="0" w:afterAutospacing="0" w:line="240" w:lineRule="auto"/>
            <w:ind w:left="1440" w:hanging="720"/>
            <w:jc w:val="both"/>
          </w:pPr>
        </w:pPrChange>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w:t>
      </w:r>
      <w:del w:id="39" w:author="Meryl Etman" w:date="2021-05-24T12:24:00Z">
        <w:r w:rsidRPr="00D5041C" w:rsidDel="00B60192">
          <w:rPr>
            <w:rFonts w:ascii="Times New Roman" w:eastAsia="Times New Roman" w:hAnsi="Times New Roman" w:cs="David" w:hint="cs"/>
            <w:sz w:val="24"/>
            <w:szCs w:val="24"/>
            <w:rtl/>
            <w:lang w:eastAsia="he-IL"/>
          </w:rPr>
          <w:delText xml:space="preserve">____ </w:delText>
        </w:r>
      </w:del>
      <w:ins w:id="40" w:author="Meryl Etman" w:date="2021-05-24T12:24:00Z">
        <w:r w:rsidR="00B60192">
          <w:rPr>
            <w:rFonts w:ascii="Times New Roman" w:eastAsia="Times New Roman" w:hAnsi="Times New Roman" w:cs="David" w:hint="cs"/>
            <w:sz w:val="24"/>
            <w:szCs w:val="24"/>
            <w:rtl/>
            <w:lang w:eastAsia="he-IL"/>
          </w:rPr>
          <w:t>1,500</w:t>
        </w:r>
        <w:r w:rsidR="00B60192" w:rsidRPr="00D5041C">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hint="cs"/>
          <w:sz w:val="24"/>
          <w:szCs w:val="24"/>
          <w:rtl/>
          <w:lang w:eastAsia="he-IL"/>
        </w:rPr>
        <w:t xml:space="preserve">₪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w:t>
      </w:r>
      <w:del w:id="41" w:author="Meryl Etman" w:date="2021-05-24T12:24:00Z">
        <w:r w:rsidRPr="00D5041C" w:rsidDel="00B60192">
          <w:rPr>
            <w:rFonts w:ascii="Times New Roman" w:eastAsia="Times New Roman" w:hAnsi="Times New Roman" w:cs="David" w:hint="cs"/>
            <w:sz w:val="24"/>
            <w:szCs w:val="24"/>
            <w:rtl/>
            <w:lang w:eastAsia="he-IL"/>
          </w:rPr>
          <w:delText>שבע מאות שישים</w:delText>
        </w:r>
      </w:del>
      <w:ins w:id="42" w:author="Meryl Etman" w:date="2021-05-24T12:24:00Z">
        <w:r w:rsidR="00B60192">
          <w:rPr>
            <w:rFonts w:ascii="Times New Roman" w:eastAsia="Times New Roman" w:hAnsi="Times New Roman" w:cs="David" w:hint="cs"/>
            <w:sz w:val="24"/>
            <w:szCs w:val="24"/>
            <w:rtl/>
            <w:lang w:eastAsia="he-IL"/>
          </w:rPr>
          <w:t>אלף וחמש מאות</w:t>
        </w:r>
      </w:ins>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 </w:t>
      </w:r>
      <w:del w:id="43" w:author="Meryl Etman" w:date="2021-05-24T12:24:00Z">
        <w:r w:rsidRPr="00D5041C" w:rsidDel="00B60192">
          <w:rPr>
            <w:rFonts w:ascii="Times New Roman" w:eastAsia="Times New Roman" w:hAnsi="Times New Roman" w:cs="David"/>
            <w:sz w:val="24"/>
            <w:szCs w:val="24"/>
            <w:rtl/>
            <w:lang w:eastAsia="he-IL"/>
          </w:rPr>
          <w:delText>ש"ח</w:delText>
        </w:r>
      </w:del>
      <w:ins w:id="44" w:author="Meryl Etman" w:date="2021-05-24T12:24:00Z">
        <w:r w:rsidR="00B60192">
          <w:rPr>
            <w:rFonts w:ascii="Times New Roman" w:eastAsia="Times New Roman" w:hAnsi="Times New Roman" w:cs="David" w:hint="cs"/>
            <w:sz w:val="24"/>
            <w:szCs w:val="24"/>
            <w:rtl/>
            <w:lang w:eastAsia="he-IL"/>
          </w:rPr>
          <w:t>₪/יח"ד</w:t>
        </w:r>
      </w:ins>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w:t>
      </w:r>
    </w:p>
    <w:p w14:paraId="622AD4AF"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202E2EF1" w14:textId="6F72C2ED" w:rsidR="00D5041C" w:rsidRPr="00B33279" w:rsidRDefault="00D5041C" w:rsidP="00B3327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Change w:id="45" w:author="Meryl Etman" w:date="2021-05-24T12:27:00Z">
            <w:rPr>
              <w:rFonts w:ascii="Times New Roman" w:eastAsia="Times New Roman" w:hAnsi="Times New Roman" w:cs="David"/>
              <w:sz w:val="24"/>
              <w:szCs w:val="24"/>
              <w:lang w:eastAsia="he-IL"/>
            </w:rPr>
          </w:rPrChange>
        </w:rPr>
        <w:pPrChange w:id="46" w:author="Meryl Etman" w:date="2021-05-24T12:26: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r w:rsidRPr="00B33279">
        <w:rPr>
          <w:rFonts w:ascii="Times New Roman" w:eastAsia="Times New Roman" w:hAnsi="Times New Roman" w:cs="David"/>
          <w:sz w:val="24"/>
          <w:szCs w:val="24"/>
          <w:rtl/>
          <w:lang w:eastAsia="he-IL"/>
          <w:rPrChange w:id="47" w:author="Meryl Etman" w:date="2021-05-24T12:27:00Z">
            <w:rPr>
              <w:rFonts w:ascii="Times New Roman" w:eastAsia="Times New Roman" w:hAnsi="Times New Roman" w:cs="David"/>
              <w:sz w:val="24"/>
              <w:szCs w:val="24"/>
              <w:rtl/>
              <w:lang w:eastAsia="he-IL"/>
            </w:rPr>
          </w:rPrChange>
        </w:rPr>
        <w:t xml:space="preserve">סכום קבוע ומוחלט </w:t>
      </w:r>
      <w:del w:id="48" w:author="Meryl Etman" w:date="2021-05-24T12:25:00Z">
        <w:r w:rsidRPr="00B33279" w:rsidDel="00B33279">
          <w:rPr>
            <w:rFonts w:ascii="Times New Roman" w:eastAsia="Times New Roman" w:hAnsi="Times New Roman" w:cs="David"/>
            <w:sz w:val="24"/>
            <w:szCs w:val="24"/>
            <w:rtl/>
            <w:lang w:eastAsia="he-IL"/>
            <w:rPrChange w:id="49" w:author="Meryl Etman" w:date="2021-05-24T12:27:00Z">
              <w:rPr>
                <w:rFonts w:ascii="Times New Roman" w:eastAsia="Times New Roman" w:hAnsi="Times New Roman" w:cs="David"/>
                <w:sz w:val="24"/>
                <w:szCs w:val="24"/>
                <w:rtl/>
                <w:lang w:eastAsia="he-IL"/>
              </w:rPr>
            </w:rPrChange>
          </w:rPr>
          <w:delText xml:space="preserve">של </w:delText>
        </w:r>
        <w:r w:rsidR="003B1029" w:rsidRPr="00B33279" w:rsidDel="00B33279">
          <w:rPr>
            <w:rFonts w:ascii="Times New Roman" w:eastAsia="Times New Roman" w:hAnsi="Times New Roman" w:cs="David" w:hint="cs"/>
            <w:sz w:val="24"/>
            <w:szCs w:val="24"/>
            <w:rtl/>
            <w:lang w:eastAsia="he-IL"/>
            <w:rPrChange w:id="50" w:author="Meryl Etman" w:date="2021-05-24T12:27:00Z">
              <w:rPr>
                <w:rFonts w:ascii="Times New Roman" w:eastAsia="Times New Roman" w:hAnsi="Times New Roman" w:cs="David" w:hint="cs"/>
                <w:sz w:val="24"/>
                <w:szCs w:val="24"/>
                <w:u w:val="single"/>
                <w:rtl/>
                <w:lang w:eastAsia="he-IL"/>
              </w:rPr>
            </w:rPrChange>
          </w:rPr>
          <w:delText xml:space="preserve">            </w:delText>
        </w:r>
        <w:r w:rsidR="003B1029" w:rsidRPr="00B33279" w:rsidDel="00B33279">
          <w:rPr>
            <w:rFonts w:ascii="Times New Roman" w:eastAsia="Times New Roman" w:hAnsi="Times New Roman" w:cs="David" w:hint="cs"/>
            <w:sz w:val="24"/>
            <w:szCs w:val="24"/>
            <w:rtl/>
            <w:lang w:eastAsia="he-IL"/>
            <w:rPrChange w:id="51" w:author="Meryl Etman" w:date="2021-05-24T12:27:00Z">
              <w:rPr>
                <w:rFonts w:ascii="Times New Roman" w:eastAsia="Times New Roman" w:hAnsi="Times New Roman" w:cs="David" w:hint="cs"/>
                <w:sz w:val="24"/>
                <w:szCs w:val="24"/>
                <w:rtl/>
                <w:lang w:eastAsia="he-IL"/>
              </w:rPr>
            </w:rPrChange>
          </w:rPr>
          <w:delText xml:space="preserve"> </w:delText>
        </w:r>
      </w:del>
      <w:ins w:id="52" w:author="Meryl Etman" w:date="2021-05-24T12:25:00Z">
        <w:r w:rsidR="00B33279" w:rsidRPr="00B33279">
          <w:rPr>
            <w:rFonts w:ascii="Times New Roman" w:eastAsia="Times New Roman" w:hAnsi="Times New Roman" w:cs="David"/>
            <w:sz w:val="24"/>
            <w:szCs w:val="24"/>
            <w:rtl/>
            <w:lang w:eastAsia="he-IL"/>
            <w:rPrChange w:id="53" w:author="Meryl Etman" w:date="2021-05-24T12:27:00Z">
              <w:rPr>
                <w:rFonts w:ascii="Times New Roman" w:eastAsia="Times New Roman" w:hAnsi="Times New Roman" w:cs="David"/>
                <w:sz w:val="24"/>
                <w:szCs w:val="24"/>
                <w:rtl/>
                <w:lang w:eastAsia="he-IL"/>
              </w:rPr>
            </w:rPrChange>
          </w:rPr>
          <w:t xml:space="preserve">של </w:t>
        </w:r>
      </w:ins>
      <w:ins w:id="54" w:author="Meryl Etman" w:date="2021-05-24T12:26:00Z">
        <w:r w:rsidR="00B33279" w:rsidRPr="00B33279">
          <w:rPr>
            <w:rFonts w:ascii="Times New Roman" w:eastAsia="Times New Roman" w:hAnsi="Times New Roman" w:cs="David" w:hint="cs"/>
            <w:sz w:val="24"/>
            <w:szCs w:val="24"/>
            <w:rtl/>
            <w:lang w:eastAsia="he-IL"/>
            <w:rPrChange w:id="55" w:author="Meryl Etman" w:date="2021-05-24T12:27:00Z">
              <w:rPr>
                <w:rFonts w:ascii="Times New Roman" w:eastAsia="Times New Roman" w:hAnsi="Times New Roman" w:cs="David" w:hint="cs"/>
                <w:sz w:val="24"/>
                <w:szCs w:val="24"/>
                <w:u w:val="single"/>
                <w:rtl/>
                <w:lang w:eastAsia="he-IL"/>
              </w:rPr>
            </w:rPrChange>
          </w:rPr>
          <w:t xml:space="preserve">8 </w:t>
        </w:r>
      </w:ins>
      <w:r w:rsidRPr="00B33279">
        <w:rPr>
          <w:rFonts w:ascii="Times New Roman" w:eastAsia="Times New Roman" w:hAnsi="Times New Roman" w:cs="David" w:hint="cs"/>
          <w:sz w:val="24"/>
          <w:szCs w:val="24"/>
          <w:rtl/>
          <w:lang w:eastAsia="he-IL"/>
          <w:rPrChange w:id="56" w:author="Meryl Etman" w:date="2021-05-24T12:27:00Z">
            <w:rPr>
              <w:rFonts w:ascii="Times New Roman" w:eastAsia="Times New Roman" w:hAnsi="Times New Roman" w:cs="David" w:hint="cs"/>
              <w:sz w:val="24"/>
              <w:szCs w:val="24"/>
              <w:rtl/>
              <w:lang w:eastAsia="he-IL"/>
            </w:rPr>
          </w:rPrChange>
        </w:rPr>
        <w:t xml:space="preserve">₪/מ"ר  </w:t>
      </w:r>
      <w:r w:rsidRPr="00B33279">
        <w:rPr>
          <w:rFonts w:ascii="Times New Roman" w:eastAsia="Times New Roman" w:hAnsi="Times New Roman" w:cs="David"/>
          <w:sz w:val="24"/>
          <w:szCs w:val="24"/>
          <w:rtl/>
          <w:lang w:eastAsia="he-IL"/>
          <w:rPrChange w:id="57" w:author="Meryl Etman" w:date="2021-05-24T12:27:00Z">
            <w:rPr>
              <w:rFonts w:ascii="Times New Roman" w:eastAsia="Times New Roman" w:hAnsi="Times New Roman" w:cs="David"/>
              <w:sz w:val="24"/>
              <w:szCs w:val="24"/>
              <w:rtl/>
              <w:lang w:eastAsia="he-IL"/>
            </w:rPr>
          </w:rPrChange>
        </w:rPr>
        <w:t xml:space="preserve"> ₪ (במילים</w:t>
      </w:r>
      <w:del w:id="58" w:author="Meryl Etman" w:date="2021-05-24T12:25:00Z">
        <w:r w:rsidRPr="00B33279" w:rsidDel="00B33279">
          <w:rPr>
            <w:rFonts w:ascii="Times New Roman" w:eastAsia="Times New Roman" w:hAnsi="Times New Roman" w:cs="David"/>
            <w:sz w:val="24"/>
            <w:szCs w:val="24"/>
            <w:rtl/>
            <w:lang w:eastAsia="he-IL"/>
            <w:rPrChange w:id="59" w:author="Meryl Etman" w:date="2021-05-24T12:27:00Z">
              <w:rPr>
                <w:rFonts w:ascii="Times New Roman" w:eastAsia="Times New Roman" w:hAnsi="Times New Roman" w:cs="David"/>
                <w:sz w:val="24"/>
                <w:szCs w:val="24"/>
                <w:rtl/>
                <w:lang w:eastAsia="he-IL"/>
              </w:rPr>
            </w:rPrChange>
          </w:rPr>
          <w:delText xml:space="preserve">: </w:delText>
        </w:r>
        <w:r w:rsidR="0011634B" w:rsidRPr="00B33279" w:rsidDel="00B33279">
          <w:rPr>
            <w:rFonts w:ascii="Times New Roman" w:eastAsia="Times New Roman" w:hAnsi="Times New Roman" w:cs="David" w:hint="cs"/>
            <w:sz w:val="24"/>
            <w:szCs w:val="24"/>
            <w:rtl/>
            <w:lang w:eastAsia="he-IL"/>
            <w:rPrChange w:id="60" w:author="Meryl Etman" w:date="2021-05-24T12:27:00Z">
              <w:rPr>
                <w:rFonts w:ascii="Times New Roman" w:eastAsia="Times New Roman" w:hAnsi="Times New Roman" w:cs="David" w:hint="cs"/>
                <w:sz w:val="24"/>
                <w:szCs w:val="24"/>
                <w:u w:val="single"/>
                <w:rtl/>
                <w:lang w:eastAsia="he-IL"/>
              </w:rPr>
            </w:rPrChange>
          </w:rPr>
          <w:delText xml:space="preserve">                                 </w:delText>
        </w:r>
        <w:r w:rsidRPr="00B33279" w:rsidDel="00B33279">
          <w:rPr>
            <w:rFonts w:ascii="Times New Roman" w:eastAsia="Times New Roman" w:hAnsi="Times New Roman" w:cs="David" w:hint="cs"/>
            <w:sz w:val="24"/>
            <w:szCs w:val="24"/>
            <w:rtl/>
            <w:lang w:eastAsia="he-IL"/>
            <w:rPrChange w:id="61" w:author="Meryl Etman" w:date="2021-05-24T12:27:00Z">
              <w:rPr>
                <w:rFonts w:ascii="Times New Roman" w:eastAsia="Times New Roman" w:hAnsi="Times New Roman" w:cs="David" w:hint="cs"/>
                <w:sz w:val="24"/>
                <w:szCs w:val="24"/>
                <w:rtl/>
                <w:lang w:eastAsia="he-IL"/>
              </w:rPr>
            </w:rPrChange>
          </w:rPr>
          <w:delText xml:space="preserve"> </w:delText>
        </w:r>
      </w:del>
      <w:ins w:id="62" w:author="Meryl Etman" w:date="2021-05-24T12:25:00Z">
        <w:r w:rsidR="00B33279" w:rsidRPr="00B33279">
          <w:rPr>
            <w:rFonts w:ascii="Times New Roman" w:eastAsia="Times New Roman" w:hAnsi="Times New Roman" w:cs="David"/>
            <w:sz w:val="24"/>
            <w:szCs w:val="24"/>
            <w:rtl/>
            <w:lang w:eastAsia="he-IL"/>
            <w:rPrChange w:id="63" w:author="Meryl Etman" w:date="2021-05-24T12:27:00Z">
              <w:rPr>
                <w:rFonts w:ascii="Times New Roman" w:eastAsia="Times New Roman" w:hAnsi="Times New Roman" w:cs="David"/>
                <w:sz w:val="24"/>
                <w:szCs w:val="24"/>
                <w:rtl/>
                <w:lang w:eastAsia="he-IL"/>
              </w:rPr>
            </w:rPrChange>
          </w:rPr>
          <w:t xml:space="preserve">: </w:t>
        </w:r>
        <w:r w:rsidR="00B33279" w:rsidRPr="00B33279">
          <w:rPr>
            <w:rFonts w:ascii="Times New Roman" w:eastAsia="Times New Roman" w:hAnsi="Times New Roman" w:cs="David" w:hint="cs"/>
            <w:sz w:val="24"/>
            <w:szCs w:val="24"/>
            <w:rtl/>
            <w:lang w:eastAsia="he-IL"/>
            <w:rPrChange w:id="64" w:author="Meryl Etman" w:date="2021-05-24T12:27:00Z">
              <w:rPr>
                <w:rFonts w:ascii="Times New Roman" w:eastAsia="Times New Roman" w:hAnsi="Times New Roman" w:cs="David" w:hint="cs"/>
                <w:sz w:val="24"/>
                <w:szCs w:val="24"/>
                <w:u w:val="single"/>
                <w:rtl/>
                <w:lang w:eastAsia="he-IL"/>
              </w:rPr>
            </w:rPrChange>
          </w:rPr>
          <w:t xml:space="preserve"> </w:t>
        </w:r>
      </w:ins>
      <w:ins w:id="65" w:author="Meryl Etman" w:date="2021-05-24T12:26:00Z">
        <w:r w:rsidR="00B33279" w:rsidRPr="00B33279">
          <w:rPr>
            <w:rFonts w:ascii="Times New Roman" w:eastAsia="Times New Roman" w:hAnsi="Times New Roman" w:cs="David" w:hint="cs"/>
            <w:sz w:val="24"/>
            <w:szCs w:val="24"/>
            <w:rtl/>
            <w:lang w:eastAsia="he-IL"/>
            <w:rPrChange w:id="66" w:author="Meryl Etman" w:date="2021-05-24T12:27:00Z">
              <w:rPr>
                <w:rFonts w:ascii="Times New Roman" w:eastAsia="Times New Roman" w:hAnsi="Times New Roman" w:cs="David" w:hint="cs"/>
                <w:sz w:val="24"/>
                <w:szCs w:val="24"/>
                <w:u w:val="single"/>
                <w:rtl/>
                <w:lang w:eastAsia="he-IL"/>
              </w:rPr>
            </w:rPrChange>
          </w:rPr>
          <w:t>שמונה</w:t>
        </w:r>
      </w:ins>
      <w:ins w:id="67" w:author="Meryl Etman" w:date="2021-05-24T12:25:00Z">
        <w:r w:rsidR="00B33279" w:rsidRPr="00B33279">
          <w:rPr>
            <w:rFonts w:ascii="Times New Roman" w:eastAsia="Times New Roman" w:hAnsi="Times New Roman" w:cs="David" w:hint="cs"/>
            <w:sz w:val="24"/>
            <w:szCs w:val="24"/>
            <w:rtl/>
            <w:lang w:eastAsia="he-IL"/>
            <w:rPrChange w:id="68" w:author="Meryl Etman" w:date="2021-05-24T12:27:00Z">
              <w:rPr>
                <w:rFonts w:ascii="Times New Roman" w:eastAsia="Times New Roman" w:hAnsi="Times New Roman" w:cs="David" w:hint="cs"/>
                <w:sz w:val="24"/>
                <w:szCs w:val="24"/>
                <w:u w:val="single"/>
                <w:rtl/>
                <w:lang w:eastAsia="he-IL"/>
              </w:rPr>
            </w:rPrChange>
          </w:rPr>
          <w:t xml:space="preserve"> </w:t>
        </w:r>
      </w:ins>
      <w:r w:rsidR="0011634B" w:rsidRPr="00B33279">
        <w:rPr>
          <w:rFonts w:ascii="Times New Roman" w:eastAsia="Times New Roman" w:hAnsi="Times New Roman" w:cs="David" w:hint="cs"/>
          <w:sz w:val="24"/>
          <w:szCs w:val="24"/>
          <w:rtl/>
          <w:lang w:eastAsia="he-IL"/>
          <w:rPrChange w:id="69" w:author="Meryl Etman" w:date="2021-05-24T12:27:00Z">
            <w:rPr>
              <w:rFonts w:ascii="Times New Roman" w:eastAsia="Times New Roman" w:hAnsi="Times New Roman" w:cs="David" w:hint="cs"/>
              <w:sz w:val="24"/>
              <w:szCs w:val="24"/>
              <w:rtl/>
              <w:lang w:eastAsia="he-IL"/>
            </w:rPr>
          </w:rPrChange>
        </w:rPr>
        <w:t>ש"ח</w:t>
      </w:r>
      <w:r w:rsidRPr="00B33279">
        <w:rPr>
          <w:rFonts w:ascii="Times New Roman" w:eastAsia="Times New Roman" w:hAnsi="Times New Roman" w:cs="David" w:hint="cs"/>
          <w:sz w:val="24"/>
          <w:szCs w:val="24"/>
          <w:rtl/>
          <w:lang w:eastAsia="he-IL"/>
          <w:rPrChange w:id="70" w:author="Meryl Etman" w:date="2021-05-24T12:27:00Z">
            <w:rPr>
              <w:rFonts w:ascii="Times New Roman" w:eastAsia="Times New Roman" w:hAnsi="Times New Roman" w:cs="David" w:hint="cs"/>
              <w:sz w:val="24"/>
              <w:szCs w:val="24"/>
              <w:rtl/>
              <w:lang w:eastAsia="he-IL"/>
            </w:rPr>
          </w:rPrChange>
        </w:rPr>
        <w:t xml:space="preserve">/למ"ר </w:t>
      </w:r>
      <w:r w:rsidRPr="00B33279">
        <w:rPr>
          <w:rFonts w:ascii="Times New Roman" w:eastAsia="Times New Roman" w:hAnsi="Times New Roman" w:cs="David"/>
          <w:sz w:val="24"/>
          <w:szCs w:val="24"/>
          <w:rtl/>
          <w:lang w:eastAsia="he-IL"/>
          <w:rPrChange w:id="71" w:author="Meryl Etman" w:date="2021-05-24T12:27:00Z">
            <w:rPr>
              <w:rFonts w:ascii="Times New Roman" w:eastAsia="Times New Roman" w:hAnsi="Times New Roman" w:cs="David"/>
              <w:sz w:val="24"/>
              <w:szCs w:val="24"/>
              <w:rtl/>
              <w:lang w:eastAsia="he-IL"/>
            </w:rPr>
          </w:rPrChange>
        </w:rPr>
        <w:t xml:space="preserve">) לכל </w:t>
      </w:r>
      <w:r w:rsidRPr="00B33279">
        <w:rPr>
          <w:rFonts w:ascii="Times New Roman" w:eastAsia="Times New Roman" w:hAnsi="Times New Roman" w:cs="David" w:hint="cs"/>
          <w:sz w:val="24"/>
          <w:szCs w:val="24"/>
          <w:rtl/>
          <w:lang w:eastAsia="he-IL"/>
          <w:rPrChange w:id="72" w:author="Meryl Etman" w:date="2021-05-24T12:27:00Z">
            <w:rPr>
              <w:rFonts w:ascii="Times New Roman" w:eastAsia="Times New Roman" w:hAnsi="Times New Roman" w:cs="David" w:hint="cs"/>
              <w:sz w:val="24"/>
              <w:szCs w:val="24"/>
              <w:rtl/>
              <w:lang w:eastAsia="he-IL"/>
            </w:rPr>
          </w:rPrChange>
        </w:rPr>
        <w:t xml:space="preserve">שטחי </w:t>
      </w:r>
      <w:del w:id="73" w:author="Meryl Etman" w:date="2021-05-24T12:26:00Z">
        <w:r w:rsidRPr="00B33279" w:rsidDel="00B33279">
          <w:rPr>
            <w:rFonts w:ascii="Times New Roman" w:eastAsia="Times New Roman" w:hAnsi="Times New Roman" w:cs="David" w:hint="cs"/>
            <w:sz w:val="24"/>
            <w:szCs w:val="24"/>
            <w:rtl/>
            <w:lang w:eastAsia="he-IL"/>
            <w:rPrChange w:id="74" w:author="Meryl Etman" w:date="2021-05-24T12:27:00Z">
              <w:rPr>
                <w:rFonts w:ascii="Times New Roman" w:eastAsia="Times New Roman" w:hAnsi="Times New Roman" w:cs="David" w:hint="cs"/>
                <w:sz w:val="24"/>
                <w:szCs w:val="24"/>
                <w:rtl/>
                <w:lang w:eastAsia="he-IL"/>
              </w:rPr>
            </w:rPrChange>
          </w:rPr>
          <w:delText>השירות במבנה , בשטחי השירות הבנוי והמקורה</w:delText>
        </w:r>
      </w:del>
      <w:ins w:id="75" w:author="Meryl Etman" w:date="2021-05-24T12:26:00Z">
        <w:r w:rsidR="00B33279" w:rsidRPr="00B33279">
          <w:rPr>
            <w:rFonts w:ascii="Times New Roman" w:eastAsia="Times New Roman" w:hAnsi="Times New Roman" w:cs="David" w:hint="cs"/>
            <w:sz w:val="24"/>
            <w:szCs w:val="24"/>
            <w:rtl/>
            <w:lang w:eastAsia="he-IL"/>
            <w:rPrChange w:id="76" w:author="Meryl Etman" w:date="2021-05-24T12:27:00Z">
              <w:rPr>
                <w:rFonts w:ascii="Times New Roman" w:eastAsia="Times New Roman" w:hAnsi="Times New Roman" w:cs="David" w:hint="cs"/>
                <w:sz w:val="24"/>
                <w:szCs w:val="24"/>
                <w:rtl/>
                <w:lang w:eastAsia="he-IL"/>
              </w:rPr>
            </w:rPrChange>
          </w:rPr>
          <w:t>החניון התת-קרקעי</w:t>
        </w:r>
      </w:ins>
      <w:r w:rsidRPr="00B33279">
        <w:rPr>
          <w:rFonts w:ascii="Times New Roman" w:eastAsia="Times New Roman" w:hAnsi="Times New Roman" w:cs="David" w:hint="cs"/>
          <w:sz w:val="24"/>
          <w:szCs w:val="24"/>
          <w:rtl/>
          <w:lang w:eastAsia="he-IL"/>
          <w:rPrChange w:id="77" w:author="Meryl Etman" w:date="2021-05-24T12:27:00Z">
            <w:rPr>
              <w:rFonts w:ascii="Times New Roman" w:eastAsia="Times New Roman" w:hAnsi="Times New Roman" w:cs="David" w:hint="cs"/>
              <w:sz w:val="24"/>
              <w:szCs w:val="24"/>
              <w:rtl/>
              <w:lang w:eastAsia="he-IL"/>
            </w:rPr>
          </w:rPrChange>
        </w:rPr>
        <w:t>.</w:t>
      </w:r>
    </w:p>
    <w:p w14:paraId="26CBA693" w14:textId="77777777" w:rsidR="00D5041C" w:rsidRPr="00B33279"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Change w:id="78" w:author="Meryl Etman" w:date="2021-05-24T12:27:00Z">
            <w:rPr>
              <w:rFonts w:ascii="Times New Roman" w:eastAsia="Times New Roman" w:hAnsi="Times New Roman" w:cs="David"/>
              <w:sz w:val="24"/>
              <w:szCs w:val="24"/>
              <w:rtl/>
              <w:lang w:eastAsia="he-IL"/>
            </w:rPr>
          </w:rPrChange>
        </w:rPr>
      </w:pPr>
    </w:p>
    <w:p w14:paraId="6DC212C4" w14:textId="6CC2BA96" w:rsidR="00D5041C" w:rsidRPr="00B33279" w:rsidRDefault="00D5041C" w:rsidP="00B3327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Change w:id="79" w:author="Meryl Etman" w:date="2021-05-24T12:27:00Z">
            <w:rPr>
              <w:rFonts w:ascii="Times New Roman" w:eastAsia="Times New Roman" w:hAnsi="Times New Roman" w:cs="David"/>
              <w:sz w:val="24"/>
              <w:szCs w:val="24"/>
              <w:lang w:eastAsia="he-IL"/>
            </w:rPr>
          </w:rPrChange>
        </w:rPr>
        <w:pPrChange w:id="80" w:author="Meryl Etman" w:date="2021-05-24T12:27:00Z">
          <w:pPr>
            <w:widowControl w:val="0"/>
            <w:numPr>
              <w:ilvl w:val="1"/>
              <w:numId w:val="7"/>
            </w:numPr>
            <w:tabs>
              <w:tab w:val="left" w:pos="656"/>
              <w:tab w:val="num" w:pos="1440"/>
              <w:tab w:val="num" w:pos="1507"/>
            </w:tabs>
            <w:spacing w:before="0" w:beforeAutospacing="0" w:after="0" w:afterAutospacing="0" w:line="240" w:lineRule="auto"/>
            <w:ind w:left="1440" w:hanging="720"/>
            <w:jc w:val="both"/>
          </w:pPr>
        </w:pPrChange>
      </w:pPr>
      <w:r w:rsidRPr="00B33279">
        <w:rPr>
          <w:rFonts w:ascii="Times New Roman" w:eastAsia="Times New Roman" w:hAnsi="Times New Roman" w:cs="David"/>
          <w:sz w:val="24"/>
          <w:szCs w:val="24"/>
          <w:rtl/>
          <w:lang w:eastAsia="he-IL"/>
          <w:rPrChange w:id="81" w:author="Meryl Etman" w:date="2021-05-24T12:27:00Z">
            <w:rPr>
              <w:rFonts w:ascii="Times New Roman" w:eastAsia="Times New Roman" w:hAnsi="Times New Roman" w:cs="David"/>
              <w:sz w:val="24"/>
              <w:szCs w:val="24"/>
              <w:rtl/>
              <w:lang w:eastAsia="he-IL"/>
            </w:rPr>
          </w:rPrChange>
        </w:rPr>
        <w:t xml:space="preserve">סכום קבוע ומוחלט של </w:t>
      </w:r>
      <w:del w:id="82" w:author="Meryl Etman" w:date="2021-05-24T12:26:00Z">
        <w:r w:rsidRPr="00B33279" w:rsidDel="00B33279">
          <w:rPr>
            <w:rFonts w:ascii="Times New Roman" w:eastAsia="Times New Roman" w:hAnsi="Times New Roman" w:cs="David" w:hint="cs"/>
            <w:sz w:val="24"/>
            <w:szCs w:val="24"/>
            <w:rtl/>
            <w:lang w:eastAsia="he-IL"/>
            <w:rPrChange w:id="83" w:author="Meryl Etman" w:date="2021-05-24T12:27:00Z">
              <w:rPr>
                <w:rFonts w:ascii="Times New Roman" w:eastAsia="Times New Roman" w:hAnsi="Times New Roman" w:cs="David" w:hint="cs"/>
                <w:sz w:val="24"/>
                <w:szCs w:val="24"/>
                <w:rtl/>
                <w:lang w:eastAsia="he-IL"/>
              </w:rPr>
            </w:rPrChange>
          </w:rPr>
          <w:delText xml:space="preserve">_________ </w:delText>
        </w:r>
        <w:r w:rsidRPr="00B33279" w:rsidDel="00B33279">
          <w:rPr>
            <w:rFonts w:ascii="Times New Roman" w:eastAsia="Times New Roman" w:hAnsi="Times New Roman" w:cs="David"/>
            <w:sz w:val="24"/>
            <w:szCs w:val="24"/>
            <w:rtl/>
            <w:lang w:eastAsia="he-IL"/>
            <w:rPrChange w:id="84" w:author="Meryl Etman" w:date="2021-05-24T12:27:00Z">
              <w:rPr>
                <w:rFonts w:ascii="Times New Roman" w:eastAsia="Times New Roman" w:hAnsi="Times New Roman" w:cs="David"/>
                <w:sz w:val="24"/>
                <w:szCs w:val="24"/>
                <w:rtl/>
                <w:lang w:eastAsia="he-IL"/>
              </w:rPr>
            </w:rPrChange>
          </w:rPr>
          <w:delText xml:space="preserve"> </w:delText>
        </w:r>
      </w:del>
      <w:ins w:id="85" w:author="Meryl Etman" w:date="2021-05-24T12:26:00Z">
        <w:r w:rsidR="00B33279" w:rsidRPr="00B33279">
          <w:rPr>
            <w:rFonts w:ascii="Times New Roman" w:eastAsia="Times New Roman" w:hAnsi="Times New Roman" w:cs="David" w:hint="cs"/>
            <w:sz w:val="24"/>
            <w:szCs w:val="24"/>
            <w:rtl/>
            <w:lang w:eastAsia="he-IL"/>
            <w:rPrChange w:id="86" w:author="Meryl Etman" w:date="2021-05-24T12:27:00Z">
              <w:rPr>
                <w:rFonts w:ascii="Times New Roman" w:eastAsia="Times New Roman" w:hAnsi="Times New Roman" w:cs="David" w:hint="cs"/>
                <w:sz w:val="24"/>
                <w:szCs w:val="24"/>
                <w:rtl/>
                <w:lang w:eastAsia="he-IL"/>
              </w:rPr>
            </w:rPrChange>
          </w:rPr>
          <w:t>15</w:t>
        </w:r>
        <w:r w:rsidR="00B33279" w:rsidRPr="00B33279">
          <w:rPr>
            <w:rFonts w:ascii="Times New Roman" w:eastAsia="Times New Roman" w:hAnsi="Times New Roman" w:cs="David" w:hint="cs"/>
            <w:sz w:val="24"/>
            <w:szCs w:val="24"/>
            <w:rtl/>
            <w:lang w:eastAsia="he-IL"/>
            <w:rPrChange w:id="87" w:author="Meryl Etman" w:date="2021-05-24T12:27:00Z">
              <w:rPr>
                <w:rFonts w:ascii="Times New Roman" w:eastAsia="Times New Roman" w:hAnsi="Times New Roman" w:cs="David" w:hint="cs"/>
                <w:sz w:val="24"/>
                <w:szCs w:val="24"/>
                <w:rtl/>
                <w:lang w:eastAsia="he-IL"/>
              </w:rPr>
            </w:rPrChange>
          </w:rPr>
          <w:t xml:space="preserve"> </w:t>
        </w:r>
        <w:r w:rsidR="00B33279" w:rsidRPr="00B33279">
          <w:rPr>
            <w:rFonts w:ascii="Times New Roman" w:eastAsia="Times New Roman" w:hAnsi="Times New Roman" w:cs="David"/>
            <w:sz w:val="24"/>
            <w:szCs w:val="24"/>
            <w:rtl/>
            <w:lang w:eastAsia="he-IL"/>
            <w:rPrChange w:id="88" w:author="Meryl Etman" w:date="2021-05-24T12:27:00Z">
              <w:rPr>
                <w:rFonts w:ascii="Times New Roman" w:eastAsia="Times New Roman" w:hAnsi="Times New Roman" w:cs="David"/>
                <w:sz w:val="24"/>
                <w:szCs w:val="24"/>
                <w:rtl/>
                <w:lang w:eastAsia="he-IL"/>
              </w:rPr>
            </w:rPrChange>
          </w:rPr>
          <w:t xml:space="preserve"> </w:t>
        </w:r>
      </w:ins>
      <w:r w:rsidRPr="00B33279">
        <w:rPr>
          <w:rFonts w:ascii="Times New Roman" w:eastAsia="Times New Roman" w:hAnsi="Times New Roman" w:cs="David"/>
          <w:sz w:val="24"/>
          <w:szCs w:val="24"/>
          <w:rtl/>
          <w:lang w:eastAsia="he-IL"/>
          <w:rPrChange w:id="89" w:author="Meryl Etman" w:date="2021-05-24T12:27:00Z">
            <w:rPr>
              <w:rFonts w:ascii="Times New Roman" w:eastAsia="Times New Roman" w:hAnsi="Times New Roman" w:cs="David"/>
              <w:sz w:val="24"/>
              <w:szCs w:val="24"/>
              <w:rtl/>
              <w:lang w:eastAsia="he-IL"/>
            </w:rPr>
          </w:rPrChange>
        </w:rPr>
        <w:t>₪ (במילים:</w:t>
      </w:r>
      <w:r w:rsidRPr="00B33279">
        <w:rPr>
          <w:rFonts w:ascii="Times New Roman" w:eastAsia="Times New Roman" w:hAnsi="Times New Roman" w:cs="David"/>
          <w:sz w:val="24"/>
          <w:szCs w:val="24"/>
          <w:rtl/>
          <w:lang w:eastAsia="he-IL"/>
          <w:rPrChange w:id="90" w:author="Meryl Etman" w:date="2021-05-24T12:27:00Z">
            <w:rPr>
              <w:rFonts w:ascii="Times New Roman" w:eastAsia="Times New Roman" w:hAnsi="Times New Roman" w:cs="David"/>
              <w:sz w:val="24"/>
              <w:szCs w:val="24"/>
              <w:u w:val="single"/>
              <w:rtl/>
              <w:lang w:eastAsia="he-IL"/>
            </w:rPr>
          </w:rPrChange>
        </w:rPr>
        <w:t xml:space="preserve"> </w:t>
      </w:r>
      <w:ins w:id="91" w:author="Meryl Etman" w:date="2021-05-24T12:27:00Z">
        <w:r w:rsidR="00B33279" w:rsidRPr="00B33279">
          <w:rPr>
            <w:rFonts w:ascii="Times New Roman" w:eastAsia="Times New Roman" w:hAnsi="Times New Roman" w:cs="David" w:hint="cs"/>
            <w:sz w:val="24"/>
            <w:szCs w:val="24"/>
            <w:rtl/>
            <w:lang w:eastAsia="he-IL"/>
            <w:rPrChange w:id="92" w:author="Meryl Etman" w:date="2021-05-24T12:27:00Z">
              <w:rPr>
                <w:rFonts w:ascii="Times New Roman" w:eastAsia="Times New Roman" w:hAnsi="Times New Roman" w:cs="David" w:hint="cs"/>
                <w:sz w:val="24"/>
                <w:szCs w:val="24"/>
                <w:u w:val="single"/>
                <w:rtl/>
                <w:lang w:eastAsia="he-IL"/>
              </w:rPr>
            </w:rPrChange>
          </w:rPr>
          <w:t xml:space="preserve">חמישה עשר </w:t>
        </w:r>
      </w:ins>
      <w:del w:id="93" w:author="Meryl Etman" w:date="2021-05-24T12:27:00Z">
        <w:r w:rsidR="0011634B" w:rsidRPr="00B33279" w:rsidDel="00B33279">
          <w:rPr>
            <w:rFonts w:ascii="Times New Roman" w:eastAsia="Times New Roman" w:hAnsi="Times New Roman" w:cs="David" w:hint="cs"/>
            <w:sz w:val="24"/>
            <w:szCs w:val="24"/>
            <w:rtl/>
            <w:lang w:eastAsia="he-IL"/>
            <w:rPrChange w:id="94" w:author="Meryl Etman" w:date="2021-05-24T12:27:00Z">
              <w:rPr>
                <w:rFonts w:ascii="Times New Roman" w:eastAsia="Times New Roman" w:hAnsi="Times New Roman" w:cs="David" w:hint="cs"/>
                <w:sz w:val="24"/>
                <w:szCs w:val="24"/>
                <w:u w:val="single"/>
                <w:rtl/>
                <w:lang w:eastAsia="he-IL"/>
              </w:rPr>
            </w:rPrChange>
          </w:rPr>
          <w:delText xml:space="preserve">                               </w:delText>
        </w:r>
        <w:r w:rsidRPr="00B33279" w:rsidDel="00B33279">
          <w:rPr>
            <w:rFonts w:ascii="Times New Roman" w:eastAsia="Times New Roman" w:hAnsi="Times New Roman" w:cs="David"/>
            <w:sz w:val="24"/>
            <w:szCs w:val="24"/>
            <w:rtl/>
            <w:lang w:eastAsia="he-IL"/>
            <w:rPrChange w:id="95" w:author="Meryl Etman" w:date="2021-05-24T12:27:00Z">
              <w:rPr>
                <w:rFonts w:ascii="Times New Roman" w:eastAsia="Times New Roman" w:hAnsi="Times New Roman" w:cs="David"/>
                <w:sz w:val="24"/>
                <w:szCs w:val="24"/>
                <w:rtl/>
                <w:lang w:eastAsia="he-IL"/>
              </w:rPr>
            </w:rPrChange>
          </w:rPr>
          <w:delText>ש"ח</w:delText>
        </w:r>
      </w:del>
      <w:ins w:id="96" w:author="Meryl Etman" w:date="2021-05-24T12:27:00Z">
        <w:r w:rsidR="00B33279">
          <w:rPr>
            <w:rFonts w:ascii="Times New Roman" w:eastAsia="Times New Roman" w:hAnsi="Times New Roman" w:cs="David" w:hint="cs"/>
            <w:sz w:val="24"/>
            <w:szCs w:val="24"/>
            <w:rtl/>
            <w:lang w:eastAsia="he-IL"/>
          </w:rPr>
          <w:t xml:space="preserve">₪/מ"ר </w:t>
        </w:r>
      </w:ins>
      <w:r w:rsidRPr="00B33279">
        <w:rPr>
          <w:rFonts w:ascii="Times New Roman" w:eastAsia="Times New Roman" w:hAnsi="Times New Roman" w:cs="David"/>
          <w:sz w:val="24"/>
          <w:szCs w:val="24"/>
          <w:rtl/>
          <w:lang w:eastAsia="he-IL"/>
          <w:rPrChange w:id="97" w:author="Meryl Etman" w:date="2021-05-24T12:27:00Z">
            <w:rPr>
              <w:rFonts w:ascii="Times New Roman" w:eastAsia="Times New Roman" w:hAnsi="Times New Roman" w:cs="David"/>
              <w:sz w:val="24"/>
              <w:szCs w:val="24"/>
              <w:rtl/>
              <w:lang w:eastAsia="he-IL"/>
            </w:rPr>
          </w:rPrChange>
        </w:rPr>
        <w:t>) בגין תכנון</w:t>
      </w:r>
      <w:r w:rsidRPr="00B33279">
        <w:rPr>
          <w:rFonts w:ascii="Times New Roman" w:eastAsia="Times New Roman" w:hAnsi="Times New Roman" w:cs="David" w:hint="cs"/>
          <w:sz w:val="24"/>
          <w:szCs w:val="24"/>
          <w:rtl/>
          <w:lang w:eastAsia="he-IL"/>
          <w:rPrChange w:id="98" w:author="Meryl Etman" w:date="2021-05-24T12:27:00Z">
            <w:rPr>
              <w:rFonts w:ascii="Times New Roman" w:eastAsia="Times New Roman" w:hAnsi="Times New Roman" w:cs="David" w:hint="cs"/>
              <w:sz w:val="24"/>
              <w:szCs w:val="24"/>
              <w:rtl/>
              <w:lang w:eastAsia="he-IL"/>
            </w:rPr>
          </w:rPrChange>
        </w:rPr>
        <w:t xml:space="preserve"> שטחי </w:t>
      </w:r>
      <w:del w:id="99" w:author="Meryl Etman" w:date="2021-05-24T12:27:00Z">
        <w:r w:rsidRPr="00B33279" w:rsidDel="00B33279">
          <w:rPr>
            <w:rFonts w:ascii="Times New Roman" w:eastAsia="Times New Roman" w:hAnsi="Times New Roman" w:cs="David" w:hint="cs"/>
            <w:sz w:val="24"/>
            <w:szCs w:val="24"/>
            <w:rtl/>
            <w:lang w:eastAsia="he-IL"/>
            <w:rPrChange w:id="100" w:author="Meryl Etman" w:date="2021-05-24T12:27:00Z">
              <w:rPr>
                <w:rFonts w:ascii="Times New Roman" w:eastAsia="Times New Roman" w:hAnsi="Times New Roman" w:cs="David" w:hint="cs"/>
                <w:sz w:val="24"/>
                <w:szCs w:val="24"/>
                <w:rtl/>
                <w:lang w:eastAsia="he-IL"/>
              </w:rPr>
            </w:rPrChange>
          </w:rPr>
          <w:delText xml:space="preserve">מלון </w:delText>
        </w:r>
      </w:del>
      <w:ins w:id="101" w:author="Meryl Etman" w:date="2021-05-24T12:27:00Z">
        <w:r w:rsidR="00B33279">
          <w:rPr>
            <w:rFonts w:ascii="Times New Roman" w:eastAsia="Times New Roman" w:hAnsi="Times New Roman" w:cs="David" w:hint="cs"/>
            <w:sz w:val="24"/>
            <w:szCs w:val="24"/>
            <w:rtl/>
            <w:lang w:eastAsia="he-IL"/>
          </w:rPr>
          <w:t>תעסוקה ומוסד ציבורי</w:t>
        </w:r>
        <w:r w:rsidR="00B33279" w:rsidRPr="00B33279">
          <w:rPr>
            <w:rFonts w:ascii="Times New Roman" w:eastAsia="Times New Roman" w:hAnsi="Times New Roman" w:cs="David" w:hint="cs"/>
            <w:sz w:val="24"/>
            <w:szCs w:val="24"/>
            <w:rtl/>
            <w:lang w:eastAsia="he-IL"/>
            <w:rPrChange w:id="102" w:author="Meryl Etman" w:date="2021-05-24T12:27:00Z">
              <w:rPr>
                <w:rFonts w:ascii="Times New Roman" w:eastAsia="Times New Roman" w:hAnsi="Times New Roman" w:cs="David" w:hint="cs"/>
                <w:sz w:val="24"/>
                <w:szCs w:val="24"/>
                <w:rtl/>
                <w:lang w:eastAsia="he-IL"/>
              </w:rPr>
            </w:rPrChange>
          </w:rPr>
          <w:t xml:space="preserve"> </w:t>
        </w:r>
      </w:ins>
      <w:r w:rsidRPr="00B33279">
        <w:rPr>
          <w:rFonts w:ascii="Times New Roman" w:eastAsia="Times New Roman" w:hAnsi="Times New Roman" w:cs="David" w:hint="cs"/>
          <w:sz w:val="24"/>
          <w:szCs w:val="24"/>
          <w:rtl/>
          <w:lang w:eastAsia="he-IL"/>
          <w:rPrChange w:id="103" w:author="Meryl Etman" w:date="2021-05-24T12:27:00Z">
            <w:rPr>
              <w:rFonts w:ascii="Times New Roman" w:eastAsia="Times New Roman" w:hAnsi="Times New Roman" w:cs="David" w:hint="cs"/>
              <w:sz w:val="24"/>
              <w:szCs w:val="24"/>
              <w:rtl/>
              <w:lang w:eastAsia="he-IL"/>
            </w:rPr>
          </w:rPrChange>
        </w:rPr>
        <w:t>בגמר מעטפת.</w:t>
      </w:r>
    </w:p>
    <w:p w14:paraId="4956E057" w14:textId="77777777" w:rsidR="00D5041C" w:rsidRPr="00B33279"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Change w:id="104" w:author="Meryl Etman" w:date="2021-05-24T12:27:00Z">
            <w:rPr>
              <w:rFonts w:ascii="Times New Roman" w:eastAsia="Times New Roman" w:hAnsi="Times New Roman" w:cs="David"/>
              <w:sz w:val="24"/>
              <w:szCs w:val="24"/>
              <w:rtl/>
              <w:lang w:eastAsia="he-IL"/>
            </w:rPr>
          </w:rPrChange>
        </w:rPr>
      </w:pPr>
    </w:p>
    <w:p w14:paraId="24E93C41" w14:textId="210979A5"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105" w:author="Meryl Etman" w:date="2021-05-24T12:27:00Z">
        <w:r w:rsidRPr="00D5041C" w:rsidDel="00B33279">
          <w:rPr>
            <w:rFonts w:ascii="Times New Roman" w:eastAsia="Times New Roman" w:hAnsi="Times New Roman" w:cs="David" w:hint="cs"/>
            <w:sz w:val="24"/>
            <w:szCs w:val="24"/>
            <w:rtl/>
            <w:lang w:eastAsia="he-IL"/>
          </w:rPr>
          <w:delText>סכום קבוע ומוחלט של ________ ₪ (</w:delText>
        </w:r>
        <w:r w:rsidR="0011634B" w:rsidDel="00B33279">
          <w:rPr>
            <w:rFonts w:ascii="Times New Roman" w:eastAsia="Times New Roman" w:hAnsi="Times New Roman" w:cs="David" w:hint="cs"/>
            <w:sz w:val="24"/>
            <w:szCs w:val="24"/>
            <w:rtl/>
            <w:lang w:eastAsia="he-IL"/>
          </w:rPr>
          <w:delText xml:space="preserve"> </w:delText>
        </w:r>
        <w:r w:rsidR="0011634B" w:rsidRPr="0011634B" w:rsidDel="00B33279">
          <w:rPr>
            <w:rFonts w:ascii="Times New Roman" w:eastAsia="Times New Roman" w:hAnsi="Times New Roman" w:cs="David" w:hint="cs"/>
            <w:sz w:val="24"/>
            <w:szCs w:val="24"/>
            <w:u w:val="single"/>
            <w:rtl/>
            <w:lang w:eastAsia="he-IL"/>
          </w:rPr>
          <w:delText xml:space="preserve">                                    </w:delText>
        </w:r>
        <w:r w:rsidR="0011634B" w:rsidDel="00B33279">
          <w:rPr>
            <w:rFonts w:ascii="Times New Roman" w:eastAsia="Times New Roman" w:hAnsi="Times New Roman" w:cs="David" w:hint="cs"/>
            <w:sz w:val="24"/>
            <w:szCs w:val="24"/>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שטחי מסחר בגמר מעטפת</w:delText>
        </w:r>
      </w:del>
      <w:ins w:id="106" w:author="Meryl Etman" w:date="2021-05-24T12:27: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22B94A8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396BF5E1" w14:textId="3148E2B9"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107" w:author="Meryl Etman" w:date="2021-05-24T12:27:00Z">
        <w:r w:rsidRPr="00D5041C" w:rsidDel="00B33279">
          <w:rPr>
            <w:rFonts w:ascii="Times New Roman" w:eastAsia="Times New Roman" w:hAnsi="Times New Roman" w:cs="David" w:hint="cs"/>
            <w:sz w:val="24"/>
            <w:szCs w:val="24"/>
            <w:rtl/>
            <w:lang w:eastAsia="he-IL"/>
          </w:rPr>
          <w:delText>סכום קבוע ומוחלט של _______ ₪ (</w:delText>
        </w:r>
        <w:r w:rsidR="0011634B" w:rsidDel="00B33279">
          <w:rPr>
            <w:rFonts w:ascii="Times New Roman" w:eastAsia="Times New Roman" w:hAnsi="Times New Roman" w:cs="David" w:hint="cs"/>
            <w:sz w:val="24"/>
            <w:szCs w:val="24"/>
            <w:rtl/>
            <w:lang w:eastAsia="he-IL"/>
          </w:rPr>
          <w:delText xml:space="preserve"> </w:delText>
        </w:r>
        <w:r w:rsidR="0011634B" w:rsidRPr="0011634B" w:rsidDel="00B33279">
          <w:rPr>
            <w:rFonts w:ascii="Times New Roman" w:eastAsia="Times New Roman" w:hAnsi="Times New Roman" w:cs="David" w:hint="cs"/>
            <w:sz w:val="24"/>
            <w:szCs w:val="24"/>
            <w:u w:val="single"/>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ins w:id="108" w:author="Meryl Etman" w:date="2021-05-24T12:27: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7DC4895C"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77D67957" w14:textId="11B2DD50"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del w:id="109" w:author="Meryl Etman" w:date="2021-05-24T12:28:00Z">
        <w:r w:rsidRPr="00D5041C" w:rsidDel="00B33279">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B33279">
          <w:rPr>
            <w:rFonts w:ascii="Times New Roman" w:eastAsia="Times New Roman" w:hAnsi="Times New Roman" w:cs="David" w:hint="cs"/>
            <w:sz w:val="24"/>
            <w:szCs w:val="24"/>
            <w:u w:val="single"/>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ins w:id="110" w:author="Meryl Etman" w:date="2021-05-24T12:28: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79FA069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DC0F8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204B54F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0507CC7F"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173CD72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1417347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594544CC"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w:t>
      </w:r>
      <w:del w:id="111" w:author="Meryl Etman" w:date="2021-05-24T12:28:00Z">
        <w:r w:rsidRPr="00D5041C" w:rsidDel="00B33279">
          <w:rPr>
            <w:rFonts w:ascii="Times New Roman" w:eastAsia="Times New Roman" w:hAnsi="Times New Roman" w:cs="David"/>
            <w:sz w:val="20"/>
            <w:szCs w:val="24"/>
            <w:rtl/>
          </w:rPr>
          <w:delText>ו</w:delText>
        </w:r>
      </w:del>
      <w:r w:rsidRPr="00D5041C">
        <w:rPr>
          <w:rFonts w:ascii="Times New Roman" w:eastAsia="Times New Roman" w:hAnsi="Times New Roman" w:cs="David"/>
          <w:sz w:val="20"/>
          <w:szCs w:val="24"/>
          <w:rtl/>
        </w:rPr>
        <w:t>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516D3873"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661B74A8" w14:textId="0DC1CF42"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12" w:author="Meryl Etman" w:date="2021-05-24T12:17:00Z">
            <w:r w:rsidR="001146A6">
              <w:rPr>
                <w:rFonts w:ascii="Times New Roman" w:eastAsia="Times New Roman" w:hAnsi="Times New Roman" w:cs="David" w:hint="cs"/>
                <w:color w:val="008000"/>
                <w:sz w:val="24"/>
                <w:szCs w:val="24"/>
                <w:rtl/>
              </w:rPr>
              <w:t>מדד המחירים לצרכן</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13" w:author="Meryl Etman" w:date="2021-05-24T12:17:00Z">
            <w:r w:rsidR="001146A6">
              <w:rPr>
                <w:rFonts w:ascii="Times New Roman" w:eastAsia="Times New Roman" w:hAnsi="Times New Roman" w:cs="David" w:hint="cs"/>
                <w:color w:val="008000"/>
                <w:sz w:val="24"/>
                <w:szCs w:val="24"/>
                <w:rtl/>
              </w:rPr>
              <w:t>בגין</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Content>
          <w:ins w:id="114" w:author="Meryl Etman" w:date="2021-05-24T12:17:00Z">
            <w:r w:rsidR="001146A6">
              <w:rPr>
                <w:rFonts w:ascii="Times New Roman" w:eastAsia="Times New Roman" w:hAnsi="Times New Roman" w:cs="David" w:hint="cs"/>
                <w:color w:val="008000"/>
                <w:sz w:val="24"/>
                <w:szCs w:val="24"/>
                <w:rtl/>
              </w:rPr>
              <w:t>‏01/11/2020</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115" w:author="Meryl Etman" w:date="2021-05-24T12:17:00Z">
            <w:r w:rsidR="001146A6">
              <w:rPr>
                <w:rFonts w:ascii="Times New Roman" w:eastAsia="Times New Roman" w:hAnsi="Times New Roman" w:cs="David" w:hint="cs"/>
                <w:color w:val="008000"/>
                <w:sz w:val="24"/>
                <w:szCs w:val="24"/>
                <w:rtl/>
              </w:rPr>
              <w:t>223.3374</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46574BE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E0825A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399942B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A27360"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3E3109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45AB31"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DC56C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9D265E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79D7F4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27BD2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F90412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3C207A0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4F5C72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E67CB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5C4A2B07"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24618323"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4BF0962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BD3819"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611E006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70364A2"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38918A"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3BE86F02" w14:textId="77777777" w:rsidTr="00D5041C">
        <w:tc>
          <w:tcPr>
            <w:tcW w:w="992" w:type="dxa"/>
            <w:vAlign w:val="bottom"/>
          </w:tcPr>
          <w:p w14:paraId="6D342A2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054318C1"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7A19694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27A53E20" w14:textId="77777777" w:rsidTr="00D5041C">
        <w:tc>
          <w:tcPr>
            <w:tcW w:w="992" w:type="dxa"/>
            <w:vAlign w:val="bottom"/>
          </w:tcPr>
          <w:p w14:paraId="5EF76BC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54EE992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6075F0D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10FC9B87" w14:textId="77777777" w:rsidTr="00D5041C">
        <w:tc>
          <w:tcPr>
            <w:tcW w:w="992" w:type="dxa"/>
            <w:vAlign w:val="bottom"/>
          </w:tcPr>
          <w:p w14:paraId="094D192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6DCBE57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422E9AF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33DE7D4D" w14:textId="77777777" w:rsidTr="00D5041C">
        <w:tc>
          <w:tcPr>
            <w:tcW w:w="992" w:type="dxa"/>
            <w:vAlign w:val="bottom"/>
          </w:tcPr>
          <w:p w14:paraId="45E745B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54693AE4"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6405216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7713C4CD" w14:textId="77777777" w:rsidTr="00D5041C">
        <w:tc>
          <w:tcPr>
            <w:tcW w:w="992" w:type="dxa"/>
            <w:vAlign w:val="bottom"/>
          </w:tcPr>
          <w:p w14:paraId="7979BE7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4E8E11EF"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3B52EB2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551CD2F4" w14:textId="77777777" w:rsidTr="00D5041C">
        <w:tc>
          <w:tcPr>
            <w:tcW w:w="992" w:type="dxa"/>
            <w:vAlign w:val="bottom"/>
          </w:tcPr>
          <w:p w14:paraId="4C71EEE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49E7B6B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5959624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19BCFE73" w14:textId="77777777" w:rsidTr="00D5041C">
        <w:tc>
          <w:tcPr>
            <w:tcW w:w="992" w:type="dxa"/>
            <w:vAlign w:val="bottom"/>
          </w:tcPr>
          <w:p w14:paraId="4DD5B03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9D5CBBB"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39F57CAE"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692C86E1" w14:textId="77777777" w:rsidTr="00D5041C">
        <w:tc>
          <w:tcPr>
            <w:tcW w:w="992" w:type="dxa"/>
            <w:vAlign w:val="bottom"/>
          </w:tcPr>
          <w:p w14:paraId="027A301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24937936"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489DCF7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6C3F5B99"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55A9F212"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73B86F2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8E455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E0666A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69DFFC6"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466A0B3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3E5231"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AE407A2"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9057FA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12FE4305"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5DD023"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D06A6D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33B043B" w14:textId="3C964CC3" w:rsidR="00376E23" w:rsidRPr="00B27B4C" w:rsidRDefault="00134443" w:rsidP="00B3327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16" w:author="Meryl Etman" w:date="2021-05-24T12:28:00Z">
              <w:pPr>
                <w:widowControl w:val="0"/>
                <w:spacing w:before="0" w:beforeAutospacing="0" w:after="0" w:afterAutospacing="0" w:line="240" w:lineRule="auto"/>
                <w:jc w:val="both"/>
              </w:pPr>
            </w:pPrChange>
          </w:pPr>
          <w:ins w:id="117" w:author="Meryl Etman" w:date="2021-05-24T11:5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1A1E36E2"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42C41B7"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0E1B32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DA2459D"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5559A9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17555D" w14:textId="526691B3"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8"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9"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0"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A329C76"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A9463D" w14:textId="6B362151"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1"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22" w:author="Meryl Etman" w:date="2021-05-24T11:43:00Z">
            <w:r w:rsidR="00F648D7">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12F8772B"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005A67" w14:textId="1D930071"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3"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98FA95"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8D205D0" w14:textId="6D0E6395"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4"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C35D4AD"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2CE21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CE96B56"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C78ED2"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FBEDA3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C563B6"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A8F3C1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402469C"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65B7DE1"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EF8E4D8"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D7036F1" w14:textId="3501E410"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25" w:author="Meryl Etman" w:date="2021-05-24T12:28:00Z">
        <w:r w:rsidRPr="009130F0" w:rsidDel="00B33279">
          <w:rPr>
            <w:rFonts w:ascii="Times New Roman" w:eastAsia="Times New Roman" w:hAnsi="Times New Roman" w:cs="David" w:hint="cs"/>
            <w:color w:val="00B0F0"/>
            <w:sz w:val="24"/>
            <w:szCs w:val="24"/>
            <w:rtl/>
            <w:lang w:eastAsia="he-IL"/>
          </w:rPr>
          <w:delText xml:space="preserve">             </w:delText>
        </w:r>
      </w:del>
      <w:del w:id="126" w:author="Meryl Etman" w:date="2021-05-24T12:29:00Z">
        <w:r w:rsidRPr="009130F0" w:rsidDel="00B33279">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7"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34F89AC9"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056E5B0"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0B67484"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2A0D527" w14:textId="77777777" w:rsidR="00376E23" w:rsidRPr="00B33279"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Change w:id="128" w:author="Meryl Etman" w:date="2021-05-24T12:29:00Z">
            <w:rPr>
              <w:rFonts w:ascii="Times New Roman" w:eastAsia="Times New Roman" w:hAnsi="Times New Roman" w:cs="David"/>
              <w:sz w:val="24"/>
              <w:szCs w:val="24"/>
              <w:rtl/>
              <w:lang w:eastAsia="he-IL"/>
            </w:rPr>
          </w:rPrChange>
        </w:rPr>
      </w:pPr>
      <w:r w:rsidRPr="00B33279">
        <w:rPr>
          <w:rFonts w:ascii="Times New Roman" w:eastAsia="Times New Roman" w:hAnsi="Times New Roman" w:cs="David" w:hint="cs"/>
          <w:sz w:val="24"/>
          <w:szCs w:val="24"/>
          <w:rtl/>
          <w:lang w:eastAsia="he-IL"/>
          <w:rPrChange w:id="129" w:author="Meryl Etman" w:date="2021-05-24T12:29:00Z">
            <w:rPr>
              <w:rFonts w:ascii="Times New Roman" w:eastAsia="Times New Roman" w:hAnsi="Times New Roman" w:cs="David" w:hint="cs"/>
              <w:sz w:val="24"/>
              <w:szCs w:val="24"/>
              <w:rtl/>
              <w:lang w:eastAsia="he-IL"/>
            </w:rPr>
          </w:rPrChange>
        </w:rPr>
        <w:t>כתובת:__________</w:t>
      </w:r>
    </w:p>
    <w:p w14:paraId="7F1E13E7"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B33279">
        <w:rPr>
          <w:rFonts w:ascii="Times New Roman" w:eastAsia="Times New Roman" w:hAnsi="Times New Roman" w:cs="David" w:hint="cs"/>
          <w:sz w:val="24"/>
          <w:szCs w:val="24"/>
          <w:rtl/>
          <w:lang w:eastAsia="he-IL"/>
          <w:rPrChange w:id="130" w:author="Meryl Etman" w:date="2021-05-24T12:29:00Z">
            <w:rPr>
              <w:rFonts w:ascii="Times New Roman" w:eastAsia="Times New Roman" w:hAnsi="Times New Roman" w:cs="David" w:hint="cs"/>
              <w:sz w:val="24"/>
              <w:szCs w:val="24"/>
              <w:highlight w:val="yellow"/>
              <w:rtl/>
              <w:lang w:eastAsia="he-IL"/>
            </w:rPr>
          </w:rPrChange>
        </w:rPr>
        <w:t>*מחק את המיותר</w:t>
      </w:r>
    </w:p>
    <w:p w14:paraId="3FEE83D9"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44EA48"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3ADCACD0"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3EDE8D8A"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7AE8C923"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F793408"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77CDFB88"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34378E70"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260263E"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4DA80445"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41B8AC8C"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64C05CC3"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42B37FE1"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B3DA8C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lastRenderedPageBreak/>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078217B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24D5A85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3A71287"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2B7E9C7C" w14:textId="77777777" w:rsidR="002F611D" w:rsidRPr="00547192" w:rsidRDefault="002F611D" w:rsidP="002F611D">
      <w:pPr>
        <w:spacing w:after="0"/>
        <w:ind w:left="364"/>
        <w:contextualSpacing/>
        <w:rPr>
          <w:rFonts w:ascii="Times New Roman" w:hAnsi="Times New Roman"/>
          <w:rtl/>
        </w:rPr>
      </w:pPr>
    </w:p>
    <w:p w14:paraId="334619EA"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5CE9D2"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82DF87"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C6076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16A73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1A276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65567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B386E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4AF3B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742B8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B71D3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E940F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6D359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ADCC2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7ED0E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20559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7FE2AF"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83E3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6F03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9A1EC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ADBD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F04EA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07039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168E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C371B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D571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3B5C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1364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C61B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DC8E9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57AFD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1BBB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B824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1177A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7C1F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9167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EED49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5EF2D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96BBE2" w14:textId="77777777" w:rsidR="00003310" w:rsidDel="00B33279" w:rsidRDefault="00003310" w:rsidP="002F611D">
      <w:pPr>
        <w:widowControl w:val="0"/>
        <w:spacing w:before="0" w:beforeAutospacing="0" w:after="0" w:afterAutospacing="0" w:line="240" w:lineRule="auto"/>
        <w:jc w:val="center"/>
        <w:rPr>
          <w:del w:id="131" w:author="Meryl Etman" w:date="2021-05-24T12:29:00Z"/>
          <w:rFonts w:ascii="Times New Roman" w:eastAsia="Times New Roman" w:hAnsi="Times New Roman" w:cs="David"/>
          <w:bCs/>
          <w:sz w:val="24"/>
          <w:szCs w:val="24"/>
          <w:u w:val="single"/>
          <w:rtl/>
          <w:lang w:eastAsia="he-IL"/>
        </w:rPr>
      </w:pPr>
    </w:p>
    <w:p w14:paraId="2BB29329" w14:textId="025F3C87" w:rsidR="00003310" w:rsidDel="00B33279" w:rsidRDefault="00003310" w:rsidP="002F611D">
      <w:pPr>
        <w:widowControl w:val="0"/>
        <w:spacing w:before="0" w:beforeAutospacing="0" w:after="0" w:afterAutospacing="0" w:line="240" w:lineRule="auto"/>
        <w:jc w:val="center"/>
        <w:rPr>
          <w:del w:id="132" w:author="Meryl Etman" w:date="2021-05-24T12:29:00Z"/>
          <w:rFonts w:ascii="Times New Roman" w:eastAsia="Times New Roman" w:hAnsi="Times New Roman" w:cs="David"/>
          <w:bCs/>
          <w:sz w:val="24"/>
          <w:szCs w:val="24"/>
          <w:u w:val="single"/>
          <w:rtl/>
          <w:lang w:eastAsia="he-IL"/>
        </w:rPr>
      </w:pPr>
    </w:p>
    <w:p w14:paraId="7CC45F5C" w14:textId="40A7CCEF" w:rsidR="00003310" w:rsidDel="00B33279" w:rsidRDefault="00003310" w:rsidP="00B33279">
      <w:pPr>
        <w:widowControl w:val="0"/>
        <w:spacing w:before="0" w:beforeAutospacing="0" w:after="0" w:afterAutospacing="0" w:line="240" w:lineRule="auto"/>
        <w:rPr>
          <w:del w:id="133" w:author="Meryl Etman" w:date="2021-05-24T12:29:00Z"/>
          <w:rFonts w:ascii="Times New Roman" w:eastAsia="Times New Roman" w:hAnsi="Times New Roman" w:cs="David"/>
          <w:bCs/>
          <w:sz w:val="24"/>
          <w:szCs w:val="24"/>
          <w:u w:val="single"/>
          <w:rtl/>
          <w:lang w:eastAsia="he-IL"/>
        </w:rPr>
        <w:pPrChange w:id="134" w:author="Meryl Etman" w:date="2021-05-24T12:29:00Z">
          <w:pPr>
            <w:widowControl w:val="0"/>
            <w:spacing w:before="0" w:beforeAutospacing="0" w:after="0" w:afterAutospacing="0" w:line="240" w:lineRule="auto"/>
            <w:jc w:val="center"/>
          </w:pPr>
        </w:pPrChange>
      </w:pPr>
    </w:p>
    <w:p w14:paraId="148B59F7" w14:textId="77777777" w:rsidR="00003310" w:rsidRDefault="00003310" w:rsidP="00B33279">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135" w:author="Meryl Etman" w:date="2021-05-24T12:29:00Z">
          <w:pPr>
            <w:widowControl w:val="0"/>
            <w:spacing w:before="0" w:beforeAutospacing="0" w:after="0" w:afterAutospacing="0" w:line="240" w:lineRule="auto"/>
            <w:jc w:val="center"/>
          </w:pPr>
        </w:pPrChange>
      </w:pPr>
    </w:p>
    <w:p w14:paraId="410710DA" w14:textId="5AAF5C72" w:rsidR="00E779BE" w:rsidDel="00B33279" w:rsidRDefault="00E779BE" w:rsidP="002F611D">
      <w:pPr>
        <w:widowControl w:val="0"/>
        <w:spacing w:before="0" w:beforeAutospacing="0" w:after="0" w:afterAutospacing="0" w:line="240" w:lineRule="auto"/>
        <w:jc w:val="center"/>
        <w:rPr>
          <w:ins w:id="136" w:author="רינת הראל" w:date="2020-05-12T17:43:00Z"/>
          <w:del w:id="137" w:author="Meryl Etman" w:date="2021-05-24T12:29:00Z"/>
          <w:rFonts w:ascii="Times New Roman" w:eastAsia="Times New Roman" w:hAnsi="Times New Roman" w:cs="David"/>
          <w:bCs/>
          <w:sz w:val="24"/>
          <w:szCs w:val="24"/>
          <w:u w:val="single"/>
          <w:rtl/>
          <w:lang w:eastAsia="he-IL"/>
        </w:rPr>
      </w:pPr>
      <w:ins w:id="138" w:author="רינת הראל" w:date="2020-05-12T17:43:00Z">
        <w:del w:id="139" w:author="Meryl Etman" w:date="2021-05-24T12:29:00Z">
          <w:r w:rsidDel="00B33279">
            <w:rPr>
              <w:rFonts w:ascii="Times New Roman" w:eastAsia="Times New Roman" w:hAnsi="Times New Roman" w:cs="David"/>
              <w:bCs/>
              <w:sz w:val="24"/>
              <w:szCs w:val="24"/>
              <w:u w:val="single"/>
              <w:rtl/>
              <w:lang w:eastAsia="he-IL"/>
            </w:rPr>
            <w:lastRenderedPageBreak/>
            <w:br w:type="page"/>
          </w:r>
        </w:del>
      </w:ins>
    </w:p>
    <w:p w14:paraId="471E56E8" w14:textId="77777777" w:rsidR="00003310" w:rsidDel="00E779BE" w:rsidRDefault="00003310" w:rsidP="002F611D">
      <w:pPr>
        <w:widowControl w:val="0"/>
        <w:spacing w:before="0" w:beforeAutospacing="0" w:after="0" w:afterAutospacing="0" w:line="240" w:lineRule="auto"/>
        <w:jc w:val="center"/>
        <w:rPr>
          <w:del w:id="140" w:author="רינת הראל" w:date="2020-05-12T17:43:00Z"/>
          <w:rFonts w:ascii="Times New Roman" w:eastAsia="Times New Roman" w:hAnsi="Times New Roman" w:cs="David"/>
          <w:bCs/>
          <w:sz w:val="24"/>
          <w:szCs w:val="24"/>
          <w:u w:val="single"/>
          <w:rtl/>
          <w:lang w:eastAsia="he-IL"/>
        </w:rPr>
      </w:pPr>
    </w:p>
    <w:p w14:paraId="71F8E8B5"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75044D34"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4112C1FF"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07A92217"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6640D03C" w14:textId="77777777" w:rsidTr="005A3D56">
        <w:trPr>
          <w:trHeight w:val="463"/>
          <w:tblHeader/>
        </w:trPr>
        <w:tc>
          <w:tcPr>
            <w:tcW w:w="8218" w:type="dxa"/>
            <w:gridSpan w:val="3"/>
            <w:shd w:val="clear" w:color="auto" w:fill="F2F2F2"/>
          </w:tcPr>
          <w:p w14:paraId="7E8D86A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1673744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06DB5711" w14:textId="77777777" w:rsidTr="005A3D56">
        <w:trPr>
          <w:trHeight w:val="315"/>
        </w:trPr>
        <w:tc>
          <w:tcPr>
            <w:tcW w:w="11535" w:type="dxa"/>
            <w:gridSpan w:val="4"/>
            <w:shd w:val="clear" w:color="auto" w:fill="auto"/>
          </w:tcPr>
          <w:p w14:paraId="5F81851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523493DD" w14:textId="77777777" w:rsidTr="005A3D56">
        <w:trPr>
          <w:trHeight w:val="278"/>
        </w:trPr>
        <w:tc>
          <w:tcPr>
            <w:tcW w:w="4068" w:type="dxa"/>
            <w:shd w:val="clear" w:color="auto" w:fill="F2F2F2"/>
          </w:tcPr>
          <w:p w14:paraId="27A7D1E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6C2BB9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64771FC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490B512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7C934440" w14:textId="77777777" w:rsidTr="005A3D56">
        <w:trPr>
          <w:trHeight w:val="551"/>
        </w:trPr>
        <w:tc>
          <w:tcPr>
            <w:tcW w:w="4068" w:type="dxa"/>
            <w:shd w:val="clear" w:color="auto" w:fill="auto"/>
          </w:tcPr>
          <w:p w14:paraId="4619718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5926407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2B849E1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19B2291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62DFCC9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3EB8D09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5327F85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F70061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47A769D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9C388D4" w14:textId="77777777" w:rsidTr="005A3D56">
        <w:trPr>
          <w:trHeight w:val="571"/>
        </w:trPr>
        <w:tc>
          <w:tcPr>
            <w:tcW w:w="4068" w:type="dxa"/>
            <w:shd w:val="clear" w:color="auto" w:fill="auto"/>
          </w:tcPr>
          <w:p w14:paraId="38AE367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0E6C971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76ED7D6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0FF205F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2DC555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3868961A" w14:textId="77777777" w:rsidTr="005A3D56">
        <w:trPr>
          <w:trHeight w:val="391"/>
        </w:trPr>
        <w:tc>
          <w:tcPr>
            <w:tcW w:w="4068" w:type="dxa"/>
            <w:shd w:val="clear" w:color="auto" w:fill="auto"/>
          </w:tcPr>
          <w:p w14:paraId="0D65282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7CC117CE"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16BB454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295D8FF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5696C3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1F53386B"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0904AD4D" w14:textId="77777777" w:rsidTr="005A3D56">
        <w:trPr>
          <w:trHeight w:val="303"/>
          <w:tblHeader/>
        </w:trPr>
        <w:tc>
          <w:tcPr>
            <w:tcW w:w="11535" w:type="dxa"/>
            <w:gridSpan w:val="8"/>
            <w:shd w:val="clear" w:color="auto" w:fill="auto"/>
          </w:tcPr>
          <w:p w14:paraId="56A8139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394FC934" w14:textId="77777777" w:rsidTr="005A3D56">
        <w:trPr>
          <w:trHeight w:val="173"/>
        </w:trPr>
        <w:tc>
          <w:tcPr>
            <w:tcW w:w="1893" w:type="dxa"/>
            <w:vMerge w:val="restart"/>
            <w:shd w:val="clear" w:color="auto" w:fill="F2F2F2"/>
          </w:tcPr>
          <w:p w14:paraId="137918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27BB075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4D1450A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1F678A5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6232D36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52E48E7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253AAE6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57421F6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1EBAA44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793D22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0328052B" w14:textId="77777777" w:rsidTr="005A3D56">
        <w:trPr>
          <w:trHeight w:val="43"/>
        </w:trPr>
        <w:tc>
          <w:tcPr>
            <w:tcW w:w="1893" w:type="dxa"/>
            <w:vMerge/>
            <w:shd w:val="clear" w:color="auto" w:fill="F2F2F2"/>
          </w:tcPr>
          <w:p w14:paraId="44E6953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5CF6A0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7C6689A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04BBCCB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33A89A6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6388E8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22BFB4F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2F8E5A3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2DC99829" w14:textId="77777777" w:rsidTr="005A3D56">
        <w:trPr>
          <w:trHeight w:val="850"/>
        </w:trPr>
        <w:tc>
          <w:tcPr>
            <w:tcW w:w="1893" w:type="dxa"/>
            <w:shd w:val="clear" w:color="auto" w:fill="F2F2F2"/>
          </w:tcPr>
          <w:p w14:paraId="315AE88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0797A62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5FCE744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0E5055B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3AF3FEC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D81065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19DCCB0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46650DA7"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74219E68" w14:textId="77777777" w:rsidTr="005A3D56">
        <w:trPr>
          <w:trHeight w:val="850"/>
        </w:trPr>
        <w:tc>
          <w:tcPr>
            <w:tcW w:w="1893" w:type="dxa"/>
            <w:shd w:val="clear" w:color="auto" w:fill="FFFFFF"/>
          </w:tcPr>
          <w:p w14:paraId="29DF243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707D9BE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1DD3277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489ECB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0EEB95C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EDDF6F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24575AD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4645858F"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43E073E3" w14:textId="77777777" w:rsidTr="005A3D56">
        <w:trPr>
          <w:trHeight w:val="850"/>
        </w:trPr>
        <w:tc>
          <w:tcPr>
            <w:tcW w:w="1893" w:type="dxa"/>
            <w:shd w:val="clear" w:color="auto" w:fill="F2F2F2"/>
          </w:tcPr>
          <w:p w14:paraId="48C6E55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1159AB5A"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380F66A0"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41E0D42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6938AA3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DE636E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43D5F81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029C5E76"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14CAACF4"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13AD9643" w14:textId="77777777" w:rsidTr="005A3D56">
        <w:trPr>
          <w:trHeight w:val="57"/>
          <w:tblHeader/>
        </w:trPr>
        <w:tc>
          <w:tcPr>
            <w:tcW w:w="11530" w:type="dxa"/>
            <w:shd w:val="clear" w:color="auto" w:fill="F2F2F2"/>
          </w:tcPr>
          <w:p w14:paraId="3E59BCD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5BA1A343" w14:textId="77777777" w:rsidTr="005A3D56">
        <w:trPr>
          <w:trHeight w:val="798"/>
        </w:trPr>
        <w:tc>
          <w:tcPr>
            <w:tcW w:w="11530" w:type="dxa"/>
            <w:shd w:val="clear" w:color="auto" w:fill="auto"/>
          </w:tcPr>
          <w:p w14:paraId="056A573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630134F4"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EB42461" w14:textId="77777777" w:rsidTr="005A3D56">
        <w:trPr>
          <w:trHeight w:val="227"/>
          <w:tblHeader/>
        </w:trPr>
        <w:tc>
          <w:tcPr>
            <w:tcW w:w="11530" w:type="dxa"/>
            <w:shd w:val="clear" w:color="auto" w:fill="F2F2F2"/>
          </w:tcPr>
          <w:p w14:paraId="405958E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חתימת האישור</w:t>
            </w:r>
          </w:p>
        </w:tc>
      </w:tr>
      <w:tr w:rsidR="00B2329A" w:rsidRPr="00003310" w14:paraId="1B0C6831" w14:textId="77777777" w:rsidTr="005A3D56">
        <w:trPr>
          <w:trHeight w:val="598"/>
        </w:trPr>
        <w:tc>
          <w:tcPr>
            <w:tcW w:w="11530" w:type="dxa"/>
            <w:shd w:val="clear" w:color="auto" w:fill="auto"/>
          </w:tcPr>
          <w:p w14:paraId="1FE4794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4605CE68"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227AF7BB" w14:textId="77777777" w:rsidTr="005A3D56">
        <w:trPr>
          <w:trHeight w:val="227"/>
          <w:tblHeader/>
        </w:trPr>
        <w:tc>
          <w:tcPr>
            <w:tcW w:w="11530" w:type="dxa"/>
            <w:shd w:val="clear" w:color="auto" w:fill="F2F2F2"/>
          </w:tcPr>
          <w:p w14:paraId="67CC44D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28A0ADAE" w14:textId="77777777" w:rsidTr="005A3D56">
        <w:trPr>
          <w:trHeight w:val="334"/>
        </w:trPr>
        <w:tc>
          <w:tcPr>
            <w:tcW w:w="11530" w:type="dxa"/>
            <w:shd w:val="clear" w:color="auto" w:fill="auto"/>
            <w:vAlign w:val="center"/>
          </w:tcPr>
          <w:p w14:paraId="627E76CE"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3733B4D1"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55AC9023"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22833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11333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E6BB7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B1BE8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E84BF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B8132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C3D51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D30BA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73E5C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420B4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B6BD44"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87AED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4A955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4F14E5"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2E1988A"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3A5D00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29A97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0856A0FC"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E6A8EE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58FA20D1"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C9E28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7204C88F"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3C8EFC87"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547A9425"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7D9225C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6ABF66E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BDBAD9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45A0705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02DA0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0373144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DD206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E304BD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DA0A8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40D21F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04D38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4C33CB9E"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7A17439D"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6989C85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D841A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345C2B9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F00297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5443F1F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A6062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7547620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87BE04"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489190D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6D9B50"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6EEC096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3291BB"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5F0DABF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8A23E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108F34B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0E669B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0272300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1AA40C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2B832AB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20BAAE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74A7CD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94333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247EE79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387F87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025451F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7DA1F7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05F5054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D91DE3"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5B5C48C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E6201A4"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10E5E59F"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5EA6ADB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B645FF0"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14C15514"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57E9A067"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38BB7B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8ABA9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24809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67658C2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DBF6F18"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7415AFE7"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7F0A15FE"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40FAB2D3"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6CAB24BD"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7CAD499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1EEC1087"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6142BE38"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58884681"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7F05ACBC"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17C09B64"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315FECE"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0DDCF683"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70E9B29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5076259F"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F8E36E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DDC21B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1064A5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5FA66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7EB3D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C67927"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122A788" w14:textId="437B4AD9" w:rsidR="00376E23" w:rsidRDefault="00F648D7"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41" w:author="Meryl Etman" w:date="2021-05-24T11:53:00Z">
            <w:r w:rsidR="00134443">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134443">
              <w:rPr>
                <w:rFonts w:ascii="Times New Roman" w:eastAsia="Times New Roman" w:hAnsi="Times New Roman" w:cs="David" w:hint="cs"/>
                <w:color w:val="008000"/>
                <w:sz w:val="24"/>
                <w:szCs w:val="24"/>
                <w:rtl/>
                <w:lang w:eastAsia="he-IL"/>
              </w:rPr>
              <w:br/>
              <w:t>יוני נתניהו 1 ג' אור יהודה</w:t>
            </w:r>
            <w:r w:rsidR="00134443">
              <w:rPr>
                <w:rFonts w:ascii="Times New Roman" w:eastAsia="Times New Roman" w:hAnsi="Times New Roman" w:cs="David" w:hint="cs"/>
                <w:color w:val="008000"/>
                <w:sz w:val="24"/>
                <w:szCs w:val="24"/>
                <w:rtl/>
                <w:lang w:eastAsia="he-IL"/>
              </w:rPr>
              <w:br/>
              <w:t>558075404</w:t>
            </w:r>
            <w:r w:rsidR="00134443">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0981E87F"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7C10CAD"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10401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7658EA"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3DDE34"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823887" w14:textId="63EF5B4B"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2"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43" w:author="Meryl Etman" w:date="2021-05-24T11:43:00Z">
            <w:r w:rsidR="00F648D7">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44" w:author="Meryl Etman" w:date="2021-05-24T11:43:00Z">
            <w:r w:rsidR="00F648D7">
              <w:rPr>
                <w:rFonts w:ascii="Times New Roman" w:eastAsia="Times New Roman" w:hAnsi="Times New Roman" w:cs="David" w:hint="cs"/>
                <w:color w:val="008000"/>
                <w:sz w:val="24"/>
                <w:szCs w:val="24"/>
                <w:rtl/>
              </w:rPr>
              <w:t>תכנון אינסטלציה, ספרינקלרים וכיבוי אש</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3BF390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FBC545"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BA7F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F81FB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E4F5D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B8DEF9"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74EDF6E"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DE6B3B"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4A255"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945FEF" w14:textId="1A954FCB" w:rsidR="00376E23" w:rsidRPr="00B27B4C" w:rsidRDefault="00F648D7"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5"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3B31317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9443DD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0501C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D21EA43"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24E462"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675A477C"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754F9E" w14:textId="039AA22C"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46" w:author="Meryl Etman" w:date="2021-05-24T11:53:00Z">
            <w:r w:rsidR="00134443">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134443">
              <w:rPr>
                <w:rFonts w:ascii="Times New Roman" w:eastAsia="Times New Roman" w:hAnsi="Times New Roman" w:cs="David" w:hint="cs"/>
                <w:color w:val="008000"/>
                <w:sz w:val="24"/>
                <w:szCs w:val="24"/>
                <w:rtl/>
                <w:lang w:eastAsia="he-IL"/>
              </w:rPr>
              <w:br/>
              <w:t>יוני נתניהו 1 ג' אור יהודה</w:t>
            </w:r>
            <w:r w:rsidR="00134443">
              <w:rPr>
                <w:rFonts w:ascii="Times New Roman" w:eastAsia="Times New Roman" w:hAnsi="Times New Roman" w:cs="David" w:hint="cs"/>
                <w:color w:val="008000"/>
                <w:sz w:val="24"/>
                <w:szCs w:val="24"/>
                <w:rtl/>
                <w:lang w:eastAsia="he-IL"/>
              </w:rPr>
              <w:br/>
              <w:t>558075404</w:t>
            </w:r>
            <w:r w:rsidR="00134443">
              <w:rPr>
                <w:rFonts w:ascii="Times New Roman" w:eastAsia="Times New Roman" w:hAnsi="Times New Roman" w:cs="David" w:hint="cs"/>
                <w:color w:val="008000"/>
                <w:sz w:val="24"/>
                <w:szCs w:val="24"/>
                <w:rtl/>
                <w:lang w:eastAsia="he-IL"/>
              </w:rPr>
              <w:br/>
            </w:r>
          </w:ins>
        </w:sdtContent>
      </w:sdt>
    </w:p>
    <w:p w14:paraId="687C25A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BC8B6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53C8FD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66DF2E" w14:textId="1CF0B51C"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47" w:author="Meryl Etman" w:date="2021-05-24T11:43:00Z">
            <w:r w:rsidR="00F648D7">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88CCAC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C4B9FF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457E2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04B44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C8588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C9B5E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A543C0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90B67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6B48A6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2DB05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D1B75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E72787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853A2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A142BC0"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2DF5930"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D6D6AC3"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9A5C36F"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7475843" w14:textId="39A95F81"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bookmarkStart w:id="148" w:name="_GoBack"/>
      <w:bookmarkEnd w:id="148"/>
      <w:del w:id="149" w:author="Meryl Etman" w:date="2021-05-24T12:30:00Z">
        <w:r w:rsidRPr="009130F0" w:rsidDel="00B33279">
          <w:rPr>
            <w:rFonts w:ascii="Times New Roman" w:eastAsia="Times New Roman" w:hAnsi="Times New Roman" w:cs="David" w:hint="cs"/>
            <w:color w:val="00B0F0"/>
            <w:sz w:val="24"/>
            <w:szCs w:val="24"/>
            <w:rtl/>
            <w:lang w:eastAsia="he-IL"/>
          </w:rPr>
          <w:delText xml:space="preserve">       </w:delText>
        </w:r>
      </w:del>
      <w:del w:id="150" w:author="Meryl Etman" w:date="2021-05-24T12:29:00Z">
        <w:r w:rsidRPr="009130F0" w:rsidDel="00B33279">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1"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2711BB2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44FB6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6DF935"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FE4F1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72C908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3B151DA"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49DF017"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A10584E"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01879C9"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604D88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2F2A773"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120ED7C6"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9E63AF" w14:textId="77777777" w:rsidR="00F648D7" w:rsidRDefault="00F648D7" w:rsidP="00AF234B">
      <w:pPr>
        <w:spacing w:before="0" w:after="0" w:line="240" w:lineRule="auto"/>
      </w:pPr>
      <w:r>
        <w:separator/>
      </w:r>
    </w:p>
  </w:endnote>
  <w:endnote w:type="continuationSeparator" w:id="0">
    <w:p w14:paraId="3B797758" w14:textId="77777777" w:rsidR="00F648D7" w:rsidRDefault="00F648D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6"/>
      <w:gridCol w:w="2810"/>
      <w:gridCol w:w="233"/>
      <w:gridCol w:w="1046"/>
      <w:gridCol w:w="1771"/>
    </w:tblGrid>
    <w:tr w:rsidR="00F648D7" w:rsidRPr="00F9528C" w14:paraId="4800F2A6" w14:textId="77777777" w:rsidTr="002F611D">
      <w:tc>
        <w:tcPr>
          <w:tcW w:w="753" w:type="dxa"/>
        </w:tcPr>
        <w:p w14:paraId="50522B06"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B495D72" w14:textId="143ED4AA" w:rsidR="00F648D7" w:rsidRPr="00F9528C" w:rsidRDefault="00F648D7" w:rsidP="002F611D">
              <w:pPr>
                <w:tabs>
                  <w:tab w:val="center" w:pos="4153"/>
                  <w:tab w:val="right" w:pos="8306"/>
                </w:tabs>
                <w:spacing w:before="0" w:after="0" w:line="240" w:lineRule="auto"/>
                <w:rPr>
                  <w:rFonts w:ascii="David" w:hAnsi="David"/>
                  <w:color w:val="00B0F0"/>
                  <w:sz w:val="20"/>
                  <w:szCs w:val="20"/>
                  <w:rtl/>
                </w:rPr>
              </w:pPr>
              <w:ins w:id="152" w:author="Meryl Etman" w:date="2021-05-24T11:43:00Z">
                <w:r>
                  <w:rPr>
                    <w:rFonts w:ascii="David" w:hAnsi="David"/>
                    <w:color w:val="00B0F0"/>
                    <w:sz w:val="20"/>
                    <w:szCs w:val="20"/>
                    <w:rtl/>
                  </w:rPr>
                  <w:t>סביוני נצר סירני - בניין 31</w:t>
                </w:r>
              </w:ins>
            </w:p>
          </w:tc>
        </w:sdtContent>
      </w:sdt>
      <w:tc>
        <w:tcPr>
          <w:tcW w:w="2232" w:type="dxa"/>
        </w:tcPr>
        <w:p w14:paraId="4892C597"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אינסטלציה</w:t>
              </w:r>
            </w:sdtContent>
          </w:sdt>
        </w:p>
      </w:tc>
      <w:tc>
        <w:tcPr>
          <w:tcW w:w="236" w:type="dxa"/>
        </w:tcPr>
        <w:p w14:paraId="41B31057" w14:textId="77777777" w:rsidR="00F648D7" w:rsidRPr="00F9528C" w:rsidRDefault="00F648D7" w:rsidP="002F611D">
          <w:pPr>
            <w:tabs>
              <w:tab w:val="center" w:pos="4153"/>
              <w:tab w:val="right" w:pos="8306"/>
            </w:tabs>
            <w:spacing w:before="0" w:after="0" w:line="240" w:lineRule="auto"/>
            <w:rPr>
              <w:rFonts w:ascii="David" w:hAnsi="David"/>
              <w:sz w:val="16"/>
              <w:szCs w:val="16"/>
              <w:rtl/>
            </w:rPr>
          </w:pPr>
        </w:p>
      </w:tc>
      <w:tc>
        <w:tcPr>
          <w:tcW w:w="1129" w:type="dxa"/>
        </w:tcPr>
        <w:p w14:paraId="0D86B552"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3E6CADB"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Pr>
                  <w:rFonts w:ascii="David" w:hAnsi="David" w:hint="cs"/>
                  <w:sz w:val="20"/>
                  <w:szCs w:val="20"/>
                </w:rPr>
                <w:t>CONT-5-564</w:t>
              </w:r>
            </w:p>
          </w:tc>
        </w:sdtContent>
      </w:sdt>
    </w:tr>
    <w:tr w:rsidR="00F648D7" w:rsidRPr="00F9528C" w14:paraId="18C43C39" w14:textId="77777777" w:rsidTr="002F611D">
      <w:tc>
        <w:tcPr>
          <w:tcW w:w="753" w:type="dxa"/>
        </w:tcPr>
        <w:p w14:paraId="6769A1E5"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A74B4FE" w14:textId="714D65B7" w:rsidR="00F648D7" w:rsidRPr="00F9528C" w:rsidRDefault="001146A6" w:rsidP="002F611D">
              <w:pPr>
                <w:tabs>
                  <w:tab w:val="center" w:pos="4153"/>
                  <w:tab w:val="right" w:pos="8306"/>
                </w:tabs>
                <w:spacing w:before="0" w:after="0" w:line="240" w:lineRule="auto"/>
                <w:rPr>
                  <w:rFonts w:ascii="David" w:hAnsi="David"/>
                  <w:color w:val="00B0F0"/>
                  <w:sz w:val="20"/>
                  <w:szCs w:val="20"/>
                  <w:rtl/>
                </w:rPr>
              </w:pPr>
              <w:ins w:id="153" w:author="Meryl Etman" w:date="2021-05-24T12:16:00Z">
                <w:r>
                  <w:rPr>
                    <w:rFonts w:ascii="David" w:hAnsi="David"/>
                    <w:color w:val="00B0F0"/>
                    <w:sz w:val="20"/>
                    <w:szCs w:val="20"/>
                    <w:rtl/>
                  </w:rPr>
                  <w:t>א.ח. תכנון וייעוץ בהנדסת מים וביוב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648D7" w:rsidRPr="00F9528C" w14:paraId="56E4F6D5" w14:textId="77777777" w:rsidTr="002F611D">
            <w:trPr>
              <w:trHeight w:val="201"/>
            </w:trPr>
            <w:tc>
              <w:tcPr>
                <w:tcW w:w="926" w:type="dxa"/>
              </w:tcPr>
              <w:p w14:paraId="4A505634"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707F23E" w14:textId="77777777" w:rsidR="00F648D7" w:rsidRPr="00F9528C" w:rsidRDefault="00F648D7" w:rsidP="002F611D">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8DE4011"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236" w:type="dxa"/>
        </w:tcPr>
        <w:p w14:paraId="714C9B39"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1129" w:type="dxa"/>
        </w:tcPr>
        <w:p w14:paraId="22EBCBC0"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AF449E9" w14:textId="77777777" w:rsidR="00F648D7" w:rsidRPr="00F9528C" w:rsidRDefault="00F648D7"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F648D7" w:rsidRPr="00F9528C" w14:paraId="28E0E931" w14:textId="77777777" w:rsidTr="002F611D">
      <w:trPr>
        <w:trHeight w:val="80"/>
      </w:trPr>
      <w:tc>
        <w:tcPr>
          <w:tcW w:w="753" w:type="dxa"/>
        </w:tcPr>
        <w:p w14:paraId="3B47229C"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1883" w:type="dxa"/>
        </w:tcPr>
        <w:p w14:paraId="33079496" w14:textId="77777777" w:rsidR="00F648D7" w:rsidRPr="00F9528C" w:rsidRDefault="00F648D7"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4DC1722"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236" w:type="dxa"/>
        </w:tcPr>
        <w:p w14:paraId="4A70489F"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1129" w:type="dxa"/>
        </w:tcPr>
        <w:p w14:paraId="509ECA5C"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c>
        <w:tcPr>
          <w:tcW w:w="2073" w:type="dxa"/>
        </w:tcPr>
        <w:p w14:paraId="76C61A03" w14:textId="77777777" w:rsidR="00F648D7" w:rsidRPr="00F9528C" w:rsidRDefault="00F648D7" w:rsidP="002F611D">
          <w:pPr>
            <w:tabs>
              <w:tab w:val="center" w:pos="4153"/>
              <w:tab w:val="right" w:pos="8306"/>
            </w:tabs>
            <w:spacing w:before="0" w:after="0" w:line="240" w:lineRule="auto"/>
            <w:rPr>
              <w:rFonts w:ascii="David" w:hAnsi="David"/>
              <w:sz w:val="20"/>
              <w:szCs w:val="20"/>
              <w:rtl/>
            </w:rPr>
          </w:pPr>
        </w:p>
      </w:tc>
    </w:tr>
  </w:tbl>
  <w:p w14:paraId="575EB944" w14:textId="77777777" w:rsidR="00F648D7" w:rsidRPr="00E3073A" w:rsidRDefault="00F648D7"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C316B7" w14:textId="77777777" w:rsidR="00F648D7" w:rsidRDefault="00F648D7" w:rsidP="00AF234B">
      <w:pPr>
        <w:spacing w:before="0" w:after="0" w:line="240" w:lineRule="auto"/>
      </w:pPr>
      <w:r>
        <w:separator/>
      </w:r>
    </w:p>
  </w:footnote>
  <w:footnote w:type="continuationSeparator" w:id="0">
    <w:p w14:paraId="75E62767" w14:textId="77777777" w:rsidR="00F648D7" w:rsidRDefault="00F648D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78EE6DD8" w14:textId="77777777" w:rsidR="00F648D7" w:rsidRDefault="00F648D7">
        <w:pPr>
          <w:pStyle w:val="Header"/>
          <w:jc w:val="center"/>
        </w:pPr>
        <w:r>
          <w:fldChar w:fldCharType="begin"/>
        </w:r>
        <w:r>
          <w:instrText xml:space="preserve"> PAGE   \* MERGEFORMAT </w:instrText>
        </w:r>
        <w:r>
          <w:fldChar w:fldCharType="separate"/>
        </w:r>
        <w:r w:rsidR="00B33279">
          <w:rPr>
            <w:noProof/>
            <w:rtl/>
          </w:rPr>
          <w:t>34</w:t>
        </w:r>
        <w:r>
          <w:rPr>
            <w:noProof/>
          </w:rPr>
          <w:fldChar w:fldCharType="end"/>
        </w:r>
      </w:p>
    </w:sdtContent>
  </w:sdt>
  <w:p w14:paraId="6DF8E2EA" w14:textId="77777777" w:rsidR="00F648D7" w:rsidRDefault="00F648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1146A6"/>
    <w:rsid w:val="0011634B"/>
    <w:rsid w:val="00130BD3"/>
    <w:rsid w:val="00134443"/>
    <w:rsid w:val="00134C85"/>
    <w:rsid w:val="00157ACB"/>
    <w:rsid w:val="001A0C3C"/>
    <w:rsid w:val="001A69D5"/>
    <w:rsid w:val="00214ACF"/>
    <w:rsid w:val="002F611D"/>
    <w:rsid w:val="003235F8"/>
    <w:rsid w:val="00376E23"/>
    <w:rsid w:val="003B1029"/>
    <w:rsid w:val="003B5234"/>
    <w:rsid w:val="00552E11"/>
    <w:rsid w:val="0057206A"/>
    <w:rsid w:val="005A3D56"/>
    <w:rsid w:val="0072103C"/>
    <w:rsid w:val="00762A58"/>
    <w:rsid w:val="007B54F0"/>
    <w:rsid w:val="007E40BD"/>
    <w:rsid w:val="008C64C6"/>
    <w:rsid w:val="00942177"/>
    <w:rsid w:val="009906BE"/>
    <w:rsid w:val="009D5E94"/>
    <w:rsid w:val="00A8207F"/>
    <w:rsid w:val="00AD2AC9"/>
    <w:rsid w:val="00AF234B"/>
    <w:rsid w:val="00B2329A"/>
    <w:rsid w:val="00B33279"/>
    <w:rsid w:val="00B55126"/>
    <w:rsid w:val="00B60192"/>
    <w:rsid w:val="00B66D2C"/>
    <w:rsid w:val="00BC51AD"/>
    <w:rsid w:val="00BE17B4"/>
    <w:rsid w:val="00C10D56"/>
    <w:rsid w:val="00C43473"/>
    <w:rsid w:val="00D13234"/>
    <w:rsid w:val="00D5041C"/>
    <w:rsid w:val="00E3073A"/>
    <w:rsid w:val="00E679C7"/>
    <w:rsid w:val="00E779BE"/>
    <w:rsid w:val="00EB51FD"/>
    <w:rsid w:val="00EC37B6"/>
    <w:rsid w:val="00ED58F0"/>
    <w:rsid w:val="00F648D7"/>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3BDF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PlaceholderText"/>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D7931"/>
    <w:rsid w:val="00794045"/>
    <w:rsid w:val="009743DA"/>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C43F4637-A7A1-4A73-B542-6067FD4CB16E}"/>
</file>

<file path=customXml/itemProps4.xml><?xml version="1.0" encoding="utf-8"?>
<ds:datastoreItem xmlns:ds="http://schemas.openxmlformats.org/officeDocument/2006/customXml" ds:itemID="{F601DE3B-7A46-419D-979D-387E8EA783F8}"/>
</file>

<file path=customXml/itemProps5.xml><?xml version="1.0" encoding="utf-8"?>
<ds:datastoreItem xmlns:ds="http://schemas.openxmlformats.org/officeDocument/2006/customXml" ds:itemID="{644E8770-B6D2-4092-93B1-83C83E3F9FCF}"/>
</file>

<file path=docProps/app.xml><?xml version="1.0" encoding="utf-8"?>
<Properties xmlns="http://schemas.openxmlformats.org/officeDocument/2006/extended-properties" xmlns:vt="http://schemas.openxmlformats.org/officeDocument/2006/docPropsVTypes">
  <Template>Normal</Template>
  <TotalTime>48</TotalTime>
  <Pages>39</Pages>
  <Words>11021</Words>
  <Characters>55108</Characters>
  <Application>Microsoft Office Word</Application>
  <DocSecurity>0</DocSecurity>
  <Lines>459</Lines>
  <Paragraphs>131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65998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4</cp:revision>
  <dcterms:created xsi:type="dcterms:W3CDTF">2021-05-24T08:42:00Z</dcterms:created>
  <dcterms:modified xsi:type="dcterms:W3CDTF">2021-05-24T09:30:00Z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3fd94f7c-250a-4927-b836-b7eac333a71f</vt:lpwstr>
  </property>
</Properties>
</file>