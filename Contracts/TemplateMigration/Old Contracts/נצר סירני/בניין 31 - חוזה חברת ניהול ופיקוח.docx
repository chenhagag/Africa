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39169A" w14:textId="77777777" w:rsidR="00EB5A81" w:rsidRDefault="00EB5A81" w:rsidP="00EB5A81">
      <w:pPr>
        <w:ind w:left="240"/>
        <w:jc w:val="center"/>
        <w:rPr>
          <w:bCs/>
          <w:color w:val="000000"/>
          <w:sz w:val="24"/>
          <w:szCs w:val="24"/>
          <w:u w:val="single"/>
          <w:rtl/>
        </w:rPr>
      </w:pPr>
      <w:bookmarkStart w:id="0" w:name="_GoBack"/>
      <w:bookmarkEnd w:id="0"/>
    </w:p>
    <w:p w14:paraId="2924BCF5" w14:textId="77777777" w:rsidR="00EB5A81" w:rsidRDefault="00EB5A81" w:rsidP="00EB5A81">
      <w:pPr>
        <w:ind w:left="240"/>
        <w:jc w:val="center"/>
        <w:rPr>
          <w:bCs/>
          <w:color w:val="000000"/>
          <w:sz w:val="24"/>
          <w:szCs w:val="24"/>
          <w:u w:val="single"/>
          <w:rtl/>
        </w:rPr>
      </w:pPr>
    </w:p>
    <w:p w14:paraId="0171C087" w14:textId="77777777" w:rsidR="00EB5A81" w:rsidRDefault="00EB5A81" w:rsidP="00EB5A81">
      <w:pPr>
        <w:ind w:left="240"/>
        <w:jc w:val="center"/>
        <w:rPr>
          <w:bCs/>
          <w:color w:val="000000"/>
          <w:sz w:val="24"/>
          <w:szCs w:val="24"/>
          <w:u w:val="single"/>
          <w:rtl/>
        </w:rPr>
      </w:pPr>
    </w:p>
    <w:p w14:paraId="03F39B6A" w14:textId="77777777" w:rsidR="00EB5A81" w:rsidRDefault="00EB5A81" w:rsidP="00EB5A81">
      <w:pPr>
        <w:ind w:left="240"/>
        <w:jc w:val="center"/>
        <w:rPr>
          <w:bCs/>
          <w:color w:val="000000"/>
          <w:sz w:val="24"/>
          <w:szCs w:val="24"/>
          <w:u w:val="single"/>
          <w:rtl/>
        </w:rPr>
      </w:pPr>
    </w:p>
    <w:p w14:paraId="339DF6F8" w14:textId="77777777" w:rsidR="00EB5A81" w:rsidRDefault="00EB5A81" w:rsidP="00EB5A81">
      <w:pPr>
        <w:ind w:left="240"/>
        <w:jc w:val="center"/>
        <w:rPr>
          <w:bCs/>
          <w:color w:val="000000"/>
          <w:sz w:val="24"/>
          <w:szCs w:val="24"/>
          <w:u w:val="single"/>
          <w:rtl/>
        </w:rPr>
      </w:pPr>
    </w:p>
    <w:p w14:paraId="4E1855AD" w14:textId="77777777" w:rsidR="00EB5A81" w:rsidRDefault="00EB5A81" w:rsidP="00EB5A81">
      <w:pPr>
        <w:ind w:left="240"/>
        <w:jc w:val="center"/>
        <w:rPr>
          <w:bCs/>
          <w:color w:val="000000"/>
          <w:sz w:val="24"/>
          <w:szCs w:val="24"/>
          <w:u w:val="single"/>
          <w:rtl/>
        </w:rPr>
      </w:pPr>
    </w:p>
    <w:p w14:paraId="169BB6A3" w14:textId="77777777" w:rsidR="00EB5A81" w:rsidRDefault="00EB5A81" w:rsidP="00EB5A81">
      <w:pPr>
        <w:pStyle w:val="Title"/>
        <w:rPr>
          <w:noProof/>
          <w:rtl/>
          <w:lang w:eastAsia="en-US"/>
        </w:rPr>
      </w:pPr>
    </w:p>
    <w:p w14:paraId="6EBA52D8" w14:textId="77777777" w:rsidR="00EB5A81" w:rsidRDefault="00EB5A81" w:rsidP="00EB5A81">
      <w:pPr>
        <w:pStyle w:val="Title"/>
        <w:rPr>
          <w:noProof/>
          <w:rtl/>
          <w:lang w:eastAsia="en-US"/>
        </w:rPr>
      </w:pPr>
    </w:p>
    <w:p w14:paraId="7D091B2E" w14:textId="77777777" w:rsidR="00EB5A81" w:rsidRPr="009663E1" w:rsidRDefault="00EB5A81" w:rsidP="00EB5A81">
      <w:pPr>
        <w:pStyle w:val="Title"/>
        <w:rPr>
          <w:i w:val="0"/>
          <w:iCs w:val="0"/>
          <w:u w:val="none"/>
          <w:rtl/>
        </w:rPr>
      </w:pPr>
      <w:r w:rsidRPr="009663E1">
        <w:rPr>
          <w:noProof/>
          <w:u w:val="none"/>
          <w:lang w:eastAsia="en-US"/>
        </w:rPr>
        <w:drawing>
          <wp:inline distT="0" distB="0" distL="0" distR="0" wp14:anchorId="105949A0" wp14:editId="4C6A3C1E">
            <wp:extent cx="5273675" cy="467995"/>
            <wp:effectExtent l="0" t="0" r="3175" b="8255"/>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3675" cy="467995"/>
                    </a:xfrm>
                    <a:prstGeom prst="rect">
                      <a:avLst/>
                    </a:prstGeom>
                    <a:noFill/>
                    <a:ln>
                      <a:noFill/>
                    </a:ln>
                  </pic:spPr>
                </pic:pic>
              </a:graphicData>
            </a:graphic>
          </wp:inline>
        </w:drawing>
      </w:r>
    </w:p>
    <w:p w14:paraId="6164B782" w14:textId="77777777" w:rsidR="00EB5A81" w:rsidRPr="009663E1" w:rsidRDefault="00EB5A81" w:rsidP="00EB5A81">
      <w:pPr>
        <w:pStyle w:val="Title"/>
        <w:rPr>
          <w:i w:val="0"/>
          <w:iCs w:val="0"/>
          <w:u w:val="none"/>
          <w:rtl/>
        </w:rPr>
      </w:pPr>
    </w:p>
    <w:p w14:paraId="6FE0E38B" w14:textId="77777777" w:rsidR="00EB5A81" w:rsidRDefault="00EB5A81" w:rsidP="00EB5A81">
      <w:pPr>
        <w:pStyle w:val="Title"/>
        <w:rPr>
          <w:i w:val="0"/>
          <w:iCs w:val="0"/>
          <w:rtl/>
        </w:rPr>
      </w:pPr>
    </w:p>
    <w:p w14:paraId="21864C3A" w14:textId="77777777" w:rsidR="00FA6134" w:rsidRDefault="00FA6134" w:rsidP="00EB5A81">
      <w:pPr>
        <w:pStyle w:val="Title"/>
        <w:rPr>
          <w:i w:val="0"/>
          <w:iCs w:val="0"/>
          <w:rtl/>
        </w:rPr>
      </w:pPr>
    </w:p>
    <w:p w14:paraId="382702F2" w14:textId="77777777" w:rsidR="00FA6134" w:rsidRDefault="00FA6134" w:rsidP="00EB5A81">
      <w:pPr>
        <w:pStyle w:val="Title"/>
        <w:rPr>
          <w:i w:val="0"/>
          <w:iCs w:val="0"/>
          <w:rtl/>
        </w:rPr>
      </w:pPr>
    </w:p>
    <w:p w14:paraId="4BA8C864" w14:textId="77777777" w:rsidR="00FA6134" w:rsidRDefault="00FA6134" w:rsidP="00EB5A81">
      <w:pPr>
        <w:pStyle w:val="Title"/>
        <w:rPr>
          <w:i w:val="0"/>
          <w:iCs w:val="0"/>
          <w:rtl/>
        </w:rPr>
      </w:pPr>
    </w:p>
    <w:p w14:paraId="251C934D" w14:textId="77777777" w:rsidR="00EB5A81" w:rsidRDefault="00EB5A81" w:rsidP="00EB5A81">
      <w:pPr>
        <w:pStyle w:val="Title"/>
        <w:rPr>
          <w:i w:val="0"/>
          <w:iCs w:val="0"/>
          <w:rtl/>
        </w:rPr>
      </w:pPr>
      <w:r>
        <w:rPr>
          <w:rFonts w:hint="cs"/>
          <w:i w:val="0"/>
          <w:iCs w:val="0"/>
          <w:rtl/>
        </w:rPr>
        <w:t>חוזה חברת ניהול ופיקוח פרויקטים</w:t>
      </w:r>
    </w:p>
    <w:p w14:paraId="544BA4D2" w14:textId="77777777" w:rsidR="00EB5A81" w:rsidRDefault="00EB5A81" w:rsidP="00EB5A81">
      <w:pPr>
        <w:pStyle w:val="Title"/>
        <w:rPr>
          <w:i w:val="0"/>
          <w:iCs w:val="0"/>
          <w:rtl/>
        </w:rPr>
      </w:pPr>
    </w:p>
    <w:p w14:paraId="74FF00CD" w14:textId="77777777" w:rsidR="00EB5A81" w:rsidRPr="00E31259" w:rsidRDefault="00EB5A81" w:rsidP="00EB5A81">
      <w:pPr>
        <w:pStyle w:val="Title"/>
        <w:rPr>
          <w:i w:val="0"/>
          <w:iCs w:val="0"/>
          <w:color w:val="00B0F0"/>
          <w:rtl/>
        </w:rPr>
      </w:pPr>
    </w:p>
    <w:p w14:paraId="75CEA39E" w14:textId="77777777" w:rsidR="00FA6134" w:rsidRPr="00E31259" w:rsidRDefault="00FA6134" w:rsidP="00EB5A81">
      <w:pPr>
        <w:pStyle w:val="Title"/>
        <w:rPr>
          <w:i w:val="0"/>
          <w:iCs w:val="0"/>
          <w:color w:val="00B0F0"/>
          <w:rtl/>
        </w:rPr>
      </w:pPr>
    </w:p>
    <w:p w14:paraId="1367DB03" w14:textId="77777777" w:rsidR="00FA6134" w:rsidRPr="00E31259" w:rsidRDefault="00FA6134" w:rsidP="00FA6134">
      <w:pPr>
        <w:widowControl w:val="0"/>
        <w:jc w:val="center"/>
        <w:rPr>
          <w:rFonts w:ascii="Times New Roman" w:eastAsia="Times New Roman" w:hAnsi="Times New Roman"/>
          <w:bCs/>
          <w:color w:val="00B0F0"/>
          <w:sz w:val="32"/>
          <w:szCs w:val="32"/>
          <w:u w:val="single"/>
          <w:rtl/>
          <w:lang w:eastAsia="he-IL"/>
        </w:rPr>
      </w:pPr>
    </w:p>
    <w:p w14:paraId="1249CA40" w14:textId="77777777" w:rsidR="00FA6134" w:rsidRPr="00E31259" w:rsidRDefault="00FA6134" w:rsidP="00FA6134">
      <w:pPr>
        <w:widowControl w:val="0"/>
        <w:jc w:val="center"/>
        <w:rPr>
          <w:rFonts w:ascii="Times New Roman" w:eastAsia="Times New Roman" w:hAnsi="Times New Roman"/>
          <w:bCs/>
          <w:color w:val="00B0F0"/>
          <w:sz w:val="32"/>
          <w:szCs w:val="32"/>
          <w:u w:val="single"/>
          <w:rtl/>
          <w:lang w:eastAsia="he-IL"/>
        </w:rPr>
      </w:pPr>
    </w:p>
    <w:sdt>
      <w:sdtPr>
        <w:rPr>
          <w:rFonts w:ascii="Times New Roman" w:eastAsia="Times New Roman" w:hAnsi="Times New Roman"/>
          <w:bCs/>
          <w:color w:val="00B0F0"/>
          <w:sz w:val="32"/>
          <w:szCs w:val="32"/>
          <w:u w:val="single"/>
          <w:rtl/>
          <w:lang w:eastAsia="he-IL"/>
        </w:rPr>
        <w:alias w:val="שם הפרויקט"/>
        <w:tag w:val="cntProjectName"/>
        <w:id w:val="-1115283160"/>
        <w:placeholder>
          <w:docPart w:val="823C83516B30433AB1E9711A3B8A11F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33E0A9A8" w14:textId="1D3AE276" w:rsidR="00FA6134" w:rsidRPr="00E31259" w:rsidRDefault="00E62176" w:rsidP="00FA6134">
          <w:pPr>
            <w:widowControl w:val="0"/>
            <w:jc w:val="center"/>
            <w:rPr>
              <w:rFonts w:ascii="Times New Roman" w:eastAsia="Times New Roman" w:hAnsi="Times New Roman"/>
              <w:bCs/>
              <w:color w:val="00B0F0"/>
              <w:sz w:val="32"/>
              <w:szCs w:val="32"/>
              <w:u w:val="single"/>
              <w:rtl/>
              <w:lang w:eastAsia="he-IL"/>
            </w:rPr>
          </w:pPr>
          <w:ins w:id="1" w:author="Meryl Etman" w:date="2021-05-26T15:39:00Z">
            <w:r>
              <w:rPr>
                <w:rFonts w:ascii="Times New Roman" w:eastAsia="Times New Roman" w:hAnsi="Times New Roman"/>
                <w:bCs/>
                <w:color w:val="00B0F0"/>
                <w:sz w:val="32"/>
                <w:szCs w:val="32"/>
                <w:u w:val="single"/>
                <w:rtl/>
                <w:lang w:eastAsia="he-IL"/>
              </w:rPr>
              <w:t>סביוני נצר סירני - בניין 31</w:t>
            </w:r>
          </w:ins>
        </w:p>
      </w:sdtContent>
    </w:sdt>
    <w:p w14:paraId="4CD9528B" w14:textId="77777777" w:rsidR="00FA6134" w:rsidRPr="00E31259" w:rsidRDefault="00FA6134" w:rsidP="00FA6134">
      <w:pPr>
        <w:widowControl w:val="0"/>
        <w:jc w:val="center"/>
        <w:rPr>
          <w:rFonts w:ascii="Times New Roman" w:eastAsia="Times New Roman" w:hAnsi="Times New Roman"/>
          <w:bCs/>
          <w:color w:val="00B0F0"/>
          <w:sz w:val="32"/>
          <w:szCs w:val="32"/>
          <w:u w:val="single"/>
          <w:rtl/>
          <w:lang w:eastAsia="he-IL"/>
        </w:rPr>
      </w:pPr>
    </w:p>
    <w:sdt>
      <w:sdtPr>
        <w:rPr>
          <w:rFonts w:ascii="Times New Roman" w:eastAsia="Times New Roman" w:hAnsi="Times New Roman"/>
          <w:bCs/>
          <w:color w:val="00B0F0"/>
          <w:sz w:val="32"/>
          <w:szCs w:val="32"/>
          <w:u w:val="single"/>
          <w:rtl/>
          <w:lang w:eastAsia="he-IL"/>
        </w:rPr>
        <w:alias w:val="שם אתר"/>
        <w:tag w:val="cntSite"/>
        <w:id w:val="2071999276"/>
        <w:placeholder>
          <w:docPart w:val="D82D55D50F534BC3A48A227E3979D0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48408765" w14:textId="383A9FA5" w:rsidR="00FA6134" w:rsidRPr="00E31259" w:rsidRDefault="00E62176" w:rsidP="00FA6134">
          <w:pPr>
            <w:widowControl w:val="0"/>
            <w:jc w:val="center"/>
            <w:rPr>
              <w:rFonts w:ascii="Times New Roman" w:eastAsia="Times New Roman" w:hAnsi="Times New Roman"/>
              <w:bCs/>
              <w:color w:val="00B0F0"/>
              <w:sz w:val="32"/>
              <w:szCs w:val="32"/>
              <w:u w:val="single"/>
              <w:rtl/>
              <w:lang w:eastAsia="he-IL"/>
            </w:rPr>
          </w:pPr>
          <w:ins w:id="2" w:author="Meryl Etman" w:date="2021-05-26T15:39:00Z">
            <w:r>
              <w:rPr>
                <w:rFonts w:ascii="Times New Roman" w:eastAsia="Times New Roman" w:hAnsi="Times New Roman"/>
                <w:bCs/>
                <w:color w:val="00B0F0"/>
                <w:sz w:val="32"/>
                <w:szCs w:val="32"/>
                <w:u w:val="single"/>
                <w:rtl/>
                <w:lang w:eastAsia="he-IL"/>
              </w:rPr>
              <w:t>סביוני נצר סירני</w:t>
            </w:r>
          </w:ins>
        </w:p>
      </w:sdtContent>
    </w:sdt>
    <w:p w14:paraId="6E9712EB" w14:textId="77777777" w:rsidR="00EB5A81" w:rsidRPr="00E31259" w:rsidRDefault="00EB5A81" w:rsidP="00EB5A81">
      <w:pPr>
        <w:ind w:left="240"/>
        <w:jc w:val="center"/>
        <w:rPr>
          <w:bCs/>
          <w:color w:val="00B0F0"/>
          <w:sz w:val="24"/>
          <w:szCs w:val="24"/>
          <w:u w:val="single"/>
          <w:rtl/>
        </w:rPr>
      </w:pPr>
    </w:p>
    <w:p w14:paraId="34BDAA6C" w14:textId="77777777" w:rsidR="00EB5A81" w:rsidRPr="00E31259" w:rsidRDefault="00EB5A81" w:rsidP="00EB5A81">
      <w:pPr>
        <w:ind w:left="240"/>
        <w:jc w:val="center"/>
        <w:rPr>
          <w:bCs/>
          <w:color w:val="00B0F0"/>
          <w:sz w:val="24"/>
          <w:szCs w:val="24"/>
          <w:u w:val="single"/>
          <w:rtl/>
        </w:rPr>
      </w:pPr>
    </w:p>
    <w:p w14:paraId="6B3FBE2F" w14:textId="77777777" w:rsidR="00EB5A81" w:rsidRPr="00E31259" w:rsidRDefault="00EB5A81" w:rsidP="00EB5A81">
      <w:pPr>
        <w:ind w:left="240"/>
        <w:jc w:val="center"/>
        <w:rPr>
          <w:bCs/>
          <w:color w:val="00B0F0"/>
          <w:sz w:val="24"/>
          <w:szCs w:val="24"/>
          <w:u w:val="single"/>
          <w:rtl/>
        </w:rPr>
      </w:pPr>
    </w:p>
    <w:p w14:paraId="076FFFD2" w14:textId="77777777" w:rsidR="00EB5A81" w:rsidRPr="00E31259" w:rsidRDefault="00EB5A81" w:rsidP="00EB5A81">
      <w:pPr>
        <w:ind w:left="240"/>
        <w:jc w:val="center"/>
        <w:rPr>
          <w:bCs/>
          <w:color w:val="00B0F0"/>
          <w:sz w:val="24"/>
          <w:szCs w:val="24"/>
          <w:u w:val="single"/>
          <w:rtl/>
        </w:rPr>
      </w:pPr>
    </w:p>
    <w:p w14:paraId="6EB5E0BF" w14:textId="77777777" w:rsidR="00EB5A81" w:rsidRDefault="00EB5A81" w:rsidP="00EB5A81">
      <w:pPr>
        <w:ind w:left="240"/>
        <w:jc w:val="center"/>
        <w:rPr>
          <w:bCs/>
          <w:color w:val="000000"/>
          <w:sz w:val="24"/>
          <w:szCs w:val="24"/>
          <w:u w:val="single"/>
          <w:rtl/>
        </w:rPr>
      </w:pPr>
    </w:p>
    <w:p w14:paraId="527BE7D6" w14:textId="77777777" w:rsidR="00EB5A81" w:rsidRDefault="00EB5A81" w:rsidP="00EB5A81">
      <w:pPr>
        <w:ind w:left="240"/>
        <w:jc w:val="center"/>
        <w:rPr>
          <w:bCs/>
          <w:color w:val="000000"/>
          <w:sz w:val="24"/>
          <w:szCs w:val="24"/>
          <w:u w:val="single"/>
          <w:rtl/>
        </w:rPr>
      </w:pPr>
    </w:p>
    <w:p w14:paraId="7679DEAC" w14:textId="77777777" w:rsidR="00EB5A81" w:rsidRDefault="00EB5A81" w:rsidP="00EB5A81">
      <w:pPr>
        <w:ind w:left="240"/>
        <w:jc w:val="center"/>
        <w:rPr>
          <w:bCs/>
          <w:color w:val="000000"/>
          <w:sz w:val="24"/>
          <w:szCs w:val="24"/>
          <w:u w:val="single"/>
          <w:rtl/>
        </w:rPr>
      </w:pPr>
    </w:p>
    <w:p w14:paraId="3C6055D6" w14:textId="77777777" w:rsidR="00EB5A81" w:rsidRDefault="00EB5A81" w:rsidP="00EB5A81">
      <w:pPr>
        <w:ind w:left="240"/>
        <w:jc w:val="center"/>
        <w:rPr>
          <w:bCs/>
          <w:color w:val="000000"/>
          <w:sz w:val="24"/>
          <w:szCs w:val="24"/>
          <w:u w:val="single"/>
          <w:rtl/>
        </w:rPr>
      </w:pPr>
    </w:p>
    <w:p w14:paraId="56C9B534" w14:textId="77777777" w:rsidR="00EB5A81" w:rsidRDefault="00EB5A81" w:rsidP="00EB5A81">
      <w:pPr>
        <w:ind w:left="240"/>
        <w:jc w:val="center"/>
        <w:rPr>
          <w:bCs/>
          <w:color w:val="000000"/>
          <w:sz w:val="24"/>
          <w:szCs w:val="24"/>
          <w:u w:val="single"/>
          <w:rtl/>
        </w:rPr>
      </w:pPr>
    </w:p>
    <w:p w14:paraId="13396A27" w14:textId="77777777" w:rsidR="00EB5A81" w:rsidRDefault="00EB5A81" w:rsidP="00EB5A81">
      <w:pPr>
        <w:ind w:left="240"/>
        <w:jc w:val="center"/>
        <w:rPr>
          <w:bCs/>
          <w:color w:val="000000"/>
          <w:sz w:val="24"/>
          <w:szCs w:val="24"/>
          <w:u w:val="single"/>
          <w:rtl/>
        </w:rPr>
      </w:pPr>
    </w:p>
    <w:p w14:paraId="1CAA20FA" w14:textId="77777777" w:rsidR="00EB5A81" w:rsidRDefault="00EB5A81" w:rsidP="00EB5A81">
      <w:pPr>
        <w:ind w:left="240"/>
        <w:jc w:val="center"/>
        <w:rPr>
          <w:bCs/>
          <w:color w:val="000000"/>
          <w:sz w:val="24"/>
          <w:szCs w:val="24"/>
          <w:u w:val="single"/>
          <w:rtl/>
        </w:rPr>
      </w:pPr>
    </w:p>
    <w:p w14:paraId="45BFE33F" w14:textId="77777777" w:rsidR="00EB5A81" w:rsidRDefault="00EB5A81" w:rsidP="00EB5A81">
      <w:pPr>
        <w:ind w:left="240"/>
        <w:jc w:val="center"/>
        <w:rPr>
          <w:bCs/>
          <w:color w:val="000000"/>
          <w:sz w:val="24"/>
          <w:szCs w:val="24"/>
          <w:u w:val="single"/>
          <w:rtl/>
        </w:rPr>
      </w:pPr>
    </w:p>
    <w:p w14:paraId="6D7DCC37" w14:textId="77777777" w:rsidR="00EB5A81" w:rsidRDefault="00EB5A81" w:rsidP="00EB5A81">
      <w:pPr>
        <w:ind w:left="240"/>
        <w:jc w:val="center"/>
        <w:rPr>
          <w:bCs/>
          <w:color w:val="000000"/>
          <w:sz w:val="24"/>
          <w:szCs w:val="24"/>
          <w:u w:val="single"/>
          <w:rtl/>
        </w:rPr>
      </w:pPr>
    </w:p>
    <w:p w14:paraId="0E103C24" w14:textId="77777777" w:rsidR="00EB5A81" w:rsidRDefault="00EB5A81" w:rsidP="00EB5A81">
      <w:pPr>
        <w:ind w:left="240"/>
        <w:jc w:val="center"/>
        <w:rPr>
          <w:bCs/>
          <w:color w:val="000000"/>
          <w:sz w:val="24"/>
          <w:szCs w:val="24"/>
          <w:u w:val="single"/>
          <w:rtl/>
        </w:rPr>
      </w:pPr>
    </w:p>
    <w:p w14:paraId="1FDFE2C2" w14:textId="77777777" w:rsidR="00EB5A81" w:rsidRDefault="00EB5A81" w:rsidP="00EB5A81">
      <w:pPr>
        <w:ind w:left="240"/>
        <w:jc w:val="center"/>
        <w:rPr>
          <w:bCs/>
          <w:color w:val="000000"/>
          <w:sz w:val="24"/>
          <w:szCs w:val="24"/>
          <w:u w:val="single"/>
          <w:rtl/>
        </w:rPr>
      </w:pPr>
    </w:p>
    <w:p w14:paraId="6B0AF05C" w14:textId="77777777" w:rsidR="00EB5A81" w:rsidRDefault="00EB5A81" w:rsidP="00EB5A81">
      <w:pPr>
        <w:ind w:left="240"/>
        <w:jc w:val="center"/>
        <w:rPr>
          <w:bCs/>
          <w:color w:val="000000"/>
          <w:sz w:val="24"/>
          <w:szCs w:val="24"/>
          <w:u w:val="single"/>
          <w:rtl/>
        </w:rPr>
      </w:pPr>
    </w:p>
    <w:p w14:paraId="1DB3E8FE" w14:textId="77777777" w:rsidR="00EB5A81" w:rsidRDefault="00EB5A81" w:rsidP="00EB5A81">
      <w:pPr>
        <w:ind w:left="240"/>
        <w:jc w:val="center"/>
        <w:rPr>
          <w:bCs/>
          <w:color w:val="000000"/>
          <w:sz w:val="24"/>
          <w:szCs w:val="24"/>
          <w:u w:val="single"/>
          <w:rtl/>
        </w:rPr>
      </w:pPr>
    </w:p>
    <w:p w14:paraId="19FE1D96" w14:textId="77777777" w:rsidR="00EB5A81" w:rsidRDefault="00EB5A81" w:rsidP="00EB5A81">
      <w:pPr>
        <w:ind w:left="240"/>
        <w:jc w:val="center"/>
        <w:rPr>
          <w:bCs/>
          <w:color w:val="000000"/>
          <w:sz w:val="24"/>
          <w:szCs w:val="24"/>
          <w:u w:val="single"/>
          <w:rtl/>
        </w:rPr>
      </w:pPr>
    </w:p>
    <w:p w14:paraId="44C1B7A4" w14:textId="77777777" w:rsidR="00EB5A81" w:rsidRDefault="00EB5A81" w:rsidP="00EB5A81">
      <w:pPr>
        <w:ind w:left="240"/>
        <w:jc w:val="center"/>
        <w:rPr>
          <w:bCs/>
          <w:color w:val="000000"/>
          <w:sz w:val="24"/>
          <w:szCs w:val="24"/>
          <w:u w:val="single"/>
          <w:rtl/>
        </w:rPr>
      </w:pPr>
    </w:p>
    <w:p w14:paraId="56AEF89A" w14:textId="77777777" w:rsidR="00EB5A81" w:rsidRDefault="00EB5A81" w:rsidP="00EB5A81">
      <w:pPr>
        <w:ind w:left="240"/>
        <w:jc w:val="center"/>
        <w:rPr>
          <w:bCs/>
          <w:color w:val="000000"/>
          <w:sz w:val="24"/>
          <w:szCs w:val="24"/>
          <w:u w:val="single"/>
          <w:rtl/>
        </w:rPr>
      </w:pPr>
    </w:p>
    <w:p w14:paraId="1184069D" w14:textId="77777777" w:rsidR="00EB5A81" w:rsidRDefault="00EB5A81" w:rsidP="00EB5A81">
      <w:pPr>
        <w:ind w:left="240"/>
        <w:jc w:val="center"/>
        <w:rPr>
          <w:bCs/>
          <w:color w:val="000000"/>
          <w:sz w:val="24"/>
          <w:szCs w:val="24"/>
          <w:u w:val="single"/>
          <w:rtl/>
        </w:rPr>
      </w:pPr>
    </w:p>
    <w:p w14:paraId="10FE6046" w14:textId="77777777" w:rsidR="00EB5A81" w:rsidRDefault="00EB5A81" w:rsidP="00EB5A81">
      <w:pPr>
        <w:ind w:left="240"/>
        <w:jc w:val="center"/>
        <w:rPr>
          <w:bCs/>
          <w:color w:val="000000"/>
          <w:sz w:val="24"/>
          <w:szCs w:val="24"/>
          <w:u w:val="single"/>
          <w:rtl/>
        </w:rPr>
      </w:pPr>
    </w:p>
    <w:p w14:paraId="09C0097E" w14:textId="77777777" w:rsidR="00EB5A81" w:rsidRDefault="00EB5A81" w:rsidP="00EB5A81">
      <w:pPr>
        <w:ind w:left="240"/>
        <w:jc w:val="center"/>
        <w:rPr>
          <w:bCs/>
          <w:color w:val="000000"/>
          <w:sz w:val="24"/>
          <w:szCs w:val="24"/>
          <w:u w:val="single"/>
          <w:rtl/>
        </w:rPr>
      </w:pPr>
    </w:p>
    <w:p w14:paraId="2738D2C2" w14:textId="77777777" w:rsidR="00EB5A81" w:rsidRDefault="00EB5A81" w:rsidP="00EB5A81">
      <w:pPr>
        <w:ind w:left="240"/>
        <w:jc w:val="center"/>
        <w:rPr>
          <w:bCs/>
          <w:color w:val="000000"/>
          <w:sz w:val="24"/>
          <w:szCs w:val="24"/>
          <w:u w:val="single"/>
          <w:rtl/>
        </w:rPr>
      </w:pPr>
    </w:p>
    <w:p w14:paraId="49FA27DB" w14:textId="77777777" w:rsidR="00EB5A81" w:rsidRDefault="00EB5A81" w:rsidP="00EB5A81">
      <w:pPr>
        <w:ind w:left="240"/>
        <w:jc w:val="center"/>
        <w:rPr>
          <w:bCs/>
          <w:color w:val="000000"/>
          <w:sz w:val="24"/>
          <w:szCs w:val="24"/>
          <w:u w:val="single"/>
          <w:rtl/>
        </w:rPr>
      </w:pPr>
    </w:p>
    <w:p w14:paraId="1CD7CC0F" w14:textId="77777777" w:rsidR="00EB5A81" w:rsidRDefault="00EB5A81" w:rsidP="00EB5A81">
      <w:pPr>
        <w:ind w:left="240"/>
        <w:jc w:val="center"/>
        <w:rPr>
          <w:bCs/>
          <w:color w:val="000000"/>
          <w:sz w:val="24"/>
          <w:szCs w:val="24"/>
          <w:u w:val="single"/>
          <w:rtl/>
        </w:rPr>
      </w:pPr>
    </w:p>
    <w:p w14:paraId="1DBC2A93" w14:textId="77777777" w:rsidR="00EB5A81" w:rsidRDefault="00EB5A81" w:rsidP="00EB5A81">
      <w:pPr>
        <w:ind w:left="240"/>
        <w:jc w:val="center"/>
        <w:rPr>
          <w:bCs/>
          <w:color w:val="000000"/>
          <w:sz w:val="24"/>
          <w:szCs w:val="24"/>
          <w:u w:val="single"/>
          <w:rtl/>
        </w:rPr>
      </w:pPr>
    </w:p>
    <w:p w14:paraId="56BA1C0C" w14:textId="77777777" w:rsidR="00EB5A81" w:rsidRDefault="00EB5A81" w:rsidP="00EB5A81">
      <w:pPr>
        <w:rPr>
          <w:bCs/>
          <w:color w:val="000000"/>
          <w:sz w:val="24"/>
          <w:szCs w:val="24"/>
          <w:u w:val="single"/>
          <w:rtl/>
        </w:rPr>
      </w:pPr>
      <w:r>
        <w:rPr>
          <w:bCs/>
          <w:color w:val="000000"/>
          <w:sz w:val="24"/>
          <w:szCs w:val="24"/>
          <w:u w:val="single"/>
          <w:rtl/>
        </w:rPr>
        <w:br w:type="page"/>
      </w:r>
    </w:p>
    <w:p w14:paraId="3CD2DF9C" w14:textId="77777777" w:rsidR="00EB5A81" w:rsidRPr="00FA6134" w:rsidRDefault="00FA6134" w:rsidP="00EB5A81">
      <w:pPr>
        <w:ind w:left="240"/>
        <w:jc w:val="center"/>
        <w:rPr>
          <w:b/>
          <w:color w:val="000000"/>
          <w:sz w:val="32"/>
          <w:szCs w:val="32"/>
          <w:u w:val="single"/>
          <w:rtl/>
        </w:rPr>
      </w:pPr>
      <w:r>
        <w:rPr>
          <w:b/>
          <w:color w:val="000000"/>
          <w:sz w:val="32"/>
          <w:szCs w:val="32"/>
          <w:u w:val="single"/>
          <w:rtl/>
        </w:rPr>
        <w:lastRenderedPageBreak/>
        <w:t>חוז</w:t>
      </w:r>
      <w:r w:rsidR="00EB5A81" w:rsidRPr="00FA6134">
        <w:rPr>
          <w:b/>
          <w:color w:val="000000"/>
          <w:sz w:val="32"/>
          <w:szCs w:val="32"/>
          <w:u w:val="single"/>
          <w:rtl/>
        </w:rPr>
        <w:t>ה</w:t>
      </w:r>
      <w:r w:rsidRPr="00FA6134">
        <w:rPr>
          <w:rFonts w:hint="cs"/>
          <w:b/>
          <w:color w:val="000000"/>
          <w:sz w:val="32"/>
          <w:szCs w:val="32"/>
          <w:u w:val="single"/>
          <w:rtl/>
        </w:rPr>
        <w:t xml:space="preserve"> חברת ניהול ופיקוח</w:t>
      </w:r>
      <w:r w:rsidR="00E31259">
        <w:rPr>
          <w:rFonts w:hint="cs"/>
          <w:b/>
          <w:color w:val="000000"/>
          <w:sz w:val="32"/>
          <w:szCs w:val="32"/>
          <w:u w:val="single"/>
          <w:rtl/>
        </w:rPr>
        <w:t xml:space="preserve"> פרויקטים</w:t>
      </w:r>
    </w:p>
    <w:p w14:paraId="00D9490E" w14:textId="77777777" w:rsidR="00FA6134" w:rsidRDefault="00FA6134" w:rsidP="00076D28">
      <w:pPr>
        <w:ind w:left="240"/>
        <w:jc w:val="center"/>
        <w:rPr>
          <w:color w:val="000000"/>
          <w:sz w:val="24"/>
          <w:szCs w:val="24"/>
          <w:rtl/>
        </w:rPr>
      </w:pPr>
    </w:p>
    <w:p w14:paraId="2AD44859" w14:textId="15C938AE" w:rsidR="00EB5A81" w:rsidRPr="009014A0" w:rsidRDefault="00EB5A81" w:rsidP="00076D28">
      <w:pPr>
        <w:ind w:left="240"/>
        <w:jc w:val="center"/>
        <w:rPr>
          <w:color w:val="0000FF"/>
          <w:sz w:val="24"/>
          <w:szCs w:val="24"/>
          <w:rtl/>
        </w:rPr>
      </w:pPr>
      <w:r w:rsidRPr="009014A0">
        <w:rPr>
          <w:color w:val="000000"/>
          <w:sz w:val="24"/>
          <w:szCs w:val="24"/>
          <w:rtl/>
        </w:rPr>
        <w:t xml:space="preserve">שנערך ונחתם בתאריך </w:t>
      </w:r>
      <w:sdt>
        <w:sdtPr>
          <w:rPr>
            <w:color w:val="0000FF"/>
            <w:sz w:val="24"/>
            <w:szCs w:val="24"/>
            <w:rtl/>
          </w:rPr>
          <w:alias w:val="תאריך חתימת חוזה"/>
          <w:tag w:val="cntSignDate"/>
          <w:id w:val="2143769805"/>
          <w:placeholder>
            <w:docPart w:val="C0D966D9F62A451E8B12532FF5E59FE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1-20T00:00:00Z">
            <w:dateFormat w:val="dd/MM/yyyy"/>
            <w:lid w:val="he-IL"/>
            <w:storeMappedDataAs w:val="dateTime"/>
            <w:calendar w:val="gregorian"/>
          </w:date>
        </w:sdtPr>
        <w:sdtEndPr/>
        <w:sdtContent>
          <w:ins w:id="3" w:author="Meryl Etman" w:date="2022-01-20T16:03:00Z">
            <w:r w:rsidR="00EC45DE">
              <w:rPr>
                <w:rFonts w:hint="cs"/>
                <w:color w:val="0000FF"/>
                <w:sz w:val="24"/>
                <w:szCs w:val="24"/>
                <w:rtl/>
              </w:rPr>
              <w:t>‏20/01/2022</w:t>
            </w:r>
          </w:ins>
        </w:sdtContent>
      </w:sdt>
    </w:p>
    <w:p w14:paraId="2CE842E5" w14:textId="77777777" w:rsidR="00EB5A81" w:rsidRPr="009014A0" w:rsidRDefault="00EB5A81" w:rsidP="00EB5A81">
      <w:pPr>
        <w:ind w:left="240"/>
        <w:jc w:val="center"/>
        <w:rPr>
          <w:color w:val="000000"/>
          <w:sz w:val="24"/>
          <w:szCs w:val="24"/>
          <w:rtl/>
        </w:rPr>
      </w:pPr>
    </w:p>
    <w:p w14:paraId="655B11E2" w14:textId="77777777" w:rsidR="00EB5A81" w:rsidRPr="009014A0" w:rsidRDefault="00EB5A81" w:rsidP="00EB5A81">
      <w:pPr>
        <w:ind w:left="240"/>
        <w:jc w:val="center"/>
        <w:rPr>
          <w:color w:val="000000"/>
          <w:sz w:val="24"/>
          <w:szCs w:val="24"/>
          <w:rtl/>
        </w:rPr>
      </w:pPr>
      <w:r w:rsidRPr="009014A0">
        <w:rPr>
          <w:bCs/>
          <w:color w:val="000000"/>
          <w:sz w:val="24"/>
          <w:szCs w:val="24"/>
          <w:rtl/>
        </w:rPr>
        <w:t>ב י ן</w:t>
      </w:r>
    </w:p>
    <w:p w14:paraId="7EFEDCD7" w14:textId="77777777" w:rsidR="002F02F8" w:rsidRDefault="002F02F8" w:rsidP="00596A43">
      <w:pPr>
        <w:tabs>
          <w:tab w:val="left" w:pos="840"/>
          <w:tab w:val="left" w:pos="1980"/>
        </w:tabs>
        <w:ind w:left="1560" w:hanging="1320"/>
        <w:jc w:val="center"/>
        <w:rPr>
          <w:ins w:id="4" w:author="Meryl Etman" w:date="2021-05-26T16:24:00Z"/>
          <w:color w:val="000000"/>
          <w:sz w:val="24"/>
          <w:szCs w:val="24"/>
          <w:rtl/>
        </w:rPr>
      </w:pPr>
      <w:ins w:id="5" w:author="Meryl Etman" w:date="2021-05-26T16:24:00Z">
        <w:r>
          <w:rPr>
            <w:rFonts w:hint="cs"/>
            <w:color w:val="000000"/>
            <w:sz w:val="24"/>
            <w:szCs w:val="24"/>
            <w:rtl/>
          </w:rPr>
          <w:t>אפריקה ישראל מגורים בע"מ וישראל אדלר ובנו חברה להשקעות בע"מ</w:t>
        </w:r>
      </w:ins>
    </w:p>
    <w:p w14:paraId="4725208A" w14:textId="126B12A1" w:rsidR="00E62176" w:rsidRDefault="00EC45DE" w:rsidP="00596A43">
      <w:pPr>
        <w:tabs>
          <w:tab w:val="left" w:pos="840"/>
          <w:tab w:val="left" w:pos="1980"/>
        </w:tabs>
        <w:ind w:left="1560" w:hanging="1320"/>
        <w:jc w:val="center"/>
        <w:rPr>
          <w:ins w:id="6" w:author="Meryl Etman" w:date="2021-05-26T15:43:00Z"/>
          <w:color w:val="000000"/>
          <w:sz w:val="24"/>
          <w:szCs w:val="24"/>
          <w:rtl/>
        </w:rPr>
      </w:pPr>
      <w:customXmlDelRangeStart w:id="7" w:author="Meryl Etman" w:date="2021-05-26T16:24:00Z"/>
      <w:sdt>
        <w:sdtPr>
          <w:rPr>
            <w:color w:val="000000"/>
            <w:sz w:val="24"/>
            <w:szCs w:val="24"/>
            <w:rtl/>
          </w:rPr>
          <w:alias w:val="שם צד א"/>
          <w:tag w:val="cmtTzadAName"/>
          <w:id w:val="2041469018"/>
          <w:placeholder>
            <w:docPart w:val="A323EA71CBDB4B45952DCE027D60BB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customXmlDelRangeEnd w:id="7"/>
          <w:customXmlDelRangeStart w:id="8" w:author="Meryl Etman" w:date="2021-05-26T16:24:00Z"/>
        </w:sdtContent>
      </w:sdt>
      <w:customXmlDelRangeEnd w:id="8"/>
      <w:del w:id="9" w:author="Meryl Etman" w:date="2021-05-26T16:24:00Z">
        <w:r w:rsidR="00076D28" w:rsidRPr="009014A0" w:rsidDel="002F02F8">
          <w:rPr>
            <w:color w:val="000000"/>
            <w:sz w:val="24"/>
            <w:szCs w:val="24"/>
            <w:rtl/>
          </w:rPr>
          <w:delText xml:space="preserve"> </w:delText>
        </w:r>
      </w:del>
      <w:ins w:id="10" w:author="Meryl Etman" w:date="2021-05-26T15:43:00Z">
        <w:r w:rsidR="00E62176">
          <w:rPr>
            <w:rFonts w:hint="cs"/>
            <w:color w:val="000000"/>
            <w:sz w:val="24"/>
            <w:szCs w:val="24"/>
            <w:rtl/>
          </w:rPr>
          <w:t>יוני נתניהו 1ג' אור יהודה</w:t>
        </w:r>
      </w:ins>
    </w:p>
    <w:p w14:paraId="5BE357CC" w14:textId="3C62AA2A" w:rsidR="00E62176" w:rsidRDefault="00E62176" w:rsidP="001B626A">
      <w:pPr>
        <w:tabs>
          <w:tab w:val="left" w:pos="840"/>
          <w:tab w:val="left" w:pos="1980"/>
        </w:tabs>
        <w:ind w:left="1560" w:hanging="1320"/>
        <w:jc w:val="center"/>
        <w:rPr>
          <w:color w:val="000000"/>
          <w:sz w:val="24"/>
          <w:szCs w:val="24"/>
          <w:rtl/>
        </w:rPr>
      </w:pPr>
      <w:ins w:id="11" w:author="Meryl Etman" w:date="2021-05-26T15:43:00Z">
        <w:r>
          <w:rPr>
            <w:rFonts w:hint="cs"/>
            <w:color w:val="000000"/>
            <w:sz w:val="24"/>
            <w:szCs w:val="24"/>
            <w:rtl/>
          </w:rPr>
          <w:t>ח.פ. 558075404</w:t>
        </w:r>
      </w:ins>
    </w:p>
    <w:p w14:paraId="6E6CD920" w14:textId="77777777" w:rsidR="00EB5A81" w:rsidRPr="009014A0" w:rsidRDefault="00EB5A81" w:rsidP="00EB5A81">
      <w:pPr>
        <w:tabs>
          <w:tab w:val="left" w:pos="840"/>
          <w:tab w:val="left" w:pos="1980"/>
        </w:tabs>
        <w:ind w:left="1560" w:hanging="1320"/>
        <w:jc w:val="center"/>
        <w:rPr>
          <w:color w:val="000000"/>
          <w:sz w:val="24"/>
          <w:szCs w:val="24"/>
          <w:rtl/>
        </w:rPr>
      </w:pPr>
      <w:r w:rsidRPr="009014A0">
        <w:rPr>
          <w:color w:val="000000"/>
          <w:sz w:val="24"/>
          <w:szCs w:val="24"/>
          <w:rtl/>
        </w:rPr>
        <w:t>(להלן- "</w:t>
      </w:r>
      <w:r w:rsidRPr="005E5A4B">
        <w:rPr>
          <w:b/>
          <w:bCs/>
          <w:color w:val="000000"/>
          <w:sz w:val="24"/>
          <w:szCs w:val="24"/>
          <w:rtl/>
        </w:rPr>
        <w:t>המזמין</w:t>
      </w:r>
      <w:r w:rsidRPr="009014A0">
        <w:rPr>
          <w:color w:val="000000"/>
          <w:sz w:val="24"/>
          <w:szCs w:val="24"/>
          <w:rtl/>
        </w:rPr>
        <w:t>")</w:t>
      </w:r>
    </w:p>
    <w:p w14:paraId="60D29908" w14:textId="77777777" w:rsidR="00EB5A81" w:rsidRPr="009014A0" w:rsidRDefault="00EB5A81" w:rsidP="00EB5A81">
      <w:pPr>
        <w:tabs>
          <w:tab w:val="right" w:pos="8100"/>
        </w:tabs>
        <w:ind w:left="240"/>
        <w:jc w:val="center"/>
        <w:rPr>
          <w:color w:val="000000"/>
          <w:sz w:val="24"/>
          <w:szCs w:val="24"/>
          <w:rtl/>
        </w:rPr>
      </w:pPr>
      <w:r w:rsidRPr="009014A0">
        <w:rPr>
          <w:color w:val="000000"/>
          <w:sz w:val="24"/>
          <w:szCs w:val="24"/>
          <w:u w:val="single"/>
          <w:rtl/>
        </w:rPr>
        <w:t>מצד אחד</w:t>
      </w:r>
      <w:r w:rsidRPr="009014A0">
        <w:rPr>
          <w:color w:val="000000"/>
          <w:sz w:val="24"/>
          <w:szCs w:val="24"/>
          <w:rtl/>
        </w:rPr>
        <w:t>;</w:t>
      </w:r>
    </w:p>
    <w:p w14:paraId="0A45C437" w14:textId="77777777" w:rsidR="00FA6134" w:rsidRDefault="00FA6134" w:rsidP="00EB5A81">
      <w:pPr>
        <w:ind w:left="240"/>
        <w:jc w:val="center"/>
        <w:rPr>
          <w:bCs/>
          <w:color w:val="000000"/>
          <w:sz w:val="24"/>
          <w:szCs w:val="24"/>
          <w:rtl/>
        </w:rPr>
      </w:pPr>
    </w:p>
    <w:p w14:paraId="31853292" w14:textId="77777777" w:rsidR="00EB5A81" w:rsidRPr="009014A0" w:rsidRDefault="00EB5A81" w:rsidP="00EB5A81">
      <w:pPr>
        <w:ind w:left="240"/>
        <w:jc w:val="center"/>
        <w:rPr>
          <w:color w:val="000000"/>
          <w:sz w:val="24"/>
          <w:szCs w:val="24"/>
          <w:rtl/>
        </w:rPr>
      </w:pPr>
      <w:r w:rsidRPr="009014A0">
        <w:rPr>
          <w:bCs/>
          <w:color w:val="000000"/>
          <w:sz w:val="24"/>
          <w:szCs w:val="24"/>
          <w:rtl/>
        </w:rPr>
        <w:t>ל ב י ן</w:t>
      </w:r>
    </w:p>
    <w:p w14:paraId="5DF1D48B" w14:textId="77777777" w:rsidR="00EB5A81" w:rsidRPr="009014A0" w:rsidRDefault="00EB5A81" w:rsidP="00EB5A81">
      <w:pPr>
        <w:tabs>
          <w:tab w:val="left" w:pos="840"/>
          <w:tab w:val="left" w:pos="1980"/>
        </w:tabs>
        <w:ind w:left="1560" w:hanging="1320"/>
        <w:jc w:val="center"/>
        <w:rPr>
          <w:bCs/>
          <w:color w:val="000000"/>
          <w:sz w:val="24"/>
          <w:szCs w:val="24"/>
          <w:rtl/>
        </w:rPr>
      </w:pPr>
    </w:p>
    <w:p w14:paraId="2173B99B" w14:textId="4C824C1F" w:rsidR="00FA6134" w:rsidRDefault="00EC45DE" w:rsidP="00EB5A81">
      <w:pPr>
        <w:tabs>
          <w:tab w:val="left" w:pos="840"/>
          <w:tab w:val="left" w:pos="1980"/>
        </w:tabs>
        <w:ind w:left="1560" w:hanging="1320"/>
        <w:jc w:val="center"/>
        <w:rPr>
          <w:ins w:id="12" w:author="Meryl Etman" w:date="2021-05-26T15:56:00Z"/>
          <w:color w:val="000000"/>
          <w:sz w:val="24"/>
          <w:szCs w:val="24"/>
          <w:rtl/>
        </w:rPr>
      </w:pPr>
      <w:sdt>
        <w:sdtPr>
          <w:rPr>
            <w:color w:val="000000"/>
            <w:sz w:val="24"/>
            <w:szCs w:val="24"/>
            <w:rtl/>
          </w:rPr>
          <w:alias w:val="שם ספק"/>
          <w:tag w:val="cntSupllierName"/>
          <w:id w:val="20897478"/>
          <w:placeholder>
            <w:docPart w:val="6ED6439ABF2641B284A9F67412455B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3" w:author="Meryl Etman" w:date="2021-05-26T16:12:00Z">
            <w:r w:rsidR="002B0442">
              <w:rPr>
                <w:color w:val="000000"/>
                <w:sz w:val="24"/>
                <w:szCs w:val="24"/>
                <w:rtl/>
              </w:rPr>
              <w:t>פי.סי.אר ניהול פרויקטים בבניה בע"מ</w:t>
            </w:r>
          </w:ins>
        </w:sdtContent>
      </w:sdt>
      <w:r w:rsidR="00076D28" w:rsidRPr="009014A0">
        <w:rPr>
          <w:color w:val="000000"/>
          <w:sz w:val="24"/>
          <w:szCs w:val="24"/>
          <w:rtl/>
        </w:rPr>
        <w:t xml:space="preserve"> </w:t>
      </w:r>
    </w:p>
    <w:p w14:paraId="32B549EC" w14:textId="79C16AEB" w:rsidR="00F069CD" w:rsidRDefault="00F069CD" w:rsidP="00EB5A81">
      <w:pPr>
        <w:tabs>
          <w:tab w:val="left" w:pos="840"/>
          <w:tab w:val="left" w:pos="1980"/>
        </w:tabs>
        <w:ind w:left="1560" w:hanging="1320"/>
        <w:jc w:val="center"/>
        <w:rPr>
          <w:color w:val="000000"/>
          <w:sz w:val="24"/>
          <w:szCs w:val="24"/>
          <w:rtl/>
        </w:rPr>
      </w:pPr>
      <w:ins w:id="14" w:author="Meryl Etman" w:date="2021-05-26T15:56:00Z">
        <w:r>
          <w:rPr>
            <w:rFonts w:hint="cs"/>
            <w:color w:val="000000"/>
            <w:sz w:val="24"/>
            <w:szCs w:val="24"/>
            <w:rtl/>
          </w:rPr>
          <w:t>רח' איה 3, עכו 2423727</w:t>
        </w:r>
      </w:ins>
    </w:p>
    <w:p w14:paraId="6FA4325E" w14:textId="77777777" w:rsidR="00EB5A81" w:rsidRPr="009014A0" w:rsidRDefault="00EB5A81" w:rsidP="00EB5A81">
      <w:pPr>
        <w:tabs>
          <w:tab w:val="left" w:pos="840"/>
          <w:tab w:val="left" w:pos="1980"/>
        </w:tabs>
        <w:ind w:left="1560" w:hanging="1320"/>
        <w:jc w:val="center"/>
        <w:rPr>
          <w:color w:val="000000"/>
          <w:sz w:val="24"/>
          <w:szCs w:val="24"/>
          <w:rtl/>
        </w:rPr>
      </w:pPr>
      <w:r w:rsidRPr="009014A0">
        <w:rPr>
          <w:color w:val="000000"/>
          <w:sz w:val="24"/>
          <w:szCs w:val="24"/>
          <w:rtl/>
        </w:rPr>
        <w:t>(להלן - "</w:t>
      </w:r>
      <w:r w:rsidRPr="005E5A4B">
        <w:rPr>
          <w:b/>
          <w:bCs/>
          <w:color w:val="000000"/>
          <w:sz w:val="24"/>
          <w:szCs w:val="24"/>
          <w:rtl/>
        </w:rPr>
        <w:t>המפקח</w:t>
      </w:r>
      <w:r w:rsidRPr="009014A0">
        <w:rPr>
          <w:color w:val="000000"/>
          <w:sz w:val="24"/>
          <w:szCs w:val="24"/>
          <w:rtl/>
        </w:rPr>
        <w:t>")</w:t>
      </w:r>
    </w:p>
    <w:p w14:paraId="092D2FCC" w14:textId="77777777" w:rsidR="00EB5A81" w:rsidRPr="009014A0" w:rsidRDefault="00EB5A81" w:rsidP="00EB5A81">
      <w:pPr>
        <w:tabs>
          <w:tab w:val="right" w:pos="8100"/>
        </w:tabs>
        <w:ind w:left="240"/>
        <w:jc w:val="center"/>
        <w:rPr>
          <w:color w:val="000000"/>
          <w:sz w:val="24"/>
          <w:szCs w:val="24"/>
          <w:rtl/>
        </w:rPr>
      </w:pPr>
      <w:r w:rsidRPr="009014A0">
        <w:rPr>
          <w:color w:val="000000"/>
          <w:sz w:val="24"/>
          <w:szCs w:val="24"/>
          <w:u w:val="single"/>
          <w:rtl/>
        </w:rPr>
        <w:t>מצד שני</w:t>
      </w:r>
      <w:r w:rsidRPr="009014A0">
        <w:rPr>
          <w:color w:val="000000"/>
          <w:sz w:val="24"/>
          <w:szCs w:val="24"/>
          <w:rtl/>
        </w:rPr>
        <w:t>;</w:t>
      </w:r>
    </w:p>
    <w:p w14:paraId="258F4B1A" w14:textId="77777777" w:rsidR="00EB5A81" w:rsidRDefault="00EB5A81" w:rsidP="00EB5A81">
      <w:pPr>
        <w:tabs>
          <w:tab w:val="right" w:pos="8100"/>
        </w:tabs>
        <w:ind w:left="240"/>
        <w:jc w:val="both"/>
        <w:rPr>
          <w:color w:val="000000"/>
          <w:sz w:val="24"/>
          <w:szCs w:val="24"/>
          <w:rtl/>
        </w:rPr>
      </w:pPr>
    </w:p>
    <w:p w14:paraId="0540DB72" w14:textId="77777777" w:rsidR="00EB5A81" w:rsidRPr="009014A0" w:rsidRDefault="00EB5A81" w:rsidP="00EB5A81">
      <w:pPr>
        <w:tabs>
          <w:tab w:val="right" w:pos="8100"/>
        </w:tabs>
        <w:ind w:left="240"/>
        <w:jc w:val="both"/>
        <w:rPr>
          <w:color w:val="000000"/>
          <w:sz w:val="24"/>
          <w:szCs w:val="24"/>
          <w:rtl/>
        </w:rPr>
      </w:pPr>
    </w:p>
    <w:p w14:paraId="242F6454" w14:textId="77777777" w:rsidR="00EB5A81" w:rsidRPr="009014A0" w:rsidRDefault="00EB5A81" w:rsidP="00EB5A81">
      <w:pPr>
        <w:spacing w:after="240"/>
        <w:ind w:left="1179" w:hanging="941"/>
        <w:jc w:val="both"/>
        <w:rPr>
          <w:color w:val="000000"/>
          <w:sz w:val="24"/>
          <w:szCs w:val="24"/>
          <w:rtl/>
        </w:rPr>
      </w:pPr>
      <w:r w:rsidRPr="009014A0">
        <w:rPr>
          <w:bCs/>
          <w:color w:val="000000"/>
          <w:sz w:val="24"/>
          <w:szCs w:val="24"/>
          <w:rtl/>
        </w:rPr>
        <w:t>הואיל</w:t>
      </w:r>
      <w:r w:rsidRPr="009014A0">
        <w:rPr>
          <w:color w:val="000000"/>
          <w:sz w:val="24"/>
          <w:szCs w:val="24"/>
          <w:rtl/>
        </w:rPr>
        <w:tab/>
        <w:t>וברצון המזמין למסור למפקח את עבודת תאום התכנון ונ</w:t>
      </w:r>
      <w:r>
        <w:rPr>
          <w:rFonts w:hint="cs"/>
          <w:color w:val="000000"/>
          <w:sz w:val="24"/>
          <w:szCs w:val="24"/>
          <w:rtl/>
        </w:rPr>
        <w:t>י</w:t>
      </w:r>
      <w:r w:rsidRPr="009014A0">
        <w:rPr>
          <w:color w:val="000000"/>
          <w:sz w:val="24"/>
          <w:szCs w:val="24"/>
          <w:rtl/>
        </w:rPr>
        <w:t>הול הב</w:t>
      </w:r>
      <w:r>
        <w:rPr>
          <w:rFonts w:hint="cs"/>
          <w:color w:val="000000"/>
          <w:sz w:val="24"/>
          <w:szCs w:val="24"/>
          <w:rtl/>
        </w:rPr>
        <w:t>י</w:t>
      </w:r>
      <w:r w:rsidRPr="009014A0">
        <w:rPr>
          <w:color w:val="000000"/>
          <w:sz w:val="24"/>
          <w:szCs w:val="24"/>
          <w:rtl/>
        </w:rPr>
        <w:t>צוע והפ</w:t>
      </w:r>
      <w:r>
        <w:rPr>
          <w:rFonts w:hint="cs"/>
          <w:color w:val="000000"/>
          <w:sz w:val="24"/>
          <w:szCs w:val="24"/>
          <w:rtl/>
        </w:rPr>
        <w:t>י</w:t>
      </w:r>
      <w:r w:rsidRPr="009014A0">
        <w:rPr>
          <w:color w:val="000000"/>
          <w:sz w:val="24"/>
          <w:szCs w:val="24"/>
          <w:rtl/>
        </w:rPr>
        <w:t>קוח או חלק מהן כמוגדר וכמפורט להלן, כל זאת בתנאים המפורטים להלן בחוזה זה, והמפקח הסכים לקבל על עצמו העבודה הנ"ל;</w:t>
      </w:r>
    </w:p>
    <w:p w14:paraId="4928C208" w14:textId="77777777" w:rsidR="00EB5A81" w:rsidRPr="009014A0" w:rsidRDefault="00EB5A81" w:rsidP="00EB5A81">
      <w:pPr>
        <w:ind w:left="1180" w:hanging="940"/>
        <w:jc w:val="both"/>
        <w:rPr>
          <w:color w:val="000000"/>
          <w:sz w:val="24"/>
          <w:szCs w:val="24"/>
          <w:rtl/>
        </w:rPr>
      </w:pPr>
    </w:p>
    <w:p w14:paraId="3BA88CBD" w14:textId="77777777" w:rsidR="00EB5A81" w:rsidRDefault="00EB5A81" w:rsidP="00EB5A81">
      <w:pPr>
        <w:ind w:left="1180" w:hanging="940"/>
        <w:jc w:val="center"/>
        <w:rPr>
          <w:color w:val="000000"/>
          <w:sz w:val="24"/>
          <w:szCs w:val="24"/>
          <w:rtl/>
        </w:rPr>
      </w:pPr>
      <w:r w:rsidRPr="009014A0">
        <w:rPr>
          <w:bCs/>
          <w:color w:val="000000"/>
          <w:sz w:val="24"/>
          <w:szCs w:val="24"/>
          <w:rtl/>
        </w:rPr>
        <w:t>לפיכך הותנה והוסכם בין הצדדים כדלקמן:</w:t>
      </w:r>
    </w:p>
    <w:p w14:paraId="4C2C14B6" w14:textId="77777777" w:rsidR="00EB5A81" w:rsidRPr="009014A0" w:rsidRDefault="00EB5A81" w:rsidP="00EB5A81">
      <w:pPr>
        <w:ind w:left="1180" w:hanging="940"/>
        <w:jc w:val="center"/>
        <w:rPr>
          <w:color w:val="000000"/>
          <w:sz w:val="24"/>
          <w:szCs w:val="24"/>
          <w:rtl/>
        </w:rPr>
      </w:pPr>
    </w:p>
    <w:p w14:paraId="52237317" w14:textId="77777777" w:rsidR="00EB5A81" w:rsidRDefault="00EB5A81" w:rsidP="00EB5A81">
      <w:pPr>
        <w:pStyle w:val="Heading1"/>
        <w:keepNext w:val="0"/>
        <w:numPr>
          <w:ilvl w:val="0"/>
          <w:numId w:val="15"/>
        </w:numPr>
        <w:ind w:left="740"/>
        <w:rPr>
          <w:b/>
          <w:bCs/>
          <w:sz w:val="24"/>
          <w:u w:val="single"/>
        </w:rPr>
      </w:pPr>
      <w:r w:rsidRPr="009014A0">
        <w:rPr>
          <w:b/>
          <w:bCs/>
          <w:sz w:val="24"/>
          <w:u w:val="single"/>
          <w:rtl/>
        </w:rPr>
        <w:t>פרשנות</w:t>
      </w:r>
    </w:p>
    <w:p w14:paraId="3503258E" w14:textId="77777777" w:rsidR="00EB5A81" w:rsidRPr="009014A0" w:rsidRDefault="00EB5A81" w:rsidP="00EB5A81">
      <w:pPr>
        <w:pStyle w:val="Heading1"/>
        <w:ind w:left="720"/>
        <w:rPr>
          <w:b/>
          <w:bCs/>
          <w:sz w:val="24"/>
          <w:u w:val="single"/>
          <w:rtl/>
        </w:rPr>
      </w:pPr>
    </w:p>
    <w:p w14:paraId="54C47726" w14:textId="77777777" w:rsidR="00EB5A81" w:rsidRDefault="00EB5A81" w:rsidP="00EB5A81">
      <w:pPr>
        <w:pStyle w:val="Heading2"/>
        <w:keepNext w:val="0"/>
        <w:numPr>
          <w:ilvl w:val="1"/>
          <w:numId w:val="15"/>
        </w:numPr>
        <w:tabs>
          <w:tab w:val="left" w:pos="1440"/>
        </w:tabs>
        <w:ind w:left="1460"/>
        <w:jc w:val="both"/>
        <w:rPr>
          <w:b/>
          <w:bCs w:val="0"/>
          <w:sz w:val="24"/>
          <w:u w:val="single"/>
        </w:rPr>
      </w:pPr>
      <w:r w:rsidRPr="009014A0">
        <w:rPr>
          <w:b/>
          <w:bCs w:val="0"/>
          <w:sz w:val="24"/>
          <w:u w:val="single"/>
          <w:rtl/>
        </w:rPr>
        <w:t>בחוזה זה:</w:t>
      </w:r>
    </w:p>
    <w:p w14:paraId="101BE059" w14:textId="77777777" w:rsidR="00EB5A81" w:rsidRPr="009014A0" w:rsidRDefault="00EB5A81" w:rsidP="00EB5A81">
      <w:pPr>
        <w:pStyle w:val="Heading2"/>
        <w:ind w:left="1440"/>
        <w:jc w:val="both"/>
        <w:rPr>
          <w:b/>
          <w:bCs w:val="0"/>
          <w:sz w:val="24"/>
          <w:u w:val="single"/>
          <w:rtl/>
        </w:rPr>
      </w:pPr>
    </w:p>
    <w:p w14:paraId="187A6D42" w14:textId="77777777" w:rsidR="00EB5A81" w:rsidRPr="009014A0" w:rsidRDefault="00EB5A81" w:rsidP="00EB5A81">
      <w:pPr>
        <w:tabs>
          <w:tab w:val="left" w:pos="4260"/>
        </w:tabs>
        <w:ind w:left="4400" w:hanging="2940"/>
        <w:jc w:val="both"/>
        <w:rPr>
          <w:bCs/>
          <w:color w:val="000000"/>
          <w:sz w:val="24"/>
          <w:szCs w:val="24"/>
          <w:rtl/>
        </w:rPr>
      </w:pPr>
      <w:r w:rsidRPr="009014A0">
        <w:rPr>
          <w:bCs/>
          <w:color w:val="000000"/>
          <w:sz w:val="24"/>
          <w:szCs w:val="24"/>
          <w:rtl/>
        </w:rPr>
        <w:t>"המבנה"</w:t>
      </w:r>
    </w:p>
    <w:p w14:paraId="2BBE35EC"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או "הפרויקט"</w:t>
      </w:r>
      <w:r w:rsidRPr="009014A0">
        <w:rPr>
          <w:color w:val="000000"/>
          <w:sz w:val="24"/>
          <w:szCs w:val="24"/>
          <w:rtl/>
        </w:rPr>
        <w:tab/>
        <w:t>-</w:t>
      </w:r>
      <w:r w:rsidRPr="009014A0">
        <w:rPr>
          <w:color w:val="000000"/>
          <w:sz w:val="24"/>
          <w:szCs w:val="24"/>
          <w:rtl/>
        </w:rPr>
        <w:tab/>
        <w:t xml:space="preserve">עבודות פתוח ו/או תשתית ו/או הקמת מבנים במקרקעין כמוגדר בנספח </w:t>
      </w:r>
      <w:r w:rsidRPr="009014A0">
        <w:rPr>
          <w:bCs/>
          <w:color w:val="000000"/>
          <w:sz w:val="24"/>
          <w:szCs w:val="24"/>
          <w:rtl/>
        </w:rPr>
        <w:t>א</w:t>
      </w:r>
      <w:r>
        <w:rPr>
          <w:rFonts w:hint="cs"/>
          <w:bCs/>
          <w:color w:val="000000"/>
          <w:sz w:val="24"/>
          <w:szCs w:val="24"/>
          <w:rtl/>
        </w:rPr>
        <w:t>'</w:t>
      </w:r>
      <w:r w:rsidRPr="009014A0">
        <w:rPr>
          <w:color w:val="000000"/>
          <w:sz w:val="24"/>
          <w:szCs w:val="24"/>
          <w:rtl/>
        </w:rPr>
        <w:t>.</w:t>
      </w:r>
    </w:p>
    <w:p w14:paraId="3B277A5F" w14:textId="77777777" w:rsidR="00EB5A81" w:rsidRPr="009014A0" w:rsidRDefault="00EB5A81" w:rsidP="00EB5A81">
      <w:pPr>
        <w:tabs>
          <w:tab w:val="left" w:pos="4260"/>
        </w:tabs>
        <w:ind w:left="3880" w:hanging="2940"/>
        <w:jc w:val="both"/>
        <w:rPr>
          <w:color w:val="000000"/>
          <w:sz w:val="24"/>
          <w:szCs w:val="24"/>
          <w:rtl/>
        </w:rPr>
      </w:pPr>
    </w:p>
    <w:p w14:paraId="748E6DF8"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"המתכננים"</w:t>
      </w:r>
      <w:r w:rsidRPr="009014A0">
        <w:rPr>
          <w:color w:val="000000"/>
          <w:sz w:val="24"/>
          <w:szCs w:val="24"/>
          <w:rtl/>
        </w:rPr>
        <w:tab/>
        <w:t>-</w:t>
      </w:r>
      <w:r w:rsidRPr="009014A0">
        <w:rPr>
          <w:color w:val="000000"/>
          <w:sz w:val="24"/>
          <w:szCs w:val="24"/>
          <w:rtl/>
        </w:rPr>
        <w:tab/>
        <w:t>אדריכלים, מהנדסים, יועצים מקצועיים ובעלי מקצוע הנדסי וטכנולוגי אחרים שיועסקו ע"י המזמין ו/או על ידי</w:t>
      </w:r>
      <w:r>
        <w:rPr>
          <w:rFonts w:hint="cs"/>
          <w:color w:val="000000"/>
          <w:sz w:val="24"/>
          <w:szCs w:val="24"/>
          <w:rtl/>
        </w:rPr>
        <w:t xml:space="preserve"> מי מטעמו</w:t>
      </w:r>
      <w:r w:rsidRPr="009014A0">
        <w:rPr>
          <w:color w:val="000000"/>
          <w:sz w:val="24"/>
          <w:szCs w:val="24"/>
          <w:rtl/>
        </w:rPr>
        <w:t xml:space="preserve"> או מטעם הרשות המקומית בתכנון המבנה ומערכותיו, מכוני העתקות, מעבדות לבדיקות וכדומה.</w:t>
      </w:r>
    </w:p>
    <w:p w14:paraId="171DACAC" w14:textId="77777777" w:rsidR="00EB5A81" w:rsidRPr="009014A0" w:rsidRDefault="00EB5A81" w:rsidP="00EB5A81">
      <w:pPr>
        <w:tabs>
          <w:tab w:val="left" w:pos="4260"/>
        </w:tabs>
        <w:ind w:left="3880" w:hanging="2940"/>
        <w:jc w:val="both"/>
        <w:rPr>
          <w:color w:val="000000"/>
          <w:sz w:val="24"/>
          <w:szCs w:val="24"/>
          <w:rtl/>
        </w:rPr>
      </w:pPr>
    </w:p>
    <w:p w14:paraId="6875F369"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"התכניות"</w:t>
      </w:r>
      <w:r w:rsidRPr="009014A0">
        <w:rPr>
          <w:color w:val="000000"/>
          <w:sz w:val="24"/>
          <w:szCs w:val="24"/>
          <w:rtl/>
        </w:rPr>
        <w:tab/>
        <w:t>-</w:t>
      </w:r>
      <w:r w:rsidRPr="009014A0">
        <w:rPr>
          <w:color w:val="000000"/>
          <w:sz w:val="24"/>
          <w:szCs w:val="24"/>
          <w:rtl/>
        </w:rPr>
        <w:tab/>
        <w:t>התכניות, החישובים, הת</w:t>
      </w:r>
      <w:r>
        <w:rPr>
          <w:rFonts w:hint="cs"/>
          <w:color w:val="000000"/>
          <w:sz w:val="24"/>
          <w:szCs w:val="24"/>
          <w:rtl/>
        </w:rPr>
        <w:t>י</w:t>
      </w:r>
      <w:r w:rsidRPr="009014A0">
        <w:rPr>
          <w:color w:val="000000"/>
          <w:sz w:val="24"/>
          <w:szCs w:val="24"/>
          <w:rtl/>
        </w:rPr>
        <w:t>אורים, המדידות, התרשימים הדיאגר</w:t>
      </w:r>
      <w:r>
        <w:rPr>
          <w:rFonts w:hint="cs"/>
          <w:color w:val="000000"/>
          <w:sz w:val="24"/>
          <w:szCs w:val="24"/>
          <w:rtl/>
        </w:rPr>
        <w:t>א</w:t>
      </w:r>
      <w:r w:rsidRPr="009014A0">
        <w:rPr>
          <w:color w:val="000000"/>
          <w:sz w:val="24"/>
          <w:szCs w:val="24"/>
          <w:rtl/>
        </w:rPr>
        <w:t>מות, השרטוטים, המפרטים, כתבי הכמויות וכל יתר המסמכים שנערכו ו/או יערכו ע"י המתכננים.</w:t>
      </w:r>
    </w:p>
    <w:p w14:paraId="1007F470" w14:textId="77777777" w:rsidR="00EB5A81" w:rsidRPr="009014A0" w:rsidRDefault="00EB5A81" w:rsidP="00EB5A81">
      <w:pPr>
        <w:tabs>
          <w:tab w:val="left" w:pos="4260"/>
        </w:tabs>
        <w:ind w:left="3880" w:hanging="2940"/>
        <w:jc w:val="both"/>
        <w:rPr>
          <w:color w:val="000000"/>
          <w:sz w:val="24"/>
          <w:szCs w:val="24"/>
          <w:rtl/>
        </w:rPr>
      </w:pPr>
    </w:p>
    <w:p w14:paraId="1C3938BE"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"מלאכת התכנון"</w:t>
      </w:r>
      <w:r w:rsidRPr="009014A0">
        <w:rPr>
          <w:color w:val="000000"/>
          <w:sz w:val="24"/>
          <w:szCs w:val="24"/>
          <w:rtl/>
        </w:rPr>
        <w:tab/>
        <w:t>-</w:t>
      </w:r>
      <w:r w:rsidRPr="009014A0">
        <w:rPr>
          <w:color w:val="000000"/>
          <w:sz w:val="24"/>
          <w:szCs w:val="24"/>
          <w:rtl/>
        </w:rPr>
        <w:tab/>
        <w:t>מלאכת התכנון על היבטיו השונים בקשר להקמת המבנה.</w:t>
      </w:r>
    </w:p>
    <w:p w14:paraId="5A429282" w14:textId="77777777" w:rsidR="00EB5A81" w:rsidRPr="009014A0" w:rsidRDefault="00EB5A81" w:rsidP="00EB5A81">
      <w:pPr>
        <w:tabs>
          <w:tab w:val="left" w:pos="4260"/>
        </w:tabs>
        <w:ind w:left="3880" w:hanging="2940"/>
        <w:jc w:val="both"/>
        <w:rPr>
          <w:color w:val="000000"/>
          <w:sz w:val="24"/>
          <w:szCs w:val="24"/>
          <w:rtl/>
        </w:rPr>
      </w:pPr>
    </w:p>
    <w:p w14:paraId="46FB7BFD"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lastRenderedPageBreak/>
        <w:t>"הקבלנים"</w:t>
      </w:r>
      <w:r w:rsidRPr="009014A0">
        <w:rPr>
          <w:color w:val="000000"/>
          <w:sz w:val="24"/>
          <w:szCs w:val="24"/>
          <w:rtl/>
        </w:rPr>
        <w:tab/>
        <w:t>-</w:t>
      </w:r>
      <w:r w:rsidRPr="009014A0">
        <w:rPr>
          <w:color w:val="000000"/>
          <w:sz w:val="24"/>
          <w:szCs w:val="24"/>
          <w:rtl/>
        </w:rPr>
        <w:tab/>
        <w:t>הקבלנים שיעסקו בהקמת המבנה לרבות יצרנים וספקים של חומרים, ציוד, ר</w:t>
      </w:r>
      <w:r>
        <w:rPr>
          <w:rFonts w:hint="cs"/>
          <w:color w:val="000000"/>
          <w:sz w:val="24"/>
          <w:szCs w:val="24"/>
          <w:rtl/>
        </w:rPr>
        <w:t>י</w:t>
      </w:r>
      <w:r w:rsidRPr="009014A0">
        <w:rPr>
          <w:color w:val="000000"/>
          <w:sz w:val="24"/>
          <w:szCs w:val="24"/>
          <w:rtl/>
        </w:rPr>
        <w:t>הוט ומערכות המיועדים למבנה.</w:t>
      </w:r>
    </w:p>
    <w:p w14:paraId="38D06EEE" w14:textId="77777777" w:rsidR="00EB5A81" w:rsidRPr="009014A0" w:rsidRDefault="00EB5A81" w:rsidP="00EB5A81">
      <w:pPr>
        <w:tabs>
          <w:tab w:val="left" w:pos="4260"/>
        </w:tabs>
        <w:ind w:left="3880" w:hanging="2940"/>
        <w:jc w:val="both"/>
        <w:rPr>
          <w:color w:val="000000"/>
          <w:sz w:val="24"/>
          <w:szCs w:val="24"/>
          <w:rtl/>
        </w:rPr>
      </w:pPr>
    </w:p>
    <w:p w14:paraId="2F3C6805"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"עבודות הבניה"</w:t>
      </w:r>
      <w:r w:rsidRPr="009014A0">
        <w:rPr>
          <w:color w:val="000000"/>
          <w:sz w:val="24"/>
          <w:szCs w:val="24"/>
          <w:rtl/>
        </w:rPr>
        <w:tab/>
        <w:t>-</w:t>
      </w:r>
      <w:r w:rsidRPr="009014A0">
        <w:rPr>
          <w:color w:val="000000"/>
          <w:sz w:val="24"/>
          <w:szCs w:val="24"/>
          <w:rtl/>
        </w:rPr>
        <w:tab/>
        <w:t>עבודות הקמת המבנה.</w:t>
      </w:r>
    </w:p>
    <w:p w14:paraId="3B6F4D33" w14:textId="77777777" w:rsidR="00EB5A81" w:rsidRPr="009014A0" w:rsidRDefault="00EB5A81" w:rsidP="00EB5A81">
      <w:pPr>
        <w:tabs>
          <w:tab w:val="left" w:pos="4260"/>
        </w:tabs>
        <w:ind w:left="3880" w:hanging="2940"/>
        <w:jc w:val="both"/>
        <w:rPr>
          <w:color w:val="000000"/>
          <w:sz w:val="24"/>
          <w:szCs w:val="24"/>
          <w:rtl/>
        </w:rPr>
      </w:pPr>
    </w:p>
    <w:p w14:paraId="37F17F03" w14:textId="77777777" w:rsidR="00EB5A81" w:rsidRPr="009014A0" w:rsidRDefault="00EB5A81" w:rsidP="00EB5A81">
      <w:pPr>
        <w:tabs>
          <w:tab w:val="left" w:pos="3260"/>
        </w:tabs>
        <w:ind w:left="3820" w:hanging="2360"/>
        <w:jc w:val="both"/>
        <w:rPr>
          <w:bCs/>
          <w:color w:val="000000"/>
          <w:sz w:val="24"/>
          <w:szCs w:val="24"/>
          <w:rtl/>
        </w:rPr>
      </w:pPr>
      <w:r w:rsidRPr="009014A0">
        <w:rPr>
          <w:bCs/>
          <w:color w:val="000000"/>
          <w:sz w:val="24"/>
          <w:szCs w:val="24"/>
          <w:rtl/>
        </w:rPr>
        <w:t>"האתר"</w:t>
      </w:r>
      <w:r w:rsidRPr="009014A0">
        <w:rPr>
          <w:bCs/>
          <w:color w:val="000000"/>
          <w:sz w:val="24"/>
          <w:szCs w:val="24"/>
          <w:rtl/>
        </w:rPr>
        <w:tab/>
      </w:r>
      <w:r w:rsidRPr="00577DA2">
        <w:rPr>
          <w:b/>
          <w:color w:val="000000"/>
          <w:sz w:val="24"/>
          <w:szCs w:val="24"/>
          <w:rtl/>
        </w:rPr>
        <w:t>-</w:t>
      </w:r>
      <w:r w:rsidRPr="009014A0">
        <w:rPr>
          <w:bCs/>
          <w:color w:val="000000"/>
          <w:sz w:val="24"/>
          <w:szCs w:val="24"/>
          <w:rtl/>
        </w:rPr>
        <w:tab/>
      </w:r>
      <w:r w:rsidRPr="009014A0">
        <w:rPr>
          <w:color w:val="000000"/>
          <w:sz w:val="24"/>
          <w:szCs w:val="24"/>
          <w:rtl/>
        </w:rPr>
        <w:t>מקום ב</w:t>
      </w:r>
      <w:r>
        <w:rPr>
          <w:rFonts w:hint="cs"/>
          <w:color w:val="000000"/>
          <w:sz w:val="24"/>
          <w:szCs w:val="24"/>
          <w:rtl/>
        </w:rPr>
        <w:t>י</w:t>
      </w:r>
      <w:r w:rsidRPr="009014A0">
        <w:rPr>
          <w:color w:val="000000"/>
          <w:sz w:val="24"/>
          <w:szCs w:val="24"/>
          <w:rtl/>
        </w:rPr>
        <w:t>צוע עבודות הבניה.</w:t>
      </w:r>
    </w:p>
    <w:p w14:paraId="46A255A1" w14:textId="77777777" w:rsidR="00EB5A81" w:rsidRPr="009014A0" w:rsidRDefault="00EB5A81" w:rsidP="00EB5A81">
      <w:pPr>
        <w:tabs>
          <w:tab w:val="left" w:pos="4260"/>
        </w:tabs>
        <w:ind w:left="3880" w:hanging="2940"/>
        <w:jc w:val="both"/>
        <w:rPr>
          <w:bCs/>
          <w:color w:val="000000"/>
          <w:sz w:val="24"/>
          <w:szCs w:val="24"/>
          <w:rtl/>
        </w:rPr>
      </w:pPr>
    </w:p>
    <w:p w14:paraId="5CBBDC86"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"שרותי המפקח"</w:t>
      </w:r>
      <w:r w:rsidRPr="009014A0">
        <w:rPr>
          <w:color w:val="000000"/>
          <w:sz w:val="24"/>
          <w:szCs w:val="24"/>
          <w:rtl/>
        </w:rPr>
        <w:tab/>
        <w:t>-</w:t>
      </w:r>
      <w:r w:rsidRPr="009014A0">
        <w:rPr>
          <w:color w:val="000000"/>
          <w:sz w:val="24"/>
          <w:szCs w:val="24"/>
          <w:rtl/>
        </w:rPr>
        <w:tab/>
        <w:t>הש</w:t>
      </w:r>
      <w:r>
        <w:rPr>
          <w:rFonts w:hint="cs"/>
          <w:color w:val="000000"/>
          <w:sz w:val="24"/>
          <w:szCs w:val="24"/>
          <w:rtl/>
        </w:rPr>
        <w:t>י</w:t>
      </w:r>
      <w:r w:rsidRPr="009014A0">
        <w:rPr>
          <w:color w:val="000000"/>
          <w:sz w:val="24"/>
          <w:szCs w:val="24"/>
          <w:rtl/>
        </w:rPr>
        <w:t xml:space="preserve">רותים כמוגדר בסעיף 2.1 להלן וכמפורט בנספחים </w:t>
      </w:r>
      <w:r w:rsidRPr="009014A0">
        <w:rPr>
          <w:b/>
          <w:bCs/>
          <w:color w:val="000000"/>
          <w:sz w:val="24"/>
          <w:szCs w:val="24"/>
          <w:rtl/>
        </w:rPr>
        <w:t>א</w:t>
      </w:r>
      <w:r>
        <w:rPr>
          <w:rFonts w:hint="cs"/>
          <w:b/>
          <w:bCs/>
          <w:color w:val="000000"/>
          <w:sz w:val="24"/>
          <w:szCs w:val="24"/>
          <w:rtl/>
        </w:rPr>
        <w:t>'</w:t>
      </w:r>
      <w:r w:rsidRPr="009014A0">
        <w:rPr>
          <w:color w:val="000000"/>
          <w:sz w:val="24"/>
          <w:szCs w:val="24"/>
          <w:rtl/>
        </w:rPr>
        <w:t xml:space="preserve"> ו- </w:t>
      </w:r>
      <w:r w:rsidRPr="009014A0">
        <w:rPr>
          <w:b/>
          <w:bCs/>
          <w:color w:val="000000"/>
          <w:sz w:val="24"/>
          <w:szCs w:val="24"/>
          <w:rtl/>
        </w:rPr>
        <w:t>ב</w:t>
      </w:r>
      <w:r>
        <w:rPr>
          <w:rFonts w:hint="cs"/>
          <w:color w:val="000000"/>
          <w:sz w:val="24"/>
          <w:szCs w:val="24"/>
          <w:rtl/>
        </w:rPr>
        <w:t>'</w:t>
      </w:r>
      <w:r w:rsidRPr="009014A0">
        <w:rPr>
          <w:color w:val="000000"/>
          <w:sz w:val="24"/>
          <w:szCs w:val="24"/>
          <w:rtl/>
        </w:rPr>
        <w:t>.</w:t>
      </w:r>
    </w:p>
    <w:p w14:paraId="2E07F51F" w14:textId="77777777" w:rsidR="00EB5A81" w:rsidRPr="009014A0" w:rsidRDefault="00EB5A81" w:rsidP="00EB5A81">
      <w:pPr>
        <w:tabs>
          <w:tab w:val="left" w:pos="3800"/>
        </w:tabs>
        <w:ind w:left="3820" w:hanging="2360"/>
        <w:jc w:val="both"/>
        <w:rPr>
          <w:color w:val="000000"/>
          <w:sz w:val="24"/>
          <w:szCs w:val="24"/>
          <w:rtl/>
        </w:rPr>
      </w:pPr>
    </w:p>
    <w:p w14:paraId="02536415"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"החוזה"</w:t>
      </w:r>
      <w:r w:rsidRPr="009014A0">
        <w:rPr>
          <w:color w:val="000000"/>
          <w:sz w:val="24"/>
          <w:szCs w:val="24"/>
          <w:rtl/>
        </w:rPr>
        <w:tab/>
        <w:t>-</w:t>
      </w:r>
      <w:r w:rsidRPr="009014A0">
        <w:rPr>
          <w:color w:val="000000"/>
          <w:sz w:val="24"/>
          <w:szCs w:val="24"/>
          <w:rtl/>
        </w:rPr>
        <w:tab/>
        <w:t>חוזה זה על נספחיו.</w:t>
      </w:r>
    </w:p>
    <w:p w14:paraId="5433277C" w14:textId="77777777" w:rsidR="00EB5A81" w:rsidRPr="009014A0" w:rsidRDefault="00EB5A81" w:rsidP="00EB5A81">
      <w:pPr>
        <w:tabs>
          <w:tab w:val="left" w:pos="4260"/>
        </w:tabs>
        <w:ind w:left="3880" w:hanging="2940"/>
        <w:jc w:val="both"/>
        <w:rPr>
          <w:color w:val="000000"/>
          <w:sz w:val="24"/>
          <w:szCs w:val="24"/>
          <w:rtl/>
        </w:rPr>
      </w:pPr>
    </w:p>
    <w:p w14:paraId="497EA02F" w14:textId="77777777" w:rsidR="00EB5A81" w:rsidRPr="009014A0" w:rsidRDefault="00EB5A81" w:rsidP="00EB5A81">
      <w:pPr>
        <w:tabs>
          <w:tab w:val="left" w:pos="3260"/>
        </w:tabs>
        <w:ind w:left="3820" w:hanging="2360"/>
        <w:jc w:val="both"/>
        <w:rPr>
          <w:b/>
          <w:bCs/>
          <w:color w:val="000000"/>
          <w:sz w:val="24"/>
          <w:szCs w:val="24"/>
          <w:rtl/>
        </w:rPr>
      </w:pPr>
      <w:r w:rsidRPr="009014A0">
        <w:rPr>
          <w:b/>
          <w:bCs/>
          <w:color w:val="000000"/>
          <w:sz w:val="24"/>
          <w:szCs w:val="24"/>
          <w:rtl/>
        </w:rPr>
        <w:t>"הרשות המקומית"</w:t>
      </w:r>
      <w:r>
        <w:rPr>
          <w:rFonts w:hint="cs"/>
          <w:color w:val="000000"/>
          <w:sz w:val="24"/>
          <w:szCs w:val="24"/>
          <w:rtl/>
        </w:rPr>
        <w:t xml:space="preserve"> </w:t>
      </w:r>
      <w:r w:rsidRPr="009014A0">
        <w:rPr>
          <w:color w:val="000000"/>
          <w:sz w:val="24"/>
          <w:szCs w:val="24"/>
          <w:rtl/>
        </w:rPr>
        <w:t>-</w:t>
      </w:r>
      <w:r w:rsidRPr="009014A0">
        <w:rPr>
          <w:color w:val="000000"/>
          <w:sz w:val="24"/>
          <w:szCs w:val="24"/>
          <w:rtl/>
        </w:rPr>
        <w:tab/>
        <w:t xml:space="preserve">כמפורט בנספח </w:t>
      </w:r>
      <w:r w:rsidRPr="009014A0">
        <w:rPr>
          <w:b/>
          <w:bCs/>
          <w:color w:val="000000"/>
          <w:sz w:val="24"/>
          <w:szCs w:val="24"/>
          <w:rtl/>
        </w:rPr>
        <w:t>א</w:t>
      </w:r>
      <w:r>
        <w:rPr>
          <w:rFonts w:hint="cs"/>
          <w:color w:val="000000"/>
          <w:sz w:val="24"/>
          <w:szCs w:val="24"/>
          <w:rtl/>
        </w:rPr>
        <w:t>'</w:t>
      </w:r>
      <w:r w:rsidRPr="009014A0">
        <w:rPr>
          <w:color w:val="000000"/>
          <w:sz w:val="24"/>
          <w:szCs w:val="24"/>
          <w:rtl/>
        </w:rPr>
        <w:t>.</w:t>
      </w:r>
    </w:p>
    <w:p w14:paraId="19D3F747" w14:textId="77777777" w:rsidR="00EB5A81" w:rsidRPr="009014A0" w:rsidRDefault="00EB5A81" w:rsidP="00EB5A81">
      <w:pPr>
        <w:tabs>
          <w:tab w:val="left" w:pos="4260"/>
        </w:tabs>
        <w:ind w:left="4580" w:hanging="2940"/>
        <w:jc w:val="both"/>
        <w:rPr>
          <w:color w:val="000000"/>
          <w:sz w:val="24"/>
          <w:szCs w:val="24"/>
          <w:rtl/>
        </w:rPr>
      </w:pPr>
    </w:p>
    <w:p w14:paraId="73C22E37"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rFonts w:hint="cs"/>
          <w:b/>
          <w:bCs w:val="0"/>
          <w:sz w:val="24"/>
          <w:rtl/>
        </w:rPr>
        <w:t xml:space="preserve">המבוא לחוזה זה, מהווה חלק בלתי נפרד הימנו. </w:t>
      </w:r>
    </w:p>
    <w:p w14:paraId="7B73E27F" w14:textId="77777777" w:rsidR="00EB5A81" w:rsidRPr="00341985" w:rsidRDefault="00EB5A81" w:rsidP="00EB5A81">
      <w:pPr>
        <w:pStyle w:val="Heading2"/>
        <w:ind w:left="1460"/>
        <w:jc w:val="both"/>
        <w:rPr>
          <w:b/>
          <w:bCs w:val="0"/>
          <w:sz w:val="24"/>
        </w:rPr>
      </w:pPr>
    </w:p>
    <w:p w14:paraId="27C51F58"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rFonts w:hint="cs"/>
          <w:b/>
          <w:bCs w:val="0"/>
          <w:sz w:val="24"/>
          <w:rtl/>
        </w:rPr>
        <w:t>כותרות הסעיפים בחוזה זה מובאות לנוחיות ההתמצאות בלבד. הן אינן מהוות חלק מהחוזה ולא ישמשו לצרכי פירושו</w:t>
      </w:r>
      <w:r w:rsidRPr="00341985">
        <w:rPr>
          <w:b/>
          <w:bCs w:val="0"/>
          <w:sz w:val="24"/>
          <w:rtl/>
        </w:rPr>
        <w:t>.</w:t>
      </w:r>
    </w:p>
    <w:p w14:paraId="50503A86" w14:textId="77777777" w:rsidR="00EB5A81" w:rsidRPr="00341985" w:rsidRDefault="00EB5A81" w:rsidP="00EB5A81">
      <w:pPr>
        <w:pStyle w:val="Heading2"/>
        <w:ind w:left="1440"/>
        <w:jc w:val="both"/>
        <w:rPr>
          <w:b/>
          <w:bCs w:val="0"/>
          <w:sz w:val="24"/>
          <w:rtl/>
        </w:rPr>
      </w:pPr>
    </w:p>
    <w:p w14:paraId="30E2126E"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rFonts w:hint="cs"/>
          <w:b/>
          <w:bCs w:val="0"/>
          <w:sz w:val="24"/>
          <w:rtl/>
        </w:rPr>
        <w:t>לחוזה זה מצורפים כחלק בלתי נפרד הימנו הנספחים המפורטים, להלן:</w:t>
      </w:r>
    </w:p>
    <w:p w14:paraId="6BE9C114" w14:textId="77777777" w:rsidR="00EB5A81" w:rsidRPr="00341985" w:rsidRDefault="00EB5A81" w:rsidP="00EB5A81">
      <w:pPr>
        <w:pStyle w:val="20"/>
        <w:rPr>
          <w:b/>
          <w:sz w:val="24"/>
          <w:szCs w:val="24"/>
          <w:rtl/>
        </w:rPr>
      </w:pPr>
    </w:p>
    <w:p w14:paraId="01A1022C" w14:textId="77777777" w:rsidR="00EB5A81" w:rsidRPr="00341985" w:rsidRDefault="00EB5A81" w:rsidP="00EB5A81">
      <w:pPr>
        <w:pStyle w:val="Heading2"/>
        <w:ind w:left="1440"/>
        <w:jc w:val="both"/>
        <w:rPr>
          <w:b/>
          <w:bCs w:val="0"/>
          <w:sz w:val="24"/>
          <w:rtl/>
        </w:rPr>
      </w:pPr>
      <w:r w:rsidRPr="00341985">
        <w:rPr>
          <w:rFonts w:hint="cs"/>
          <w:b/>
          <w:bCs w:val="0"/>
          <w:sz w:val="24"/>
          <w:rtl/>
        </w:rPr>
        <w:t xml:space="preserve">נספח א' - </w:t>
      </w:r>
      <w:r w:rsidRPr="00341985">
        <w:rPr>
          <w:rFonts w:hint="cs"/>
          <w:b/>
          <w:bCs w:val="0"/>
          <w:sz w:val="24"/>
          <w:rtl/>
        </w:rPr>
        <w:tab/>
        <w:t>הגדרות;</w:t>
      </w:r>
    </w:p>
    <w:p w14:paraId="18DD06A9" w14:textId="77777777" w:rsidR="00EB5A81" w:rsidRPr="00341985" w:rsidRDefault="00EB5A81" w:rsidP="00EB5A81">
      <w:pPr>
        <w:pStyle w:val="Heading2"/>
        <w:ind w:left="1440"/>
        <w:jc w:val="both"/>
        <w:rPr>
          <w:b/>
          <w:bCs w:val="0"/>
          <w:sz w:val="24"/>
          <w:rtl/>
        </w:rPr>
      </w:pPr>
      <w:r w:rsidRPr="00341985">
        <w:rPr>
          <w:rFonts w:hint="cs"/>
          <w:b/>
          <w:bCs w:val="0"/>
          <w:sz w:val="24"/>
          <w:rtl/>
        </w:rPr>
        <w:t xml:space="preserve">נספח ב' - </w:t>
      </w:r>
      <w:r w:rsidRPr="00341985">
        <w:rPr>
          <w:rFonts w:hint="cs"/>
          <w:b/>
          <w:bCs w:val="0"/>
          <w:sz w:val="24"/>
          <w:rtl/>
        </w:rPr>
        <w:tab/>
        <w:t>שירותי המפקח;</w:t>
      </w:r>
    </w:p>
    <w:p w14:paraId="72554F78" w14:textId="77777777" w:rsidR="00EB5A81" w:rsidRPr="00341985" w:rsidRDefault="00EB5A81" w:rsidP="00EB5A81">
      <w:pPr>
        <w:pStyle w:val="Heading2"/>
        <w:ind w:left="1440"/>
        <w:jc w:val="both"/>
        <w:rPr>
          <w:b/>
          <w:bCs w:val="0"/>
          <w:sz w:val="24"/>
          <w:rtl/>
        </w:rPr>
      </w:pPr>
      <w:r w:rsidRPr="00341985">
        <w:rPr>
          <w:rFonts w:hint="cs"/>
          <w:b/>
          <w:bCs w:val="0"/>
          <w:sz w:val="24"/>
          <w:rtl/>
        </w:rPr>
        <w:t xml:space="preserve">נספח ב'1 - </w:t>
      </w:r>
      <w:r w:rsidRPr="00341985">
        <w:rPr>
          <w:rFonts w:hint="cs"/>
          <w:b/>
          <w:bCs w:val="0"/>
          <w:sz w:val="24"/>
          <w:rtl/>
        </w:rPr>
        <w:tab/>
        <w:t>אישור סיום עבודות בדירה;</w:t>
      </w:r>
    </w:p>
    <w:p w14:paraId="4DD69E46" w14:textId="77777777" w:rsidR="00EB5A81" w:rsidRPr="00341985" w:rsidRDefault="00EB5A81" w:rsidP="00EB5A81">
      <w:pPr>
        <w:pStyle w:val="Heading2"/>
        <w:ind w:left="1440"/>
        <w:jc w:val="both"/>
        <w:rPr>
          <w:b/>
          <w:bCs w:val="0"/>
          <w:sz w:val="24"/>
          <w:rtl/>
        </w:rPr>
      </w:pPr>
      <w:r w:rsidRPr="00341985">
        <w:rPr>
          <w:rFonts w:hint="cs"/>
          <w:b/>
          <w:bCs w:val="0"/>
          <w:sz w:val="24"/>
          <w:rtl/>
        </w:rPr>
        <w:t xml:space="preserve">נספח ב'2 - </w:t>
      </w:r>
      <w:r w:rsidRPr="00341985">
        <w:rPr>
          <w:rFonts w:hint="cs"/>
          <w:b/>
          <w:bCs w:val="0"/>
          <w:sz w:val="24"/>
          <w:rtl/>
        </w:rPr>
        <w:tab/>
        <w:t>אישור סיום עבודות ברכוש המשותף;</w:t>
      </w:r>
    </w:p>
    <w:p w14:paraId="3D82C669" w14:textId="77777777" w:rsidR="00EB5A81" w:rsidRPr="00341985" w:rsidRDefault="00EB5A81" w:rsidP="00EB5A81">
      <w:pPr>
        <w:pStyle w:val="Heading2"/>
        <w:ind w:left="1440"/>
        <w:jc w:val="both"/>
        <w:rPr>
          <w:b/>
          <w:bCs w:val="0"/>
          <w:sz w:val="24"/>
          <w:rtl/>
        </w:rPr>
      </w:pPr>
      <w:r w:rsidRPr="00341985">
        <w:rPr>
          <w:rFonts w:hint="cs"/>
          <w:b/>
          <w:bCs w:val="0"/>
          <w:sz w:val="24"/>
          <w:rtl/>
        </w:rPr>
        <w:t xml:space="preserve">נספח ג' - </w:t>
      </w:r>
      <w:r w:rsidRPr="00341985">
        <w:rPr>
          <w:rFonts w:hint="cs"/>
          <w:b/>
          <w:bCs w:val="0"/>
          <w:sz w:val="24"/>
          <w:rtl/>
        </w:rPr>
        <w:tab/>
        <w:t>נוהל הבטחת איכות ופיקוח באמצעות המפקח;</w:t>
      </w:r>
    </w:p>
    <w:p w14:paraId="5D0281F6" w14:textId="77777777" w:rsidR="00EB5A81" w:rsidRPr="00341985" w:rsidRDefault="00EB5A81" w:rsidP="00EB5A81">
      <w:pPr>
        <w:pStyle w:val="Heading2"/>
        <w:ind w:left="1440"/>
        <w:jc w:val="both"/>
        <w:rPr>
          <w:b/>
          <w:bCs w:val="0"/>
          <w:sz w:val="24"/>
          <w:rtl/>
        </w:rPr>
      </w:pPr>
      <w:r w:rsidRPr="00341985">
        <w:rPr>
          <w:rFonts w:hint="cs"/>
          <w:b/>
          <w:bCs w:val="0"/>
          <w:sz w:val="24"/>
          <w:rtl/>
        </w:rPr>
        <w:t xml:space="preserve">נספח ד' - </w:t>
      </w:r>
      <w:r w:rsidRPr="00341985">
        <w:rPr>
          <w:rFonts w:hint="cs"/>
          <w:b/>
          <w:bCs w:val="0"/>
          <w:sz w:val="24"/>
          <w:rtl/>
        </w:rPr>
        <w:tab/>
        <w:t>לוח זמנים ושלבי עבודה;</w:t>
      </w:r>
    </w:p>
    <w:p w14:paraId="44408FB6" w14:textId="77777777" w:rsidR="00EB5A81" w:rsidRPr="00341985" w:rsidRDefault="00EB5A81" w:rsidP="00EB5A81">
      <w:pPr>
        <w:pStyle w:val="Heading2"/>
        <w:ind w:left="1440"/>
        <w:jc w:val="both"/>
        <w:rPr>
          <w:b/>
          <w:bCs w:val="0"/>
          <w:sz w:val="24"/>
          <w:rtl/>
        </w:rPr>
      </w:pPr>
      <w:r w:rsidRPr="00341985">
        <w:rPr>
          <w:rFonts w:hint="cs"/>
          <w:b/>
          <w:bCs w:val="0"/>
          <w:sz w:val="24"/>
          <w:rtl/>
        </w:rPr>
        <w:t xml:space="preserve">נספח ה' - </w:t>
      </w:r>
      <w:r w:rsidRPr="00341985">
        <w:rPr>
          <w:rFonts w:hint="cs"/>
          <w:b/>
          <w:bCs w:val="0"/>
          <w:sz w:val="24"/>
          <w:rtl/>
        </w:rPr>
        <w:tab/>
        <w:t>שכר המפקח;</w:t>
      </w:r>
    </w:p>
    <w:p w14:paraId="7BD60EAF" w14:textId="77777777" w:rsidR="00EB5A81" w:rsidRPr="00341985" w:rsidRDefault="00EB5A81" w:rsidP="00EB5A81">
      <w:pPr>
        <w:pStyle w:val="Heading2"/>
        <w:ind w:left="1440"/>
        <w:jc w:val="both"/>
        <w:rPr>
          <w:b/>
          <w:bCs w:val="0"/>
          <w:sz w:val="24"/>
          <w:rtl/>
        </w:rPr>
      </w:pPr>
      <w:r w:rsidRPr="00341985">
        <w:rPr>
          <w:rFonts w:hint="cs"/>
          <w:b/>
          <w:bCs w:val="0"/>
          <w:sz w:val="24"/>
          <w:rtl/>
        </w:rPr>
        <w:t xml:space="preserve">נספח ו' - </w:t>
      </w:r>
      <w:r w:rsidRPr="00341985">
        <w:rPr>
          <w:rFonts w:hint="cs"/>
          <w:b/>
          <w:bCs w:val="0"/>
          <w:sz w:val="24"/>
          <w:rtl/>
        </w:rPr>
        <w:tab/>
        <w:t>שלבי תשלום;</w:t>
      </w:r>
    </w:p>
    <w:p w14:paraId="5DFE3A0C" w14:textId="77777777" w:rsidR="00EB5A81" w:rsidRPr="00341985" w:rsidRDefault="00EB5A81" w:rsidP="00EB5A81">
      <w:pPr>
        <w:pStyle w:val="Heading2"/>
        <w:ind w:left="1440"/>
        <w:jc w:val="both"/>
        <w:rPr>
          <w:b/>
          <w:bCs w:val="0"/>
          <w:sz w:val="24"/>
          <w:rtl/>
        </w:rPr>
      </w:pPr>
      <w:r w:rsidRPr="00341985">
        <w:rPr>
          <w:rFonts w:hint="cs"/>
          <w:b/>
          <w:bCs w:val="0"/>
          <w:sz w:val="24"/>
          <w:rtl/>
        </w:rPr>
        <w:t xml:space="preserve">נספח ז' - </w:t>
      </w:r>
      <w:r w:rsidRPr="00341985">
        <w:rPr>
          <w:rFonts w:hint="cs"/>
          <w:b/>
          <w:bCs w:val="0"/>
          <w:sz w:val="24"/>
          <w:rtl/>
        </w:rPr>
        <w:tab/>
        <w:t>הצהרה והתחייבות לשמירה על סודיות;</w:t>
      </w:r>
    </w:p>
    <w:p w14:paraId="7D05BC8A" w14:textId="77777777" w:rsidR="00A955A9" w:rsidRDefault="00EB5A81" w:rsidP="00EB5A81">
      <w:pPr>
        <w:pStyle w:val="Heading2"/>
        <w:ind w:left="1440"/>
        <w:jc w:val="both"/>
        <w:rPr>
          <w:b/>
          <w:bCs w:val="0"/>
          <w:sz w:val="24"/>
          <w:rtl/>
        </w:rPr>
      </w:pPr>
      <w:r w:rsidRPr="00341985">
        <w:rPr>
          <w:rFonts w:hint="cs"/>
          <w:b/>
          <w:bCs w:val="0"/>
          <w:sz w:val="24"/>
          <w:rtl/>
        </w:rPr>
        <w:t xml:space="preserve">נספח ח' - </w:t>
      </w:r>
      <w:r w:rsidRPr="00341985">
        <w:rPr>
          <w:rFonts w:hint="cs"/>
          <w:b/>
          <w:bCs w:val="0"/>
          <w:sz w:val="24"/>
          <w:rtl/>
        </w:rPr>
        <w:tab/>
      </w:r>
      <w:r w:rsidR="00786E52" w:rsidRPr="00786E52">
        <w:rPr>
          <w:rFonts w:hint="cs"/>
          <w:b/>
          <w:bCs w:val="0"/>
          <w:sz w:val="24"/>
          <w:rtl/>
        </w:rPr>
        <w:t>מפרט</w:t>
      </w:r>
      <w:r w:rsidR="00786E52" w:rsidRPr="00786E52">
        <w:rPr>
          <w:b/>
          <w:bCs w:val="0"/>
          <w:sz w:val="24"/>
          <w:rtl/>
        </w:rPr>
        <w:t xml:space="preserve"> </w:t>
      </w:r>
      <w:r w:rsidR="00786E52" w:rsidRPr="00786E52">
        <w:rPr>
          <w:rFonts w:hint="cs"/>
          <w:b/>
          <w:bCs w:val="0"/>
          <w:sz w:val="24"/>
          <w:rtl/>
        </w:rPr>
        <w:t>ביטוחי</w:t>
      </w:r>
      <w:r w:rsidR="00786E52" w:rsidRPr="00786E52">
        <w:rPr>
          <w:b/>
          <w:bCs w:val="0"/>
          <w:sz w:val="24"/>
          <w:rtl/>
        </w:rPr>
        <w:t xml:space="preserve"> </w:t>
      </w:r>
      <w:r w:rsidR="00786E52" w:rsidRPr="00786E52">
        <w:rPr>
          <w:rFonts w:hint="cs"/>
          <w:b/>
          <w:bCs w:val="0"/>
          <w:sz w:val="24"/>
          <w:rtl/>
        </w:rPr>
        <w:t>המפקח</w:t>
      </w:r>
      <w:r w:rsidR="00786E52">
        <w:rPr>
          <w:rFonts w:hint="cs"/>
          <w:b/>
          <w:bCs w:val="0"/>
          <w:sz w:val="24"/>
          <w:rtl/>
        </w:rPr>
        <w:t>;</w:t>
      </w:r>
    </w:p>
    <w:p w14:paraId="601F06B2" w14:textId="77777777" w:rsidR="00EB5A81" w:rsidRPr="00341985" w:rsidRDefault="00A955A9" w:rsidP="005D36FC">
      <w:pPr>
        <w:pStyle w:val="Heading2"/>
        <w:ind w:left="1440"/>
        <w:jc w:val="both"/>
        <w:rPr>
          <w:b/>
          <w:bCs w:val="0"/>
          <w:sz w:val="24"/>
          <w:rtl/>
        </w:rPr>
      </w:pPr>
      <w:r>
        <w:rPr>
          <w:rFonts w:hint="cs"/>
          <w:b/>
          <w:bCs w:val="0"/>
          <w:sz w:val="24"/>
          <w:rtl/>
        </w:rPr>
        <w:t xml:space="preserve">נספח ח'1 - </w:t>
      </w:r>
      <w:r>
        <w:rPr>
          <w:b/>
          <w:bCs w:val="0"/>
          <w:sz w:val="24"/>
          <w:rtl/>
        </w:rPr>
        <w:tab/>
      </w:r>
      <w:r w:rsidR="00EB5A81" w:rsidRPr="00341985">
        <w:rPr>
          <w:rFonts w:hint="cs"/>
          <w:b/>
          <w:bCs w:val="0"/>
          <w:sz w:val="24"/>
          <w:rtl/>
        </w:rPr>
        <w:t xml:space="preserve">אישור </w:t>
      </w:r>
      <w:r w:rsidR="00786E52">
        <w:rPr>
          <w:rFonts w:hint="cs"/>
          <w:b/>
          <w:bCs w:val="0"/>
          <w:sz w:val="24"/>
          <w:rtl/>
        </w:rPr>
        <w:t xml:space="preserve">על קיום </w:t>
      </w:r>
      <w:r w:rsidR="00EB5A81" w:rsidRPr="00341985">
        <w:rPr>
          <w:rFonts w:hint="cs"/>
          <w:b/>
          <w:bCs w:val="0"/>
          <w:sz w:val="24"/>
          <w:rtl/>
        </w:rPr>
        <w:t>ביטוח</w:t>
      </w:r>
      <w:r w:rsidR="00786E52">
        <w:rPr>
          <w:rFonts w:hint="cs"/>
          <w:b/>
          <w:bCs w:val="0"/>
          <w:sz w:val="24"/>
          <w:rtl/>
        </w:rPr>
        <w:t>י המפקח</w:t>
      </w:r>
      <w:r w:rsidR="00EB5A81" w:rsidRPr="00341985">
        <w:rPr>
          <w:rFonts w:hint="cs"/>
          <w:b/>
          <w:bCs w:val="0"/>
          <w:sz w:val="24"/>
          <w:rtl/>
        </w:rPr>
        <w:t>;</w:t>
      </w:r>
    </w:p>
    <w:p w14:paraId="2150D194" w14:textId="77777777" w:rsidR="00EB5A81" w:rsidRPr="00341985" w:rsidRDefault="00EB5A81" w:rsidP="00EB5A81">
      <w:pPr>
        <w:pStyle w:val="Heading2"/>
        <w:ind w:left="1440"/>
        <w:jc w:val="both"/>
        <w:rPr>
          <w:b/>
          <w:bCs w:val="0"/>
          <w:sz w:val="24"/>
          <w:rtl/>
        </w:rPr>
      </w:pPr>
      <w:r w:rsidRPr="00341985">
        <w:rPr>
          <w:rFonts w:hint="cs"/>
          <w:b/>
          <w:bCs w:val="0"/>
          <w:sz w:val="24"/>
          <w:rtl/>
        </w:rPr>
        <w:t xml:space="preserve">נספח ט' - </w:t>
      </w:r>
      <w:r w:rsidRPr="00341985">
        <w:rPr>
          <w:rFonts w:hint="cs"/>
          <w:b/>
          <w:bCs w:val="0"/>
          <w:sz w:val="24"/>
          <w:rtl/>
        </w:rPr>
        <w:tab/>
        <w:t>דוגמא לנוסח אישור השלמת הפרויקט/קטע מהפרויקט;</w:t>
      </w:r>
    </w:p>
    <w:p w14:paraId="3484D85C" w14:textId="77777777" w:rsidR="00EB5A81" w:rsidRPr="00341985" w:rsidRDefault="00EB5A81" w:rsidP="00EB5A81">
      <w:pPr>
        <w:pStyle w:val="Heading2"/>
        <w:ind w:left="1440"/>
        <w:jc w:val="both"/>
        <w:rPr>
          <w:b/>
          <w:bCs w:val="0"/>
          <w:sz w:val="24"/>
        </w:rPr>
      </w:pPr>
      <w:r w:rsidRPr="00341985">
        <w:rPr>
          <w:rFonts w:hint="cs"/>
          <w:b/>
          <w:bCs w:val="0"/>
          <w:sz w:val="24"/>
          <w:rtl/>
        </w:rPr>
        <w:t xml:space="preserve">נספח י' - </w:t>
      </w:r>
      <w:r w:rsidRPr="00341985">
        <w:rPr>
          <w:rFonts w:hint="cs"/>
          <w:b/>
          <w:bCs w:val="0"/>
          <w:sz w:val="24"/>
          <w:rtl/>
        </w:rPr>
        <w:tab/>
        <w:t xml:space="preserve">דוגמא לנוסח הצהרת המפקח בדבר היעדר תביעות. </w:t>
      </w:r>
    </w:p>
    <w:p w14:paraId="676D00BC" w14:textId="77777777" w:rsidR="00EB5A81" w:rsidRPr="00341985" w:rsidRDefault="00EB5A81" w:rsidP="00EB5A81">
      <w:pPr>
        <w:ind w:left="1560" w:hanging="700"/>
        <w:jc w:val="both"/>
        <w:rPr>
          <w:b/>
          <w:color w:val="000000"/>
          <w:sz w:val="24"/>
          <w:szCs w:val="24"/>
          <w:rtl/>
        </w:rPr>
      </w:pPr>
    </w:p>
    <w:p w14:paraId="5BC218CB" w14:textId="77777777" w:rsidR="00EB5A81" w:rsidRPr="00341985" w:rsidRDefault="00EB5A81" w:rsidP="00EB5A81">
      <w:pPr>
        <w:pStyle w:val="Heading1"/>
        <w:keepNext w:val="0"/>
        <w:numPr>
          <w:ilvl w:val="0"/>
          <w:numId w:val="15"/>
        </w:numPr>
        <w:ind w:left="740"/>
        <w:rPr>
          <w:b/>
          <w:sz w:val="24"/>
          <w:u w:val="single"/>
        </w:rPr>
      </w:pPr>
      <w:r w:rsidRPr="00341985">
        <w:rPr>
          <w:b/>
          <w:sz w:val="24"/>
          <w:u w:val="single"/>
          <w:rtl/>
        </w:rPr>
        <w:t>שרותי המפקח</w:t>
      </w:r>
    </w:p>
    <w:p w14:paraId="403DFE2F" w14:textId="77777777" w:rsidR="00EB5A81" w:rsidRPr="00341985" w:rsidRDefault="00EB5A81" w:rsidP="00EB5A81">
      <w:pPr>
        <w:pStyle w:val="Heading1"/>
        <w:ind w:left="720"/>
        <w:rPr>
          <w:b/>
          <w:sz w:val="24"/>
          <w:u w:val="single"/>
          <w:rtl/>
        </w:rPr>
      </w:pPr>
    </w:p>
    <w:p w14:paraId="254D3422"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המזמין מוסר בזה למפקח והמפקח מקבל על עצמו את תיאום מלאכת התכנון ואת הפ</w:t>
      </w:r>
      <w:r w:rsidRPr="00341985">
        <w:rPr>
          <w:rFonts w:hint="cs"/>
          <w:b/>
          <w:bCs w:val="0"/>
          <w:sz w:val="24"/>
          <w:rtl/>
        </w:rPr>
        <w:t>י</w:t>
      </w:r>
      <w:r w:rsidRPr="00341985">
        <w:rPr>
          <w:b/>
          <w:bCs w:val="0"/>
          <w:sz w:val="24"/>
          <w:rtl/>
        </w:rPr>
        <w:t>קוח על ב</w:t>
      </w:r>
      <w:r w:rsidRPr="00341985">
        <w:rPr>
          <w:rFonts w:hint="cs"/>
          <w:b/>
          <w:bCs w:val="0"/>
          <w:sz w:val="24"/>
          <w:rtl/>
        </w:rPr>
        <w:t>י</w:t>
      </w:r>
      <w:r w:rsidRPr="00341985">
        <w:rPr>
          <w:b/>
          <w:bCs w:val="0"/>
          <w:sz w:val="24"/>
          <w:rtl/>
        </w:rPr>
        <w:t>צוען</w:t>
      </w:r>
      <w:r w:rsidRPr="00341985">
        <w:rPr>
          <w:rFonts w:hint="cs"/>
          <w:b/>
          <w:bCs w:val="0"/>
          <w:sz w:val="24"/>
          <w:rtl/>
        </w:rPr>
        <w:t xml:space="preserve"> של עבודת הבניה</w:t>
      </w:r>
      <w:r w:rsidRPr="00341985">
        <w:rPr>
          <w:b/>
          <w:bCs w:val="0"/>
          <w:sz w:val="24"/>
          <w:rtl/>
        </w:rPr>
        <w:t>, הכל כמותנה בחוזה וכמוגדר ביתר פירוט בנספחים א</w:t>
      </w:r>
      <w:r w:rsidRPr="00341985">
        <w:rPr>
          <w:rFonts w:hint="cs"/>
          <w:b/>
          <w:bCs w:val="0"/>
          <w:sz w:val="24"/>
          <w:rtl/>
        </w:rPr>
        <w:t>'</w:t>
      </w:r>
      <w:r w:rsidRPr="00341985">
        <w:rPr>
          <w:b/>
          <w:bCs w:val="0"/>
          <w:sz w:val="24"/>
          <w:rtl/>
        </w:rPr>
        <w:t xml:space="preserve"> + ב</w:t>
      </w:r>
      <w:r w:rsidRPr="00341985">
        <w:rPr>
          <w:rFonts w:hint="cs"/>
          <w:b/>
          <w:bCs w:val="0"/>
          <w:sz w:val="24"/>
          <w:rtl/>
        </w:rPr>
        <w:t>' + ג'</w:t>
      </w:r>
      <w:r w:rsidRPr="00341985">
        <w:rPr>
          <w:b/>
          <w:bCs w:val="0"/>
          <w:sz w:val="24"/>
          <w:rtl/>
        </w:rPr>
        <w:t xml:space="preserve"> (לעיל ולהלן - "שרותי המפקח").</w:t>
      </w:r>
    </w:p>
    <w:p w14:paraId="1DD5B4C6" w14:textId="77777777" w:rsidR="00EB5A81" w:rsidRPr="00341985" w:rsidRDefault="00EB5A81" w:rsidP="00EB5A81">
      <w:pPr>
        <w:pStyle w:val="Heading2"/>
        <w:ind w:left="1440"/>
        <w:jc w:val="both"/>
        <w:rPr>
          <w:b/>
          <w:bCs w:val="0"/>
          <w:sz w:val="24"/>
          <w:rtl/>
        </w:rPr>
      </w:pPr>
    </w:p>
    <w:p w14:paraId="2A84E127"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המפקח מצהיר ומאשר</w:t>
      </w:r>
      <w:r w:rsidRPr="00341985">
        <w:rPr>
          <w:rFonts w:hint="cs"/>
          <w:b/>
          <w:bCs w:val="0"/>
          <w:sz w:val="24"/>
          <w:rtl/>
        </w:rPr>
        <w:t>,</w:t>
      </w:r>
      <w:r w:rsidRPr="00341985">
        <w:rPr>
          <w:b/>
          <w:bCs w:val="0"/>
          <w:sz w:val="24"/>
          <w:rtl/>
        </w:rPr>
        <w:t xml:space="preserve"> כי הינו מכיר ויודע את הנדרש למטרת ב</w:t>
      </w:r>
      <w:r w:rsidRPr="00341985">
        <w:rPr>
          <w:rFonts w:hint="cs"/>
          <w:b/>
          <w:bCs w:val="0"/>
          <w:sz w:val="24"/>
          <w:rtl/>
        </w:rPr>
        <w:t>י</w:t>
      </w:r>
      <w:r w:rsidRPr="00341985">
        <w:rPr>
          <w:b/>
          <w:bCs w:val="0"/>
          <w:sz w:val="24"/>
          <w:rtl/>
        </w:rPr>
        <w:t>צוע שרותי המפקח</w:t>
      </w:r>
      <w:r w:rsidRPr="00341985">
        <w:rPr>
          <w:rFonts w:hint="cs"/>
          <w:b/>
          <w:bCs w:val="0"/>
          <w:sz w:val="24"/>
          <w:rtl/>
        </w:rPr>
        <w:t>, לרבות הוראות כל דין,</w:t>
      </w:r>
      <w:r w:rsidRPr="00341985">
        <w:rPr>
          <w:b/>
          <w:bCs w:val="0"/>
          <w:sz w:val="24"/>
          <w:rtl/>
        </w:rPr>
        <w:t xml:space="preserve"> וכי הינו בעל הכישורים, הר</w:t>
      </w:r>
      <w:r w:rsidRPr="00341985">
        <w:rPr>
          <w:rFonts w:hint="cs"/>
          <w:b/>
          <w:bCs w:val="0"/>
          <w:sz w:val="24"/>
          <w:rtl/>
        </w:rPr>
        <w:t>י</w:t>
      </w:r>
      <w:r w:rsidRPr="00341985">
        <w:rPr>
          <w:b/>
          <w:bCs w:val="0"/>
          <w:sz w:val="24"/>
          <w:rtl/>
        </w:rPr>
        <w:t>שיונות, הנ</w:t>
      </w:r>
      <w:r w:rsidRPr="00341985">
        <w:rPr>
          <w:rFonts w:hint="cs"/>
          <w:b/>
          <w:bCs w:val="0"/>
          <w:sz w:val="24"/>
          <w:rtl/>
        </w:rPr>
        <w:t>י</w:t>
      </w:r>
      <w:r w:rsidRPr="00341985">
        <w:rPr>
          <w:b/>
          <w:bCs w:val="0"/>
          <w:sz w:val="24"/>
          <w:rtl/>
        </w:rPr>
        <w:t>סיון והאמצעים המאפשרים לו ב</w:t>
      </w:r>
      <w:r w:rsidRPr="00341985">
        <w:rPr>
          <w:rFonts w:hint="cs"/>
          <w:b/>
          <w:bCs w:val="0"/>
          <w:sz w:val="24"/>
          <w:rtl/>
        </w:rPr>
        <w:t>י</w:t>
      </w:r>
      <w:r w:rsidRPr="00341985">
        <w:rPr>
          <w:b/>
          <w:bCs w:val="0"/>
          <w:sz w:val="24"/>
          <w:rtl/>
        </w:rPr>
        <w:t>צועם ברמה מקצועית גבוהה ובהתאם למותנה בחוזה.</w:t>
      </w:r>
    </w:p>
    <w:p w14:paraId="46BE6B1C" w14:textId="77777777" w:rsidR="00EB5A81" w:rsidRPr="00341985" w:rsidRDefault="00EB5A81" w:rsidP="00EB5A81">
      <w:pPr>
        <w:pStyle w:val="Heading2"/>
        <w:jc w:val="both"/>
        <w:rPr>
          <w:b/>
          <w:bCs w:val="0"/>
          <w:sz w:val="24"/>
          <w:rtl/>
        </w:rPr>
      </w:pPr>
    </w:p>
    <w:p w14:paraId="121FF820"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 xml:space="preserve">המפקח מצהיר כי ידוע לו </w:t>
      </w:r>
      <w:r w:rsidRPr="00341985">
        <w:rPr>
          <w:rFonts w:hint="cs"/>
          <w:b/>
          <w:bCs w:val="0"/>
          <w:sz w:val="24"/>
          <w:rtl/>
        </w:rPr>
        <w:t>ששירות</w:t>
      </w:r>
      <w:r w:rsidRPr="00341985">
        <w:rPr>
          <w:rFonts w:hint="eastAsia"/>
          <w:b/>
          <w:bCs w:val="0"/>
          <w:sz w:val="24"/>
          <w:rtl/>
        </w:rPr>
        <w:t>י</w:t>
      </w:r>
      <w:r w:rsidRPr="00341985">
        <w:rPr>
          <w:b/>
          <w:bCs w:val="0"/>
          <w:sz w:val="24"/>
          <w:rtl/>
        </w:rPr>
        <w:t xml:space="preserve"> המפקח </w:t>
      </w:r>
      <w:r w:rsidRPr="00341985">
        <w:rPr>
          <w:rFonts w:hint="cs"/>
          <w:b/>
          <w:bCs w:val="0"/>
          <w:sz w:val="24"/>
          <w:rtl/>
        </w:rPr>
        <w:t>על פי</w:t>
      </w:r>
      <w:r w:rsidRPr="00341985">
        <w:rPr>
          <w:b/>
          <w:bCs w:val="0"/>
          <w:sz w:val="24"/>
          <w:rtl/>
        </w:rPr>
        <w:t xml:space="preserve"> חוזה זה הינם לשלבים ו/או לקטעים בפרויקט כפי שיוזמנו ע"י המזמין מעת לעת, ע</w:t>
      </w:r>
      <w:r w:rsidRPr="00341985">
        <w:rPr>
          <w:rFonts w:hint="cs"/>
          <w:b/>
          <w:bCs w:val="0"/>
          <w:sz w:val="24"/>
          <w:rtl/>
        </w:rPr>
        <w:t>ל פי</w:t>
      </w:r>
      <w:r w:rsidRPr="00341985">
        <w:rPr>
          <w:b/>
          <w:bCs w:val="0"/>
          <w:sz w:val="24"/>
          <w:rtl/>
        </w:rPr>
        <w:t xml:space="preserve"> שיקול דעתו, והם י</w:t>
      </w:r>
      <w:r w:rsidRPr="00341985">
        <w:rPr>
          <w:rFonts w:hint="cs"/>
          <w:b/>
          <w:bCs w:val="0"/>
          <w:sz w:val="24"/>
          <w:rtl/>
        </w:rPr>
        <w:t>י</w:t>
      </w:r>
      <w:r w:rsidRPr="00341985">
        <w:rPr>
          <w:b/>
          <w:bCs w:val="0"/>
          <w:sz w:val="24"/>
          <w:rtl/>
        </w:rPr>
        <w:t>נתנו על ידו בשלבי עבודה כמפורט בנספחים א</w:t>
      </w:r>
      <w:r w:rsidRPr="00341985">
        <w:rPr>
          <w:rFonts w:hint="cs"/>
          <w:b/>
          <w:bCs w:val="0"/>
          <w:sz w:val="24"/>
          <w:rtl/>
        </w:rPr>
        <w:t>',</w:t>
      </w:r>
      <w:r w:rsidRPr="00341985">
        <w:rPr>
          <w:b/>
          <w:bCs w:val="0"/>
          <w:sz w:val="24"/>
          <w:rtl/>
        </w:rPr>
        <w:t xml:space="preserve"> ב</w:t>
      </w:r>
      <w:r w:rsidRPr="00341985">
        <w:rPr>
          <w:rFonts w:hint="cs"/>
          <w:b/>
          <w:bCs w:val="0"/>
          <w:sz w:val="24"/>
          <w:rtl/>
        </w:rPr>
        <w:t>' ו- ג'</w:t>
      </w:r>
      <w:r w:rsidRPr="00341985">
        <w:rPr>
          <w:b/>
          <w:bCs w:val="0"/>
          <w:sz w:val="24"/>
          <w:rtl/>
        </w:rPr>
        <w:t xml:space="preserve"> להלן. המפקח מוסיף ומצהיר כי ידוע לו שהמזמין אינו מתחייב להזמין מהמפקח שירותים נוספים מעבר לנקוב בחוזה זה בנספח א</w:t>
      </w:r>
      <w:r w:rsidRPr="00341985">
        <w:rPr>
          <w:rFonts w:hint="cs"/>
          <w:b/>
          <w:bCs w:val="0"/>
          <w:sz w:val="24"/>
          <w:rtl/>
        </w:rPr>
        <w:t>'</w:t>
      </w:r>
      <w:r w:rsidRPr="00341985">
        <w:rPr>
          <w:b/>
          <w:bCs w:val="0"/>
          <w:sz w:val="24"/>
          <w:rtl/>
        </w:rPr>
        <w:t xml:space="preserve"> כאמור.</w:t>
      </w:r>
    </w:p>
    <w:p w14:paraId="6F7EAD21" w14:textId="77777777" w:rsidR="00EB5A81" w:rsidRPr="00341985" w:rsidRDefault="00EB5A81" w:rsidP="00EB5A81">
      <w:pPr>
        <w:pStyle w:val="Heading2"/>
        <w:jc w:val="both"/>
        <w:rPr>
          <w:b/>
          <w:bCs w:val="0"/>
          <w:sz w:val="24"/>
          <w:rtl/>
        </w:rPr>
      </w:pPr>
    </w:p>
    <w:p w14:paraId="69C4AC18"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המפקח מתחייב לבצע את שרותי המפקח בזהירות, בנאמנות וברמה מקצועית גבוהה, תוך ציות ל</w:t>
      </w:r>
      <w:r w:rsidRPr="00341985">
        <w:rPr>
          <w:rFonts w:hint="cs"/>
          <w:b/>
          <w:bCs w:val="0"/>
          <w:sz w:val="24"/>
          <w:rtl/>
        </w:rPr>
        <w:t xml:space="preserve">הוראות כל </w:t>
      </w:r>
      <w:r w:rsidRPr="00341985">
        <w:rPr>
          <w:b/>
          <w:bCs w:val="0"/>
          <w:sz w:val="24"/>
          <w:rtl/>
        </w:rPr>
        <w:t>דין ולהנחת דעת המזמין.</w:t>
      </w:r>
    </w:p>
    <w:p w14:paraId="390AFE25" w14:textId="77777777" w:rsidR="00EB5A81" w:rsidRPr="00341985" w:rsidRDefault="00EB5A81" w:rsidP="00EB5A81">
      <w:pPr>
        <w:pStyle w:val="Heading2"/>
        <w:jc w:val="both"/>
        <w:rPr>
          <w:b/>
          <w:bCs w:val="0"/>
          <w:sz w:val="24"/>
          <w:rtl/>
        </w:rPr>
      </w:pPr>
    </w:p>
    <w:p w14:paraId="75C49AB8"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המפקח יבסס את שרותי המפקח על הנתונים, קווי היסוד, התקציב וההנחיות שיקבעו ע"י המזמין ובתאום מלא עם הגורמים השונים כפי שיקבעו מזמן לזמן ע"י המזמין, ויהיה חייב לנהוג לפיהם ולקיימם ללא סט</w:t>
      </w:r>
      <w:r w:rsidRPr="00341985">
        <w:rPr>
          <w:rFonts w:hint="cs"/>
          <w:b/>
          <w:bCs w:val="0"/>
          <w:sz w:val="24"/>
          <w:rtl/>
        </w:rPr>
        <w:t>י</w:t>
      </w:r>
      <w:r w:rsidRPr="00341985">
        <w:rPr>
          <w:b/>
          <w:bCs w:val="0"/>
          <w:sz w:val="24"/>
          <w:rtl/>
        </w:rPr>
        <w:t>יה</w:t>
      </w:r>
      <w:r w:rsidRPr="00341985">
        <w:rPr>
          <w:rFonts w:hint="cs"/>
          <w:b/>
          <w:bCs w:val="0"/>
          <w:sz w:val="24"/>
          <w:rtl/>
        </w:rPr>
        <w:t>,</w:t>
      </w:r>
      <w:r w:rsidRPr="00341985">
        <w:rPr>
          <w:b/>
          <w:bCs w:val="0"/>
          <w:sz w:val="24"/>
          <w:rtl/>
        </w:rPr>
        <w:t xml:space="preserve"> אלא אם כן קבל א</w:t>
      </w:r>
      <w:r w:rsidRPr="00341985">
        <w:rPr>
          <w:rFonts w:hint="cs"/>
          <w:b/>
          <w:bCs w:val="0"/>
          <w:sz w:val="24"/>
          <w:rtl/>
        </w:rPr>
        <w:t>י</w:t>
      </w:r>
      <w:r w:rsidRPr="00341985">
        <w:rPr>
          <w:b/>
          <w:bCs w:val="0"/>
          <w:sz w:val="24"/>
          <w:rtl/>
        </w:rPr>
        <w:t xml:space="preserve">שור </w:t>
      </w:r>
      <w:r w:rsidRPr="00341985">
        <w:rPr>
          <w:rFonts w:hint="cs"/>
          <w:b/>
          <w:bCs w:val="0"/>
          <w:sz w:val="24"/>
          <w:rtl/>
        </w:rPr>
        <w:t>מראש ו</w:t>
      </w:r>
      <w:r w:rsidRPr="00341985">
        <w:rPr>
          <w:b/>
          <w:bCs w:val="0"/>
          <w:sz w:val="24"/>
          <w:rtl/>
        </w:rPr>
        <w:t>בכתב מהמזמין.</w:t>
      </w:r>
    </w:p>
    <w:p w14:paraId="1270776A" w14:textId="77777777" w:rsidR="00EB5A81" w:rsidRPr="00341985" w:rsidRDefault="00EB5A81" w:rsidP="00EB5A81">
      <w:pPr>
        <w:pStyle w:val="Heading2"/>
        <w:jc w:val="both"/>
        <w:rPr>
          <w:b/>
          <w:bCs w:val="0"/>
          <w:sz w:val="24"/>
          <w:rtl/>
        </w:rPr>
      </w:pPr>
    </w:p>
    <w:p w14:paraId="7FA1C6A4"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המפקח מתחייב לבצע את שרותי המפקח בתיאום מלא, בשיתוף פעולה ותוך קיום קשר מתמיד עם המנהל כהגדרתו בסעיף 2.8 להלן, עם המתכננים, עם הקבלנים ועם כל יתר הגורמים שיפעלו באתר, וכן כל יתר הגורמים (לרבות רשויות וגופים אחרים) הקשורים בפרויקט ו/או שפעולתם נדרשת בקשר עם הפרויקט, ככל שי</w:t>
      </w:r>
      <w:r w:rsidRPr="00341985">
        <w:rPr>
          <w:rFonts w:hint="cs"/>
          <w:b/>
          <w:bCs w:val="0"/>
          <w:sz w:val="24"/>
          <w:rtl/>
        </w:rPr>
        <w:t>י</w:t>
      </w:r>
      <w:r w:rsidRPr="00341985">
        <w:rPr>
          <w:b/>
          <w:bCs w:val="0"/>
          <w:sz w:val="24"/>
          <w:rtl/>
        </w:rPr>
        <w:t>דרש לקידום, תכנון וב</w:t>
      </w:r>
      <w:r w:rsidRPr="00341985">
        <w:rPr>
          <w:rFonts w:hint="cs"/>
          <w:b/>
          <w:bCs w:val="0"/>
          <w:sz w:val="24"/>
          <w:rtl/>
        </w:rPr>
        <w:t>י</w:t>
      </w:r>
      <w:r w:rsidRPr="00341985">
        <w:rPr>
          <w:b/>
          <w:bCs w:val="0"/>
          <w:sz w:val="24"/>
          <w:rtl/>
        </w:rPr>
        <w:t>צוע המבנה וכל העבודות המתבצעות בקשר אליו, הכל כפי שיקבע ע"י המזמין. המפקח ימצא בקביעות באתר הבניה, זולת אם נקבע מפורשות אחרת בנספח א</w:t>
      </w:r>
      <w:r w:rsidRPr="00341985">
        <w:rPr>
          <w:rFonts w:hint="cs"/>
          <w:b/>
          <w:bCs w:val="0"/>
          <w:sz w:val="24"/>
          <w:rtl/>
        </w:rPr>
        <w:t>'</w:t>
      </w:r>
      <w:r w:rsidRPr="00341985">
        <w:rPr>
          <w:b/>
          <w:bCs w:val="0"/>
          <w:sz w:val="24"/>
          <w:rtl/>
        </w:rPr>
        <w:t>, שהרי אז תהיינה שעות נוכחותו באתר לפי הקבוע בנספח א</w:t>
      </w:r>
      <w:r w:rsidRPr="00341985">
        <w:rPr>
          <w:rFonts w:hint="cs"/>
          <w:b/>
          <w:bCs w:val="0"/>
          <w:sz w:val="24"/>
          <w:rtl/>
        </w:rPr>
        <w:t>'</w:t>
      </w:r>
      <w:r w:rsidRPr="00341985">
        <w:rPr>
          <w:b/>
          <w:bCs w:val="0"/>
          <w:sz w:val="24"/>
          <w:rtl/>
        </w:rPr>
        <w:t>.</w:t>
      </w:r>
      <w:r w:rsidRPr="00341985">
        <w:rPr>
          <w:rFonts w:hint="cs"/>
          <w:b/>
          <w:bCs w:val="0"/>
          <w:sz w:val="24"/>
          <w:rtl/>
        </w:rPr>
        <w:t xml:space="preserve"> כן, מתחייב המפקח לבצע בקרת הבטחת איכות, לפי הקבוע בנספח ג'.   </w:t>
      </w:r>
    </w:p>
    <w:p w14:paraId="7C4E7710" w14:textId="77777777" w:rsidR="00EB5A81" w:rsidRPr="00341985" w:rsidRDefault="00EB5A81" w:rsidP="00EB5A81">
      <w:pPr>
        <w:pStyle w:val="Heading2"/>
        <w:keepNext w:val="0"/>
        <w:numPr>
          <w:ilvl w:val="1"/>
          <w:numId w:val="15"/>
        </w:numPr>
        <w:tabs>
          <w:tab w:val="left" w:pos="1440"/>
        </w:tabs>
        <w:ind w:left="1460"/>
        <w:jc w:val="both"/>
        <w:rPr>
          <w:b/>
          <w:bCs w:val="0"/>
          <w:sz w:val="24"/>
          <w:rtl/>
        </w:rPr>
      </w:pPr>
      <w:r w:rsidRPr="00341985">
        <w:rPr>
          <w:b/>
          <w:bCs w:val="0"/>
          <w:sz w:val="24"/>
          <w:rtl/>
        </w:rPr>
        <w:t>המפקח לא יגיש למתכננים, לקבלנים ולכל גורם הקשור בעבודות התכנון והבניה כל שרות ב</w:t>
      </w:r>
      <w:r w:rsidRPr="00341985">
        <w:rPr>
          <w:rFonts w:hint="cs"/>
          <w:b/>
          <w:bCs w:val="0"/>
          <w:sz w:val="24"/>
          <w:rtl/>
        </w:rPr>
        <w:t>ין ב</w:t>
      </w:r>
      <w:r w:rsidRPr="00341985">
        <w:rPr>
          <w:b/>
          <w:bCs w:val="0"/>
          <w:sz w:val="24"/>
          <w:rtl/>
        </w:rPr>
        <w:t xml:space="preserve">מישרין </w:t>
      </w:r>
      <w:r w:rsidRPr="00341985">
        <w:rPr>
          <w:rFonts w:hint="cs"/>
          <w:b/>
          <w:bCs w:val="0"/>
          <w:sz w:val="24"/>
          <w:rtl/>
        </w:rPr>
        <w:t>ובין</w:t>
      </w:r>
      <w:r w:rsidRPr="00341985">
        <w:rPr>
          <w:b/>
          <w:bCs w:val="0"/>
          <w:sz w:val="24"/>
          <w:rtl/>
        </w:rPr>
        <w:t xml:space="preserve"> בעקיפין בפרויקט, בין בתמורה ובין שלא בתמורה, פרט לש</w:t>
      </w:r>
      <w:r w:rsidRPr="00341985">
        <w:rPr>
          <w:rFonts w:hint="cs"/>
          <w:b/>
          <w:bCs w:val="0"/>
          <w:sz w:val="24"/>
          <w:rtl/>
        </w:rPr>
        <w:t>י</w:t>
      </w:r>
      <w:r w:rsidRPr="00341985">
        <w:rPr>
          <w:b/>
          <w:bCs w:val="0"/>
          <w:sz w:val="24"/>
          <w:rtl/>
        </w:rPr>
        <w:t>רותים המתחייבים מחוזה זה.</w:t>
      </w:r>
    </w:p>
    <w:p w14:paraId="693A99D2" w14:textId="77777777" w:rsidR="00EB5A81" w:rsidRPr="00341985" w:rsidRDefault="00EB5A81" w:rsidP="00EB5A81">
      <w:pPr>
        <w:ind w:left="1560" w:hanging="700"/>
        <w:jc w:val="both"/>
        <w:rPr>
          <w:b/>
          <w:color w:val="000000"/>
          <w:sz w:val="24"/>
          <w:szCs w:val="24"/>
          <w:rtl/>
        </w:rPr>
      </w:pPr>
    </w:p>
    <w:p w14:paraId="082BF49E" w14:textId="77777777" w:rsidR="00EB5A81" w:rsidRPr="00341985" w:rsidRDefault="00EB5A81" w:rsidP="00EB5A81">
      <w:pPr>
        <w:pStyle w:val="Heading2"/>
        <w:keepNext w:val="0"/>
        <w:numPr>
          <w:ilvl w:val="1"/>
          <w:numId w:val="15"/>
        </w:numPr>
        <w:tabs>
          <w:tab w:val="left" w:pos="1440"/>
        </w:tabs>
        <w:ind w:left="1460"/>
        <w:jc w:val="both"/>
        <w:rPr>
          <w:b/>
          <w:bCs w:val="0"/>
          <w:sz w:val="24"/>
          <w:rtl/>
        </w:rPr>
      </w:pPr>
      <w:r w:rsidRPr="00341985">
        <w:rPr>
          <w:b/>
          <w:bCs w:val="0"/>
          <w:sz w:val="24"/>
          <w:rtl/>
        </w:rPr>
        <w:t>כל עוד לא יקבע אחרת עם המזמין, יהיה המנהל כנקוב בנספח א</w:t>
      </w:r>
      <w:r w:rsidRPr="00341985">
        <w:rPr>
          <w:rFonts w:hint="cs"/>
          <w:b/>
          <w:bCs w:val="0"/>
          <w:sz w:val="24"/>
          <w:rtl/>
        </w:rPr>
        <w:t>'</w:t>
      </w:r>
      <w:r w:rsidRPr="00341985">
        <w:rPr>
          <w:b/>
          <w:bCs w:val="0"/>
          <w:sz w:val="24"/>
          <w:rtl/>
        </w:rPr>
        <w:t xml:space="preserve"> להלן ועל המפקח להיות בקשר מתמיד איתם ולתאם עמם את כל פעילותיו, אלא אם יקבע </w:t>
      </w:r>
      <w:r w:rsidRPr="00341985">
        <w:rPr>
          <w:rFonts w:hint="cs"/>
          <w:b/>
          <w:bCs w:val="0"/>
          <w:sz w:val="24"/>
          <w:rtl/>
        </w:rPr>
        <w:t xml:space="preserve">מפורשות </w:t>
      </w:r>
      <w:r w:rsidRPr="00341985">
        <w:rPr>
          <w:b/>
          <w:bCs w:val="0"/>
          <w:sz w:val="24"/>
          <w:rtl/>
        </w:rPr>
        <w:t>אחרת ע"י המזמין.</w:t>
      </w:r>
    </w:p>
    <w:p w14:paraId="19541762" w14:textId="77777777" w:rsidR="00EB5A81" w:rsidRPr="00341985" w:rsidRDefault="00EB5A81" w:rsidP="00EB5A81">
      <w:pPr>
        <w:ind w:left="1560" w:hanging="700"/>
        <w:jc w:val="both"/>
        <w:rPr>
          <w:b/>
          <w:color w:val="000000"/>
          <w:sz w:val="24"/>
          <w:szCs w:val="24"/>
          <w:rtl/>
        </w:rPr>
      </w:pPr>
    </w:p>
    <w:p w14:paraId="4A11D71A"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המפקח מקבל על עצמו לבצע כל שירות טכני או משרדי הכרוך בביצוע שירותי המפקח ו/או הנובע מהם, ככל ש</w:t>
      </w:r>
      <w:r w:rsidRPr="00341985">
        <w:rPr>
          <w:rFonts w:hint="cs"/>
          <w:b/>
          <w:bCs w:val="0"/>
          <w:sz w:val="24"/>
          <w:rtl/>
        </w:rPr>
        <w:t>י</w:t>
      </w:r>
      <w:r w:rsidRPr="00341985">
        <w:rPr>
          <w:b/>
          <w:bCs w:val="0"/>
          <w:sz w:val="24"/>
          <w:rtl/>
        </w:rPr>
        <w:t>ידרש לכך על ידי המזמין.</w:t>
      </w:r>
    </w:p>
    <w:p w14:paraId="2975EBBF" w14:textId="77777777" w:rsidR="00EB5A81" w:rsidRPr="00341985" w:rsidRDefault="00EB5A81" w:rsidP="00EB5A81">
      <w:pPr>
        <w:pStyle w:val="Heading2"/>
        <w:jc w:val="both"/>
        <w:rPr>
          <w:b/>
          <w:bCs w:val="0"/>
          <w:sz w:val="24"/>
          <w:rtl/>
        </w:rPr>
      </w:pPr>
    </w:p>
    <w:p w14:paraId="2BE1B60F" w14:textId="77777777" w:rsidR="00EB5A81" w:rsidRDefault="00EB5A81" w:rsidP="00EB5A81">
      <w:pPr>
        <w:pStyle w:val="Heading2"/>
        <w:keepNext w:val="0"/>
        <w:numPr>
          <w:ilvl w:val="1"/>
          <w:numId w:val="15"/>
        </w:numPr>
        <w:tabs>
          <w:tab w:val="left" w:pos="1440"/>
        </w:tabs>
        <w:ind w:left="1460"/>
        <w:jc w:val="both"/>
        <w:rPr>
          <w:sz w:val="24"/>
        </w:rPr>
      </w:pPr>
      <w:r w:rsidRPr="00341985">
        <w:rPr>
          <w:b/>
          <w:bCs w:val="0"/>
          <w:sz w:val="24"/>
          <w:rtl/>
        </w:rPr>
        <w:t>המפקח ישמור על נוהלי קשר, תיאום, דיווח, רישום ומתכונת המסמכים לפי דרישת המנהל</w:t>
      </w:r>
      <w:r w:rsidRPr="00341985">
        <w:rPr>
          <w:rFonts w:hint="cs"/>
          <w:b/>
          <w:bCs w:val="0"/>
          <w:sz w:val="24"/>
          <w:rtl/>
        </w:rPr>
        <w:t xml:space="preserve"> והכל תוך שהוא מקפיד על כללי בקרת הבטחת האיכות, כמפורט בנספח ג'.</w:t>
      </w:r>
      <w:r>
        <w:rPr>
          <w:rFonts w:hint="cs"/>
          <w:sz w:val="24"/>
          <w:rtl/>
        </w:rPr>
        <w:t xml:space="preserve"> </w:t>
      </w:r>
    </w:p>
    <w:p w14:paraId="0D1235B8" w14:textId="77777777" w:rsidR="00EB5A81" w:rsidRPr="001622E3" w:rsidRDefault="00EB5A81" w:rsidP="00EB5A81">
      <w:pPr>
        <w:pStyle w:val="ListParagraph"/>
        <w:rPr>
          <w:sz w:val="24"/>
          <w:szCs w:val="24"/>
          <w:u w:val="single"/>
          <w:rtl/>
        </w:rPr>
      </w:pPr>
    </w:p>
    <w:p w14:paraId="0EA38646" w14:textId="77777777" w:rsidR="00EB5A81" w:rsidRPr="00341985" w:rsidRDefault="00EB5A81" w:rsidP="00EB5A81">
      <w:pPr>
        <w:pStyle w:val="Heading2"/>
        <w:keepNext w:val="0"/>
        <w:numPr>
          <w:ilvl w:val="1"/>
          <w:numId w:val="15"/>
        </w:numPr>
        <w:tabs>
          <w:tab w:val="left" w:pos="1440"/>
        </w:tabs>
        <w:ind w:left="1460"/>
        <w:jc w:val="both"/>
        <w:rPr>
          <w:sz w:val="24"/>
          <w:u w:val="single"/>
        </w:rPr>
      </w:pPr>
      <w:r w:rsidRPr="00341985">
        <w:rPr>
          <w:rFonts w:hint="cs"/>
          <w:sz w:val="24"/>
          <w:u w:val="single"/>
          <w:rtl/>
        </w:rPr>
        <w:t xml:space="preserve">מבלי לגרוע מן האמור בחוזה זה מתחייב המפקח למנות אחראי/ים לביקורת כמובנו על פי תקנות התכנון והבניה (בקשה להיתר, תנאיו ואגרות), התש"ל - 1970 (להלן בהתאמה: "האחראי על הביקורת", "תקנות התכנון"). </w:t>
      </w:r>
    </w:p>
    <w:p w14:paraId="3262E846" w14:textId="77777777" w:rsidR="00EB5A81" w:rsidRPr="00341985" w:rsidRDefault="00EB5A81" w:rsidP="00EB5A81">
      <w:pPr>
        <w:pStyle w:val="Heading2"/>
        <w:ind w:left="1460"/>
        <w:jc w:val="both"/>
        <w:rPr>
          <w:sz w:val="24"/>
          <w:u w:val="single"/>
          <w:rtl/>
        </w:rPr>
      </w:pPr>
      <w:r w:rsidRPr="00341985">
        <w:rPr>
          <w:rFonts w:hint="cs"/>
          <w:sz w:val="24"/>
          <w:u w:val="single"/>
          <w:rtl/>
        </w:rPr>
        <w:t xml:space="preserve">להסרת ספקות יובהר כי המפקח יהא אחראי בלעדית למינויו ולכל עניין הכרוך בהפעלתו ובפעולתו על פי תקנות התכנון ועפ"י כל דין, של האחראי על הביקורת, וזאת על חשבונו של המפקח בלבד. </w:t>
      </w:r>
    </w:p>
    <w:p w14:paraId="17758BCA" w14:textId="77777777" w:rsidR="00EB5A81" w:rsidRPr="00341985" w:rsidRDefault="00EB5A81" w:rsidP="00EB5A81">
      <w:pPr>
        <w:pStyle w:val="Heading2"/>
        <w:ind w:left="1460"/>
        <w:jc w:val="both"/>
        <w:rPr>
          <w:sz w:val="24"/>
          <w:u w:val="single"/>
          <w:rtl/>
        </w:rPr>
      </w:pPr>
      <w:r w:rsidRPr="00341985">
        <w:rPr>
          <w:rFonts w:hint="cs"/>
          <w:sz w:val="24"/>
          <w:u w:val="single"/>
          <w:rtl/>
        </w:rPr>
        <w:t xml:space="preserve">המפקח ידווח למזמין בדבר מינויו של האחראי על הביקורת, בדבר קבלת אישור על פי דין למיני וכן ידווח המפקח למזמין בדבר כל עניין אחר הכרוך באחראי על הביקורת לרבות הליכים </w:t>
      </w:r>
      <w:r w:rsidRPr="00341985">
        <w:rPr>
          <w:rFonts w:hint="cs"/>
          <w:sz w:val="24"/>
          <w:u w:val="single"/>
          <w:rtl/>
        </w:rPr>
        <w:lastRenderedPageBreak/>
        <w:t>הקשורים בהחלפתו עפ"י דין.</w:t>
      </w:r>
    </w:p>
    <w:p w14:paraId="13808D5E" w14:textId="77777777" w:rsidR="00EB5A81" w:rsidRPr="00341985" w:rsidRDefault="00EB5A81" w:rsidP="00EB5A81">
      <w:pPr>
        <w:pStyle w:val="Heading2"/>
        <w:ind w:left="1460"/>
        <w:jc w:val="both"/>
        <w:rPr>
          <w:sz w:val="24"/>
          <w:u w:val="single"/>
          <w:rtl/>
        </w:rPr>
      </w:pPr>
      <w:r w:rsidRPr="00341985">
        <w:rPr>
          <w:rFonts w:hint="cs"/>
          <w:sz w:val="24"/>
          <w:u w:val="single"/>
          <w:rtl/>
        </w:rPr>
        <w:t>המפקח יהיה אחראי לכל נזק אשר יגרם למזמין בגין הפרת התחייבויותיו של המפקח כדלעיל.</w:t>
      </w:r>
    </w:p>
    <w:p w14:paraId="45BBFF7A" w14:textId="77777777" w:rsidR="00EB5A81" w:rsidRPr="00341985" w:rsidRDefault="00EB5A81" w:rsidP="00EB5A81">
      <w:pPr>
        <w:pStyle w:val="Heading2"/>
        <w:ind w:left="1460"/>
        <w:jc w:val="both"/>
        <w:rPr>
          <w:sz w:val="24"/>
          <w:u w:val="single"/>
        </w:rPr>
      </w:pPr>
      <w:r w:rsidRPr="00341985">
        <w:rPr>
          <w:rFonts w:hint="cs"/>
          <w:sz w:val="24"/>
          <w:u w:val="single"/>
          <w:rtl/>
        </w:rPr>
        <w:t>האחראי על הביקורת יחתום לפי דרישת המזמין על כל מסמך שיידרש ע"י הרשויות לשם דיווח בדבר מינויו.</w:t>
      </w:r>
    </w:p>
    <w:p w14:paraId="5844CB3A" w14:textId="77777777" w:rsidR="00EB5A81" w:rsidRDefault="00EB5A81" w:rsidP="00EB5A81">
      <w:pPr>
        <w:pStyle w:val="Heading2"/>
        <w:jc w:val="both"/>
        <w:rPr>
          <w:sz w:val="24"/>
          <w:rtl/>
        </w:rPr>
      </w:pPr>
    </w:p>
    <w:p w14:paraId="62355D17" w14:textId="77777777" w:rsidR="00EB5A81" w:rsidRPr="00341985" w:rsidRDefault="00EB5A81" w:rsidP="00EB5A81">
      <w:pPr>
        <w:pStyle w:val="Heading1"/>
        <w:keepNext w:val="0"/>
        <w:numPr>
          <w:ilvl w:val="0"/>
          <w:numId w:val="15"/>
        </w:numPr>
        <w:ind w:left="740"/>
        <w:rPr>
          <w:sz w:val="24"/>
          <w:u w:val="single"/>
        </w:rPr>
      </w:pPr>
      <w:r w:rsidRPr="00341985">
        <w:rPr>
          <w:sz w:val="24"/>
          <w:u w:val="single"/>
          <w:rtl/>
        </w:rPr>
        <w:t>צוות עובדים ואמצעים</w:t>
      </w:r>
    </w:p>
    <w:p w14:paraId="34412036" w14:textId="77777777" w:rsidR="00EB5A81" w:rsidRPr="00341985" w:rsidRDefault="00EB5A81" w:rsidP="00EB5A81">
      <w:pPr>
        <w:pStyle w:val="Heading1"/>
        <w:ind w:left="720"/>
        <w:rPr>
          <w:sz w:val="24"/>
          <w:u w:val="single"/>
          <w:rtl/>
        </w:rPr>
      </w:pPr>
    </w:p>
    <w:p w14:paraId="417D7DD3"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המפקח מתחייב</w:t>
      </w:r>
      <w:r w:rsidRPr="00341985">
        <w:rPr>
          <w:rFonts w:hint="cs"/>
          <w:bCs w:val="0"/>
          <w:sz w:val="24"/>
          <w:rtl/>
        </w:rPr>
        <w:t>,</w:t>
      </w:r>
      <w:r w:rsidRPr="00341985">
        <w:rPr>
          <w:bCs w:val="0"/>
          <w:sz w:val="24"/>
          <w:rtl/>
        </w:rPr>
        <w:t xml:space="preserve"> כי במשך כל תקופת ב</w:t>
      </w:r>
      <w:r w:rsidRPr="00341985">
        <w:rPr>
          <w:rFonts w:hint="cs"/>
          <w:bCs w:val="0"/>
          <w:sz w:val="24"/>
          <w:rtl/>
        </w:rPr>
        <w:t>י</w:t>
      </w:r>
      <w:r w:rsidRPr="00341985">
        <w:rPr>
          <w:bCs w:val="0"/>
          <w:sz w:val="24"/>
          <w:rtl/>
        </w:rPr>
        <w:t>צוע שרותי המפקח יקיים משרד מאורגן ומצויד, באופן שיאפשר ב</w:t>
      </w:r>
      <w:r w:rsidRPr="00341985">
        <w:rPr>
          <w:rFonts w:hint="cs"/>
          <w:bCs w:val="0"/>
          <w:sz w:val="24"/>
          <w:rtl/>
        </w:rPr>
        <w:t>י</w:t>
      </w:r>
      <w:r w:rsidRPr="00341985">
        <w:rPr>
          <w:bCs w:val="0"/>
          <w:sz w:val="24"/>
          <w:rtl/>
        </w:rPr>
        <w:t>צוע שרותי המפקח בהתאם להוראות חוזה זה.</w:t>
      </w:r>
      <w:r w:rsidRPr="00341985">
        <w:rPr>
          <w:rFonts w:hint="cs"/>
          <w:bCs w:val="0"/>
          <w:sz w:val="24"/>
          <w:rtl/>
        </w:rPr>
        <w:t xml:space="preserve"> </w:t>
      </w:r>
    </w:p>
    <w:p w14:paraId="0650E910" w14:textId="77777777" w:rsidR="00EB5A81" w:rsidRPr="00341985" w:rsidRDefault="00EB5A81" w:rsidP="00EB5A81">
      <w:pPr>
        <w:pStyle w:val="Heading2"/>
        <w:ind w:left="1440"/>
        <w:jc w:val="both"/>
        <w:rPr>
          <w:bCs w:val="0"/>
          <w:sz w:val="24"/>
          <w:rtl/>
        </w:rPr>
      </w:pPr>
    </w:p>
    <w:p w14:paraId="6909C362"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המפקח מתחייב שהרכבם המספרי והמקצועי של צוות עובדיו המוקצים לטיפול בפרויקט, כמפורט בנספח א</w:t>
      </w:r>
      <w:r w:rsidRPr="00341985">
        <w:rPr>
          <w:rFonts w:hint="cs"/>
          <w:bCs w:val="0"/>
          <w:sz w:val="24"/>
          <w:rtl/>
        </w:rPr>
        <w:t>'</w:t>
      </w:r>
      <w:r w:rsidRPr="00341985">
        <w:rPr>
          <w:bCs w:val="0"/>
          <w:sz w:val="24"/>
          <w:rtl/>
        </w:rPr>
        <w:t xml:space="preserve"> יתאים לביצוע שירותי המפקח ברמה ובמועדים המפורטים בחוזה זה ויניח את דעתו של המנהל במשך כל תקופת מתן שרותי המפקח.</w:t>
      </w:r>
    </w:p>
    <w:p w14:paraId="369965C3" w14:textId="77777777" w:rsidR="00EB5A81" w:rsidRPr="00341985" w:rsidRDefault="00EB5A81" w:rsidP="00EB5A81">
      <w:pPr>
        <w:pStyle w:val="Heading2"/>
        <w:jc w:val="both"/>
        <w:rPr>
          <w:bCs w:val="0"/>
          <w:sz w:val="24"/>
          <w:rtl/>
        </w:rPr>
      </w:pPr>
    </w:p>
    <w:p w14:paraId="35E1B78B" w14:textId="77777777" w:rsidR="00EB5A81" w:rsidRPr="00341985" w:rsidRDefault="00EB5A81" w:rsidP="00EB5A81">
      <w:pPr>
        <w:pStyle w:val="Heading2"/>
        <w:ind w:left="1440"/>
        <w:jc w:val="both"/>
        <w:rPr>
          <w:bCs w:val="0"/>
          <w:sz w:val="24"/>
          <w:rtl/>
        </w:rPr>
      </w:pPr>
      <w:r w:rsidRPr="00341985">
        <w:rPr>
          <w:rFonts w:hint="cs"/>
          <w:bCs w:val="0"/>
          <w:sz w:val="24"/>
          <w:rtl/>
        </w:rPr>
        <w:t>בנוסף, המפקח מתחייב להעסיק כח אדם מקצועי ואיכותי שהינו בעל היכרות עם התקנים והתקנות  הרלוונטיים ובעל ניסיון בפועל בפרויקטים באותו סדר גודל ובעל המלצות ממזמינים אחרים.</w:t>
      </w:r>
    </w:p>
    <w:p w14:paraId="2F4B10D6" w14:textId="77777777" w:rsidR="00EB5A81" w:rsidRDefault="00EB5A81" w:rsidP="00EB5A81">
      <w:pPr>
        <w:pStyle w:val="Heading2"/>
        <w:ind w:left="1440"/>
        <w:jc w:val="both"/>
        <w:rPr>
          <w:sz w:val="24"/>
          <w:rtl/>
        </w:rPr>
      </w:pPr>
    </w:p>
    <w:p w14:paraId="6DD1A433" w14:textId="77777777" w:rsidR="00EB5A81" w:rsidRDefault="00EB5A81" w:rsidP="00EB5A81">
      <w:pPr>
        <w:spacing w:before="120" w:after="120"/>
        <w:ind w:left="1460" w:hanging="20"/>
        <w:jc w:val="both"/>
        <w:rPr>
          <w:sz w:val="24"/>
          <w:szCs w:val="24"/>
        </w:rPr>
      </w:pPr>
      <w:r>
        <w:rPr>
          <w:rFonts w:hint="cs"/>
          <w:sz w:val="24"/>
          <w:szCs w:val="24"/>
          <w:rtl/>
        </w:rPr>
        <w:t xml:space="preserve">מבלי לגרוע מכלליות האמור לעיל, על יחידי צוות המפקח לעמוד בדרישות המינימאליות האמורות להלן: </w:t>
      </w:r>
    </w:p>
    <w:p w14:paraId="1E953D27" w14:textId="77777777" w:rsidR="00EB5A81" w:rsidRPr="00341985" w:rsidRDefault="00EB5A81" w:rsidP="00EB5A81">
      <w:pPr>
        <w:pStyle w:val="Heading3"/>
        <w:keepNext w:val="0"/>
        <w:numPr>
          <w:ilvl w:val="2"/>
          <w:numId w:val="16"/>
        </w:numPr>
        <w:tabs>
          <w:tab w:val="left" w:pos="2180"/>
        </w:tabs>
        <w:spacing w:before="120" w:after="120"/>
        <w:ind w:left="2180" w:hanging="702"/>
        <w:rPr>
          <w:b w:val="0"/>
          <w:bCs w:val="0"/>
          <w:sz w:val="24"/>
          <w:rtl/>
        </w:rPr>
      </w:pPr>
      <w:r w:rsidRPr="00341985">
        <w:rPr>
          <w:rFonts w:hint="cs"/>
          <w:b w:val="0"/>
          <w:bCs w:val="0"/>
          <w:sz w:val="24"/>
          <w:rtl/>
        </w:rPr>
        <w:t>ראש צוות פיקוח - מהנדס אזרחי/הנדסאי בניין בהכשרתו בעל ניסיון של 10 שנים לפחות בביצוע שרותי המפקח כהגדרתם בהסכם זה.</w:t>
      </w:r>
    </w:p>
    <w:p w14:paraId="5E57C820" w14:textId="77777777" w:rsidR="00EB5A81" w:rsidRPr="00341985" w:rsidRDefault="00EB5A81" w:rsidP="00EB5A81">
      <w:pPr>
        <w:pStyle w:val="Heading3"/>
        <w:keepNext w:val="0"/>
        <w:numPr>
          <w:ilvl w:val="2"/>
          <w:numId w:val="16"/>
        </w:numPr>
        <w:tabs>
          <w:tab w:val="left" w:pos="2160"/>
        </w:tabs>
        <w:spacing w:before="120" w:after="120"/>
        <w:ind w:left="2180" w:hanging="702"/>
        <w:rPr>
          <w:b w:val="0"/>
          <w:bCs w:val="0"/>
          <w:sz w:val="24"/>
        </w:rPr>
      </w:pPr>
      <w:r w:rsidRPr="00341985">
        <w:rPr>
          <w:rFonts w:hint="cs"/>
          <w:b w:val="0"/>
          <w:bCs w:val="0"/>
          <w:sz w:val="24"/>
          <w:rtl/>
        </w:rPr>
        <w:t>מפקחים - מהנדס אזרחי/הנדסאי בניין בהכשרתו בעל ניסיון של 5 שנים לפחות בביצוע שרותי המפקח כהגדרתם בהסכם זה.</w:t>
      </w:r>
    </w:p>
    <w:p w14:paraId="68A54DFD" w14:textId="77777777" w:rsidR="00EB5A81" w:rsidRPr="00341985" w:rsidRDefault="00EB5A81" w:rsidP="00EB5A81">
      <w:pPr>
        <w:pStyle w:val="Heading3"/>
        <w:keepNext w:val="0"/>
        <w:numPr>
          <w:ilvl w:val="2"/>
          <w:numId w:val="16"/>
        </w:numPr>
        <w:tabs>
          <w:tab w:val="left" w:pos="2160"/>
        </w:tabs>
        <w:spacing w:before="120" w:after="120"/>
        <w:ind w:left="2180" w:hanging="702"/>
        <w:rPr>
          <w:b w:val="0"/>
          <w:bCs w:val="0"/>
          <w:sz w:val="24"/>
          <w:rtl/>
        </w:rPr>
      </w:pPr>
      <w:r w:rsidRPr="00341985">
        <w:rPr>
          <w:rFonts w:hint="cs"/>
          <w:b w:val="0"/>
          <w:bCs w:val="0"/>
          <w:sz w:val="24"/>
          <w:rtl/>
        </w:rPr>
        <w:t xml:space="preserve">מתאם הרישוי </w:t>
      </w:r>
      <w:r w:rsidRPr="00341985">
        <w:rPr>
          <w:b w:val="0"/>
          <w:bCs w:val="0"/>
          <w:sz w:val="24"/>
          <w:rtl/>
        </w:rPr>
        <w:t>–</w:t>
      </w:r>
      <w:r w:rsidRPr="00341985">
        <w:rPr>
          <w:rFonts w:hint="cs"/>
          <w:b w:val="0"/>
          <w:bCs w:val="0"/>
          <w:sz w:val="24"/>
          <w:rtl/>
        </w:rPr>
        <w:t xml:space="preserve"> אדריכל/מהנדס אזרחי/הנדסאי אדריכלות בעל ניסיון מוכח ברשות שבתחומה נמצא הפרויקט. למען הסר ספק, מתאם הרישוי לא יהיה המפקח באתר .</w:t>
      </w:r>
    </w:p>
    <w:p w14:paraId="28ADBF00" w14:textId="77777777" w:rsidR="00EB5A81" w:rsidRPr="00341985" w:rsidRDefault="00EB5A81" w:rsidP="00EB5A81">
      <w:pPr>
        <w:pStyle w:val="Heading3"/>
        <w:keepNext w:val="0"/>
        <w:numPr>
          <w:ilvl w:val="2"/>
          <w:numId w:val="16"/>
        </w:numPr>
        <w:tabs>
          <w:tab w:val="left" w:pos="2160"/>
        </w:tabs>
        <w:spacing w:before="120" w:after="120"/>
        <w:ind w:left="2180" w:hanging="702"/>
        <w:rPr>
          <w:b w:val="0"/>
          <w:bCs w:val="0"/>
          <w:sz w:val="24"/>
        </w:rPr>
      </w:pPr>
      <w:r w:rsidRPr="00341985">
        <w:rPr>
          <w:rFonts w:hint="cs"/>
          <w:b w:val="0"/>
          <w:bCs w:val="0"/>
          <w:sz w:val="24"/>
          <w:rtl/>
        </w:rPr>
        <w:t xml:space="preserve">מתאם התכנון </w:t>
      </w:r>
      <w:r w:rsidRPr="00341985">
        <w:rPr>
          <w:b w:val="0"/>
          <w:bCs w:val="0"/>
          <w:sz w:val="24"/>
          <w:rtl/>
        </w:rPr>
        <w:t>–</w:t>
      </w:r>
      <w:r w:rsidRPr="00341985">
        <w:rPr>
          <w:rFonts w:hint="cs"/>
          <w:b w:val="0"/>
          <w:bCs w:val="0"/>
          <w:sz w:val="24"/>
          <w:rtl/>
        </w:rPr>
        <w:t xml:space="preserve"> אדריכל/מהנדס אזרחי בעל ניסיון מוכח בתיאום תכנון. למען הסר ספק, מתאם התכנון לא יהיה המפקח באתר.</w:t>
      </w:r>
    </w:p>
    <w:p w14:paraId="2C851F8B" w14:textId="77777777" w:rsidR="00EB5A81" w:rsidRPr="009A236D" w:rsidRDefault="00EB5A81" w:rsidP="00EB5A81">
      <w:pPr>
        <w:ind w:left="1440"/>
        <w:jc w:val="both"/>
        <w:rPr>
          <w:szCs w:val="24"/>
        </w:rPr>
      </w:pPr>
      <w:r w:rsidRPr="009A236D">
        <w:rPr>
          <w:rFonts w:hint="cs"/>
          <w:szCs w:val="24"/>
          <w:rtl/>
        </w:rPr>
        <w:t>זהותם של עובדי צוות המפקח תהיה כפופה לאישור המזמין בכתב ומראש</w:t>
      </w:r>
      <w:r>
        <w:rPr>
          <w:rFonts w:hint="cs"/>
          <w:szCs w:val="24"/>
          <w:rtl/>
        </w:rPr>
        <w:t xml:space="preserve"> ונתונה לשיקולו המוחלט</w:t>
      </w:r>
      <w:r w:rsidRPr="009A236D">
        <w:rPr>
          <w:rFonts w:hint="cs"/>
          <w:szCs w:val="24"/>
          <w:rtl/>
        </w:rPr>
        <w:t>.</w:t>
      </w:r>
    </w:p>
    <w:p w14:paraId="0A17E859" w14:textId="77777777" w:rsidR="00EB5A81" w:rsidRDefault="00EB5A81" w:rsidP="00EB5A81">
      <w:pPr>
        <w:ind w:left="1440"/>
        <w:jc w:val="both"/>
        <w:rPr>
          <w:szCs w:val="24"/>
          <w:rtl/>
        </w:rPr>
      </w:pPr>
    </w:p>
    <w:p w14:paraId="5239516F" w14:textId="77777777" w:rsidR="00EB5A81" w:rsidRDefault="00EB5A81" w:rsidP="00EB5A81">
      <w:pPr>
        <w:ind w:left="1440"/>
        <w:jc w:val="both"/>
        <w:rPr>
          <w:szCs w:val="24"/>
          <w:rtl/>
        </w:rPr>
      </w:pPr>
      <w:r>
        <w:rPr>
          <w:rFonts w:hint="cs"/>
          <w:szCs w:val="24"/>
          <w:rtl/>
        </w:rPr>
        <w:t>כמו כן, המזמין רשאי לדרוש מהמפקח להחליף כל עובד בצוות המפקח שלדעת המזמין אינו מתאים לתפקידו ו/או אינו מבצעו לשביעות רצון המזמין, וזאת אף אם אושר ע"י המזמין כאמור, ועל המפקח למלא דרישת המזמין לאלתר.</w:t>
      </w:r>
    </w:p>
    <w:p w14:paraId="7BF5E484" w14:textId="77777777" w:rsidR="00EB5A81" w:rsidRDefault="00EB5A81" w:rsidP="00EB5A81">
      <w:pPr>
        <w:pStyle w:val="Heading2"/>
        <w:jc w:val="both"/>
        <w:rPr>
          <w:sz w:val="24"/>
          <w:rtl/>
        </w:rPr>
      </w:pPr>
    </w:p>
    <w:p w14:paraId="234C89F3"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 xml:space="preserve">מבלי לגרוע מהתחייבותו האמורה של המפקח, </w:t>
      </w:r>
      <w:r w:rsidRPr="00341985">
        <w:rPr>
          <w:rFonts w:hint="cs"/>
          <w:b/>
          <w:bCs w:val="0"/>
          <w:sz w:val="24"/>
          <w:rtl/>
        </w:rPr>
        <w:t xml:space="preserve">יהיה </w:t>
      </w:r>
      <w:r w:rsidRPr="00341985">
        <w:rPr>
          <w:b/>
          <w:bCs w:val="0"/>
          <w:sz w:val="24"/>
          <w:rtl/>
        </w:rPr>
        <w:t xml:space="preserve">רשאי </w:t>
      </w:r>
      <w:r w:rsidRPr="00341985">
        <w:rPr>
          <w:rFonts w:hint="cs"/>
          <w:b/>
          <w:bCs w:val="0"/>
          <w:sz w:val="24"/>
          <w:rtl/>
        </w:rPr>
        <w:t xml:space="preserve">המזמין </w:t>
      </w:r>
      <w:r w:rsidRPr="00341985">
        <w:rPr>
          <w:b/>
          <w:bCs w:val="0"/>
          <w:sz w:val="24"/>
          <w:rtl/>
        </w:rPr>
        <w:t>- אם וכאשר יראה צורך בכך על פי שיקול דעתו</w:t>
      </w:r>
      <w:r w:rsidRPr="00341985">
        <w:rPr>
          <w:rFonts w:hint="cs"/>
          <w:b/>
          <w:bCs w:val="0"/>
          <w:sz w:val="24"/>
          <w:rtl/>
        </w:rPr>
        <w:t xml:space="preserve"> הבלעדי</w:t>
      </w:r>
      <w:r w:rsidRPr="00341985">
        <w:rPr>
          <w:b/>
          <w:bCs w:val="0"/>
          <w:sz w:val="24"/>
          <w:rtl/>
        </w:rPr>
        <w:t xml:space="preserve"> - להורות למפקח מזמן לזמן להגדיל את צוות עובדיו, על חשבונו ואחריותו של המפקח, במספר, לתקופה ובמקומות אותם יציין המנהל בהוראותיו</w:t>
      </w:r>
      <w:r w:rsidRPr="00341985">
        <w:rPr>
          <w:rFonts w:hint="cs"/>
          <w:b/>
          <w:bCs w:val="0"/>
          <w:sz w:val="24"/>
          <w:rtl/>
        </w:rPr>
        <w:t xml:space="preserve"> </w:t>
      </w:r>
      <w:r w:rsidRPr="00341985">
        <w:rPr>
          <w:rFonts w:hint="cs"/>
          <w:b/>
          <w:bCs w:val="0"/>
          <w:color w:val="000000"/>
          <w:sz w:val="24"/>
          <w:rtl/>
        </w:rPr>
        <w:t>והמפקח לא יהיה זכאי לתוספת תמורה בשל כך</w:t>
      </w:r>
      <w:r w:rsidRPr="00341985">
        <w:rPr>
          <w:rFonts w:hint="cs"/>
          <w:b/>
          <w:bCs w:val="0"/>
          <w:sz w:val="24"/>
          <w:rtl/>
        </w:rPr>
        <w:t xml:space="preserve">. כמו כן, מוסכם כי במקרים חריגים, כגון אכלוס דירות באיחור לוחות זמנים של קבלן מבצע, ולפרקי זמן קצובים, וכן בכל מקרה של איחור בלוחות זמנים במתן שירותי המפקח, יהיה רשאי המזמין להורות למפקח למנות מפקחים נוספים, </w:t>
      </w:r>
      <w:r w:rsidRPr="00341985">
        <w:rPr>
          <w:rFonts w:hint="cs"/>
          <w:b/>
          <w:bCs w:val="0"/>
          <w:sz w:val="24"/>
          <w:rtl/>
        </w:rPr>
        <w:lastRenderedPageBreak/>
        <w:t>אחד או יותר, לפי שיקול דעתו הבלעדי והמוחלט והמפקח לא יהיה זכאי לתוספת תמורה בשל כך.</w:t>
      </w:r>
    </w:p>
    <w:p w14:paraId="4A54FBA1" w14:textId="77777777" w:rsidR="00EB5A81" w:rsidRDefault="00EB5A81" w:rsidP="00EB5A81">
      <w:pPr>
        <w:pStyle w:val="Heading2"/>
        <w:jc w:val="both"/>
        <w:rPr>
          <w:sz w:val="24"/>
          <w:rtl/>
        </w:rPr>
      </w:pPr>
    </w:p>
    <w:p w14:paraId="39462CDA" w14:textId="77777777" w:rsidR="00EB5A81" w:rsidRPr="009014A0" w:rsidRDefault="00EB5A81" w:rsidP="00EB5A81">
      <w:pPr>
        <w:pStyle w:val="Heading2"/>
        <w:keepNext w:val="0"/>
        <w:numPr>
          <w:ilvl w:val="1"/>
          <w:numId w:val="15"/>
        </w:numPr>
        <w:tabs>
          <w:tab w:val="left" w:pos="1440"/>
        </w:tabs>
        <w:ind w:left="1460"/>
        <w:jc w:val="both"/>
        <w:rPr>
          <w:sz w:val="24"/>
          <w:rtl/>
        </w:rPr>
      </w:pPr>
      <w:r w:rsidRPr="00341985">
        <w:rPr>
          <w:b/>
          <w:bCs w:val="0"/>
          <w:sz w:val="24"/>
          <w:rtl/>
        </w:rPr>
        <w:t>מוסכם בזה</w:t>
      </w:r>
      <w:r w:rsidRPr="00341985">
        <w:rPr>
          <w:rFonts w:hint="cs"/>
          <w:b/>
          <w:bCs w:val="0"/>
          <w:sz w:val="24"/>
          <w:rtl/>
        </w:rPr>
        <w:t>,</w:t>
      </w:r>
      <w:r w:rsidRPr="00341985">
        <w:rPr>
          <w:b/>
          <w:bCs w:val="0"/>
          <w:sz w:val="24"/>
          <w:rtl/>
        </w:rPr>
        <w:t xml:space="preserve"> כי במשך כל תקופת </w:t>
      </w:r>
      <w:r w:rsidRPr="00341985">
        <w:rPr>
          <w:rFonts w:hint="cs"/>
          <w:b/>
          <w:bCs w:val="0"/>
          <w:sz w:val="24"/>
          <w:rtl/>
        </w:rPr>
        <w:t>חוזה זה,</w:t>
      </w:r>
      <w:r w:rsidRPr="00341985">
        <w:rPr>
          <w:b/>
          <w:bCs w:val="0"/>
          <w:sz w:val="24"/>
          <w:rtl/>
        </w:rPr>
        <w:t xml:space="preserve"> ישמש האדם ששמו נקוב בנספח א</w:t>
      </w:r>
      <w:r w:rsidRPr="00341985">
        <w:rPr>
          <w:rFonts w:hint="cs"/>
          <w:b/>
          <w:bCs w:val="0"/>
          <w:sz w:val="24"/>
          <w:rtl/>
        </w:rPr>
        <w:t>'</w:t>
      </w:r>
      <w:r w:rsidRPr="00341985">
        <w:rPr>
          <w:b/>
          <w:bCs w:val="0"/>
          <w:sz w:val="24"/>
          <w:rtl/>
        </w:rPr>
        <w:t xml:space="preserve"> להלן, כבעל הסמכות והאחריות המקצועית העליונה במשרד המפקח (להלן:</w:t>
      </w:r>
      <w:r w:rsidRPr="009014A0">
        <w:rPr>
          <w:sz w:val="24"/>
          <w:rtl/>
        </w:rPr>
        <w:t xml:space="preserve"> "</w:t>
      </w:r>
      <w:r w:rsidRPr="00341985">
        <w:rPr>
          <w:sz w:val="24"/>
          <w:rtl/>
        </w:rPr>
        <w:t>המנהל הראשי</w:t>
      </w:r>
      <w:r w:rsidRPr="009014A0">
        <w:rPr>
          <w:sz w:val="24"/>
          <w:rtl/>
        </w:rPr>
        <w:t xml:space="preserve">"). </w:t>
      </w:r>
      <w:r w:rsidRPr="00341985">
        <w:rPr>
          <w:b/>
          <w:bCs w:val="0"/>
          <w:sz w:val="24"/>
          <w:rtl/>
        </w:rPr>
        <w:t>החלפת המנהל הראשי בממלא מקום מתאים ולתקופה מוגדרת תיעשה לאחר אישורו של המזמין</w:t>
      </w:r>
      <w:r w:rsidRPr="00341985">
        <w:rPr>
          <w:rFonts w:hint="cs"/>
          <w:b/>
          <w:bCs w:val="0"/>
          <w:sz w:val="24"/>
          <w:rtl/>
        </w:rPr>
        <w:t xml:space="preserve"> מראש ובכתב</w:t>
      </w:r>
      <w:r w:rsidRPr="00341985">
        <w:rPr>
          <w:b/>
          <w:bCs w:val="0"/>
          <w:sz w:val="24"/>
          <w:rtl/>
        </w:rPr>
        <w:t>.</w:t>
      </w:r>
    </w:p>
    <w:p w14:paraId="5433671C" w14:textId="77777777" w:rsidR="00EB5A81" w:rsidRPr="009014A0" w:rsidRDefault="00EB5A81" w:rsidP="00EB5A81">
      <w:pPr>
        <w:ind w:left="1460"/>
        <w:jc w:val="both"/>
        <w:rPr>
          <w:color w:val="000000"/>
          <w:sz w:val="24"/>
          <w:szCs w:val="24"/>
          <w:rtl/>
        </w:rPr>
      </w:pPr>
      <w:r w:rsidRPr="009014A0">
        <w:rPr>
          <w:color w:val="000000"/>
          <w:sz w:val="24"/>
          <w:szCs w:val="24"/>
          <w:rtl/>
        </w:rPr>
        <w:t>המפקח מתחייב</w:t>
      </w:r>
      <w:r>
        <w:rPr>
          <w:rFonts w:hint="cs"/>
          <w:color w:val="000000"/>
          <w:sz w:val="24"/>
          <w:szCs w:val="24"/>
          <w:rtl/>
        </w:rPr>
        <w:t>,</w:t>
      </w:r>
      <w:r w:rsidRPr="009014A0">
        <w:rPr>
          <w:color w:val="000000"/>
          <w:sz w:val="24"/>
          <w:szCs w:val="24"/>
          <w:rtl/>
        </w:rPr>
        <w:t xml:space="preserve"> כי במשך כל תקופת החוזה יעמוד המנהל הראשי בראשו, יהיה מעורב אישית בבצוע החוזה, יקדיש למטרה זו את כל הזמן הנדרש, ויעמוד לרשות המנהל כל אימת שיוזמן על ידו להשתתף בישיבות ודיונים למטרות הפרויקט, ויפקח על הצוות המקצועי של המפקח שיעסוק בב</w:t>
      </w:r>
      <w:r>
        <w:rPr>
          <w:rFonts w:hint="cs"/>
          <w:color w:val="000000"/>
          <w:sz w:val="24"/>
          <w:szCs w:val="24"/>
          <w:rtl/>
        </w:rPr>
        <w:t>י</w:t>
      </w:r>
      <w:r w:rsidRPr="009014A0">
        <w:rPr>
          <w:color w:val="000000"/>
          <w:sz w:val="24"/>
          <w:szCs w:val="24"/>
          <w:rtl/>
        </w:rPr>
        <w:t>צוע שרותי המפקח</w:t>
      </w:r>
      <w:r>
        <w:rPr>
          <w:rFonts w:hint="cs"/>
          <w:color w:val="000000"/>
          <w:sz w:val="24"/>
          <w:szCs w:val="24"/>
          <w:rtl/>
        </w:rPr>
        <w:t>.</w:t>
      </w:r>
      <w:r w:rsidRPr="009014A0">
        <w:rPr>
          <w:color w:val="000000"/>
          <w:sz w:val="24"/>
          <w:szCs w:val="24"/>
          <w:rtl/>
        </w:rPr>
        <w:t xml:space="preserve"> מבלי לגרוע מהתחייבויות המפקח כ</w:t>
      </w:r>
      <w:r>
        <w:rPr>
          <w:rFonts w:hint="cs"/>
          <w:color w:val="000000"/>
          <w:sz w:val="24"/>
          <w:szCs w:val="24"/>
          <w:rtl/>
        </w:rPr>
        <w:t>אמור לעיל,</w:t>
      </w:r>
      <w:r w:rsidRPr="009014A0">
        <w:rPr>
          <w:color w:val="000000"/>
          <w:sz w:val="24"/>
          <w:szCs w:val="24"/>
          <w:rtl/>
        </w:rPr>
        <w:t xml:space="preserve"> הרי בכל מקרה שהשירותים לא י</w:t>
      </w:r>
      <w:r>
        <w:rPr>
          <w:rFonts w:hint="cs"/>
          <w:color w:val="000000"/>
          <w:sz w:val="24"/>
          <w:szCs w:val="24"/>
          <w:rtl/>
        </w:rPr>
        <w:t>י</w:t>
      </w:r>
      <w:r w:rsidRPr="009014A0">
        <w:rPr>
          <w:color w:val="000000"/>
          <w:sz w:val="24"/>
          <w:szCs w:val="24"/>
          <w:rtl/>
        </w:rPr>
        <w:t>נתנו ע"י המנהל הראשי כאמור מכל סיבה שהיא, יה</w:t>
      </w:r>
      <w:r>
        <w:rPr>
          <w:rFonts w:hint="cs"/>
          <w:color w:val="000000"/>
          <w:sz w:val="24"/>
          <w:szCs w:val="24"/>
          <w:rtl/>
        </w:rPr>
        <w:t>א</w:t>
      </w:r>
      <w:r w:rsidRPr="009014A0">
        <w:rPr>
          <w:color w:val="000000"/>
          <w:sz w:val="24"/>
          <w:szCs w:val="24"/>
          <w:rtl/>
        </w:rPr>
        <w:t xml:space="preserve"> המזמין זכאי לבטל את החוזה</w:t>
      </w:r>
      <w:r>
        <w:rPr>
          <w:rFonts w:hint="cs"/>
          <w:color w:val="000000"/>
          <w:sz w:val="24"/>
          <w:szCs w:val="24"/>
          <w:rtl/>
        </w:rPr>
        <w:t xml:space="preserve"> לאלתר</w:t>
      </w:r>
      <w:r w:rsidRPr="009014A0">
        <w:rPr>
          <w:color w:val="000000"/>
          <w:sz w:val="24"/>
          <w:szCs w:val="24"/>
          <w:rtl/>
        </w:rPr>
        <w:t xml:space="preserve"> </w:t>
      </w:r>
      <w:r w:rsidRPr="009A0CF9">
        <w:rPr>
          <w:color w:val="000000"/>
          <w:sz w:val="24"/>
          <w:szCs w:val="24"/>
          <w:rtl/>
        </w:rPr>
        <w:t>ויחולו הוראות סעיף 9.6.2 להלן.</w:t>
      </w:r>
    </w:p>
    <w:p w14:paraId="530774B0" w14:textId="77777777" w:rsidR="00EB5A81" w:rsidRPr="009014A0" w:rsidRDefault="00EB5A81" w:rsidP="00EB5A81">
      <w:pPr>
        <w:ind w:left="1560" w:hanging="700"/>
        <w:jc w:val="both"/>
        <w:rPr>
          <w:color w:val="000000"/>
          <w:sz w:val="24"/>
          <w:szCs w:val="24"/>
          <w:rtl/>
        </w:rPr>
      </w:pPr>
    </w:p>
    <w:p w14:paraId="601463C5" w14:textId="77777777" w:rsidR="00EB5A81" w:rsidRDefault="00EB5A81" w:rsidP="00EB5A81">
      <w:pPr>
        <w:ind w:left="820" w:hanging="580"/>
        <w:jc w:val="both"/>
        <w:rPr>
          <w:color w:val="000000"/>
          <w:sz w:val="24"/>
          <w:szCs w:val="24"/>
          <w:rtl/>
        </w:rPr>
      </w:pPr>
      <w:r w:rsidRPr="009014A0">
        <w:rPr>
          <w:color w:val="000000"/>
          <w:sz w:val="24"/>
          <w:szCs w:val="24"/>
          <w:rtl/>
        </w:rPr>
        <w:t>3א.</w:t>
      </w:r>
      <w:r w:rsidRPr="009014A0">
        <w:rPr>
          <w:color w:val="000000"/>
          <w:sz w:val="24"/>
          <w:szCs w:val="24"/>
          <w:rtl/>
        </w:rPr>
        <w:tab/>
      </w:r>
      <w:r w:rsidRPr="009014A0">
        <w:rPr>
          <w:bCs/>
          <w:color w:val="000000"/>
          <w:sz w:val="24"/>
          <w:szCs w:val="24"/>
          <w:u w:val="single"/>
          <w:rtl/>
        </w:rPr>
        <w:t>מעמד המפקח כקבלן עצמאי</w:t>
      </w:r>
    </w:p>
    <w:p w14:paraId="0944629F" w14:textId="77777777" w:rsidR="00EB5A81" w:rsidRPr="009014A0" w:rsidRDefault="00EB5A81" w:rsidP="00EB5A81">
      <w:pPr>
        <w:jc w:val="both"/>
        <w:rPr>
          <w:color w:val="000000"/>
          <w:sz w:val="24"/>
          <w:szCs w:val="24"/>
          <w:rtl/>
        </w:rPr>
      </w:pPr>
    </w:p>
    <w:p w14:paraId="1F883060" w14:textId="77777777" w:rsidR="00EB5A81" w:rsidRPr="009014A0" w:rsidRDefault="00EB5A81" w:rsidP="00EB5A81">
      <w:pPr>
        <w:ind w:left="1560" w:hanging="700"/>
        <w:jc w:val="both"/>
        <w:rPr>
          <w:color w:val="000000"/>
          <w:sz w:val="24"/>
          <w:szCs w:val="24"/>
          <w:rtl/>
        </w:rPr>
      </w:pPr>
      <w:r w:rsidRPr="009014A0">
        <w:rPr>
          <w:color w:val="000000"/>
          <w:sz w:val="24"/>
          <w:szCs w:val="24"/>
          <w:rtl/>
        </w:rPr>
        <w:t>3א (1)</w:t>
      </w:r>
      <w:r w:rsidRPr="009014A0">
        <w:rPr>
          <w:color w:val="000000"/>
          <w:sz w:val="24"/>
          <w:szCs w:val="24"/>
          <w:rtl/>
        </w:rPr>
        <w:tab/>
        <w:t>מוסכם ומובהר על ידי הצדדים לחוזה זה</w:t>
      </w:r>
      <w:r>
        <w:rPr>
          <w:rFonts w:hint="cs"/>
          <w:color w:val="000000"/>
          <w:sz w:val="24"/>
          <w:szCs w:val="24"/>
          <w:rtl/>
        </w:rPr>
        <w:t>,</w:t>
      </w:r>
      <w:r w:rsidRPr="009014A0">
        <w:rPr>
          <w:color w:val="000000"/>
          <w:sz w:val="24"/>
          <w:szCs w:val="24"/>
          <w:rtl/>
        </w:rPr>
        <w:t xml:space="preserve"> כי מעמדו של המפקח כנותן השירותים למזמין הינו </w:t>
      </w:r>
      <w:r>
        <w:rPr>
          <w:rFonts w:hint="cs"/>
          <w:color w:val="000000"/>
          <w:sz w:val="24"/>
          <w:szCs w:val="24"/>
          <w:rtl/>
        </w:rPr>
        <w:t xml:space="preserve">כשל </w:t>
      </w:r>
      <w:r w:rsidRPr="009014A0">
        <w:rPr>
          <w:color w:val="000000"/>
          <w:sz w:val="24"/>
          <w:szCs w:val="24"/>
          <w:rtl/>
        </w:rPr>
        <w:t>קבלן עצמאי וכל הפעולות שיעשו על ידו על פי הסכם זה נעשות על ידו, עבורו</w:t>
      </w:r>
      <w:r>
        <w:rPr>
          <w:rFonts w:hint="cs"/>
          <w:color w:val="000000"/>
          <w:sz w:val="24"/>
          <w:szCs w:val="24"/>
          <w:rtl/>
        </w:rPr>
        <w:t>, על אחריותו</w:t>
      </w:r>
      <w:r w:rsidRPr="009014A0">
        <w:rPr>
          <w:color w:val="000000"/>
          <w:sz w:val="24"/>
          <w:szCs w:val="24"/>
          <w:rtl/>
        </w:rPr>
        <w:t xml:space="preserve"> ועל חשבונו</w:t>
      </w:r>
      <w:r>
        <w:rPr>
          <w:rFonts w:hint="cs"/>
          <w:color w:val="000000"/>
          <w:sz w:val="24"/>
          <w:szCs w:val="24"/>
          <w:rtl/>
        </w:rPr>
        <w:t xml:space="preserve"> הבלעדי של המפקח</w:t>
      </w:r>
      <w:r w:rsidRPr="009014A0">
        <w:rPr>
          <w:color w:val="000000"/>
          <w:sz w:val="24"/>
          <w:szCs w:val="24"/>
          <w:rtl/>
        </w:rPr>
        <w:t>.</w:t>
      </w:r>
    </w:p>
    <w:p w14:paraId="46B498B5" w14:textId="77777777" w:rsidR="00EB5A81" w:rsidRPr="009014A0" w:rsidRDefault="00EB5A81" w:rsidP="00EB5A81">
      <w:pPr>
        <w:ind w:left="1560" w:hanging="700"/>
        <w:jc w:val="both"/>
        <w:rPr>
          <w:color w:val="000000"/>
          <w:sz w:val="24"/>
          <w:szCs w:val="24"/>
          <w:rtl/>
        </w:rPr>
      </w:pPr>
    </w:p>
    <w:p w14:paraId="19533CAF" w14:textId="77777777" w:rsidR="00EB5A81" w:rsidRDefault="00EB5A81" w:rsidP="00EB5A81">
      <w:pPr>
        <w:ind w:left="1560" w:hanging="700"/>
        <w:jc w:val="both"/>
        <w:rPr>
          <w:color w:val="000000"/>
          <w:sz w:val="24"/>
          <w:szCs w:val="24"/>
          <w:rtl/>
        </w:rPr>
      </w:pPr>
      <w:r w:rsidRPr="009014A0">
        <w:rPr>
          <w:color w:val="000000"/>
          <w:sz w:val="24"/>
          <w:szCs w:val="24"/>
          <w:rtl/>
        </w:rPr>
        <w:t>3א (2)</w:t>
      </w:r>
      <w:r w:rsidRPr="009014A0">
        <w:rPr>
          <w:color w:val="000000"/>
          <w:sz w:val="24"/>
          <w:szCs w:val="24"/>
          <w:rtl/>
        </w:rPr>
        <w:tab/>
      </w:r>
      <w:r>
        <w:rPr>
          <w:rFonts w:hint="cs"/>
          <w:color w:val="000000"/>
          <w:sz w:val="24"/>
          <w:szCs w:val="24"/>
          <w:rtl/>
        </w:rPr>
        <w:t xml:space="preserve">אין ולא יהיו יחסי עובד-מעביד בין המפקח לבין המזמין ו/או בין עובדיו ו/או שלוחיו ו/או קבלניו של המפקח ו/או מי מטעמו לבין המזמין, ולמזמין לא תהא כלפיהם כל אחריות כלשהי וכן לא תוטל על המזמין כל חבות בין נזיקית, בין כספית ובין אחרת ביחס אליהם ו/או כלפיהם ו/או ביחס לפעולותיהם ו/או למחדליהם. בכלל זה, מוסכם ומובהר, כי לא תחול על המזמין כל חבות ו/או אחריות כלפי המפקח ו/או מי מטעמו כמפורט לעיל, מכח כל חיקוק ו/או צו הרחבה ו/או הסכם כזה או אחר, שיש בו כדי לעגן יחסי עובד-מעביד. </w:t>
      </w:r>
    </w:p>
    <w:p w14:paraId="294BD2C1" w14:textId="77777777" w:rsidR="00EB5A81" w:rsidRDefault="00EB5A81" w:rsidP="00EB5A81">
      <w:pPr>
        <w:ind w:left="1560" w:hanging="700"/>
        <w:rPr>
          <w:color w:val="000000"/>
          <w:sz w:val="24"/>
          <w:szCs w:val="24"/>
          <w:rtl/>
        </w:rPr>
      </w:pPr>
    </w:p>
    <w:p w14:paraId="5CE0ED09" w14:textId="77777777" w:rsidR="00EB5A81" w:rsidRDefault="00EB5A81" w:rsidP="00EB5A81">
      <w:pPr>
        <w:ind w:left="1560" w:firstLine="23"/>
        <w:jc w:val="both"/>
        <w:rPr>
          <w:color w:val="000000"/>
          <w:sz w:val="24"/>
          <w:szCs w:val="24"/>
          <w:rtl/>
        </w:rPr>
      </w:pPr>
      <w:r w:rsidRPr="00A90059">
        <w:rPr>
          <w:rFonts w:hint="cs"/>
          <w:color w:val="000000"/>
          <w:sz w:val="24"/>
          <w:szCs w:val="24"/>
          <w:rtl/>
        </w:rPr>
        <w:t>היה</w:t>
      </w:r>
      <w:r w:rsidRPr="00A90059">
        <w:rPr>
          <w:color w:val="000000"/>
          <w:sz w:val="24"/>
          <w:szCs w:val="24"/>
          <w:rtl/>
        </w:rPr>
        <w:t xml:space="preserve"> </w:t>
      </w:r>
      <w:r w:rsidRPr="00A90059">
        <w:rPr>
          <w:rFonts w:hint="cs"/>
          <w:color w:val="000000"/>
          <w:sz w:val="24"/>
          <w:szCs w:val="24"/>
          <w:rtl/>
        </w:rPr>
        <w:t>ויחויב</w:t>
      </w:r>
      <w:r w:rsidRPr="00A90059">
        <w:rPr>
          <w:color w:val="000000"/>
          <w:sz w:val="24"/>
          <w:szCs w:val="24"/>
          <w:rtl/>
        </w:rPr>
        <w:t xml:space="preserve"> </w:t>
      </w:r>
      <w:r>
        <w:rPr>
          <w:rFonts w:hint="cs"/>
          <w:color w:val="000000"/>
          <w:sz w:val="24"/>
          <w:szCs w:val="24"/>
          <w:rtl/>
        </w:rPr>
        <w:t>המזמין</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w:t>
      </w:r>
      <w:r w:rsidRPr="00A90059">
        <w:rPr>
          <w:rFonts w:hint="cs"/>
          <w:color w:val="000000"/>
          <w:sz w:val="24"/>
          <w:szCs w:val="24"/>
          <w:rtl/>
        </w:rPr>
        <w:t>פי</w:t>
      </w:r>
      <w:r w:rsidRPr="00A90059">
        <w:rPr>
          <w:color w:val="000000"/>
          <w:sz w:val="24"/>
          <w:szCs w:val="24"/>
          <w:rtl/>
        </w:rPr>
        <w:t xml:space="preserve"> </w:t>
      </w:r>
      <w:r w:rsidRPr="00A90059">
        <w:rPr>
          <w:rFonts w:hint="cs"/>
          <w:color w:val="000000"/>
          <w:sz w:val="24"/>
          <w:szCs w:val="24"/>
          <w:rtl/>
        </w:rPr>
        <w:t>כל</w:t>
      </w:r>
      <w:r w:rsidRPr="00A90059">
        <w:rPr>
          <w:color w:val="000000"/>
          <w:sz w:val="24"/>
          <w:szCs w:val="24"/>
          <w:rtl/>
        </w:rPr>
        <w:t xml:space="preserve"> </w:t>
      </w:r>
      <w:r w:rsidRPr="00A90059">
        <w:rPr>
          <w:rFonts w:hint="cs"/>
          <w:color w:val="000000"/>
          <w:sz w:val="24"/>
          <w:szCs w:val="24"/>
          <w:rtl/>
        </w:rPr>
        <w:t>דין</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sidRPr="00A90059">
        <w:rPr>
          <w:rFonts w:hint="cs"/>
          <w:color w:val="000000"/>
          <w:sz w:val="24"/>
          <w:szCs w:val="24"/>
          <w:rtl/>
        </w:rPr>
        <w:t>ידי</w:t>
      </w:r>
      <w:r w:rsidRPr="00A90059">
        <w:rPr>
          <w:color w:val="000000"/>
          <w:sz w:val="24"/>
          <w:szCs w:val="24"/>
          <w:rtl/>
        </w:rPr>
        <w:t xml:space="preserve"> </w:t>
      </w:r>
      <w:r w:rsidRPr="00A90059">
        <w:rPr>
          <w:rFonts w:hint="cs"/>
          <w:color w:val="000000"/>
          <w:sz w:val="24"/>
          <w:szCs w:val="24"/>
          <w:rtl/>
        </w:rPr>
        <w:t>כל</w:t>
      </w:r>
      <w:r w:rsidRPr="00A90059">
        <w:rPr>
          <w:color w:val="000000"/>
          <w:sz w:val="24"/>
          <w:szCs w:val="24"/>
          <w:rtl/>
        </w:rPr>
        <w:t xml:space="preserve"> </w:t>
      </w:r>
      <w:r w:rsidRPr="00A90059">
        <w:rPr>
          <w:rFonts w:hint="cs"/>
          <w:color w:val="000000"/>
          <w:sz w:val="24"/>
          <w:szCs w:val="24"/>
          <w:rtl/>
        </w:rPr>
        <w:t>רשות</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ערכאה</w:t>
      </w:r>
      <w:r w:rsidRPr="00A90059">
        <w:rPr>
          <w:color w:val="000000"/>
          <w:sz w:val="24"/>
          <w:szCs w:val="24"/>
          <w:rtl/>
        </w:rPr>
        <w:t xml:space="preserve"> </w:t>
      </w:r>
      <w:r w:rsidRPr="00A90059">
        <w:rPr>
          <w:rFonts w:hint="cs"/>
          <w:color w:val="000000"/>
          <w:sz w:val="24"/>
          <w:szCs w:val="24"/>
          <w:rtl/>
        </w:rPr>
        <w:t>מוסמכת</w:t>
      </w:r>
      <w:r w:rsidRPr="00A90059">
        <w:rPr>
          <w:color w:val="000000"/>
          <w:sz w:val="24"/>
          <w:szCs w:val="24"/>
          <w:rtl/>
        </w:rPr>
        <w:t xml:space="preserve"> (</w:t>
      </w:r>
      <w:r w:rsidRPr="00A90059">
        <w:rPr>
          <w:rFonts w:hint="cs"/>
          <w:color w:val="000000"/>
          <w:sz w:val="24"/>
          <w:szCs w:val="24"/>
          <w:rtl/>
        </w:rPr>
        <w:t>לרבות</w:t>
      </w:r>
      <w:r w:rsidRPr="00A90059">
        <w:rPr>
          <w:color w:val="000000"/>
          <w:sz w:val="24"/>
          <w:szCs w:val="24"/>
          <w:rtl/>
        </w:rPr>
        <w:t xml:space="preserve"> </w:t>
      </w:r>
      <w:r w:rsidRPr="00A90059">
        <w:rPr>
          <w:rFonts w:hint="cs"/>
          <w:color w:val="000000"/>
          <w:sz w:val="24"/>
          <w:szCs w:val="24"/>
          <w:rtl/>
        </w:rPr>
        <w:t>במסגרת</w:t>
      </w:r>
      <w:r w:rsidRPr="00A90059">
        <w:rPr>
          <w:color w:val="000000"/>
          <w:sz w:val="24"/>
          <w:szCs w:val="24"/>
          <w:rtl/>
        </w:rPr>
        <w:t xml:space="preserve"> </w:t>
      </w:r>
      <w:r w:rsidRPr="00A90059">
        <w:rPr>
          <w:rFonts w:hint="cs"/>
          <w:color w:val="000000"/>
          <w:sz w:val="24"/>
          <w:szCs w:val="24"/>
          <w:rtl/>
        </w:rPr>
        <w:t>הליכי</w:t>
      </w:r>
      <w:r w:rsidRPr="00A90059">
        <w:rPr>
          <w:color w:val="000000"/>
          <w:sz w:val="24"/>
          <w:szCs w:val="24"/>
          <w:rtl/>
        </w:rPr>
        <w:t xml:space="preserve"> </w:t>
      </w:r>
      <w:r w:rsidRPr="00A90059">
        <w:rPr>
          <w:rFonts w:hint="cs"/>
          <w:color w:val="000000"/>
          <w:sz w:val="24"/>
          <w:szCs w:val="24"/>
          <w:rtl/>
        </w:rPr>
        <w:t>ביניים</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סעדי</w:t>
      </w:r>
      <w:r w:rsidRPr="00A90059">
        <w:rPr>
          <w:color w:val="000000"/>
          <w:sz w:val="24"/>
          <w:szCs w:val="24"/>
          <w:rtl/>
        </w:rPr>
        <w:t xml:space="preserve"> </w:t>
      </w:r>
      <w:r w:rsidRPr="00A90059">
        <w:rPr>
          <w:rFonts w:hint="cs"/>
          <w:color w:val="000000"/>
          <w:sz w:val="24"/>
          <w:szCs w:val="24"/>
          <w:rtl/>
        </w:rPr>
        <w:t>ביניים</w:t>
      </w:r>
      <w:r w:rsidRPr="00A90059">
        <w:rPr>
          <w:color w:val="000000"/>
          <w:sz w:val="24"/>
          <w:szCs w:val="24"/>
          <w:rtl/>
        </w:rPr>
        <w:t xml:space="preserve">) </w:t>
      </w:r>
      <w:r w:rsidRPr="00A90059">
        <w:rPr>
          <w:rFonts w:hint="cs"/>
          <w:color w:val="000000"/>
          <w:sz w:val="24"/>
          <w:szCs w:val="24"/>
          <w:rtl/>
        </w:rPr>
        <w:t>לשאת</w:t>
      </w:r>
      <w:r w:rsidRPr="00A90059">
        <w:rPr>
          <w:color w:val="000000"/>
          <w:sz w:val="24"/>
          <w:szCs w:val="24"/>
          <w:rtl/>
        </w:rPr>
        <w:t xml:space="preserve"> </w:t>
      </w:r>
      <w:r w:rsidRPr="00A90059">
        <w:rPr>
          <w:rFonts w:hint="cs"/>
          <w:color w:val="000000"/>
          <w:sz w:val="24"/>
          <w:szCs w:val="24"/>
          <w:rtl/>
        </w:rPr>
        <w:t>בחיוב</w:t>
      </w:r>
      <w:r w:rsidRPr="00A90059">
        <w:rPr>
          <w:color w:val="000000"/>
          <w:sz w:val="24"/>
          <w:szCs w:val="24"/>
          <w:rtl/>
        </w:rPr>
        <w:t xml:space="preserve"> </w:t>
      </w:r>
      <w:r w:rsidRPr="00A90059">
        <w:rPr>
          <w:rFonts w:hint="cs"/>
          <w:color w:val="000000"/>
          <w:sz w:val="24"/>
          <w:szCs w:val="24"/>
          <w:rtl/>
        </w:rPr>
        <w:t>כלשהו</w:t>
      </w:r>
      <w:r w:rsidRPr="00A90059">
        <w:rPr>
          <w:color w:val="000000"/>
          <w:sz w:val="24"/>
          <w:szCs w:val="24"/>
          <w:rtl/>
        </w:rPr>
        <w:t xml:space="preserve"> </w:t>
      </w:r>
      <w:r w:rsidRPr="00A90059">
        <w:rPr>
          <w:rFonts w:hint="cs"/>
          <w:color w:val="000000"/>
          <w:sz w:val="24"/>
          <w:szCs w:val="24"/>
          <w:rtl/>
        </w:rPr>
        <w:t>בקשר</w:t>
      </w:r>
      <w:r w:rsidRPr="00A90059">
        <w:rPr>
          <w:color w:val="000000"/>
          <w:sz w:val="24"/>
          <w:szCs w:val="24"/>
          <w:rtl/>
        </w:rPr>
        <w:t xml:space="preserve"> </w:t>
      </w:r>
      <w:r w:rsidRPr="00A90059">
        <w:rPr>
          <w:rFonts w:hint="cs"/>
          <w:color w:val="000000"/>
          <w:sz w:val="24"/>
          <w:szCs w:val="24"/>
          <w:rtl/>
        </w:rPr>
        <w:t>לתביעה</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דרישה</w:t>
      </w:r>
      <w:r w:rsidRPr="00A90059">
        <w:rPr>
          <w:color w:val="000000"/>
          <w:sz w:val="24"/>
          <w:szCs w:val="24"/>
          <w:rtl/>
        </w:rPr>
        <w:t xml:space="preserve"> </w:t>
      </w:r>
      <w:r w:rsidRPr="00A90059">
        <w:rPr>
          <w:rFonts w:hint="cs"/>
          <w:color w:val="000000"/>
          <w:sz w:val="24"/>
          <w:szCs w:val="24"/>
          <w:rtl/>
        </w:rPr>
        <w:t>ביחס</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בקשר</w:t>
      </w:r>
      <w:r w:rsidRPr="00A90059">
        <w:rPr>
          <w:color w:val="000000"/>
          <w:sz w:val="24"/>
          <w:szCs w:val="24"/>
          <w:rtl/>
        </w:rPr>
        <w:t xml:space="preserve"> </w:t>
      </w:r>
      <w:r>
        <w:rPr>
          <w:rFonts w:hint="cs"/>
          <w:color w:val="000000"/>
          <w:sz w:val="24"/>
          <w:szCs w:val="24"/>
          <w:rtl/>
        </w:rPr>
        <w:t>למפקח ו/או לעובדיו ו/או לשלוחיו ו/או לקבלניו</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Pr>
          <w:rFonts w:hint="cs"/>
          <w:color w:val="000000"/>
          <w:sz w:val="24"/>
          <w:szCs w:val="24"/>
          <w:rtl/>
        </w:rPr>
        <w:t xml:space="preserve">לאחר </w:t>
      </w:r>
      <w:r w:rsidRPr="00A90059">
        <w:rPr>
          <w:rFonts w:hint="cs"/>
          <w:color w:val="000000"/>
          <w:sz w:val="24"/>
          <w:szCs w:val="24"/>
          <w:rtl/>
        </w:rPr>
        <w:t>מטעמו</w:t>
      </w:r>
      <w:r>
        <w:rPr>
          <w:rFonts w:hint="cs"/>
          <w:color w:val="000000"/>
          <w:sz w:val="24"/>
          <w:szCs w:val="24"/>
          <w:rtl/>
        </w:rPr>
        <w:t xml:space="preserve"> של המפקח</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Pr>
          <w:rFonts w:hint="cs"/>
          <w:color w:val="000000"/>
          <w:sz w:val="24"/>
          <w:szCs w:val="24"/>
          <w:rtl/>
        </w:rPr>
        <w:t xml:space="preserve">מטעמם של אלו </w:t>
      </w:r>
      <w:r w:rsidRPr="00A90059">
        <w:rPr>
          <w:rFonts w:hint="cs"/>
          <w:color w:val="000000"/>
          <w:sz w:val="24"/>
          <w:szCs w:val="24"/>
          <w:rtl/>
        </w:rPr>
        <w:t>המועסקים</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Pr>
          <w:rFonts w:hint="cs"/>
          <w:color w:val="000000"/>
          <w:sz w:val="24"/>
          <w:szCs w:val="24"/>
          <w:rtl/>
        </w:rPr>
        <w:t>ידי המפקח</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ביחס</w:t>
      </w:r>
      <w:r w:rsidRPr="00A90059">
        <w:rPr>
          <w:color w:val="000000"/>
          <w:sz w:val="24"/>
          <w:szCs w:val="24"/>
          <w:rtl/>
        </w:rPr>
        <w:t xml:space="preserve"> </w:t>
      </w:r>
      <w:r w:rsidRPr="00A90059">
        <w:rPr>
          <w:rFonts w:hint="cs"/>
          <w:color w:val="000000"/>
          <w:sz w:val="24"/>
          <w:szCs w:val="24"/>
          <w:rtl/>
        </w:rPr>
        <w:t>לפעולותיהם</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מחדליהם</w:t>
      </w:r>
      <w:r w:rsidRPr="00A90059">
        <w:rPr>
          <w:color w:val="000000"/>
          <w:sz w:val="24"/>
          <w:szCs w:val="24"/>
          <w:rtl/>
        </w:rPr>
        <w:t xml:space="preserve"> </w:t>
      </w:r>
      <w:r w:rsidRPr="00A90059">
        <w:rPr>
          <w:rFonts w:hint="cs"/>
          <w:color w:val="000000"/>
          <w:sz w:val="24"/>
          <w:szCs w:val="24"/>
          <w:rtl/>
        </w:rPr>
        <w:t>של</w:t>
      </w:r>
      <w:r w:rsidRPr="00A90059">
        <w:rPr>
          <w:color w:val="000000"/>
          <w:sz w:val="24"/>
          <w:szCs w:val="24"/>
          <w:rtl/>
        </w:rPr>
        <w:t xml:space="preserve"> </w:t>
      </w:r>
      <w:r w:rsidRPr="00A90059">
        <w:rPr>
          <w:rFonts w:hint="cs"/>
          <w:color w:val="000000"/>
          <w:sz w:val="24"/>
          <w:szCs w:val="24"/>
          <w:rtl/>
        </w:rPr>
        <w:t>מי</w:t>
      </w:r>
      <w:r w:rsidRPr="00A90059">
        <w:rPr>
          <w:color w:val="000000"/>
          <w:sz w:val="24"/>
          <w:szCs w:val="24"/>
          <w:rtl/>
        </w:rPr>
        <w:t xml:space="preserve"> </w:t>
      </w:r>
      <w:r w:rsidRPr="00A90059">
        <w:rPr>
          <w:rFonts w:hint="cs"/>
          <w:color w:val="000000"/>
          <w:sz w:val="24"/>
          <w:szCs w:val="24"/>
          <w:rtl/>
        </w:rPr>
        <w:t>מהנ</w:t>
      </w:r>
      <w:r w:rsidRPr="00A90059">
        <w:rPr>
          <w:color w:val="000000"/>
          <w:sz w:val="24"/>
          <w:szCs w:val="24"/>
          <w:rtl/>
        </w:rPr>
        <w:t>"</w:t>
      </w:r>
      <w:r w:rsidRPr="00A90059">
        <w:rPr>
          <w:rFonts w:hint="cs"/>
          <w:color w:val="000000"/>
          <w:sz w:val="24"/>
          <w:szCs w:val="24"/>
          <w:rtl/>
        </w:rPr>
        <w:t>ל</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כלפיהם</w:t>
      </w:r>
      <w:r w:rsidRPr="00A90059">
        <w:rPr>
          <w:color w:val="000000"/>
          <w:sz w:val="24"/>
          <w:szCs w:val="24"/>
          <w:rtl/>
        </w:rPr>
        <w:t xml:space="preserve">, </w:t>
      </w:r>
      <w:r w:rsidRPr="00A90059">
        <w:rPr>
          <w:rFonts w:hint="cs"/>
          <w:color w:val="000000"/>
          <w:sz w:val="24"/>
          <w:szCs w:val="24"/>
          <w:rtl/>
        </w:rPr>
        <w:t>ישפה</w:t>
      </w:r>
      <w:r w:rsidRPr="00A90059">
        <w:rPr>
          <w:color w:val="000000"/>
          <w:sz w:val="24"/>
          <w:szCs w:val="24"/>
          <w:rtl/>
        </w:rPr>
        <w:t xml:space="preserve"> </w:t>
      </w:r>
      <w:r w:rsidRPr="00A90059">
        <w:rPr>
          <w:rFonts w:hint="cs"/>
          <w:color w:val="000000"/>
          <w:sz w:val="24"/>
          <w:szCs w:val="24"/>
          <w:rtl/>
        </w:rPr>
        <w:t>ויפצה</w:t>
      </w:r>
      <w:r w:rsidRPr="00A90059">
        <w:rPr>
          <w:color w:val="000000"/>
          <w:sz w:val="24"/>
          <w:szCs w:val="24"/>
          <w:rtl/>
        </w:rPr>
        <w:t xml:space="preserve"> </w:t>
      </w:r>
      <w:r>
        <w:rPr>
          <w:rFonts w:hint="cs"/>
          <w:color w:val="000000"/>
          <w:sz w:val="24"/>
          <w:szCs w:val="24"/>
          <w:rtl/>
        </w:rPr>
        <w:t>המפקח</w:t>
      </w:r>
      <w:r w:rsidRPr="00A90059">
        <w:rPr>
          <w:color w:val="000000"/>
          <w:sz w:val="24"/>
          <w:szCs w:val="24"/>
          <w:rtl/>
        </w:rPr>
        <w:t xml:space="preserve"> </w:t>
      </w:r>
      <w:r w:rsidRPr="00A90059">
        <w:rPr>
          <w:rFonts w:hint="cs"/>
          <w:color w:val="000000"/>
          <w:sz w:val="24"/>
          <w:szCs w:val="24"/>
          <w:rtl/>
        </w:rPr>
        <w:t>את</w:t>
      </w:r>
      <w:r w:rsidRPr="00A90059">
        <w:rPr>
          <w:color w:val="000000"/>
          <w:sz w:val="24"/>
          <w:szCs w:val="24"/>
          <w:rtl/>
        </w:rPr>
        <w:t xml:space="preserve"> </w:t>
      </w:r>
      <w:r>
        <w:rPr>
          <w:rFonts w:hint="cs"/>
          <w:color w:val="000000"/>
          <w:sz w:val="24"/>
          <w:szCs w:val="24"/>
          <w:rtl/>
        </w:rPr>
        <w:t>המזמין</w:t>
      </w:r>
      <w:r w:rsidRPr="00A90059">
        <w:rPr>
          <w:color w:val="000000"/>
          <w:sz w:val="24"/>
          <w:szCs w:val="24"/>
          <w:rtl/>
        </w:rPr>
        <w:t xml:space="preserve"> </w:t>
      </w:r>
      <w:r w:rsidRPr="00A90059">
        <w:rPr>
          <w:rFonts w:hint="cs"/>
          <w:color w:val="000000"/>
          <w:sz w:val="24"/>
          <w:szCs w:val="24"/>
          <w:rtl/>
        </w:rPr>
        <w:t>מיד</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sidRPr="00A90059">
        <w:rPr>
          <w:rFonts w:hint="cs"/>
          <w:color w:val="000000"/>
          <w:sz w:val="24"/>
          <w:szCs w:val="24"/>
          <w:rtl/>
        </w:rPr>
        <w:t>פי</w:t>
      </w:r>
      <w:r w:rsidRPr="00A90059">
        <w:rPr>
          <w:color w:val="000000"/>
          <w:sz w:val="24"/>
          <w:szCs w:val="24"/>
          <w:rtl/>
        </w:rPr>
        <w:t xml:space="preserve"> </w:t>
      </w:r>
      <w:r w:rsidRPr="00A90059">
        <w:rPr>
          <w:rFonts w:hint="cs"/>
          <w:color w:val="000000"/>
          <w:sz w:val="24"/>
          <w:szCs w:val="24"/>
          <w:rtl/>
        </w:rPr>
        <w:t>דרישתו</w:t>
      </w:r>
      <w:r w:rsidRPr="00A90059">
        <w:rPr>
          <w:color w:val="000000"/>
          <w:sz w:val="24"/>
          <w:szCs w:val="24"/>
          <w:rtl/>
        </w:rPr>
        <w:t xml:space="preserve"> </w:t>
      </w:r>
      <w:r w:rsidRPr="00A90059">
        <w:rPr>
          <w:rFonts w:hint="cs"/>
          <w:color w:val="000000"/>
          <w:sz w:val="24"/>
          <w:szCs w:val="24"/>
          <w:rtl/>
        </w:rPr>
        <w:t>הראשונה</w:t>
      </w:r>
      <w:r w:rsidRPr="00A90059">
        <w:rPr>
          <w:color w:val="000000"/>
          <w:sz w:val="24"/>
          <w:szCs w:val="24"/>
          <w:rtl/>
        </w:rPr>
        <w:t xml:space="preserve"> </w:t>
      </w:r>
      <w:r w:rsidRPr="00A90059">
        <w:rPr>
          <w:rFonts w:hint="cs"/>
          <w:color w:val="000000"/>
          <w:sz w:val="24"/>
          <w:szCs w:val="24"/>
          <w:rtl/>
        </w:rPr>
        <w:t>בשיפוי</w:t>
      </w:r>
      <w:r w:rsidRPr="00A90059">
        <w:rPr>
          <w:color w:val="000000"/>
          <w:sz w:val="24"/>
          <w:szCs w:val="24"/>
          <w:rtl/>
        </w:rPr>
        <w:t xml:space="preserve"> </w:t>
      </w:r>
      <w:r w:rsidRPr="00A90059">
        <w:rPr>
          <w:rFonts w:hint="cs"/>
          <w:color w:val="000000"/>
          <w:sz w:val="24"/>
          <w:szCs w:val="24"/>
          <w:rtl/>
        </w:rPr>
        <w:t>ובפיצוי</w:t>
      </w:r>
      <w:r w:rsidRPr="00A90059">
        <w:rPr>
          <w:color w:val="000000"/>
          <w:sz w:val="24"/>
          <w:szCs w:val="24"/>
          <w:rtl/>
        </w:rPr>
        <w:t xml:space="preserve"> </w:t>
      </w:r>
      <w:r w:rsidRPr="00A90059">
        <w:rPr>
          <w:rFonts w:hint="cs"/>
          <w:color w:val="000000"/>
          <w:sz w:val="24"/>
          <w:szCs w:val="24"/>
          <w:rtl/>
        </w:rPr>
        <w:t>מלאים</w:t>
      </w:r>
      <w:r w:rsidRPr="00A90059">
        <w:rPr>
          <w:color w:val="000000"/>
          <w:sz w:val="24"/>
          <w:szCs w:val="24"/>
          <w:rtl/>
        </w:rPr>
        <w:t xml:space="preserve"> </w:t>
      </w:r>
      <w:r w:rsidRPr="00A90059">
        <w:rPr>
          <w:rFonts w:hint="cs"/>
          <w:color w:val="000000"/>
          <w:sz w:val="24"/>
          <w:szCs w:val="24"/>
          <w:rtl/>
        </w:rPr>
        <w:t>באשר</w:t>
      </w:r>
      <w:r w:rsidRPr="00A90059">
        <w:rPr>
          <w:color w:val="000000"/>
          <w:sz w:val="24"/>
          <w:szCs w:val="24"/>
          <w:rtl/>
        </w:rPr>
        <w:t xml:space="preserve"> </w:t>
      </w:r>
      <w:r w:rsidRPr="00A90059">
        <w:rPr>
          <w:rFonts w:hint="cs"/>
          <w:color w:val="000000"/>
          <w:sz w:val="24"/>
          <w:szCs w:val="24"/>
          <w:rtl/>
        </w:rPr>
        <w:t>לכל</w:t>
      </w:r>
      <w:r w:rsidRPr="00A90059">
        <w:rPr>
          <w:color w:val="000000"/>
          <w:sz w:val="24"/>
          <w:szCs w:val="24"/>
          <w:rtl/>
        </w:rPr>
        <w:t xml:space="preserve"> </w:t>
      </w:r>
      <w:r w:rsidRPr="00A90059">
        <w:rPr>
          <w:rFonts w:hint="cs"/>
          <w:color w:val="000000"/>
          <w:sz w:val="24"/>
          <w:szCs w:val="24"/>
          <w:rtl/>
        </w:rPr>
        <w:t>חיוב</w:t>
      </w:r>
      <w:r w:rsidRPr="00A90059">
        <w:rPr>
          <w:color w:val="000000"/>
          <w:sz w:val="24"/>
          <w:szCs w:val="24"/>
          <w:rtl/>
        </w:rPr>
        <w:t xml:space="preserve"> </w:t>
      </w:r>
      <w:r w:rsidRPr="00A90059">
        <w:rPr>
          <w:rFonts w:hint="cs"/>
          <w:color w:val="000000"/>
          <w:sz w:val="24"/>
          <w:szCs w:val="24"/>
          <w:rtl/>
        </w:rPr>
        <w:t>מכל</w:t>
      </w:r>
      <w:r w:rsidRPr="00A90059">
        <w:rPr>
          <w:color w:val="000000"/>
          <w:sz w:val="24"/>
          <w:szCs w:val="24"/>
          <w:rtl/>
        </w:rPr>
        <w:t xml:space="preserve"> </w:t>
      </w:r>
      <w:r w:rsidRPr="00A90059">
        <w:rPr>
          <w:rFonts w:hint="cs"/>
          <w:color w:val="000000"/>
          <w:sz w:val="24"/>
          <w:szCs w:val="24"/>
          <w:rtl/>
        </w:rPr>
        <w:t>מין</w:t>
      </w:r>
      <w:r w:rsidRPr="00A90059">
        <w:rPr>
          <w:color w:val="000000"/>
          <w:sz w:val="24"/>
          <w:szCs w:val="24"/>
          <w:rtl/>
        </w:rPr>
        <w:t xml:space="preserve"> </w:t>
      </w:r>
      <w:r w:rsidRPr="00A90059">
        <w:rPr>
          <w:rFonts w:hint="cs"/>
          <w:color w:val="000000"/>
          <w:sz w:val="24"/>
          <w:szCs w:val="24"/>
          <w:rtl/>
        </w:rPr>
        <w:t>וסוג</w:t>
      </w:r>
      <w:r w:rsidRPr="00A90059">
        <w:rPr>
          <w:color w:val="000000"/>
          <w:sz w:val="24"/>
          <w:szCs w:val="24"/>
          <w:rtl/>
        </w:rPr>
        <w:t xml:space="preserve"> </w:t>
      </w:r>
      <w:r w:rsidRPr="00A90059">
        <w:rPr>
          <w:rFonts w:hint="cs"/>
          <w:color w:val="000000"/>
          <w:sz w:val="24"/>
          <w:szCs w:val="24"/>
          <w:rtl/>
        </w:rPr>
        <w:t>שהוא</w:t>
      </w:r>
      <w:r w:rsidRPr="00A90059">
        <w:rPr>
          <w:color w:val="000000"/>
          <w:sz w:val="24"/>
          <w:szCs w:val="24"/>
          <w:rtl/>
        </w:rPr>
        <w:t xml:space="preserve"> </w:t>
      </w:r>
      <w:r w:rsidRPr="00A90059">
        <w:rPr>
          <w:rFonts w:hint="cs"/>
          <w:color w:val="000000"/>
          <w:sz w:val="24"/>
          <w:szCs w:val="24"/>
          <w:rtl/>
        </w:rPr>
        <w:t>שיושת</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sidRPr="00A90059">
        <w:rPr>
          <w:rFonts w:hint="cs"/>
          <w:color w:val="000000"/>
          <w:sz w:val="24"/>
          <w:szCs w:val="24"/>
          <w:rtl/>
        </w:rPr>
        <w:t>ה</w:t>
      </w:r>
      <w:r>
        <w:rPr>
          <w:rFonts w:hint="cs"/>
          <w:color w:val="000000"/>
          <w:sz w:val="24"/>
          <w:szCs w:val="24"/>
          <w:rtl/>
        </w:rPr>
        <w:t>מזמין</w:t>
      </w:r>
      <w:r w:rsidRPr="00A90059">
        <w:rPr>
          <w:color w:val="000000"/>
          <w:sz w:val="24"/>
          <w:szCs w:val="24"/>
          <w:rtl/>
        </w:rPr>
        <w:t xml:space="preserve"> </w:t>
      </w:r>
      <w:r w:rsidRPr="00A90059">
        <w:rPr>
          <w:rFonts w:hint="cs"/>
          <w:color w:val="000000"/>
          <w:sz w:val="24"/>
          <w:szCs w:val="24"/>
          <w:rtl/>
        </w:rPr>
        <w:t>ועל</w:t>
      </w:r>
      <w:r w:rsidRPr="00A90059">
        <w:rPr>
          <w:color w:val="000000"/>
          <w:sz w:val="24"/>
          <w:szCs w:val="24"/>
          <w:rtl/>
        </w:rPr>
        <w:t xml:space="preserve"> </w:t>
      </w:r>
      <w:r w:rsidRPr="00A90059">
        <w:rPr>
          <w:rFonts w:hint="cs"/>
          <w:color w:val="000000"/>
          <w:sz w:val="24"/>
          <w:szCs w:val="24"/>
          <w:rtl/>
        </w:rPr>
        <w:t>כל</w:t>
      </w:r>
      <w:r w:rsidRPr="00A90059">
        <w:rPr>
          <w:color w:val="000000"/>
          <w:sz w:val="24"/>
          <w:szCs w:val="24"/>
          <w:rtl/>
        </w:rPr>
        <w:t xml:space="preserve"> </w:t>
      </w:r>
      <w:r w:rsidRPr="00A90059">
        <w:rPr>
          <w:rFonts w:hint="cs"/>
          <w:color w:val="000000"/>
          <w:sz w:val="24"/>
          <w:szCs w:val="24"/>
          <w:rtl/>
        </w:rPr>
        <w:t>נזק</w:t>
      </w:r>
      <w:r w:rsidRPr="00A90059">
        <w:rPr>
          <w:color w:val="000000"/>
          <w:sz w:val="24"/>
          <w:szCs w:val="24"/>
          <w:rtl/>
        </w:rPr>
        <w:t xml:space="preserve"> </w:t>
      </w:r>
      <w:r w:rsidRPr="00A90059">
        <w:rPr>
          <w:rFonts w:hint="cs"/>
          <w:color w:val="000000"/>
          <w:sz w:val="24"/>
          <w:szCs w:val="24"/>
          <w:rtl/>
        </w:rPr>
        <w:t>ישיר</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עקיף</w:t>
      </w:r>
      <w:r w:rsidRPr="00A90059">
        <w:rPr>
          <w:color w:val="000000"/>
          <w:sz w:val="24"/>
          <w:szCs w:val="24"/>
          <w:rtl/>
        </w:rPr>
        <w:t xml:space="preserve">, </w:t>
      </w:r>
      <w:r w:rsidRPr="00A90059">
        <w:rPr>
          <w:rFonts w:hint="cs"/>
          <w:color w:val="000000"/>
          <w:sz w:val="24"/>
          <w:szCs w:val="24"/>
          <w:rtl/>
        </w:rPr>
        <w:t>כאמור</w:t>
      </w:r>
      <w:r w:rsidRPr="00A90059">
        <w:rPr>
          <w:color w:val="000000"/>
          <w:sz w:val="24"/>
          <w:szCs w:val="24"/>
          <w:rtl/>
        </w:rPr>
        <w:t xml:space="preserve"> </w:t>
      </w:r>
      <w:r w:rsidRPr="00A90059">
        <w:rPr>
          <w:rFonts w:hint="cs"/>
          <w:color w:val="000000"/>
          <w:sz w:val="24"/>
          <w:szCs w:val="24"/>
          <w:rtl/>
        </w:rPr>
        <w:t>לעיל</w:t>
      </w:r>
      <w:r>
        <w:rPr>
          <w:rFonts w:hint="cs"/>
          <w:color w:val="000000"/>
          <w:sz w:val="24"/>
          <w:szCs w:val="24"/>
          <w:rtl/>
        </w:rPr>
        <w:t>,</w:t>
      </w:r>
      <w:r w:rsidRPr="005D2F61">
        <w:rPr>
          <w:color w:val="000000"/>
          <w:sz w:val="24"/>
          <w:szCs w:val="24"/>
          <w:rtl/>
        </w:rPr>
        <w:t xml:space="preserve"> </w:t>
      </w:r>
      <w:r w:rsidRPr="009014A0">
        <w:rPr>
          <w:color w:val="000000"/>
          <w:sz w:val="24"/>
          <w:szCs w:val="24"/>
          <w:rtl/>
        </w:rPr>
        <w:t xml:space="preserve">לרבות הוצאות משפט ושכ"ט עו"ד. סכום השיפוי </w:t>
      </w:r>
      <w:r>
        <w:rPr>
          <w:rFonts w:hint="cs"/>
          <w:color w:val="000000"/>
          <w:sz w:val="24"/>
          <w:szCs w:val="24"/>
          <w:rtl/>
        </w:rPr>
        <w:t xml:space="preserve">והשיפוי </w:t>
      </w:r>
      <w:r w:rsidRPr="009014A0">
        <w:rPr>
          <w:color w:val="000000"/>
          <w:sz w:val="24"/>
          <w:szCs w:val="24"/>
          <w:rtl/>
        </w:rPr>
        <w:t xml:space="preserve">כאמור ייחשב </w:t>
      </w:r>
      <w:r>
        <w:rPr>
          <w:rFonts w:hint="cs"/>
          <w:color w:val="000000"/>
          <w:sz w:val="24"/>
          <w:szCs w:val="24"/>
          <w:rtl/>
        </w:rPr>
        <w:t>כ</w:t>
      </w:r>
      <w:r w:rsidRPr="009014A0">
        <w:rPr>
          <w:color w:val="000000"/>
          <w:sz w:val="24"/>
          <w:szCs w:val="24"/>
          <w:rtl/>
        </w:rPr>
        <w:t>חוב המגיע למזמין מאת המפקח על פי הוראות הסכם זה, אשר המזמין רשאי לקזז בגינו סכומים ע</w:t>
      </w:r>
      <w:r>
        <w:rPr>
          <w:rFonts w:hint="cs"/>
          <w:color w:val="000000"/>
          <w:sz w:val="24"/>
          <w:szCs w:val="24"/>
          <w:rtl/>
        </w:rPr>
        <w:t>ל חשבון</w:t>
      </w:r>
      <w:r w:rsidRPr="009014A0">
        <w:rPr>
          <w:color w:val="000000"/>
          <w:sz w:val="24"/>
          <w:szCs w:val="24"/>
          <w:rtl/>
        </w:rPr>
        <w:t xml:space="preserve"> התמורה המגיעה למפקח.</w:t>
      </w:r>
    </w:p>
    <w:p w14:paraId="3BF25194" w14:textId="77777777" w:rsidR="00EB5A81" w:rsidRPr="009014A0" w:rsidRDefault="00EB5A81" w:rsidP="00EB5A81">
      <w:pPr>
        <w:ind w:left="1560" w:hanging="700"/>
        <w:jc w:val="both"/>
        <w:rPr>
          <w:color w:val="000000"/>
          <w:sz w:val="24"/>
          <w:szCs w:val="24"/>
          <w:rtl/>
        </w:rPr>
      </w:pPr>
    </w:p>
    <w:p w14:paraId="5A307667" w14:textId="77777777" w:rsidR="00EB5A81" w:rsidRPr="009014A0" w:rsidRDefault="00EB5A81" w:rsidP="00EB5A81">
      <w:pPr>
        <w:ind w:left="1560" w:hanging="700"/>
        <w:jc w:val="both"/>
        <w:rPr>
          <w:color w:val="000000"/>
          <w:sz w:val="24"/>
          <w:szCs w:val="24"/>
          <w:rtl/>
        </w:rPr>
      </w:pPr>
      <w:r w:rsidRPr="009014A0">
        <w:rPr>
          <w:color w:val="000000"/>
          <w:sz w:val="24"/>
          <w:szCs w:val="24"/>
          <w:rtl/>
        </w:rPr>
        <w:t>3א (3)</w:t>
      </w:r>
      <w:r w:rsidRPr="009014A0">
        <w:rPr>
          <w:color w:val="000000"/>
          <w:sz w:val="24"/>
          <w:szCs w:val="24"/>
          <w:rtl/>
        </w:rPr>
        <w:tab/>
      </w:r>
      <w:r>
        <w:rPr>
          <w:rFonts w:hint="cs"/>
          <w:color w:val="000000"/>
          <w:sz w:val="24"/>
          <w:szCs w:val="24"/>
          <w:rtl/>
        </w:rPr>
        <w:t>מבלי לגרוע מכלליות האמור לעיל,</w:t>
      </w:r>
      <w:r w:rsidRPr="009014A0">
        <w:rPr>
          <w:color w:val="000000"/>
          <w:sz w:val="24"/>
          <w:szCs w:val="24"/>
          <w:rtl/>
        </w:rPr>
        <w:t xml:space="preserve"> מוסכם </w:t>
      </w:r>
      <w:r>
        <w:rPr>
          <w:rFonts w:hint="cs"/>
          <w:color w:val="000000"/>
          <w:sz w:val="24"/>
          <w:szCs w:val="24"/>
          <w:rtl/>
        </w:rPr>
        <w:t xml:space="preserve">ומובהר </w:t>
      </w:r>
      <w:r w:rsidRPr="009014A0">
        <w:rPr>
          <w:color w:val="000000"/>
          <w:sz w:val="24"/>
          <w:szCs w:val="24"/>
          <w:rtl/>
        </w:rPr>
        <w:t>בזה</w:t>
      </w:r>
      <w:r>
        <w:rPr>
          <w:rFonts w:hint="cs"/>
          <w:color w:val="000000"/>
          <w:sz w:val="24"/>
          <w:szCs w:val="24"/>
          <w:rtl/>
        </w:rPr>
        <w:t>,</w:t>
      </w:r>
      <w:r w:rsidRPr="009014A0">
        <w:rPr>
          <w:color w:val="000000"/>
          <w:sz w:val="24"/>
          <w:szCs w:val="24"/>
          <w:rtl/>
        </w:rPr>
        <w:t xml:space="preserve"> כי </w:t>
      </w:r>
      <w:r>
        <w:rPr>
          <w:rFonts w:hint="cs"/>
          <w:color w:val="000000"/>
          <w:sz w:val="24"/>
          <w:szCs w:val="24"/>
          <w:rtl/>
        </w:rPr>
        <w:t>הנ"ל</w:t>
      </w:r>
      <w:r w:rsidRPr="009014A0">
        <w:rPr>
          <w:color w:val="000000"/>
          <w:sz w:val="24"/>
          <w:szCs w:val="24"/>
          <w:rtl/>
        </w:rPr>
        <w:t xml:space="preserve"> מוותרים על כל טענות ו/או תביעות כלפי המזמין ו/או כלפי מי מטעמו, שעילתן ביחסי עובד ומעביד ו/או בסיומם והם יהיו מנועים מהגשת כל תביעה שהיא כאמור כנגד המזמין.</w:t>
      </w:r>
    </w:p>
    <w:p w14:paraId="103B2CE1" w14:textId="77777777" w:rsidR="00EB5A81" w:rsidRPr="009014A0" w:rsidRDefault="00EB5A81" w:rsidP="00EB5A81">
      <w:pPr>
        <w:ind w:left="1560" w:hanging="700"/>
        <w:jc w:val="both"/>
        <w:rPr>
          <w:color w:val="000000"/>
          <w:sz w:val="24"/>
          <w:szCs w:val="24"/>
          <w:rtl/>
        </w:rPr>
      </w:pPr>
    </w:p>
    <w:p w14:paraId="493576F3" w14:textId="77777777" w:rsidR="00EB5A81" w:rsidRPr="009014A0" w:rsidRDefault="00EB5A81" w:rsidP="00EB5A81">
      <w:pPr>
        <w:ind w:left="1560" w:hanging="700"/>
        <w:jc w:val="both"/>
        <w:rPr>
          <w:color w:val="000000"/>
          <w:sz w:val="24"/>
          <w:szCs w:val="24"/>
          <w:rtl/>
        </w:rPr>
      </w:pPr>
      <w:r w:rsidRPr="009014A0">
        <w:rPr>
          <w:color w:val="000000"/>
          <w:sz w:val="24"/>
          <w:szCs w:val="24"/>
          <w:rtl/>
        </w:rPr>
        <w:t>3א (4)</w:t>
      </w:r>
      <w:r w:rsidRPr="009014A0">
        <w:rPr>
          <w:color w:val="000000"/>
          <w:sz w:val="24"/>
          <w:szCs w:val="24"/>
          <w:rtl/>
        </w:rPr>
        <w:tab/>
        <w:t>המפקח מצהיר ומתחייב כי י</w:t>
      </w:r>
      <w:r>
        <w:rPr>
          <w:rFonts w:hint="cs"/>
          <w:color w:val="000000"/>
          <w:sz w:val="24"/>
          <w:szCs w:val="24"/>
          <w:rtl/>
        </w:rPr>
        <w:t>י</w:t>
      </w:r>
      <w:r w:rsidRPr="009014A0">
        <w:rPr>
          <w:color w:val="000000"/>
          <w:sz w:val="24"/>
          <w:szCs w:val="24"/>
          <w:rtl/>
        </w:rPr>
        <w:t>שא לבדו בכל התשלומים, המסים או תשלומי חובה אחרים, החלים ו/או שיחולו על המפקח ו/או עובדי המפקח בגין מתן השירותים ובקשר לכך.</w:t>
      </w:r>
    </w:p>
    <w:p w14:paraId="23211F7F" w14:textId="77777777" w:rsidR="00EB5A81" w:rsidRPr="009014A0" w:rsidRDefault="00EB5A81" w:rsidP="00EB5A81">
      <w:pPr>
        <w:ind w:left="1560" w:hanging="700"/>
        <w:jc w:val="both"/>
        <w:rPr>
          <w:color w:val="000000"/>
          <w:sz w:val="24"/>
          <w:szCs w:val="24"/>
          <w:rtl/>
        </w:rPr>
      </w:pPr>
      <w:r w:rsidRPr="009014A0">
        <w:rPr>
          <w:color w:val="000000"/>
          <w:sz w:val="24"/>
          <w:szCs w:val="24"/>
          <w:rtl/>
        </w:rPr>
        <w:lastRenderedPageBreak/>
        <w:tab/>
        <w:t>המפקח י</w:t>
      </w:r>
      <w:r>
        <w:rPr>
          <w:rFonts w:hint="cs"/>
          <w:color w:val="000000"/>
          <w:sz w:val="24"/>
          <w:szCs w:val="24"/>
          <w:rtl/>
        </w:rPr>
        <w:t>י</w:t>
      </w:r>
      <w:r w:rsidRPr="009014A0">
        <w:rPr>
          <w:color w:val="000000"/>
          <w:sz w:val="24"/>
          <w:szCs w:val="24"/>
          <w:rtl/>
        </w:rPr>
        <w:t>שא לבדו באחריות לכל הזכויות הסוציאליות של עובדיו (כגון - ניכויי מס הכנסה וב</w:t>
      </w:r>
      <w:r>
        <w:rPr>
          <w:rFonts w:hint="cs"/>
          <w:color w:val="000000"/>
          <w:sz w:val="24"/>
          <w:szCs w:val="24"/>
          <w:rtl/>
        </w:rPr>
        <w:t>י</w:t>
      </w:r>
      <w:r w:rsidRPr="009014A0">
        <w:rPr>
          <w:color w:val="000000"/>
          <w:sz w:val="24"/>
          <w:szCs w:val="24"/>
          <w:rtl/>
        </w:rPr>
        <w:t>טוח לאומי, תשלומים לקרנות איגודים מקצוע</w:t>
      </w:r>
      <w:r>
        <w:rPr>
          <w:rFonts w:hint="cs"/>
          <w:color w:val="000000"/>
          <w:sz w:val="24"/>
          <w:szCs w:val="24"/>
          <w:rtl/>
        </w:rPr>
        <w:t>י</w:t>
      </w:r>
      <w:r w:rsidRPr="009014A0">
        <w:rPr>
          <w:color w:val="000000"/>
          <w:sz w:val="24"/>
          <w:szCs w:val="24"/>
          <w:rtl/>
        </w:rPr>
        <w:t>ים ותשלומים סוציאליים אחרים) ו</w:t>
      </w:r>
      <w:r>
        <w:rPr>
          <w:rFonts w:hint="cs"/>
          <w:color w:val="000000"/>
          <w:sz w:val="24"/>
          <w:szCs w:val="24"/>
          <w:rtl/>
        </w:rPr>
        <w:t xml:space="preserve">יהא האחראי הבלעדי </w:t>
      </w:r>
      <w:r w:rsidRPr="009014A0">
        <w:rPr>
          <w:color w:val="000000"/>
          <w:sz w:val="24"/>
          <w:szCs w:val="24"/>
          <w:rtl/>
        </w:rPr>
        <w:t xml:space="preserve">לכל החובות החלות על פי </w:t>
      </w:r>
      <w:r>
        <w:rPr>
          <w:rFonts w:hint="cs"/>
          <w:color w:val="000000"/>
          <w:sz w:val="24"/>
          <w:szCs w:val="24"/>
          <w:rtl/>
        </w:rPr>
        <w:t>ה</w:t>
      </w:r>
      <w:r w:rsidRPr="009014A0">
        <w:rPr>
          <w:color w:val="000000"/>
          <w:sz w:val="24"/>
          <w:szCs w:val="24"/>
          <w:rtl/>
        </w:rPr>
        <w:t xml:space="preserve">דין </w:t>
      </w:r>
      <w:r>
        <w:rPr>
          <w:rFonts w:hint="cs"/>
          <w:color w:val="000000"/>
          <w:sz w:val="24"/>
          <w:szCs w:val="24"/>
          <w:rtl/>
        </w:rPr>
        <w:t>ביחסים שבין עובד למעביד</w:t>
      </w:r>
      <w:r w:rsidRPr="009014A0">
        <w:rPr>
          <w:color w:val="000000"/>
          <w:sz w:val="24"/>
          <w:szCs w:val="24"/>
          <w:rtl/>
        </w:rPr>
        <w:t>.</w:t>
      </w:r>
    </w:p>
    <w:p w14:paraId="48C20F19" w14:textId="77777777" w:rsidR="00EB5A81" w:rsidRPr="009014A0" w:rsidRDefault="00EB5A81" w:rsidP="00EB5A81">
      <w:pPr>
        <w:jc w:val="both"/>
        <w:rPr>
          <w:color w:val="000000"/>
          <w:sz w:val="24"/>
          <w:szCs w:val="24"/>
          <w:rtl/>
        </w:rPr>
      </w:pPr>
    </w:p>
    <w:p w14:paraId="57CA0241" w14:textId="77777777" w:rsidR="00EB5A81" w:rsidRPr="009014A0" w:rsidRDefault="00EB5A81" w:rsidP="00EB5A81">
      <w:pPr>
        <w:ind w:left="1560" w:hanging="700"/>
        <w:jc w:val="both"/>
        <w:rPr>
          <w:color w:val="000000"/>
          <w:sz w:val="24"/>
          <w:szCs w:val="24"/>
          <w:rtl/>
        </w:rPr>
      </w:pPr>
      <w:r>
        <w:rPr>
          <w:color w:val="000000"/>
          <w:sz w:val="24"/>
          <w:szCs w:val="24"/>
          <w:rtl/>
        </w:rPr>
        <w:t>3(א)</w:t>
      </w:r>
      <w:r>
        <w:rPr>
          <w:rFonts w:hint="cs"/>
          <w:color w:val="000000"/>
          <w:sz w:val="24"/>
          <w:szCs w:val="24"/>
          <w:rtl/>
        </w:rPr>
        <w:t>5</w:t>
      </w:r>
      <w:r w:rsidRPr="009014A0">
        <w:rPr>
          <w:color w:val="000000"/>
          <w:sz w:val="24"/>
          <w:szCs w:val="24"/>
          <w:rtl/>
        </w:rPr>
        <w:tab/>
        <w:t>בשים לב לאמור לעיל, אם יקבע פורום מוסמך כלש</w:t>
      </w:r>
      <w:r>
        <w:rPr>
          <w:rFonts w:hint="cs"/>
          <w:color w:val="000000"/>
          <w:sz w:val="24"/>
          <w:szCs w:val="24"/>
          <w:rtl/>
        </w:rPr>
        <w:t>הו,</w:t>
      </w:r>
      <w:r w:rsidRPr="009014A0">
        <w:rPr>
          <w:color w:val="000000"/>
          <w:sz w:val="24"/>
          <w:szCs w:val="24"/>
          <w:rtl/>
        </w:rPr>
        <w:t xml:space="preserve"> כי נתקיימו יחסי עובד ומעביד בין המפקח ו/או מי מעובדיו לבין המזמין מכל סיבה שהיא, אזי מוסכם בזה במפורש, כי כל תשלום ששולם על ידי המזמין כאמור בסעיף 7 להלן, יחשב ככולל כל הטבה, פיצוי ותשלום הנובעים מיחסי עובד ומעביד.</w:t>
      </w:r>
    </w:p>
    <w:p w14:paraId="7BC55F16" w14:textId="77777777" w:rsidR="00EB5A81" w:rsidRPr="009014A0" w:rsidRDefault="00EB5A81" w:rsidP="00EB5A81">
      <w:pPr>
        <w:ind w:left="1560" w:hanging="700"/>
        <w:jc w:val="both"/>
        <w:rPr>
          <w:color w:val="000000"/>
          <w:sz w:val="24"/>
          <w:szCs w:val="24"/>
          <w:rtl/>
        </w:rPr>
      </w:pPr>
    </w:p>
    <w:p w14:paraId="5DDDC946" w14:textId="77777777" w:rsidR="00EB5A81" w:rsidRDefault="00EB5A81" w:rsidP="00EB5A81">
      <w:pPr>
        <w:pStyle w:val="Heading1"/>
        <w:keepNext w:val="0"/>
        <w:numPr>
          <w:ilvl w:val="0"/>
          <w:numId w:val="15"/>
        </w:numPr>
        <w:ind w:left="740"/>
        <w:rPr>
          <w:b/>
          <w:bCs/>
          <w:sz w:val="24"/>
          <w:u w:val="single"/>
        </w:rPr>
      </w:pPr>
      <w:r w:rsidRPr="009014A0">
        <w:rPr>
          <w:b/>
          <w:bCs/>
          <w:sz w:val="24"/>
          <w:u w:val="single"/>
          <w:rtl/>
        </w:rPr>
        <w:t>סמכויות המפקח</w:t>
      </w:r>
    </w:p>
    <w:p w14:paraId="207F6D0E" w14:textId="77777777" w:rsidR="00EB5A81" w:rsidRPr="009014A0" w:rsidRDefault="00EB5A81" w:rsidP="00EB5A81">
      <w:pPr>
        <w:pStyle w:val="Heading1"/>
        <w:ind w:left="720"/>
        <w:rPr>
          <w:b/>
          <w:bCs/>
          <w:sz w:val="24"/>
          <w:u w:val="single"/>
          <w:rtl/>
        </w:rPr>
      </w:pPr>
    </w:p>
    <w:p w14:paraId="538777C5"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 xml:space="preserve">המפקח אינו מוסמך לערוך שנויים בתכניות </w:t>
      </w:r>
      <w:r w:rsidRPr="00341985">
        <w:rPr>
          <w:rFonts w:hint="cs"/>
          <w:b/>
          <w:bCs w:val="0"/>
          <w:sz w:val="24"/>
          <w:rtl/>
        </w:rPr>
        <w:t>ו/</w:t>
      </w:r>
      <w:r w:rsidRPr="00341985">
        <w:rPr>
          <w:b/>
          <w:bCs w:val="0"/>
          <w:sz w:val="24"/>
          <w:rtl/>
        </w:rPr>
        <w:t>או בתקציב ו</w:t>
      </w:r>
      <w:r w:rsidRPr="00341985">
        <w:rPr>
          <w:rFonts w:hint="cs"/>
          <w:b/>
          <w:bCs w:val="0"/>
          <w:sz w:val="24"/>
          <w:rtl/>
        </w:rPr>
        <w:t>כן אינו מוסמך</w:t>
      </w:r>
      <w:r w:rsidRPr="00341985">
        <w:rPr>
          <w:b/>
          <w:bCs w:val="0"/>
          <w:sz w:val="24"/>
          <w:rtl/>
        </w:rPr>
        <w:t xml:space="preserve"> לאשר דחיות וש</w:t>
      </w:r>
      <w:r w:rsidRPr="00341985">
        <w:rPr>
          <w:rFonts w:hint="cs"/>
          <w:b/>
          <w:bCs w:val="0"/>
          <w:sz w:val="24"/>
          <w:rtl/>
        </w:rPr>
        <w:t>י</w:t>
      </w:r>
      <w:r w:rsidRPr="00341985">
        <w:rPr>
          <w:b/>
          <w:bCs w:val="0"/>
          <w:sz w:val="24"/>
          <w:rtl/>
        </w:rPr>
        <w:t>נויים בלוח הזמנים לביצוע העבודות ללא אישור מראש ובכתב מהמזמין.</w:t>
      </w:r>
    </w:p>
    <w:p w14:paraId="0F0A9790" w14:textId="77777777" w:rsidR="00EB5A81" w:rsidRPr="00341985" w:rsidRDefault="00EB5A81" w:rsidP="00EB5A81">
      <w:pPr>
        <w:pStyle w:val="Heading2"/>
        <w:ind w:left="1440"/>
        <w:jc w:val="both"/>
        <w:rPr>
          <w:b/>
          <w:bCs w:val="0"/>
          <w:sz w:val="24"/>
          <w:rtl/>
        </w:rPr>
      </w:pPr>
    </w:p>
    <w:p w14:paraId="24651E5F"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המפקח לא יפעל ולא יחייב את המזמין ולא יתחייב בשמו בענ</w:t>
      </w:r>
      <w:r w:rsidRPr="00341985">
        <w:rPr>
          <w:rFonts w:hint="cs"/>
          <w:b/>
          <w:bCs w:val="0"/>
          <w:sz w:val="24"/>
          <w:rtl/>
        </w:rPr>
        <w:t>י</w:t>
      </w:r>
      <w:r w:rsidRPr="00341985">
        <w:rPr>
          <w:b/>
          <w:bCs w:val="0"/>
          <w:sz w:val="24"/>
          <w:rtl/>
        </w:rPr>
        <w:t>ין הכרוך בהתחי</w:t>
      </w:r>
      <w:r w:rsidRPr="00341985">
        <w:rPr>
          <w:rFonts w:hint="cs"/>
          <w:b/>
          <w:bCs w:val="0"/>
          <w:sz w:val="24"/>
          <w:rtl/>
        </w:rPr>
        <w:t>י</w:t>
      </w:r>
      <w:r w:rsidRPr="00341985">
        <w:rPr>
          <w:b/>
          <w:bCs w:val="0"/>
          <w:sz w:val="24"/>
          <w:rtl/>
        </w:rPr>
        <w:t xml:space="preserve">בות חוקית </w:t>
      </w:r>
      <w:r w:rsidRPr="00341985">
        <w:rPr>
          <w:rFonts w:hint="cs"/>
          <w:b/>
          <w:bCs w:val="0"/>
          <w:sz w:val="24"/>
          <w:rtl/>
        </w:rPr>
        <w:t>ו/</w:t>
      </w:r>
      <w:r w:rsidRPr="00341985">
        <w:rPr>
          <w:b/>
          <w:bCs w:val="0"/>
          <w:sz w:val="24"/>
          <w:rtl/>
        </w:rPr>
        <w:t>או כספית כלשהי.</w:t>
      </w:r>
    </w:p>
    <w:p w14:paraId="564AD8AF" w14:textId="77777777" w:rsidR="00EB5A81" w:rsidRPr="00341985" w:rsidRDefault="00EB5A81" w:rsidP="00EB5A81">
      <w:pPr>
        <w:pStyle w:val="Heading2"/>
        <w:jc w:val="both"/>
        <w:rPr>
          <w:b/>
          <w:bCs w:val="0"/>
          <w:sz w:val="24"/>
          <w:rtl/>
        </w:rPr>
      </w:pPr>
    </w:p>
    <w:p w14:paraId="106797EE" w14:textId="77777777" w:rsidR="00EB5A81" w:rsidRPr="009014A0" w:rsidRDefault="00EB5A81" w:rsidP="00EB5A81">
      <w:pPr>
        <w:pStyle w:val="Heading2"/>
        <w:keepNext w:val="0"/>
        <w:numPr>
          <w:ilvl w:val="1"/>
          <w:numId w:val="15"/>
        </w:numPr>
        <w:tabs>
          <w:tab w:val="left" w:pos="1440"/>
        </w:tabs>
        <w:ind w:left="1460"/>
        <w:jc w:val="both"/>
        <w:rPr>
          <w:sz w:val="24"/>
          <w:rtl/>
        </w:rPr>
      </w:pPr>
      <w:r w:rsidRPr="00341985">
        <w:rPr>
          <w:b/>
          <w:bCs w:val="0"/>
          <w:sz w:val="24"/>
          <w:rtl/>
        </w:rPr>
        <w:t>בכ</w:t>
      </w:r>
      <w:r w:rsidRPr="00341985">
        <w:rPr>
          <w:rFonts w:hint="cs"/>
          <w:b/>
          <w:bCs w:val="0"/>
          <w:sz w:val="24"/>
          <w:rtl/>
        </w:rPr>
        <w:t>פוף לאמור בס"ק</w:t>
      </w:r>
      <w:r w:rsidRPr="00341985">
        <w:rPr>
          <w:b/>
          <w:bCs w:val="0"/>
          <w:sz w:val="24"/>
          <w:rtl/>
        </w:rPr>
        <w:t xml:space="preserve"> 4.2 לעיל, המפקח לא י</w:t>
      </w:r>
      <w:r w:rsidRPr="00341985">
        <w:rPr>
          <w:rFonts w:hint="cs"/>
          <w:b/>
          <w:bCs w:val="0"/>
          <w:sz w:val="24"/>
          <w:rtl/>
        </w:rPr>
        <w:t>י</w:t>
      </w:r>
      <w:r w:rsidRPr="00341985">
        <w:rPr>
          <w:b/>
          <w:bCs w:val="0"/>
          <w:sz w:val="24"/>
          <w:rtl/>
        </w:rPr>
        <w:t>תן למתכננים ו/או לקבלנים הוראות בדבר תכנון ו/או ב</w:t>
      </w:r>
      <w:r w:rsidRPr="00341985">
        <w:rPr>
          <w:rFonts w:hint="cs"/>
          <w:b/>
          <w:bCs w:val="0"/>
          <w:sz w:val="24"/>
          <w:rtl/>
        </w:rPr>
        <w:t>י</w:t>
      </w:r>
      <w:r w:rsidRPr="00341985">
        <w:rPr>
          <w:b/>
          <w:bCs w:val="0"/>
          <w:sz w:val="24"/>
          <w:rtl/>
        </w:rPr>
        <w:t xml:space="preserve">צוע עבודות הבניה </w:t>
      </w:r>
      <w:r w:rsidRPr="00341985">
        <w:rPr>
          <w:rFonts w:hint="cs"/>
          <w:b/>
          <w:bCs w:val="0"/>
          <w:sz w:val="24"/>
          <w:rtl/>
        </w:rPr>
        <w:t>ו/</w:t>
      </w:r>
      <w:r w:rsidRPr="00341985">
        <w:rPr>
          <w:b/>
          <w:bCs w:val="0"/>
          <w:sz w:val="24"/>
          <w:rtl/>
        </w:rPr>
        <w:t>או דרכי הב</w:t>
      </w:r>
      <w:r w:rsidRPr="00341985">
        <w:rPr>
          <w:rFonts w:hint="cs"/>
          <w:b/>
          <w:bCs w:val="0"/>
          <w:sz w:val="24"/>
          <w:rtl/>
        </w:rPr>
        <w:t>י</w:t>
      </w:r>
      <w:r w:rsidRPr="00341985">
        <w:rPr>
          <w:b/>
          <w:bCs w:val="0"/>
          <w:sz w:val="24"/>
          <w:rtl/>
        </w:rPr>
        <w:t xml:space="preserve">צוע </w:t>
      </w:r>
      <w:r w:rsidRPr="00341985">
        <w:rPr>
          <w:rFonts w:hint="cs"/>
          <w:b/>
          <w:bCs w:val="0"/>
          <w:sz w:val="24"/>
          <w:rtl/>
        </w:rPr>
        <w:t>ו/</w:t>
      </w:r>
      <w:r w:rsidRPr="00341985">
        <w:rPr>
          <w:b/>
          <w:bCs w:val="0"/>
          <w:sz w:val="24"/>
          <w:rtl/>
        </w:rPr>
        <w:t xml:space="preserve">או בדבר שנויים </w:t>
      </w:r>
      <w:r w:rsidRPr="00341985">
        <w:rPr>
          <w:rFonts w:hint="cs"/>
          <w:b/>
          <w:bCs w:val="0"/>
          <w:sz w:val="24"/>
          <w:rtl/>
        </w:rPr>
        <w:t>ו/</w:t>
      </w:r>
      <w:r w:rsidRPr="00341985">
        <w:rPr>
          <w:b/>
          <w:bCs w:val="0"/>
          <w:sz w:val="24"/>
          <w:rtl/>
        </w:rPr>
        <w:t xml:space="preserve">או עבודות נוספות </w:t>
      </w:r>
      <w:r w:rsidRPr="00341985">
        <w:rPr>
          <w:rFonts w:hint="cs"/>
          <w:b/>
          <w:bCs w:val="0"/>
          <w:sz w:val="24"/>
          <w:rtl/>
        </w:rPr>
        <w:t>ו/</w:t>
      </w:r>
      <w:r w:rsidRPr="00341985">
        <w:rPr>
          <w:b/>
          <w:bCs w:val="0"/>
          <w:sz w:val="24"/>
          <w:rtl/>
        </w:rPr>
        <w:t>או חריגות, העלולות להגדיל</w:t>
      </w:r>
      <w:r w:rsidRPr="009014A0">
        <w:rPr>
          <w:sz w:val="24"/>
          <w:rtl/>
        </w:rPr>
        <w:t xml:space="preserve"> </w:t>
      </w:r>
      <w:r w:rsidRPr="000521ED">
        <w:rPr>
          <w:b/>
          <w:bCs w:val="0"/>
          <w:sz w:val="24"/>
          <w:rtl/>
        </w:rPr>
        <w:t xml:space="preserve">את שכר המתכננים/הקבלנים, </w:t>
      </w:r>
      <w:r w:rsidRPr="000521ED">
        <w:rPr>
          <w:rFonts w:hint="cs"/>
          <w:b/>
          <w:bCs w:val="0"/>
          <w:sz w:val="24"/>
          <w:rtl/>
        </w:rPr>
        <w:t>זולת אם ניתן אישור המזמין לכך מראש ובכתב.</w:t>
      </w:r>
      <w:r w:rsidRPr="009014A0">
        <w:rPr>
          <w:sz w:val="24"/>
          <w:rtl/>
        </w:rPr>
        <w:t xml:space="preserve"> </w:t>
      </w:r>
    </w:p>
    <w:p w14:paraId="713C3D94" w14:textId="77777777" w:rsidR="00EB5A81" w:rsidRPr="009014A0" w:rsidRDefault="00EB5A81" w:rsidP="00EB5A81">
      <w:pPr>
        <w:ind w:left="1560" w:hanging="700"/>
        <w:jc w:val="both"/>
        <w:rPr>
          <w:color w:val="000000"/>
          <w:sz w:val="24"/>
          <w:szCs w:val="24"/>
          <w:rtl/>
        </w:rPr>
      </w:pPr>
    </w:p>
    <w:p w14:paraId="2F1358D8" w14:textId="77777777" w:rsidR="00EB5A81" w:rsidRDefault="00EB5A81" w:rsidP="00EB5A81">
      <w:pPr>
        <w:pStyle w:val="Heading1"/>
        <w:keepNext w:val="0"/>
        <w:numPr>
          <w:ilvl w:val="0"/>
          <w:numId w:val="15"/>
        </w:numPr>
        <w:ind w:left="740"/>
        <w:rPr>
          <w:b/>
          <w:bCs/>
          <w:sz w:val="24"/>
          <w:u w:val="single"/>
        </w:rPr>
      </w:pPr>
      <w:r w:rsidRPr="009014A0">
        <w:rPr>
          <w:b/>
          <w:bCs/>
          <w:sz w:val="24"/>
          <w:u w:val="single"/>
          <w:rtl/>
        </w:rPr>
        <w:t>סמכויות המנהל</w:t>
      </w:r>
    </w:p>
    <w:p w14:paraId="14441689" w14:textId="77777777" w:rsidR="00EB5A81" w:rsidRPr="009014A0" w:rsidRDefault="00EB5A81" w:rsidP="00EB5A81">
      <w:pPr>
        <w:pStyle w:val="Heading1"/>
        <w:ind w:left="720"/>
        <w:rPr>
          <w:b/>
          <w:bCs/>
          <w:sz w:val="24"/>
          <w:u w:val="single"/>
          <w:rtl/>
        </w:rPr>
      </w:pPr>
    </w:p>
    <w:p w14:paraId="132144DD"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המנהל רשאי לבדוק בכל עת את שרותי המפקח כולם או חלקם, להשגיח על ביצוע שרותי המפקח וכן לבדוק את טיב שירותי המפקח הנעשים על ידי המפקח וכל מי מטעמו. כן</w:t>
      </w:r>
      <w:r w:rsidRPr="00341985">
        <w:rPr>
          <w:rFonts w:hint="cs"/>
          <w:b/>
          <w:bCs w:val="0"/>
          <w:sz w:val="24"/>
          <w:rtl/>
        </w:rPr>
        <w:t>,</w:t>
      </w:r>
      <w:r w:rsidRPr="00341985">
        <w:rPr>
          <w:b/>
          <w:bCs w:val="0"/>
          <w:sz w:val="24"/>
          <w:rtl/>
        </w:rPr>
        <w:t xml:space="preserve"> רשאי המנהל לבדוק אם המפקח מבצע כהלכה את הוראות חוזה זה, את הוראות המזמין ואת הוראותיו</w:t>
      </w:r>
      <w:r w:rsidRPr="00341985">
        <w:rPr>
          <w:rFonts w:hint="cs"/>
          <w:b/>
          <w:bCs w:val="0"/>
          <w:sz w:val="24"/>
          <w:rtl/>
        </w:rPr>
        <w:t xml:space="preserve"> של המנהל הראשי</w:t>
      </w:r>
      <w:r w:rsidRPr="00341985">
        <w:rPr>
          <w:b/>
          <w:bCs w:val="0"/>
          <w:sz w:val="24"/>
          <w:rtl/>
        </w:rPr>
        <w:t>.</w:t>
      </w:r>
    </w:p>
    <w:p w14:paraId="7E5B8382" w14:textId="77777777" w:rsidR="00EB5A81" w:rsidRPr="009A0CF9" w:rsidRDefault="00EB5A81" w:rsidP="00EB5A81">
      <w:pPr>
        <w:pStyle w:val="Heading2"/>
        <w:ind w:left="1440"/>
        <w:jc w:val="both"/>
        <w:rPr>
          <w:sz w:val="24"/>
          <w:rtl/>
        </w:rPr>
      </w:pPr>
    </w:p>
    <w:p w14:paraId="17D11F65" w14:textId="77777777" w:rsidR="00EB5A81" w:rsidRDefault="00EB5A81" w:rsidP="00EB5A81">
      <w:pPr>
        <w:pStyle w:val="Heading2"/>
        <w:keepNext w:val="0"/>
        <w:numPr>
          <w:ilvl w:val="1"/>
          <w:numId w:val="15"/>
        </w:numPr>
        <w:tabs>
          <w:tab w:val="left" w:pos="1440"/>
        </w:tabs>
        <w:ind w:left="1460"/>
        <w:jc w:val="both"/>
        <w:rPr>
          <w:sz w:val="24"/>
        </w:rPr>
      </w:pPr>
      <w:r w:rsidRPr="00341985">
        <w:rPr>
          <w:b/>
          <w:bCs w:val="0"/>
          <w:sz w:val="24"/>
          <w:rtl/>
        </w:rPr>
        <w:t>המפקח ימסור למנהל, מעת לעת כפי שיקבע המנהל, דין וחשבון על התקדמות ביצוע שירותי המפקח, וכן ימסור למנהל</w:t>
      </w:r>
      <w:r w:rsidRPr="00341985">
        <w:rPr>
          <w:rFonts w:hint="cs"/>
          <w:b/>
          <w:bCs w:val="0"/>
          <w:sz w:val="24"/>
          <w:rtl/>
        </w:rPr>
        <w:t>,</w:t>
      </w:r>
      <w:r w:rsidRPr="00341985">
        <w:rPr>
          <w:b/>
          <w:bCs w:val="0"/>
          <w:sz w:val="24"/>
          <w:rtl/>
        </w:rPr>
        <w:t xml:space="preserve"> מיד בתום כל שלב משלבי ביצוע העבודה</w:t>
      </w:r>
      <w:r w:rsidRPr="00341985">
        <w:rPr>
          <w:rFonts w:hint="cs"/>
          <w:b/>
          <w:bCs w:val="0"/>
          <w:sz w:val="24"/>
          <w:rtl/>
        </w:rPr>
        <w:t>,</w:t>
      </w:r>
      <w:r w:rsidRPr="00341985">
        <w:rPr>
          <w:b/>
          <w:bCs w:val="0"/>
          <w:sz w:val="24"/>
          <w:rtl/>
        </w:rPr>
        <w:t xml:space="preserve"> דו"ח המסכם את אותו שלב. הדו"חות הנ"ל יכללו את הנושאים והפרטים כפי שייקבעו על ידי המזמין מעת לעת, וכל עוד לא נקבעו, יכללו הם את הנושאים המפורטים בנספח</w:t>
      </w:r>
      <w:r w:rsidRPr="009014A0">
        <w:rPr>
          <w:sz w:val="24"/>
          <w:rtl/>
        </w:rPr>
        <w:t xml:space="preserve"> </w:t>
      </w:r>
      <w:r w:rsidRPr="00341985">
        <w:rPr>
          <w:b/>
          <w:sz w:val="24"/>
          <w:rtl/>
        </w:rPr>
        <w:t>א</w:t>
      </w:r>
      <w:r w:rsidRPr="00341985">
        <w:rPr>
          <w:rFonts w:hint="cs"/>
          <w:b/>
          <w:sz w:val="24"/>
          <w:rtl/>
        </w:rPr>
        <w:t>'</w:t>
      </w:r>
      <w:r w:rsidRPr="009014A0">
        <w:rPr>
          <w:sz w:val="24"/>
          <w:rtl/>
        </w:rPr>
        <w:t>.</w:t>
      </w:r>
      <w:r>
        <w:rPr>
          <w:rFonts w:hint="cs"/>
          <w:sz w:val="24"/>
          <w:rtl/>
        </w:rPr>
        <w:t xml:space="preserve"> </w:t>
      </w:r>
      <w:r w:rsidRPr="00341985">
        <w:rPr>
          <w:rFonts w:hint="cs"/>
          <w:b/>
          <w:bCs w:val="0"/>
          <w:sz w:val="24"/>
          <w:rtl/>
        </w:rPr>
        <w:t xml:space="preserve">כן, יכללו הדוחות הנ"ל את הנושאים והפרטים המפורטים בנספח </w:t>
      </w:r>
      <w:r w:rsidRPr="00341985">
        <w:rPr>
          <w:rFonts w:hint="cs"/>
          <w:sz w:val="24"/>
          <w:rtl/>
        </w:rPr>
        <w:t>ג'</w:t>
      </w:r>
      <w:r>
        <w:rPr>
          <w:rFonts w:hint="cs"/>
          <w:sz w:val="24"/>
          <w:rtl/>
        </w:rPr>
        <w:t xml:space="preserve">. </w:t>
      </w:r>
    </w:p>
    <w:p w14:paraId="4CAE2142" w14:textId="77777777" w:rsidR="00EB5A81" w:rsidRPr="00341985" w:rsidRDefault="00EB5A81" w:rsidP="00EB5A81">
      <w:pPr>
        <w:pStyle w:val="Heading2"/>
        <w:jc w:val="both"/>
        <w:rPr>
          <w:b/>
          <w:bCs w:val="0"/>
          <w:sz w:val="24"/>
          <w:rtl/>
        </w:rPr>
      </w:pPr>
    </w:p>
    <w:p w14:paraId="4F3ECA53"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לצורך הפעלת סמכויותיו</w:t>
      </w:r>
      <w:r w:rsidRPr="00341985">
        <w:rPr>
          <w:rFonts w:hint="cs"/>
          <w:b/>
          <w:bCs w:val="0"/>
          <w:sz w:val="24"/>
          <w:rtl/>
        </w:rPr>
        <w:t>,</w:t>
      </w:r>
      <w:r w:rsidRPr="00341985">
        <w:rPr>
          <w:b/>
          <w:bCs w:val="0"/>
          <w:sz w:val="24"/>
          <w:rtl/>
        </w:rPr>
        <w:t xml:space="preserve"> רשאי המנהל או מי מטעמו לבקר במשרד המפקח </w:t>
      </w:r>
      <w:r w:rsidRPr="00341985">
        <w:rPr>
          <w:rFonts w:hint="cs"/>
          <w:b/>
          <w:bCs w:val="0"/>
          <w:sz w:val="24"/>
          <w:rtl/>
        </w:rPr>
        <w:t>ו/</w:t>
      </w:r>
      <w:r w:rsidRPr="00341985">
        <w:rPr>
          <w:b/>
          <w:bCs w:val="0"/>
          <w:sz w:val="24"/>
          <w:rtl/>
        </w:rPr>
        <w:t xml:space="preserve">או בכל מקום אחר בו מבוצעים שירותי המפקח והמפקח מתחייב למסור </w:t>
      </w:r>
      <w:r w:rsidRPr="00341985">
        <w:rPr>
          <w:rFonts w:hint="cs"/>
          <w:b/>
          <w:bCs w:val="0"/>
          <w:sz w:val="24"/>
          <w:rtl/>
        </w:rPr>
        <w:t xml:space="preserve">לנ"ל </w:t>
      </w:r>
      <w:r w:rsidRPr="00341985">
        <w:rPr>
          <w:b/>
          <w:bCs w:val="0"/>
          <w:sz w:val="24"/>
          <w:rtl/>
        </w:rPr>
        <w:t>כל הסבר ו/או מסמך שיידרש ממנו.</w:t>
      </w:r>
    </w:p>
    <w:p w14:paraId="36E4BAD4" w14:textId="77777777" w:rsidR="00EB5A81" w:rsidRPr="00341985" w:rsidRDefault="00EB5A81" w:rsidP="00EB5A81">
      <w:pPr>
        <w:pStyle w:val="Heading2"/>
        <w:jc w:val="both"/>
        <w:rPr>
          <w:b/>
          <w:bCs w:val="0"/>
          <w:sz w:val="24"/>
          <w:rtl/>
        </w:rPr>
      </w:pPr>
    </w:p>
    <w:p w14:paraId="7FE02756" w14:textId="77777777" w:rsidR="00EB5A81" w:rsidRPr="00341985" w:rsidRDefault="00EB5A81" w:rsidP="00EB5A81">
      <w:pPr>
        <w:pStyle w:val="Heading2"/>
        <w:keepNext w:val="0"/>
        <w:numPr>
          <w:ilvl w:val="1"/>
          <w:numId w:val="15"/>
        </w:numPr>
        <w:tabs>
          <w:tab w:val="left" w:pos="1440"/>
        </w:tabs>
        <w:ind w:left="1460"/>
        <w:jc w:val="both"/>
        <w:rPr>
          <w:b/>
          <w:bCs w:val="0"/>
          <w:sz w:val="24"/>
          <w:rtl/>
        </w:rPr>
      </w:pPr>
      <w:r w:rsidRPr="00341985">
        <w:rPr>
          <w:b/>
          <w:bCs w:val="0"/>
          <w:sz w:val="24"/>
          <w:rtl/>
        </w:rPr>
        <w:t xml:space="preserve">אין בהפעלת סמכויות המנהל על פי חוזה זה כדי לגרוע מאחריות המפקח </w:t>
      </w:r>
      <w:r w:rsidRPr="00341985">
        <w:rPr>
          <w:rFonts w:hint="cs"/>
          <w:b/>
          <w:bCs w:val="0"/>
          <w:sz w:val="24"/>
          <w:rtl/>
        </w:rPr>
        <w:t>ו/</w:t>
      </w:r>
      <w:r w:rsidRPr="00341985">
        <w:rPr>
          <w:b/>
          <w:bCs w:val="0"/>
          <w:sz w:val="24"/>
          <w:rtl/>
        </w:rPr>
        <w:t xml:space="preserve">או </w:t>
      </w:r>
      <w:r w:rsidRPr="00341985">
        <w:rPr>
          <w:rFonts w:hint="cs"/>
          <w:b/>
          <w:bCs w:val="0"/>
          <w:sz w:val="24"/>
          <w:rtl/>
        </w:rPr>
        <w:t xml:space="preserve">כדי </w:t>
      </w:r>
      <w:r w:rsidRPr="00341985">
        <w:rPr>
          <w:b/>
          <w:bCs w:val="0"/>
          <w:sz w:val="24"/>
          <w:rtl/>
        </w:rPr>
        <w:t>לשחררו מהתחייבויותיו על פי חוזה זה. בהקשר זה מובהר</w:t>
      </w:r>
      <w:r w:rsidRPr="00341985">
        <w:rPr>
          <w:rFonts w:hint="cs"/>
          <w:b/>
          <w:bCs w:val="0"/>
          <w:sz w:val="24"/>
          <w:rtl/>
        </w:rPr>
        <w:t>,</w:t>
      </w:r>
      <w:r w:rsidRPr="00341985">
        <w:rPr>
          <w:b/>
          <w:bCs w:val="0"/>
          <w:sz w:val="24"/>
          <w:rtl/>
        </w:rPr>
        <w:t xml:space="preserve"> כי אישור המנהל לתכניות, בין לתכנון מוקדם ובין לתכנון סופי, לא יפטור את המפקח מחובת ביצוע שינויים ו/או התאמות ו/או תאום תכנון מחדש של התכניות, ככל שהדבר י</w:t>
      </w:r>
      <w:r w:rsidRPr="00341985">
        <w:rPr>
          <w:rFonts w:hint="cs"/>
          <w:b/>
          <w:bCs w:val="0"/>
          <w:sz w:val="24"/>
          <w:rtl/>
        </w:rPr>
        <w:t>י</w:t>
      </w:r>
      <w:r w:rsidRPr="00341985">
        <w:rPr>
          <w:b/>
          <w:bCs w:val="0"/>
          <w:sz w:val="24"/>
          <w:rtl/>
        </w:rPr>
        <w:t>דרש.</w:t>
      </w:r>
    </w:p>
    <w:p w14:paraId="555203A7" w14:textId="77777777" w:rsidR="00EB5A81" w:rsidRPr="00341985" w:rsidRDefault="00EB5A81" w:rsidP="00EB5A81">
      <w:pPr>
        <w:pStyle w:val="Heading2"/>
        <w:ind w:left="1440"/>
        <w:jc w:val="both"/>
        <w:rPr>
          <w:b/>
          <w:bCs w:val="0"/>
          <w:sz w:val="24"/>
          <w:rtl/>
        </w:rPr>
      </w:pPr>
    </w:p>
    <w:p w14:paraId="46630FC9"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 xml:space="preserve">אישר המנהל תכניות </w:t>
      </w:r>
      <w:r w:rsidRPr="00341985">
        <w:rPr>
          <w:rFonts w:hint="cs"/>
          <w:b/>
          <w:bCs w:val="0"/>
          <w:sz w:val="24"/>
          <w:rtl/>
        </w:rPr>
        <w:t>ו/</w:t>
      </w:r>
      <w:r w:rsidRPr="00341985">
        <w:rPr>
          <w:b/>
          <w:bCs w:val="0"/>
          <w:sz w:val="24"/>
          <w:rtl/>
        </w:rPr>
        <w:t xml:space="preserve">או מסמכים אחרים הקשורים בשרותי המפקח על פי חוזה זה או שדרש המנהל מהמפקח להכינם בהתאם להסכם זה, </w:t>
      </w:r>
      <w:r w:rsidRPr="00341985">
        <w:rPr>
          <w:rFonts w:hint="cs"/>
          <w:b/>
          <w:bCs w:val="0"/>
          <w:sz w:val="24"/>
          <w:rtl/>
        </w:rPr>
        <w:t>לא יהיה</w:t>
      </w:r>
      <w:r w:rsidRPr="00341985">
        <w:rPr>
          <w:b/>
          <w:bCs w:val="0"/>
          <w:sz w:val="24"/>
          <w:rtl/>
        </w:rPr>
        <w:t xml:space="preserve"> בכך כדי לשחרר את המפקח מאחריותו המקצועית המלאה, ו</w:t>
      </w:r>
      <w:r w:rsidRPr="00341985">
        <w:rPr>
          <w:rFonts w:hint="cs"/>
          <w:b/>
          <w:bCs w:val="0"/>
          <w:sz w:val="24"/>
          <w:rtl/>
        </w:rPr>
        <w:t>לא יהיה</w:t>
      </w:r>
      <w:r w:rsidRPr="00341985">
        <w:rPr>
          <w:b/>
          <w:bCs w:val="0"/>
          <w:sz w:val="24"/>
          <w:rtl/>
        </w:rPr>
        <w:t xml:space="preserve"> בכך כדי להטיל על המנהל </w:t>
      </w:r>
      <w:r w:rsidRPr="00341985">
        <w:rPr>
          <w:rFonts w:hint="cs"/>
          <w:b/>
          <w:bCs w:val="0"/>
          <w:sz w:val="24"/>
          <w:rtl/>
        </w:rPr>
        <w:t>ו/</w:t>
      </w:r>
      <w:r w:rsidRPr="00341985">
        <w:rPr>
          <w:b/>
          <w:bCs w:val="0"/>
          <w:sz w:val="24"/>
          <w:rtl/>
        </w:rPr>
        <w:t xml:space="preserve">או על המזמין אחריות כלשהי לטיב התכניות </w:t>
      </w:r>
      <w:r w:rsidRPr="00341985">
        <w:rPr>
          <w:rFonts w:hint="cs"/>
          <w:b/>
          <w:bCs w:val="0"/>
          <w:sz w:val="24"/>
          <w:rtl/>
        </w:rPr>
        <w:t>ו/</w:t>
      </w:r>
      <w:r w:rsidRPr="00341985">
        <w:rPr>
          <w:b/>
          <w:bCs w:val="0"/>
          <w:sz w:val="24"/>
          <w:rtl/>
        </w:rPr>
        <w:t>או המסמכים האמורים.</w:t>
      </w:r>
    </w:p>
    <w:p w14:paraId="61615DFF" w14:textId="77777777" w:rsidR="00EB5A81" w:rsidRPr="00341985" w:rsidRDefault="00EB5A81" w:rsidP="00EB5A81">
      <w:pPr>
        <w:pStyle w:val="Heading2"/>
        <w:jc w:val="both"/>
        <w:rPr>
          <w:b/>
          <w:bCs w:val="0"/>
          <w:sz w:val="24"/>
          <w:rtl/>
        </w:rPr>
      </w:pPr>
    </w:p>
    <w:p w14:paraId="6F5FE084" w14:textId="77777777" w:rsidR="00EB5A81" w:rsidRPr="00341985" w:rsidRDefault="00EB5A81" w:rsidP="00EB5A81">
      <w:pPr>
        <w:pStyle w:val="Heading2"/>
        <w:keepNext w:val="0"/>
        <w:numPr>
          <w:ilvl w:val="1"/>
          <w:numId w:val="15"/>
        </w:numPr>
        <w:tabs>
          <w:tab w:val="left" w:pos="1440"/>
        </w:tabs>
        <w:ind w:left="1460"/>
        <w:jc w:val="both"/>
        <w:rPr>
          <w:b/>
          <w:bCs w:val="0"/>
          <w:sz w:val="24"/>
          <w:rtl/>
        </w:rPr>
      </w:pPr>
      <w:r w:rsidRPr="00341985">
        <w:rPr>
          <w:b/>
          <w:bCs w:val="0"/>
          <w:sz w:val="24"/>
          <w:rtl/>
        </w:rPr>
        <w:t xml:space="preserve">כל הדו"חות, הטבלאות, הסיכומים, מסמכי התקציב, לוחות הזמנים ומסמכי העבודה האחרים המשמשים בפרויקט ואשר על המפקח להכינם ו/או למסרם, יערכו על ידו באמצעות מערכת ממוחשבת </w:t>
      </w:r>
      <w:r w:rsidRPr="00341985">
        <w:rPr>
          <w:rFonts w:hint="cs"/>
          <w:b/>
          <w:bCs w:val="0"/>
          <w:sz w:val="24"/>
          <w:rtl/>
        </w:rPr>
        <w:t>ו</w:t>
      </w:r>
      <w:r w:rsidRPr="00341985">
        <w:rPr>
          <w:b/>
          <w:bCs w:val="0"/>
          <w:sz w:val="24"/>
          <w:rtl/>
        </w:rPr>
        <w:t>בתוכנה התואמת את מערכת המחשב אצל המזמין.</w:t>
      </w:r>
    </w:p>
    <w:p w14:paraId="4C3522D6" w14:textId="77777777" w:rsidR="00EB5A81" w:rsidRPr="00341985" w:rsidRDefault="00EB5A81" w:rsidP="00EB5A81">
      <w:pPr>
        <w:ind w:left="1560" w:hanging="700"/>
        <w:jc w:val="both"/>
        <w:rPr>
          <w:b/>
          <w:color w:val="000000"/>
          <w:sz w:val="24"/>
          <w:szCs w:val="24"/>
          <w:rtl/>
        </w:rPr>
      </w:pPr>
    </w:p>
    <w:p w14:paraId="2D864163" w14:textId="77777777" w:rsidR="00EB5A81" w:rsidRPr="000521ED" w:rsidRDefault="00EB5A81" w:rsidP="00EB5A81">
      <w:pPr>
        <w:pStyle w:val="Heading1"/>
        <w:keepNext w:val="0"/>
        <w:numPr>
          <w:ilvl w:val="0"/>
          <w:numId w:val="15"/>
        </w:numPr>
        <w:ind w:left="740"/>
        <w:rPr>
          <w:bCs/>
          <w:sz w:val="24"/>
          <w:u w:val="single"/>
        </w:rPr>
      </w:pPr>
      <w:r w:rsidRPr="000521ED">
        <w:rPr>
          <w:bCs/>
          <w:sz w:val="24"/>
          <w:u w:val="single"/>
          <w:rtl/>
        </w:rPr>
        <w:t>לוח זמנים ושלבי בצוע</w:t>
      </w:r>
    </w:p>
    <w:p w14:paraId="12873E0C" w14:textId="77777777" w:rsidR="00EB5A81" w:rsidRPr="00341985" w:rsidRDefault="00EB5A81" w:rsidP="00EB5A81">
      <w:pPr>
        <w:pStyle w:val="Heading1"/>
        <w:ind w:left="720"/>
        <w:rPr>
          <w:b/>
          <w:sz w:val="24"/>
          <w:u w:val="single"/>
          <w:rtl/>
        </w:rPr>
      </w:pPr>
    </w:p>
    <w:p w14:paraId="696405FC" w14:textId="77777777" w:rsidR="00EB5A81" w:rsidRPr="00341985" w:rsidRDefault="00EB5A81" w:rsidP="00EB5A81">
      <w:pPr>
        <w:pStyle w:val="Heading2"/>
        <w:keepNext w:val="0"/>
        <w:numPr>
          <w:ilvl w:val="1"/>
          <w:numId w:val="15"/>
        </w:numPr>
        <w:tabs>
          <w:tab w:val="left" w:pos="1440"/>
        </w:tabs>
        <w:ind w:left="1460"/>
        <w:jc w:val="both"/>
        <w:rPr>
          <w:b/>
          <w:bCs w:val="0"/>
          <w:sz w:val="24"/>
          <w:rtl/>
        </w:rPr>
      </w:pPr>
      <w:r w:rsidRPr="00341985">
        <w:rPr>
          <w:b/>
          <w:bCs w:val="0"/>
          <w:sz w:val="24"/>
          <w:rtl/>
        </w:rPr>
        <w:t>המפקח יבצע את שרותי המפקח בשלבים ובמועדים שיהיו דרושים על מנת להבטיח</w:t>
      </w:r>
      <w:r w:rsidRPr="00341985">
        <w:rPr>
          <w:rFonts w:hint="cs"/>
          <w:b/>
          <w:bCs w:val="0"/>
          <w:sz w:val="24"/>
          <w:rtl/>
        </w:rPr>
        <w:t xml:space="preserve"> את </w:t>
      </w:r>
      <w:r w:rsidRPr="00341985">
        <w:rPr>
          <w:b/>
          <w:bCs w:val="0"/>
          <w:sz w:val="24"/>
          <w:rtl/>
        </w:rPr>
        <w:t xml:space="preserve"> ביצוע עבודות התכנון ועבודות הבניה בהתאם ללוחות הזמנים שיסוכמו עם המתכננים והקבלנים ויאושרו על ידי המזמין.</w:t>
      </w:r>
    </w:p>
    <w:p w14:paraId="3D467428" w14:textId="77777777" w:rsidR="00EB5A81" w:rsidRDefault="00EB5A81" w:rsidP="00EB5A81">
      <w:pPr>
        <w:ind w:left="1460"/>
        <w:jc w:val="both"/>
        <w:rPr>
          <w:color w:val="000000"/>
          <w:sz w:val="24"/>
          <w:szCs w:val="24"/>
          <w:rtl/>
        </w:rPr>
      </w:pPr>
      <w:r w:rsidRPr="009014A0">
        <w:rPr>
          <w:color w:val="000000"/>
          <w:sz w:val="24"/>
          <w:szCs w:val="24"/>
          <w:rtl/>
        </w:rPr>
        <w:t xml:space="preserve">לוח הזמנים לפיקוח בכל אחד מהשלבים של הפרויקט יהיה כמפורט בנספח </w:t>
      </w:r>
      <w:r>
        <w:rPr>
          <w:rFonts w:hint="cs"/>
          <w:b/>
          <w:bCs/>
          <w:color w:val="000000"/>
          <w:sz w:val="24"/>
          <w:szCs w:val="24"/>
          <w:rtl/>
        </w:rPr>
        <w:t>ד</w:t>
      </w:r>
      <w:r>
        <w:rPr>
          <w:rFonts w:hint="cs"/>
          <w:color w:val="000000"/>
          <w:sz w:val="24"/>
          <w:szCs w:val="24"/>
          <w:rtl/>
        </w:rPr>
        <w:t>'</w:t>
      </w:r>
      <w:r w:rsidRPr="009014A0">
        <w:rPr>
          <w:color w:val="000000"/>
          <w:sz w:val="24"/>
          <w:szCs w:val="24"/>
          <w:rtl/>
        </w:rPr>
        <w:t xml:space="preserve"> וכפי שיקבע מעת לעת ע"י המנהל.</w:t>
      </w:r>
    </w:p>
    <w:p w14:paraId="52E2F3AE" w14:textId="77777777" w:rsidR="00EB5A81" w:rsidRPr="00341985" w:rsidRDefault="00EB5A81" w:rsidP="00EB5A81">
      <w:pPr>
        <w:pStyle w:val="Heading2"/>
        <w:ind w:left="1440"/>
        <w:jc w:val="both"/>
        <w:rPr>
          <w:b/>
          <w:bCs w:val="0"/>
          <w:sz w:val="24"/>
        </w:rPr>
      </w:pPr>
    </w:p>
    <w:p w14:paraId="67AB292F"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ידוע למפקח</w:t>
      </w:r>
      <w:r w:rsidRPr="00341985">
        <w:rPr>
          <w:rFonts w:hint="cs"/>
          <w:b/>
          <w:bCs w:val="0"/>
          <w:sz w:val="24"/>
          <w:rtl/>
        </w:rPr>
        <w:t>,</w:t>
      </w:r>
      <w:r w:rsidRPr="00341985">
        <w:rPr>
          <w:b/>
          <w:bCs w:val="0"/>
          <w:sz w:val="24"/>
          <w:rtl/>
        </w:rPr>
        <w:t xml:space="preserve"> כי התח</w:t>
      </w:r>
      <w:r w:rsidRPr="00341985">
        <w:rPr>
          <w:rFonts w:hint="cs"/>
          <w:b/>
          <w:bCs w:val="0"/>
          <w:sz w:val="24"/>
          <w:rtl/>
        </w:rPr>
        <w:t>י</w:t>
      </w:r>
      <w:r w:rsidRPr="00341985">
        <w:rPr>
          <w:b/>
          <w:bCs w:val="0"/>
          <w:sz w:val="24"/>
          <w:rtl/>
        </w:rPr>
        <w:t>יבויות המתכננים והקבלנים מותנות ו/או יותנו בכך שיסופקו להם כל התכניות, ההנחיות, ההוראות, הפרטים והב</w:t>
      </w:r>
      <w:r w:rsidRPr="00341985">
        <w:rPr>
          <w:rFonts w:hint="cs"/>
          <w:b/>
          <w:bCs w:val="0"/>
          <w:sz w:val="24"/>
          <w:rtl/>
        </w:rPr>
        <w:t>י</w:t>
      </w:r>
      <w:r w:rsidRPr="00341985">
        <w:rPr>
          <w:b/>
          <w:bCs w:val="0"/>
          <w:sz w:val="24"/>
          <w:rtl/>
        </w:rPr>
        <w:t>אורים שידרשו לב</w:t>
      </w:r>
      <w:r w:rsidRPr="00341985">
        <w:rPr>
          <w:rFonts w:hint="cs"/>
          <w:b/>
          <w:bCs w:val="0"/>
          <w:sz w:val="24"/>
          <w:rtl/>
        </w:rPr>
        <w:t>י</w:t>
      </w:r>
      <w:r w:rsidRPr="00341985">
        <w:rPr>
          <w:b/>
          <w:bCs w:val="0"/>
          <w:sz w:val="24"/>
          <w:rtl/>
        </w:rPr>
        <w:t>צוע העבודות, במהירות ובקצב שימנעו כל ע</w:t>
      </w:r>
      <w:r w:rsidRPr="00341985">
        <w:rPr>
          <w:rFonts w:hint="cs"/>
          <w:b/>
          <w:bCs w:val="0"/>
          <w:sz w:val="24"/>
          <w:rtl/>
        </w:rPr>
        <w:t>י</w:t>
      </w:r>
      <w:r w:rsidRPr="00341985">
        <w:rPr>
          <w:b/>
          <w:bCs w:val="0"/>
          <w:sz w:val="24"/>
          <w:rtl/>
        </w:rPr>
        <w:t>כוב בב</w:t>
      </w:r>
      <w:r w:rsidRPr="00341985">
        <w:rPr>
          <w:rFonts w:hint="cs"/>
          <w:b/>
          <w:bCs w:val="0"/>
          <w:sz w:val="24"/>
          <w:rtl/>
        </w:rPr>
        <w:t>י</w:t>
      </w:r>
      <w:r w:rsidRPr="00341985">
        <w:rPr>
          <w:b/>
          <w:bCs w:val="0"/>
          <w:sz w:val="24"/>
          <w:rtl/>
        </w:rPr>
        <w:t xml:space="preserve">צוע העבודות וברציפותן, וכי במסגרת החוזים עם המתכננים והקבלנים מוטלים ו/או יוטלו על המפקח תפקידים שונים שעליו לבצעם במועדים הנקובים בהסכמים. </w:t>
      </w:r>
    </w:p>
    <w:p w14:paraId="2C57DB26" w14:textId="77777777" w:rsidR="00EB5A81" w:rsidRPr="009014A0" w:rsidRDefault="00EB5A81" w:rsidP="00EB5A81">
      <w:pPr>
        <w:pStyle w:val="Heading2"/>
        <w:ind w:left="1440"/>
        <w:jc w:val="both"/>
        <w:rPr>
          <w:sz w:val="24"/>
          <w:rtl/>
        </w:rPr>
      </w:pPr>
    </w:p>
    <w:p w14:paraId="417F09EF" w14:textId="77777777" w:rsidR="00EB5A81" w:rsidRDefault="00EB5A81" w:rsidP="00EB5A81">
      <w:pPr>
        <w:ind w:left="1440" w:hanging="700"/>
        <w:jc w:val="both"/>
        <w:rPr>
          <w:color w:val="000000"/>
          <w:sz w:val="24"/>
          <w:szCs w:val="24"/>
          <w:rtl/>
        </w:rPr>
      </w:pPr>
      <w:r w:rsidRPr="009014A0">
        <w:rPr>
          <w:color w:val="000000"/>
          <w:sz w:val="24"/>
          <w:szCs w:val="24"/>
          <w:rtl/>
        </w:rPr>
        <w:tab/>
        <w:t>המפקח מתחייב</w:t>
      </w:r>
      <w:r>
        <w:rPr>
          <w:rFonts w:hint="cs"/>
          <w:color w:val="000000"/>
          <w:sz w:val="24"/>
          <w:szCs w:val="24"/>
          <w:rtl/>
        </w:rPr>
        <w:t>,</w:t>
      </w:r>
      <w:r w:rsidRPr="009014A0">
        <w:rPr>
          <w:color w:val="000000"/>
          <w:sz w:val="24"/>
          <w:szCs w:val="24"/>
          <w:rtl/>
        </w:rPr>
        <w:t xml:space="preserve"> לבצע את שרותי המפקח באופן שימנע כל עילה מהמתכננים ומהקבלנים מלטעון לעכוב מוצדק בתכנון ובב</w:t>
      </w:r>
      <w:r>
        <w:rPr>
          <w:rFonts w:hint="cs"/>
          <w:color w:val="000000"/>
          <w:sz w:val="24"/>
          <w:szCs w:val="24"/>
          <w:rtl/>
        </w:rPr>
        <w:t>י</w:t>
      </w:r>
      <w:r w:rsidRPr="009014A0">
        <w:rPr>
          <w:color w:val="000000"/>
          <w:sz w:val="24"/>
          <w:szCs w:val="24"/>
          <w:rtl/>
        </w:rPr>
        <w:t>צוע עבודות הבניה ו/או מלטעון לע</w:t>
      </w:r>
      <w:r>
        <w:rPr>
          <w:rFonts w:hint="cs"/>
          <w:color w:val="000000"/>
          <w:sz w:val="24"/>
          <w:szCs w:val="24"/>
          <w:rtl/>
        </w:rPr>
        <w:t>י</w:t>
      </w:r>
      <w:r w:rsidRPr="009014A0">
        <w:rPr>
          <w:color w:val="000000"/>
          <w:sz w:val="24"/>
          <w:szCs w:val="24"/>
          <w:rtl/>
        </w:rPr>
        <w:t xml:space="preserve">כוב בלתי מוצדק באישור/דחיית חשבון/ות שיוגש/ו על ידם לתשלום המזמין והנובע משרותי המפקח, ובאופן שיבטיח </w:t>
      </w:r>
      <w:r>
        <w:rPr>
          <w:rFonts w:hint="cs"/>
          <w:color w:val="000000"/>
          <w:sz w:val="24"/>
          <w:szCs w:val="24"/>
          <w:rtl/>
        </w:rPr>
        <w:t xml:space="preserve">את </w:t>
      </w:r>
      <w:r w:rsidRPr="009014A0">
        <w:rPr>
          <w:color w:val="000000"/>
          <w:sz w:val="24"/>
          <w:szCs w:val="24"/>
          <w:rtl/>
        </w:rPr>
        <w:t>ב</w:t>
      </w:r>
      <w:r>
        <w:rPr>
          <w:rFonts w:hint="cs"/>
          <w:color w:val="000000"/>
          <w:sz w:val="24"/>
          <w:szCs w:val="24"/>
          <w:rtl/>
        </w:rPr>
        <w:t>י</w:t>
      </w:r>
      <w:r w:rsidRPr="009014A0">
        <w:rPr>
          <w:color w:val="000000"/>
          <w:sz w:val="24"/>
          <w:szCs w:val="24"/>
          <w:rtl/>
        </w:rPr>
        <w:t>צוע עבודות התכנון והבניה בהתאם ללוחות הזמנים כאמור בסעיף 6.1 לעיל.</w:t>
      </w:r>
    </w:p>
    <w:p w14:paraId="41ACFA74" w14:textId="77777777" w:rsidR="00EB5A81" w:rsidRPr="009014A0" w:rsidRDefault="00EB5A81" w:rsidP="00EB5A81">
      <w:pPr>
        <w:ind w:left="1440" w:hanging="700"/>
        <w:jc w:val="both"/>
        <w:rPr>
          <w:color w:val="000000"/>
          <w:sz w:val="24"/>
          <w:szCs w:val="24"/>
          <w:rtl/>
        </w:rPr>
      </w:pPr>
    </w:p>
    <w:p w14:paraId="24110BCF" w14:textId="77777777" w:rsidR="00EB5A81" w:rsidRDefault="00EB5A81" w:rsidP="00EB5A81">
      <w:pPr>
        <w:ind w:left="1440" w:hanging="700"/>
        <w:jc w:val="both"/>
        <w:rPr>
          <w:color w:val="000000"/>
          <w:sz w:val="24"/>
          <w:szCs w:val="24"/>
          <w:rtl/>
        </w:rPr>
      </w:pPr>
      <w:r w:rsidRPr="009014A0">
        <w:rPr>
          <w:color w:val="000000"/>
          <w:sz w:val="24"/>
          <w:szCs w:val="24"/>
          <w:rtl/>
        </w:rPr>
        <w:tab/>
        <w:t>כמו כן</w:t>
      </w:r>
      <w:r>
        <w:rPr>
          <w:rFonts w:hint="cs"/>
          <w:color w:val="000000"/>
          <w:sz w:val="24"/>
          <w:szCs w:val="24"/>
          <w:rtl/>
        </w:rPr>
        <w:t>,</w:t>
      </w:r>
      <w:r w:rsidRPr="009014A0">
        <w:rPr>
          <w:color w:val="000000"/>
          <w:sz w:val="24"/>
          <w:szCs w:val="24"/>
          <w:rtl/>
        </w:rPr>
        <w:t xml:space="preserve"> מתחייב המפקח לבצע את שרותי המפקח באופן שלא יעכב </w:t>
      </w:r>
      <w:r>
        <w:rPr>
          <w:rFonts w:hint="cs"/>
          <w:color w:val="000000"/>
          <w:sz w:val="24"/>
          <w:szCs w:val="24"/>
          <w:rtl/>
        </w:rPr>
        <w:t xml:space="preserve">את </w:t>
      </w:r>
      <w:r w:rsidRPr="009014A0">
        <w:rPr>
          <w:color w:val="000000"/>
          <w:sz w:val="24"/>
          <w:szCs w:val="24"/>
          <w:rtl/>
        </w:rPr>
        <w:t>עבודותיהם של המתכננים ו</w:t>
      </w:r>
      <w:r>
        <w:rPr>
          <w:rFonts w:hint="cs"/>
          <w:color w:val="000000"/>
          <w:sz w:val="24"/>
          <w:szCs w:val="24"/>
          <w:rtl/>
        </w:rPr>
        <w:t xml:space="preserve">/או </w:t>
      </w:r>
      <w:r w:rsidRPr="009014A0">
        <w:rPr>
          <w:color w:val="000000"/>
          <w:sz w:val="24"/>
          <w:szCs w:val="24"/>
          <w:rtl/>
        </w:rPr>
        <w:t>גורמים אחרים שיפעלו בהקמת המבנה.</w:t>
      </w:r>
    </w:p>
    <w:p w14:paraId="3CFECB9B" w14:textId="77777777" w:rsidR="00EB5A81" w:rsidRPr="009014A0" w:rsidRDefault="00EB5A81" w:rsidP="00EB5A81">
      <w:pPr>
        <w:ind w:left="2120" w:hanging="700"/>
        <w:jc w:val="both"/>
        <w:rPr>
          <w:color w:val="000000"/>
          <w:sz w:val="24"/>
          <w:szCs w:val="24"/>
          <w:rtl/>
        </w:rPr>
      </w:pPr>
    </w:p>
    <w:p w14:paraId="15D5D71F"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ע</w:t>
      </w:r>
      <w:r w:rsidRPr="00341985">
        <w:rPr>
          <w:rFonts w:hint="cs"/>
          <w:b/>
          <w:bCs w:val="0"/>
          <w:sz w:val="24"/>
          <w:rtl/>
        </w:rPr>
        <w:t>י</w:t>
      </w:r>
      <w:r w:rsidRPr="00341985">
        <w:rPr>
          <w:b/>
          <w:bCs w:val="0"/>
          <w:sz w:val="24"/>
          <w:rtl/>
        </w:rPr>
        <w:t>כוב בב</w:t>
      </w:r>
      <w:r w:rsidRPr="00341985">
        <w:rPr>
          <w:rFonts w:hint="cs"/>
          <w:b/>
          <w:bCs w:val="0"/>
          <w:sz w:val="24"/>
          <w:rtl/>
        </w:rPr>
        <w:t>י</w:t>
      </w:r>
      <w:r w:rsidRPr="00341985">
        <w:rPr>
          <w:b/>
          <w:bCs w:val="0"/>
          <w:sz w:val="24"/>
          <w:rtl/>
        </w:rPr>
        <w:t>צוע שירותי המפקח יוכר כמוצדק</w:t>
      </w:r>
      <w:r w:rsidRPr="00341985">
        <w:rPr>
          <w:rFonts w:hint="cs"/>
          <w:b/>
          <w:bCs w:val="0"/>
          <w:sz w:val="24"/>
          <w:rtl/>
        </w:rPr>
        <w:t>,</w:t>
      </w:r>
      <w:r w:rsidRPr="00341985">
        <w:rPr>
          <w:b/>
          <w:bCs w:val="0"/>
          <w:sz w:val="24"/>
          <w:rtl/>
        </w:rPr>
        <w:t xml:space="preserve"> רק בהתמלא כל התנאים המצטברים הבאים:</w:t>
      </w:r>
    </w:p>
    <w:p w14:paraId="47AA839F" w14:textId="77777777" w:rsidR="00EB5A81" w:rsidRPr="00341985" w:rsidRDefault="00EB5A81" w:rsidP="00EB5A81">
      <w:pPr>
        <w:pStyle w:val="Heading2"/>
        <w:ind w:left="1440"/>
        <w:jc w:val="both"/>
        <w:rPr>
          <w:sz w:val="24"/>
          <w:rtl/>
        </w:rPr>
      </w:pPr>
    </w:p>
    <w:p w14:paraId="73884FE9" w14:textId="77777777" w:rsidR="00EB5A81" w:rsidRPr="00341985" w:rsidRDefault="00EB5A81" w:rsidP="00EB5A81">
      <w:pPr>
        <w:pStyle w:val="Heading3"/>
        <w:keepNext w:val="0"/>
        <w:numPr>
          <w:ilvl w:val="2"/>
          <w:numId w:val="15"/>
        </w:numPr>
        <w:tabs>
          <w:tab w:val="left" w:pos="2160"/>
        </w:tabs>
        <w:ind w:left="2180"/>
        <w:rPr>
          <w:b w:val="0"/>
          <w:bCs w:val="0"/>
          <w:sz w:val="24"/>
          <w:u w:val="none"/>
        </w:rPr>
      </w:pPr>
      <w:r w:rsidRPr="00341985">
        <w:rPr>
          <w:rFonts w:hint="cs"/>
          <w:b w:val="0"/>
          <w:bCs w:val="0"/>
          <w:sz w:val="24"/>
          <w:u w:val="none"/>
          <w:rtl/>
        </w:rPr>
        <w:t>העיכוב</w:t>
      </w:r>
      <w:r w:rsidRPr="00341985">
        <w:rPr>
          <w:b w:val="0"/>
          <w:bCs w:val="0"/>
          <w:sz w:val="24"/>
          <w:u w:val="none"/>
          <w:rtl/>
        </w:rPr>
        <w:t xml:space="preserve"> נובע מכח עליון או גורם אחר (להלן יחדיו - "</w:t>
      </w:r>
      <w:r w:rsidRPr="00341985">
        <w:rPr>
          <w:sz w:val="24"/>
          <w:u w:val="none"/>
          <w:rtl/>
        </w:rPr>
        <w:t>אירוע דוחה</w:t>
      </w:r>
      <w:r w:rsidRPr="00341985">
        <w:rPr>
          <w:b w:val="0"/>
          <w:bCs w:val="0"/>
          <w:sz w:val="24"/>
          <w:u w:val="none"/>
          <w:rtl/>
        </w:rPr>
        <w:t>") שלא הי</w:t>
      </w:r>
      <w:r w:rsidRPr="00341985">
        <w:rPr>
          <w:rFonts w:hint="cs"/>
          <w:b w:val="0"/>
          <w:bCs w:val="0"/>
          <w:sz w:val="24"/>
          <w:u w:val="none"/>
          <w:rtl/>
        </w:rPr>
        <w:t>י</w:t>
      </w:r>
      <w:r w:rsidRPr="00341985">
        <w:rPr>
          <w:b w:val="0"/>
          <w:bCs w:val="0"/>
          <w:sz w:val="24"/>
          <w:u w:val="none"/>
          <w:rtl/>
        </w:rPr>
        <w:t>תה למפקח שליטה עליו.</w:t>
      </w:r>
    </w:p>
    <w:p w14:paraId="4F6EA617" w14:textId="77777777" w:rsidR="00EB5A81" w:rsidRPr="00341985" w:rsidRDefault="00EB5A81" w:rsidP="00EB5A81">
      <w:pPr>
        <w:pStyle w:val="Heading3"/>
        <w:ind w:left="2160"/>
        <w:rPr>
          <w:sz w:val="24"/>
          <w:u w:val="none"/>
          <w:rtl/>
        </w:rPr>
      </w:pPr>
    </w:p>
    <w:p w14:paraId="62E6915A" w14:textId="77777777" w:rsidR="00EB5A81" w:rsidRPr="00341985" w:rsidRDefault="00EB5A81" w:rsidP="00EB5A81">
      <w:pPr>
        <w:pStyle w:val="Heading3"/>
        <w:keepNext w:val="0"/>
        <w:numPr>
          <w:ilvl w:val="2"/>
          <w:numId w:val="15"/>
        </w:numPr>
        <w:tabs>
          <w:tab w:val="left" w:pos="2160"/>
        </w:tabs>
        <w:ind w:left="2180"/>
        <w:rPr>
          <w:b w:val="0"/>
          <w:bCs w:val="0"/>
          <w:sz w:val="24"/>
          <w:u w:val="none"/>
        </w:rPr>
      </w:pPr>
      <w:r w:rsidRPr="00341985">
        <w:rPr>
          <w:b w:val="0"/>
          <w:bCs w:val="0"/>
          <w:sz w:val="24"/>
          <w:u w:val="none"/>
          <w:rtl/>
        </w:rPr>
        <w:t>מיד משהתרחש אירוע דוחה</w:t>
      </w:r>
      <w:r w:rsidRPr="00341985">
        <w:rPr>
          <w:rFonts w:hint="cs"/>
          <w:b w:val="0"/>
          <w:bCs w:val="0"/>
          <w:sz w:val="24"/>
          <w:u w:val="none"/>
          <w:rtl/>
        </w:rPr>
        <w:t>,</w:t>
      </w:r>
      <w:r w:rsidRPr="00341985">
        <w:rPr>
          <w:b w:val="0"/>
          <w:bCs w:val="0"/>
          <w:sz w:val="24"/>
          <w:u w:val="none"/>
          <w:rtl/>
        </w:rPr>
        <w:t xml:space="preserve"> הודיע המפקח למזמין על קיומו ועל משך הע</w:t>
      </w:r>
      <w:r w:rsidRPr="00341985">
        <w:rPr>
          <w:rFonts w:hint="cs"/>
          <w:b w:val="0"/>
          <w:bCs w:val="0"/>
          <w:sz w:val="24"/>
          <w:u w:val="none"/>
          <w:rtl/>
        </w:rPr>
        <w:t>י</w:t>
      </w:r>
      <w:r w:rsidRPr="00341985">
        <w:rPr>
          <w:b w:val="0"/>
          <w:bCs w:val="0"/>
          <w:sz w:val="24"/>
          <w:u w:val="none"/>
          <w:rtl/>
        </w:rPr>
        <w:t>כוב הצפוי.</w:t>
      </w:r>
    </w:p>
    <w:p w14:paraId="42631119" w14:textId="77777777" w:rsidR="00EB5A81" w:rsidRPr="00341985" w:rsidRDefault="00EB5A81" w:rsidP="00EB5A81">
      <w:pPr>
        <w:pStyle w:val="Heading3"/>
        <w:rPr>
          <w:b w:val="0"/>
          <w:bCs w:val="0"/>
          <w:sz w:val="24"/>
          <w:u w:val="none"/>
          <w:rtl/>
        </w:rPr>
      </w:pPr>
    </w:p>
    <w:p w14:paraId="6D93B908" w14:textId="77777777" w:rsidR="00EB5A81" w:rsidRPr="00341985" w:rsidRDefault="00EB5A81" w:rsidP="00EB5A81">
      <w:pPr>
        <w:pStyle w:val="Heading3"/>
        <w:keepNext w:val="0"/>
        <w:numPr>
          <w:ilvl w:val="2"/>
          <w:numId w:val="15"/>
        </w:numPr>
        <w:tabs>
          <w:tab w:val="left" w:pos="2160"/>
        </w:tabs>
        <w:ind w:left="2180"/>
        <w:rPr>
          <w:b w:val="0"/>
          <w:bCs w:val="0"/>
          <w:sz w:val="24"/>
          <w:u w:val="none"/>
        </w:rPr>
      </w:pPr>
      <w:r w:rsidRPr="00341985">
        <w:rPr>
          <w:b w:val="0"/>
          <w:bCs w:val="0"/>
          <w:sz w:val="24"/>
          <w:u w:val="none"/>
          <w:rtl/>
        </w:rPr>
        <w:t>מיד עם סיום האירוע הדוחה – יודיע המפקח למזמין על סיומו.</w:t>
      </w:r>
    </w:p>
    <w:p w14:paraId="572E56A6" w14:textId="77777777" w:rsidR="00EB5A81" w:rsidRPr="009014A0" w:rsidRDefault="00EB5A81" w:rsidP="00E31259">
      <w:pPr>
        <w:jc w:val="both"/>
        <w:rPr>
          <w:color w:val="000000"/>
          <w:sz w:val="24"/>
          <w:szCs w:val="24"/>
          <w:rtl/>
        </w:rPr>
      </w:pPr>
    </w:p>
    <w:p w14:paraId="27BF0A21" w14:textId="77777777" w:rsidR="00EB5A81" w:rsidRPr="000521ED" w:rsidRDefault="00EB5A81" w:rsidP="00EB5A81">
      <w:pPr>
        <w:pStyle w:val="Heading1"/>
        <w:keepNext w:val="0"/>
        <w:numPr>
          <w:ilvl w:val="0"/>
          <w:numId w:val="15"/>
        </w:numPr>
        <w:ind w:left="740"/>
        <w:rPr>
          <w:b/>
          <w:bCs/>
          <w:sz w:val="24"/>
          <w:u w:val="single"/>
        </w:rPr>
      </w:pPr>
      <w:r w:rsidRPr="000521ED">
        <w:rPr>
          <w:b/>
          <w:bCs/>
          <w:sz w:val="24"/>
          <w:u w:val="single"/>
          <w:rtl/>
        </w:rPr>
        <w:t>שכר המפקח</w:t>
      </w:r>
    </w:p>
    <w:p w14:paraId="66F45613" w14:textId="77777777" w:rsidR="00EB5A81" w:rsidRPr="00341985" w:rsidRDefault="00EB5A81" w:rsidP="00EB5A81">
      <w:pPr>
        <w:pStyle w:val="Heading1"/>
        <w:ind w:left="720"/>
        <w:rPr>
          <w:sz w:val="24"/>
          <w:u w:val="single"/>
          <w:rtl/>
        </w:rPr>
      </w:pPr>
    </w:p>
    <w:p w14:paraId="4696F8AF" w14:textId="77777777" w:rsidR="00EB5A81" w:rsidRPr="00341985" w:rsidRDefault="00EB5A81" w:rsidP="00EB5A81">
      <w:pPr>
        <w:pStyle w:val="Heading2"/>
        <w:keepNext w:val="0"/>
        <w:numPr>
          <w:ilvl w:val="1"/>
          <w:numId w:val="15"/>
        </w:numPr>
        <w:tabs>
          <w:tab w:val="left" w:pos="1440"/>
        </w:tabs>
        <w:ind w:left="1460"/>
        <w:jc w:val="both"/>
        <w:rPr>
          <w:bCs w:val="0"/>
          <w:sz w:val="24"/>
          <w:rtl/>
        </w:rPr>
      </w:pPr>
      <w:r w:rsidRPr="00341985">
        <w:rPr>
          <w:bCs w:val="0"/>
          <w:sz w:val="24"/>
          <w:rtl/>
        </w:rPr>
        <w:t>תמורת שרותי המפקח וכל יתר התחי</w:t>
      </w:r>
      <w:r w:rsidRPr="00341985">
        <w:rPr>
          <w:rFonts w:hint="cs"/>
          <w:bCs w:val="0"/>
          <w:sz w:val="24"/>
          <w:rtl/>
        </w:rPr>
        <w:t>י</w:t>
      </w:r>
      <w:r w:rsidRPr="00341985">
        <w:rPr>
          <w:bCs w:val="0"/>
          <w:sz w:val="24"/>
          <w:rtl/>
        </w:rPr>
        <w:t xml:space="preserve">בויותיו לפי חוזה זה ישלם המזמין למפקח שכר כמפורט בנספח </w:t>
      </w:r>
      <w:r w:rsidRPr="00341985">
        <w:rPr>
          <w:rFonts w:hint="cs"/>
          <w:bCs w:val="0"/>
          <w:sz w:val="24"/>
          <w:rtl/>
        </w:rPr>
        <w:t>ה'</w:t>
      </w:r>
      <w:r w:rsidRPr="00341985">
        <w:rPr>
          <w:bCs w:val="0"/>
          <w:sz w:val="24"/>
          <w:rtl/>
        </w:rPr>
        <w:t xml:space="preserve"> (להלן - "שכר המפקח").</w:t>
      </w:r>
    </w:p>
    <w:p w14:paraId="28CF2CFD" w14:textId="77777777" w:rsidR="00EB5A81" w:rsidRPr="00341985" w:rsidRDefault="00EB5A81" w:rsidP="00EB5A81">
      <w:pPr>
        <w:ind w:left="1460"/>
        <w:jc w:val="both"/>
        <w:rPr>
          <w:color w:val="000000"/>
          <w:sz w:val="24"/>
          <w:szCs w:val="24"/>
          <w:rtl/>
        </w:rPr>
      </w:pPr>
      <w:r w:rsidRPr="00341985">
        <w:rPr>
          <w:color w:val="000000"/>
          <w:sz w:val="24"/>
          <w:szCs w:val="24"/>
          <w:rtl/>
        </w:rPr>
        <w:t>למניעת ספקות</w:t>
      </w:r>
      <w:r w:rsidRPr="00341985">
        <w:rPr>
          <w:rFonts w:hint="cs"/>
          <w:color w:val="000000"/>
          <w:sz w:val="24"/>
          <w:szCs w:val="24"/>
          <w:rtl/>
        </w:rPr>
        <w:t>,</w:t>
      </w:r>
      <w:r w:rsidRPr="00341985">
        <w:rPr>
          <w:color w:val="000000"/>
          <w:sz w:val="24"/>
          <w:szCs w:val="24"/>
          <w:rtl/>
        </w:rPr>
        <w:t xml:space="preserve"> מוצהר במפורש</w:t>
      </w:r>
      <w:r w:rsidRPr="00341985">
        <w:rPr>
          <w:rFonts w:hint="cs"/>
          <w:color w:val="000000"/>
          <w:sz w:val="24"/>
          <w:szCs w:val="24"/>
          <w:rtl/>
        </w:rPr>
        <w:t>,</w:t>
      </w:r>
      <w:r w:rsidRPr="00341985">
        <w:rPr>
          <w:color w:val="000000"/>
          <w:sz w:val="24"/>
          <w:szCs w:val="24"/>
          <w:rtl/>
        </w:rPr>
        <w:t xml:space="preserve"> כי המפקח לא יהיה זכאי להחזר הוצאות כלשהן.</w:t>
      </w:r>
    </w:p>
    <w:p w14:paraId="2EFDB077" w14:textId="77777777" w:rsidR="00EB5A81" w:rsidRPr="00341985" w:rsidRDefault="00EB5A81" w:rsidP="00EB5A81">
      <w:pPr>
        <w:jc w:val="both"/>
        <w:rPr>
          <w:color w:val="000000"/>
          <w:sz w:val="24"/>
          <w:szCs w:val="24"/>
          <w:rtl/>
        </w:rPr>
      </w:pPr>
    </w:p>
    <w:p w14:paraId="556794CE" w14:textId="77777777" w:rsidR="00EB5A81" w:rsidRPr="00341985" w:rsidRDefault="00EB5A81" w:rsidP="00EB5A81">
      <w:pPr>
        <w:pStyle w:val="Heading2"/>
        <w:keepNext w:val="0"/>
        <w:numPr>
          <w:ilvl w:val="1"/>
          <w:numId w:val="15"/>
        </w:numPr>
        <w:tabs>
          <w:tab w:val="left" w:pos="1440"/>
        </w:tabs>
        <w:ind w:left="1460"/>
        <w:jc w:val="both"/>
        <w:rPr>
          <w:bCs w:val="0"/>
          <w:sz w:val="24"/>
          <w:rtl/>
        </w:rPr>
      </w:pPr>
      <w:r w:rsidRPr="00341985">
        <w:rPr>
          <w:bCs w:val="0"/>
          <w:sz w:val="24"/>
          <w:rtl/>
        </w:rPr>
        <w:t xml:space="preserve">שכר המפקח ישולם במועדים ובתשלומים כמפורט בנספחים </w:t>
      </w:r>
      <w:r w:rsidRPr="00341985">
        <w:rPr>
          <w:rFonts w:hint="cs"/>
          <w:bCs w:val="0"/>
          <w:sz w:val="24"/>
          <w:rtl/>
        </w:rPr>
        <w:t>ה'</w:t>
      </w:r>
      <w:r w:rsidRPr="00341985">
        <w:rPr>
          <w:bCs w:val="0"/>
          <w:sz w:val="24"/>
          <w:rtl/>
        </w:rPr>
        <w:t xml:space="preserve"> ו- </w:t>
      </w:r>
      <w:r w:rsidRPr="00341985">
        <w:rPr>
          <w:rFonts w:hint="cs"/>
          <w:bCs w:val="0"/>
          <w:sz w:val="24"/>
          <w:rtl/>
        </w:rPr>
        <w:t>ו</w:t>
      </w:r>
      <w:r w:rsidRPr="00341985">
        <w:rPr>
          <w:bCs w:val="0"/>
          <w:sz w:val="24"/>
          <w:rtl/>
        </w:rPr>
        <w:t>'.</w:t>
      </w:r>
    </w:p>
    <w:p w14:paraId="01C478EF" w14:textId="77777777" w:rsidR="00EB5A81" w:rsidRPr="00341985" w:rsidRDefault="00EB5A81" w:rsidP="00EB5A81">
      <w:pPr>
        <w:ind w:left="1440" w:hanging="700"/>
        <w:jc w:val="both"/>
        <w:rPr>
          <w:color w:val="000000"/>
          <w:sz w:val="24"/>
          <w:szCs w:val="24"/>
          <w:rtl/>
        </w:rPr>
      </w:pPr>
      <w:r w:rsidRPr="00341985">
        <w:rPr>
          <w:color w:val="000000"/>
          <w:sz w:val="24"/>
          <w:szCs w:val="24"/>
          <w:rtl/>
        </w:rPr>
        <w:tab/>
        <w:t xml:space="preserve">כל תשלומי הביניים לפי </w:t>
      </w:r>
      <w:r w:rsidRPr="00341985">
        <w:rPr>
          <w:rFonts w:hint="cs"/>
          <w:color w:val="000000"/>
          <w:sz w:val="24"/>
          <w:szCs w:val="24"/>
          <w:rtl/>
        </w:rPr>
        <w:t>ס"ק זה,</w:t>
      </w:r>
      <w:r w:rsidRPr="00341985">
        <w:rPr>
          <w:color w:val="000000"/>
          <w:sz w:val="24"/>
          <w:szCs w:val="24"/>
          <w:rtl/>
        </w:rPr>
        <w:t xml:space="preserve"> הינם מקדמות על חשבון שכר המפקח ואין באישורם ו/או בתשלומם משום א</w:t>
      </w:r>
      <w:r w:rsidRPr="00341985">
        <w:rPr>
          <w:rFonts w:hint="cs"/>
          <w:color w:val="000000"/>
          <w:sz w:val="24"/>
          <w:szCs w:val="24"/>
          <w:rtl/>
        </w:rPr>
        <w:t>י</w:t>
      </w:r>
      <w:r w:rsidRPr="00341985">
        <w:rPr>
          <w:color w:val="000000"/>
          <w:sz w:val="24"/>
          <w:szCs w:val="24"/>
          <w:rtl/>
        </w:rPr>
        <w:t>שור כ</w:t>
      </w:r>
      <w:r w:rsidRPr="00341985">
        <w:rPr>
          <w:rFonts w:hint="cs"/>
          <w:color w:val="000000"/>
          <w:sz w:val="24"/>
          <w:szCs w:val="24"/>
          <w:rtl/>
        </w:rPr>
        <w:t>זה או אחר</w:t>
      </w:r>
      <w:r w:rsidRPr="00341985">
        <w:rPr>
          <w:color w:val="000000"/>
          <w:sz w:val="24"/>
          <w:szCs w:val="24"/>
          <w:rtl/>
        </w:rPr>
        <w:t xml:space="preserve"> מצד המזמין לגבי ב</w:t>
      </w:r>
      <w:r w:rsidRPr="00341985">
        <w:rPr>
          <w:rFonts w:hint="cs"/>
          <w:color w:val="000000"/>
          <w:sz w:val="24"/>
          <w:szCs w:val="24"/>
          <w:rtl/>
        </w:rPr>
        <w:t>י</w:t>
      </w:r>
      <w:r w:rsidRPr="00341985">
        <w:rPr>
          <w:color w:val="000000"/>
          <w:sz w:val="24"/>
          <w:szCs w:val="24"/>
          <w:rtl/>
        </w:rPr>
        <w:t xml:space="preserve">צוע שלב משלבי שירותי המפקח </w:t>
      </w:r>
      <w:r w:rsidRPr="00341985">
        <w:rPr>
          <w:rFonts w:hint="cs"/>
          <w:color w:val="000000"/>
          <w:sz w:val="24"/>
          <w:szCs w:val="24"/>
          <w:rtl/>
        </w:rPr>
        <w:t>ו/או</w:t>
      </w:r>
      <w:r w:rsidRPr="00341985">
        <w:rPr>
          <w:color w:val="000000"/>
          <w:sz w:val="24"/>
          <w:szCs w:val="24"/>
          <w:rtl/>
        </w:rPr>
        <w:t xml:space="preserve"> טיב השרות</w:t>
      </w:r>
      <w:r w:rsidRPr="00341985">
        <w:rPr>
          <w:rFonts w:hint="cs"/>
          <w:color w:val="000000"/>
          <w:sz w:val="24"/>
          <w:szCs w:val="24"/>
          <w:rtl/>
        </w:rPr>
        <w:t xml:space="preserve"> הניתן על ידי המפקח</w:t>
      </w:r>
      <w:r w:rsidRPr="00341985">
        <w:rPr>
          <w:color w:val="000000"/>
          <w:sz w:val="24"/>
          <w:szCs w:val="24"/>
          <w:rtl/>
        </w:rPr>
        <w:t>.</w:t>
      </w:r>
    </w:p>
    <w:p w14:paraId="696010FC" w14:textId="77777777" w:rsidR="00EB5A81" w:rsidRPr="00341985" w:rsidRDefault="00EB5A81" w:rsidP="00EB5A81">
      <w:pPr>
        <w:ind w:left="1440" w:hanging="700"/>
        <w:jc w:val="both"/>
        <w:rPr>
          <w:color w:val="000000"/>
          <w:sz w:val="24"/>
          <w:szCs w:val="24"/>
          <w:rtl/>
        </w:rPr>
      </w:pPr>
    </w:p>
    <w:p w14:paraId="25787B2D" w14:textId="77777777" w:rsidR="00EB5A81" w:rsidRPr="00341985" w:rsidRDefault="00EB5A81" w:rsidP="00EB5A81">
      <w:pPr>
        <w:pStyle w:val="Heading2"/>
        <w:keepNext w:val="0"/>
        <w:numPr>
          <w:ilvl w:val="1"/>
          <w:numId w:val="15"/>
        </w:numPr>
        <w:tabs>
          <w:tab w:val="left" w:pos="1440"/>
        </w:tabs>
        <w:ind w:left="1460"/>
        <w:jc w:val="both"/>
        <w:rPr>
          <w:bCs w:val="0"/>
          <w:color w:val="000000"/>
          <w:sz w:val="24"/>
        </w:rPr>
      </w:pPr>
      <w:r w:rsidRPr="00341985">
        <w:rPr>
          <w:bCs w:val="0"/>
          <w:color w:val="000000"/>
          <w:sz w:val="24"/>
          <w:rtl/>
        </w:rPr>
        <w:t>מוסכם במפורש</w:t>
      </w:r>
      <w:r w:rsidRPr="00341985">
        <w:rPr>
          <w:rFonts w:hint="cs"/>
          <w:bCs w:val="0"/>
          <w:color w:val="000000"/>
          <w:sz w:val="24"/>
          <w:rtl/>
        </w:rPr>
        <w:t>,</w:t>
      </w:r>
      <w:r w:rsidRPr="00341985">
        <w:rPr>
          <w:bCs w:val="0"/>
          <w:color w:val="000000"/>
          <w:sz w:val="24"/>
          <w:rtl/>
        </w:rPr>
        <w:t xml:space="preserve"> כי השכר האמור בסעיף זה</w:t>
      </w:r>
      <w:r w:rsidRPr="00341985">
        <w:rPr>
          <w:rFonts w:hint="cs"/>
          <w:bCs w:val="0"/>
          <w:color w:val="000000"/>
          <w:sz w:val="24"/>
          <w:rtl/>
        </w:rPr>
        <w:t xml:space="preserve"> לעיל ולהלן</w:t>
      </w:r>
      <w:r w:rsidRPr="00341985">
        <w:rPr>
          <w:bCs w:val="0"/>
          <w:color w:val="000000"/>
          <w:sz w:val="24"/>
          <w:rtl/>
        </w:rPr>
        <w:t xml:space="preserve"> </w:t>
      </w:r>
      <w:r w:rsidRPr="00341985">
        <w:rPr>
          <w:rFonts w:hint="cs"/>
          <w:bCs w:val="0"/>
          <w:color w:val="000000"/>
          <w:sz w:val="24"/>
          <w:rtl/>
        </w:rPr>
        <w:t>ומועדי התשלום הינם</w:t>
      </w:r>
      <w:r w:rsidRPr="00341985">
        <w:rPr>
          <w:bCs w:val="0"/>
          <w:color w:val="000000"/>
          <w:sz w:val="24"/>
          <w:rtl/>
        </w:rPr>
        <w:t xml:space="preserve"> סופי</w:t>
      </w:r>
      <w:r w:rsidRPr="00341985">
        <w:rPr>
          <w:rFonts w:hint="cs"/>
          <w:bCs w:val="0"/>
          <w:color w:val="000000"/>
          <w:sz w:val="24"/>
          <w:rtl/>
        </w:rPr>
        <w:t>ים</w:t>
      </w:r>
      <w:r w:rsidRPr="00341985">
        <w:rPr>
          <w:bCs w:val="0"/>
          <w:color w:val="000000"/>
          <w:sz w:val="24"/>
          <w:rtl/>
        </w:rPr>
        <w:t xml:space="preserve"> ומוחלט</w:t>
      </w:r>
      <w:r w:rsidRPr="00341985">
        <w:rPr>
          <w:rFonts w:hint="cs"/>
          <w:bCs w:val="0"/>
          <w:color w:val="000000"/>
          <w:sz w:val="24"/>
          <w:rtl/>
        </w:rPr>
        <w:t>ים, והם לא ישתנו מכל סיבה שהיא. מבלי לגרוע מכלליות האמור</w:t>
      </w:r>
      <w:r w:rsidRPr="00341985">
        <w:rPr>
          <w:bCs w:val="0"/>
          <w:color w:val="000000"/>
          <w:sz w:val="24"/>
          <w:rtl/>
        </w:rPr>
        <w:t xml:space="preserve">, המפקח לא יהיה זכאי </w:t>
      </w:r>
      <w:r w:rsidRPr="00341985">
        <w:rPr>
          <w:rFonts w:hint="cs"/>
          <w:bCs w:val="0"/>
          <w:color w:val="000000"/>
          <w:sz w:val="24"/>
          <w:rtl/>
        </w:rPr>
        <w:t xml:space="preserve"> בשום מקרה </w:t>
      </w:r>
      <w:r w:rsidRPr="00341985">
        <w:rPr>
          <w:bCs w:val="0"/>
          <w:color w:val="000000"/>
          <w:sz w:val="24"/>
          <w:rtl/>
        </w:rPr>
        <w:t>לתוספת שכר</w:t>
      </w:r>
      <w:r w:rsidRPr="00341985">
        <w:rPr>
          <w:rFonts w:hint="cs"/>
          <w:bCs w:val="0"/>
          <w:color w:val="000000"/>
          <w:sz w:val="24"/>
          <w:rtl/>
        </w:rPr>
        <w:t xml:space="preserve"> בגין</w:t>
      </w:r>
      <w:r w:rsidRPr="00341985">
        <w:rPr>
          <w:bCs w:val="0"/>
          <w:color w:val="000000"/>
          <w:sz w:val="24"/>
          <w:rtl/>
        </w:rPr>
        <w:t xml:space="preserve"> הימשכות שירותי המפקח </w:t>
      </w:r>
      <w:r w:rsidRPr="00341985">
        <w:rPr>
          <w:rFonts w:hint="cs"/>
          <w:bCs w:val="0"/>
          <w:color w:val="000000"/>
          <w:sz w:val="24"/>
          <w:rtl/>
        </w:rPr>
        <w:t>ו/או בשל הימשכות הליכי התכנון והרישוי ו/או</w:t>
      </w:r>
      <w:r w:rsidRPr="00341985">
        <w:rPr>
          <w:bCs w:val="0"/>
          <w:color w:val="000000"/>
          <w:sz w:val="24"/>
          <w:rtl/>
        </w:rPr>
        <w:t xml:space="preserve"> עבודות הבניה מעל למצופה ו/או מעבר לזמן שנקבע בחוזים עם המתכננים והקבלנים</w:t>
      </w:r>
      <w:r w:rsidRPr="00341985">
        <w:rPr>
          <w:rFonts w:hint="cs"/>
          <w:bCs w:val="0"/>
          <w:color w:val="000000"/>
          <w:sz w:val="24"/>
          <w:rtl/>
        </w:rPr>
        <w:t>,</w:t>
      </w:r>
      <w:r w:rsidRPr="00341985">
        <w:rPr>
          <w:bCs w:val="0"/>
          <w:color w:val="000000"/>
          <w:sz w:val="24"/>
          <w:rtl/>
        </w:rPr>
        <w:t xml:space="preserve"> ו/או </w:t>
      </w:r>
      <w:r w:rsidRPr="00341985">
        <w:rPr>
          <w:rFonts w:hint="cs"/>
          <w:bCs w:val="0"/>
          <w:color w:val="000000"/>
          <w:sz w:val="24"/>
          <w:rtl/>
        </w:rPr>
        <w:t xml:space="preserve">בגין תוספת חריגים לקבלן ו/או שינויים שידרשו ע"י המזמין יהיה אופיים אשר יהיה ו/או הגדלת או הקטנת שטחים בפרויקט, לרבות שטחים ציבוריים, ו/או שינוי טיפוסי המבנים ו/או שינוי שיטת הבניה (קונבנציונלי/ טרומי/ מתועש) במהלך התכנון או הביצוע ו/או מכל סיבה </w:t>
      </w:r>
      <w:r w:rsidRPr="00341985">
        <w:rPr>
          <w:bCs w:val="0"/>
          <w:color w:val="000000"/>
          <w:sz w:val="24"/>
          <w:rtl/>
        </w:rPr>
        <w:t>אחרת איזו שהיא.</w:t>
      </w:r>
      <w:r w:rsidRPr="00341985">
        <w:rPr>
          <w:bCs w:val="0"/>
          <w:color w:val="000000"/>
          <w:sz w:val="24"/>
        </w:rPr>
        <w:t xml:space="preserve"> </w:t>
      </w:r>
      <w:r w:rsidRPr="00341985">
        <w:rPr>
          <w:rFonts w:hint="cs"/>
          <w:bCs w:val="0"/>
          <w:color w:val="000000"/>
          <w:sz w:val="24"/>
          <w:rtl/>
        </w:rPr>
        <w:t>למען הסר ספק, אין באמור כדי לגרוע מזכותו של המפקח לתוספת תשלום ככל שיגדל מספר יחידות הדיור בפרויקט.</w:t>
      </w:r>
    </w:p>
    <w:p w14:paraId="1A1A3FD9" w14:textId="77777777" w:rsidR="00EB5A81" w:rsidRPr="00341985" w:rsidRDefault="00EB5A81" w:rsidP="00EB5A81">
      <w:pPr>
        <w:pStyle w:val="Heading2"/>
        <w:jc w:val="both"/>
        <w:rPr>
          <w:bCs w:val="0"/>
          <w:sz w:val="24"/>
          <w:rtl/>
        </w:rPr>
      </w:pPr>
    </w:p>
    <w:p w14:paraId="7C101AC8"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color w:val="000000"/>
          <w:sz w:val="24"/>
          <w:rtl/>
        </w:rPr>
        <w:t>עוד מובהר</w:t>
      </w:r>
      <w:r w:rsidRPr="00341985">
        <w:rPr>
          <w:rFonts w:hint="cs"/>
          <w:bCs w:val="0"/>
          <w:color w:val="000000"/>
          <w:sz w:val="24"/>
          <w:rtl/>
        </w:rPr>
        <w:t>,</w:t>
      </w:r>
      <w:r w:rsidRPr="00341985">
        <w:rPr>
          <w:bCs w:val="0"/>
          <w:color w:val="000000"/>
          <w:sz w:val="24"/>
          <w:rtl/>
        </w:rPr>
        <w:t xml:space="preserve"> כי השכר הוא סופי ומוחלט כאמור ומתייחס לכל שירותי המפקח ע</w:t>
      </w:r>
      <w:r w:rsidRPr="00341985">
        <w:rPr>
          <w:rFonts w:hint="cs"/>
          <w:bCs w:val="0"/>
          <w:color w:val="000000"/>
          <w:sz w:val="24"/>
          <w:rtl/>
        </w:rPr>
        <w:t>ל פ</w:t>
      </w:r>
      <w:r w:rsidRPr="00341985">
        <w:rPr>
          <w:bCs w:val="0"/>
          <w:color w:val="000000"/>
          <w:sz w:val="24"/>
          <w:rtl/>
        </w:rPr>
        <w:t xml:space="preserve">י חוזה זה, </w:t>
      </w:r>
      <w:r w:rsidRPr="00341985">
        <w:rPr>
          <w:rFonts w:hint="cs"/>
          <w:bCs w:val="0"/>
          <w:color w:val="000000"/>
          <w:sz w:val="24"/>
          <w:rtl/>
        </w:rPr>
        <w:t xml:space="preserve"> על נספחיו, </w:t>
      </w:r>
      <w:r w:rsidRPr="00341985">
        <w:rPr>
          <w:bCs w:val="0"/>
          <w:color w:val="000000"/>
          <w:sz w:val="24"/>
          <w:rtl/>
        </w:rPr>
        <w:t>לרבות אלה המתמשכים לאחר השלמת עבודות הבניה ומסירתן.</w:t>
      </w:r>
    </w:p>
    <w:p w14:paraId="10E05848" w14:textId="77777777" w:rsidR="00EB5A81" w:rsidRPr="00341985" w:rsidRDefault="00EB5A81" w:rsidP="00EB5A81">
      <w:pPr>
        <w:ind w:left="1460"/>
        <w:jc w:val="both"/>
        <w:rPr>
          <w:color w:val="000000"/>
          <w:sz w:val="24"/>
          <w:szCs w:val="24"/>
          <w:rtl/>
        </w:rPr>
      </w:pPr>
      <w:r w:rsidRPr="00341985">
        <w:rPr>
          <w:rFonts w:hint="cs"/>
          <w:sz w:val="24"/>
          <w:szCs w:val="24"/>
          <w:rtl/>
        </w:rPr>
        <w:tab/>
      </w:r>
    </w:p>
    <w:p w14:paraId="09A76BBF" w14:textId="77777777" w:rsidR="00EB5A81" w:rsidRPr="00341985" w:rsidRDefault="00EB5A81" w:rsidP="00EB5A81">
      <w:pPr>
        <w:pStyle w:val="Heading2"/>
        <w:keepNext w:val="0"/>
        <w:numPr>
          <w:ilvl w:val="1"/>
          <w:numId w:val="16"/>
        </w:numPr>
        <w:tabs>
          <w:tab w:val="left" w:pos="1440"/>
        </w:tabs>
        <w:ind w:left="1460"/>
        <w:jc w:val="both"/>
        <w:rPr>
          <w:bCs w:val="0"/>
          <w:sz w:val="24"/>
        </w:rPr>
      </w:pPr>
      <w:r w:rsidRPr="00341985">
        <w:rPr>
          <w:rFonts w:hint="cs"/>
          <w:bCs w:val="0"/>
          <w:sz w:val="24"/>
          <w:rtl/>
        </w:rPr>
        <w:t xml:space="preserve">תנאי מוקדם לביצוע תשלומי שכר המפקח הינו קיום כל התחייבויות המפקח על פי חוזה זה, </w:t>
      </w:r>
      <w:r w:rsidRPr="00341985">
        <w:rPr>
          <w:rFonts w:hint="cs"/>
          <w:bCs w:val="0"/>
          <w:sz w:val="24"/>
          <w:rtl/>
        </w:rPr>
        <w:tab/>
      </w:r>
    </w:p>
    <w:p w14:paraId="76DD2A97" w14:textId="77777777" w:rsidR="00EB5A81" w:rsidRPr="00341985" w:rsidRDefault="00EB5A81" w:rsidP="00EB5A81">
      <w:pPr>
        <w:pStyle w:val="Heading2"/>
        <w:ind w:left="1440"/>
        <w:jc w:val="both"/>
        <w:rPr>
          <w:bCs w:val="0"/>
          <w:sz w:val="24"/>
          <w:rtl/>
        </w:rPr>
      </w:pPr>
      <w:r w:rsidRPr="00341985">
        <w:rPr>
          <w:rFonts w:hint="cs"/>
          <w:bCs w:val="0"/>
          <w:sz w:val="24"/>
          <w:rtl/>
        </w:rPr>
        <w:t>השלמת כל עבודות המפקח הכלולות בשכר המפקח ומסירת כל המסמכים למזמין, לרבות</w:t>
      </w:r>
      <w:r w:rsidRPr="00341985">
        <w:rPr>
          <w:bCs w:val="0"/>
          <w:sz w:val="24"/>
          <w:rtl/>
        </w:rPr>
        <w:t xml:space="preserve"> הצהרה לפיה בדק המפקח את העבודות ומצא אותן תואמות לדרישותיו, לתכניות ולתקנים המחייבים וכי הן בוצעו לשביעות רצונו, בנוסח ה</w:t>
      </w:r>
      <w:r w:rsidRPr="00341985">
        <w:rPr>
          <w:rFonts w:hint="cs"/>
          <w:bCs w:val="0"/>
          <w:sz w:val="24"/>
          <w:rtl/>
        </w:rPr>
        <w:t xml:space="preserve">מצורף </w:t>
      </w:r>
      <w:r w:rsidRPr="00341985">
        <w:rPr>
          <w:bCs w:val="0"/>
          <w:sz w:val="24"/>
          <w:rtl/>
        </w:rPr>
        <w:t>כנספח ט</w:t>
      </w:r>
      <w:r w:rsidRPr="00341985">
        <w:rPr>
          <w:rFonts w:hint="cs"/>
          <w:bCs w:val="0"/>
          <w:sz w:val="24"/>
          <w:rtl/>
        </w:rPr>
        <w:t>'</w:t>
      </w:r>
      <w:r w:rsidRPr="00341985">
        <w:rPr>
          <w:bCs w:val="0"/>
          <w:sz w:val="24"/>
          <w:rtl/>
        </w:rPr>
        <w:t xml:space="preserve"> לחוזה זה וכתב היעדר תביעות, בנוסח המצורף כנספח י</w:t>
      </w:r>
      <w:r w:rsidRPr="00341985">
        <w:rPr>
          <w:rFonts w:hint="cs"/>
          <w:bCs w:val="0"/>
          <w:sz w:val="24"/>
          <w:rtl/>
        </w:rPr>
        <w:t>'</w:t>
      </w:r>
      <w:r w:rsidRPr="00341985">
        <w:rPr>
          <w:bCs w:val="0"/>
          <w:sz w:val="24"/>
          <w:rtl/>
        </w:rPr>
        <w:t xml:space="preserve"> לחוזה זה למזמין, חתום על ידי המפקח.</w:t>
      </w:r>
    </w:p>
    <w:p w14:paraId="1DB7E981" w14:textId="77777777" w:rsidR="00EB5A81" w:rsidRPr="00341985" w:rsidRDefault="00EB5A81" w:rsidP="00EB5A81">
      <w:pPr>
        <w:ind w:left="1440"/>
        <w:jc w:val="both"/>
        <w:rPr>
          <w:color w:val="000000"/>
          <w:sz w:val="24"/>
          <w:szCs w:val="24"/>
          <w:rtl/>
        </w:rPr>
      </w:pPr>
    </w:p>
    <w:p w14:paraId="3385BD13" w14:textId="77777777" w:rsidR="00EB5A81" w:rsidRDefault="00EB5A81" w:rsidP="00EB5A81">
      <w:pPr>
        <w:pStyle w:val="Heading1"/>
        <w:keepNext w:val="0"/>
        <w:numPr>
          <w:ilvl w:val="0"/>
          <w:numId w:val="15"/>
        </w:numPr>
        <w:ind w:left="740"/>
        <w:rPr>
          <w:b/>
          <w:bCs/>
          <w:sz w:val="24"/>
          <w:u w:val="single"/>
          <w:rtl/>
        </w:rPr>
      </w:pPr>
      <w:r w:rsidRPr="000521ED">
        <w:rPr>
          <w:b/>
          <w:bCs/>
          <w:sz w:val="24"/>
          <w:u w:val="single"/>
          <w:rtl/>
        </w:rPr>
        <w:t>אחריות וב</w:t>
      </w:r>
      <w:r w:rsidRPr="000521ED">
        <w:rPr>
          <w:rFonts w:hint="cs"/>
          <w:b/>
          <w:bCs/>
          <w:sz w:val="24"/>
          <w:u w:val="single"/>
          <w:rtl/>
        </w:rPr>
        <w:t>י</w:t>
      </w:r>
      <w:r w:rsidRPr="000521ED">
        <w:rPr>
          <w:b/>
          <w:bCs/>
          <w:sz w:val="24"/>
          <w:u w:val="single"/>
          <w:rtl/>
        </w:rPr>
        <w:t>טוח</w:t>
      </w:r>
    </w:p>
    <w:p w14:paraId="2CB3591F" w14:textId="77777777" w:rsidR="00013309" w:rsidRDefault="00013309" w:rsidP="00BC1995">
      <w:pPr>
        <w:rPr>
          <w:rtl/>
          <w:lang w:eastAsia="he-IL"/>
        </w:rPr>
      </w:pPr>
    </w:p>
    <w:p w14:paraId="776EBE38" w14:textId="77777777" w:rsidR="00013309" w:rsidRPr="00BC1995" w:rsidRDefault="00013309" w:rsidP="00BC1995">
      <w:pPr>
        <w:ind w:left="720"/>
        <w:rPr>
          <w:lang w:eastAsia="he-IL"/>
        </w:rPr>
      </w:pPr>
      <w:r w:rsidRPr="000521ED">
        <w:rPr>
          <w:b/>
          <w:bCs/>
          <w:sz w:val="24"/>
          <w:u w:val="single"/>
          <w:rtl/>
        </w:rPr>
        <w:t>אחריות</w:t>
      </w:r>
    </w:p>
    <w:p w14:paraId="6E8460E1" w14:textId="77777777" w:rsidR="00EB5A81" w:rsidRPr="00341985" w:rsidRDefault="00EB5A81" w:rsidP="00EB5A81">
      <w:pPr>
        <w:pStyle w:val="Heading1"/>
        <w:ind w:left="720"/>
        <w:rPr>
          <w:sz w:val="24"/>
          <w:u w:val="single"/>
          <w:rtl/>
        </w:rPr>
      </w:pPr>
    </w:p>
    <w:p w14:paraId="67857F5D"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המפקח מתחייב לבצע את שרותי המפקח בהתאם להוראות החוזה בנאמנות, במומחיות,  בזהירות וברמה מקצועית מעולה, והוא אחראי מכל הבחינות לכל המעשים והמחדלים ולטיב הש</w:t>
      </w:r>
      <w:r w:rsidR="00E70812">
        <w:rPr>
          <w:rFonts w:hint="cs"/>
          <w:bCs w:val="0"/>
          <w:sz w:val="24"/>
          <w:rtl/>
        </w:rPr>
        <w:t>י</w:t>
      </w:r>
      <w:r w:rsidRPr="00341985">
        <w:rPr>
          <w:bCs w:val="0"/>
          <w:sz w:val="24"/>
          <w:rtl/>
        </w:rPr>
        <w:t xml:space="preserve">רותים שבוצעו על ידו </w:t>
      </w:r>
      <w:r w:rsidRPr="00341985">
        <w:rPr>
          <w:rFonts w:hint="cs"/>
          <w:bCs w:val="0"/>
          <w:sz w:val="24"/>
          <w:rtl/>
        </w:rPr>
        <w:t>ו/</w:t>
      </w:r>
      <w:r w:rsidRPr="00341985">
        <w:rPr>
          <w:bCs w:val="0"/>
          <w:sz w:val="24"/>
          <w:rtl/>
        </w:rPr>
        <w:t>או ע"י כל מי שהועסק על ידו</w:t>
      </w:r>
      <w:r w:rsidRPr="00341985">
        <w:rPr>
          <w:rFonts w:hint="cs"/>
          <w:bCs w:val="0"/>
          <w:sz w:val="24"/>
          <w:rtl/>
        </w:rPr>
        <w:t xml:space="preserve"> ו/או מטעמו</w:t>
      </w:r>
      <w:r w:rsidRPr="00341985">
        <w:rPr>
          <w:bCs w:val="0"/>
          <w:sz w:val="24"/>
          <w:rtl/>
        </w:rPr>
        <w:t>. מבלי לגרוע מכלליות האמור לעיל</w:t>
      </w:r>
      <w:r w:rsidRPr="00341985">
        <w:rPr>
          <w:rFonts w:hint="cs"/>
          <w:bCs w:val="0"/>
          <w:sz w:val="24"/>
          <w:rtl/>
        </w:rPr>
        <w:t>,</w:t>
      </w:r>
      <w:r w:rsidRPr="00341985">
        <w:rPr>
          <w:bCs w:val="0"/>
          <w:sz w:val="24"/>
          <w:rtl/>
        </w:rPr>
        <w:t xml:space="preserve"> מודגשת אחריותו של המפקח בנושאים הבאים:</w:t>
      </w:r>
    </w:p>
    <w:p w14:paraId="0773F4B8" w14:textId="77777777" w:rsidR="00EB5A81" w:rsidRPr="00341985" w:rsidRDefault="00EB5A81" w:rsidP="00EB5A81">
      <w:pPr>
        <w:pStyle w:val="Heading3"/>
        <w:ind w:left="2180"/>
        <w:rPr>
          <w:b w:val="0"/>
          <w:bCs w:val="0"/>
          <w:sz w:val="24"/>
          <w:rtl/>
        </w:rPr>
      </w:pPr>
    </w:p>
    <w:p w14:paraId="067FF9D5" w14:textId="77777777" w:rsidR="00EB5A81" w:rsidRPr="000521ED" w:rsidRDefault="00EB5A81" w:rsidP="00EB5A81">
      <w:pPr>
        <w:pStyle w:val="Heading3"/>
        <w:keepNext w:val="0"/>
        <w:numPr>
          <w:ilvl w:val="2"/>
          <w:numId w:val="15"/>
        </w:numPr>
        <w:tabs>
          <w:tab w:val="left" w:pos="2160"/>
        </w:tabs>
        <w:ind w:left="2180"/>
        <w:rPr>
          <w:b w:val="0"/>
          <w:bCs w:val="0"/>
          <w:sz w:val="24"/>
          <w:u w:val="none"/>
        </w:rPr>
      </w:pPr>
      <w:r w:rsidRPr="000521ED">
        <w:rPr>
          <w:rFonts w:hint="cs"/>
          <w:b w:val="0"/>
          <w:bCs w:val="0"/>
          <w:sz w:val="24"/>
          <w:u w:val="none"/>
          <w:rtl/>
        </w:rPr>
        <w:t xml:space="preserve">הקפדה שוטפת על בקרת איכות, כמפורט בנספח ג'. </w:t>
      </w:r>
    </w:p>
    <w:p w14:paraId="76A022B0" w14:textId="77777777" w:rsidR="00EB5A81" w:rsidRPr="000521ED" w:rsidRDefault="00EB5A81" w:rsidP="00EB5A81">
      <w:pPr>
        <w:pStyle w:val="Heading3"/>
        <w:ind w:left="2180"/>
        <w:rPr>
          <w:b w:val="0"/>
          <w:bCs w:val="0"/>
          <w:sz w:val="24"/>
          <w:u w:val="none"/>
        </w:rPr>
      </w:pPr>
    </w:p>
    <w:p w14:paraId="785FB09F" w14:textId="77777777" w:rsidR="00EB5A81" w:rsidRPr="000521ED" w:rsidRDefault="00EB5A81" w:rsidP="00EB5A81">
      <w:pPr>
        <w:pStyle w:val="Heading3"/>
        <w:keepNext w:val="0"/>
        <w:numPr>
          <w:ilvl w:val="2"/>
          <w:numId w:val="15"/>
        </w:numPr>
        <w:tabs>
          <w:tab w:val="left" w:pos="2160"/>
        </w:tabs>
        <w:ind w:left="2180"/>
        <w:rPr>
          <w:b w:val="0"/>
          <w:bCs w:val="0"/>
          <w:sz w:val="24"/>
          <w:u w:val="none"/>
        </w:rPr>
      </w:pPr>
      <w:r w:rsidRPr="000521ED">
        <w:rPr>
          <w:b w:val="0"/>
          <w:bCs w:val="0"/>
          <w:sz w:val="24"/>
          <w:u w:val="none"/>
          <w:rtl/>
        </w:rPr>
        <w:t>ק</w:t>
      </w:r>
      <w:r w:rsidRPr="000521ED">
        <w:rPr>
          <w:rFonts w:hint="cs"/>
          <w:b w:val="0"/>
          <w:bCs w:val="0"/>
          <w:sz w:val="24"/>
          <w:u w:val="none"/>
          <w:rtl/>
        </w:rPr>
        <w:t>י</w:t>
      </w:r>
      <w:r w:rsidRPr="000521ED">
        <w:rPr>
          <w:b w:val="0"/>
          <w:bCs w:val="0"/>
          <w:sz w:val="24"/>
          <w:u w:val="none"/>
          <w:rtl/>
        </w:rPr>
        <w:t>דום עבודות התכנון ועבודות הבניה והשלמתן במסגרת לוח הזמנים שנקבע עם המתכננים והקבלנים ושאושר על ידי המזמין.</w:t>
      </w:r>
    </w:p>
    <w:p w14:paraId="0A07B92E" w14:textId="77777777" w:rsidR="00EB5A81" w:rsidRPr="000521ED" w:rsidRDefault="00EB5A81" w:rsidP="00EB5A81">
      <w:pPr>
        <w:pStyle w:val="Heading3"/>
        <w:ind w:left="2160"/>
        <w:rPr>
          <w:b w:val="0"/>
          <w:bCs w:val="0"/>
          <w:sz w:val="24"/>
          <w:u w:val="none"/>
          <w:rtl/>
        </w:rPr>
      </w:pPr>
    </w:p>
    <w:p w14:paraId="6557BF19" w14:textId="77777777" w:rsidR="00EB5A81" w:rsidRPr="000521ED" w:rsidRDefault="00EB5A81" w:rsidP="00EB5A81">
      <w:pPr>
        <w:pStyle w:val="Heading3"/>
        <w:keepNext w:val="0"/>
        <w:numPr>
          <w:ilvl w:val="2"/>
          <w:numId w:val="15"/>
        </w:numPr>
        <w:tabs>
          <w:tab w:val="left" w:pos="2160"/>
        </w:tabs>
        <w:ind w:left="2180"/>
        <w:rPr>
          <w:b w:val="0"/>
          <w:bCs w:val="0"/>
          <w:sz w:val="24"/>
          <w:u w:val="none"/>
        </w:rPr>
      </w:pPr>
      <w:r w:rsidRPr="000521ED">
        <w:rPr>
          <w:b w:val="0"/>
          <w:bCs w:val="0"/>
          <w:sz w:val="24"/>
          <w:u w:val="none"/>
          <w:rtl/>
        </w:rPr>
        <w:t>שמירה על המסגרת התקציבית.</w:t>
      </w:r>
    </w:p>
    <w:p w14:paraId="724B146B" w14:textId="77777777" w:rsidR="00EB5A81" w:rsidRPr="000521ED" w:rsidRDefault="00EB5A81" w:rsidP="00EB5A81">
      <w:pPr>
        <w:pStyle w:val="Heading3"/>
        <w:rPr>
          <w:b w:val="0"/>
          <w:bCs w:val="0"/>
          <w:sz w:val="24"/>
          <w:u w:val="none"/>
          <w:rtl/>
        </w:rPr>
      </w:pPr>
    </w:p>
    <w:p w14:paraId="455B541E" w14:textId="77777777" w:rsidR="00EB5A81" w:rsidRPr="000521ED" w:rsidRDefault="00EB5A81" w:rsidP="00EB5A81">
      <w:pPr>
        <w:pStyle w:val="Heading3"/>
        <w:keepNext w:val="0"/>
        <w:numPr>
          <w:ilvl w:val="2"/>
          <w:numId w:val="15"/>
        </w:numPr>
        <w:tabs>
          <w:tab w:val="left" w:pos="2160"/>
        </w:tabs>
        <w:ind w:left="2180"/>
        <w:rPr>
          <w:b w:val="0"/>
          <w:bCs w:val="0"/>
          <w:sz w:val="24"/>
          <w:u w:val="none"/>
        </w:rPr>
      </w:pPr>
      <w:r w:rsidRPr="000521ED">
        <w:rPr>
          <w:b w:val="0"/>
          <w:bCs w:val="0"/>
          <w:sz w:val="24"/>
          <w:u w:val="none"/>
          <w:rtl/>
        </w:rPr>
        <w:t>שמירה על רמת ב</w:t>
      </w:r>
      <w:r w:rsidRPr="000521ED">
        <w:rPr>
          <w:rFonts w:hint="cs"/>
          <w:b w:val="0"/>
          <w:bCs w:val="0"/>
          <w:sz w:val="24"/>
          <w:u w:val="none"/>
          <w:rtl/>
        </w:rPr>
        <w:t>י</w:t>
      </w:r>
      <w:r w:rsidRPr="000521ED">
        <w:rPr>
          <w:b w:val="0"/>
          <w:bCs w:val="0"/>
          <w:sz w:val="24"/>
          <w:u w:val="none"/>
          <w:rtl/>
        </w:rPr>
        <w:t>צוע מלאכת התכנון ועבודות הבניה והתאמתן לחוזים עם המתכננים והקבלנים.</w:t>
      </w:r>
    </w:p>
    <w:p w14:paraId="5BB6D77E" w14:textId="77777777" w:rsidR="00EB5A81" w:rsidRPr="000521ED" w:rsidRDefault="00EB5A81" w:rsidP="00EB5A81">
      <w:pPr>
        <w:pStyle w:val="Heading3"/>
        <w:ind w:left="2160"/>
        <w:rPr>
          <w:b w:val="0"/>
          <w:bCs w:val="0"/>
          <w:sz w:val="24"/>
          <w:u w:val="none"/>
          <w:rtl/>
        </w:rPr>
      </w:pPr>
    </w:p>
    <w:p w14:paraId="1075D963" w14:textId="77777777" w:rsidR="00EB5A81" w:rsidRPr="000521ED" w:rsidRDefault="00EB5A81" w:rsidP="00EB5A81">
      <w:pPr>
        <w:pStyle w:val="Heading3"/>
        <w:keepNext w:val="0"/>
        <w:numPr>
          <w:ilvl w:val="2"/>
          <w:numId w:val="15"/>
        </w:numPr>
        <w:tabs>
          <w:tab w:val="left" w:pos="2160"/>
        </w:tabs>
        <w:ind w:left="2180"/>
        <w:rPr>
          <w:b w:val="0"/>
          <w:bCs w:val="0"/>
          <w:sz w:val="24"/>
          <w:u w:val="none"/>
        </w:rPr>
      </w:pPr>
      <w:r w:rsidRPr="000521ED">
        <w:rPr>
          <w:b w:val="0"/>
          <w:bCs w:val="0"/>
          <w:sz w:val="24"/>
          <w:u w:val="none"/>
          <w:rtl/>
        </w:rPr>
        <w:t>פ</w:t>
      </w:r>
      <w:r w:rsidRPr="000521ED">
        <w:rPr>
          <w:rFonts w:hint="cs"/>
          <w:b w:val="0"/>
          <w:bCs w:val="0"/>
          <w:sz w:val="24"/>
          <w:u w:val="none"/>
          <w:rtl/>
        </w:rPr>
        <w:t>י</w:t>
      </w:r>
      <w:r w:rsidRPr="000521ED">
        <w:rPr>
          <w:b w:val="0"/>
          <w:bCs w:val="0"/>
          <w:sz w:val="24"/>
          <w:u w:val="none"/>
          <w:rtl/>
        </w:rPr>
        <w:t>קוח שוטף על ביצוע עבודות הבניה תוך תאום כל הגורמים העוסקים בתכנונן ו/או בביצוען.</w:t>
      </w:r>
    </w:p>
    <w:p w14:paraId="142171ED" w14:textId="77777777" w:rsidR="00EB5A81" w:rsidRPr="00341985" w:rsidRDefault="00EB5A81" w:rsidP="00EB5A81">
      <w:pPr>
        <w:pStyle w:val="Heading3"/>
        <w:rPr>
          <w:b w:val="0"/>
          <w:bCs w:val="0"/>
          <w:sz w:val="24"/>
          <w:rtl/>
        </w:rPr>
      </w:pPr>
    </w:p>
    <w:p w14:paraId="621C4519" w14:textId="77777777" w:rsidR="00EB5A81" w:rsidRPr="00341985" w:rsidRDefault="00EB5A81" w:rsidP="00EB5A81">
      <w:pPr>
        <w:tabs>
          <w:tab w:val="left" w:pos="5940"/>
        </w:tabs>
        <w:ind w:left="2220" w:hanging="760"/>
        <w:jc w:val="both"/>
        <w:rPr>
          <w:color w:val="000000"/>
          <w:sz w:val="24"/>
          <w:szCs w:val="24"/>
          <w:rtl/>
        </w:rPr>
      </w:pPr>
      <w:r w:rsidRPr="00341985">
        <w:rPr>
          <w:color w:val="000000"/>
          <w:sz w:val="24"/>
          <w:szCs w:val="24"/>
          <w:rtl/>
        </w:rPr>
        <w:t>כל אלה במסגרת שרותי המפקח.</w:t>
      </w:r>
    </w:p>
    <w:p w14:paraId="7193AC2B" w14:textId="77777777" w:rsidR="00EB5A81" w:rsidRPr="00341985" w:rsidRDefault="00EB5A81" w:rsidP="00EB5A81">
      <w:pPr>
        <w:tabs>
          <w:tab w:val="left" w:pos="5940"/>
        </w:tabs>
        <w:jc w:val="both"/>
        <w:rPr>
          <w:color w:val="000000"/>
          <w:sz w:val="24"/>
          <w:szCs w:val="24"/>
          <w:rtl/>
        </w:rPr>
      </w:pPr>
    </w:p>
    <w:p w14:paraId="4940D087"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א</w:t>
      </w:r>
      <w:r w:rsidRPr="00341985">
        <w:rPr>
          <w:rFonts w:hint="cs"/>
          <w:bCs w:val="0"/>
          <w:sz w:val="24"/>
          <w:rtl/>
        </w:rPr>
        <w:t>י</w:t>
      </w:r>
      <w:r w:rsidRPr="00341985">
        <w:rPr>
          <w:bCs w:val="0"/>
          <w:sz w:val="24"/>
          <w:rtl/>
        </w:rPr>
        <w:t>שור ע"י המזמין או המנהל של תכניות, בדיקות או של עניינים אחרים הקשורים בשרותי המפקח ו/או מתן הוראות למפקח אינו משחרר את המפקח מאחריותו המלאה, ואין בו כדי להטיל על המזמין אחריות כלשהי בקשר להוראות, לתכניות</w:t>
      </w:r>
      <w:r w:rsidRPr="00341985">
        <w:rPr>
          <w:rFonts w:hint="cs"/>
          <w:bCs w:val="0"/>
          <w:sz w:val="24"/>
          <w:rtl/>
        </w:rPr>
        <w:t xml:space="preserve"> ו/או</w:t>
      </w:r>
      <w:r w:rsidRPr="00341985">
        <w:rPr>
          <w:bCs w:val="0"/>
          <w:sz w:val="24"/>
          <w:rtl/>
        </w:rPr>
        <w:t xml:space="preserve"> לבדיקות </w:t>
      </w:r>
      <w:r w:rsidRPr="00341985">
        <w:rPr>
          <w:rFonts w:hint="cs"/>
          <w:bCs w:val="0"/>
          <w:sz w:val="24"/>
          <w:rtl/>
        </w:rPr>
        <w:t>ו/</w:t>
      </w:r>
      <w:r w:rsidRPr="00341985">
        <w:rPr>
          <w:bCs w:val="0"/>
          <w:sz w:val="24"/>
          <w:rtl/>
        </w:rPr>
        <w:t>או לעניינים האמורים וכל הקשור בהם ו</w:t>
      </w:r>
      <w:r w:rsidRPr="00341985">
        <w:rPr>
          <w:rFonts w:hint="cs"/>
          <w:bCs w:val="0"/>
          <w:sz w:val="24"/>
          <w:rtl/>
        </w:rPr>
        <w:t xml:space="preserve">/או </w:t>
      </w:r>
      <w:r w:rsidRPr="00341985">
        <w:rPr>
          <w:bCs w:val="0"/>
          <w:sz w:val="24"/>
          <w:rtl/>
        </w:rPr>
        <w:t>הנובע מהם.</w:t>
      </w:r>
    </w:p>
    <w:p w14:paraId="568C9BE4" w14:textId="77777777" w:rsidR="00EB5A81" w:rsidRPr="00341985" w:rsidRDefault="00EB5A81" w:rsidP="00EB5A81">
      <w:pPr>
        <w:pStyle w:val="Heading2"/>
        <w:ind w:left="1440"/>
        <w:jc w:val="both"/>
        <w:rPr>
          <w:bCs w:val="0"/>
          <w:sz w:val="24"/>
          <w:rtl/>
        </w:rPr>
      </w:pPr>
    </w:p>
    <w:p w14:paraId="6B45534A"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המפקח </w:t>
      </w:r>
      <w:r w:rsidRPr="00341985">
        <w:rPr>
          <w:rFonts w:hint="cs"/>
          <w:bCs w:val="0"/>
          <w:sz w:val="24"/>
          <w:rtl/>
        </w:rPr>
        <w:t>הינו ה</w:t>
      </w:r>
      <w:r w:rsidRPr="00341985">
        <w:rPr>
          <w:bCs w:val="0"/>
          <w:sz w:val="24"/>
          <w:rtl/>
        </w:rPr>
        <w:t>אחראי</w:t>
      </w:r>
      <w:r w:rsidRPr="00341985">
        <w:rPr>
          <w:rFonts w:hint="cs"/>
          <w:bCs w:val="0"/>
          <w:sz w:val="24"/>
          <w:rtl/>
        </w:rPr>
        <w:t xml:space="preserve"> הבלעדי</w:t>
      </w:r>
      <w:r w:rsidRPr="00341985">
        <w:rPr>
          <w:bCs w:val="0"/>
          <w:sz w:val="24"/>
          <w:rtl/>
        </w:rPr>
        <w:t xml:space="preserve"> לכל נזק לגוף </w:t>
      </w:r>
      <w:r w:rsidRPr="00341985">
        <w:rPr>
          <w:rFonts w:hint="cs"/>
          <w:bCs w:val="0"/>
          <w:sz w:val="24"/>
          <w:rtl/>
        </w:rPr>
        <w:t>ו/</w:t>
      </w:r>
      <w:r w:rsidRPr="00341985">
        <w:rPr>
          <w:bCs w:val="0"/>
          <w:sz w:val="24"/>
          <w:rtl/>
        </w:rPr>
        <w:t>או לרכוש ו</w:t>
      </w:r>
      <w:r w:rsidRPr="00341985">
        <w:rPr>
          <w:rFonts w:hint="cs"/>
          <w:bCs w:val="0"/>
          <w:sz w:val="24"/>
          <w:rtl/>
        </w:rPr>
        <w:t xml:space="preserve">כן </w:t>
      </w:r>
      <w:r w:rsidRPr="00341985">
        <w:rPr>
          <w:bCs w:val="0"/>
          <w:sz w:val="24"/>
          <w:rtl/>
        </w:rPr>
        <w:t>לכל הפסד וכל הוצאה שיגרמו למזמין ו/או לכל צד שלישי, ב</w:t>
      </w:r>
      <w:r w:rsidRPr="00341985">
        <w:rPr>
          <w:rFonts w:hint="cs"/>
          <w:bCs w:val="0"/>
          <w:sz w:val="24"/>
          <w:rtl/>
        </w:rPr>
        <w:t>ין ב</w:t>
      </w:r>
      <w:r w:rsidRPr="00341985">
        <w:rPr>
          <w:bCs w:val="0"/>
          <w:sz w:val="24"/>
          <w:rtl/>
        </w:rPr>
        <w:t xml:space="preserve">מישרין </w:t>
      </w:r>
      <w:r w:rsidRPr="00341985">
        <w:rPr>
          <w:rFonts w:hint="cs"/>
          <w:bCs w:val="0"/>
          <w:sz w:val="24"/>
          <w:rtl/>
        </w:rPr>
        <w:t>ובין</w:t>
      </w:r>
      <w:r w:rsidRPr="00341985">
        <w:rPr>
          <w:bCs w:val="0"/>
          <w:sz w:val="24"/>
          <w:rtl/>
        </w:rPr>
        <w:t xml:space="preserve"> בעקיפין, עקב ביצוע שרותי המפקח או אי ב</w:t>
      </w:r>
      <w:r w:rsidRPr="00341985">
        <w:rPr>
          <w:rFonts w:hint="cs"/>
          <w:bCs w:val="0"/>
          <w:sz w:val="24"/>
          <w:rtl/>
        </w:rPr>
        <w:t>י</w:t>
      </w:r>
      <w:r w:rsidRPr="00341985">
        <w:rPr>
          <w:bCs w:val="0"/>
          <w:sz w:val="24"/>
          <w:rtl/>
        </w:rPr>
        <w:t>צועם בהתאם לחוזה</w:t>
      </w:r>
      <w:r w:rsidRPr="00341985">
        <w:rPr>
          <w:rFonts w:hint="cs"/>
          <w:bCs w:val="0"/>
          <w:sz w:val="24"/>
          <w:rtl/>
        </w:rPr>
        <w:t xml:space="preserve"> זה</w:t>
      </w:r>
      <w:r w:rsidRPr="00341985">
        <w:rPr>
          <w:bCs w:val="0"/>
          <w:sz w:val="24"/>
          <w:rtl/>
        </w:rPr>
        <w:t>.</w:t>
      </w:r>
    </w:p>
    <w:p w14:paraId="5D993970" w14:textId="77777777" w:rsidR="00EB5A81" w:rsidRPr="00341985" w:rsidRDefault="00EB5A81" w:rsidP="00EB5A81">
      <w:pPr>
        <w:pStyle w:val="Heading2"/>
        <w:jc w:val="both"/>
        <w:rPr>
          <w:bCs w:val="0"/>
          <w:sz w:val="24"/>
          <w:rtl/>
        </w:rPr>
      </w:pPr>
    </w:p>
    <w:p w14:paraId="5A3D6BC2"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המפקח יהיה אחראי לכל נזק </w:t>
      </w:r>
      <w:r w:rsidRPr="00341985">
        <w:rPr>
          <w:rFonts w:hint="cs"/>
          <w:bCs w:val="0"/>
          <w:sz w:val="24"/>
          <w:rtl/>
        </w:rPr>
        <w:t>ו/</w:t>
      </w:r>
      <w:r w:rsidRPr="00341985">
        <w:rPr>
          <w:bCs w:val="0"/>
          <w:sz w:val="24"/>
          <w:rtl/>
        </w:rPr>
        <w:t xml:space="preserve">או הפסד שיגרם למזמין עקב ביצוע השירותים ו/או עקב אי ביצועם בהתאם לאמור בחוזה זה, </w:t>
      </w:r>
      <w:r w:rsidRPr="00341985">
        <w:rPr>
          <w:rFonts w:hint="cs"/>
          <w:bCs w:val="0"/>
          <w:sz w:val="24"/>
          <w:rtl/>
        </w:rPr>
        <w:t>בין ב</w:t>
      </w:r>
      <w:r w:rsidRPr="00341985">
        <w:rPr>
          <w:bCs w:val="0"/>
          <w:sz w:val="24"/>
          <w:rtl/>
        </w:rPr>
        <w:t>רשלנותו</w:t>
      </w:r>
      <w:r w:rsidRPr="00341985">
        <w:rPr>
          <w:rFonts w:hint="cs"/>
          <w:bCs w:val="0"/>
          <w:sz w:val="24"/>
          <w:rtl/>
        </w:rPr>
        <w:t>, בין</w:t>
      </w:r>
      <w:r w:rsidRPr="00341985">
        <w:rPr>
          <w:bCs w:val="0"/>
          <w:sz w:val="24"/>
          <w:rtl/>
        </w:rPr>
        <w:t xml:space="preserve"> </w:t>
      </w:r>
      <w:r w:rsidRPr="00341985">
        <w:rPr>
          <w:rFonts w:hint="cs"/>
          <w:bCs w:val="0"/>
          <w:sz w:val="24"/>
          <w:rtl/>
        </w:rPr>
        <w:t>ב</w:t>
      </w:r>
      <w:r w:rsidRPr="00341985">
        <w:rPr>
          <w:bCs w:val="0"/>
          <w:sz w:val="24"/>
          <w:rtl/>
        </w:rPr>
        <w:t xml:space="preserve">רשלנות עובדיו </w:t>
      </w:r>
      <w:r w:rsidRPr="00341985">
        <w:rPr>
          <w:rFonts w:hint="cs"/>
          <w:bCs w:val="0"/>
          <w:sz w:val="24"/>
          <w:rtl/>
        </w:rPr>
        <w:t>ובין</w:t>
      </w:r>
      <w:r w:rsidRPr="00341985">
        <w:rPr>
          <w:bCs w:val="0"/>
          <w:sz w:val="24"/>
          <w:rtl/>
        </w:rPr>
        <w:t xml:space="preserve"> </w:t>
      </w:r>
      <w:r w:rsidRPr="00341985">
        <w:rPr>
          <w:rFonts w:hint="cs"/>
          <w:bCs w:val="0"/>
          <w:sz w:val="24"/>
          <w:rtl/>
        </w:rPr>
        <w:t>ברשלנות מי מטעמו</w:t>
      </w:r>
      <w:r w:rsidRPr="00341985">
        <w:rPr>
          <w:bCs w:val="0"/>
          <w:sz w:val="24"/>
          <w:rtl/>
        </w:rPr>
        <w:t xml:space="preserve"> והוא מתחייב לפצות את המזמין בעד כל נזק </w:t>
      </w:r>
      <w:r w:rsidRPr="00341985">
        <w:rPr>
          <w:rFonts w:hint="cs"/>
          <w:bCs w:val="0"/>
          <w:sz w:val="24"/>
          <w:rtl/>
        </w:rPr>
        <w:t>ו/</w:t>
      </w:r>
      <w:r w:rsidRPr="00341985">
        <w:rPr>
          <w:bCs w:val="0"/>
          <w:sz w:val="24"/>
          <w:rtl/>
        </w:rPr>
        <w:t>או הפסד שיגרם כאמור</w:t>
      </w:r>
      <w:r w:rsidRPr="00341985">
        <w:rPr>
          <w:rFonts w:hint="cs"/>
          <w:bCs w:val="0"/>
          <w:sz w:val="24"/>
          <w:rtl/>
        </w:rPr>
        <w:t>, מיד</w:t>
      </w:r>
      <w:r w:rsidRPr="00341985">
        <w:rPr>
          <w:bCs w:val="0"/>
          <w:sz w:val="24"/>
          <w:rtl/>
        </w:rPr>
        <w:t xml:space="preserve"> בכפוף להחלטת בית המשפט המוסמך. מובהר</w:t>
      </w:r>
      <w:r w:rsidRPr="00341985">
        <w:rPr>
          <w:rFonts w:hint="cs"/>
          <w:bCs w:val="0"/>
          <w:sz w:val="24"/>
          <w:rtl/>
        </w:rPr>
        <w:t>,</w:t>
      </w:r>
      <w:r w:rsidRPr="00341985">
        <w:rPr>
          <w:bCs w:val="0"/>
          <w:sz w:val="24"/>
          <w:rtl/>
        </w:rPr>
        <w:t xml:space="preserve"> כי המפקח </w:t>
      </w:r>
      <w:r w:rsidRPr="00341985">
        <w:rPr>
          <w:rFonts w:hint="cs"/>
          <w:bCs w:val="0"/>
          <w:sz w:val="24"/>
          <w:rtl/>
        </w:rPr>
        <w:t>הינו ה</w:t>
      </w:r>
      <w:r w:rsidRPr="00341985">
        <w:rPr>
          <w:bCs w:val="0"/>
          <w:sz w:val="24"/>
          <w:rtl/>
        </w:rPr>
        <w:t>אחראי</w:t>
      </w:r>
      <w:r w:rsidRPr="00341985">
        <w:rPr>
          <w:rFonts w:hint="cs"/>
          <w:bCs w:val="0"/>
          <w:sz w:val="24"/>
          <w:rtl/>
        </w:rPr>
        <w:t xml:space="preserve"> הבלעדי</w:t>
      </w:r>
      <w:r w:rsidRPr="00341985">
        <w:rPr>
          <w:bCs w:val="0"/>
          <w:sz w:val="24"/>
          <w:rtl/>
        </w:rPr>
        <w:t xml:space="preserve"> לנכונות האמור בחשבונות שהוגשו על ידי המתכננים והקבלנים ואשר אושרו על ידו.</w:t>
      </w:r>
    </w:p>
    <w:p w14:paraId="015BC4CD" w14:textId="77777777" w:rsidR="00EB5A81" w:rsidRPr="00341985" w:rsidRDefault="00EB5A81" w:rsidP="00EB5A81">
      <w:pPr>
        <w:pStyle w:val="Heading2"/>
        <w:jc w:val="both"/>
        <w:rPr>
          <w:bCs w:val="0"/>
          <w:sz w:val="24"/>
          <w:rtl/>
        </w:rPr>
      </w:pPr>
    </w:p>
    <w:p w14:paraId="38999F5A" w14:textId="77777777" w:rsidR="00EB5A81" w:rsidRDefault="00EB5A81" w:rsidP="00EB5A81">
      <w:pPr>
        <w:pStyle w:val="Heading2"/>
        <w:keepNext w:val="0"/>
        <w:numPr>
          <w:ilvl w:val="1"/>
          <w:numId w:val="15"/>
        </w:numPr>
        <w:tabs>
          <w:tab w:val="left" w:pos="1440"/>
        </w:tabs>
        <w:ind w:left="1460"/>
        <w:jc w:val="both"/>
        <w:rPr>
          <w:bCs w:val="0"/>
          <w:sz w:val="24"/>
          <w:rtl/>
        </w:rPr>
      </w:pPr>
      <w:r w:rsidRPr="00341985">
        <w:rPr>
          <w:bCs w:val="0"/>
          <w:color w:val="000000"/>
          <w:sz w:val="24"/>
          <w:rtl/>
        </w:rPr>
        <w:t>כל הפעולות</w:t>
      </w:r>
      <w:r w:rsidRPr="00341985">
        <w:rPr>
          <w:rFonts w:hint="cs"/>
          <w:bCs w:val="0"/>
          <w:color w:val="000000"/>
          <w:sz w:val="24"/>
          <w:rtl/>
        </w:rPr>
        <w:t xml:space="preserve"> ו/או</w:t>
      </w:r>
      <w:r w:rsidRPr="00341985">
        <w:rPr>
          <w:bCs w:val="0"/>
          <w:color w:val="000000"/>
          <w:sz w:val="24"/>
          <w:rtl/>
        </w:rPr>
        <w:t xml:space="preserve"> המעשים ו</w:t>
      </w:r>
      <w:r w:rsidRPr="00341985">
        <w:rPr>
          <w:rFonts w:hint="cs"/>
          <w:bCs w:val="0"/>
          <w:color w:val="000000"/>
          <w:sz w:val="24"/>
          <w:rtl/>
        </w:rPr>
        <w:t xml:space="preserve">/או </w:t>
      </w:r>
      <w:r w:rsidRPr="00341985">
        <w:rPr>
          <w:bCs w:val="0"/>
          <w:color w:val="000000"/>
          <w:sz w:val="24"/>
          <w:rtl/>
        </w:rPr>
        <w:t>המחדלים שיעשו על ידי המפקח ו/או עובדיו ו/שליחיו ו/או הפועלים מטעמו ו/או עבורו תוך כדי ב</w:t>
      </w:r>
      <w:r w:rsidRPr="00341985">
        <w:rPr>
          <w:rFonts w:hint="cs"/>
          <w:bCs w:val="0"/>
          <w:color w:val="000000"/>
          <w:sz w:val="24"/>
          <w:rtl/>
        </w:rPr>
        <w:t>י</w:t>
      </w:r>
      <w:r w:rsidRPr="00341985">
        <w:rPr>
          <w:bCs w:val="0"/>
          <w:color w:val="000000"/>
          <w:sz w:val="24"/>
          <w:rtl/>
        </w:rPr>
        <w:t>צוע שרותי המפקח, לרבות כל הפעולות הכרוכות בכך, יעשו על יד</w:t>
      </w:r>
      <w:r w:rsidRPr="00341985">
        <w:rPr>
          <w:rFonts w:hint="cs"/>
          <w:bCs w:val="0"/>
          <w:color w:val="000000"/>
          <w:sz w:val="24"/>
          <w:rtl/>
        </w:rPr>
        <w:t>י המפקח</w:t>
      </w:r>
      <w:r w:rsidRPr="00341985">
        <w:rPr>
          <w:bCs w:val="0"/>
          <w:color w:val="000000"/>
          <w:sz w:val="24"/>
          <w:rtl/>
        </w:rPr>
        <w:t xml:space="preserve"> כקבלן עצמאי העובד על סיכונו ועל אחריותו</w:t>
      </w:r>
      <w:r w:rsidRPr="00341985">
        <w:rPr>
          <w:rFonts w:hint="cs"/>
          <w:bCs w:val="0"/>
          <w:color w:val="000000"/>
          <w:sz w:val="24"/>
          <w:rtl/>
        </w:rPr>
        <w:t xml:space="preserve"> הבלעדית</w:t>
      </w:r>
      <w:r w:rsidRPr="00341985">
        <w:rPr>
          <w:bCs w:val="0"/>
          <w:color w:val="000000"/>
          <w:sz w:val="24"/>
          <w:rtl/>
        </w:rPr>
        <w:t>. המפקח מוותר בזה</w:t>
      </w:r>
      <w:r w:rsidRPr="00341985">
        <w:rPr>
          <w:rFonts w:hint="cs"/>
          <w:bCs w:val="0"/>
          <w:color w:val="000000"/>
          <w:sz w:val="24"/>
          <w:rtl/>
        </w:rPr>
        <w:t>,</w:t>
      </w:r>
      <w:r w:rsidRPr="00341985">
        <w:rPr>
          <w:bCs w:val="0"/>
          <w:color w:val="000000"/>
          <w:sz w:val="24"/>
          <w:rtl/>
        </w:rPr>
        <w:t xml:space="preserve"> על כל תביע</w:t>
      </w:r>
      <w:r w:rsidRPr="00341985">
        <w:rPr>
          <w:rFonts w:hint="cs"/>
          <w:bCs w:val="0"/>
          <w:color w:val="000000"/>
          <w:sz w:val="24"/>
          <w:rtl/>
        </w:rPr>
        <w:t>ה</w:t>
      </w:r>
      <w:r w:rsidRPr="00341985">
        <w:rPr>
          <w:bCs w:val="0"/>
          <w:color w:val="000000"/>
          <w:sz w:val="24"/>
          <w:rtl/>
        </w:rPr>
        <w:t xml:space="preserve"> ו</w:t>
      </w:r>
      <w:r w:rsidRPr="00341985">
        <w:rPr>
          <w:rFonts w:hint="cs"/>
          <w:bCs w:val="0"/>
          <w:color w:val="000000"/>
          <w:sz w:val="24"/>
          <w:rtl/>
        </w:rPr>
        <w:t>/או</w:t>
      </w:r>
      <w:r w:rsidRPr="00341985">
        <w:rPr>
          <w:bCs w:val="0"/>
          <w:color w:val="000000"/>
          <w:sz w:val="24"/>
          <w:rtl/>
        </w:rPr>
        <w:t xml:space="preserve"> דריש</w:t>
      </w:r>
      <w:r w:rsidRPr="00341985">
        <w:rPr>
          <w:rFonts w:hint="cs"/>
          <w:bCs w:val="0"/>
          <w:color w:val="000000"/>
          <w:sz w:val="24"/>
          <w:rtl/>
        </w:rPr>
        <w:t>ה מכל מין וסוג שהוא</w:t>
      </w:r>
      <w:r w:rsidRPr="00341985">
        <w:rPr>
          <w:bCs w:val="0"/>
          <w:color w:val="000000"/>
          <w:sz w:val="24"/>
          <w:rtl/>
        </w:rPr>
        <w:t xml:space="preserve"> כלפי המזמין בגין כל פגיעה בגוף </w:t>
      </w:r>
      <w:r w:rsidRPr="00341985">
        <w:rPr>
          <w:rFonts w:hint="cs"/>
          <w:bCs w:val="0"/>
          <w:color w:val="000000"/>
          <w:sz w:val="24"/>
          <w:rtl/>
        </w:rPr>
        <w:t>ו/</w:t>
      </w:r>
      <w:r w:rsidRPr="00341985">
        <w:rPr>
          <w:bCs w:val="0"/>
          <w:color w:val="000000"/>
          <w:sz w:val="24"/>
          <w:rtl/>
        </w:rPr>
        <w:t xml:space="preserve">או ברכוש שתגרם לו </w:t>
      </w:r>
      <w:r w:rsidRPr="00341985">
        <w:rPr>
          <w:rFonts w:hint="cs"/>
          <w:bCs w:val="0"/>
          <w:color w:val="000000"/>
          <w:sz w:val="24"/>
          <w:rtl/>
        </w:rPr>
        <w:t>ו/</w:t>
      </w:r>
      <w:r w:rsidRPr="00341985">
        <w:rPr>
          <w:bCs w:val="0"/>
          <w:color w:val="000000"/>
          <w:sz w:val="24"/>
          <w:rtl/>
        </w:rPr>
        <w:t xml:space="preserve">או לעובדיו </w:t>
      </w:r>
      <w:r w:rsidRPr="00341985">
        <w:rPr>
          <w:rFonts w:hint="cs"/>
          <w:bCs w:val="0"/>
          <w:color w:val="000000"/>
          <w:sz w:val="24"/>
          <w:rtl/>
        </w:rPr>
        <w:t>ו/</w:t>
      </w:r>
      <w:r w:rsidRPr="00341985">
        <w:rPr>
          <w:bCs w:val="0"/>
          <w:color w:val="000000"/>
          <w:sz w:val="24"/>
          <w:rtl/>
        </w:rPr>
        <w:t>או ל</w:t>
      </w:r>
      <w:r w:rsidRPr="00341985">
        <w:rPr>
          <w:rFonts w:hint="cs"/>
          <w:bCs w:val="0"/>
          <w:color w:val="000000"/>
          <w:sz w:val="24"/>
          <w:rtl/>
        </w:rPr>
        <w:t>מי מטעמו</w:t>
      </w:r>
      <w:r w:rsidRPr="00341985">
        <w:rPr>
          <w:bCs w:val="0"/>
          <w:color w:val="000000"/>
          <w:sz w:val="24"/>
          <w:rtl/>
        </w:rPr>
        <w:t xml:space="preserve"> או הפועלים עבורו בקשר עם שרותי המפקח.</w:t>
      </w:r>
    </w:p>
    <w:p w14:paraId="7882FFFB" w14:textId="77777777" w:rsidR="00D64618" w:rsidRDefault="00D64618" w:rsidP="00BC1995">
      <w:pPr>
        <w:ind w:left="1440"/>
        <w:rPr>
          <w:b/>
          <w:bCs/>
          <w:sz w:val="24"/>
          <w:u w:val="single"/>
          <w:rtl/>
        </w:rPr>
      </w:pPr>
    </w:p>
    <w:p w14:paraId="54A34601" w14:textId="77777777" w:rsidR="00A955A9" w:rsidRDefault="00D64618" w:rsidP="00BC1995">
      <w:pPr>
        <w:ind w:left="1440"/>
        <w:rPr>
          <w:rtl/>
        </w:rPr>
      </w:pPr>
      <w:r w:rsidRPr="000521ED">
        <w:rPr>
          <w:b/>
          <w:bCs/>
          <w:sz w:val="24"/>
          <w:u w:val="single"/>
          <w:rtl/>
        </w:rPr>
        <w:t>ב</w:t>
      </w:r>
      <w:r w:rsidRPr="000521ED">
        <w:rPr>
          <w:rFonts w:hint="cs"/>
          <w:b/>
          <w:bCs/>
          <w:sz w:val="24"/>
          <w:u w:val="single"/>
          <w:rtl/>
        </w:rPr>
        <w:t>י</w:t>
      </w:r>
      <w:r w:rsidRPr="000521ED">
        <w:rPr>
          <w:b/>
          <w:bCs/>
          <w:sz w:val="24"/>
          <w:u w:val="single"/>
          <w:rtl/>
        </w:rPr>
        <w:t>טוח</w:t>
      </w:r>
    </w:p>
    <w:p w14:paraId="16C17E17" w14:textId="77777777" w:rsidR="00D64618" w:rsidRDefault="00D64618" w:rsidP="00BC1995">
      <w:pPr>
        <w:ind w:left="1440"/>
        <w:rPr>
          <w:rtl/>
        </w:rPr>
      </w:pPr>
    </w:p>
    <w:p w14:paraId="180EF726" w14:textId="77777777" w:rsidR="00A955A9" w:rsidRPr="005D36FC" w:rsidRDefault="00A955A9" w:rsidP="005D36FC">
      <w:pPr>
        <w:pStyle w:val="Heading2"/>
        <w:keepNext w:val="0"/>
        <w:numPr>
          <w:ilvl w:val="1"/>
          <w:numId w:val="15"/>
        </w:numPr>
        <w:tabs>
          <w:tab w:val="left" w:pos="1440"/>
        </w:tabs>
        <w:ind w:left="1460"/>
        <w:jc w:val="both"/>
        <w:rPr>
          <w:b/>
          <w:rtl/>
        </w:rPr>
      </w:pPr>
      <w:r w:rsidRPr="005D36FC">
        <w:rPr>
          <w:rFonts w:hint="eastAsia"/>
          <w:b/>
          <w:bCs w:val="0"/>
          <w:rtl/>
        </w:rPr>
        <w:t>מבלי</w:t>
      </w:r>
      <w:r w:rsidRPr="005D36FC">
        <w:rPr>
          <w:b/>
          <w:bCs w:val="0"/>
          <w:rtl/>
        </w:rPr>
        <w:t xml:space="preserve"> לגרוע מאחריות </w:t>
      </w:r>
      <w:r w:rsidR="003770FB" w:rsidRPr="00341985">
        <w:rPr>
          <w:bCs w:val="0"/>
          <w:sz w:val="24"/>
          <w:rtl/>
        </w:rPr>
        <w:t xml:space="preserve">המפקח </w:t>
      </w:r>
      <w:r w:rsidRPr="005D36FC">
        <w:rPr>
          <w:rFonts w:hint="eastAsia"/>
          <w:b/>
          <w:bCs w:val="0"/>
          <w:rtl/>
        </w:rPr>
        <w:t>על</w:t>
      </w:r>
      <w:r w:rsidRPr="005D36FC">
        <w:rPr>
          <w:b/>
          <w:bCs w:val="0"/>
          <w:rtl/>
        </w:rPr>
        <w:t xml:space="preserve"> פי הסכם זה או על פי כל דין, על </w:t>
      </w:r>
      <w:r w:rsidR="003770FB" w:rsidRPr="00341985">
        <w:rPr>
          <w:bCs w:val="0"/>
          <w:sz w:val="24"/>
          <w:rtl/>
        </w:rPr>
        <w:t xml:space="preserve">המפקח </w:t>
      </w:r>
      <w:r w:rsidRPr="005D36FC">
        <w:rPr>
          <w:rFonts w:hint="eastAsia"/>
          <w:b/>
          <w:bCs w:val="0"/>
          <w:rtl/>
        </w:rPr>
        <w:t>לערוך</w:t>
      </w:r>
      <w:r w:rsidRPr="005D36FC">
        <w:rPr>
          <w:b/>
          <w:bCs w:val="0"/>
          <w:rtl/>
        </w:rPr>
        <w:t xml:space="preserve"> ולקיים, על חשבון </w:t>
      </w:r>
      <w:r w:rsidR="003770FB" w:rsidRPr="00341985">
        <w:rPr>
          <w:bCs w:val="0"/>
          <w:sz w:val="24"/>
          <w:rtl/>
        </w:rPr>
        <w:t>המפקח</w:t>
      </w:r>
      <w:r w:rsidRPr="005D36FC">
        <w:rPr>
          <w:b/>
          <w:bCs w:val="0"/>
          <w:rtl/>
        </w:rPr>
        <w:t xml:space="preserve">, למשך כל תקופת ההסכם וכל עוד אחריות </w:t>
      </w:r>
      <w:r w:rsidR="003770FB" w:rsidRPr="00341985">
        <w:rPr>
          <w:bCs w:val="0"/>
          <w:sz w:val="24"/>
          <w:rtl/>
        </w:rPr>
        <w:t xml:space="preserve">המפקח </w:t>
      </w:r>
      <w:r w:rsidRPr="005D36FC">
        <w:rPr>
          <w:rFonts w:hint="eastAsia"/>
          <w:b/>
          <w:bCs w:val="0"/>
          <w:rtl/>
        </w:rPr>
        <w:t>קיימת</w:t>
      </w:r>
      <w:r w:rsidRPr="005D36FC">
        <w:rPr>
          <w:b/>
          <w:bCs w:val="0"/>
          <w:rtl/>
        </w:rPr>
        <w:t xml:space="preserve">, את הביטוחים המפורטים במפרט ביטוחי </w:t>
      </w:r>
      <w:r w:rsidR="003770FB" w:rsidRPr="00341985">
        <w:rPr>
          <w:bCs w:val="0"/>
          <w:sz w:val="24"/>
          <w:rtl/>
        </w:rPr>
        <w:t xml:space="preserve">המפקח </w:t>
      </w:r>
      <w:r w:rsidRPr="005D36FC">
        <w:rPr>
          <w:rFonts w:hint="eastAsia"/>
          <w:b/>
          <w:bCs w:val="0"/>
          <w:rtl/>
        </w:rPr>
        <w:t>המצורף</w:t>
      </w:r>
      <w:r w:rsidRPr="005D36FC">
        <w:rPr>
          <w:b/>
          <w:bCs w:val="0"/>
          <w:rtl/>
        </w:rPr>
        <w:t xml:space="preserve"> </w:t>
      </w:r>
      <w:r w:rsidRPr="005D36FC">
        <w:rPr>
          <w:rFonts w:hint="eastAsia"/>
          <w:b/>
          <w:bCs w:val="0"/>
          <w:rtl/>
        </w:rPr>
        <w:t>להסכם</w:t>
      </w:r>
      <w:r w:rsidRPr="005D36FC">
        <w:rPr>
          <w:b/>
          <w:bCs w:val="0"/>
          <w:rtl/>
        </w:rPr>
        <w:t xml:space="preserve"> </w:t>
      </w:r>
      <w:r w:rsidRPr="005D36FC">
        <w:rPr>
          <w:rFonts w:hint="eastAsia"/>
          <w:b/>
          <w:bCs w:val="0"/>
          <w:rtl/>
        </w:rPr>
        <w:t>זה</w:t>
      </w:r>
      <w:r w:rsidRPr="005D36FC">
        <w:rPr>
          <w:b/>
          <w:bCs w:val="0"/>
          <w:rtl/>
        </w:rPr>
        <w:t xml:space="preserve"> </w:t>
      </w:r>
      <w:r w:rsidRPr="005D36FC">
        <w:rPr>
          <w:rFonts w:hint="eastAsia"/>
          <w:b/>
          <w:bCs w:val="0"/>
          <w:rtl/>
        </w:rPr>
        <w:t>כ</w:t>
      </w:r>
      <w:r w:rsidRPr="005D36FC">
        <w:rPr>
          <w:rFonts w:hint="eastAsia"/>
          <w:u w:val="single"/>
          <w:rtl/>
        </w:rPr>
        <w:t>נספח</w:t>
      </w:r>
      <w:r w:rsidRPr="005D36FC">
        <w:rPr>
          <w:u w:val="single"/>
          <w:rtl/>
        </w:rPr>
        <w:t xml:space="preserve"> </w:t>
      </w:r>
      <w:r w:rsidRPr="005D36FC">
        <w:rPr>
          <w:rFonts w:hint="eastAsia"/>
          <w:u w:val="single"/>
          <w:rtl/>
        </w:rPr>
        <w:t>ח</w:t>
      </w:r>
      <w:r w:rsidRPr="005D36FC">
        <w:rPr>
          <w:u w:val="single"/>
          <w:rtl/>
        </w:rPr>
        <w:t>'</w:t>
      </w:r>
      <w:r w:rsidRPr="005D36FC">
        <w:rPr>
          <w:b/>
          <w:bCs w:val="0"/>
          <w:rtl/>
        </w:rPr>
        <w:t xml:space="preserve"> וכן אישור עריכת הביטוח המצורף להסכם זה כ</w:t>
      </w:r>
      <w:r w:rsidRPr="005D36FC">
        <w:rPr>
          <w:rFonts w:hint="eastAsia"/>
          <w:u w:val="single"/>
          <w:rtl/>
        </w:rPr>
        <w:t>נספח</w:t>
      </w:r>
      <w:r w:rsidRPr="005D36FC">
        <w:rPr>
          <w:u w:val="single"/>
          <w:rtl/>
        </w:rPr>
        <w:t xml:space="preserve"> </w:t>
      </w:r>
      <w:r w:rsidRPr="005D36FC">
        <w:rPr>
          <w:rFonts w:hint="eastAsia"/>
          <w:u w:val="single"/>
          <w:rtl/>
        </w:rPr>
        <w:t>ח</w:t>
      </w:r>
      <w:r w:rsidRPr="005D36FC">
        <w:rPr>
          <w:u w:val="single"/>
          <w:rtl/>
        </w:rPr>
        <w:t>1'</w:t>
      </w:r>
      <w:r w:rsidRPr="005D36FC">
        <w:rPr>
          <w:b/>
          <w:bCs w:val="0"/>
          <w:rtl/>
        </w:rPr>
        <w:t xml:space="preserve">, והמהווה חלק בלתי נפרד ממנו ("מפרט ביטוחי </w:t>
      </w:r>
      <w:r w:rsidR="003770FB">
        <w:rPr>
          <w:bCs w:val="0"/>
          <w:sz w:val="24"/>
          <w:rtl/>
        </w:rPr>
        <w:t>המפקח</w:t>
      </w:r>
      <w:r w:rsidRPr="005D36FC">
        <w:rPr>
          <w:b/>
          <w:bCs w:val="0"/>
          <w:rtl/>
        </w:rPr>
        <w:t xml:space="preserve">" ו"אישור עריכת הביטוח", בהתאמה), אצל חברת ביטוח מורשית כדין בישראל ובעלת מוניטין. על אף האמור לעיל, ככל ולא יועסקו בידי </w:t>
      </w:r>
      <w:r w:rsidR="003770FB" w:rsidRPr="00341985">
        <w:rPr>
          <w:bCs w:val="0"/>
          <w:sz w:val="24"/>
          <w:rtl/>
        </w:rPr>
        <w:t xml:space="preserve">המפקח </w:t>
      </w:r>
      <w:r w:rsidRPr="005D36FC">
        <w:rPr>
          <w:rFonts w:hint="eastAsia"/>
          <w:b/>
          <w:bCs w:val="0"/>
          <w:rtl/>
        </w:rPr>
        <w:t>עובדים</w:t>
      </w:r>
      <w:r w:rsidRPr="005D36FC">
        <w:rPr>
          <w:b/>
          <w:bCs w:val="0"/>
          <w:rtl/>
        </w:rPr>
        <w:t xml:space="preserve"> במסגרת ההסכם, יהיה רשאי </w:t>
      </w:r>
      <w:r w:rsidR="003770FB" w:rsidRPr="00341985">
        <w:rPr>
          <w:bCs w:val="0"/>
          <w:sz w:val="24"/>
          <w:rtl/>
        </w:rPr>
        <w:t xml:space="preserve">המפקח </w:t>
      </w:r>
      <w:r w:rsidRPr="005D36FC">
        <w:rPr>
          <w:rFonts w:hint="eastAsia"/>
          <w:b/>
          <w:bCs w:val="0"/>
          <w:rtl/>
        </w:rPr>
        <w:t>שלא</w:t>
      </w:r>
      <w:r w:rsidRPr="005D36FC">
        <w:rPr>
          <w:b/>
          <w:bCs w:val="0"/>
          <w:rtl/>
        </w:rPr>
        <w:t xml:space="preserve"> </w:t>
      </w:r>
      <w:r w:rsidRPr="005D36FC">
        <w:rPr>
          <w:rFonts w:hint="eastAsia"/>
          <w:b/>
          <w:bCs w:val="0"/>
          <w:rtl/>
        </w:rPr>
        <w:t>לערוך</w:t>
      </w:r>
      <w:r w:rsidRPr="005D36FC">
        <w:rPr>
          <w:b/>
          <w:bCs w:val="0"/>
          <w:rtl/>
        </w:rPr>
        <w:t xml:space="preserve"> </w:t>
      </w:r>
      <w:r w:rsidRPr="005D36FC">
        <w:rPr>
          <w:rFonts w:hint="eastAsia"/>
          <w:b/>
          <w:bCs w:val="0"/>
          <w:rtl/>
        </w:rPr>
        <w:t>את</w:t>
      </w:r>
      <w:r w:rsidRPr="005D36FC">
        <w:rPr>
          <w:b/>
          <w:bCs w:val="0"/>
          <w:rtl/>
        </w:rPr>
        <w:t xml:space="preserve"> </w:t>
      </w:r>
      <w:r w:rsidRPr="005D36FC">
        <w:rPr>
          <w:rFonts w:hint="eastAsia"/>
          <w:b/>
          <w:bCs w:val="0"/>
          <w:rtl/>
        </w:rPr>
        <w:t>הביטוח</w:t>
      </w:r>
      <w:r w:rsidRPr="005D36FC">
        <w:rPr>
          <w:b/>
          <w:bCs w:val="0"/>
          <w:rtl/>
        </w:rPr>
        <w:t xml:space="preserve"> </w:t>
      </w:r>
      <w:r w:rsidRPr="005D36FC">
        <w:rPr>
          <w:rFonts w:hint="eastAsia"/>
          <w:b/>
          <w:bCs w:val="0"/>
          <w:rtl/>
        </w:rPr>
        <w:t>המצוין</w:t>
      </w:r>
      <w:r w:rsidRPr="005D36FC">
        <w:rPr>
          <w:b/>
          <w:bCs w:val="0"/>
          <w:rtl/>
        </w:rPr>
        <w:t xml:space="preserve"> </w:t>
      </w:r>
      <w:r w:rsidRPr="005D36FC">
        <w:rPr>
          <w:rFonts w:hint="eastAsia"/>
          <w:b/>
          <w:bCs w:val="0"/>
          <w:rtl/>
        </w:rPr>
        <w:t>בסעיף</w:t>
      </w:r>
      <w:r w:rsidRPr="005D36FC">
        <w:rPr>
          <w:b/>
          <w:bCs w:val="0"/>
          <w:rtl/>
        </w:rPr>
        <w:t xml:space="preserve"> </w:t>
      </w:r>
      <w:r w:rsidRPr="005D36FC">
        <w:rPr>
          <w:rFonts w:hint="eastAsia"/>
          <w:b/>
          <w:bCs w:val="0"/>
          <w:rtl/>
        </w:rPr>
        <w:t>א</w:t>
      </w:r>
      <w:r w:rsidRPr="005D36FC">
        <w:rPr>
          <w:b/>
          <w:bCs w:val="0"/>
          <w:rtl/>
        </w:rPr>
        <w:t xml:space="preserve">' </w:t>
      </w:r>
      <w:r w:rsidRPr="005D36FC">
        <w:rPr>
          <w:rFonts w:hint="eastAsia"/>
          <w:b/>
          <w:bCs w:val="0"/>
          <w:rtl/>
        </w:rPr>
        <w:t>לאישור</w:t>
      </w:r>
      <w:r w:rsidRPr="005D36FC">
        <w:rPr>
          <w:b/>
          <w:bCs w:val="0"/>
          <w:rtl/>
        </w:rPr>
        <w:t xml:space="preserve"> </w:t>
      </w:r>
      <w:r w:rsidRPr="005D36FC">
        <w:rPr>
          <w:rFonts w:hint="eastAsia"/>
          <w:b/>
          <w:bCs w:val="0"/>
          <w:rtl/>
        </w:rPr>
        <w:t>עריכת</w:t>
      </w:r>
      <w:r w:rsidRPr="005D36FC">
        <w:rPr>
          <w:b/>
          <w:bCs w:val="0"/>
          <w:rtl/>
        </w:rPr>
        <w:t xml:space="preserve"> </w:t>
      </w:r>
      <w:r w:rsidRPr="005D36FC">
        <w:rPr>
          <w:rFonts w:hint="eastAsia"/>
          <w:b/>
          <w:bCs w:val="0"/>
          <w:rtl/>
        </w:rPr>
        <w:t>הביטוח</w:t>
      </w:r>
      <w:r w:rsidRPr="005D36FC">
        <w:rPr>
          <w:b/>
          <w:bCs w:val="0"/>
          <w:rtl/>
        </w:rPr>
        <w:t>.</w:t>
      </w:r>
    </w:p>
    <w:p w14:paraId="112C2887" w14:textId="77777777" w:rsidR="00A955A9" w:rsidRPr="005D36FC" w:rsidRDefault="00A955A9" w:rsidP="005D36FC">
      <w:pPr>
        <w:rPr>
          <w:lang w:eastAsia="he-IL"/>
        </w:rPr>
      </w:pPr>
    </w:p>
    <w:p w14:paraId="661B6D9A" w14:textId="77777777" w:rsidR="00A955A9" w:rsidRPr="005D36FC" w:rsidRDefault="00A955A9" w:rsidP="005D36FC">
      <w:pPr>
        <w:pStyle w:val="Heading2"/>
        <w:keepNext w:val="0"/>
        <w:numPr>
          <w:ilvl w:val="1"/>
          <w:numId w:val="15"/>
        </w:numPr>
        <w:tabs>
          <w:tab w:val="left" w:pos="1440"/>
        </w:tabs>
        <w:ind w:left="1460"/>
        <w:jc w:val="both"/>
        <w:rPr>
          <w:b/>
          <w:bCs w:val="0"/>
          <w:color w:val="000000"/>
          <w:sz w:val="24"/>
          <w:rtl/>
        </w:rPr>
      </w:pPr>
      <w:r w:rsidRPr="005D36FC">
        <w:rPr>
          <w:rFonts w:hint="eastAsia"/>
          <w:b/>
          <w:bCs w:val="0"/>
          <w:rtl/>
        </w:rPr>
        <w:t>ללא</w:t>
      </w:r>
      <w:r w:rsidRPr="005D36FC">
        <w:rPr>
          <w:b/>
          <w:bCs w:val="0"/>
          <w:rtl/>
        </w:rPr>
        <w:t xml:space="preserve"> צורך בכל דרישה מצד המזמין, על </w:t>
      </w:r>
      <w:r w:rsidR="003770FB" w:rsidRPr="00341985">
        <w:rPr>
          <w:bCs w:val="0"/>
          <w:sz w:val="24"/>
          <w:rtl/>
        </w:rPr>
        <w:t xml:space="preserve">המפקח </w:t>
      </w:r>
      <w:r w:rsidRPr="005D36FC">
        <w:rPr>
          <w:rFonts w:hint="eastAsia"/>
          <w:b/>
          <w:bCs w:val="0"/>
          <w:rtl/>
        </w:rPr>
        <w:t>להמציא</w:t>
      </w:r>
      <w:r w:rsidRPr="005D36FC">
        <w:rPr>
          <w:b/>
          <w:bCs w:val="0"/>
          <w:rtl/>
        </w:rPr>
        <w:t xml:space="preserve"> לידי המזמין, לפני תחילת </w:t>
      </w:r>
      <w:r w:rsidRPr="005D36FC">
        <w:rPr>
          <w:rFonts w:hint="eastAsia"/>
          <w:b/>
          <w:bCs w:val="0"/>
          <w:color w:val="000000"/>
          <w:sz w:val="24"/>
          <w:rtl/>
        </w:rPr>
        <w:t>מתן</w:t>
      </w:r>
      <w:r w:rsidRPr="005D36FC">
        <w:rPr>
          <w:b/>
          <w:bCs w:val="0"/>
          <w:color w:val="000000"/>
          <w:sz w:val="24"/>
          <w:rtl/>
        </w:rPr>
        <w:t xml:space="preserve"> </w:t>
      </w:r>
      <w:r w:rsidRPr="005D36FC">
        <w:rPr>
          <w:b/>
          <w:bCs w:val="0"/>
          <w:color w:val="000000"/>
          <w:sz w:val="24"/>
          <w:rtl/>
        </w:rPr>
        <w:lastRenderedPageBreak/>
        <w:t xml:space="preserve">השירותים נשוא הסכם זה וכתנאי מוקדם להתקשרות או לכל תשלום על חשבון התמורה, את אישור עריכת הביטוח, כשהוא חתום בידי מבטחיו. </w:t>
      </w:r>
    </w:p>
    <w:p w14:paraId="45488D61" w14:textId="77777777" w:rsidR="00A955A9" w:rsidRPr="005D36FC" w:rsidRDefault="00A955A9" w:rsidP="005D36FC">
      <w:pPr>
        <w:rPr>
          <w:rtl/>
          <w:lang w:eastAsia="he-IL"/>
        </w:rPr>
      </w:pPr>
    </w:p>
    <w:p w14:paraId="0B649350" w14:textId="77777777" w:rsidR="00A955A9" w:rsidRDefault="00A955A9" w:rsidP="005D36FC">
      <w:pPr>
        <w:pStyle w:val="Heading2"/>
        <w:keepNext w:val="0"/>
        <w:numPr>
          <w:ilvl w:val="1"/>
          <w:numId w:val="15"/>
        </w:numPr>
        <w:tabs>
          <w:tab w:val="left" w:pos="1440"/>
        </w:tabs>
        <w:ind w:left="1460"/>
        <w:jc w:val="both"/>
        <w:rPr>
          <w:color w:val="000000"/>
          <w:sz w:val="24"/>
          <w:rtl/>
        </w:rPr>
      </w:pPr>
      <w:r w:rsidRPr="005D36FC">
        <w:rPr>
          <w:rFonts w:hint="eastAsia"/>
          <w:bCs w:val="0"/>
          <w:color w:val="000000"/>
          <w:sz w:val="24"/>
          <w:rtl/>
        </w:rPr>
        <w:t>כמו</w:t>
      </w:r>
      <w:r w:rsidRPr="005D36FC">
        <w:rPr>
          <w:bCs w:val="0"/>
          <w:color w:val="000000"/>
          <w:sz w:val="24"/>
          <w:rtl/>
        </w:rPr>
        <w:t xml:space="preserve"> כן, מיד בתום תקופת הביטוח, על </w:t>
      </w:r>
      <w:r w:rsidR="003770FB" w:rsidRPr="00341985">
        <w:rPr>
          <w:bCs w:val="0"/>
          <w:sz w:val="24"/>
          <w:rtl/>
        </w:rPr>
        <w:t xml:space="preserve">המפקח </w:t>
      </w:r>
      <w:r w:rsidRPr="005D36FC">
        <w:rPr>
          <w:rFonts w:hint="eastAsia"/>
          <w:bCs w:val="0"/>
          <w:color w:val="000000"/>
          <w:sz w:val="24"/>
          <w:rtl/>
        </w:rPr>
        <w:t>להמציא</w:t>
      </w:r>
      <w:r w:rsidRPr="005D36FC">
        <w:rPr>
          <w:bCs w:val="0"/>
          <w:color w:val="000000"/>
          <w:sz w:val="24"/>
          <w:rtl/>
        </w:rPr>
        <w:t xml:space="preserve"> לידי המזמין אישור עריכת ביטוח מעודכן, בגין חידוש תוקף ביטוחי </w:t>
      </w:r>
      <w:r w:rsidR="003770FB" w:rsidRPr="00341985">
        <w:rPr>
          <w:bCs w:val="0"/>
          <w:sz w:val="24"/>
          <w:rtl/>
        </w:rPr>
        <w:t xml:space="preserve">המפקח </w:t>
      </w:r>
      <w:r w:rsidRPr="005D36FC">
        <w:rPr>
          <w:rFonts w:hint="eastAsia"/>
          <w:bCs w:val="0"/>
          <w:color w:val="000000"/>
          <w:sz w:val="24"/>
          <w:rtl/>
        </w:rPr>
        <w:t>לתקופת</w:t>
      </w:r>
      <w:r w:rsidRPr="005D36FC">
        <w:rPr>
          <w:bCs w:val="0"/>
          <w:color w:val="000000"/>
          <w:sz w:val="24"/>
          <w:rtl/>
        </w:rPr>
        <w:t xml:space="preserve"> </w:t>
      </w:r>
      <w:r w:rsidRPr="005D36FC">
        <w:rPr>
          <w:rFonts w:hint="eastAsia"/>
          <w:bCs w:val="0"/>
          <w:color w:val="000000"/>
          <w:sz w:val="24"/>
          <w:rtl/>
        </w:rPr>
        <w:t>ביטוח</w:t>
      </w:r>
      <w:r w:rsidRPr="005D36FC">
        <w:rPr>
          <w:bCs w:val="0"/>
          <w:color w:val="000000"/>
          <w:sz w:val="24"/>
          <w:rtl/>
        </w:rPr>
        <w:t xml:space="preserve"> </w:t>
      </w:r>
      <w:r w:rsidRPr="005D36FC">
        <w:rPr>
          <w:rFonts w:hint="eastAsia"/>
          <w:bCs w:val="0"/>
          <w:color w:val="000000"/>
          <w:sz w:val="24"/>
          <w:rtl/>
        </w:rPr>
        <w:t>נוספת</w:t>
      </w:r>
      <w:r w:rsidRPr="005D36FC">
        <w:rPr>
          <w:bCs w:val="0"/>
          <w:color w:val="000000"/>
          <w:sz w:val="24"/>
          <w:rtl/>
        </w:rPr>
        <w:t xml:space="preserve">, </w:t>
      </w:r>
      <w:r w:rsidRPr="005D36FC">
        <w:rPr>
          <w:rFonts w:hint="eastAsia"/>
          <w:bCs w:val="0"/>
          <w:color w:val="000000"/>
          <w:sz w:val="24"/>
          <w:rtl/>
        </w:rPr>
        <w:t>ומידי</w:t>
      </w:r>
      <w:r w:rsidRPr="005D36FC">
        <w:rPr>
          <w:bCs w:val="0"/>
          <w:color w:val="000000"/>
          <w:sz w:val="24"/>
          <w:rtl/>
        </w:rPr>
        <w:t xml:space="preserve"> </w:t>
      </w:r>
      <w:r w:rsidRPr="005D36FC">
        <w:rPr>
          <w:rFonts w:hint="eastAsia"/>
          <w:bCs w:val="0"/>
          <w:color w:val="000000"/>
          <w:sz w:val="24"/>
          <w:rtl/>
        </w:rPr>
        <w:t>תקופת</w:t>
      </w:r>
      <w:r w:rsidRPr="005D36FC">
        <w:rPr>
          <w:bCs w:val="0"/>
          <w:color w:val="000000"/>
          <w:sz w:val="24"/>
          <w:rtl/>
        </w:rPr>
        <w:t xml:space="preserve"> </w:t>
      </w:r>
      <w:r w:rsidRPr="005D36FC">
        <w:rPr>
          <w:rFonts w:hint="eastAsia"/>
          <w:bCs w:val="0"/>
          <w:color w:val="000000"/>
          <w:sz w:val="24"/>
          <w:rtl/>
        </w:rPr>
        <w:t>ביטוח</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עוד</w:t>
      </w:r>
      <w:r w:rsidRPr="005D36FC">
        <w:rPr>
          <w:bCs w:val="0"/>
          <w:color w:val="000000"/>
          <w:sz w:val="24"/>
          <w:rtl/>
        </w:rPr>
        <w:t xml:space="preserve"> </w:t>
      </w:r>
      <w:r w:rsidRPr="005D36FC">
        <w:rPr>
          <w:rFonts w:hint="eastAsia"/>
          <w:bCs w:val="0"/>
          <w:color w:val="000000"/>
          <w:sz w:val="24"/>
          <w:rtl/>
        </w:rPr>
        <w:t>הסכם</w:t>
      </w:r>
      <w:r w:rsidRPr="005D36FC">
        <w:rPr>
          <w:bCs w:val="0"/>
          <w:color w:val="000000"/>
          <w:sz w:val="24"/>
          <w:rtl/>
        </w:rPr>
        <w:t xml:space="preserve"> </w:t>
      </w:r>
      <w:r w:rsidRPr="005D36FC">
        <w:rPr>
          <w:rFonts w:hint="eastAsia"/>
          <w:bCs w:val="0"/>
          <w:color w:val="000000"/>
          <w:sz w:val="24"/>
          <w:rtl/>
        </w:rPr>
        <w:t>זה</w:t>
      </w:r>
      <w:r w:rsidRPr="005D36FC">
        <w:rPr>
          <w:bCs w:val="0"/>
          <w:color w:val="000000"/>
          <w:sz w:val="24"/>
          <w:rtl/>
        </w:rPr>
        <w:t xml:space="preserve"> </w:t>
      </w:r>
      <w:r w:rsidRPr="005D36FC">
        <w:rPr>
          <w:rFonts w:hint="eastAsia"/>
          <w:bCs w:val="0"/>
          <w:color w:val="000000"/>
          <w:sz w:val="24"/>
          <w:rtl/>
        </w:rPr>
        <w:t>בתוקף</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לתקופה מאוחרת יותר כמפורט בסעי</w:t>
      </w:r>
      <w:r>
        <w:rPr>
          <w:rFonts w:hint="cs"/>
          <w:bCs w:val="0"/>
          <w:color w:val="000000"/>
          <w:sz w:val="24"/>
          <w:rtl/>
        </w:rPr>
        <w:t xml:space="preserve">ף 8.6 </w:t>
      </w:r>
      <w:r w:rsidRPr="005D36FC">
        <w:rPr>
          <w:rFonts w:hint="eastAsia"/>
          <w:bCs w:val="0"/>
          <w:color w:val="000000"/>
          <w:sz w:val="24"/>
          <w:rtl/>
        </w:rPr>
        <w:t>לעיל</w:t>
      </w:r>
      <w:r w:rsidRPr="005D36FC">
        <w:rPr>
          <w:bCs w:val="0"/>
          <w:color w:val="000000"/>
          <w:sz w:val="24"/>
          <w:rtl/>
        </w:rPr>
        <w:t>.</w:t>
      </w:r>
    </w:p>
    <w:p w14:paraId="2C742C12" w14:textId="77777777" w:rsidR="00A955A9" w:rsidRPr="005D36FC" w:rsidRDefault="00A955A9" w:rsidP="005D36FC">
      <w:pPr>
        <w:rPr>
          <w:rtl/>
          <w:lang w:eastAsia="he-IL"/>
        </w:rPr>
      </w:pPr>
    </w:p>
    <w:p w14:paraId="7FCB775E" w14:textId="77777777" w:rsidR="00A955A9" w:rsidRDefault="00A955A9" w:rsidP="005D36FC">
      <w:pPr>
        <w:pStyle w:val="Heading2"/>
        <w:keepNext w:val="0"/>
        <w:numPr>
          <w:ilvl w:val="1"/>
          <w:numId w:val="15"/>
        </w:numPr>
        <w:tabs>
          <w:tab w:val="left" w:pos="1440"/>
        </w:tabs>
        <w:ind w:left="1460"/>
        <w:jc w:val="both"/>
        <w:rPr>
          <w:color w:val="000000"/>
          <w:sz w:val="24"/>
          <w:rtl/>
        </w:rPr>
      </w:pPr>
      <w:r w:rsidRPr="005D36FC">
        <w:rPr>
          <w:rFonts w:hint="eastAsia"/>
          <w:bCs w:val="0"/>
          <w:color w:val="000000"/>
          <w:sz w:val="24"/>
          <w:rtl/>
        </w:rPr>
        <w:t>מובהר</w:t>
      </w:r>
      <w:r w:rsidRPr="005D36FC">
        <w:rPr>
          <w:bCs w:val="0"/>
          <w:color w:val="000000"/>
          <w:sz w:val="24"/>
          <w:rtl/>
        </w:rPr>
        <w:t xml:space="preserve">, כי גבולות האחריות, הנדרשים במסגרת ביטוחי </w:t>
      </w:r>
      <w:r w:rsidR="003770FB" w:rsidRPr="00341985">
        <w:rPr>
          <w:bCs w:val="0"/>
          <w:sz w:val="24"/>
          <w:rtl/>
        </w:rPr>
        <w:t>המפקח</w:t>
      </w:r>
      <w:r w:rsidRPr="005D36FC">
        <w:rPr>
          <w:bCs w:val="0"/>
          <w:color w:val="000000"/>
          <w:sz w:val="24"/>
          <w:rtl/>
        </w:rPr>
        <w:t xml:space="preserve">, כמפורט באישור עריכת הביטוח, הינם בבחינת דרישה מזערית, המוטלת על </w:t>
      </w:r>
      <w:r w:rsidR="003770FB" w:rsidRPr="00341985">
        <w:rPr>
          <w:bCs w:val="0"/>
          <w:sz w:val="24"/>
          <w:rtl/>
        </w:rPr>
        <w:t>המפקח</w:t>
      </w:r>
      <w:r w:rsidRPr="005D36FC">
        <w:rPr>
          <w:bCs w:val="0"/>
          <w:color w:val="000000"/>
          <w:sz w:val="24"/>
          <w:rtl/>
        </w:rPr>
        <w:t xml:space="preserve">, שאינה פוטרת את </w:t>
      </w:r>
      <w:r w:rsidR="003770FB" w:rsidRPr="00341985">
        <w:rPr>
          <w:bCs w:val="0"/>
          <w:sz w:val="24"/>
          <w:rtl/>
        </w:rPr>
        <w:t xml:space="preserve">המפקח </w:t>
      </w:r>
      <w:r w:rsidRPr="005D36FC">
        <w:rPr>
          <w:rFonts w:hint="eastAsia"/>
          <w:bCs w:val="0"/>
          <w:color w:val="000000"/>
          <w:sz w:val="24"/>
          <w:rtl/>
        </w:rPr>
        <w:t>ממלוא</w:t>
      </w:r>
      <w:r w:rsidRPr="005D36FC">
        <w:rPr>
          <w:bCs w:val="0"/>
          <w:color w:val="000000"/>
          <w:sz w:val="24"/>
          <w:rtl/>
        </w:rPr>
        <w:t xml:space="preserve"> החבות על פי הסכם זה. </w:t>
      </w:r>
    </w:p>
    <w:p w14:paraId="3BAF4045" w14:textId="77777777" w:rsidR="00A955A9" w:rsidRPr="005D36FC" w:rsidRDefault="00A955A9" w:rsidP="005D36FC">
      <w:pPr>
        <w:rPr>
          <w:rtl/>
          <w:lang w:eastAsia="he-IL"/>
        </w:rPr>
      </w:pPr>
    </w:p>
    <w:p w14:paraId="4D4158EE" w14:textId="77777777" w:rsidR="00A955A9" w:rsidRDefault="00A955A9" w:rsidP="005D36FC">
      <w:pPr>
        <w:pStyle w:val="Heading2"/>
        <w:keepNext w:val="0"/>
        <w:numPr>
          <w:ilvl w:val="1"/>
          <w:numId w:val="15"/>
        </w:numPr>
        <w:tabs>
          <w:tab w:val="left" w:pos="1440"/>
        </w:tabs>
        <w:ind w:left="1460"/>
        <w:jc w:val="both"/>
        <w:rPr>
          <w:color w:val="000000"/>
          <w:sz w:val="24"/>
          <w:rtl/>
        </w:rPr>
      </w:pPr>
      <w:r w:rsidRPr="005D36FC">
        <w:rPr>
          <w:rFonts w:hint="eastAsia"/>
          <w:bCs w:val="0"/>
          <w:color w:val="000000"/>
          <w:sz w:val="24"/>
          <w:rtl/>
        </w:rPr>
        <w:t>מוסכם</w:t>
      </w:r>
      <w:r w:rsidRPr="005D36FC">
        <w:rPr>
          <w:bCs w:val="0"/>
          <w:color w:val="000000"/>
          <w:sz w:val="24"/>
          <w:rtl/>
        </w:rPr>
        <w:t xml:space="preserve"> בזאת, כי </w:t>
      </w:r>
      <w:r w:rsidR="003770FB">
        <w:rPr>
          <w:rFonts w:hint="cs"/>
          <w:bCs w:val="0"/>
          <w:sz w:val="24"/>
          <w:rtl/>
        </w:rPr>
        <w:t>ל</w:t>
      </w:r>
      <w:r w:rsidR="003770FB" w:rsidRPr="00341985">
        <w:rPr>
          <w:bCs w:val="0"/>
          <w:sz w:val="24"/>
          <w:rtl/>
        </w:rPr>
        <w:t>מפקח</w:t>
      </w:r>
      <w:r w:rsidR="003770FB" w:rsidRPr="005D36FC">
        <w:rPr>
          <w:bCs w:val="0"/>
          <w:color w:val="000000"/>
          <w:sz w:val="24"/>
          <w:rtl/>
        </w:rPr>
        <w:t xml:space="preserve"> </w:t>
      </w:r>
      <w:r w:rsidRPr="005D36FC">
        <w:rPr>
          <w:rFonts w:hint="eastAsia"/>
          <w:bCs w:val="0"/>
          <w:color w:val="000000"/>
          <w:sz w:val="24"/>
          <w:rtl/>
        </w:rPr>
        <w:t>לא</w:t>
      </w:r>
      <w:r w:rsidRPr="005D36FC">
        <w:rPr>
          <w:bCs w:val="0"/>
          <w:color w:val="000000"/>
          <w:sz w:val="24"/>
          <w:rtl/>
        </w:rPr>
        <w:t xml:space="preserve"> </w:t>
      </w:r>
      <w:r w:rsidRPr="005D36FC">
        <w:rPr>
          <w:rFonts w:hint="eastAsia"/>
          <w:bCs w:val="0"/>
          <w:color w:val="000000"/>
          <w:sz w:val="24"/>
          <w:rtl/>
        </w:rPr>
        <w:t>תהיה</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טענה</w:t>
      </w:r>
      <w:r w:rsidRPr="005D36FC">
        <w:rPr>
          <w:bCs w:val="0"/>
          <w:color w:val="000000"/>
          <w:sz w:val="24"/>
          <w:rtl/>
        </w:rPr>
        <w:t xml:space="preserve"> </w:t>
      </w:r>
      <w:r w:rsidRPr="005D36FC">
        <w:rPr>
          <w:rFonts w:hint="eastAsia"/>
          <w:bCs w:val="0"/>
          <w:color w:val="000000"/>
          <w:sz w:val="24"/>
          <w:rtl/>
        </w:rPr>
        <w:t>כלפי</w:t>
      </w:r>
      <w:r w:rsidRPr="005D36FC">
        <w:rPr>
          <w:bCs w:val="0"/>
          <w:color w:val="000000"/>
          <w:sz w:val="24"/>
          <w:rtl/>
        </w:rPr>
        <w:t xml:space="preserve"> </w:t>
      </w:r>
      <w:r w:rsidRPr="005D36FC">
        <w:rPr>
          <w:rFonts w:hint="eastAsia"/>
          <w:bCs w:val="0"/>
          <w:color w:val="000000"/>
          <w:sz w:val="24"/>
          <w:rtl/>
        </w:rPr>
        <w:t>המזמין</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מי</w:t>
      </w:r>
      <w:r w:rsidRPr="005D36FC">
        <w:rPr>
          <w:bCs w:val="0"/>
          <w:color w:val="000000"/>
          <w:sz w:val="24"/>
          <w:rtl/>
        </w:rPr>
        <w:t xml:space="preserve"> </w:t>
      </w:r>
      <w:r w:rsidRPr="005D36FC">
        <w:rPr>
          <w:rFonts w:hint="eastAsia"/>
          <w:bCs w:val="0"/>
          <w:color w:val="000000"/>
          <w:sz w:val="24"/>
          <w:rtl/>
        </w:rPr>
        <w:t>מטעם</w:t>
      </w:r>
      <w:r w:rsidRPr="005D36FC">
        <w:rPr>
          <w:bCs w:val="0"/>
          <w:color w:val="000000"/>
          <w:sz w:val="24"/>
          <w:rtl/>
        </w:rPr>
        <w:t xml:space="preserve"> </w:t>
      </w:r>
      <w:r w:rsidRPr="005D36FC">
        <w:rPr>
          <w:rFonts w:hint="eastAsia"/>
          <w:bCs w:val="0"/>
          <w:color w:val="000000"/>
          <w:sz w:val="24"/>
          <w:rtl/>
        </w:rPr>
        <w:t>המזמין</w:t>
      </w:r>
      <w:r w:rsidRPr="005D36FC">
        <w:rPr>
          <w:bCs w:val="0"/>
          <w:color w:val="000000"/>
          <w:sz w:val="24"/>
          <w:rtl/>
        </w:rPr>
        <w:t xml:space="preserve">, </w:t>
      </w:r>
      <w:r w:rsidRPr="005D36FC">
        <w:rPr>
          <w:rFonts w:hint="eastAsia"/>
          <w:bCs w:val="0"/>
          <w:color w:val="000000"/>
          <w:sz w:val="24"/>
          <w:rtl/>
        </w:rPr>
        <w:t>בכל</w:t>
      </w:r>
      <w:r w:rsidRPr="005D36FC">
        <w:rPr>
          <w:bCs w:val="0"/>
          <w:color w:val="000000"/>
          <w:sz w:val="24"/>
          <w:rtl/>
        </w:rPr>
        <w:t xml:space="preserve"> </w:t>
      </w:r>
      <w:r w:rsidRPr="005D36FC">
        <w:rPr>
          <w:rFonts w:hint="eastAsia"/>
          <w:bCs w:val="0"/>
          <w:color w:val="000000"/>
          <w:sz w:val="24"/>
          <w:rtl/>
        </w:rPr>
        <w:t>הקשור</w:t>
      </w:r>
      <w:r w:rsidRPr="005D36FC">
        <w:rPr>
          <w:bCs w:val="0"/>
          <w:color w:val="000000"/>
          <w:sz w:val="24"/>
          <w:rtl/>
        </w:rPr>
        <w:t xml:space="preserve"> </w:t>
      </w:r>
      <w:r w:rsidRPr="005D36FC">
        <w:rPr>
          <w:rFonts w:hint="eastAsia"/>
          <w:bCs w:val="0"/>
          <w:color w:val="000000"/>
          <w:sz w:val="24"/>
          <w:rtl/>
        </w:rPr>
        <w:t>לגבולות</w:t>
      </w:r>
      <w:r w:rsidRPr="005D36FC">
        <w:rPr>
          <w:bCs w:val="0"/>
          <w:color w:val="000000"/>
          <w:sz w:val="24"/>
          <w:rtl/>
        </w:rPr>
        <w:t xml:space="preserve"> </w:t>
      </w:r>
      <w:r w:rsidRPr="005D36FC">
        <w:rPr>
          <w:rFonts w:hint="eastAsia"/>
          <w:bCs w:val="0"/>
          <w:color w:val="000000"/>
          <w:sz w:val="24"/>
          <w:rtl/>
        </w:rPr>
        <w:t>האחריות</w:t>
      </w:r>
      <w:r w:rsidRPr="005D36FC">
        <w:rPr>
          <w:bCs w:val="0"/>
          <w:color w:val="000000"/>
          <w:sz w:val="24"/>
          <w:rtl/>
        </w:rPr>
        <w:t xml:space="preserve"> </w:t>
      </w:r>
      <w:r w:rsidRPr="005D36FC">
        <w:rPr>
          <w:rFonts w:hint="eastAsia"/>
          <w:bCs w:val="0"/>
          <w:color w:val="000000"/>
          <w:sz w:val="24"/>
          <w:rtl/>
        </w:rPr>
        <w:t>כאמור</w:t>
      </w:r>
      <w:r w:rsidRPr="005D36FC">
        <w:rPr>
          <w:bCs w:val="0"/>
          <w:color w:val="000000"/>
          <w:sz w:val="24"/>
          <w:rtl/>
        </w:rPr>
        <w:t>.</w:t>
      </w:r>
    </w:p>
    <w:p w14:paraId="5EFD6F56" w14:textId="77777777" w:rsidR="00A955A9" w:rsidRPr="005D36FC" w:rsidRDefault="00A955A9" w:rsidP="005D36FC">
      <w:pPr>
        <w:rPr>
          <w:rtl/>
          <w:lang w:eastAsia="he-IL"/>
        </w:rPr>
      </w:pPr>
    </w:p>
    <w:p w14:paraId="3BA51E05" w14:textId="77777777" w:rsidR="00A955A9" w:rsidRDefault="00A955A9" w:rsidP="005D36FC">
      <w:pPr>
        <w:pStyle w:val="Heading2"/>
        <w:keepNext w:val="0"/>
        <w:numPr>
          <w:ilvl w:val="1"/>
          <w:numId w:val="15"/>
        </w:numPr>
        <w:tabs>
          <w:tab w:val="left" w:pos="1440"/>
        </w:tabs>
        <w:ind w:left="1460"/>
        <w:jc w:val="both"/>
        <w:rPr>
          <w:color w:val="000000"/>
          <w:sz w:val="24"/>
          <w:rtl/>
        </w:rPr>
      </w:pPr>
      <w:r w:rsidRPr="005D36FC">
        <w:rPr>
          <w:rFonts w:hint="eastAsia"/>
          <w:bCs w:val="0"/>
          <w:color w:val="000000"/>
          <w:sz w:val="24"/>
          <w:rtl/>
        </w:rPr>
        <w:t>למזמין</w:t>
      </w:r>
      <w:r w:rsidRPr="005D36FC">
        <w:rPr>
          <w:bCs w:val="0"/>
          <w:color w:val="000000"/>
          <w:sz w:val="24"/>
          <w:rtl/>
        </w:rPr>
        <w:t xml:space="preserve"> תהא הזכות, אך לא החובה, לבדוק את אישור עריכת הביטוח, שיומצא על ידי </w:t>
      </w:r>
      <w:r w:rsidR="003770FB" w:rsidRPr="00341985">
        <w:rPr>
          <w:bCs w:val="0"/>
          <w:sz w:val="24"/>
          <w:rtl/>
        </w:rPr>
        <w:t xml:space="preserve">המפקח </w:t>
      </w:r>
      <w:r w:rsidRPr="005D36FC">
        <w:rPr>
          <w:rFonts w:hint="eastAsia"/>
          <w:bCs w:val="0"/>
          <w:color w:val="000000"/>
          <w:sz w:val="24"/>
          <w:rtl/>
        </w:rPr>
        <w:t>כאמור</w:t>
      </w:r>
      <w:r w:rsidRPr="005D36FC">
        <w:rPr>
          <w:bCs w:val="0"/>
          <w:color w:val="000000"/>
          <w:sz w:val="24"/>
          <w:rtl/>
        </w:rPr>
        <w:t xml:space="preserve"> לעיל, ועל </w:t>
      </w:r>
      <w:r w:rsidR="003770FB" w:rsidRPr="00341985">
        <w:rPr>
          <w:bCs w:val="0"/>
          <w:sz w:val="24"/>
          <w:rtl/>
        </w:rPr>
        <w:t xml:space="preserve">המפקח </w:t>
      </w:r>
      <w:r w:rsidRPr="005D36FC">
        <w:rPr>
          <w:rFonts w:hint="eastAsia"/>
          <w:bCs w:val="0"/>
          <w:color w:val="000000"/>
          <w:sz w:val="24"/>
          <w:rtl/>
        </w:rPr>
        <w:t>לבצע</w:t>
      </w:r>
      <w:r w:rsidRPr="005D36FC">
        <w:rPr>
          <w:bCs w:val="0"/>
          <w:color w:val="000000"/>
          <w:sz w:val="24"/>
          <w:rtl/>
        </w:rPr>
        <w:t xml:space="preserve"> כל שינוי, תיקון, התאמה או הרחבה, שיידרשו על מנת להתאים את ביטוחי </w:t>
      </w:r>
      <w:r w:rsidR="003770FB" w:rsidRPr="00341985">
        <w:rPr>
          <w:bCs w:val="0"/>
          <w:sz w:val="24"/>
          <w:rtl/>
        </w:rPr>
        <w:t>המפקח</w:t>
      </w:r>
      <w:r w:rsidRPr="005D36FC">
        <w:rPr>
          <w:bCs w:val="0"/>
          <w:color w:val="000000"/>
          <w:sz w:val="24"/>
          <w:rtl/>
        </w:rPr>
        <w:t xml:space="preserve">, להתחייבויות </w:t>
      </w:r>
      <w:r w:rsidR="003770FB" w:rsidRPr="00341985">
        <w:rPr>
          <w:bCs w:val="0"/>
          <w:sz w:val="24"/>
          <w:rtl/>
        </w:rPr>
        <w:t xml:space="preserve">המפקח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הסכם</w:t>
      </w:r>
      <w:r w:rsidRPr="005D36FC">
        <w:rPr>
          <w:bCs w:val="0"/>
          <w:color w:val="000000"/>
          <w:sz w:val="24"/>
          <w:rtl/>
        </w:rPr>
        <w:t xml:space="preserve"> </w:t>
      </w:r>
      <w:r w:rsidRPr="005D36FC">
        <w:rPr>
          <w:rFonts w:hint="eastAsia"/>
          <w:bCs w:val="0"/>
          <w:color w:val="000000"/>
          <w:sz w:val="24"/>
          <w:rtl/>
        </w:rPr>
        <w:t>זה</w:t>
      </w:r>
      <w:r w:rsidRPr="005D36FC">
        <w:rPr>
          <w:bCs w:val="0"/>
          <w:color w:val="000000"/>
          <w:sz w:val="24"/>
          <w:rtl/>
        </w:rPr>
        <w:t>.</w:t>
      </w:r>
    </w:p>
    <w:p w14:paraId="487D6F3F" w14:textId="77777777" w:rsidR="00A955A9" w:rsidRPr="005D36FC" w:rsidRDefault="00A955A9" w:rsidP="005D36FC">
      <w:pPr>
        <w:rPr>
          <w:rtl/>
          <w:lang w:eastAsia="he-IL"/>
        </w:rPr>
      </w:pPr>
    </w:p>
    <w:p w14:paraId="0F219E07" w14:textId="77777777" w:rsidR="00A955A9" w:rsidRDefault="00A955A9" w:rsidP="005D36FC">
      <w:pPr>
        <w:pStyle w:val="Heading2"/>
        <w:keepNext w:val="0"/>
        <w:numPr>
          <w:ilvl w:val="1"/>
          <w:numId w:val="15"/>
        </w:numPr>
        <w:tabs>
          <w:tab w:val="left" w:pos="1440"/>
        </w:tabs>
        <w:ind w:left="1460"/>
        <w:jc w:val="both"/>
        <w:rPr>
          <w:color w:val="000000"/>
          <w:sz w:val="24"/>
          <w:rtl/>
        </w:rPr>
      </w:pPr>
      <w:r w:rsidRPr="005D36FC">
        <w:rPr>
          <w:rFonts w:hint="eastAsia"/>
          <w:bCs w:val="0"/>
          <w:color w:val="000000"/>
          <w:sz w:val="24"/>
          <w:rtl/>
        </w:rPr>
        <w:t>מוצהר</w:t>
      </w:r>
      <w:r w:rsidRPr="005D36FC">
        <w:rPr>
          <w:bCs w:val="0"/>
          <w:color w:val="000000"/>
          <w:sz w:val="24"/>
          <w:rtl/>
        </w:rPr>
        <w:t xml:space="preserve">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003770FB" w:rsidRPr="00341985">
        <w:rPr>
          <w:bCs w:val="0"/>
          <w:sz w:val="24"/>
          <w:rtl/>
        </w:rPr>
        <w:t>המפקח</w:t>
      </w:r>
      <w:r w:rsidRPr="005D36FC">
        <w:rPr>
          <w:bCs w:val="0"/>
          <w:color w:val="000000"/>
          <w:sz w:val="24"/>
          <w:rtl/>
        </w:rPr>
        <w:t xml:space="preserve">, טיבם, היקפם, ותוקפם, או לגבי העדרם, ואין בהן כדי לגרוע מכל חובה שהיא, המוטלת על </w:t>
      </w:r>
      <w:r w:rsidR="003770FB" w:rsidRPr="00341985">
        <w:rPr>
          <w:bCs w:val="0"/>
          <w:sz w:val="24"/>
          <w:rtl/>
        </w:rPr>
        <w:t xml:space="preserve">המפקח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הסכם</w:t>
      </w:r>
      <w:r w:rsidRPr="005D36FC">
        <w:rPr>
          <w:bCs w:val="0"/>
          <w:color w:val="000000"/>
          <w:sz w:val="24"/>
          <w:rtl/>
        </w:rPr>
        <w:t xml:space="preserve"> </w:t>
      </w:r>
      <w:r w:rsidRPr="005D36FC">
        <w:rPr>
          <w:rFonts w:hint="eastAsia"/>
          <w:bCs w:val="0"/>
          <w:color w:val="000000"/>
          <w:sz w:val="24"/>
          <w:rtl/>
        </w:rPr>
        <w:t>זה</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דין</w:t>
      </w:r>
      <w:r w:rsidRPr="005D36FC">
        <w:rPr>
          <w:bCs w:val="0"/>
          <w:color w:val="000000"/>
          <w:sz w:val="24"/>
          <w:rtl/>
        </w:rPr>
        <w:t xml:space="preserve">, </w:t>
      </w:r>
      <w:r w:rsidRPr="005D36FC">
        <w:rPr>
          <w:rFonts w:hint="eastAsia"/>
          <w:bCs w:val="0"/>
          <w:color w:val="000000"/>
          <w:sz w:val="24"/>
          <w:rtl/>
        </w:rPr>
        <w:t>וזאת</w:t>
      </w:r>
      <w:r w:rsidRPr="005D36FC">
        <w:rPr>
          <w:bCs w:val="0"/>
          <w:color w:val="000000"/>
          <w:sz w:val="24"/>
          <w:rtl/>
        </w:rPr>
        <w:t xml:space="preserve"> </w:t>
      </w:r>
      <w:r w:rsidRPr="005D36FC">
        <w:rPr>
          <w:rFonts w:hint="eastAsia"/>
          <w:bCs w:val="0"/>
          <w:color w:val="000000"/>
          <w:sz w:val="24"/>
          <w:rtl/>
        </w:rPr>
        <w:t>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דרשו</w:t>
      </w:r>
      <w:r w:rsidRPr="005D36FC">
        <w:rPr>
          <w:bCs w:val="0"/>
          <w:color w:val="000000"/>
          <w:sz w:val="24"/>
          <w:rtl/>
        </w:rPr>
        <w:t xml:space="preserve"> </w:t>
      </w:r>
      <w:r w:rsidRPr="005D36FC">
        <w:rPr>
          <w:rFonts w:hint="eastAsia"/>
          <w:bCs w:val="0"/>
          <w:color w:val="000000"/>
          <w:sz w:val="24"/>
          <w:rtl/>
        </w:rPr>
        <w:t>עריכת</w:t>
      </w:r>
      <w:r w:rsidRPr="005D36FC">
        <w:rPr>
          <w:bCs w:val="0"/>
          <w:color w:val="000000"/>
          <w:sz w:val="24"/>
          <w:rtl/>
        </w:rPr>
        <w:t xml:space="preserve"> </w:t>
      </w:r>
      <w:r w:rsidRPr="005D36FC">
        <w:rPr>
          <w:rFonts w:hint="eastAsia"/>
          <w:bCs w:val="0"/>
          <w:color w:val="000000"/>
          <w:sz w:val="24"/>
          <w:rtl/>
        </w:rPr>
        <w:t>שינויים</w:t>
      </w:r>
      <w:r w:rsidRPr="005D36FC">
        <w:rPr>
          <w:bCs w:val="0"/>
          <w:color w:val="000000"/>
          <w:sz w:val="24"/>
          <w:rtl/>
        </w:rPr>
        <w:t xml:space="preserve"> </w:t>
      </w:r>
      <w:r w:rsidRPr="005D36FC">
        <w:rPr>
          <w:rFonts w:hint="eastAsia"/>
          <w:bCs w:val="0"/>
          <w:color w:val="000000"/>
          <w:sz w:val="24"/>
          <w:rtl/>
        </w:rPr>
        <w:t>כמפורט</w:t>
      </w:r>
      <w:r w:rsidRPr="005D36FC">
        <w:rPr>
          <w:bCs w:val="0"/>
          <w:color w:val="000000"/>
          <w:sz w:val="24"/>
          <w:rtl/>
        </w:rPr>
        <w:t xml:space="preserve"> </w:t>
      </w:r>
      <w:r w:rsidRPr="005D36FC">
        <w:rPr>
          <w:rFonts w:hint="eastAsia"/>
          <w:bCs w:val="0"/>
          <w:color w:val="000000"/>
          <w:sz w:val="24"/>
          <w:rtl/>
        </w:rPr>
        <w:t>לעיל</w:t>
      </w:r>
      <w:r w:rsidRPr="005D36FC">
        <w:rPr>
          <w:bCs w:val="0"/>
          <w:color w:val="000000"/>
          <w:sz w:val="24"/>
          <w:rtl/>
        </w:rPr>
        <w:t xml:space="preserve"> </w:t>
      </w:r>
      <w:r w:rsidRPr="005D36FC">
        <w:rPr>
          <w:rFonts w:hint="eastAsia"/>
          <w:bCs w:val="0"/>
          <w:color w:val="000000"/>
          <w:sz w:val="24"/>
          <w:rtl/>
        </w:rPr>
        <w:t>ובין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לאו</w:t>
      </w:r>
      <w:r w:rsidRPr="005D36FC">
        <w:rPr>
          <w:bCs w:val="0"/>
          <w:color w:val="000000"/>
          <w:sz w:val="24"/>
          <w:rtl/>
        </w:rPr>
        <w:t xml:space="preserve">, </w:t>
      </w:r>
      <w:r w:rsidRPr="005D36FC">
        <w:rPr>
          <w:rFonts w:hint="eastAsia"/>
          <w:bCs w:val="0"/>
          <w:color w:val="000000"/>
          <w:sz w:val="24"/>
          <w:rtl/>
        </w:rPr>
        <w:t>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בדקו</w:t>
      </w:r>
      <w:r w:rsidRPr="005D36FC">
        <w:rPr>
          <w:bCs w:val="0"/>
          <w:color w:val="000000"/>
          <w:sz w:val="24"/>
          <w:rtl/>
        </w:rPr>
        <w:t xml:space="preserve"> </w:t>
      </w:r>
      <w:r w:rsidRPr="005D36FC">
        <w:rPr>
          <w:rFonts w:hint="eastAsia"/>
          <w:bCs w:val="0"/>
          <w:color w:val="000000"/>
          <w:sz w:val="24"/>
          <w:rtl/>
        </w:rPr>
        <w:t>את</w:t>
      </w:r>
      <w:r w:rsidRPr="005D36FC">
        <w:rPr>
          <w:bCs w:val="0"/>
          <w:color w:val="000000"/>
          <w:sz w:val="24"/>
          <w:rtl/>
        </w:rPr>
        <w:t xml:space="preserve"> </w:t>
      </w:r>
      <w:r w:rsidRPr="005D36FC">
        <w:rPr>
          <w:rFonts w:hint="eastAsia"/>
          <w:bCs w:val="0"/>
          <w:color w:val="000000"/>
          <w:sz w:val="24"/>
          <w:rtl/>
        </w:rPr>
        <w:t>אישור</w:t>
      </w:r>
      <w:r w:rsidRPr="005D36FC">
        <w:rPr>
          <w:bCs w:val="0"/>
          <w:color w:val="000000"/>
          <w:sz w:val="24"/>
          <w:rtl/>
        </w:rPr>
        <w:t xml:space="preserve"> </w:t>
      </w:r>
      <w:r w:rsidRPr="005D36FC">
        <w:rPr>
          <w:rFonts w:hint="eastAsia"/>
          <w:bCs w:val="0"/>
          <w:color w:val="000000"/>
          <w:sz w:val="24"/>
          <w:rtl/>
        </w:rPr>
        <w:t>עריכת</w:t>
      </w:r>
      <w:r w:rsidRPr="005D36FC">
        <w:rPr>
          <w:bCs w:val="0"/>
          <w:color w:val="000000"/>
          <w:sz w:val="24"/>
          <w:rtl/>
        </w:rPr>
        <w:t xml:space="preserve"> </w:t>
      </w:r>
      <w:r w:rsidRPr="005D36FC">
        <w:rPr>
          <w:rFonts w:hint="eastAsia"/>
          <w:bCs w:val="0"/>
          <w:color w:val="000000"/>
          <w:sz w:val="24"/>
          <w:rtl/>
        </w:rPr>
        <w:t>הביטוחים</w:t>
      </w:r>
      <w:r w:rsidRPr="005D36FC">
        <w:rPr>
          <w:bCs w:val="0"/>
          <w:color w:val="000000"/>
          <w:sz w:val="24"/>
          <w:rtl/>
        </w:rPr>
        <w:t xml:space="preserve"> </w:t>
      </w:r>
      <w:r w:rsidRPr="005D36FC">
        <w:rPr>
          <w:rFonts w:hint="eastAsia"/>
          <w:bCs w:val="0"/>
          <w:color w:val="000000"/>
          <w:sz w:val="24"/>
          <w:rtl/>
        </w:rPr>
        <w:t>ובין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לאו</w:t>
      </w:r>
      <w:r w:rsidRPr="005D36FC">
        <w:rPr>
          <w:bCs w:val="0"/>
          <w:color w:val="000000"/>
          <w:sz w:val="24"/>
          <w:rtl/>
        </w:rPr>
        <w:t>.</w:t>
      </w:r>
    </w:p>
    <w:p w14:paraId="17B839BA" w14:textId="77777777" w:rsidR="00A955A9" w:rsidRPr="005D36FC" w:rsidRDefault="00A955A9" w:rsidP="005D36FC">
      <w:pPr>
        <w:rPr>
          <w:rtl/>
          <w:lang w:eastAsia="he-IL"/>
        </w:rPr>
      </w:pPr>
    </w:p>
    <w:p w14:paraId="118B5D7B" w14:textId="77777777" w:rsidR="00A955A9" w:rsidRDefault="003770FB" w:rsidP="005D36FC">
      <w:pPr>
        <w:pStyle w:val="Heading2"/>
        <w:keepNext w:val="0"/>
        <w:numPr>
          <w:ilvl w:val="1"/>
          <w:numId w:val="15"/>
        </w:numPr>
        <w:tabs>
          <w:tab w:val="left" w:pos="1440"/>
        </w:tabs>
        <w:ind w:left="1460"/>
        <w:jc w:val="both"/>
        <w:rPr>
          <w:color w:val="000000"/>
          <w:sz w:val="24"/>
          <w:rtl/>
        </w:rPr>
      </w:pPr>
      <w:r w:rsidRPr="00341985">
        <w:rPr>
          <w:bCs w:val="0"/>
          <w:sz w:val="24"/>
          <w:rtl/>
        </w:rPr>
        <w:t xml:space="preserve">המפקח </w:t>
      </w:r>
      <w:r w:rsidR="00A955A9" w:rsidRPr="005D36FC">
        <w:rPr>
          <w:rFonts w:hint="eastAsia"/>
          <w:bCs w:val="0"/>
          <w:color w:val="000000"/>
          <w:sz w:val="24"/>
          <w:rtl/>
        </w:rPr>
        <w:t>פוטר</w:t>
      </w:r>
      <w:r w:rsidR="00A955A9" w:rsidRPr="005D36FC">
        <w:rPr>
          <w:bCs w:val="0"/>
          <w:color w:val="000000"/>
          <w:sz w:val="24"/>
          <w:rtl/>
        </w:rPr>
        <w:t xml:space="preserve"> את המזמין ואת הבאים מטעם המזמין מאחריות לכל אובדן או נזק לרכוש, המובא על ידי </w:t>
      </w:r>
      <w:r w:rsidRPr="00341985">
        <w:rPr>
          <w:bCs w:val="0"/>
          <w:sz w:val="24"/>
          <w:rtl/>
        </w:rPr>
        <w:t xml:space="preserve">המפקח </w:t>
      </w:r>
      <w:r w:rsidR="00A955A9" w:rsidRPr="005D36FC">
        <w:rPr>
          <w:rFonts w:hint="eastAsia"/>
          <w:bCs w:val="0"/>
          <w:color w:val="000000"/>
          <w:sz w:val="24"/>
          <w:rtl/>
        </w:rPr>
        <w:t>או</w:t>
      </w:r>
      <w:r w:rsidR="00A955A9" w:rsidRPr="005D36FC">
        <w:rPr>
          <w:bCs w:val="0"/>
          <w:color w:val="000000"/>
          <w:sz w:val="24"/>
          <w:rtl/>
        </w:rPr>
        <w:t xml:space="preserve"> על ידי מי מטעם </w:t>
      </w:r>
      <w:r w:rsidRPr="00341985">
        <w:rPr>
          <w:bCs w:val="0"/>
          <w:sz w:val="24"/>
          <w:rtl/>
        </w:rPr>
        <w:t xml:space="preserve">המפקח </w:t>
      </w:r>
      <w:r w:rsidR="00A955A9" w:rsidRPr="005D36FC">
        <w:rPr>
          <w:rFonts w:hint="eastAsia"/>
          <w:bCs w:val="0"/>
          <w:color w:val="000000"/>
          <w:sz w:val="24"/>
          <w:rtl/>
        </w:rPr>
        <w:t>לחצרי</w:t>
      </w:r>
      <w:r w:rsidR="00A955A9" w:rsidRPr="005D36FC">
        <w:rPr>
          <w:bCs w:val="0"/>
          <w:color w:val="000000"/>
          <w:sz w:val="24"/>
          <w:rtl/>
        </w:rPr>
        <w:t xml:space="preserve"> המזמין או המשמש את </w:t>
      </w:r>
      <w:r w:rsidRPr="00341985">
        <w:rPr>
          <w:bCs w:val="0"/>
          <w:sz w:val="24"/>
          <w:rtl/>
        </w:rPr>
        <w:t xml:space="preserve">המפקח </w:t>
      </w:r>
      <w:r w:rsidR="00A955A9" w:rsidRPr="005D36FC">
        <w:rPr>
          <w:rFonts w:hint="eastAsia"/>
          <w:bCs w:val="0"/>
          <w:color w:val="000000"/>
          <w:sz w:val="24"/>
          <w:rtl/>
        </w:rPr>
        <w:t>לצורך</w:t>
      </w:r>
      <w:r w:rsidR="00A955A9" w:rsidRPr="005D36FC">
        <w:rPr>
          <w:bCs w:val="0"/>
          <w:color w:val="000000"/>
          <w:sz w:val="24"/>
          <w:rtl/>
        </w:rPr>
        <w:t xml:space="preserve"> מתן השירותים, ולא תהיה </w:t>
      </w:r>
      <w:r>
        <w:rPr>
          <w:rFonts w:hint="cs"/>
          <w:bCs w:val="0"/>
          <w:sz w:val="24"/>
          <w:rtl/>
        </w:rPr>
        <w:t>ל</w:t>
      </w:r>
      <w:r w:rsidRPr="00341985">
        <w:rPr>
          <w:bCs w:val="0"/>
          <w:sz w:val="24"/>
          <w:rtl/>
        </w:rPr>
        <w:t>מפקח</w:t>
      </w:r>
      <w:r w:rsidRPr="00EA1063">
        <w:rPr>
          <w:rFonts w:hint="cs"/>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טענה</w:t>
      </w:r>
      <w:r w:rsidR="00A955A9" w:rsidRPr="005D36FC">
        <w:rPr>
          <w:bCs w:val="0"/>
          <w:color w:val="000000"/>
          <w:sz w:val="24"/>
          <w:rtl/>
        </w:rPr>
        <w:t xml:space="preserve">, </w:t>
      </w:r>
      <w:r w:rsidR="00A955A9" w:rsidRPr="005D36FC">
        <w:rPr>
          <w:rFonts w:hint="eastAsia"/>
          <w:bCs w:val="0"/>
          <w:color w:val="000000"/>
          <w:sz w:val="24"/>
          <w:rtl/>
        </w:rPr>
        <w:t>דרישה</w:t>
      </w:r>
      <w:r w:rsidR="00A955A9" w:rsidRPr="005D36FC">
        <w:rPr>
          <w:bCs w:val="0"/>
          <w:color w:val="000000"/>
          <w:sz w:val="24"/>
          <w:rtl/>
        </w:rPr>
        <w:t xml:space="preserve"> </w:t>
      </w:r>
      <w:r w:rsidR="00A955A9" w:rsidRPr="005D36FC">
        <w:rPr>
          <w:rFonts w:hint="eastAsia"/>
          <w:bCs w:val="0"/>
          <w:color w:val="000000"/>
          <w:sz w:val="24"/>
          <w:rtl/>
        </w:rPr>
        <w:t>או</w:t>
      </w:r>
      <w:r w:rsidR="00A955A9" w:rsidRPr="005D36FC">
        <w:rPr>
          <w:bCs w:val="0"/>
          <w:color w:val="000000"/>
          <w:sz w:val="24"/>
          <w:rtl/>
        </w:rPr>
        <w:t xml:space="preserve"> </w:t>
      </w:r>
      <w:r w:rsidR="00A955A9" w:rsidRPr="005D36FC">
        <w:rPr>
          <w:rFonts w:hint="eastAsia"/>
          <w:bCs w:val="0"/>
          <w:color w:val="000000"/>
          <w:sz w:val="24"/>
          <w:rtl/>
        </w:rPr>
        <w:t>תביעה</w:t>
      </w:r>
      <w:r w:rsidR="00A955A9" w:rsidRPr="005D36FC">
        <w:rPr>
          <w:bCs w:val="0"/>
          <w:color w:val="000000"/>
          <w:sz w:val="24"/>
          <w:rtl/>
        </w:rPr>
        <w:t xml:space="preserve"> </w:t>
      </w:r>
      <w:r w:rsidR="00A955A9" w:rsidRPr="005D36FC">
        <w:rPr>
          <w:rFonts w:hint="eastAsia"/>
          <w:bCs w:val="0"/>
          <w:color w:val="000000"/>
          <w:sz w:val="24"/>
          <w:rtl/>
        </w:rPr>
        <w:t>כלפי</w:t>
      </w:r>
      <w:r w:rsidR="00A955A9" w:rsidRPr="005D36FC">
        <w:rPr>
          <w:bCs w:val="0"/>
          <w:color w:val="000000"/>
          <w:sz w:val="24"/>
          <w:rtl/>
        </w:rPr>
        <w:t xml:space="preserve"> </w:t>
      </w:r>
      <w:r w:rsidR="00A955A9" w:rsidRPr="005D36FC">
        <w:rPr>
          <w:rFonts w:hint="eastAsia"/>
          <w:bCs w:val="0"/>
          <w:color w:val="000000"/>
          <w:sz w:val="24"/>
          <w:rtl/>
        </w:rPr>
        <w:t>הנזכרים</w:t>
      </w:r>
      <w:r w:rsidR="00A955A9" w:rsidRPr="005D36FC">
        <w:rPr>
          <w:bCs w:val="0"/>
          <w:color w:val="000000"/>
          <w:sz w:val="24"/>
          <w:rtl/>
        </w:rPr>
        <w:t xml:space="preserve"> </w:t>
      </w:r>
      <w:r w:rsidR="00A955A9" w:rsidRPr="005D36FC">
        <w:rPr>
          <w:rFonts w:hint="eastAsia"/>
          <w:bCs w:val="0"/>
          <w:color w:val="000000"/>
          <w:sz w:val="24"/>
          <w:rtl/>
        </w:rPr>
        <w:t>לעיל</w:t>
      </w:r>
      <w:r w:rsidR="00A955A9" w:rsidRPr="005D36FC">
        <w:rPr>
          <w:bCs w:val="0"/>
          <w:color w:val="000000"/>
          <w:sz w:val="24"/>
          <w:rtl/>
        </w:rPr>
        <w:t xml:space="preserve">, </w:t>
      </w:r>
      <w:r w:rsidR="00A955A9" w:rsidRPr="005D36FC">
        <w:rPr>
          <w:rFonts w:hint="eastAsia"/>
          <w:bCs w:val="0"/>
          <w:color w:val="000000"/>
          <w:sz w:val="24"/>
          <w:rtl/>
        </w:rPr>
        <w:t>בגין</w:t>
      </w:r>
      <w:r w:rsidR="00A955A9" w:rsidRPr="005D36FC">
        <w:rPr>
          <w:bCs w:val="0"/>
          <w:color w:val="000000"/>
          <w:sz w:val="24"/>
          <w:rtl/>
        </w:rPr>
        <w:t xml:space="preserve"> </w:t>
      </w:r>
      <w:r w:rsidR="00A955A9" w:rsidRPr="005D36FC">
        <w:rPr>
          <w:rFonts w:hint="eastAsia"/>
          <w:bCs w:val="0"/>
          <w:color w:val="000000"/>
          <w:sz w:val="24"/>
          <w:rtl/>
        </w:rPr>
        <w:t>אובדן</w:t>
      </w:r>
      <w:r w:rsidR="00A955A9" w:rsidRPr="005D36FC">
        <w:rPr>
          <w:bCs w:val="0"/>
          <w:color w:val="000000"/>
          <w:sz w:val="24"/>
          <w:rtl/>
        </w:rPr>
        <w:t xml:space="preserve"> </w:t>
      </w:r>
      <w:r w:rsidR="00A955A9" w:rsidRPr="005D36FC">
        <w:rPr>
          <w:rFonts w:hint="eastAsia"/>
          <w:bCs w:val="0"/>
          <w:color w:val="000000"/>
          <w:sz w:val="24"/>
          <w:rtl/>
        </w:rPr>
        <w:t>או</w:t>
      </w:r>
      <w:r w:rsidR="00A955A9" w:rsidRPr="005D36FC">
        <w:rPr>
          <w:bCs w:val="0"/>
          <w:color w:val="000000"/>
          <w:sz w:val="24"/>
          <w:rtl/>
        </w:rPr>
        <w:t xml:space="preserve"> </w:t>
      </w:r>
      <w:r w:rsidR="00A955A9" w:rsidRPr="005D36FC">
        <w:rPr>
          <w:rFonts w:hint="eastAsia"/>
          <w:bCs w:val="0"/>
          <w:color w:val="000000"/>
          <w:sz w:val="24"/>
          <w:rtl/>
        </w:rPr>
        <w:t>נזק</w:t>
      </w:r>
      <w:r w:rsidR="00A955A9" w:rsidRPr="005D36FC">
        <w:rPr>
          <w:bCs w:val="0"/>
          <w:color w:val="000000"/>
          <w:sz w:val="24"/>
          <w:rtl/>
        </w:rPr>
        <w:t xml:space="preserve"> </w:t>
      </w:r>
      <w:r w:rsidR="00A955A9" w:rsidRPr="005D36FC">
        <w:rPr>
          <w:rFonts w:hint="eastAsia"/>
          <w:bCs w:val="0"/>
          <w:color w:val="000000"/>
          <w:sz w:val="24"/>
          <w:rtl/>
        </w:rPr>
        <w:t>כאמור</w:t>
      </w:r>
      <w:r w:rsidR="00A955A9" w:rsidRPr="005D36FC">
        <w:rPr>
          <w:bCs w:val="0"/>
          <w:color w:val="000000"/>
          <w:sz w:val="24"/>
          <w:rtl/>
        </w:rPr>
        <w:t>.</w:t>
      </w:r>
    </w:p>
    <w:p w14:paraId="2A8DE10C" w14:textId="77777777" w:rsidR="00A955A9" w:rsidRPr="005D36FC" w:rsidRDefault="00A955A9" w:rsidP="005D36FC">
      <w:pPr>
        <w:rPr>
          <w:rtl/>
          <w:lang w:eastAsia="he-IL"/>
        </w:rPr>
      </w:pPr>
    </w:p>
    <w:p w14:paraId="1FFF4707" w14:textId="77777777" w:rsidR="00A955A9" w:rsidRDefault="00A955A9" w:rsidP="005D36FC">
      <w:pPr>
        <w:pStyle w:val="Heading2"/>
        <w:keepNext w:val="0"/>
        <w:numPr>
          <w:ilvl w:val="1"/>
          <w:numId w:val="15"/>
        </w:numPr>
        <w:tabs>
          <w:tab w:val="left" w:pos="1440"/>
        </w:tabs>
        <w:ind w:left="1460"/>
        <w:jc w:val="both"/>
        <w:rPr>
          <w:color w:val="000000"/>
          <w:sz w:val="24"/>
          <w:rtl/>
        </w:rPr>
      </w:pPr>
      <w:r w:rsidRPr="005D36FC">
        <w:rPr>
          <w:rFonts w:hint="eastAsia"/>
          <w:bCs w:val="0"/>
          <w:color w:val="000000"/>
          <w:sz w:val="24"/>
          <w:rtl/>
        </w:rPr>
        <w:t>אם</w:t>
      </w:r>
      <w:r w:rsidRPr="005D36FC">
        <w:rPr>
          <w:bCs w:val="0"/>
          <w:color w:val="000000"/>
          <w:sz w:val="24"/>
          <w:rtl/>
        </w:rPr>
        <w:t xml:space="preserve"> לדעת </w:t>
      </w:r>
      <w:r w:rsidR="003770FB" w:rsidRPr="00341985">
        <w:rPr>
          <w:bCs w:val="0"/>
          <w:sz w:val="24"/>
          <w:rtl/>
        </w:rPr>
        <w:t xml:space="preserve">המפקח </w:t>
      </w:r>
      <w:r w:rsidRPr="005D36FC">
        <w:rPr>
          <w:rFonts w:hint="eastAsia"/>
          <w:bCs w:val="0"/>
          <w:color w:val="000000"/>
          <w:sz w:val="24"/>
          <w:rtl/>
        </w:rPr>
        <w:t>יש</w:t>
      </w:r>
      <w:r w:rsidRPr="005D36FC">
        <w:rPr>
          <w:bCs w:val="0"/>
          <w:color w:val="000000"/>
          <w:sz w:val="24"/>
          <w:rtl/>
        </w:rPr>
        <w:t xml:space="preserve"> צורך בעריכת ביטוחים נוספים או משלימים לביטוחי </w:t>
      </w:r>
      <w:r w:rsidR="003770FB" w:rsidRPr="00341985">
        <w:rPr>
          <w:bCs w:val="0"/>
          <w:sz w:val="24"/>
          <w:rtl/>
        </w:rPr>
        <w:t>המפקח</w:t>
      </w:r>
      <w:r w:rsidRPr="005D36FC">
        <w:rPr>
          <w:bCs w:val="0"/>
          <w:color w:val="000000"/>
          <w:sz w:val="24"/>
          <w:rtl/>
        </w:rPr>
        <w:t xml:space="preserve">, על </w:t>
      </w:r>
      <w:r w:rsidR="003770FB" w:rsidRPr="00341985">
        <w:rPr>
          <w:bCs w:val="0"/>
          <w:sz w:val="24"/>
          <w:rtl/>
        </w:rPr>
        <w:t xml:space="preserve">המפקח </w:t>
      </w:r>
      <w:r w:rsidRPr="005D36FC">
        <w:rPr>
          <w:rFonts w:hint="eastAsia"/>
          <w:bCs w:val="0"/>
          <w:color w:val="000000"/>
          <w:sz w:val="24"/>
          <w:rtl/>
        </w:rPr>
        <w:t>לערוך</w:t>
      </w:r>
      <w:r w:rsidRPr="005D36FC">
        <w:rPr>
          <w:bCs w:val="0"/>
          <w:color w:val="000000"/>
          <w:sz w:val="24"/>
          <w:rtl/>
        </w:rPr>
        <w:t xml:space="preserve"> ולקיים את הביטוחים הנוספים או המשלימים כאמור. </w:t>
      </w:r>
    </w:p>
    <w:p w14:paraId="1F549DD4" w14:textId="77777777" w:rsidR="00A955A9" w:rsidRPr="005D36FC" w:rsidRDefault="00A955A9" w:rsidP="005D36FC">
      <w:pPr>
        <w:rPr>
          <w:rtl/>
          <w:lang w:eastAsia="he-IL"/>
        </w:rPr>
      </w:pPr>
    </w:p>
    <w:p w14:paraId="0C379008" w14:textId="77777777" w:rsidR="00A955A9" w:rsidRDefault="00A955A9" w:rsidP="005D36FC">
      <w:pPr>
        <w:pStyle w:val="Heading2"/>
        <w:keepNext w:val="0"/>
        <w:numPr>
          <w:ilvl w:val="1"/>
          <w:numId w:val="15"/>
        </w:numPr>
        <w:tabs>
          <w:tab w:val="left" w:pos="1440"/>
        </w:tabs>
        <w:ind w:left="1460"/>
        <w:jc w:val="both"/>
        <w:rPr>
          <w:color w:val="000000"/>
          <w:sz w:val="24"/>
          <w:rtl/>
        </w:rPr>
      </w:pPr>
      <w:r w:rsidRPr="005D36FC">
        <w:rPr>
          <w:rFonts w:hint="eastAsia"/>
          <w:bCs w:val="0"/>
          <w:color w:val="000000"/>
          <w:sz w:val="24"/>
          <w:rtl/>
        </w:rPr>
        <w:t>בכל</w:t>
      </w:r>
      <w:r w:rsidRPr="005D36FC">
        <w:rPr>
          <w:bCs w:val="0"/>
          <w:color w:val="000000"/>
          <w:sz w:val="24"/>
          <w:rtl/>
        </w:rPr>
        <w:t xml:space="preserve"> ביטוח רכוש נוסף או משלים לביטוחי </w:t>
      </w:r>
      <w:r w:rsidR="003770FB" w:rsidRPr="00341985">
        <w:rPr>
          <w:bCs w:val="0"/>
          <w:sz w:val="24"/>
          <w:rtl/>
        </w:rPr>
        <w:t>המפקח</w:t>
      </w:r>
      <w:r w:rsidRPr="005D36FC">
        <w:rPr>
          <w:bCs w:val="0"/>
          <w:color w:val="000000"/>
          <w:sz w:val="24"/>
          <w:rt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4A9D375B" w14:textId="77777777" w:rsidR="003770FB" w:rsidRPr="005D36FC" w:rsidRDefault="003770FB" w:rsidP="005D36FC">
      <w:pPr>
        <w:rPr>
          <w:rtl/>
          <w:lang w:eastAsia="he-IL"/>
        </w:rPr>
      </w:pPr>
    </w:p>
    <w:p w14:paraId="0C617D98" w14:textId="77777777" w:rsidR="00A955A9" w:rsidRDefault="00A955A9" w:rsidP="005D36FC">
      <w:pPr>
        <w:pStyle w:val="Heading2"/>
        <w:keepNext w:val="0"/>
        <w:numPr>
          <w:ilvl w:val="1"/>
          <w:numId w:val="15"/>
        </w:numPr>
        <w:tabs>
          <w:tab w:val="left" w:pos="1440"/>
        </w:tabs>
        <w:ind w:left="1460"/>
        <w:jc w:val="both"/>
        <w:rPr>
          <w:color w:val="000000"/>
          <w:sz w:val="24"/>
          <w:rtl/>
        </w:rPr>
      </w:pPr>
      <w:r w:rsidRPr="005D36FC">
        <w:rPr>
          <w:rFonts w:hint="eastAsia"/>
          <w:bCs w:val="0"/>
          <w:color w:val="000000"/>
          <w:sz w:val="24"/>
          <w:rtl/>
        </w:rPr>
        <w:t>מבלי</w:t>
      </w:r>
      <w:r w:rsidRPr="005D36FC">
        <w:rPr>
          <w:bCs w:val="0"/>
          <w:color w:val="000000"/>
          <w:sz w:val="24"/>
          <w:rtl/>
        </w:rPr>
        <w:t xml:space="preserve"> לגרוע מכל הוראה מהוראות הסכם זה לעניין הסבת ההסכם, ובמקרה בו השירותים נשוא הסכם זה או חלק מהם יינתנו על ידי קבלני משנה מטעם </w:t>
      </w:r>
      <w:r w:rsidR="003770FB" w:rsidRPr="00341985">
        <w:rPr>
          <w:bCs w:val="0"/>
          <w:sz w:val="24"/>
          <w:rtl/>
        </w:rPr>
        <w:t>המפקח</w:t>
      </w:r>
      <w:r w:rsidRPr="005D36FC">
        <w:rPr>
          <w:bCs w:val="0"/>
          <w:color w:val="000000"/>
          <w:sz w:val="24"/>
          <w:rtl/>
        </w:rPr>
        <w:t xml:space="preserve">, על </w:t>
      </w:r>
      <w:r w:rsidR="003770FB" w:rsidRPr="00341985">
        <w:rPr>
          <w:bCs w:val="0"/>
          <w:sz w:val="24"/>
          <w:rtl/>
        </w:rPr>
        <w:t xml:space="preserve">המפקח </w:t>
      </w:r>
      <w:r w:rsidRPr="005D36FC">
        <w:rPr>
          <w:rFonts w:hint="eastAsia"/>
          <w:bCs w:val="0"/>
          <w:color w:val="000000"/>
          <w:sz w:val="24"/>
          <w:rtl/>
        </w:rPr>
        <w:t>לדאוג</w:t>
      </w:r>
      <w:r w:rsidRPr="005D36FC">
        <w:rPr>
          <w:bCs w:val="0"/>
          <w:color w:val="000000"/>
          <w:sz w:val="24"/>
          <w:rtl/>
        </w:rPr>
        <w:t xml:space="preserve">, כי בידי קבלני המשנה פוליסות ביטוח, בהתאם לתנאים ולסכומים הנדרשים על פי הסכם זה. לחלופין, </w:t>
      </w:r>
      <w:r w:rsidR="003770FB">
        <w:rPr>
          <w:rFonts w:hint="cs"/>
          <w:bCs w:val="0"/>
          <w:sz w:val="24"/>
          <w:rtl/>
        </w:rPr>
        <w:t>ל</w:t>
      </w:r>
      <w:r w:rsidR="003770FB" w:rsidRPr="00341985">
        <w:rPr>
          <w:bCs w:val="0"/>
          <w:sz w:val="24"/>
          <w:rtl/>
        </w:rPr>
        <w:t>מפקח</w:t>
      </w:r>
      <w:r w:rsidR="003770FB" w:rsidRPr="00EA1063">
        <w:rPr>
          <w:rFonts w:hint="cs"/>
          <w:bCs w:val="0"/>
          <w:color w:val="000000"/>
          <w:sz w:val="24"/>
          <w:rtl/>
        </w:rPr>
        <w:t xml:space="preserve"> </w:t>
      </w:r>
      <w:r w:rsidRPr="005D36FC">
        <w:rPr>
          <w:rFonts w:hint="eastAsia"/>
          <w:bCs w:val="0"/>
          <w:color w:val="000000"/>
          <w:sz w:val="24"/>
          <w:rtl/>
        </w:rPr>
        <w:t>נתונה</w:t>
      </w:r>
      <w:r w:rsidRPr="005D36FC">
        <w:rPr>
          <w:bCs w:val="0"/>
          <w:color w:val="000000"/>
          <w:sz w:val="24"/>
          <w:rtl/>
        </w:rPr>
        <w:t xml:space="preserve"> הרשות לכלול את קבלני המשנה בשם המבוטח במסגרת ביטוחי </w:t>
      </w:r>
      <w:r w:rsidR="003770FB" w:rsidRPr="00341985">
        <w:rPr>
          <w:bCs w:val="0"/>
          <w:sz w:val="24"/>
          <w:rtl/>
        </w:rPr>
        <w:t>המפקח</w:t>
      </w:r>
      <w:r w:rsidRPr="005D36FC">
        <w:rPr>
          <w:bCs w:val="0"/>
          <w:color w:val="000000"/>
          <w:sz w:val="24"/>
          <w:rtl/>
        </w:rPr>
        <w:t xml:space="preserve">. </w:t>
      </w:r>
    </w:p>
    <w:p w14:paraId="131BFA67" w14:textId="77777777" w:rsidR="00A955A9" w:rsidRPr="005D36FC" w:rsidRDefault="00A955A9" w:rsidP="005D36FC">
      <w:pPr>
        <w:rPr>
          <w:rtl/>
          <w:lang w:eastAsia="he-IL"/>
        </w:rPr>
      </w:pPr>
    </w:p>
    <w:p w14:paraId="3361EE27" w14:textId="77777777" w:rsidR="00A955A9" w:rsidRDefault="00A955A9" w:rsidP="005D36FC">
      <w:pPr>
        <w:pStyle w:val="Heading2"/>
        <w:keepNext w:val="0"/>
        <w:numPr>
          <w:ilvl w:val="1"/>
          <w:numId w:val="15"/>
        </w:numPr>
        <w:tabs>
          <w:tab w:val="left" w:pos="1440"/>
        </w:tabs>
        <w:ind w:left="1460"/>
        <w:jc w:val="both"/>
        <w:rPr>
          <w:color w:val="000000"/>
          <w:sz w:val="24"/>
          <w:rtl/>
        </w:rPr>
      </w:pPr>
      <w:r w:rsidRPr="005D36FC">
        <w:rPr>
          <w:rFonts w:hint="eastAsia"/>
          <w:bCs w:val="0"/>
          <w:color w:val="000000"/>
          <w:sz w:val="24"/>
          <w:rtl/>
        </w:rPr>
        <w:t>למען</w:t>
      </w:r>
      <w:r w:rsidRPr="005D36FC">
        <w:rPr>
          <w:bCs w:val="0"/>
          <w:color w:val="000000"/>
          <w:sz w:val="24"/>
          <w:rtl/>
        </w:rPr>
        <w:t xml:space="preserve"> הסר ספק, מובהר בזאת כי על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מוטלת</w:t>
      </w:r>
      <w:r w:rsidRPr="005D36FC">
        <w:rPr>
          <w:bCs w:val="0"/>
          <w:color w:val="000000"/>
          <w:sz w:val="24"/>
          <w:rtl/>
        </w:rPr>
        <w:t xml:space="preserve"> האחריות כלפי המזמין ביחס לשירותים במלואם, לרבות שירותים שניתנו או אמורים היו להינתן על ידי קבלן משנה, ועל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תחול</w:t>
      </w:r>
      <w:r w:rsidRPr="005D36FC">
        <w:rPr>
          <w:bCs w:val="0"/>
          <w:color w:val="000000"/>
          <w:sz w:val="24"/>
          <w:rtl/>
        </w:rPr>
        <w:t xml:space="preserve"> </w:t>
      </w:r>
      <w:r w:rsidRPr="005D36FC">
        <w:rPr>
          <w:rFonts w:hint="eastAsia"/>
          <w:bCs w:val="0"/>
          <w:color w:val="000000"/>
          <w:sz w:val="24"/>
          <w:rtl/>
        </w:rPr>
        <w:lastRenderedPageBreak/>
        <w:t>האחריות</w:t>
      </w:r>
      <w:r w:rsidRPr="005D36FC">
        <w:rPr>
          <w:bCs w:val="0"/>
          <w:color w:val="000000"/>
          <w:sz w:val="24"/>
          <w:rtl/>
        </w:rPr>
        <w:t xml:space="preserve"> </w:t>
      </w:r>
      <w:r w:rsidRPr="005D36FC">
        <w:rPr>
          <w:rFonts w:hint="eastAsia"/>
          <w:bCs w:val="0"/>
          <w:color w:val="000000"/>
          <w:sz w:val="24"/>
          <w:rtl/>
        </w:rPr>
        <w:t>לשפות</w:t>
      </w:r>
      <w:r w:rsidRPr="005D36FC">
        <w:rPr>
          <w:bCs w:val="0"/>
          <w:color w:val="000000"/>
          <w:sz w:val="24"/>
          <w:rtl/>
        </w:rPr>
        <w:t xml:space="preserve"> </w:t>
      </w:r>
      <w:r w:rsidRPr="005D36FC">
        <w:rPr>
          <w:rFonts w:hint="eastAsia"/>
          <w:bCs w:val="0"/>
          <w:color w:val="000000"/>
          <w:sz w:val="24"/>
          <w:rtl/>
        </w:rPr>
        <w:t>את</w:t>
      </w:r>
      <w:r w:rsidRPr="005D36FC">
        <w:rPr>
          <w:bCs w:val="0"/>
          <w:color w:val="000000"/>
          <w:sz w:val="24"/>
          <w:rtl/>
        </w:rPr>
        <w:t xml:space="preserve"> </w:t>
      </w:r>
      <w:r w:rsidRPr="005D36FC">
        <w:rPr>
          <w:rFonts w:hint="eastAsia"/>
          <w:bCs w:val="0"/>
          <w:color w:val="000000"/>
          <w:sz w:val="24"/>
          <w:rtl/>
        </w:rPr>
        <w:t>המזמין</w:t>
      </w:r>
      <w:r w:rsidRPr="005D36FC">
        <w:rPr>
          <w:bCs w:val="0"/>
          <w:color w:val="000000"/>
          <w:sz w:val="24"/>
          <w:rtl/>
        </w:rPr>
        <w:t xml:space="preserve"> </w:t>
      </w:r>
      <w:r w:rsidRPr="005D36FC">
        <w:rPr>
          <w:rFonts w:hint="eastAsia"/>
          <w:bCs w:val="0"/>
          <w:color w:val="000000"/>
          <w:sz w:val="24"/>
          <w:rtl/>
        </w:rPr>
        <w:t>בגין</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אובדן</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נזק</w:t>
      </w:r>
      <w:r w:rsidRPr="005D36FC">
        <w:rPr>
          <w:bCs w:val="0"/>
          <w:color w:val="000000"/>
          <w:sz w:val="24"/>
          <w:rtl/>
        </w:rPr>
        <w:t xml:space="preserve"> </w:t>
      </w:r>
      <w:r w:rsidRPr="005D36FC">
        <w:rPr>
          <w:rFonts w:hint="eastAsia"/>
          <w:bCs w:val="0"/>
          <w:color w:val="000000"/>
          <w:sz w:val="24"/>
          <w:rtl/>
        </w:rPr>
        <w:t>שייגרם</w:t>
      </w:r>
      <w:r w:rsidRPr="005D36FC">
        <w:rPr>
          <w:bCs w:val="0"/>
          <w:color w:val="000000"/>
          <w:sz w:val="24"/>
          <w:rtl/>
        </w:rPr>
        <w:t xml:space="preserve">, </w:t>
      </w:r>
      <w:r w:rsidRPr="005D36FC">
        <w:rPr>
          <w:rFonts w:hint="eastAsia"/>
          <w:bCs w:val="0"/>
          <w:color w:val="000000"/>
          <w:sz w:val="24"/>
          <w:rtl/>
        </w:rPr>
        <w:t>במישרין</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בעקיפין</w:t>
      </w:r>
      <w:r w:rsidRPr="005D36FC">
        <w:rPr>
          <w:bCs w:val="0"/>
          <w:color w:val="000000"/>
          <w:sz w:val="24"/>
          <w:rtl/>
        </w:rPr>
        <w:t xml:space="preserve">, </w:t>
      </w:r>
      <w:r w:rsidRPr="005D36FC">
        <w:rPr>
          <w:rFonts w:hint="eastAsia"/>
          <w:bCs w:val="0"/>
          <w:color w:val="000000"/>
          <w:sz w:val="24"/>
          <w:rtl/>
        </w:rPr>
        <w:t>עקב</w:t>
      </w:r>
      <w:r w:rsidRPr="005D36FC">
        <w:rPr>
          <w:bCs w:val="0"/>
          <w:color w:val="000000"/>
          <w:sz w:val="24"/>
          <w:rtl/>
        </w:rPr>
        <w:t xml:space="preserve"> </w:t>
      </w:r>
      <w:r w:rsidRPr="005D36FC">
        <w:rPr>
          <w:rFonts w:hint="eastAsia"/>
          <w:bCs w:val="0"/>
          <w:color w:val="000000"/>
          <w:sz w:val="24"/>
          <w:rtl/>
        </w:rPr>
        <w:t>שירותים</w:t>
      </w:r>
      <w:r w:rsidRPr="005D36FC">
        <w:rPr>
          <w:bCs w:val="0"/>
          <w:color w:val="000000"/>
          <w:sz w:val="24"/>
          <w:rtl/>
        </w:rPr>
        <w:t xml:space="preserve"> </w:t>
      </w:r>
      <w:r w:rsidRPr="005D36FC">
        <w:rPr>
          <w:rFonts w:hint="eastAsia"/>
          <w:bCs w:val="0"/>
          <w:color w:val="000000"/>
          <w:sz w:val="24"/>
          <w:rtl/>
        </w:rPr>
        <w:t>שניתנו</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אמורים</w:t>
      </w:r>
      <w:r w:rsidRPr="005D36FC">
        <w:rPr>
          <w:bCs w:val="0"/>
          <w:color w:val="000000"/>
          <w:sz w:val="24"/>
          <w:rtl/>
        </w:rPr>
        <w:t xml:space="preserve"> </w:t>
      </w:r>
      <w:r w:rsidRPr="005D36FC">
        <w:rPr>
          <w:rFonts w:hint="eastAsia"/>
          <w:bCs w:val="0"/>
          <w:color w:val="000000"/>
          <w:sz w:val="24"/>
          <w:rtl/>
        </w:rPr>
        <w:t>היו</w:t>
      </w:r>
      <w:r w:rsidRPr="005D36FC">
        <w:rPr>
          <w:bCs w:val="0"/>
          <w:color w:val="000000"/>
          <w:sz w:val="24"/>
          <w:rtl/>
        </w:rPr>
        <w:t xml:space="preserve"> </w:t>
      </w:r>
      <w:r w:rsidRPr="005D36FC">
        <w:rPr>
          <w:rFonts w:hint="eastAsia"/>
          <w:bCs w:val="0"/>
          <w:color w:val="000000"/>
          <w:sz w:val="24"/>
          <w:rtl/>
        </w:rPr>
        <w:t>להינתן</w:t>
      </w:r>
      <w:r w:rsidRPr="005D36FC">
        <w:rPr>
          <w:bCs w:val="0"/>
          <w:color w:val="000000"/>
          <w:sz w:val="24"/>
          <w:rtl/>
        </w:rPr>
        <w:t xml:space="preserve">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ידי</w:t>
      </w:r>
      <w:r w:rsidRPr="005D36FC">
        <w:rPr>
          <w:bCs w:val="0"/>
          <w:color w:val="000000"/>
          <w:sz w:val="24"/>
          <w:rtl/>
        </w:rPr>
        <w:t xml:space="preserve"> </w:t>
      </w:r>
      <w:r w:rsidRPr="005D36FC">
        <w:rPr>
          <w:rFonts w:hint="eastAsia"/>
          <w:bCs w:val="0"/>
          <w:color w:val="000000"/>
          <w:sz w:val="24"/>
          <w:rtl/>
        </w:rPr>
        <w:t>קבלן</w:t>
      </w:r>
      <w:r w:rsidRPr="005D36FC">
        <w:rPr>
          <w:bCs w:val="0"/>
          <w:color w:val="000000"/>
          <w:sz w:val="24"/>
          <w:rtl/>
        </w:rPr>
        <w:t xml:space="preserve"> </w:t>
      </w:r>
      <w:r w:rsidRPr="005D36FC">
        <w:rPr>
          <w:rFonts w:hint="eastAsia"/>
          <w:bCs w:val="0"/>
          <w:color w:val="000000"/>
          <w:sz w:val="24"/>
          <w:rtl/>
        </w:rPr>
        <w:t>המשנה</w:t>
      </w:r>
      <w:r w:rsidRPr="005D36FC">
        <w:rPr>
          <w:bCs w:val="0"/>
          <w:color w:val="000000"/>
          <w:sz w:val="24"/>
          <w:rtl/>
        </w:rPr>
        <w:t xml:space="preserve"> </w:t>
      </w:r>
      <w:r w:rsidRPr="005D36FC">
        <w:rPr>
          <w:rFonts w:hint="eastAsia"/>
          <w:bCs w:val="0"/>
          <w:color w:val="000000"/>
          <w:sz w:val="24"/>
          <w:rtl/>
        </w:rPr>
        <w:t>כאמור</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ייגרם</w:t>
      </w:r>
      <w:r w:rsidRPr="005D36FC">
        <w:rPr>
          <w:bCs w:val="0"/>
          <w:color w:val="000000"/>
          <w:sz w:val="24"/>
          <w:rtl/>
        </w:rPr>
        <w:t xml:space="preserve">, </w:t>
      </w:r>
      <w:r w:rsidRPr="005D36FC">
        <w:rPr>
          <w:rFonts w:hint="eastAsia"/>
          <w:bCs w:val="0"/>
          <w:color w:val="000000"/>
          <w:sz w:val="24"/>
          <w:rtl/>
        </w:rPr>
        <w:t>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אובדן</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נזק</w:t>
      </w:r>
      <w:r w:rsidRPr="005D36FC">
        <w:rPr>
          <w:bCs w:val="0"/>
          <w:color w:val="000000"/>
          <w:sz w:val="24"/>
          <w:rtl/>
        </w:rPr>
        <w:t xml:space="preserve"> </w:t>
      </w:r>
      <w:r w:rsidRPr="005D36FC">
        <w:rPr>
          <w:rFonts w:hint="eastAsia"/>
          <w:bCs w:val="0"/>
          <w:color w:val="000000"/>
          <w:sz w:val="24"/>
          <w:rtl/>
        </w:rPr>
        <w:t>כאמור</w:t>
      </w:r>
      <w:r w:rsidRPr="005D36FC">
        <w:rPr>
          <w:bCs w:val="0"/>
          <w:color w:val="000000"/>
          <w:sz w:val="24"/>
          <w:rtl/>
        </w:rPr>
        <w:t xml:space="preserve"> </w:t>
      </w:r>
      <w:r w:rsidRPr="005D36FC">
        <w:rPr>
          <w:rFonts w:hint="eastAsia"/>
          <w:bCs w:val="0"/>
          <w:color w:val="000000"/>
          <w:sz w:val="24"/>
          <w:rtl/>
        </w:rPr>
        <w:t>מכוסה</w:t>
      </w:r>
      <w:r w:rsidRPr="005D36FC">
        <w:rPr>
          <w:bCs w:val="0"/>
          <w:color w:val="000000"/>
          <w:sz w:val="24"/>
          <w:rtl/>
        </w:rPr>
        <w:t xml:space="preserve"> </w:t>
      </w:r>
      <w:r w:rsidRPr="005D36FC">
        <w:rPr>
          <w:rFonts w:hint="eastAsia"/>
          <w:bCs w:val="0"/>
          <w:color w:val="000000"/>
          <w:sz w:val="24"/>
          <w:rtl/>
        </w:rPr>
        <w:t>במי</w:t>
      </w:r>
      <w:r w:rsidRPr="005D36FC">
        <w:rPr>
          <w:bCs w:val="0"/>
          <w:color w:val="000000"/>
          <w:sz w:val="24"/>
          <w:rtl/>
        </w:rPr>
        <w:t xml:space="preserve"> </w:t>
      </w:r>
      <w:r w:rsidRPr="005D36FC">
        <w:rPr>
          <w:rFonts w:hint="eastAsia"/>
          <w:bCs w:val="0"/>
          <w:color w:val="000000"/>
          <w:sz w:val="24"/>
          <w:rtl/>
        </w:rPr>
        <w:t>מהפוליסות</w:t>
      </w:r>
      <w:r w:rsidRPr="005D36FC">
        <w:rPr>
          <w:bCs w:val="0"/>
          <w:color w:val="000000"/>
          <w:sz w:val="24"/>
          <w:rtl/>
        </w:rPr>
        <w:t xml:space="preserve"> </w:t>
      </w:r>
      <w:r w:rsidRPr="005D36FC">
        <w:rPr>
          <w:rFonts w:hint="eastAsia"/>
          <w:bCs w:val="0"/>
          <w:color w:val="000000"/>
          <w:sz w:val="24"/>
          <w:rtl/>
        </w:rPr>
        <w:t>דלעיל</w:t>
      </w:r>
      <w:r w:rsidRPr="005D36FC">
        <w:rPr>
          <w:bCs w:val="0"/>
          <w:color w:val="000000"/>
          <w:sz w:val="24"/>
          <w:rtl/>
        </w:rPr>
        <w:t xml:space="preserve"> </w:t>
      </w:r>
      <w:r w:rsidRPr="005D36FC">
        <w:rPr>
          <w:rFonts w:hint="eastAsia"/>
          <w:bCs w:val="0"/>
          <w:color w:val="000000"/>
          <w:sz w:val="24"/>
          <w:rtl/>
        </w:rPr>
        <w:t>ובין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לאו</w:t>
      </w:r>
      <w:r w:rsidRPr="005D36FC">
        <w:rPr>
          <w:bCs w:val="0"/>
          <w:color w:val="000000"/>
          <w:sz w:val="24"/>
          <w:rtl/>
        </w:rPr>
        <w:t>.</w:t>
      </w:r>
    </w:p>
    <w:p w14:paraId="4EFA1281" w14:textId="77777777" w:rsidR="00A955A9" w:rsidRPr="005D36FC" w:rsidRDefault="00A955A9" w:rsidP="005D36FC">
      <w:pPr>
        <w:rPr>
          <w:rtl/>
          <w:lang w:eastAsia="he-IL"/>
        </w:rPr>
      </w:pPr>
    </w:p>
    <w:p w14:paraId="6AA4AB83" w14:textId="77777777" w:rsidR="00A955A9" w:rsidRDefault="00A955A9" w:rsidP="005D36FC">
      <w:pPr>
        <w:pStyle w:val="Heading2"/>
        <w:keepNext w:val="0"/>
        <w:numPr>
          <w:ilvl w:val="1"/>
          <w:numId w:val="15"/>
        </w:numPr>
        <w:tabs>
          <w:tab w:val="left" w:pos="1440"/>
        </w:tabs>
        <w:ind w:left="1460"/>
        <w:jc w:val="both"/>
        <w:rPr>
          <w:color w:val="000000"/>
          <w:sz w:val="24"/>
          <w:rtl/>
        </w:rPr>
      </w:pPr>
      <w:r w:rsidRPr="005D36FC">
        <w:rPr>
          <w:rFonts w:hint="eastAsia"/>
          <w:bCs w:val="0"/>
          <w:color w:val="000000"/>
          <w:sz w:val="24"/>
          <w:rtl/>
        </w:rPr>
        <w:t>אין</w:t>
      </w:r>
      <w:r w:rsidRPr="005D36FC">
        <w:rPr>
          <w:bCs w:val="0"/>
          <w:color w:val="000000"/>
          <w:sz w:val="24"/>
          <w:rtl/>
        </w:rPr>
        <w:t xml:space="preserve"> בעריכת ביטוחי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כדי</w:t>
      </w:r>
      <w:r w:rsidRPr="005D36FC">
        <w:rPr>
          <w:bCs w:val="0"/>
          <w:color w:val="000000"/>
          <w:sz w:val="24"/>
          <w:rtl/>
        </w:rPr>
        <w:t xml:space="preserve"> לצמצם או לגרוע בצורה כל שהיא מהתחייבויותיו בהתאם להסכם, ולא יהיה בעריכת ביטוחי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כדי</w:t>
      </w:r>
      <w:r w:rsidRPr="005D36FC">
        <w:rPr>
          <w:bCs w:val="0"/>
          <w:color w:val="000000"/>
          <w:sz w:val="24"/>
          <w:rtl/>
        </w:rPr>
        <w:t xml:space="preserve"> לשחרר את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מחובתו</w:t>
      </w:r>
      <w:r w:rsidRPr="005D36FC">
        <w:rPr>
          <w:bCs w:val="0"/>
          <w:color w:val="000000"/>
          <w:sz w:val="24"/>
          <w:rtl/>
        </w:rPr>
        <w:t xml:space="preserve"> </w:t>
      </w:r>
      <w:r w:rsidRPr="005D36FC">
        <w:rPr>
          <w:rFonts w:hint="eastAsia"/>
          <w:bCs w:val="0"/>
          <w:color w:val="000000"/>
          <w:sz w:val="24"/>
          <w:rtl/>
        </w:rPr>
        <w:t>לשפות</w:t>
      </w:r>
      <w:r w:rsidRPr="005D36FC">
        <w:rPr>
          <w:bCs w:val="0"/>
          <w:color w:val="000000"/>
          <w:sz w:val="24"/>
          <w:rtl/>
        </w:rPr>
        <w:t xml:space="preserve"> </w:t>
      </w:r>
      <w:r w:rsidRPr="005D36FC">
        <w:rPr>
          <w:rFonts w:hint="eastAsia"/>
          <w:bCs w:val="0"/>
          <w:color w:val="000000"/>
          <w:sz w:val="24"/>
          <w:rtl/>
        </w:rPr>
        <w:t>ו</w:t>
      </w:r>
      <w:r w:rsidRPr="005D36FC">
        <w:rPr>
          <w:bCs w:val="0"/>
          <w:color w:val="000000"/>
          <w:sz w:val="24"/>
          <w:rtl/>
        </w:rPr>
        <w:t xml:space="preserve">/או </w:t>
      </w:r>
      <w:r w:rsidRPr="005D36FC">
        <w:rPr>
          <w:rFonts w:hint="eastAsia"/>
          <w:bCs w:val="0"/>
          <w:color w:val="000000"/>
          <w:sz w:val="24"/>
          <w:rtl/>
        </w:rPr>
        <w:t>לפצות</w:t>
      </w:r>
      <w:r w:rsidRPr="005D36FC">
        <w:rPr>
          <w:bCs w:val="0"/>
          <w:color w:val="000000"/>
          <w:sz w:val="24"/>
          <w:rtl/>
        </w:rPr>
        <w:t xml:space="preserve"> </w:t>
      </w:r>
      <w:r w:rsidRPr="005D36FC">
        <w:rPr>
          <w:rFonts w:hint="eastAsia"/>
          <w:bCs w:val="0"/>
          <w:color w:val="000000"/>
          <w:sz w:val="24"/>
          <w:rtl/>
        </w:rPr>
        <w:t>את</w:t>
      </w:r>
      <w:r w:rsidRPr="005D36FC">
        <w:rPr>
          <w:bCs w:val="0"/>
          <w:color w:val="000000"/>
          <w:sz w:val="24"/>
          <w:rtl/>
        </w:rPr>
        <w:t xml:space="preserve"> </w:t>
      </w:r>
      <w:r w:rsidRPr="005D36FC">
        <w:rPr>
          <w:rFonts w:hint="eastAsia"/>
          <w:bCs w:val="0"/>
          <w:color w:val="000000"/>
          <w:sz w:val="24"/>
          <w:rtl/>
        </w:rPr>
        <w:t>המזמין</w:t>
      </w:r>
      <w:r w:rsidRPr="005D36FC">
        <w:rPr>
          <w:bCs w:val="0"/>
          <w:color w:val="000000"/>
          <w:sz w:val="24"/>
          <w:rtl/>
        </w:rPr>
        <w:t xml:space="preserve"> </w:t>
      </w:r>
      <w:r w:rsidRPr="005D36FC">
        <w:rPr>
          <w:rFonts w:hint="eastAsia"/>
          <w:bCs w:val="0"/>
          <w:color w:val="000000"/>
          <w:sz w:val="24"/>
          <w:rtl/>
        </w:rPr>
        <w:t>ו</w:t>
      </w:r>
      <w:r w:rsidRPr="005D36FC">
        <w:rPr>
          <w:bCs w:val="0"/>
          <w:color w:val="000000"/>
          <w:sz w:val="24"/>
          <w:rtl/>
        </w:rPr>
        <w:t xml:space="preserve">/או </w:t>
      </w:r>
      <w:r w:rsidRPr="005D36FC">
        <w:rPr>
          <w:rFonts w:hint="eastAsia"/>
          <w:bCs w:val="0"/>
          <w:color w:val="000000"/>
          <w:sz w:val="24"/>
          <w:rtl/>
        </w:rPr>
        <w:t>מי</w:t>
      </w:r>
      <w:r w:rsidRPr="005D36FC">
        <w:rPr>
          <w:bCs w:val="0"/>
          <w:color w:val="000000"/>
          <w:sz w:val="24"/>
          <w:rtl/>
        </w:rPr>
        <w:t xml:space="preserve"> </w:t>
      </w:r>
      <w:r w:rsidRPr="005D36FC">
        <w:rPr>
          <w:rFonts w:hint="eastAsia"/>
          <w:bCs w:val="0"/>
          <w:color w:val="000000"/>
          <w:sz w:val="24"/>
          <w:rtl/>
        </w:rPr>
        <w:t>מטעמו</w:t>
      </w:r>
      <w:r w:rsidRPr="005D36FC">
        <w:rPr>
          <w:bCs w:val="0"/>
          <w:color w:val="000000"/>
          <w:sz w:val="24"/>
          <w:rtl/>
        </w:rPr>
        <w:t xml:space="preserve">, </w:t>
      </w:r>
      <w:r w:rsidRPr="005D36FC">
        <w:rPr>
          <w:rFonts w:hint="eastAsia"/>
          <w:bCs w:val="0"/>
          <w:color w:val="000000"/>
          <w:sz w:val="24"/>
          <w:rtl/>
        </w:rPr>
        <w:t>בגין</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נזק</w:t>
      </w:r>
      <w:r w:rsidRPr="005D36FC">
        <w:rPr>
          <w:bCs w:val="0"/>
          <w:color w:val="000000"/>
          <w:sz w:val="24"/>
          <w:rtl/>
        </w:rPr>
        <w:t xml:space="preserve"> ,שהוא </w:t>
      </w:r>
      <w:r w:rsidRPr="005D36FC">
        <w:rPr>
          <w:rFonts w:hint="eastAsia"/>
          <w:bCs w:val="0"/>
          <w:color w:val="000000"/>
          <w:sz w:val="24"/>
          <w:rtl/>
        </w:rPr>
        <w:t>אחראי</w:t>
      </w:r>
      <w:r w:rsidRPr="005D36FC">
        <w:rPr>
          <w:bCs w:val="0"/>
          <w:color w:val="000000"/>
          <w:sz w:val="24"/>
          <w:rtl/>
        </w:rPr>
        <w:t xml:space="preserve"> </w:t>
      </w:r>
      <w:r w:rsidRPr="005D36FC">
        <w:rPr>
          <w:rFonts w:hint="eastAsia"/>
          <w:bCs w:val="0"/>
          <w:color w:val="000000"/>
          <w:sz w:val="24"/>
          <w:rtl/>
        </w:rPr>
        <w:t>לו</w:t>
      </w:r>
      <w:r w:rsidRPr="005D36FC">
        <w:rPr>
          <w:bCs w:val="0"/>
          <w:color w:val="000000"/>
          <w:sz w:val="24"/>
          <w:rtl/>
        </w:rPr>
        <w:t xml:space="preserve">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הסכם</w:t>
      </w:r>
      <w:r w:rsidRPr="005D36FC">
        <w:rPr>
          <w:bCs w:val="0"/>
          <w:color w:val="000000"/>
          <w:sz w:val="24"/>
          <w:rtl/>
        </w:rPr>
        <w:t xml:space="preserve"> </w:t>
      </w:r>
      <w:r w:rsidRPr="005D36FC">
        <w:rPr>
          <w:rFonts w:hint="eastAsia"/>
          <w:bCs w:val="0"/>
          <w:color w:val="000000"/>
          <w:sz w:val="24"/>
          <w:rtl/>
        </w:rPr>
        <w:t>זה</w:t>
      </w:r>
      <w:r w:rsidRPr="005D36FC">
        <w:rPr>
          <w:bCs w:val="0"/>
          <w:color w:val="000000"/>
          <w:sz w:val="24"/>
          <w:rtl/>
        </w:rPr>
        <w:t xml:space="preserve"> </w:t>
      </w:r>
      <w:r w:rsidRPr="005D36FC">
        <w:rPr>
          <w:rFonts w:hint="eastAsia"/>
          <w:bCs w:val="0"/>
          <w:color w:val="000000"/>
          <w:sz w:val="24"/>
          <w:rtl/>
        </w:rPr>
        <w:t>ו</w:t>
      </w:r>
      <w:r w:rsidRPr="005D36FC">
        <w:rPr>
          <w:bCs w:val="0"/>
          <w:color w:val="000000"/>
          <w:sz w:val="24"/>
          <w:rtl/>
        </w:rPr>
        <w:t xml:space="preserve">/או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דין</w:t>
      </w:r>
      <w:r w:rsidRPr="005D36FC">
        <w:rPr>
          <w:bCs w:val="0"/>
          <w:color w:val="000000"/>
          <w:sz w:val="24"/>
          <w:rtl/>
        </w:rPr>
        <w:t>.</w:t>
      </w:r>
    </w:p>
    <w:p w14:paraId="4A54B9D3" w14:textId="77777777" w:rsidR="00A955A9" w:rsidRPr="005D36FC" w:rsidRDefault="00A955A9" w:rsidP="005D36FC">
      <w:pPr>
        <w:rPr>
          <w:lang w:eastAsia="he-IL"/>
        </w:rPr>
      </w:pPr>
    </w:p>
    <w:p w14:paraId="2F69A972" w14:textId="77777777" w:rsidR="00A955A9" w:rsidRPr="005D36FC" w:rsidRDefault="003770FB" w:rsidP="005D36FC">
      <w:pPr>
        <w:pStyle w:val="Heading2"/>
        <w:keepNext w:val="0"/>
        <w:numPr>
          <w:ilvl w:val="1"/>
          <w:numId w:val="15"/>
        </w:numPr>
        <w:tabs>
          <w:tab w:val="left" w:pos="1440"/>
        </w:tabs>
        <w:ind w:left="1460"/>
        <w:jc w:val="both"/>
        <w:rPr>
          <w:color w:val="000000"/>
          <w:sz w:val="24"/>
          <w:rtl/>
        </w:rPr>
      </w:pPr>
      <w:r w:rsidRPr="00341985">
        <w:rPr>
          <w:bCs w:val="0"/>
          <w:sz w:val="24"/>
          <w:rtl/>
        </w:rPr>
        <w:t xml:space="preserve">המפקח </w:t>
      </w:r>
      <w:r w:rsidR="00A955A9" w:rsidRPr="005D36FC">
        <w:rPr>
          <w:rFonts w:hint="eastAsia"/>
          <w:bCs w:val="0"/>
          <w:color w:val="000000"/>
          <w:sz w:val="24"/>
          <w:rtl/>
        </w:rPr>
        <w:t>מתחייב</w:t>
      </w:r>
      <w:r w:rsidR="00A955A9" w:rsidRPr="005D36FC">
        <w:rPr>
          <w:bCs w:val="0"/>
          <w:color w:val="000000"/>
          <w:sz w:val="24"/>
          <w:rtl/>
        </w:rPr>
        <w:t xml:space="preserve"> לשמור ולקיים באופן קפדני ומדוקדק את כל החוקים, התקנות, הצווים, ההוראות והתקנים המתייחסים לשירותים הניתנים על ידו על פי ההסכם. </w:t>
      </w:r>
      <w:r w:rsidRPr="00341985">
        <w:rPr>
          <w:bCs w:val="0"/>
          <w:sz w:val="24"/>
          <w:rtl/>
        </w:rPr>
        <w:t xml:space="preserve">המפקח </w:t>
      </w:r>
      <w:r w:rsidR="00A955A9" w:rsidRPr="005D36FC">
        <w:rPr>
          <w:rFonts w:hint="eastAsia"/>
          <w:bCs w:val="0"/>
          <w:color w:val="000000"/>
          <w:sz w:val="24"/>
          <w:rtl/>
        </w:rPr>
        <w:t>מתחייב</w:t>
      </w:r>
      <w:r w:rsidR="00A955A9" w:rsidRPr="005D36FC">
        <w:rPr>
          <w:bCs w:val="0"/>
          <w:color w:val="000000"/>
          <w:sz w:val="24"/>
          <w:rtl/>
        </w:rPr>
        <w:t xml:space="preserve"> </w:t>
      </w:r>
      <w:r w:rsidR="00A955A9" w:rsidRPr="005D36FC">
        <w:rPr>
          <w:rFonts w:hint="eastAsia"/>
          <w:bCs w:val="0"/>
          <w:color w:val="000000"/>
          <w:sz w:val="24"/>
          <w:rtl/>
        </w:rPr>
        <w:t>למלא</w:t>
      </w:r>
      <w:r w:rsidR="00A955A9" w:rsidRPr="005D36FC">
        <w:rPr>
          <w:bCs w:val="0"/>
          <w:color w:val="000000"/>
          <w:sz w:val="24"/>
          <w:rtl/>
        </w:rPr>
        <w:t xml:space="preserve"> </w:t>
      </w:r>
      <w:r w:rsidR="00A955A9" w:rsidRPr="005D36FC">
        <w:rPr>
          <w:rFonts w:hint="eastAsia"/>
          <w:bCs w:val="0"/>
          <w:color w:val="000000"/>
          <w:sz w:val="24"/>
          <w:rtl/>
        </w:rPr>
        <w:t>אחר</w:t>
      </w:r>
      <w:r w:rsidR="00A955A9" w:rsidRPr="005D36FC">
        <w:rPr>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דרישות</w:t>
      </w:r>
      <w:r w:rsidR="00A955A9" w:rsidRPr="005D36FC">
        <w:rPr>
          <w:bCs w:val="0"/>
          <w:color w:val="000000"/>
          <w:sz w:val="24"/>
          <w:rtl/>
        </w:rPr>
        <w:t xml:space="preserve"> </w:t>
      </w:r>
      <w:r w:rsidR="00A955A9" w:rsidRPr="005D36FC">
        <w:rPr>
          <w:rFonts w:hint="eastAsia"/>
          <w:bCs w:val="0"/>
          <w:color w:val="000000"/>
          <w:sz w:val="24"/>
          <w:rtl/>
        </w:rPr>
        <w:t>והוראות</w:t>
      </w:r>
      <w:r w:rsidR="00A955A9" w:rsidRPr="005D36FC">
        <w:rPr>
          <w:bCs w:val="0"/>
          <w:color w:val="000000"/>
          <w:sz w:val="24"/>
          <w:rtl/>
        </w:rPr>
        <w:t xml:space="preserve"> </w:t>
      </w:r>
      <w:r w:rsidR="00A955A9" w:rsidRPr="005D36FC">
        <w:rPr>
          <w:rFonts w:hint="eastAsia"/>
          <w:bCs w:val="0"/>
          <w:color w:val="000000"/>
          <w:sz w:val="24"/>
          <w:rtl/>
        </w:rPr>
        <w:t>החוק</w:t>
      </w:r>
      <w:r w:rsidR="00A955A9" w:rsidRPr="005D36FC">
        <w:rPr>
          <w:bCs w:val="0"/>
          <w:color w:val="000000"/>
          <w:sz w:val="24"/>
          <w:rtl/>
        </w:rPr>
        <w:t xml:space="preserve"> </w:t>
      </w:r>
      <w:r w:rsidR="00A955A9" w:rsidRPr="005D36FC">
        <w:rPr>
          <w:rFonts w:hint="eastAsia"/>
          <w:bCs w:val="0"/>
          <w:color w:val="000000"/>
          <w:sz w:val="24"/>
          <w:rtl/>
        </w:rPr>
        <w:t>לביטוח</w:t>
      </w:r>
      <w:r w:rsidR="00A955A9" w:rsidRPr="005D36FC">
        <w:rPr>
          <w:bCs w:val="0"/>
          <w:color w:val="000000"/>
          <w:sz w:val="24"/>
          <w:rtl/>
        </w:rPr>
        <w:t xml:space="preserve"> </w:t>
      </w:r>
      <w:r w:rsidR="00A955A9" w:rsidRPr="005D36FC">
        <w:rPr>
          <w:rFonts w:hint="eastAsia"/>
          <w:bCs w:val="0"/>
          <w:color w:val="000000"/>
          <w:sz w:val="24"/>
          <w:rtl/>
        </w:rPr>
        <w:t>לאומי</w:t>
      </w:r>
      <w:r w:rsidR="00A955A9" w:rsidRPr="005D36FC">
        <w:rPr>
          <w:bCs w:val="0"/>
          <w:color w:val="000000"/>
          <w:sz w:val="24"/>
          <w:rtl/>
        </w:rPr>
        <w:t xml:space="preserve"> </w:t>
      </w:r>
      <w:r w:rsidR="00A955A9" w:rsidRPr="005D36FC">
        <w:rPr>
          <w:rFonts w:hint="eastAsia"/>
          <w:bCs w:val="0"/>
          <w:color w:val="000000"/>
          <w:sz w:val="24"/>
          <w:rtl/>
        </w:rPr>
        <w:t>נוסח</w:t>
      </w:r>
      <w:r w:rsidR="00A955A9" w:rsidRPr="005D36FC">
        <w:rPr>
          <w:bCs w:val="0"/>
          <w:color w:val="000000"/>
          <w:sz w:val="24"/>
          <w:rtl/>
        </w:rPr>
        <w:t xml:space="preserve"> </w:t>
      </w:r>
      <w:r w:rsidR="00A955A9" w:rsidRPr="005D36FC">
        <w:rPr>
          <w:rFonts w:hint="eastAsia"/>
          <w:bCs w:val="0"/>
          <w:color w:val="000000"/>
          <w:sz w:val="24"/>
          <w:rtl/>
        </w:rPr>
        <w:t>משולב</w:t>
      </w:r>
      <w:r w:rsidR="00A955A9" w:rsidRPr="005D36FC">
        <w:rPr>
          <w:bCs w:val="0"/>
          <w:color w:val="000000"/>
          <w:sz w:val="24"/>
          <w:rtl/>
        </w:rPr>
        <w:t xml:space="preserve">, </w:t>
      </w:r>
      <w:r w:rsidR="00A955A9" w:rsidRPr="005D36FC">
        <w:rPr>
          <w:rFonts w:hint="eastAsia"/>
          <w:bCs w:val="0"/>
          <w:color w:val="000000"/>
          <w:sz w:val="24"/>
          <w:rtl/>
        </w:rPr>
        <w:t>תשנ</w:t>
      </w:r>
      <w:r w:rsidR="00A955A9" w:rsidRPr="005D36FC">
        <w:rPr>
          <w:bCs w:val="0"/>
          <w:color w:val="000000"/>
          <w:sz w:val="24"/>
          <w:rtl/>
        </w:rPr>
        <w:t xml:space="preserve">"ה- 1995 </w:t>
      </w:r>
      <w:r w:rsidR="00A955A9" w:rsidRPr="005D36FC">
        <w:rPr>
          <w:rFonts w:hint="eastAsia"/>
          <w:bCs w:val="0"/>
          <w:color w:val="000000"/>
          <w:sz w:val="24"/>
          <w:rtl/>
        </w:rPr>
        <w:t>ואחר</w:t>
      </w:r>
      <w:r w:rsidR="00A955A9" w:rsidRPr="005D36FC">
        <w:rPr>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הצווים</w:t>
      </w:r>
      <w:r w:rsidR="00A955A9" w:rsidRPr="005D36FC">
        <w:rPr>
          <w:bCs w:val="0"/>
          <w:color w:val="000000"/>
          <w:sz w:val="24"/>
          <w:rtl/>
        </w:rPr>
        <w:t xml:space="preserve"> </w:t>
      </w:r>
      <w:r w:rsidR="00A955A9" w:rsidRPr="005D36FC">
        <w:rPr>
          <w:rFonts w:hint="eastAsia"/>
          <w:bCs w:val="0"/>
          <w:color w:val="000000"/>
          <w:sz w:val="24"/>
          <w:rtl/>
        </w:rPr>
        <w:t>והתקנות</w:t>
      </w:r>
      <w:r w:rsidR="00A955A9" w:rsidRPr="005D36FC">
        <w:rPr>
          <w:bCs w:val="0"/>
          <w:color w:val="000000"/>
          <w:sz w:val="24"/>
          <w:rtl/>
        </w:rPr>
        <w:t xml:space="preserve"> </w:t>
      </w:r>
      <w:r w:rsidR="00A955A9" w:rsidRPr="005D36FC">
        <w:rPr>
          <w:rFonts w:hint="eastAsia"/>
          <w:bCs w:val="0"/>
          <w:color w:val="000000"/>
          <w:sz w:val="24"/>
          <w:rtl/>
        </w:rPr>
        <w:t>שהותקנו</w:t>
      </w:r>
      <w:r w:rsidR="00A955A9" w:rsidRPr="005D36FC">
        <w:rPr>
          <w:bCs w:val="0"/>
          <w:color w:val="000000"/>
          <w:sz w:val="24"/>
          <w:rtl/>
        </w:rPr>
        <w:t xml:space="preserve"> </w:t>
      </w:r>
      <w:r w:rsidR="00A955A9" w:rsidRPr="005D36FC">
        <w:rPr>
          <w:rFonts w:hint="eastAsia"/>
          <w:bCs w:val="0"/>
          <w:color w:val="000000"/>
          <w:sz w:val="24"/>
          <w:rtl/>
        </w:rPr>
        <w:t>על</w:t>
      </w:r>
      <w:r w:rsidR="00A955A9" w:rsidRPr="005D36FC">
        <w:rPr>
          <w:bCs w:val="0"/>
          <w:color w:val="000000"/>
          <w:sz w:val="24"/>
          <w:rtl/>
        </w:rPr>
        <w:t xml:space="preserve"> </w:t>
      </w:r>
      <w:r w:rsidR="00A955A9" w:rsidRPr="005D36FC">
        <w:rPr>
          <w:rFonts w:hint="eastAsia"/>
          <w:bCs w:val="0"/>
          <w:color w:val="000000"/>
          <w:sz w:val="24"/>
          <w:rtl/>
        </w:rPr>
        <w:t>פיו</w:t>
      </w:r>
      <w:r w:rsidR="00A955A9" w:rsidRPr="005D36FC">
        <w:rPr>
          <w:bCs w:val="0"/>
          <w:color w:val="000000"/>
          <w:sz w:val="24"/>
          <w:rtl/>
        </w:rPr>
        <w:t xml:space="preserve">, </w:t>
      </w:r>
      <w:r w:rsidR="00A955A9" w:rsidRPr="005D36FC">
        <w:rPr>
          <w:rFonts w:hint="eastAsia"/>
          <w:bCs w:val="0"/>
          <w:color w:val="000000"/>
          <w:sz w:val="24"/>
          <w:rtl/>
        </w:rPr>
        <w:t>ובעיקר</w:t>
      </w:r>
      <w:r w:rsidR="00A955A9" w:rsidRPr="005D36FC">
        <w:rPr>
          <w:bCs w:val="0"/>
          <w:color w:val="000000"/>
          <w:sz w:val="24"/>
          <w:rtl/>
        </w:rPr>
        <w:t xml:space="preserve">, </w:t>
      </w:r>
      <w:r w:rsidR="00A955A9" w:rsidRPr="005D36FC">
        <w:rPr>
          <w:rFonts w:hint="eastAsia"/>
          <w:bCs w:val="0"/>
          <w:color w:val="000000"/>
          <w:sz w:val="24"/>
          <w:rtl/>
        </w:rPr>
        <w:t>אך</w:t>
      </w:r>
      <w:r w:rsidR="00A955A9" w:rsidRPr="005D36FC">
        <w:rPr>
          <w:bCs w:val="0"/>
          <w:color w:val="000000"/>
          <w:sz w:val="24"/>
          <w:rtl/>
        </w:rPr>
        <w:t xml:space="preserve"> </w:t>
      </w:r>
      <w:r w:rsidR="00A955A9" w:rsidRPr="005D36FC">
        <w:rPr>
          <w:rFonts w:hint="eastAsia"/>
          <w:bCs w:val="0"/>
          <w:color w:val="000000"/>
          <w:sz w:val="24"/>
          <w:rtl/>
        </w:rPr>
        <w:t>מבלי</w:t>
      </w:r>
      <w:r w:rsidR="00A955A9" w:rsidRPr="005D36FC">
        <w:rPr>
          <w:bCs w:val="0"/>
          <w:color w:val="000000"/>
          <w:sz w:val="24"/>
          <w:rtl/>
        </w:rPr>
        <w:t xml:space="preserve"> </w:t>
      </w:r>
      <w:r w:rsidR="00A955A9" w:rsidRPr="005D36FC">
        <w:rPr>
          <w:rFonts w:hint="eastAsia"/>
          <w:bCs w:val="0"/>
          <w:color w:val="000000"/>
          <w:sz w:val="24"/>
          <w:rtl/>
        </w:rPr>
        <w:t>לפגוע</w:t>
      </w:r>
      <w:r w:rsidR="00A955A9" w:rsidRPr="005D36FC">
        <w:rPr>
          <w:bCs w:val="0"/>
          <w:color w:val="000000"/>
          <w:sz w:val="24"/>
          <w:rtl/>
        </w:rPr>
        <w:t xml:space="preserve"> </w:t>
      </w:r>
      <w:r w:rsidR="00A955A9" w:rsidRPr="005D36FC">
        <w:rPr>
          <w:rFonts w:hint="eastAsia"/>
          <w:bCs w:val="0"/>
          <w:color w:val="000000"/>
          <w:sz w:val="24"/>
          <w:rtl/>
        </w:rPr>
        <w:t>בכלליות</w:t>
      </w:r>
      <w:r w:rsidR="00A955A9" w:rsidRPr="005D36FC">
        <w:rPr>
          <w:bCs w:val="0"/>
          <w:color w:val="000000"/>
          <w:sz w:val="24"/>
          <w:rtl/>
        </w:rPr>
        <w:t xml:space="preserve"> </w:t>
      </w:r>
      <w:r w:rsidR="00A955A9" w:rsidRPr="005D36FC">
        <w:rPr>
          <w:rFonts w:hint="eastAsia"/>
          <w:bCs w:val="0"/>
          <w:color w:val="000000"/>
          <w:sz w:val="24"/>
          <w:rtl/>
        </w:rPr>
        <w:t>האמור</w:t>
      </w:r>
      <w:r w:rsidR="00A955A9" w:rsidRPr="005D36FC">
        <w:rPr>
          <w:bCs w:val="0"/>
          <w:color w:val="000000"/>
          <w:sz w:val="24"/>
          <w:rtl/>
        </w:rPr>
        <w:t xml:space="preserve"> </w:t>
      </w:r>
      <w:r w:rsidR="00A955A9" w:rsidRPr="005D36FC">
        <w:rPr>
          <w:rFonts w:hint="eastAsia"/>
          <w:bCs w:val="0"/>
          <w:color w:val="000000"/>
          <w:sz w:val="24"/>
          <w:rtl/>
        </w:rPr>
        <w:t>לעיל</w:t>
      </w:r>
      <w:r w:rsidR="00A955A9" w:rsidRPr="005D36FC">
        <w:rPr>
          <w:bCs w:val="0"/>
          <w:color w:val="000000"/>
          <w:sz w:val="24"/>
          <w:rtl/>
        </w:rPr>
        <w:t xml:space="preserve">, </w:t>
      </w:r>
      <w:r w:rsidR="00A955A9" w:rsidRPr="005D36FC">
        <w:rPr>
          <w:rFonts w:hint="eastAsia"/>
          <w:bCs w:val="0"/>
          <w:color w:val="000000"/>
          <w:sz w:val="24"/>
          <w:rtl/>
        </w:rPr>
        <w:t>באופן</w:t>
      </w:r>
      <w:r w:rsidR="00A955A9" w:rsidRPr="005D36FC">
        <w:rPr>
          <w:bCs w:val="0"/>
          <w:color w:val="000000"/>
          <w:sz w:val="24"/>
          <w:rtl/>
        </w:rPr>
        <w:t xml:space="preserve"> </w:t>
      </w:r>
      <w:r w:rsidR="00A955A9" w:rsidRPr="005D36FC">
        <w:rPr>
          <w:rFonts w:hint="eastAsia"/>
          <w:bCs w:val="0"/>
          <w:color w:val="000000"/>
          <w:sz w:val="24"/>
          <w:rtl/>
        </w:rPr>
        <w:t>ש</w:t>
      </w:r>
      <w:r w:rsidRPr="00341985">
        <w:rPr>
          <w:bCs w:val="0"/>
          <w:sz w:val="24"/>
          <w:rtl/>
        </w:rPr>
        <w:t>המפקח</w:t>
      </w:r>
      <w:r w:rsidR="00A955A9" w:rsidRPr="005D36FC">
        <w:rPr>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עובדיו</w:t>
      </w:r>
      <w:r w:rsidR="00A955A9" w:rsidRPr="005D36FC">
        <w:rPr>
          <w:bCs w:val="0"/>
          <w:color w:val="000000"/>
          <w:sz w:val="24"/>
          <w:rtl/>
        </w:rPr>
        <w:t xml:space="preserve"> </w:t>
      </w:r>
      <w:r w:rsidR="00A955A9" w:rsidRPr="005D36FC">
        <w:rPr>
          <w:rFonts w:hint="eastAsia"/>
          <w:bCs w:val="0"/>
          <w:color w:val="000000"/>
          <w:sz w:val="24"/>
          <w:rtl/>
        </w:rPr>
        <w:t>ו</w:t>
      </w:r>
      <w:r w:rsidR="00A955A9" w:rsidRPr="005D36FC">
        <w:rPr>
          <w:bCs w:val="0"/>
          <w:color w:val="000000"/>
          <w:sz w:val="24"/>
          <w:rtl/>
        </w:rPr>
        <w:t xml:space="preserve">/או </w:t>
      </w:r>
      <w:r w:rsidR="00A955A9" w:rsidRPr="005D36FC">
        <w:rPr>
          <w:rFonts w:hint="eastAsia"/>
          <w:bCs w:val="0"/>
          <w:color w:val="000000"/>
          <w:sz w:val="24"/>
          <w:rtl/>
        </w:rPr>
        <w:t>שליחיו</w:t>
      </w:r>
      <w:r w:rsidR="00A955A9" w:rsidRPr="005D36FC">
        <w:rPr>
          <w:bCs w:val="0"/>
          <w:color w:val="000000"/>
          <w:sz w:val="24"/>
          <w:rtl/>
        </w:rPr>
        <w:t xml:space="preserve"> </w:t>
      </w:r>
      <w:r w:rsidR="00A955A9" w:rsidRPr="005D36FC">
        <w:rPr>
          <w:rFonts w:hint="eastAsia"/>
          <w:bCs w:val="0"/>
          <w:color w:val="000000"/>
          <w:sz w:val="24"/>
          <w:rtl/>
        </w:rPr>
        <w:t>ו</w:t>
      </w:r>
      <w:r w:rsidR="00A955A9" w:rsidRPr="005D36FC">
        <w:rPr>
          <w:bCs w:val="0"/>
          <w:color w:val="000000"/>
          <w:sz w:val="24"/>
          <w:rtl/>
        </w:rPr>
        <w:t xml:space="preserve">/או </w:t>
      </w:r>
      <w:r w:rsidR="00A955A9" w:rsidRPr="005D36FC">
        <w:rPr>
          <w:rFonts w:hint="eastAsia"/>
          <w:bCs w:val="0"/>
          <w:color w:val="000000"/>
          <w:sz w:val="24"/>
          <w:rtl/>
        </w:rPr>
        <w:t>משמשיו</w:t>
      </w:r>
      <w:r w:rsidR="00A955A9" w:rsidRPr="005D36FC">
        <w:rPr>
          <w:bCs w:val="0"/>
          <w:color w:val="000000"/>
          <w:sz w:val="24"/>
          <w:rtl/>
        </w:rPr>
        <w:t xml:space="preserve"> </w:t>
      </w:r>
      <w:r w:rsidR="00A955A9" w:rsidRPr="005D36FC">
        <w:rPr>
          <w:rFonts w:hint="eastAsia"/>
          <w:bCs w:val="0"/>
          <w:color w:val="000000"/>
          <w:sz w:val="24"/>
          <w:rtl/>
        </w:rPr>
        <w:t>ו</w:t>
      </w:r>
      <w:r w:rsidR="00A955A9" w:rsidRPr="005D36FC">
        <w:rPr>
          <w:bCs w:val="0"/>
          <w:color w:val="000000"/>
          <w:sz w:val="24"/>
          <w:rtl/>
        </w:rPr>
        <w:t xml:space="preserve">/או </w:t>
      </w:r>
      <w:r w:rsidR="00A955A9" w:rsidRPr="005D36FC">
        <w:rPr>
          <w:rFonts w:hint="eastAsia"/>
          <w:bCs w:val="0"/>
          <w:color w:val="000000"/>
          <w:sz w:val="24"/>
          <w:rtl/>
        </w:rPr>
        <w:t>קבלני</w:t>
      </w:r>
      <w:r w:rsidR="00A955A9" w:rsidRPr="005D36FC">
        <w:rPr>
          <w:bCs w:val="0"/>
          <w:color w:val="000000"/>
          <w:sz w:val="24"/>
          <w:rtl/>
        </w:rPr>
        <w:t xml:space="preserve"> </w:t>
      </w:r>
      <w:r w:rsidR="00A955A9" w:rsidRPr="005D36FC">
        <w:rPr>
          <w:rFonts w:hint="eastAsia"/>
          <w:bCs w:val="0"/>
          <w:color w:val="000000"/>
          <w:sz w:val="24"/>
          <w:rtl/>
        </w:rPr>
        <w:t>המשנה</w:t>
      </w:r>
      <w:r w:rsidR="00A955A9" w:rsidRPr="005D36FC">
        <w:rPr>
          <w:bCs w:val="0"/>
          <w:color w:val="000000"/>
          <w:sz w:val="24"/>
          <w:rtl/>
        </w:rPr>
        <w:t xml:space="preserve"> </w:t>
      </w:r>
      <w:r w:rsidR="00A955A9" w:rsidRPr="005D36FC">
        <w:rPr>
          <w:rFonts w:hint="eastAsia"/>
          <w:bCs w:val="0"/>
          <w:color w:val="000000"/>
          <w:sz w:val="24"/>
          <w:rtl/>
        </w:rPr>
        <w:t>שלו</w:t>
      </w:r>
      <w:r w:rsidR="00A955A9" w:rsidRPr="005D36FC">
        <w:rPr>
          <w:bCs w:val="0"/>
          <w:color w:val="000000"/>
          <w:sz w:val="24"/>
          <w:rtl/>
        </w:rPr>
        <w:t xml:space="preserve"> </w:t>
      </w:r>
      <w:r w:rsidR="00A955A9" w:rsidRPr="005D36FC">
        <w:rPr>
          <w:rFonts w:hint="eastAsia"/>
          <w:bCs w:val="0"/>
          <w:color w:val="000000"/>
          <w:sz w:val="24"/>
          <w:rtl/>
        </w:rPr>
        <w:t>ועובדיהם</w:t>
      </w:r>
      <w:r w:rsidR="00A955A9" w:rsidRPr="005D36FC">
        <w:rPr>
          <w:bCs w:val="0"/>
          <w:color w:val="000000"/>
          <w:sz w:val="24"/>
          <w:rtl/>
        </w:rPr>
        <w:t xml:space="preserve">, </w:t>
      </w:r>
      <w:r w:rsidR="00A955A9" w:rsidRPr="005D36FC">
        <w:rPr>
          <w:rFonts w:hint="eastAsia"/>
          <w:bCs w:val="0"/>
          <w:color w:val="000000"/>
          <w:sz w:val="24"/>
          <w:rtl/>
        </w:rPr>
        <w:t>שיועסקו</w:t>
      </w:r>
      <w:r w:rsidR="00A955A9" w:rsidRPr="005D36FC">
        <w:rPr>
          <w:bCs w:val="0"/>
          <w:color w:val="000000"/>
          <w:sz w:val="24"/>
          <w:rtl/>
        </w:rPr>
        <w:t xml:space="preserve"> </w:t>
      </w:r>
      <w:r w:rsidR="00A955A9" w:rsidRPr="005D36FC">
        <w:rPr>
          <w:rFonts w:hint="eastAsia"/>
          <w:bCs w:val="0"/>
          <w:color w:val="000000"/>
          <w:sz w:val="24"/>
          <w:rtl/>
        </w:rPr>
        <w:t>במתן</w:t>
      </w:r>
      <w:r w:rsidR="00A955A9" w:rsidRPr="005D36FC">
        <w:rPr>
          <w:bCs w:val="0"/>
          <w:color w:val="000000"/>
          <w:sz w:val="24"/>
          <w:rtl/>
        </w:rPr>
        <w:t xml:space="preserve"> </w:t>
      </w:r>
      <w:r w:rsidR="00A955A9" w:rsidRPr="005D36FC">
        <w:rPr>
          <w:rFonts w:hint="eastAsia"/>
          <w:bCs w:val="0"/>
          <w:color w:val="000000"/>
          <w:sz w:val="24"/>
          <w:rtl/>
        </w:rPr>
        <w:t>השירותים</w:t>
      </w:r>
      <w:r w:rsidR="00A955A9" w:rsidRPr="005D36FC">
        <w:rPr>
          <w:bCs w:val="0"/>
          <w:color w:val="000000"/>
          <w:sz w:val="24"/>
          <w:rtl/>
        </w:rPr>
        <w:t xml:space="preserve">, </w:t>
      </w:r>
      <w:r w:rsidR="00A955A9" w:rsidRPr="005D36FC">
        <w:rPr>
          <w:rFonts w:hint="eastAsia"/>
          <w:bCs w:val="0"/>
          <w:color w:val="000000"/>
          <w:sz w:val="24"/>
          <w:rtl/>
        </w:rPr>
        <w:t>לרבות</w:t>
      </w:r>
      <w:r w:rsidR="00A955A9" w:rsidRPr="005D36FC">
        <w:rPr>
          <w:bCs w:val="0"/>
          <w:color w:val="000000"/>
          <w:sz w:val="24"/>
          <w:rtl/>
        </w:rPr>
        <w:t xml:space="preserve"> </w:t>
      </w:r>
      <w:r w:rsidR="00A955A9" w:rsidRPr="005D36FC">
        <w:rPr>
          <w:rFonts w:hint="eastAsia"/>
          <w:bCs w:val="0"/>
          <w:color w:val="000000"/>
          <w:sz w:val="24"/>
          <w:rtl/>
        </w:rPr>
        <w:t>אלה</w:t>
      </w:r>
      <w:r w:rsidR="00A955A9" w:rsidRPr="005D36FC">
        <w:rPr>
          <w:bCs w:val="0"/>
          <w:color w:val="000000"/>
          <w:sz w:val="24"/>
          <w:rtl/>
        </w:rPr>
        <w:t xml:space="preserve"> </w:t>
      </w:r>
      <w:r w:rsidR="00A955A9" w:rsidRPr="005D36FC">
        <w:rPr>
          <w:rFonts w:hint="eastAsia"/>
          <w:bCs w:val="0"/>
          <w:color w:val="000000"/>
          <w:sz w:val="24"/>
          <w:rtl/>
        </w:rPr>
        <w:t>שיעסקו</w:t>
      </w:r>
      <w:r w:rsidR="00A955A9" w:rsidRPr="005D36FC">
        <w:rPr>
          <w:bCs w:val="0"/>
          <w:color w:val="000000"/>
          <w:sz w:val="24"/>
          <w:rtl/>
        </w:rPr>
        <w:t xml:space="preserve"> </w:t>
      </w:r>
      <w:r w:rsidR="00A955A9" w:rsidRPr="005D36FC">
        <w:rPr>
          <w:rFonts w:hint="eastAsia"/>
          <w:bCs w:val="0"/>
          <w:color w:val="000000"/>
          <w:sz w:val="24"/>
          <w:rtl/>
        </w:rPr>
        <w:t>בשירותים</w:t>
      </w:r>
      <w:r w:rsidR="00A955A9" w:rsidRPr="005D36FC">
        <w:rPr>
          <w:bCs w:val="0"/>
          <w:color w:val="000000"/>
          <w:sz w:val="24"/>
          <w:rtl/>
        </w:rPr>
        <w:t xml:space="preserve"> </w:t>
      </w:r>
      <w:r w:rsidR="00A955A9" w:rsidRPr="005D36FC">
        <w:rPr>
          <w:rFonts w:hint="eastAsia"/>
          <w:bCs w:val="0"/>
          <w:color w:val="000000"/>
          <w:sz w:val="24"/>
          <w:rtl/>
        </w:rPr>
        <w:t>האמורים</w:t>
      </w:r>
      <w:r w:rsidR="00A955A9" w:rsidRPr="005D36FC">
        <w:rPr>
          <w:bCs w:val="0"/>
          <w:color w:val="000000"/>
          <w:sz w:val="24"/>
          <w:rtl/>
        </w:rPr>
        <w:t xml:space="preserve"> </w:t>
      </w:r>
      <w:r w:rsidR="00A955A9" w:rsidRPr="005D36FC">
        <w:rPr>
          <w:rFonts w:hint="eastAsia"/>
          <w:bCs w:val="0"/>
          <w:color w:val="000000"/>
          <w:sz w:val="24"/>
          <w:rtl/>
        </w:rPr>
        <w:t>באופן</w:t>
      </w:r>
      <w:r w:rsidR="00A955A9" w:rsidRPr="005D36FC">
        <w:rPr>
          <w:bCs w:val="0"/>
          <w:color w:val="000000"/>
          <w:sz w:val="24"/>
          <w:rtl/>
        </w:rPr>
        <w:t xml:space="preserve"> </w:t>
      </w:r>
      <w:r w:rsidR="00A955A9" w:rsidRPr="005D36FC">
        <w:rPr>
          <w:rFonts w:hint="eastAsia"/>
          <w:bCs w:val="0"/>
          <w:color w:val="000000"/>
          <w:sz w:val="24"/>
          <w:rtl/>
        </w:rPr>
        <w:t>מקרי</w:t>
      </w:r>
      <w:r w:rsidR="00A955A9" w:rsidRPr="005D36FC">
        <w:rPr>
          <w:bCs w:val="0"/>
          <w:color w:val="000000"/>
          <w:sz w:val="24"/>
          <w:rtl/>
        </w:rPr>
        <w:t xml:space="preserve"> </w:t>
      </w:r>
      <w:r w:rsidR="00A955A9" w:rsidRPr="005D36FC">
        <w:rPr>
          <w:rFonts w:hint="eastAsia"/>
          <w:bCs w:val="0"/>
          <w:color w:val="000000"/>
          <w:sz w:val="24"/>
          <w:rtl/>
        </w:rPr>
        <w:t>או</w:t>
      </w:r>
      <w:r w:rsidR="00A955A9" w:rsidRPr="005D36FC">
        <w:rPr>
          <w:bCs w:val="0"/>
          <w:color w:val="000000"/>
          <w:sz w:val="24"/>
          <w:rtl/>
        </w:rPr>
        <w:t xml:space="preserve"> </w:t>
      </w:r>
      <w:r w:rsidR="00A955A9" w:rsidRPr="005D36FC">
        <w:rPr>
          <w:rFonts w:hint="eastAsia"/>
          <w:bCs w:val="0"/>
          <w:color w:val="000000"/>
          <w:sz w:val="24"/>
          <w:rtl/>
        </w:rPr>
        <w:t>זמני</w:t>
      </w:r>
      <w:r w:rsidR="00A955A9" w:rsidRPr="005D36FC">
        <w:rPr>
          <w:bCs w:val="0"/>
          <w:color w:val="000000"/>
          <w:sz w:val="24"/>
          <w:rtl/>
        </w:rPr>
        <w:t xml:space="preserve">, </w:t>
      </w:r>
      <w:r w:rsidR="00A955A9" w:rsidRPr="005D36FC">
        <w:rPr>
          <w:rFonts w:hint="eastAsia"/>
          <w:bCs w:val="0"/>
          <w:color w:val="000000"/>
          <w:sz w:val="24"/>
          <w:rtl/>
        </w:rPr>
        <w:t>יהיו</w:t>
      </w:r>
      <w:r w:rsidR="00A955A9" w:rsidRPr="005D36FC">
        <w:rPr>
          <w:bCs w:val="0"/>
          <w:color w:val="000000"/>
          <w:sz w:val="24"/>
          <w:rtl/>
        </w:rPr>
        <w:t xml:space="preserve"> </w:t>
      </w:r>
      <w:r w:rsidR="00A955A9" w:rsidRPr="005D36FC">
        <w:rPr>
          <w:rFonts w:hint="eastAsia"/>
          <w:bCs w:val="0"/>
          <w:color w:val="000000"/>
          <w:sz w:val="24"/>
          <w:rtl/>
        </w:rPr>
        <w:t>בכל</w:t>
      </w:r>
      <w:r w:rsidR="00A955A9" w:rsidRPr="005D36FC">
        <w:rPr>
          <w:bCs w:val="0"/>
          <w:color w:val="000000"/>
          <w:sz w:val="24"/>
          <w:rtl/>
        </w:rPr>
        <w:t xml:space="preserve"> </w:t>
      </w:r>
      <w:r w:rsidR="00A955A9" w:rsidRPr="005D36FC">
        <w:rPr>
          <w:rFonts w:hint="eastAsia"/>
          <w:bCs w:val="0"/>
          <w:color w:val="000000"/>
          <w:sz w:val="24"/>
          <w:rtl/>
        </w:rPr>
        <w:t>עת</w:t>
      </w:r>
      <w:r w:rsidR="00A955A9" w:rsidRPr="005D36FC">
        <w:rPr>
          <w:bCs w:val="0"/>
          <w:color w:val="000000"/>
          <w:sz w:val="24"/>
          <w:rtl/>
        </w:rPr>
        <w:t xml:space="preserve"> </w:t>
      </w:r>
      <w:r w:rsidR="00A955A9" w:rsidRPr="005D36FC">
        <w:rPr>
          <w:rFonts w:hint="eastAsia"/>
          <w:bCs w:val="0"/>
          <w:color w:val="000000"/>
          <w:sz w:val="24"/>
          <w:rtl/>
        </w:rPr>
        <w:t>ובמשך</w:t>
      </w:r>
      <w:r w:rsidR="00A955A9" w:rsidRPr="005D36FC">
        <w:rPr>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תקופת</w:t>
      </w:r>
      <w:r w:rsidR="00A955A9" w:rsidRPr="005D36FC">
        <w:rPr>
          <w:bCs w:val="0"/>
          <w:color w:val="000000"/>
          <w:sz w:val="24"/>
          <w:rtl/>
        </w:rPr>
        <w:t xml:space="preserve"> </w:t>
      </w:r>
      <w:r w:rsidR="00A955A9" w:rsidRPr="005D36FC">
        <w:rPr>
          <w:rFonts w:hint="eastAsia"/>
          <w:bCs w:val="0"/>
          <w:color w:val="000000"/>
          <w:sz w:val="24"/>
          <w:rtl/>
        </w:rPr>
        <w:t>ההתקשרות</w:t>
      </w:r>
      <w:r w:rsidR="00A955A9" w:rsidRPr="005D36FC">
        <w:rPr>
          <w:bCs w:val="0"/>
          <w:color w:val="000000"/>
          <w:sz w:val="24"/>
          <w:rtl/>
        </w:rPr>
        <w:t xml:space="preserve"> </w:t>
      </w:r>
      <w:r w:rsidR="00A955A9" w:rsidRPr="005D36FC">
        <w:rPr>
          <w:rFonts w:hint="eastAsia"/>
          <w:bCs w:val="0"/>
          <w:color w:val="000000"/>
          <w:sz w:val="24"/>
          <w:rtl/>
        </w:rPr>
        <w:t>זכאים</w:t>
      </w:r>
      <w:r w:rsidR="00A955A9" w:rsidRPr="005D36FC">
        <w:rPr>
          <w:bCs w:val="0"/>
          <w:color w:val="000000"/>
          <w:sz w:val="24"/>
          <w:rtl/>
        </w:rPr>
        <w:t xml:space="preserve"> </w:t>
      </w:r>
      <w:r w:rsidR="00A955A9" w:rsidRPr="005D36FC">
        <w:rPr>
          <w:rFonts w:hint="eastAsia"/>
          <w:bCs w:val="0"/>
          <w:color w:val="000000"/>
          <w:sz w:val="24"/>
          <w:rtl/>
        </w:rPr>
        <w:t>לכל</w:t>
      </w:r>
      <w:r w:rsidR="00A955A9" w:rsidRPr="005D36FC">
        <w:rPr>
          <w:bCs w:val="0"/>
          <w:color w:val="000000"/>
          <w:sz w:val="24"/>
          <w:rtl/>
        </w:rPr>
        <w:t xml:space="preserve"> </w:t>
      </w:r>
      <w:r w:rsidR="00A955A9" w:rsidRPr="005D36FC">
        <w:rPr>
          <w:rFonts w:hint="eastAsia"/>
          <w:bCs w:val="0"/>
          <w:color w:val="000000"/>
          <w:sz w:val="24"/>
          <w:rtl/>
        </w:rPr>
        <w:t>הזכויות</w:t>
      </w:r>
      <w:r w:rsidR="00A955A9" w:rsidRPr="005D36FC">
        <w:rPr>
          <w:bCs w:val="0"/>
          <w:color w:val="000000"/>
          <w:sz w:val="24"/>
          <w:rtl/>
        </w:rPr>
        <w:t xml:space="preserve"> </w:t>
      </w:r>
      <w:r w:rsidR="00A955A9" w:rsidRPr="005D36FC">
        <w:rPr>
          <w:rFonts w:hint="eastAsia"/>
          <w:bCs w:val="0"/>
          <w:color w:val="000000"/>
          <w:sz w:val="24"/>
          <w:rtl/>
        </w:rPr>
        <w:t>שעל</w:t>
      </w:r>
      <w:r w:rsidR="00A955A9" w:rsidRPr="005D36FC">
        <w:rPr>
          <w:bCs w:val="0"/>
          <w:color w:val="000000"/>
          <w:sz w:val="24"/>
          <w:rtl/>
        </w:rPr>
        <w:t xml:space="preserve"> </w:t>
      </w:r>
      <w:r w:rsidR="00A955A9" w:rsidRPr="005D36FC">
        <w:rPr>
          <w:rFonts w:hint="eastAsia"/>
          <w:bCs w:val="0"/>
          <w:color w:val="000000"/>
          <w:sz w:val="24"/>
          <w:rtl/>
        </w:rPr>
        <w:t>פי</w:t>
      </w:r>
      <w:r w:rsidR="00A955A9" w:rsidRPr="005D36FC">
        <w:rPr>
          <w:bCs w:val="0"/>
          <w:color w:val="000000"/>
          <w:sz w:val="24"/>
          <w:rtl/>
        </w:rPr>
        <w:t xml:space="preserve"> </w:t>
      </w:r>
      <w:r w:rsidR="00A955A9" w:rsidRPr="005D36FC">
        <w:rPr>
          <w:rFonts w:hint="eastAsia"/>
          <w:bCs w:val="0"/>
          <w:color w:val="000000"/>
          <w:sz w:val="24"/>
          <w:rtl/>
        </w:rPr>
        <w:t>החוק</w:t>
      </w:r>
      <w:r w:rsidR="00A955A9" w:rsidRPr="005D36FC">
        <w:rPr>
          <w:bCs w:val="0"/>
          <w:color w:val="000000"/>
          <w:sz w:val="24"/>
          <w:rtl/>
        </w:rPr>
        <w:t xml:space="preserve"> </w:t>
      </w:r>
      <w:r w:rsidR="00A955A9" w:rsidRPr="005D36FC">
        <w:rPr>
          <w:rFonts w:hint="eastAsia"/>
          <w:bCs w:val="0"/>
          <w:color w:val="000000"/>
          <w:sz w:val="24"/>
          <w:rtl/>
        </w:rPr>
        <w:t>הנ</w:t>
      </w:r>
      <w:r w:rsidR="00A955A9" w:rsidRPr="005D36FC">
        <w:rPr>
          <w:bCs w:val="0"/>
          <w:color w:val="000000"/>
          <w:sz w:val="24"/>
          <w:rtl/>
        </w:rPr>
        <w:t>"ל.</w:t>
      </w:r>
    </w:p>
    <w:p w14:paraId="0396536F" w14:textId="77777777" w:rsidR="00EB5A81" w:rsidRPr="005D36FC" w:rsidRDefault="00EB5A81" w:rsidP="005D36FC">
      <w:pPr>
        <w:pStyle w:val="Heading2"/>
        <w:keepNext w:val="0"/>
        <w:tabs>
          <w:tab w:val="left" w:pos="1440"/>
        </w:tabs>
        <w:ind w:left="1460"/>
        <w:jc w:val="both"/>
        <w:rPr>
          <w:bCs w:val="0"/>
          <w:color w:val="000000"/>
          <w:sz w:val="24"/>
          <w:rtl/>
        </w:rPr>
      </w:pPr>
    </w:p>
    <w:p w14:paraId="390B74B5" w14:textId="77777777" w:rsidR="00EB5A81" w:rsidRPr="005D36FC" w:rsidRDefault="00EB5A81" w:rsidP="005D36FC">
      <w:pPr>
        <w:pStyle w:val="Heading2"/>
        <w:keepNext w:val="0"/>
        <w:numPr>
          <w:ilvl w:val="1"/>
          <w:numId w:val="15"/>
        </w:numPr>
        <w:tabs>
          <w:tab w:val="left" w:pos="1440"/>
        </w:tabs>
        <w:ind w:left="1460"/>
        <w:jc w:val="both"/>
        <w:rPr>
          <w:b/>
          <w:sz w:val="24"/>
        </w:rPr>
      </w:pPr>
      <w:r w:rsidRPr="005D36FC">
        <w:rPr>
          <w:rFonts w:hint="eastAsia"/>
          <w:b/>
          <w:bCs w:val="0"/>
          <w:sz w:val="24"/>
          <w:rtl/>
        </w:rPr>
        <w:t>הפרת</w:t>
      </w:r>
      <w:r w:rsidRPr="005D36FC">
        <w:rPr>
          <w:b/>
          <w:bCs w:val="0"/>
          <w:sz w:val="24"/>
          <w:rtl/>
        </w:rPr>
        <w:t xml:space="preserve"> </w:t>
      </w:r>
      <w:r w:rsidRPr="005D36FC">
        <w:rPr>
          <w:rFonts w:hint="eastAsia"/>
          <w:b/>
          <w:bCs w:val="0"/>
          <w:sz w:val="24"/>
          <w:rtl/>
        </w:rPr>
        <w:t>סעיף</w:t>
      </w:r>
      <w:r w:rsidRPr="005D36FC">
        <w:rPr>
          <w:b/>
          <w:bCs w:val="0"/>
          <w:sz w:val="24"/>
          <w:rtl/>
        </w:rPr>
        <w:t xml:space="preserve"> </w:t>
      </w:r>
      <w:r w:rsidRPr="005D36FC">
        <w:rPr>
          <w:rFonts w:hint="eastAsia"/>
          <w:b/>
          <w:bCs w:val="0"/>
          <w:sz w:val="24"/>
          <w:rtl/>
        </w:rPr>
        <w:t>זה</w:t>
      </w:r>
      <w:r w:rsidRPr="005D36FC">
        <w:rPr>
          <w:b/>
          <w:bCs w:val="0"/>
          <w:sz w:val="24"/>
          <w:rtl/>
        </w:rPr>
        <w:t xml:space="preserve"> </w:t>
      </w:r>
      <w:r w:rsidRPr="005D36FC">
        <w:rPr>
          <w:rFonts w:hint="eastAsia"/>
          <w:b/>
          <w:bCs w:val="0"/>
          <w:sz w:val="24"/>
          <w:rtl/>
        </w:rPr>
        <w:t>על</w:t>
      </w:r>
      <w:r w:rsidRPr="005D36FC">
        <w:rPr>
          <w:b/>
          <w:bCs w:val="0"/>
          <w:sz w:val="24"/>
          <w:rtl/>
        </w:rPr>
        <w:t xml:space="preserve"> </w:t>
      </w:r>
      <w:r w:rsidRPr="005D36FC">
        <w:rPr>
          <w:rFonts w:hint="eastAsia"/>
          <w:b/>
          <w:bCs w:val="0"/>
          <w:sz w:val="24"/>
          <w:rtl/>
        </w:rPr>
        <w:t>כל</w:t>
      </w:r>
      <w:r w:rsidRPr="005D36FC">
        <w:rPr>
          <w:b/>
          <w:bCs w:val="0"/>
          <w:sz w:val="24"/>
          <w:rtl/>
        </w:rPr>
        <w:t xml:space="preserve"> </w:t>
      </w:r>
      <w:r w:rsidRPr="005D36FC">
        <w:rPr>
          <w:rFonts w:hint="eastAsia"/>
          <w:b/>
          <w:bCs w:val="0"/>
          <w:sz w:val="24"/>
          <w:rtl/>
        </w:rPr>
        <w:t>תנאיו</w:t>
      </w:r>
      <w:r w:rsidRPr="005D36FC">
        <w:rPr>
          <w:b/>
          <w:bCs w:val="0"/>
          <w:sz w:val="24"/>
          <w:rtl/>
        </w:rPr>
        <w:t xml:space="preserve"> </w:t>
      </w:r>
      <w:r w:rsidRPr="005D36FC">
        <w:rPr>
          <w:rFonts w:hint="eastAsia"/>
          <w:b/>
          <w:bCs w:val="0"/>
          <w:sz w:val="24"/>
          <w:rtl/>
        </w:rPr>
        <w:t>תיחשב</w:t>
      </w:r>
      <w:r w:rsidRPr="005D36FC">
        <w:rPr>
          <w:b/>
          <w:bCs w:val="0"/>
          <w:sz w:val="24"/>
          <w:rtl/>
        </w:rPr>
        <w:t xml:space="preserve"> </w:t>
      </w:r>
      <w:r w:rsidRPr="005D36FC">
        <w:rPr>
          <w:rFonts w:hint="eastAsia"/>
          <w:b/>
          <w:bCs w:val="0"/>
          <w:sz w:val="24"/>
          <w:rtl/>
        </w:rPr>
        <w:t>להפרה</w:t>
      </w:r>
      <w:r w:rsidRPr="005D36FC">
        <w:rPr>
          <w:b/>
          <w:bCs w:val="0"/>
          <w:sz w:val="24"/>
          <w:rtl/>
        </w:rPr>
        <w:t xml:space="preserve"> </w:t>
      </w:r>
      <w:r w:rsidRPr="005D36FC">
        <w:rPr>
          <w:rFonts w:hint="eastAsia"/>
          <w:b/>
          <w:bCs w:val="0"/>
          <w:sz w:val="24"/>
          <w:rtl/>
        </w:rPr>
        <w:t>יסודית</w:t>
      </w:r>
      <w:r w:rsidRPr="005D36FC">
        <w:rPr>
          <w:b/>
          <w:bCs w:val="0"/>
          <w:sz w:val="24"/>
          <w:rtl/>
        </w:rPr>
        <w:t xml:space="preserve"> </w:t>
      </w:r>
      <w:r w:rsidRPr="005D36FC">
        <w:rPr>
          <w:rFonts w:hint="eastAsia"/>
          <w:b/>
          <w:bCs w:val="0"/>
          <w:sz w:val="24"/>
          <w:rtl/>
        </w:rPr>
        <w:t>של</w:t>
      </w:r>
      <w:r w:rsidRPr="005D36FC">
        <w:rPr>
          <w:b/>
          <w:bCs w:val="0"/>
          <w:sz w:val="24"/>
          <w:rtl/>
        </w:rPr>
        <w:t xml:space="preserve"> </w:t>
      </w:r>
      <w:r w:rsidRPr="005D36FC">
        <w:rPr>
          <w:rFonts w:hint="eastAsia"/>
          <w:b/>
          <w:bCs w:val="0"/>
          <w:sz w:val="24"/>
          <w:rtl/>
        </w:rPr>
        <w:t>ההסכם</w:t>
      </w:r>
      <w:r w:rsidRPr="005D36FC">
        <w:rPr>
          <w:b/>
          <w:bCs w:val="0"/>
          <w:sz w:val="24"/>
          <w:rtl/>
        </w:rPr>
        <w:t>.</w:t>
      </w:r>
    </w:p>
    <w:p w14:paraId="0789241E" w14:textId="77777777" w:rsidR="00EB5A81" w:rsidRPr="00341985" w:rsidRDefault="00EB5A81" w:rsidP="00EB5A81">
      <w:pPr>
        <w:jc w:val="both"/>
        <w:rPr>
          <w:color w:val="000000"/>
          <w:sz w:val="24"/>
          <w:szCs w:val="24"/>
          <w:rtl/>
        </w:rPr>
      </w:pPr>
    </w:p>
    <w:p w14:paraId="333B36A4" w14:textId="77777777" w:rsidR="00EB5A81" w:rsidRPr="000521ED" w:rsidRDefault="00EB5A81" w:rsidP="00EB5A81">
      <w:pPr>
        <w:pStyle w:val="Heading1"/>
        <w:keepNext w:val="0"/>
        <w:numPr>
          <w:ilvl w:val="0"/>
          <w:numId w:val="15"/>
        </w:numPr>
        <w:ind w:left="740"/>
        <w:rPr>
          <w:b/>
          <w:bCs/>
          <w:sz w:val="24"/>
          <w:u w:val="single"/>
        </w:rPr>
      </w:pPr>
      <w:r w:rsidRPr="000521ED">
        <w:rPr>
          <w:b/>
          <w:bCs/>
          <w:sz w:val="24"/>
          <w:u w:val="single"/>
          <w:rtl/>
        </w:rPr>
        <w:t>הבאת החוזה לגמר או ב</w:t>
      </w:r>
      <w:r w:rsidRPr="000521ED">
        <w:rPr>
          <w:rFonts w:hint="cs"/>
          <w:b/>
          <w:bCs/>
          <w:sz w:val="24"/>
          <w:u w:val="single"/>
          <w:rtl/>
        </w:rPr>
        <w:t>י</w:t>
      </w:r>
      <w:r w:rsidRPr="000521ED">
        <w:rPr>
          <w:b/>
          <w:bCs/>
          <w:sz w:val="24"/>
          <w:u w:val="single"/>
          <w:rtl/>
        </w:rPr>
        <w:t>טולו</w:t>
      </w:r>
    </w:p>
    <w:p w14:paraId="01ABFDB6" w14:textId="77777777" w:rsidR="00EB5A81" w:rsidRPr="00341985" w:rsidRDefault="00EB5A81" w:rsidP="00EB5A81">
      <w:pPr>
        <w:pStyle w:val="Heading1"/>
        <w:ind w:left="720"/>
        <w:rPr>
          <w:sz w:val="24"/>
          <w:u w:val="single"/>
          <w:rtl/>
        </w:rPr>
      </w:pPr>
    </w:p>
    <w:p w14:paraId="3E30D136" w14:textId="77777777" w:rsidR="00EB5A81" w:rsidRPr="00341985" w:rsidRDefault="00EB5A81" w:rsidP="00EB5A81">
      <w:pPr>
        <w:pStyle w:val="Heading2"/>
        <w:keepNext w:val="0"/>
        <w:numPr>
          <w:ilvl w:val="1"/>
          <w:numId w:val="15"/>
        </w:numPr>
        <w:tabs>
          <w:tab w:val="left" w:pos="1440"/>
        </w:tabs>
        <w:ind w:left="1460"/>
        <w:jc w:val="both"/>
        <w:rPr>
          <w:bCs w:val="0"/>
          <w:sz w:val="24"/>
          <w:rtl/>
        </w:rPr>
      </w:pPr>
      <w:r w:rsidRPr="00341985">
        <w:rPr>
          <w:bCs w:val="0"/>
          <w:sz w:val="24"/>
          <w:rtl/>
        </w:rPr>
        <w:t xml:space="preserve">על אף האמור בכל מקום אחר בחוזה זה רשאי המזמין, לפי שקול דעתו הבלעדי, בכל עת ומכל סיבה שהיא, להביא חוזה זה, כולו או מקצתו, לידי גמר על ידי מתן הודעה בכתב על כך למפקח. </w:t>
      </w:r>
    </w:p>
    <w:p w14:paraId="71D6D0E5" w14:textId="77777777" w:rsidR="00EB5A81" w:rsidRPr="00341985" w:rsidRDefault="00EB5A81" w:rsidP="00EB5A81">
      <w:pPr>
        <w:ind w:left="1440" w:hanging="700"/>
        <w:jc w:val="both"/>
        <w:rPr>
          <w:color w:val="000000"/>
          <w:sz w:val="24"/>
          <w:szCs w:val="24"/>
          <w:rtl/>
        </w:rPr>
      </w:pPr>
      <w:r w:rsidRPr="00341985">
        <w:rPr>
          <w:color w:val="000000"/>
          <w:sz w:val="24"/>
          <w:szCs w:val="24"/>
          <w:rtl/>
        </w:rPr>
        <w:tab/>
        <w:t>ניתנה הודעה כאמור, יבוא החוזה לידי גמר בתאריך הנקוב בהודעה</w:t>
      </w:r>
      <w:r w:rsidRPr="00341985">
        <w:rPr>
          <w:rFonts w:hint="cs"/>
          <w:color w:val="000000"/>
          <w:sz w:val="24"/>
          <w:szCs w:val="24"/>
          <w:rtl/>
        </w:rPr>
        <w:t>,</w:t>
      </w:r>
      <w:r w:rsidRPr="00341985">
        <w:rPr>
          <w:color w:val="000000"/>
          <w:sz w:val="24"/>
          <w:szCs w:val="24"/>
          <w:rtl/>
        </w:rPr>
        <w:t xml:space="preserve"> אשר לא י</w:t>
      </w:r>
      <w:r w:rsidRPr="00341985">
        <w:rPr>
          <w:rFonts w:hint="cs"/>
          <w:color w:val="000000"/>
          <w:sz w:val="24"/>
          <w:szCs w:val="24"/>
          <w:rtl/>
        </w:rPr>
        <w:t>פחת</w:t>
      </w:r>
      <w:r w:rsidRPr="00341985">
        <w:rPr>
          <w:color w:val="000000"/>
          <w:sz w:val="24"/>
          <w:szCs w:val="24"/>
          <w:rtl/>
        </w:rPr>
        <w:t xml:space="preserve"> מ-21 ימים מיום משלוחה (להלן - "</w:t>
      </w:r>
      <w:r w:rsidRPr="00341985">
        <w:rPr>
          <w:b/>
          <w:bCs/>
          <w:color w:val="000000"/>
          <w:sz w:val="24"/>
          <w:szCs w:val="24"/>
          <w:rtl/>
        </w:rPr>
        <w:t>תאריך הפסקת השרות</w:t>
      </w:r>
      <w:r w:rsidRPr="00341985">
        <w:rPr>
          <w:color w:val="000000"/>
          <w:sz w:val="24"/>
          <w:szCs w:val="24"/>
          <w:rtl/>
        </w:rPr>
        <w:t>").</w:t>
      </w:r>
    </w:p>
    <w:p w14:paraId="5918CE96" w14:textId="77777777" w:rsidR="00EB5A81" w:rsidRPr="00341985" w:rsidRDefault="00EB5A81" w:rsidP="00EB5A81">
      <w:pPr>
        <w:ind w:left="1560" w:hanging="700"/>
        <w:jc w:val="both"/>
        <w:rPr>
          <w:color w:val="000000"/>
          <w:sz w:val="24"/>
          <w:szCs w:val="24"/>
          <w:rtl/>
        </w:rPr>
      </w:pPr>
    </w:p>
    <w:p w14:paraId="27BA31D3"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הובא חוזה</w:t>
      </w:r>
      <w:r w:rsidRPr="00341985">
        <w:rPr>
          <w:rFonts w:hint="cs"/>
          <w:bCs w:val="0"/>
          <w:sz w:val="24"/>
          <w:rtl/>
        </w:rPr>
        <w:t xml:space="preserve"> זה</w:t>
      </w:r>
      <w:r w:rsidRPr="00341985">
        <w:rPr>
          <w:bCs w:val="0"/>
          <w:sz w:val="24"/>
          <w:rtl/>
        </w:rPr>
        <w:t xml:space="preserve"> לידי גמר כאמור בס</w:t>
      </w:r>
      <w:r w:rsidRPr="00341985">
        <w:rPr>
          <w:rFonts w:hint="cs"/>
          <w:bCs w:val="0"/>
          <w:sz w:val="24"/>
          <w:rtl/>
        </w:rPr>
        <w:t>"ק</w:t>
      </w:r>
      <w:r w:rsidRPr="00341985">
        <w:rPr>
          <w:bCs w:val="0"/>
          <w:sz w:val="24"/>
          <w:rtl/>
        </w:rPr>
        <w:t xml:space="preserve"> 9.1 לעיל</w:t>
      </w:r>
      <w:r w:rsidRPr="00341985">
        <w:rPr>
          <w:rFonts w:hint="cs"/>
          <w:bCs w:val="0"/>
          <w:sz w:val="24"/>
          <w:rtl/>
        </w:rPr>
        <w:t>,</w:t>
      </w:r>
      <w:r w:rsidRPr="00341985">
        <w:rPr>
          <w:bCs w:val="0"/>
          <w:sz w:val="24"/>
          <w:rtl/>
        </w:rPr>
        <w:t xml:space="preserve"> יהא השכר שמגיע למפקח עד לתאריך הפסקת השירות ע</w:t>
      </w:r>
      <w:r w:rsidRPr="00341985">
        <w:rPr>
          <w:rFonts w:hint="cs"/>
          <w:bCs w:val="0"/>
          <w:sz w:val="24"/>
          <w:rtl/>
        </w:rPr>
        <w:t>ל פי</w:t>
      </w:r>
      <w:r w:rsidRPr="00341985">
        <w:rPr>
          <w:bCs w:val="0"/>
          <w:sz w:val="24"/>
          <w:rtl/>
        </w:rPr>
        <w:t xml:space="preserve"> חוזה זה, שכר סופי, ולמפקח לא יגיע מהמזמין מאום מעבר לכך. עם הבאת החוזה </w:t>
      </w:r>
      <w:r w:rsidRPr="00341985">
        <w:rPr>
          <w:rFonts w:hint="cs"/>
          <w:bCs w:val="0"/>
          <w:sz w:val="24"/>
          <w:rtl/>
        </w:rPr>
        <w:t>לי</w:t>
      </w:r>
      <w:r w:rsidRPr="00341985">
        <w:rPr>
          <w:bCs w:val="0"/>
          <w:sz w:val="24"/>
          <w:rtl/>
        </w:rPr>
        <w:t>די גמר כאמור, ישלם המזמין למפקח שכר בעד אותו שלב משרותי המפקח שב</w:t>
      </w:r>
      <w:r w:rsidRPr="00341985">
        <w:rPr>
          <w:rFonts w:hint="cs"/>
          <w:bCs w:val="0"/>
          <w:sz w:val="24"/>
          <w:rtl/>
        </w:rPr>
        <w:t>ו</w:t>
      </w:r>
      <w:r w:rsidRPr="00341985">
        <w:rPr>
          <w:bCs w:val="0"/>
          <w:sz w:val="24"/>
          <w:rtl/>
        </w:rPr>
        <w:t>צע עד לתאריך הפסקת השרות וזאת לפי הש</w:t>
      </w:r>
      <w:r w:rsidRPr="00341985">
        <w:rPr>
          <w:rFonts w:hint="cs"/>
          <w:bCs w:val="0"/>
          <w:sz w:val="24"/>
          <w:rtl/>
        </w:rPr>
        <w:t>י</w:t>
      </w:r>
      <w:r w:rsidRPr="00341985">
        <w:rPr>
          <w:bCs w:val="0"/>
          <w:sz w:val="24"/>
          <w:rtl/>
        </w:rPr>
        <w:t xml:space="preserve">עור המפורט בנספח </w:t>
      </w:r>
      <w:r w:rsidRPr="00341985">
        <w:rPr>
          <w:rFonts w:hint="cs"/>
          <w:bCs w:val="0"/>
          <w:sz w:val="24"/>
          <w:rtl/>
        </w:rPr>
        <w:t>ו'</w:t>
      </w:r>
      <w:r w:rsidRPr="00341985">
        <w:rPr>
          <w:bCs w:val="0"/>
          <w:sz w:val="24"/>
          <w:rtl/>
        </w:rPr>
        <w:t xml:space="preserve">. במקרה שבוצע חלק של שלב - ישולם חלק יחסי מתאים מהשכר הקבוע בנספח </w:t>
      </w:r>
      <w:r w:rsidRPr="00341985">
        <w:rPr>
          <w:rFonts w:hint="cs"/>
          <w:bCs w:val="0"/>
          <w:sz w:val="24"/>
          <w:rtl/>
        </w:rPr>
        <w:t>ו'</w:t>
      </w:r>
      <w:r w:rsidRPr="00341985">
        <w:rPr>
          <w:bCs w:val="0"/>
          <w:sz w:val="24"/>
          <w:rtl/>
        </w:rPr>
        <w:t xml:space="preserve"> כאמור לאותו שלב.</w:t>
      </w:r>
    </w:p>
    <w:p w14:paraId="2D16439F" w14:textId="77777777" w:rsidR="00EB5A81" w:rsidRPr="00341985" w:rsidRDefault="00EB5A81" w:rsidP="00EB5A81">
      <w:pPr>
        <w:pStyle w:val="Heading2"/>
        <w:ind w:left="1440"/>
        <w:jc w:val="both"/>
        <w:rPr>
          <w:bCs w:val="0"/>
          <w:sz w:val="24"/>
          <w:rtl/>
        </w:rPr>
      </w:pPr>
    </w:p>
    <w:p w14:paraId="4A2CE7AE"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הודעה בדבר הבאת </w:t>
      </w:r>
      <w:r w:rsidRPr="00341985">
        <w:rPr>
          <w:rFonts w:hint="cs"/>
          <w:bCs w:val="0"/>
          <w:sz w:val="24"/>
          <w:rtl/>
        </w:rPr>
        <w:t>חוזה זה</w:t>
      </w:r>
      <w:r w:rsidRPr="00341985">
        <w:rPr>
          <w:bCs w:val="0"/>
          <w:sz w:val="24"/>
          <w:rtl/>
        </w:rPr>
        <w:t xml:space="preserve"> לידי גמר כאמור בס</w:t>
      </w:r>
      <w:r w:rsidRPr="00341985">
        <w:rPr>
          <w:rFonts w:hint="cs"/>
          <w:bCs w:val="0"/>
          <w:sz w:val="24"/>
          <w:rtl/>
        </w:rPr>
        <w:t>"ק</w:t>
      </w:r>
      <w:r w:rsidRPr="00341985">
        <w:rPr>
          <w:bCs w:val="0"/>
          <w:sz w:val="24"/>
          <w:rtl/>
        </w:rPr>
        <w:t xml:space="preserve"> 9.1 לעיל</w:t>
      </w:r>
      <w:r w:rsidRPr="00341985">
        <w:rPr>
          <w:rFonts w:hint="cs"/>
          <w:bCs w:val="0"/>
          <w:sz w:val="24"/>
          <w:rtl/>
        </w:rPr>
        <w:t>,</w:t>
      </w:r>
      <w:r w:rsidRPr="00341985">
        <w:rPr>
          <w:bCs w:val="0"/>
          <w:sz w:val="24"/>
          <w:rtl/>
        </w:rPr>
        <w:t xml:space="preserve"> לא תשמש עילה למפקח לתביעת פ</w:t>
      </w:r>
      <w:r w:rsidRPr="00341985">
        <w:rPr>
          <w:rFonts w:hint="cs"/>
          <w:bCs w:val="0"/>
          <w:sz w:val="24"/>
          <w:rtl/>
        </w:rPr>
        <w:t>י</w:t>
      </w:r>
      <w:r w:rsidRPr="00341985">
        <w:rPr>
          <w:bCs w:val="0"/>
          <w:sz w:val="24"/>
          <w:rtl/>
        </w:rPr>
        <w:t xml:space="preserve">צויים כלשהם </w:t>
      </w:r>
      <w:r w:rsidRPr="00341985">
        <w:rPr>
          <w:rFonts w:hint="cs"/>
          <w:bCs w:val="0"/>
          <w:sz w:val="24"/>
          <w:rtl/>
        </w:rPr>
        <w:t>ו/</w:t>
      </w:r>
      <w:r w:rsidRPr="00341985">
        <w:rPr>
          <w:bCs w:val="0"/>
          <w:sz w:val="24"/>
          <w:rtl/>
        </w:rPr>
        <w:t xml:space="preserve">או לטענה </w:t>
      </w:r>
      <w:r w:rsidRPr="00341985">
        <w:rPr>
          <w:rFonts w:hint="cs"/>
          <w:bCs w:val="0"/>
          <w:sz w:val="24"/>
          <w:rtl/>
        </w:rPr>
        <w:t>ו/</w:t>
      </w:r>
      <w:r w:rsidRPr="00341985">
        <w:rPr>
          <w:bCs w:val="0"/>
          <w:sz w:val="24"/>
          <w:rtl/>
        </w:rPr>
        <w:t>או תביעה כ</w:t>
      </w:r>
      <w:r w:rsidRPr="00341985">
        <w:rPr>
          <w:rFonts w:hint="cs"/>
          <w:bCs w:val="0"/>
          <w:sz w:val="24"/>
          <w:rtl/>
        </w:rPr>
        <w:t>זו או אחרת</w:t>
      </w:r>
      <w:r w:rsidRPr="00341985">
        <w:rPr>
          <w:bCs w:val="0"/>
          <w:sz w:val="24"/>
          <w:rtl/>
        </w:rPr>
        <w:t>, בכפוף לאמור בס</w:t>
      </w:r>
      <w:r w:rsidRPr="00341985">
        <w:rPr>
          <w:rFonts w:hint="cs"/>
          <w:bCs w:val="0"/>
          <w:sz w:val="24"/>
          <w:rtl/>
        </w:rPr>
        <w:t>"ק</w:t>
      </w:r>
      <w:r w:rsidRPr="00341985">
        <w:rPr>
          <w:bCs w:val="0"/>
          <w:sz w:val="24"/>
          <w:rtl/>
        </w:rPr>
        <w:t xml:space="preserve"> 9.2 לעיל והשכר שישולם לפי ס</w:t>
      </w:r>
      <w:r w:rsidRPr="00341985">
        <w:rPr>
          <w:rFonts w:hint="cs"/>
          <w:bCs w:val="0"/>
          <w:sz w:val="24"/>
          <w:rtl/>
        </w:rPr>
        <w:t>"ק</w:t>
      </w:r>
      <w:r w:rsidRPr="00341985">
        <w:rPr>
          <w:bCs w:val="0"/>
          <w:sz w:val="24"/>
          <w:rtl/>
        </w:rPr>
        <w:t xml:space="preserve"> 9.2 לעיל י</w:t>
      </w:r>
      <w:r w:rsidRPr="00341985">
        <w:rPr>
          <w:rFonts w:hint="cs"/>
          <w:bCs w:val="0"/>
          <w:sz w:val="24"/>
          <w:rtl/>
        </w:rPr>
        <w:t>שמש</w:t>
      </w:r>
      <w:r w:rsidRPr="00341985">
        <w:rPr>
          <w:bCs w:val="0"/>
          <w:sz w:val="24"/>
          <w:rtl/>
        </w:rPr>
        <w:t xml:space="preserve"> לס</w:t>
      </w:r>
      <w:r w:rsidRPr="00341985">
        <w:rPr>
          <w:rFonts w:hint="cs"/>
          <w:bCs w:val="0"/>
          <w:sz w:val="24"/>
          <w:rtl/>
        </w:rPr>
        <w:t>י</w:t>
      </w:r>
      <w:r w:rsidRPr="00341985">
        <w:rPr>
          <w:bCs w:val="0"/>
          <w:sz w:val="24"/>
          <w:rtl/>
        </w:rPr>
        <w:t>לוק כל המגיע למפקח מהמזמין לפי חוזה</w:t>
      </w:r>
      <w:r w:rsidRPr="00341985">
        <w:rPr>
          <w:rFonts w:hint="cs"/>
          <w:bCs w:val="0"/>
          <w:sz w:val="24"/>
          <w:rtl/>
        </w:rPr>
        <w:t xml:space="preserve"> זה</w:t>
      </w:r>
      <w:r w:rsidRPr="00341985">
        <w:rPr>
          <w:bCs w:val="0"/>
          <w:sz w:val="24"/>
          <w:rtl/>
        </w:rPr>
        <w:t xml:space="preserve"> ו/או עקב הבאתו לידי גמר כאמור, בין </w:t>
      </w:r>
      <w:r w:rsidRPr="00341985">
        <w:rPr>
          <w:rFonts w:hint="cs"/>
          <w:bCs w:val="0"/>
          <w:sz w:val="24"/>
          <w:rtl/>
        </w:rPr>
        <w:t>על פי</w:t>
      </w:r>
      <w:r w:rsidRPr="00341985">
        <w:rPr>
          <w:bCs w:val="0"/>
          <w:sz w:val="24"/>
          <w:rtl/>
        </w:rPr>
        <w:t xml:space="preserve"> החוזה ובין מכח כל עילה אחרת ו/או נוספת ע</w:t>
      </w:r>
      <w:r w:rsidRPr="00341985">
        <w:rPr>
          <w:rFonts w:hint="cs"/>
          <w:bCs w:val="0"/>
          <w:sz w:val="24"/>
          <w:rtl/>
        </w:rPr>
        <w:t>ל פי</w:t>
      </w:r>
      <w:r w:rsidRPr="00341985">
        <w:rPr>
          <w:bCs w:val="0"/>
          <w:sz w:val="24"/>
          <w:rtl/>
        </w:rPr>
        <w:t xml:space="preserve"> הדין.</w:t>
      </w:r>
    </w:p>
    <w:p w14:paraId="37C0CB8A" w14:textId="77777777" w:rsidR="00EB5A81" w:rsidRPr="00341985" w:rsidRDefault="00EB5A81" w:rsidP="00EB5A81">
      <w:pPr>
        <w:pStyle w:val="Heading2"/>
        <w:ind w:left="1440"/>
        <w:jc w:val="both"/>
        <w:rPr>
          <w:bCs w:val="0"/>
          <w:sz w:val="24"/>
          <w:rtl/>
        </w:rPr>
      </w:pPr>
    </w:p>
    <w:p w14:paraId="7A4D31FD"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rFonts w:hint="cs"/>
          <w:bCs w:val="0"/>
          <w:sz w:val="24"/>
          <w:rtl/>
        </w:rPr>
        <w:t>למזמין שמורה הזכות</w:t>
      </w:r>
      <w:r w:rsidRPr="00341985">
        <w:rPr>
          <w:bCs w:val="0"/>
          <w:sz w:val="24"/>
          <w:rtl/>
        </w:rPr>
        <w:t xml:space="preserve">, בתוך 12 חודשים מיום הבאת </w:t>
      </w:r>
      <w:r w:rsidRPr="00341985">
        <w:rPr>
          <w:rFonts w:hint="cs"/>
          <w:bCs w:val="0"/>
          <w:sz w:val="24"/>
          <w:rtl/>
        </w:rPr>
        <w:t>חוזה זה</w:t>
      </w:r>
      <w:r w:rsidRPr="00341985">
        <w:rPr>
          <w:bCs w:val="0"/>
          <w:sz w:val="24"/>
          <w:rtl/>
        </w:rPr>
        <w:t xml:space="preserve"> </w:t>
      </w:r>
      <w:r w:rsidRPr="00341985">
        <w:rPr>
          <w:rFonts w:hint="cs"/>
          <w:bCs w:val="0"/>
          <w:sz w:val="24"/>
          <w:rtl/>
        </w:rPr>
        <w:t>לידי</w:t>
      </w:r>
      <w:r w:rsidRPr="00341985">
        <w:rPr>
          <w:bCs w:val="0"/>
          <w:sz w:val="24"/>
          <w:rtl/>
        </w:rPr>
        <w:t xml:space="preserve"> גמר כאמור, לחדש את החוזה</w:t>
      </w:r>
      <w:r w:rsidRPr="00341985">
        <w:rPr>
          <w:rFonts w:hint="cs"/>
          <w:bCs w:val="0"/>
          <w:sz w:val="24"/>
          <w:rtl/>
        </w:rPr>
        <w:t>.</w:t>
      </w:r>
      <w:r w:rsidRPr="00341985">
        <w:rPr>
          <w:bCs w:val="0"/>
          <w:sz w:val="24"/>
          <w:rtl/>
        </w:rPr>
        <w:t xml:space="preserve"> במקרה כאמור</w:t>
      </w:r>
      <w:r w:rsidRPr="00341985">
        <w:rPr>
          <w:rFonts w:hint="cs"/>
          <w:bCs w:val="0"/>
          <w:sz w:val="24"/>
          <w:rtl/>
        </w:rPr>
        <w:t>,</w:t>
      </w:r>
      <w:r w:rsidRPr="00341985">
        <w:rPr>
          <w:bCs w:val="0"/>
          <w:sz w:val="24"/>
          <w:rtl/>
        </w:rPr>
        <w:t xml:space="preserve"> יה</w:t>
      </w:r>
      <w:r w:rsidRPr="00341985">
        <w:rPr>
          <w:rFonts w:hint="cs"/>
          <w:bCs w:val="0"/>
          <w:sz w:val="24"/>
          <w:rtl/>
        </w:rPr>
        <w:t>א</w:t>
      </w:r>
      <w:r w:rsidRPr="00341985">
        <w:rPr>
          <w:bCs w:val="0"/>
          <w:sz w:val="24"/>
          <w:rtl/>
        </w:rPr>
        <w:t xml:space="preserve"> המפקח חייב לחדש את מתן שרותי המפקח על פי חוזה</w:t>
      </w:r>
      <w:r w:rsidRPr="00341985">
        <w:rPr>
          <w:rFonts w:hint="cs"/>
          <w:bCs w:val="0"/>
          <w:sz w:val="24"/>
          <w:rtl/>
        </w:rPr>
        <w:t xml:space="preserve"> זה</w:t>
      </w:r>
      <w:r w:rsidRPr="00341985">
        <w:rPr>
          <w:bCs w:val="0"/>
          <w:sz w:val="24"/>
          <w:rtl/>
        </w:rPr>
        <w:t>, לפי דרישת המזמין.</w:t>
      </w:r>
    </w:p>
    <w:p w14:paraId="7E83B456" w14:textId="77777777" w:rsidR="00EB5A81" w:rsidRPr="00341985" w:rsidRDefault="00EB5A81" w:rsidP="00EB5A81">
      <w:pPr>
        <w:pStyle w:val="Heading2"/>
        <w:jc w:val="both"/>
        <w:rPr>
          <w:bCs w:val="0"/>
          <w:sz w:val="24"/>
          <w:rtl/>
        </w:rPr>
      </w:pPr>
    </w:p>
    <w:p w14:paraId="1DAA4A25"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בכל מקרה של הבאת חוזה</w:t>
      </w:r>
      <w:r w:rsidRPr="00341985">
        <w:rPr>
          <w:rFonts w:hint="cs"/>
          <w:bCs w:val="0"/>
          <w:sz w:val="24"/>
          <w:rtl/>
        </w:rPr>
        <w:t xml:space="preserve"> זה לידי</w:t>
      </w:r>
      <w:r w:rsidRPr="00341985">
        <w:rPr>
          <w:bCs w:val="0"/>
          <w:sz w:val="24"/>
          <w:rtl/>
        </w:rPr>
        <w:t xml:space="preserve"> גמר</w:t>
      </w:r>
      <w:r w:rsidRPr="00341985">
        <w:rPr>
          <w:rFonts w:hint="cs"/>
          <w:bCs w:val="0"/>
          <w:sz w:val="24"/>
          <w:rtl/>
        </w:rPr>
        <w:t>,</w:t>
      </w:r>
      <w:r w:rsidRPr="00341985">
        <w:rPr>
          <w:bCs w:val="0"/>
          <w:sz w:val="24"/>
          <w:rtl/>
        </w:rPr>
        <w:t xml:space="preserve"> יהא המזמין זכאי למסור את ב</w:t>
      </w:r>
      <w:r w:rsidRPr="00341985">
        <w:rPr>
          <w:rFonts w:hint="cs"/>
          <w:bCs w:val="0"/>
          <w:sz w:val="24"/>
          <w:rtl/>
        </w:rPr>
        <w:t>י</w:t>
      </w:r>
      <w:r w:rsidRPr="00341985">
        <w:rPr>
          <w:bCs w:val="0"/>
          <w:sz w:val="24"/>
          <w:rtl/>
        </w:rPr>
        <w:t xml:space="preserve">צוע המשך שרותי המפקח לאחר, ולהשתמש ללא הגבלה בשרותי המפקח שבוצעו עד לאותו מועד והמפקח </w:t>
      </w:r>
      <w:r w:rsidRPr="00341985">
        <w:rPr>
          <w:rFonts w:hint="cs"/>
          <w:bCs w:val="0"/>
          <w:sz w:val="24"/>
          <w:rtl/>
        </w:rPr>
        <w:t>נותן את הסכמתו מראש</w:t>
      </w:r>
      <w:r w:rsidRPr="00341985">
        <w:rPr>
          <w:bCs w:val="0"/>
          <w:sz w:val="24"/>
          <w:rtl/>
        </w:rPr>
        <w:t xml:space="preserve"> לכך ו</w:t>
      </w:r>
      <w:r w:rsidRPr="00341985">
        <w:rPr>
          <w:rFonts w:hint="cs"/>
          <w:bCs w:val="0"/>
          <w:sz w:val="24"/>
          <w:rtl/>
        </w:rPr>
        <w:t>יהא מנוע</w:t>
      </w:r>
      <w:r w:rsidRPr="00341985">
        <w:rPr>
          <w:bCs w:val="0"/>
          <w:sz w:val="24"/>
          <w:rtl/>
        </w:rPr>
        <w:t xml:space="preserve"> </w:t>
      </w:r>
      <w:r w:rsidRPr="00341985">
        <w:rPr>
          <w:rFonts w:hint="cs"/>
          <w:bCs w:val="0"/>
          <w:sz w:val="24"/>
          <w:rtl/>
        </w:rPr>
        <w:t>מלהעלות כל טענה ו/או תלונה ו/או דרישה בעניין.</w:t>
      </w:r>
    </w:p>
    <w:p w14:paraId="28EB2D82" w14:textId="77777777" w:rsidR="00EB5A81" w:rsidRPr="00341985" w:rsidRDefault="00EB5A81" w:rsidP="00EB5A81">
      <w:pPr>
        <w:pStyle w:val="Heading2"/>
        <w:ind w:left="1440"/>
        <w:jc w:val="both"/>
        <w:rPr>
          <w:bCs w:val="0"/>
          <w:sz w:val="24"/>
          <w:rtl/>
        </w:rPr>
      </w:pPr>
    </w:p>
    <w:p w14:paraId="613D9351" w14:textId="77777777" w:rsidR="00EB5A81" w:rsidRPr="00341985" w:rsidRDefault="00EB5A81" w:rsidP="00EB5A81">
      <w:pPr>
        <w:pStyle w:val="Heading2"/>
        <w:keepNext w:val="0"/>
        <w:numPr>
          <w:ilvl w:val="1"/>
          <w:numId w:val="15"/>
        </w:numPr>
        <w:tabs>
          <w:tab w:val="left" w:pos="1440"/>
        </w:tabs>
        <w:ind w:left="1460"/>
        <w:jc w:val="both"/>
        <w:rPr>
          <w:bCs w:val="0"/>
          <w:sz w:val="24"/>
          <w:rtl/>
        </w:rPr>
      </w:pPr>
    </w:p>
    <w:p w14:paraId="12496205" w14:textId="77777777" w:rsidR="00EB5A81" w:rsidRPr="00341985" w:rsidRDefault="00EB5A81" w:rsidP="00EB5A81">
      <w:pPr>
        <w:pStyle w:val="Heading3"/>
        <w:keepNext w:val="0"/>
        <w:numPr>
          <w:ilvl w:val="2"/>
          <w:numId w:val="15"/>
        </w:numPr>
        <w:tabs>
          <w:tab w:val="left" w:pos="2160"/>
        </w:tabs>
        <w:ind w:left="2180"/>
        <w:rPr>
          <w:b w:val="0"/>
          <w:bCs w:val="0"/>
          <w:sz w:val="24"/>
          <w:u w:val="none"/>
        </w:rPr>
      </w:pPr>
      <w:r w:rsidRPr="00341985">
        <w:rPr>
          <w:b w:val="0"/>
          <w:bCs w:val="0"/>
          <w:sz w:val="24"/>
          <w:u w:val="none"/>
          <w:rtl/>
        </w:rPr>
        <w:t>מבלי לגרוע מזכויות המזמין לפי ס</w:t>
      </w:r>
      <w:r w:rsidRPr="00341985">
        <w:rPr>
          <w:rFonts w:hint="cs"/>
          <w:b w:val="0"/>
          <w:bCs w:val="0"/>
          <w:sz w:val="24"/>
          <w:u w:val="none"/>
          <w:rtl/>
        </w:rPr>
        <w:t>"ק</w:t>
      </w:r>
      <w:r w:rsidRPr="00341985">
        <w:rPr>
          <w:b w:val="0"/>
          <w:bCs w:val="0"/>
          <w:sz w:val="24"/>
          <w:u w:val="none"/>
          <w:rtl/>
        </w:rPr>
        <w:t xml:space="preserve"> 9.1 לעיל</w:t>
      </w:r>
      <w:r w:rsidRPr="00341985">
        <w:rPr>
          <w:rFonts w:hint="cs"/>
          <w:b w:val="0"/>
          <w:bCs w:val="0"/>
          <w:sz w:val="24"/>
          <w:u w:val="none"/>
          <w:rtl/>
        </w:rPr>
        <w:t>,</w:t>
      </w:r>
      <w:r w:rsidRPr="00341985">
        <w:rPr>
          <w:b w:val="0"/>
          <w:bCs w:val="0"/>
          <w:sz w:val="24"/>
          <w:u w:val="none"/>
          <w:rtl/>
        </w:rPr>
        <w:t xml:space="preserve"> זכאי המזמין לבטל את החוזה</w:t>
      </w:r>
      <w:r w:rsidRPr="00341985">
        <w:rPr>
          <w:rFonts w:hint="cs"/>
          <w:b w:val="0"/>
          <w:bCs w:val="0"/>
          <w:sz w:val="24"/>
          <w:u w:val="none"/>
          <w:rtl/>
        </w:rPr>
        <w:t xml:space="preserve"> לאלתר</w:t>
      </w:r>
      <w:r w:rsidRPr="00341985">
        <w:rPr>
          <w:b w:val="0"/>
          <w:bCs w:val="0"/>
          <w:sz w:val="24"/>
          <w:u w:val="none"/>
          <w:rtl/>
        </w:rPr>
        <w:t xml:space="preserve"> לפי שיקול דעתו הבלעדי</w:t>
      </w:r>
      <w:r w:rsidRPr="00341985">
        <w:rPr>
          <w:rFonts w:hint="cs"/>
          <w:b w:val="0"/>
          <w:bCs w:val="0"/>
          <w:sz w:val="24"/>
          <w:u w:val="none"/>
          <w:rtl/>
        </w:rPr>
        <w:t xml:space="preserve"> ו</w:t>
      </w:r>
      <w:r w:rsidRPr="00341985">
        <w:rPr>
          <w:b w:val="0"/>
          <w:bCs w:val="0"/>
          <w:sz w:val="24"/>
          <w:u w:val="none"/>
          <w:rtl/>
        </w:rPr>
        <w:t>בלא צורך בהודעה מוקדמת בכל אחד מהמקרים הבאים:</w:t>
      </w:r>
    </w:p>
    <w:p w14:paraId="24421A42" w14:textId="77777777" w:rsidR="00EB5A81" w:rsidRPr="00341985" w:rsidRDefault="00EB5A81" w:rsidP="00EB5A81">
      <w:pPr>
        <w:pStyle w:val="Heading3"/>
        <w:ind w:left="2160"/>
        <w:rPr>
          <w:b w:val="0"/>
          <w:bCs w:val="0"/>
          <w:sz w:val="24"/>
          <w:rtl/>
        </w:rPr>
      </w:pPr>
    </w:p>
    <w:p w14:paraId="16F6118C" w14:textId="77777777" w:rsidR="00EB5A81" w:rsidRPr="00341985" w:rsidRDefault="00EB5A81" w:rsidP="00EB5A81">
      <w:pPr>
        <w:pStyle w:val="Heading4"/>
        <w:keepNext w:val="0"/>
        <w:numPr>
          <w:ilvl w:val="3"/>
          <w:numId w:val="15"/>
        </w:numPr>
        <w:ind w:left="2900"/>
        <w:jc w:val="both"/>
        <w:rPr>
          <w:bCs w:val="0"/>
          <w:u w:val="none"/>
          <w:rtl/>
        </w:rPr>
      </w:pPr>
      <w:r w:rsidRPr="00341985">
        <w:rPr>
          <w:bCs w:val="0"/>
          <w:sz w:val="24"/>
          <w:u w:val="none"/>
          <w:rtl/>
        </w:rPr>
        <w:t>המפקח הפר ו/או לא קיים איזה מהוראות חוזה</w:t>
      </w:r>
      <w:r w:rsidRPr="00341985">
        <w:rPr>
          <w:rFonts w:hint="cs"/>
          <w:bCs w:val="0"/>
          <w:sz w:val="24"/>
          <w:u w:val="none"/>
          <w:rtl/>
        </w:rPr>
        <w:t xml:space="preserve"> זה</w:t>
      </w:r>
      <w:r w:rsidRPr="00341985">
        <w:rPr>
          <w:bCs w:val="0"/>
          <w:sz w:val="24"/>
          <w:u w:val="none"/>
          <w:rtl/>
        </w:rPr>
        <w:t xml:space="preserve"> ולא ת</w:t>
      </w:r>
      <w:r w:rsidRPr="00341985">
        <w:rPr>
          <w:rFonts w:hint="cs"/>
          <w:bCs w:val="0"/>
          <w:sz w:val="24"/>
          <w:u w:val="none"/>
          <w:rtl/>
        </w:rPr>
        <w:t>יק</w:t>
      </w:r>
      <w:r w:rsidRPr="00341985">
        <w:rPr>
          <w:bCs w:val="0"/>
          <w:sz w:val="24"/>
          <w:u w:val="none"/>
          <w:rtl/>
        </w:rPr>
        <w:t>ן ההפרה לאחר שקבל התראה על כך מהמזמין בתוך הזמן הנקוב בהתראה</w:t>
      </w:r>
      <w:r w:rsidRPr="00341985">
        <w:rPr>
          <w:bCs w:val="0"/>
          <w:u w:val="none"/>
          <w:rtl/>
        </w:rPr>
        <w:t>.</w:t>
      </w:r>
    </w:p>
    <w:p w14:paraId="790BEAD8" w14:textId="77777777" w:rsidR="00EB5A81" w:rsidRPr="00341985" w:rsidRDefault="00EB5A81" w:rsidP="00EB5A81">
      <w:pPr>
        <w:ind w:left="2859" w:firstLine="54"/>
        <w:jc w:val="both"/>
        <w:rPr>
          <w:color w:val="000000"/>
          <w:sz w:val="24"/>
          <w:szCs w:val="24"/>
          <w:rtl/>
        </w:rPr>
      </w:pPr>
      <w:r w:rsidRPr="00341985">
        <w:rPr>
          <w:rFonts w:hint="cs"/>
          <w:color w:val="000000"/>
          <w:sz w:val="24"/>
          <w:szCs w:val="24"/>
          <w:rtl/>
        </w:rPr>
        <w:t>מוסכם, כי פרק הזמן המינימאלי לתיקון ההפרה הינו 14 יום מיום מתן ההתראה</w:t>
      </w:r>
      <w:r w:rsidRPr="00341985">
        <w:rPr>
          <w:color w:val="000000"/>
          <w:sz w:val="24"/>
          <w:szCs w:val="24"/>
          <w:rtl/>
        </w:rPr>
        <w:t>.</w:t>
      </w:r>
    </w:p>
    <w:p w14:paraId="593D4924" w14:textId="77777777" w:rsidR="00EB5A81" w:rsidRPr="00341985" w:rsidRDefault="00EB5A81" w:rsidP="00EB5A81">
      <w:pPr>
        <w:jc w:val="both"/>
        <w:rPr>
          <w:color w:val="000000"/>
          <w:sz w:val="24"/>
          <w:szCs w:val="24"/>
          <w:rtl/>
        </w:rPr>
      </w:pPr>
    </w:p>
    <w:p w14:paraId="1F2BE0D7" w14:textId="77777777" w:rsidR="00EB5A81" w:rsidRPr="00341985" w:rsidRDefault="00EB5A81" w:rsidP="00EB5A81">
      <w:pPr>
        <w:pStyle w:val="Heading4"/>
        <w:keepNext w:val="0"/>
        <w:numPr>
          <w:ilvl w:val="3"/>
          <w:numId w:val="15"/>
        </w:numPr>
        <w:ind w:left="2900"/>
        <w:jc w:val="both"/>
        <w:rPr>
          <w:bCs w:val="0"/>
          <w:u w:val="none"/>
        </w:rPr>
      </w:pPr>
      <w:r w:rsidRPr="00341985">
        <w:rPr>
          <w:bCs w:val="0"/>
          <w:sz w:val="24"/>
          <w:u w:val="none"/>
          <w:rtl/>
        </w:rPr>
        <w:t>המזמין התרה במפקח שאין הוא מבצע את עבודתו בצורה המבטיחה את ב</w:t>
      </w:r>
      <w:r w:rsidRPr="00341985">
        <w:rPr>
          <w:rFonts w:hint="cs"/>
          <w:bCs w:val="0"/>
          <w:sz w:val="24"/>
          <w:u w:val="none"/>
          <w:rtl/>
        </w:rPr>
        <w:t>י</w:t>
      </w:r>
      <w:r w:rsidRPr="00341985">
        <w:rPr>
          <w:bCs w:val="0"/>
          <w:sz w:val="24"/>
          <w:u w:val="none"/>
          <w:rtl/>
        </w:rPr>
        <w:t xml:space="preserve">צועה התקין ו/או </w:t>
      </w:r>
      <w:r w:rsidRPr="00341985">
        <w:rPr>
          <w:rFonts w:hint="cs"/>
          <w:bCs w:val="0"/>
          <w:sz w:val="24"/>
          <w:u w:val="none"/>
          <w:rtl/>
        </w:rPr>
        <w:t xml:space="preserve">את </w:t>
      </w:r>
      <w:r w:rsidRPr="00341985">
        <w:rPr>
          <w:bCs w:val="0"/>
          <w:sz w:val="24"/>
          <w:u w:val="none"/>
          <w:rtl/>
        </w:rPr>
        <w:t>התקדמותה וסיומה לפי לוח הזמנים</w:t>
      </w:r>
      <w:r w:rsidRPr="00341985">
        <w:rPr>
          <w:rFonts w:hint="cs"/>
          <w:bCs w:val="0"/>
          <w:sz w:val="24"/>
          <w:u w:val="none"/>
          <w:rtl/>
        </w:rPr>
        <w:t xml:space="preserve"> הנקוב בנספח </w:t>
      </w:r>
      <w:r w:rsidRPr="00341985">
        <w:rPr>
          <w:rFonts w:hint="cs"/>
          <w:b/>
          <w:sz w:val="24"/>
          <w:u w:val="none"/>
          <w:rtl/>
        </w:rPr>
        <w:t>ד</w:t>
      </w:r>
      <w:r w:rsidRPr="00341985">
        <w:rPr>
          <w:rFonts w:hint="cs"/>
          <w:bCs w:val="0"/>
          <w:sz w:val="24"/>
          <w:u w:val="none"/>
          <w:rtl/>
        </w:rPr>
        <w:t>'</w:t>
      </w:r>
      <w:r w:rsidRPr="00341985">
        <w:rPr>
          <w:bCs w:val="0"/>
          <w:sz w:val="24"/>
          <w:u w:val="none"/>
          <w:rtl/>
        </w:rPr>
        <w:t xml:space="preserve">, והמפקח לא נקט </w:t>
      </w:r>
      <w:r w:rsidRPr="00341985">
        <w:rPr>
          <w:rFonts w:hint="cs"/>
          <w:bCs w:val="0"/>
          <w:sz w:val="24"/>
          <w:u w:val="none"/>
          <w:rtl/>
        </w:rPr>
        <w:t>ב</w:t>
      </w:r>
      <w:r w:rsidRPr="00341985">
        <w:rPr>
          <w:bCs w:val="0"/>
          <w:sz w:val="24"/>
          <w:u w:val="none"/>
          <w:rtl/>
        </w:rPr>
        <w:t>תוך 7 ימים</w:t>
      </w:r>
      <w:r w:rsidRPr="00341985">
        <w:rPr>
          <w:rFonts w:hint="cs"/>
          <w:bCs w:val="0"/>
          <w:sz w:val="24"/>
          <w:u w:val="none"/>
          <w:rtl/>
        </w:rPr>
        <w:t xml:space="preserve"> מיום מתן ההתראה כאמור,</w:t>
      </w:r>
      <w:r w:rsidRPr="00341985">
        <w:rPr>
          <w:bCs w:val="0"/>
          <w:sz w:val="24"/>
          <w:u w:val="none"/>
          <w:rtl/>
        </w:rPr>
        <w:t xml:space="preserve"> בצעדים המבטיחים לדעת המזמין את ב</w:t>
      </w:r>
      <w:r w:rsidRPr="00341985">
        <w:rPr>
          <w:rFonts w:hint="cs"/>
          <w:bCs w:val="0"/>
          <w:sz w:val="24"/>
          <w:u w:val="none"/>
          <w:rtl/>
        </w:rPr>
        <w:t>י</w:t>
      </w:r>
      <w:r w:rsidRPr="00341985">
        <w:rPr>
          <w:bCs w:val="0"/>
          <w:sz w:val="24"/>
          <w:u w:val="none"/>
          <w:rtl/>
        </w:rPr>
        <w:t xml:space="preserve">צועה התקין ו/או </w:t>
      </w:r>
      <w:r w:rsidRPr="00341985">
        <w:rPr>
          <w:rFonts w:hint="cs"/>
          <w:bCs w:val="0"/>
          <w:sz w:val="24"/>
          <w:u w:val="none"/>
          <w:rtl/>
        </w:rPr>
        <w:t xml:space="preserve">את </w:t>
      </w:r>
      <w:r w:rsidRPr="00341985">
        <w:rPr>
          <w:bCs w:val="0"/>
          <w:sz w:val="24"/>
          <w:u w:val="none"/>
          <w:rtl/>
        </w:rPr>
        <w:t>התקדמותה וסיומה לפי לוח הזמנים</w:t>
      </w:r>
      <w:r w:rsidRPr="00341985">
        <w:rPr>
          <w:rFonts w:hint="cs"/>
          <w:bCs w:val="0"/>
          <w:u w:val="none"/>
          <w:rtl/>
        </w:rPr>
        <w:t xml:space="preserve"> </w:t>
      </w:r>
      <w:r w:rsidRPr="00341985">
        <w:rPr>
          <w:rFonts w:hint="cs"/>
          <w:bCs w:val="0"/>
          <w:sz w:val="24"/>
          <w:u w:val="none"/>
          <w:rtl/>
        </w:rPr>
        <w:t>כאמור</w:t>
      </w:r>
      <w:r w:rsidRPr="00341985">
        <w:rPr>
          <w:bCs w:val="0"/>
          <w:u w:val="none"/>
          <w:rtl/>
        </w:rPr>
        <w:t>.</w:t>
      </w:r>
    </w:p>
    <w:p w14:paraId="715D6E1F" w14:textId="77777777" w:rsidR="00EB5A81" w:rsidRPr="00341985" w:rsidRDefault="00EB5A81" w:rsidP="00EB5A81">
      <w:pPr>
        <w:pStyle w:val="Heading4"/>
        <w:ind w:left="2880"/>
        <w:jc w:val="both"/>
        <w:rPr>
          <w:bCs w:val="0"/>
          <w:u w:val="none"/>
          <w:rtl/>
        </w:rPr>
      </w:pPr>
    </w:p>
    <w:p w14:paraId="2856892F" w14:textId="77777777" w:rsidR="00EB5A81" w:rsidRPr="00341985" w:rsidRDefault="00EB5A81" w:rsidP="00EB5A81">
      <w:pPr>
        <w:pStyle w:val="Heading4"/>
        <w:keepNext w:val="0"/>
        <w:numPr>
          <w:ilvl w:val="3"/>
          <w:numId w:val="15"/>
        </w:numPr>
        <w:ind w:left="2900"/>
        <w:jc w:val="both"/>
        <w:rPr>
          <w:bCs w:val="0"/>
          <w:sz w:val="24"/>
          <w:u w:val="none"/>
        </w:rPr>
      </w:pPr>
      <w:r w:rsidRPr="00341985">
        <w:rPr>
          <w:bCs w:val="0"/>
          <w:sz w:val="24"/>
          <w:u w:val="none"/>
          <w:rtl/>
        </w:rPr>
        <w:t>נבצר מהמפקח לקיים את החוזה, מסיבת מחלה או מחמת ש</w:t>
      </w:r>
      <w:r w:rsidRPr="00341985">
        <w:rPr>
          <w:rFonts w:hint="cs"/>
          <w:bCs w:val="0"/>
          <w:sz w:val="24"/>
          <w:u w:val="none"/>
          <w:rtl/>
        </w:rPr>
        <w:t>הפיכתו ל</w:t>
      </w:r>
      <w:r w:rsidRPr="00341985">
        <w:rPr>
          <w:bCs w:val="0"/>
          <w:sz w:val="24"/>
          <w:u w:val="none"/>
          <w:rtl/>
        </w:rPr>
        <w:t>בלתי כשיר לפעולה משפטית או מכל סיבה אחרת שהיא.</w:t>
      </w:r>
    </w:p>
    <w:p w14:paraId="1AD99589" w14:textId="77777777" w:rsidR="00EB5A81" w:rsidRPr="00341985" w:rsidRDefault="00EB5A81" w:rsidP="00EB5A81">
      <w:pPr>
        <w:pStyle w:val="Heading4"/>
        <w:jc w:val="both"/>
        <w:rPr>
          <w:bCs w:val="0"/>
          <w:sz w:val="24"/>
          <w:u w:val="none"/>
          <w:rtl/>
        </w:rPr>
      </w:pPr>
    </w:p>
    <w:p w14:paraId="284A6ADC" w14:textId="77777777" w:rsidR="00EB5A81" w:rsidRPr="00341985" w:rsidRDefault="00EB5A81" w:rsidP="00EB5A81">
      <w:pPr>
        <w:pStyle w:val="Heading3"/>
        <w:keepNext w:val="0"/>
        <w:numPr>
          <w:ilvl w:val="2"/>
          <w:numId w:val="15"/>
        </w:numPr>
        <w:tabs>
          <w:tab w:val="left" w:pos="2160"/>
        </w:tabs>
        <w:ind w:left="2180"/>
        <w:rPr>
          <w:b w:val="0"/>
          <w:bCs w:val="0"/>
          <w:sz w:val="24"/>
          <w:u w:val="none"/>
        </w:rPr>
      </w:pPr>
      <w:r w:rsidRPr="00341985">
        <w:rPr>
          <w:b w:val="0"/>
          <w:bCs w:val="0"/>
          <w:sz w:val="24"/>
          <w:u w:val="none"/>
          <w:rtl/>
        </w:rPr>
        <w:t xml:space="preserve">בוטל החוזה כאמור בסעיף 9.6.1 לעיל, ישלם המזמין למפקח שכר </w:t>
      </w:r>
      <w:r w:rsidRPr="00341985">
        <w:rPr>
          <w:rFonts w:hint="cs"/>
          <w:b w:val="0"/>
          <w:bCs w:val="0"/>
          <w:sz w:val="24"/>
          <w:u w:val="none"/>
          <w:rtl/>
        </w:rPr>
        <w:t xml:space="preserve">יחסי, </w:t>
      </w:r>
      <w:r w:rsidRPr="00341985">
        <w:rPr>
          <w:b w:val="0"/>
          <w:bCs w:val="0"/>
          <w:sz w:val="24"/>
          <w:u w:val="none"/>
          <w:rtl/>
        </w:rPr>
        <w:t>בעד אותו חלק משרותי המפקח ש</w:t>
      </w:r>
      <w:r w:rsidRPr="00341985">
        <w:rPr>
          <w:rFonts w:hint="cs"/>
          <w:b w:val="0"/>
          <w:bCs w:val="0"/>
          <w:sz w:val="24"/>
          <w:u w:val="none"/>
          <w:rtl/>
        </w:rPr>
        <w:t>בוצע על ידו</w:t>
      </w:r>
      <w:r w:rsidRPr="00341985">
        <w:rPr>
          <w:b w:val="0"/>
          <w:bCs w:val="0"/>
          <w:sz w:val="24"/>
          <w:u w:val="none"/>
          <w:rtl/>
        </w:rPr>
        <w:t xml:space="preserve"> עד למועד ביטול החוזה, וזאת מבלי לגרוע מכל סעד נוסף</w:t>
      </w:r>
      <w:r w:rsidRPr="00341985">
        <w:rPr>
          <w:rFonts w:hint="cs"/>
          <w:b w:val="0"/>
          <w:bCs w:val="0"/>
          <w:sz w:val="24"/>
          <w:u w:val="none"/>
          <w:rtl/>
        </w:rPr>
        <w:t xml:space="preserve"> ו/או אחר</w:t>
      </w:r>
      <w:r w:rsidRPr="00341985">
        <w:rPr>
          <w:b w:val="0"/>
          <w:bCs w:val="0"/>
          <w:sz w:val="24"/>
          <w:u w:val="none"/>
          <w:rtl/>
        </w:rPr>
        <w:t xml:space="preserve"> העומד לרשות המזמין.</w:t>
      </w:r>
    </w:p>
    <w:p w14:paraId="49F23557" w14:textId="77777777" w:rsidR="00EB5A81" w:rsidRPr="00341985" w:rsidRDefault="00EB5A81" w:rsidP="00EB5A81">
      <w:pPr>
        <w:pStyle w:val="Heading3"/>
        <w:ind w:left="2160"/>
        <w:rPr>
          <w:b w:val="0"/>
          <w:bCs w:val="0"/>
          <w:sz w:val="24"/>
          <w:rtl/>
        </w:rPr>
      </w:pPr>
    </w:p>
    <w:p w14:paraId="6BF52604"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מבלי לגרוע מכל </w:t>
      </w:r>
      <w:r w:rsidRPr="00341985">
        <w:rPr>
          <w:rFonts w:hint="cs"/>
          <w:bCs w:val="0"/>
          <w:sz w:val="24"/>
          <w:rtl/>
        </w:rPr>
        <w:t>מזכויותיו של המזמין על פי חוזה זה</w:t>
      </w:r>
      <w:r w:rsidRPr="00341985">
        <w:rPr>
          <w:bCs w:val="0"/>
          <w:sz w:val="24"/>
          <w:rtl/>
        </w:rPr>
        <w:t xml:space="preserve"> ו/או על פי דין, מוסכם בזאת</w:t>
      </w:r>
      <w:r w:rsidRPr="00341985">
        <w:rPr>
          <w:rFonts w:hint="cs"/>
          <w:bCs w:val="0"/>
          <w:sz w:val="24"/>
          <w:rtl/>
        </w:rPr>
        <w:t>,</w:t>
      </w:r>
      <w:r w:rsidRPr="00341985">
        <w:rPr>
          <w:bCs w:val="0"/>
          <w:sz w:val="24"/>
          <w:rtl/>
        </w:rPr>
        <w:t xml:space="preserve"> כי </w:t>
      </w:r>
      <w:r w:rsidRPr="00341985">
        <w:rPr>
          <w:rFonts w:hint="cs"/>
          <w:bCs w:val="0"/>
          <w:sz w:val="24"/>
          <w:rtl/>
        </w:rPr>
        <w:t>היה והמפקח הפר התחייבות כזו או אחרת על פי</w:t>
      </w:r>
      <w:r w:rsidRPr="00341985">
        <w:rPr>
          <w:bCs w:val="0"/>
          <w:sz w:val="24"/>
          <w:rtl/>
        </w:rPr>
        <w:t xml:space="preserve"> </w:t>
      </w:r>
      <w:r w:rsidRPr="00341985">
        <w:rPr>
          <w:rFonts w:hint="cs"/>
          <w:bCs w:val="0"/>
          <w:sz w:val="24"/>
          <w:rtl/>
        </w:rPr>
        <w:t>חוזה זה,</w:t>
      </w:r>
      <w:r w:rsidRPr="00341985">
        <w:rPr>
          <w:bCs w:val="0"/>
          <w:sz w:val="24"/>
          <w:rtl/>
        </w:rPr>
        <w:t xml:space="preserve"> </w:t>
      </w:r>
      <w:r w:rsidRPr="00341985">
        <w:rPr>
          <w:rFonts w:hint="cs"/>
          <w:bCs w:val="0"/>
          <w:sz w:val="24"/>
          <w:rtl/>
        </w:rPr>
        <w:t xml:space="preserve">והיה וההפרה כאמור לא תוקנה על ידו בתוך </w:t>
      </w:r>
      <w:r w:rsidRPr="00341985">
        <w:rPr>
          <w:bCs w:val="0"/>
          <w:sz w:val="24"/>
          <w:rtl/>
        </w:rPr>
        <w:t xml:space="preserve">7 ימים מיום קבלת הודעה בכתב </w:t>
      </w:r>
      <w:r w:rsidRPr="00341985">
        <w:rPr>
          <w:rFonts w:hint="cs"/>
          <w:bCs w:val="0"/>
          <w:sz w:val="24"/>
          <w:rtl/>
        </w:rPr>
        <w:t>על ביצוע הפרה כאמור</w:t>
      </w:r>
      <w:r w:rsidRPr="00341985">
        <w:rPr>
          <w:bCs w:val="0"/>
          <w:sz w:val="24"/>
          <w:rtl/>
        </w:rPr>
        <w:t xml:space="preserve"> </w:t>
      </w:r>
      <w:r w:rsidRPr="00341985">
        <w:rPr>
          <w:rFonts w:hint="cs"/>
          <w:bCs w:val="0"/>
          <w:sz w:val="24"/>
          <w:rtl/>
        </w:rPr>
        <w:t>מהמזמין</w:t>
      </w:r>
      <w:r w:rsidRPr="00341985">
        <w:rPr>
          <w:bCs w:val="0"/>
          <w:sz w:val="24"/>
          <w:rtl/>
        </w:rPr>
        <w:t xml:space="preserve">, יהא המזמין זכאי לבצע </w:t>
      </w:r>
      <w:r w:rsidRPr="00341985">
        <w:rPr>
          <w:rFonts w:hint="cs"/>
          <w:bCs w:val="0"/>
          <w:sz w:val="24"/>
          <w:rtl/>
        </w:rPr>
        <w:t>את ה</w:t>
      </w:r>
      <w:r w:rsidRPr="00341985">
        <w:rPr>
          <w:bCs w:val="0"/>
          <w:sz w:val="24"/>
          <w:rtl/>
        </w:rPr>
        <w:t>התחייבות</w:t>
      </w:r>
      <w:r w:rsidRPr="00341985">
        <w:rPr>
          <w:rFonts w:hint="cs"/>
          <w:bCs w:val="0"/>
          <w:sz w:val="24"/>
          <w:rtl/>
        </w:rPr>
        <w:t xml:space="preserve"> שהופרה על ידי המפקח</w:t>
      </w:r>
      <w:r w:rsidRPr="00341985">
        <w:rPr>
          <w:bCs w:val="0"/>
          <w:sz w:val="24"/>
          <w:rtl/>
        </w:rPr>
        <w:t xml:space="preserve"> באמצעות בעל מקצוע אחר </w:t>
      </w:r>
      <w:r w:rsidRPr="00341985">
        <w:rPr>
          <w:rFonts w:hint="cs"/>
          <w:bCs w:val="0"/>
          <w:sz w:val="24"/>
          <w:rtl/>
        </w:rPr>
        <w:t>ו</w:t>
      </w:r>
      <w:r w:rsidRPr="00341985">
        <w:rPr>
          <w:bCs w:val="0"/>
          <w:sz w:val="24"/>
          <w:rtl/>
        </w:rPr>
        <w:t>על חשבו</w:t>
      </w:r>
      <w:r w:rsidRPr="00341985">
        <w:rPr>
          <w:rFonts w:hint="cs"/>
          <w:bCs w:val="0"/>
          <w:sz w:val="24"/>
          <w:rtl/>
        </w:rPr>
        <w:t>נו של</w:t>
      </w:r>
      <w:r w:rsidRPr="00341985">
        <w:rPr>
          <w:bCs w:val="0"/>
          <w:sz w:val="24"/>
          <w:rtl/>
        </w:rPr>
        <w:t xml:space="preserve"> המפקח</w:t>
      </w:r>
      <w:r w:rsidRPr="00341985">
        <w:rPr>
          <w:rFonts w:hint="cs"/>
          <w:bCs w:val="0"/>
          <w:sz w:val="24"/>
          <w:rtl/>
        </w:rPr>
        <w:t>.</w:t>
      </w:r>
    </w:p>
    <w:p w14:paraId="36C0585F" w14:textId="77777777" w:rsidR="00EB5A81" w:rsidRPr="00341985" w:rsidRDefault="00EB5A81" w:rsidP="00EB5A81">
      <w:pPr>
        <w:pStyle w:val="Heading2"/>
        <w:ind w:left="1440"/>
        <w:jc w:val="both"/>
        <w:rPr>
          <w:bCs w:val="0"/>
          <w:sz w:val="24"/>
          <w:rtl/>
        </w:rPr>
      </w:pPr>
    </w:p>
    <w:p w14:paraId="0C0B042A" w14:textId="77777777" w:rsidR="00EB5A81" w:rsidRPr="00341985" w:rsidRDefault="00EB5A81" w:rsidP="00EB5A81">
      <w:pPr>
        <w:pStyle w:val="Heading2"/>
        <w:keepNext w:val="0"/>
        <w:numPr>
          <w:ilvl w:val="1"/>
          <w:numId w:val="15"/>
        </w:numPr>
        <w:tabs>
          <w:tab w:val="left" w:pos="1440"/>
        </w:tabs>
        <w:ind w:left="1460"/>
        <w:jc w:val="both"/>
        <w:rPr>
          <w:bCs w:val="0"/>
          <w:sz w:val="24"/>
          <w:rtl/>
        </w:rPr>
      </w:pPr>
      <w:r w:rsidRPr="00341985">
        <w:rPr>
          <w:rFonts w:hint="cs"/>
          <w:bCs w:val="0"/>
          <w:sz w:val="24"/>
          <w:rtl/>
        </w:rPr>
        <w:t>בכל מקרה ומכל סיבה שהיא, לא יהא המפקח רשאי</w:t>
      </w:r>
      <w:r w:rsidRPr="00341985">
        <w:rPr>
          <w:bCs w:val="0"/>
          <w:sz w:val="24"/>
          <w:rtl/>
        </w:rPr>
        <w:t xml:space="preserve"> להפסיק</w:t>
      </w:r>
      <w:r w:rsidRPr="00341985">
        <w:rPr>
          <w:rFonts w:hint="cs"/>
          <w:bCs w:val="0"/>
          <w:sz w:val="24"/>
          <w:rtl/>
        </w:rPr>
        <w:t>,</w:t>
      </w:r>
      <w:r w:rsidRPr="00341985">
        <w:rPr>
          <w:bCs w:val="0"/>
          <w:sz w:val="24"/>
          <w:rtl/>
        </w:rPr>
        <w:t xml:space="preserve"> בהחלטה חד צדדית מטעמו, את ביצוע שירותי המפקח.</w:t>
      </w:r>
    </w:p>
    <w:p w14:paraId="1DAB75F5" w14:textId="77777777" w:rsidR="00EB5A81" w:rsidRPr="00341985" w:rsidRDefault="00EB5A81" w:rsidP="00EB5A81">
      <w:pPr>
        <w:ind w:left="1560" w:hanging="700"/>
        <w:jc w:val="both"/>
        <w:rPr>
          <w:color w:val="000000"/>
          <w:sz w:val="24"/>
          <w:szCs w:val="24"/>
          <w:rtl/>
        </w:rPr>
      </w:pPr>
    </w:p>
    <w:p w14:paraId="55D90268" w14:textId="77777777" w:rsidR="00EB5A81" w:rsidRPr="000521ED" w:rsidRDefault="00EB5A81" w:rsidP="00EB5A81">
      <w:pPr>
        <w:pStyle w:val="Heading1"/>
        <w:keepNext w:val="0"/>
        <w:numPr>
          <w:ilvl w:val="0"/>
          <w:numId w:val="15"/>
        </w:numPr>
        <w:ind w:left="740"/>
        <w:rPr>
          <w:b/>
          <w:bCs/>
          <w:sz w:val="24"/>
          <w:u w:val="single"/>
        </w:rPr>
      </w:pPr>
      <w:r w:rsidRPr="000521ED">
        <w:rPr>
          <w:b/>
          <w:bCs/>
          <w:sz w:val="24"/>
          <w:u w:val="single"/>
          <w:rtl/>
        </w:rPr>
        <w:t>העברת זכויות</w:t>
      </w:r>
    </w:p>
    <w:p w14:paraId="013E37C9" w14:textId="77777777" w:rsidR="00EB5A81" w:rsidRPr="00341985" w:rsidRDefault="00EB5A81" w:rsidP="00EB5A81">
      <w:pPr>
        <w:pStyle w:val="Heading1"/>
        <w:ind w:left="720"/>
        <w:rPr>
          <w:sz w:val="24"/>
          <w:u w:val="single"/>
          <w:rtl/>
        </w:rPr>
      </w:pPr>
    </w:p>
    <w:p w14:paraId="4AEED1FE"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rFonts w:hint="cs"/>
          <w:bCs w:val="0"/>
          <w:sz w:val="24"/>
          <w:rtl/>
        </w:rPr>
        <w:t>המפקח אינו</w:t>
      </w:r>
      <w:r w:rsidRPr="00341985">
        <w:rPr>
          <w:bCs w:val="0"/>
          <w:sz w:val="24"/>
          <w:rtl/>
        </w:rPr>
        <w:t xml:space="preserve"> רשאי </w:t>
      </w:r>
      <w:r w:rsidRPr="00341985">
        <w:rPr>
          <w:rFonts w:hint="cs"/>
          <w:bCs w:val="0"/>
          <w:sz w:val="24"/>
          <w:rtl/>
        </w:rPr>
        <w:t xml:space="preserve">להעביר ו/או </w:t>
      </w:r>
      <w:r w:rsidRPr="00341985">
        <w:rPr>
          <w:bCs w:val="0"/>
          <w:sz w:val="24"/>
          <w:rtl/>
        </w:rPr>
        <w:t xml:space="preserve">להסב לאחר את החוזה או כל חלק ממנו וכן אין הוא רשאי להעביר </w:t>
      </w:r>
      <w:r w:rsidRPr="00341985">
        <w:rPr>
          <w:rFonts w:hint="cs"/>
          <w:bCs w:val="0"/>
          <w:sz w:val="24"/>
          <w:rtl/>
        </w:rPr>
        <w:t>ו/</w:t>
      </w:r>
      <w:r w:rsidRPr="00341985">
        <w:rPr>
          <w:bCs w:val="0"/>
          <w:sz w:val="24"/>
          <w:rtl/>
        </w:rPr>
        <w:t xml:space="preserve">או להסב לאחר כל זכות </w:t>
      </w:r>
      <w:r w:rsidRPr="00341985">
        <w:rPr>
          <w:rFonts w:hint="cs"/>
          <w:bCs w:val="0"/>
          <w:sz w:val="24"/>
          <w:rtl/>
        </w:rPr>
        <w:t>ו/</w:t>
      </w:r>
      <w:r w:rsidRPr="00341985">
        <w:rPr>
          <w:bCs w:val="0"/>
          <w:sz w:val="24"/>
          <w:rtl/>
        </w:rPr>
        <w:t>או חובה לפי חוזה</w:t>
      </w:r>
      <w:r w:rsidRPr="00341985">
        <w:rPr>
          <w:rFonts w:hint="cs"/>
          <w:bCs w:val="0"/>
          <w:sz w:val="24"/>
          <w:rtl/>
        </w:rPr>
        <w:t xml:space="preserve"> זה</w:t>
      </w:r>
      <w:r w:rsidRPr="00341985">
        <w:rPr>
          <w:bCs w:val="0"/>
          <w:sz w:val="24"/>
          <w:rtl/>
        </w:rPr>
        <w:t xml:space="preserve">, אלא בהסכמת המזמין </w:t>
      </w:r>
      <w:r w:rsidRPr="00341985">
        <w:rPr>
          <w:rFonts w:hint="cs"/>
          <w:bCs w:val="0"/>
          <w:sz w:val="24"/>
          <w:rtl/>
        </w:rPr>
        <w:t>מראש ו</w:t>
      </w:r>
      <w:r w:rsidRPr="00341985">
        <w:rPr>
          <w:bCs w:val="0"/>
          <w:sz w:val="24"/>
          <w:rtl/>
        </w:rPr>
        <w:t>בכתב.</w:t>
      </w:r>
    </w:p>
    <w:p w14:paraId="46FACB0D" w14:textId="77777777" w:rsidR="00EB5A81" w:rsidRPr="00341985" w:rsidRDefault="00EB5A81" w:rsidP="00EB5A81">
      <w:pPr>
        <w:pStyle w:val="Heading2"/>
        <w:ind w:left="1440"/>
        <w:jc w:val="both"/>
        <w:rPr>
          <w:bCs w:val="0"/>
          <w:sz w:val="24"/>
          <w:rtl/>
        </w:rPr>
      </w:pPr>
    </w:p>
    <w:p w14:paraId="1E4C857F"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rFonts w:hint="cs"/>
          <w:bCs w:val="0"/>
          <w:sz w:val="24"/>
          <w:rtl/>
        </w:rPr>
        <w:t>המפקח אינו רשאי</w:t>
      </w:r>
      <w:r w:rsidRPr="00341985">
        <w:rPr>
          <w:bCs w:val="0"/>
          <w:sz w:val="24"/>
          <w:rtl/>
        </w:rPr>
        <w:t xml:space="preserve"> למסור לאחר את ב</w:t>
      </w:r>
      <w:r w:rsidRPr="00341985">
        <w:rPr>
          <w:rFonts w:hint="cs"/>
          <w:bCs w:val="0"/>
          <w:sz w:val="24"/>
          <w:rtl/>
        </w:rPr>
        <w:t>י</w:t>
      </w:r>
      <w:r w:rsidRPr="00341985">
        <w:rPr>
          <w:bCs w:val="0"/>
          <w:sz w:val="24"/>
          <w:rtl/>
        </w:rPr>
        <w:t xml:space="preserve">צוע שרותי המפקח, כולם או מקצתם, אלא בהסכמת המזמין </w:t>
      </w:r>
      <w:r w:rsidRPr="00341985">
        <w:rPr>
          <w:rFonts w:hint="cs"/>
          <w:bCs w:val="0"/>
          <w:sz w:val="24"/>
          <w:rtl/>
        </w:rPr>
        <w:t>מראש ובכתב</w:t>
      </w:r>
      <w:r w:rsidRPr="00341985">
        <w:rPr>
          <w:bCs w:val="0"/>
          <w:sz w:val="24"/>
          <w:rtl/>
        </w:rPr>
        <w:t>.</w:t>
      </w:r>
    </w:p>
    <w:p w14:paraId="78AA0F75" w14:textId="77777777" w:rsidR="00EB5A81" w:rsidRPr="00341985" w:rsidRDefault="00EB5A81" w:rsidP="00EB5A81">
      <w:pPr>
        <w:pStyle w:val="Heading2"/>
        <w:jc w:val="both"/>
        <w:rPr>
          <w:bCs w:val="0"/>
          <w:sz w:val="24"/>
          <w:rtl/>
        </w:rPr>
      </w:pPr>
    </w:p>
    <w:p w14:paraId="2F1FEFCB"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המזמין רשאי להעביר, בכל עת, כל זכות מזכויותיו וכל חובה מחובותיו לפי חוזה זה, </w:t>
      </w:r>
      <w:r w:rsidRPr="00341985">
        <w:rPr>
          <w:rFonts w:hint="cs"/>
          <w:bCs w:val="0"/>
          <w:sz w:val="24"/>
          <w:rtl/>
        </w:rPr>
        <w:t>לפי שיקול דעתו המוחלט</w:t>
      </w:r>
      <w:r w:rsidRPr="00341985">
        <w:rPr>
          <w:bCs w:val="0"/>
          <w:sz w:val="24"/>
          <w:rtl/>
        </w:rPr>
        <w:t xml:space="preserve"> </w:t>
      </w:r>
      <w:r w:rsidRPr="00341985">
        <w:rPr>
          <w:rFonts w:hint="cs"/>
          <w:bCs w:val="0"/>
          <w:sz w:val="24"/>
          <w:rtl/>
        </w:rPr>
        <w:t>ו</w:t>
      </w:r>
      <w:r w:rsidRPr="00341985">
        <w:rPr>
          <w:bCs w:val="0"/>
          <w:sz w:val="24"/>
          <w:rtl/>
        </w:rPr>
        <w:t xml:space="preserve">בלא צורך בהסכמה </w:t>
      </w:r>
      <w:r w:rsidRPr="00341985">
        <w:rPr>
          <w:rFonts w:hint="cs"/>
          <w:bCs w:val="0"/>
          <w:sz w:val="24"/>
          <w:rtl/>
        </w:rPr>
        <w:t>כזו או אחרת</w:t>
      </w:r>
      <w:r w:rsidRPr="00341985">
        <w:rPr>
          <w:bCs w:val="0"/>
          <w:sz w:val="24"/>
          <w:rtl/>
        </w:rPr>
        <w:t xml:space="preserve"> מהמפקח, </w:t>
      </w:r>
      <w:r w:rsidRPr="00341985">
        <w:rPr>
          <w:rFonts w:hint="cs"/>
          <w:bCs w:val="0"/>
          <w:sz w:val="24"/>
          <w:rtl/>
        </w:rPr>
        <w:t xml:space="preserve">ובלבד, </w:t>
      </w:r>
      <w:r w:rsidRPr="00341985">
        <w:rPr>
          <w:bCs w:val="0"/>
          <w:sz w:val="24"/>
          <w:rtl/>
        </w:rPr>
        <w:t>שזכויות</w:t>
      </w:r>
      <w:r w:rsidRPr="00341985">
        <w:rPr>
          <w:rFonts w:hint="cs"/>
          <w:bCs w:val="0"/>
          <w:sz w:val="24"/>
          <w:rtl/>
        </w:rPr>
        <w:t>יו של</w:t>
      </w:r>
      <w:r w:rsidRPr="00341985">
        <w:rPr>
          <w:bCs w:val="0"/>
          <w:sz w:val="24"/>
          <w:rtl/>
        </w:rPr>
        <w:t xml:space="preserve"> המפקח ע</w:t>
      </w:r>
      <w:r w:rsidRPr="00341985">
        <w:rPr>
          <w:rFonts w:hint="cs"/>
          <w:bCs w:val="0"/>
          <w:sz w:val="24"/>
          <w:rtl/>
        </w:rPr>
        <w:t xml:space="preserve">ל </w:t>
      </w:r>
      <w:r w:rsidRPr="00341985">
        <w:rPr>
          <w:rFonts w:hint="cs"/>
          <w:bCs w:val="0"/>
          <w:sz w:val="24"/>
          <w:rtl/>
        </w:rPr>
        <w:lastRenderedPageBreak/>
        <w:t>פי</w:t>
      </w:r>
      <w:r w:rsidRPr="00341985">
        <w:rPr>
          <w:bCs w:val="0"/>
          <w:sz w:val="24"/>
          <w:rtl/>
        </w:rPr>
        <w:t xml:space="preserve"> הסכם זה</w:t>
      </w:r>
      <w:r w:rsidRPr="00341985">
        <w:rPr>
          <w:rFonts w:hint="cs"/>
          <w:bCs w:val="0"/>
          <w:sz w:val="24"/>
          <w:rtl/>
        </w:rPr>
        <w:t xml:space="preserve"> לא יפגעו</w:t>
      </w:r>
      <w:r w:rsidRPr="00341985">
        <w:rPr>
          <w:bCs w:val="0"/>
          <w:sz w:val="24"/>
          <w:rtl/>
        </w:rPr>
        <w:t>.</w:t>
      </w:r>
    </w:p>
    <w:p w14:paraId="773F14FC" w14:textId="77777777" w:rsidR="00EB5A81" w:rsidRPr="00341985" w:rsidRDefault="00EB5A81" w:rsidP="00EB5A81">
      <w:pPr>
        <w:pStyle w:val="Heading2"/>
        <w:jc w:val="both"/>
        <w:rPr>
          <w:bCs w:val="0"/>
          <w:sz w:val="24"/>
          <w:rtl/>
        </w:rPr>
      </w:pPr>
    </w:p>
    <w:p w14:paraId="4A150A5F" w14:textId="77777777" w:rsidR="00EB5A81" w:rsidRPr="000521ED" w:rsidRDefault="00EB5A81" w:rsidP="00EB5A81">
      <w:pPr>
        <w:pStyle w:val="Heading1"/>
        <w:keepNext w:val="0"/>
        <w:numPr>
          <w:ilvl w:val="0"/>
          <w:numId w:val="15"/>
        </w:numPr>
        <w:ind w:left="740"/>
        <w:rPr>
          <w:b/>
          <w:bCs/>
          <w:sz w:val="24"/>
          <w:u w:val="single"/>
        </w:rPr>
      </w:pPr>
      <w:r w:rsidRPr="000521ED">
        <w:rPr>
          <w:b/>
          <w:bCs/>
          <w:sz w:val="24"/>
          <w:u w:val="single"/>
          <w:rtl/>
        </w:rPr>
        <w:t>סיום שרותי המפקח</w:t>
      </w:r>
    </w:p>
    <w:p w14:paraId="243BBE0C" w14:textId="77777777" w:rsidR="00EB5A81" w:rsidRPr="00341985" w:rsidRDefault="00EB5A81" w:rsidP="00EB5A81">
      <w:pPr>
        <w:pStyle w:val="Heading1"/>
        <w:ind w:left="720"/>
        <w:rPr>
          <w:sz w:val="24"/>
          <w:u w:val="single"/>
          <w:rtl/>
        </w:rPr>
      </w:pPr>
    </w:p>
    <w:p w14:paraId="22F69C8A" w14:textId="77777777" w:rsidR="00EB5A81" w:rsidRPr="00341985" w:rsidRDefault="00EB5A81" w:rsidP="00EB5A81">
      <w:pPr>
        <w:ind w:left="1300" w:firstLine="140"/>
        <w:jc w:val="both"/>
        <w:rPr>
          <w:color w:val="000000"/>
          <w:sz w:val="24"/>
          <w:szCs w:val="24"/>
          <w:rtl/>
        </w:rPr>
      </w:pPr>
      <w:r w:rsidRPr="00341985">
        <w:rPr>
          <w:color w:val="000000"/>
          <w:sz w:val="24"/>
          <w:szCs w:val="24"/>
          <w:rtl/>
        </w:rPr>
        <w:t xml:space="preserve">שרותי המפקח </w:t>
      </w:r>
      <w:r w:rsidRPr="00341985">
        <w:rPr>
          <w:rFonts w:hint="cs"/>
          <w:color w:val="000000"/>
          <w:sz w:val="24"/>
          <w:szCs w:val="24"/>
          <w:rtl/>
        </w:rPr>
        <w:t>יגיעו לסיומם בכל אחד מהמקרים, כדלקמן</w:t>
      </w:r>
      <w:r w:rsidRPr="00341985">
        <w:rPr>
          <w:color w:val="000000"/>
          <w:sz w:val="24"/>
          <w:szCs w:val="24"/>
          <w:rtl/>
        </w:rPr>
        <w:t>:</w:t>
      </w:r>
    </w:p>
    <w:p w14:paraId="69E02D3A" w14:textId="77777777" w:rsidR="00EB5A81" w:rsidRPr="00341985" w:rsidRDefault="00EB5A81" w:rsidP="00EB5A81">
      <w:pPr>
        <w:jc w:val="both"/>
        <w:rPr>
          <w:color w:val="000000"/>
          <w:sz w:val="24"/>
          <w:szCs w:val="24"/>
          <w:rtl/>
        </w:rPr>
      </w:pPr>
    </w:p>
    <w:p w14:paraId="5833F4C4"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החוזה הובא לידי </w:t>
      </w:r>
      <w:r w:rsidRPr="00341985">
        <w:rPr>
          <w:rFonts w:hint="cs"/>
          <w:bCs w:val="0"/>
          <w:sz w:val="24"/>
          <w:rtl/>
        </w:rPr>
        <w:t>גמר</w:t>
      </w:r>
      <w:r w:rsidRPr="00341985">
        <w:rPr>
          <w:bCs w:val="0"/>
          <w:sz w:val="24"/>
          <w:rtl/>
        </w:rPr>
        <w:t xml:space="preserve"> כאמור בסעיף 9 לעיל</w:t>
      </w:r>
      <w:r w:rsidRPr="00341985">
        <w:rPr>
          <w:rFonts w:hint="cs"/>
          <w:bCs w:val="0"/>
          <w:sz w:val="24"/>
          <w:rtl/>
        </w:rPr>
        <w:t>,</w:t>
      </w:r>
      <w:r w:rsidRPr="00341985">
        <w:rPr>
          <w:bCs w:val="0"/>
          <w:sz w:val="24"/>
          <w:rtl/>
        </w:rPr>
        <w:t xml:space="preserve"> החל </w:t>
      </w:r>
      <w:r w:rsidRPr="00341985">
        <w:rPr>
          <w:rFonts w:hint="cs"/>
          <w:bCs w:val="0"/>
          <w:sz w:val="24"/>
          <w:rtl/>
        </w:rPr>
        <w:t>מה</w:t>
      </w:r>
      <w:r w:rsidRPr="00341985">
        <w:rPr>
          <w:bCs w:val="0"/>
          <w:sz w:val="24"/>
          <w:rtl/>
        </w:rPr>
        <w:t>מועד הנקוב בהודעה שניתנה ע</w:t>
      </w:r>
      <w:r w:rsidRPr="00341985">
        <w:rPr>
          <w:rFonts w:hint="cs"/>
          <w:bCs w:val="0"/>
          <w:sz w:val="24"/>
          <w:rtl/>
        </w:rPr>
        <w:t>"י</w:t>
      </w:r>
      <w:r w:rsidRPr="00341985">
        <w:rPr>
          <w:bCs w:val="0"/>
          <w:sz w:val="24"/>
          <w:rtl/>
        </w:rPr>
        <w:t xml:space="preserve"> המזמין למפקח במסגרת הורא</w:t>
      </w:r>
      <w:r w:rsidRPr="00341985">
        <w:rPr>
          <w:rFonts w:hint="cs"/>
          <w:bCs w:val="0"/>
          <w:sz w:val="24"/>
          <w:rtl/>
        </w:rPr>
        <w:t>ות סעיף 9 לעיל</w:t>
      </w:r>
      <w:r w:rsidRPr="00341985">
        <w:rPr>
          <w:bCs w:val="0"/>
          <w:sz w:val="24"/>
          <w:rtl/>
        </w:rPr>
        <w:t>.</w:t>
      </w:r>
    </w:p>
    <w:p w14:paraId="5C41F637" w14:textId="77777777" w:rsidR="00EB5A81" w:rsidRPr="00341985" w:rsidRDefault="00EB5A81" w:rsidP="00EB5A81">
      <w:pPr>
        <w:pStyle w:val="Heading2"/>
        <w:ind w:left="1440"/>
        <w:jc w:val="both"/>
        <w:rPr>
          <w:bCs w:val="0"/>
          <w:sz w:val="24"/>
          <w:rtl/>
        </w:rPr>
      </w:pPr>
    </w:p>
    <w:p w14:paraId="698F9536" w14:textId="77777777" w:rsidR="00EB5A81" w:rsidRPr="00341985" w:rsidRDefault="00EB5A81" w:rsidP="00EB5A81">
      <w:pPr>
        <w:pStyle w:val="Heading2"/>
        <w:keepNext w:val="0"/>
        <w:numPr>
          <w:ilvl w:val="1"/>
          <w:numId w:val="15"/>
        </w:numPr>
        <w:tabs>
          <w:tab w:val="left" w:pos="1440"/>
        </w:tabs>
        <w:ind w:left="1460"/>
        <w:jc w:val="both"/>
        <w:rPr>
          <w:bCs w:val="0"/>
          <w:sz w:val="24"/>
          <w:rtl/>
        </w:rPr>
      </w:pPr>
      <w:r w:rsidRPr="00341985">
        <w:rPr>
          <w:bCs w:val="0"/>
          <w:sz w:val="24"/>
          <w:rtl/>
        </w:rPr>
        <w:t>עם מתן א</w:t>
      </w:r>
      <w:r w:rsidRPr="00341985">
        <w:rPr>
          <w:rFonts w:hint="cs"/>
          <w:bCs w:val="0"/>
          <w:sz w:val="24"/>
          <w:rtl/>
        </w:rPr>
        <w:t>י</w:t>
      </w:r>
      <w:r w:rsidRPr="00341985">
        <w:rPr>
          <w:bCs w:val="0"/>
          <w:sz w:val="24"/>
          <w:rtl/>
        </w:rPr>
        <w:t>שור בכתב ע"י המזמין למפקח</w:t>
      </w:r>
      <w:r w:rsidRPr="00341985">
        <w:rPr>
          <w:rFonts w:hint="cs"/>
          <w:bCs w:val="0"/>
          <w:sz w:val="24"/>
          <w:rtl/>
        </w:rPr>
        <w:t>,</w:t>
      </w:r>
      <w:r w:rsidRPr="00341985">
        <w:rPr>
          <w:bCs w:val="0"/>
          <w:sz w:val="24"/>
          <w:rtl/>
        </w:rPr>
        <w:t xml:space="preserve"> </w:t>
      </w:r>
      <w:r w:rsidRPr="00341985">
        <w:rPr>
          <w:rFonts w:hint="cs"/>
          <w:bCs w:val="0"/>
          <w:sz w:val="24"/>
          <w:rtl/>
        </w:rPr>
        <w:t xml:space="preserve">לפיו </w:t>
      </w:r>
      <w:r w:rsidRPr="00341985">
        <w:rPr>
          <w:bCs w:val="0"/>
          <w:sz w:val="24"/>
          <w:rtl/>
        </w:rPr>
        <w:t>הושלם מתן שרותי המפקח ע</w:t>
      </w:r>
      <w:r w:rsidRPr="00341985">
        <w:rPr>
          <w:rFonts w:hint="cs"/>
          <w:bCs w:val="0"/>
          <w:sz w:val="24"/>
          <w:rtl/>
        </w:rPr>
        <w:t>ל פי</w:t>
      </w:r>
      <w:r w:rsidRPr="00341985">
        <w:rPr>
          <w:bCs w:val="0"/>
          <w:sz w:val="24"/>
          <w:rtl/>
        </w:rPr>
        <w:t xml:space="preserve"> החוזה</w:t>
      </w:r>
      <w:r w:rsidRPr="00341985">
        <w:rPr>
          <w:rFonts w:hint="cs"/>
          <w:bCs w:val="0"/>
          <w:sz w:val="24"/>
          <w:rtl/>
        </w:rPr>
        <w:t>.</w:t>
      </w:r>
      <w:r w:rsidRPr="00341985">
        <w:rPr>
          <w:bCs w:val="0"/>
          <w:sz w:val="24"/>
          <w:rtl/>
        </w:rPr>
        <w:t xml:space="preserve"> </w:t>
      </w:r>
      <w:r w:rsidRPr="00341985">
        <w:rPr>
          <w:rFonts w:hint="cs"/>
          <w:bCs w:val="0"/>
          <w:sz w:val="24"/>
          <w:rtl/>
        </w:rPr>
        <w:t>למען הסר ספק,</w:t>
      </w:r>
      <w:r w:rsidRPr="00341985">
        <w:rPr>
          <w:bCs w:val="0"/>
          <w:sz w:val="24"/>
          <w:rtl/>
        </w:rPr>
        <w:t xml:space="preserve"> מוצהר בזה</w:t>
      </w:r>
      <w:r w:rsidRPr="00341985">
        <w:rPr>
          <w:rFonts w:hint="cs"/>
          <w:bCs w:val="0"/>
          <w:sz w:val="24"/>
          <w:rtl/>
        </w:rPr>
        <w:t>,</w:t>
      </w:r>
      <w:r w:rsidRPr="00341985">
        <w:rPr>
          <w:bCs w:val="0"/>
          <w:sz w:val="24"/>
          <w:rtl/>
        </w:rPr>
        <w:t xml:space="preserve"> כי שרותי המפקח כוללים ש</w:t>
      </w:r>
      <w:r w:rsidRPr="00341985">
        <w:rPr>
          <w:rFonts w:hint="cs"/>
          <w:bCs w:val="0"/>
          <w:sz w:val="24"/>
          <w:rtl/>
        </w:rPr>
        <w:t>י</w:t>
      </w:r>
      <w:r w:rsidRPr="00341985">
        <w:rPr>
          <w:bCs w:val="0"/>
          <w:sz w:val="24"/>
          <w:rtl/>
        </w:rPr>
        <w:t>רותים</w:t>
      </w:r>
      <w:r w:rsidRPr="00341985">
        <w:rPr>
          <w:rFonts w:hint="cs"/>
          <w:bCs w:val="0"/>
          <w:sz w:val="24"/>
          <w:rtl/>
        </w:rPr>
        <w:t xml:space="preserve">, אשר על פי </w:t>
      </w:r>
      <w:r w:rsidRPr="00341985">
        <w:rPr>
          <w:bCs w:val="0"/>
          <w:sz w:val="24"/>
          <w:rtl/>
        </w:rPr>
        <w:t xml:space="preserve">הגדרת </w:t>
      </w:r>
      <w:r w:rsidRPr="00341985">
        <w:rPr>
          <w:rFonts w:hint="cs"/>
          <w:bCs w:val="0"/>
          <w:sz w:val="24"/>
          <w:rtl/>
        </w:rPr>
        <w:t>עבודתם,</w:t>
      </w:r>
      <w:r w:rsidRPr="00341985">
        <w:rPr>
          <w:bCs w:val="0"/>
          <w:sz w:val="24"/>
          <w:rtl/>
        </w:rPr>
        <w:t xml:space="preserve"> נמשכים </w:t>
      </w:r>
      <w:r w:rsidRPr="00341985">
        <w:rPr>
          <w:rFonts w:hint="cs"/>
          <w:bCs w:val="0"/>
          <w:sz w:val="24"/>
          <w:rtl/>
        </w:rPr>
        <w:t xml:space="preserve">הם </w:t>
      </w:r>
      <w:r w:rsidRPr="00341985">
        <w:rPr>
          <w:bCs w:val="0"/>
          <w:sz w:val="24"/>
          <w:rtl/>
        </w:rPr>
        <w:t>גם לאחר השלמת עבודות הבניה ומסירתן.</w:t>
      </w:r>
    </w:p>
    <w:p w14:paraId="445C34C6" w14:textId="77777777" w:rsidR="00EB5A81" w:rsidRPr="00341985" w:rsidRDefault="00EB5A81" w:rsidP="00EB5A81">
      <w:pPr>
        <w:jc w:val="both"/>
        <w:rPr>
          <w:color w:val="000000"/>
          <w:sz w:val="24"/>
          <w:szCs w:val="24"/>
          <w:rtl/>
        </w:rPr>
      </w:pPr>
    </w:p>
    <w:p w14:paraId="206168F2" w14:textId="77777777" w:rsidR="00EB5A81" w:rsidRPr="00BC1995" w:rsidRDefault="00EB5A81" w:rsidP="00EB5A81">
      <w:pPr>
        <w:pStyle w:val="Heading1"/>
        <w:keepNext w:val="0"/>
        <w:numPr>
          <w:ilvl w:val="0"/>
          <w:numId w:val="15"/>
        </w:numPr>
        <w:ind w:left="740"/>
        <w:rPr>
          <w:b/>
          <w:bCs/>
          <w:sz w:val="24"/>
          <w:u w:val="single"/>
        </w:rPr>
      </w:pPr>
      <w:r w:rsidRPr="00BC1995">
        <w:rPr>
          <w:b/>
          <w:bCs/>
          <w:sz w:val="24"/>
          <w:u w:val="single"/>
          <w:rtl/>
        </w:rPr>
        <w:t>סודיות</w:t>
      </w:r>
    </w:p>
    <w:p w14:paraId="5403DDA9" w14:textId="77777777" w:rsidR="00EB5A81" w:rsidRPr="00341985" w:rsidRDefault="00EB5A81" w:rsidP="00EB5A81">
      <w:pPr>
        <w:pStyle w:val="Heading1"/>
        <w:ind w:left="720"/>
        <w:rPr>
          <w:sz w:val="24"/>
          <w:u w:val="single"/>
          <w:rtl/>
        </w:rPr>
      </w:pPr>
    </w:p>
    <w:p w14:paraId="335B7CC1"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המפקח מתחייב לשמור על סודיות התכניות, המפרטים וכל יתר המסמכים המתייחסים לפרויקט ו/או לשירותי המפקח לרבות על סודיות מידע שהועבר </w:t>
      </w:r>
      <w:r w:rsidRPr="00341985">
        <w:rPr>
          <w:rFonts w:hint="cs"/>
          <w:bCs w:val="0"/>
          <w:sz w:val="24"/>
          <w:rtl/>
        </w:rPr>
        <w:t>ו/</w:t>
      </w:r>
      <w:r w:rsidRPr="00341985">
        <w:rPr>
          <w:bCs w:val="0"/>
          <w:sz w:val="24"/>
          <w:rtl/>
        </w:rPr>
        <w:t>או הגיע אליו בקשר עם ביצוע חוזה זה ו</w:t>
      </w:r>
      <w:r w:rsidRPr="00341985">
        <w:rPr>
          <w:rFonts w:hint="cs"/>
          <w:bCs w:val="0"/>
          <w:sz w:val="24"/>
          <w:rtl/>
        </w:rPr>
        <w:t>כן ש</w:t>
      </w:r>
      <w:r w:rsidRPr="00341985">
        <w:rPr>
          <w:bCs w:val="0"/>
          <w:sz w:val="24"/>
          <w:rtl/>
        </w:rPr>
        <w:t>לא למסור כל מידע כאמור</w:t>
      </w:r>
      <w:r w:rsidRPr="00341985">
        <w:rPr>
          <w:rFonts w:hint="cs"/>
          <w:bCs w:val="0"/>
          <w:sz w:val="24"/>
          <w:rtl/>
        </w:rPr>
        <w:t>,</w:t>
      </w:r>
      <w:r w:rsidRPr="00341985">
        <w:rPr>
          <w:bCs w:val="0"/>
          <w:sz w:val="24"/>
          <w:rtl/>
        </w:rPr>
        <w:t xml:space="preserve"> לאדם שלא הוסמך לקבלו ע"י המזמין</w:t>
      </w:r>
      <w:r w:rsidRPr="00341985">
        <w:rPr>
          <w:rFonts w:hint="cs"/>
          <w:bCs w:val="0"/>
          <w:sz w:val="24"/>
          <w:rtl/>
        </w:rPr>
        <w:t xml:space="preserve"> מפורשות</w:t>
      </w:r>
      <w:r w:rsidRPr="00341985">
        <w:rPr>
          <w:bCs w:val="0"/>
          <w:sz w:val="24"/>
          <w:rtl/>
        </w:rPr>
        <w:t>.</w:t>
      </w:r>
    </w:p>
    <w:p w14:paraId="57CDC237" w14:textId="77777777" w:rsidR="00EB5A81" w:rsidRPr="00341985" w:rsidRDefault="00EB5A81" w:rsidP="00EB5A81">
      <w:pPr>
        <w:pStyle w:val="Heading2"/>
        <w:ind w:left="1440"/>
        <w:jc w:val="both"/>
        <w:rPr>
          <w:bCs w:val="0"/>
          <w:sz w:val="24"/>
          <w:rtl/>
        </w:rPr>
      </w:pPr>
    </w:p>
    <w:p w14:paraId="0BA0AA79"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מבלי לגרוע מאחריותו </w:t>
      </w:r>
      <w:r w:rsidRPr="00341985">
        <w:rPr>
          <w:rFonts w:hint="cs"/>
          <w:bCs w:val="0"/>
          <w:sz w:val="24"/>
          <w:rtl/>
        </w:rPr>
        <w:t xml:space="preserve">של המפקח </w:t>
      </w:r>
      <w:r w:rsidRPr="00341985">
        <w:rPr>
          <w:bCs w:val="0"/>
          <w:sz w:val="24"/>
          <w:rtl/>
        </w:rPr>
        <w:t>ע</w:t>
      </w:r>
      <w:r w:rsidRPr="00341985">
        <w:rPr>
          <w:rFonts w:hint="cs"/>
          <w:bCs w:val="0"/>
          <w:sz w:val="24"/>
          <w:rtl/>
        </w:rPr>
        <w:t>ל פי</w:t>
      </w:r>
      <w:r w:rsidRPr="00341985">
        <w:rPr>
          <w:bCs w:val="0"/>
          <w:sz w:val="24"/>
          <w:rtl/>
        </w:rPr>
        <w:t xml:space="preserve"> כל דין, </w:t>
      </w:r>
      <w:r w:rsidRPr="00341985">
        <w:rPr>
          <w:rFonts w:hint="cs"/>
          <w:bCs w:val="0"/>
          <w:sz w:val="24"/>
          <w:rtl/>
        </w:rPr>
        <w:t>מתחייב</w:t>
      </w:r>
      <w:r w:rsidRPr="00341985">
        <w:rPr>
          <w:bCs w:val="0"/>
          <w:sz w:val="24"/>
          <w:rtl/>
        </w:rPr>
        <w:t xml:space="preserve"> </w:t>
      </w:r>
      <w:r w:rsidRPr="00341985">
        <w:rPr>
          <w:rFonts w:hint="cs"/>
          <w:bCs w:val="0"/>
          <w:sz w:val="24"/>
          <w:rtl/>
        </w:rPr>
        <w:t>המפקח לנקוט</w:t>
      </w:r>
      <w:r w:rsidRPr="00341985">
        <w:rPr>
          <w:bCs w:val="0"/>
          <w:sz w:val="24"/>
          <w:rtl/>
        </w:rPr>
        <w:t xml:space="preserve"> בכל אמצעי </w:t>
      </w:r>
      <w:r w:rsidRPr="00341985">
        <w:rPr>
          <w:rFonts w:hint="cs"/>
          <w:bCs w:val="0"/>
          <w:sz w:val="24"/>
          <w:rtl/>
        </w:rPr>
        <w:t>על מנת</w:t>
      </w:r>
      <w:r w:rsidRPr="00341985">
        <w:rPr>
          <w:bCs w:val="0"/>
          <w:sz w:val="24"/>
          <w:rtl/>
        </w:rPr>
        <w:t xml:space="preserve"> לשמור </w:t>
      </w:r>
      <w:r w:rsidRPr="00341985">
        <w:rPr>
          <w:rFonts w:hint="cs"/>
          <w:bCs w:val="0"/>
          <w:sz w:val="24"/>
          <w:rtl/>
        </w:rPr>
        <w:t>בקפדנות ראויה</w:t>
      </w:r>
      <w:r w:rsidRPr="00341985">
        <w:rPr>
          <w:bCs w:val="0"/>
          <w:sz w:val="24"/>
          <w:rtl/>
        </w:rPr>
        <w:t xml:space="preserve"> על כל מסמך </w:t>
      </w:r>
      <w:r w:rsidRPr="00341985">
        <w:rPr>
          <w:rFonts w:hint="cs"/>
          <w:bCs w:val="0"/>
          <w:sz w:val="24"/>
          <w:rtl/>
        </w:rPr>
        <w:t>הנמצא בחזקתו ו/או בשליטתו ו</w:t>
      </w:r>
      <w:r w:rsidRPr="00341985">
        <w:rPr>
          <w:bCs w:val="0"/>
          <w:sz w:val="24"/>
          <w:rtl/>
        </w:rPr>
        <w:t xml:space="preserve">למנוע </w:t>
      </w:r>
      <w:r w:rsidRPr="00341985">
        <w:rPr>
          <w:rFonts w:hint="cs"/>
          <w:bCs w:val="0"/>
          <w:sz w:val="24"/>
          <w:rtl/>
        </w:rPr>
        <w:t xml:space="preserve">כל </w:t>
      </w:r>
      <w:r w:rsidRPr="00341985">
        <w:rPr>
          <w:bCs w:val="0"/>
          <w:sz w:val="24"/>
          <w:rtl/>
        </w:rPr>
        <w:t xml:space="preserve">עיון </w:t>
      </w:r>
      <w:r w:rsidRPr="00341985">
        <w:rPr>
          <w:rFonts w:hint="cs"/>
          <w:bCs w:val="0"/>
          <w:sz w:val="24"/>
          <w:rtl/>
        </w:rPr>
        <w:t>ו/</w:t>
      </w:r>
      <w:r w:rsidRPr="00341985">
        <w:rPr>
          <w:bCs w:val="0"/>
          <w:sz w:val="24"/>
          <w:rtl/>
        </w:rPr>
        <w:t xml:space="preserve">או שימוש אחר בו מצד כל אדם שהמנהל לא התיר לו </w:t>
      </w:r>
      <w:r w:rsidRPr="00341985">
        <w:rPr>
          <w:rFonts w:hint="cs"/>
          <w:bCs w:val="0"/>
          <w:sz w:val="24"/>
          <w:rtl/>
        </w:rPr>
        <w:t>מפורשות עיון ו/או שימוש כאמור</w:t>
      </w:r>
      <w:r w:rsidRPr="00341985">
        <w:rPr>
          <w:bCs w:val="0"/>
          <w:sz w:val="24"/>
          <w:rtl/>
        </w:rPr>
        <w:t>.</w:t>
      </w:r>
    </w:p>
    <w:p w14:paraId="2DB8AC6A" w14:textId="77777777" w:rsidR="00EB5A81" w:rsidRPr="00341985" w:rsidRDefault="00EB5A81" w:rsidP="00EB5A81">
      <w:pPr>
        <w:pStyle w:val="Heading2"/>
        <w:jc w:val="both"/>
        <w:rPr>
          <w:bCs w:val="0"/>
          <w:sz w:val="24"/>
          <w:rtl/>
        </w:rPr>
      </w:pPr>
    </w:p>
    <w:p w14:paraId="20BB2AC9" w14:textId="77777777" w:rsidR="00EB5A81" w:rsidRPr="00341985" w:rsidRDefault="00EB5A81" w:rsidP="00EB5A81">
      <w:pPr>
        <w:pStyle w:val="Heading2"/>
        <w:keepNext w:val="0"/>
        <w:numPr>
          <w:ilvl w:val="1"/>
          <w:numId w:val="15"/>
        </w:numPr>
        <w:tabs>
          <w:tab w:val="left" w:pos="1440"/>
        </w:tabs>
        <w:ind w:left="1460"/>
        <w:jc w:val="both"/>
        <w:rPr>
          <w:bCs w:val="0"/>
          <w:sz w:val="24"/>
          <w:rtl/>
        </w:rPr>
      </w:pPr>
      <w:r w:rsidRPr="00341985">
        <w:rPr>
          <w:bCs w:val="0"/>
          <w:sz w:val="24"/>
          <w:rtl/>
        </w:rPr>
        <w:t xml:space="preserve">המפקח יחתים את עובדיו ו/או </w:t>
      </w:r>
      <w:r w:rsidRPr="00341985">
        <w:rPr>
          <w:rFonts w:hint="cs"/>
          <w:bCs w:val="0"/>
          <w:sz w:val="24"/>
          <w:rtl/>
        </w:rPr>
        <w:t>את שלוחיו ו/או את קבלניו ו/או כל אחר מטעמו ו/או מטעמם של אלו</w:t>
      </w:r>
      <w:r w:rsidRPr="00341985">
        <w:rPr>
          <w:bCs w:val="0"/>
          <w:sz w:val="24"/>
          <w:rtl/>
        </w:rPr>
        <w:t xml:space="preserve"> על כתב התחייבות לשמירת סודיות </w:t>
      </w:r>
      <w:r w:rsidRPr="00341985">
        <w:rPr>
          <w:rFonts w:hint="cs"/>
          <w:bCs w:val="0"/>
          <w:sz w:val="24"/>
          <w:rtl/>
        </w:rPr>
        <w:t>בהתאם</w:t>
      </w:r>
      <w:r w:rsidRPr="00341985">
        <w:rPr>
          <w:bCs w:val="0"/>
          <w:sz w:val="24"/>
          <w:rtl/>
        </w:rPr>
        <w:t xml:space="preserve"> </w:t>
      </w:r>
      <w:r w:rsidRPr="00341985">
        <w:rPr>
          <w:rFonts w:hint="cs"/>
          <w:bCs w:val="0"/>
          <w:sz w:val="24"/>
          <w:rtl/>
        </w:rPr>
        <w:t>ל</w:t>
      </w:r>
      <w:r w:rsidRPr="00341985">
        <w:rPr>
          <w:bCs w:val="0"/>
          <w:sz w:val="24"/>
          <w:rtl/>
        </w:rPr>
        <w:t xml:space="preserve">נוסח המצורף בנספח </w:t>
      </w:r>
      <w:r w:rsidRPr="00341985">
        <w:rPr>
          <w:rFonts w:hint="cs"/>
          <w:bCs w:val="0"/>
          <w:sz w:val="24"/>
          <w:rtl/>
        </w:rPr>
        <w:t>ז'</w:t>
      </w:r>
      <w:r w:rsidRPr="00341985">
        <w:rPr>
          <w:bCs w:val="0"/>
          <w:sz w:val="24"/>
          <w:rtl/>
        </w:rPr>
        <w:t xml:space="preserve"> לחוזה ויעביר העתק מקורי של כתבי התחייבות אלה לידי המזמין.</w:t>
      </w:r>
    </w:p>
    <w:p w14:paraId="47653769" w14:textId="77777777" w:rsidR="00EB5A81" w:rsidRPr="00341985" w:rsidRDefault="00EB5A81" w:rsidP="00EB5A81">
      <w:pPr>
        <w:tabs>
          <w:tab w:val="left" w:pos="1580"/>
        </w:tabs>
        <w:ind w:left="2320" w:hanging="1460"/>
        <w:jc w:val="both"/>
        <w:rPr>
          <w:color w:val="000000"/>
          <w:sz w:val="24"/>
          <w:szCs w:val="24"/>
          <w:rtl/>
        </w:rPr>
      </w:pPr>
    </w:p>
    <w:p w14:paraId="110BA18C" w14:textId="77777777" w:rsidR="00EB5A81" w:rsidRPr="00341985" w:rsidRDefault="00EB5A81" w:rsidP="00EB5A81">
      <w:pPr>
        <w:pStyle w:val="Heading1"/>
        <w:ind w:left="20"/>
        <w:rPr>
          <w:sz w:val="24"/>
          <w:u w:val="single"/>
        </w:rPr>
      </w:pPr>
    </w:p>
    <w:p w14:paraId="064128A4" w14:textId="77777777" w:rsidR="00EB5A81" w:rsidRPr="000521ED" w:rsidRDefault="00EB5A81" w:rsidP="00EB5A81">
      <w:pPr>
        <w:pStyle w:val="Heading1"/>
        <w:keepNext w:val="0"/>
        <w:numPr>
          <w:ilvl w:val="0"/>
          <w:numId w:val="15"/>
        </w:numPr>
        <w:ind w:left="740"/>
        <w:rPr>
          <w:b/>
          <w:bCs/>
          <w:sz w:val="24"/>
          <w:u w:val="single"/>
        </w:rPr>
      </w:pPr>
      <w:r w:rsidRPr="000521ED">
        <w:rPr>
          <w:b/>
          <w:bCs/>
          <w:sz w:val="24"/>
          <w:u w:val="single"/>
          <w:rtl/>
        </w:rPr>
        <w:t>שונות</w:t>
      </w:r>
    </w:p>
    <w:p w14:paraId="0CC0D893" w14:textId="77777777" w:rsidR="00EB5A81" w:rsidRPr="00341985" w:rsidRDefault="00EB5A81" w:rsidP="00EB5A81">
      <w:pPr>
        <w:pStyle w:val="Heading1"/>
        <w:ind w:left="720"/>
        <w:rPr>
          <w:sz w:val="24"/>
          <w:u w:val="single"/>
          <w:rtl/>
        </w:rPr>
      </w:pPr>
    </w:p>
    <w:p w14:paraId="5D412D55"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rFonts w:hint="cs"/>
          <w:bCs w:val="0"/>
          <w:sz w:val="24"/>
          <w:rtl/>
        </w:rPr>
        <w:t>הבעלות, בכל המסמכים, התכניות, התשריטים, המרשמים ותוצרי העבודה מכל מין וסוג שהוא בקשר עם עבודת המפקח ו/או שהובאו לידיעת המפקח במסגרת עבודתו, הינה ותהיה של המזמין בלבד, וזאת בין אם הופסקה עבודת המפקח מכל סיבה שהיא ובין אם לאו. המזמין יעשה בתוצרי העבודה הנ"ל כרצונו, הן בתקופת החוזה והן לאחריה, והמפקח מוותר בזאת מראש על כל תביעה ו/או דרישה ו/או טענה בקשר עם תוצרי העבודה הנ"ל.</w:t>
      </w:r>
    </w:p>
    <w:p w14:paraId="2874FCFB" w14:textId="77777777" w:rsidR="00EB5A81" w:rsidRPr="00341985" w:rsidRDefault="00EB5A81" w:rsidP="00EB5A81">
      <w:pPr>
        <w:pStyle w:val="Heading2"/>
        <w:ind w:left="740"/>
        <w:jc w:val="both"/>
        <w:rPr>
          <w:bCs w:val="0"/>
          <w:sz w:val="24"/>
        </w:rPr>
      </w:pPr>
    </w:p>
    <w:p w14:paraId="2B1A00A0" w14:textId="77777777" w:rsidR="00EB5A81" w:rsidRPr="00341985" w:rsidRDefault="00EB5A81" w:rsidP="00EB5A81">
      <w:pPr>
        <w:pStyle w:val="Heading2"/>
        <w:keepNext w:val="0"/>
        <w:numPr>
          <w:ilvl w:val="1"/>
          <w:numId w:val="15"/>
        </w:numPr>
        <w:tabs>
          <w:tab w:val="left" w:pos="1440"/>
        </w:tabs>
        <w:ind w:left="1460"/>
        <w:jc w:val="both"/>
        <w:rPr>
          <w:bCs w:val="0"/>
          <w:sz w:val="24"/>
          <w:rtl/>
        </w:rPr>
      </w:pPr>
      <w:r w:rsidRPr="00341985">
        <w:rPr>
          <w:bCs w:val="0"/>
          <w:sz w:val="24"/>
          <w:rtl/>
        </w:rPr>
        <w:t>כל צד אשר יפר</w:t>
      </w:r>
      <w:r w:rsidRPr="00341985">
        <w:rPr>
          <w:rFonts w:hint="cs"/>
          <w:bCs w:val="0"/>
          <w:sz w:val="24"/>
          <w:rtl/>
        </w:rPr>
        <w:t xml:space="preserve"> ו/או לא יקיים, בין במעשה ובין במחדל,</w:t>
      </w:r>
      <w:r w:rsidRPr="00341985">
        <w:rPr>
          <w:bCs w:val="0"/>
          <w:sz w:val="24"/>
          <w:rtl/>
        </w:rPr>
        <w:t xml:space="preserve"> </w:t>
      </w:r>
      <w:r w:rsidRPr="00341985">
        <w:rPr>
          <w:rFonts w:hint="cs"/>
          <w:bCs w:val="0"/>
          <w:sz w:val="24"/>
          <w:rtl/>
        </w:rPr>
        <w:t xml:space="preserve">התחייבות כזו או אחרת הנתונה לו על פי חוזה זה, </w:t>
      </w:r>
      <w:r w:rsidRPr="00341985">
        <w:rPr>
          <w:bCs w:val="0"/>
          <w:sz w:val="24"/>
          <w:rtl/>
        </w:rPr>
        <w:t xml:space="preserve"> י</w:t>
      </w:r>
      <w:r w:rsidRPr="00341985">
        <w:rPr>
          <w:rFonts w:hint="cs"/>
          <w:bCs w:val="0"/>
          <w:sz w:val="24"/>
          <w:rtl/>
        </w:rPr>
        <w:t>הא</w:t>
      </w:r>
      <w:r w:rsidRPr="00341985">
        <w:rPr>
          <w:bCs w:val="0"/>
          <w:sz w:val="24"/>
          <w:rtl/>
        </w:rPr>
        <w:t xml:space="preserve"> חייב לפצות </w:t>
      </w:r>
      <w:r w:rsidRPr="00341985">
        <w:rPr>
          <w:rFonts w:hint="cs"/>
          <w:bCs w:val="0"/>
          <w:sz w:val="24"/>
          <w:rtl/>
        </w:rPr>
        <w:t xml:space="preserve">ו/או לשפות </w:t>
      </w:r>
      <w:r w:rsidRPr="00341985">
        <w:rPr>
          <w:bCs w:val="0"/>
          <w:sz w:val="24"/>
          <w:rtl/>
        </w:rPr>
        <w:t>את הצד המקיים על כל הנזקים ו</w:t>
      </w:r>
      <w:r w:rsidRPr="00341985">
        <w:rPr>
          <w:rFonts w:hint="cs"/>
          <w:bCs w:val="0"/>
          <w:sz w:val="24"/>
          <w:rtl/>
        </w:rPr>
        <w:t xml:space="preserve">/או </w:t>
      </w:r>
      <w:r w:rsidRPr="00341985">
        <w:rPr>
          <w:bCs w:val="0"/>
          <w:sz w:val="24"/>
          <w:rtl/>
        </w:rPr>
        <w:t>ההפסדים שיגרמו לו עקב כך ו</w:t>
      </w:r>
      <w:r w:rsidRPr="00341985">
        <w:rPr>
          <w:rFonts w:hint="cs"/>
          <w:bCs w:val="0"/>
          <w:sz w:val="24"/>
          <w:rtl/>
        </w:rPr>
        <w:t>הכל</w:t>
      </w:r>
      <w:r w:rsidRPr="00341985">
        <w:rPr>
          <w:bCs w:val="0"/>
          <w:sz w:val="24"/>
          <w:rtl/>
        </w:rPr>
        <w:t xml:space="preserve"> מבלי לגרוע מזכות</w:t>
      </w:r>
      <w:r w:rsidRPr="00341985">
        <w:rPr>
          <w:rFonts w:hint="cs"/>
          <w:bCs w:val="0"/>
          <w:sz w:val="24"/>
          <w:rtl/>
        </w:rPr>
        <w:t>ו</w:t>
      </w:r>
      <w:r w:rsidRPr="00341985">
        <w:rPr>
          <w:bCs w:val="0"/>
          <w:sz w:val="24"/>
          <w:rtl/>
        </w:rPr>
        <w:t xml:space="preserve"> </w:t>
      </w:r>
      <w:r w:rsidRPr="00341985">
        <w:rPr>
          <w:rFonts w:hint="cs"/>
          <w:bCs w:val="0"/>
          <w:sz w:val="24"/>
          <w:rtl/>
        </w:rPr>
        <w:t xml:space="preserve">של </w:t>
      </w:r>
      <w:r w:rsidRPr="00341985">
        <w:rPr>
          <w:bCs w:val="0"/>
          <w:sz w:val="24"/>
          <w:rtl/>
        </w:rPr>
        <w:t>הצד המקיים כל סעד ו</w:t>
      </w:r>
      <w:r w:rsidRPr="00341985">
        <w:rPr>
          <w:rFonts w:hint="cs"/>
          <w:bCs w:val="0"/>
          <w:sz w:val="24"/>
          <w:rtl/>
        </w:rPr>
        <w:t xml:space="preserve">/או </w:t>
      </w:r>
      <w:r w:rsidRPr="00341985">
        <w:rPr>
          <w:bCs w:val="0"/>
          <w:sz w:val="24"/>
          <w:rtl/>
        </w:rPr>
        <w:t>תרופה אחרים ו/או נוספים.</w:t>
      </w:r>
    </w:p>
    <w:p w14:paraId="1F96D2FE" w14:textId="77777777" w:rsidR="00EB5A81" w:rsidRPr="00341985" w:rsidRDefault="00EB5A81" w:rsidP="00EB5A81">
      <w:pPr>
        <w:ind w:left="1460"/>
        <w:jc w:val="both"/>
        <w:rPr>
          <w:color w:val="000000"/>
          <w:sz w:val="24"/>
          <w:szCs w:val="24"/>
          <w:rtl/>
        </w:rPr>
      </w:pPr>
      <w:r w:rsidRPr="00341985">
        <w:rPr>
          <w:color w:val="000000"/>
          <w:sz w:val="24"/>
          <w:szCs w:val="24"/>
          <w:rtl/>
        </w:rPr>
        <w:t>למניעת ספקות</w:t>
      </w:r>
      <w:r w:rsidRPr="00341985">
        <w:rPr>
          <w:rFonts w:hint="cs"/>
          <w:color w:val="000000"/>
          <w:sz w:val="24"/>
          <w:szCs w:val="24"/>
          <w:rtl/>
        </w:rPr>
        <w:t>,</w:t>
      </w:r>
      <w:r w:rsidRPr="00341985">
        <w:rPr>
          <w:color w:val="000000"/>
          <w:sz w:val="24"/>
          <w:szCs w:val="24"/>
          <w:rtl/>
        </w:rPr>
        <w:t xml:space="preserve"> מוצהר במפורש</w:t>
      </w:r>
      <w:r w:rsidRPr="00341985">
        <w:rPr>
          <w:rFonts w:hint="cs"/>
          <w:color w:val="000000"/>
          <w:sz w:val="24"/>
          <w:szCs w:val="24"/>
          <w:rtl/>
        </w:rPr>
        <w:t>,</w:t>
      </w:r>
      <w:r w:rsidRPr="00341985">
        <w:rPr>
          <w:color w:val="000000"/>
          <w:sz w:val="24"/>
          <w:szCs w:val="24"/>
          <w:rtl/>
        </w:rPr>
        <w:t xml:space="preserve"> כי ע</w:t>
      </w:r>
      <w:r w:rsidRPr="00341985">
        <w:rPr>
          <w:rFonts w:hint="cs"/>
          <w:color w:val="000000"/>
          <w:sz w:val="24"/>
          <w:szCs w:val="24"/>
          <w:rtl/>
        </w:rPr>
        <w:t>י</w:t>
      </w:r>
      <w:r w:rsidRPr="00341985">
        <w:rPr>
          <w:color w:val="000000"/>
          <w:sz w:val="24"/>
          <w:szCs w:val="24"/>
          <w:rtl/>
        </w:rPr>
        <w:t>כוב בהשלמת עבודות התכנון ו/או הבניה עלול להביא להתי</w:t>
      </w:r>
      <w:r w:rsidRPr="00341985">
        <w:rPr>
          <w:rFonts w:hint="cs"/>
          <w:color w:val="000000"/>
          <w:sz w:val="24"/>
          <w:szCs w:val="24"/>
          <w:rtl/>
        </w:rPr>
        <w:t>י</w:t>
      </w:r>
      <w:r w:rsidRPr="00341985">
        <w:rPr>
          <w:color w:val="000000"/>
          <w:sz w:val="24"/>
          <w:szCs w:val="24"/>
          <w:rtl/>
        </w:rPr>
        <w:t>קרות הפרויקט ו</w:t>
      </w:r>
      <w:r w:rsidRPr="00341985">
        <w:rPr>
          <w:rFonts w:hint="cs"/>
          <w:color w:val="000000"/>
          <w:sz w:val="24"/>
          <w:szCs w:val="24"/>
          <w:rtl/>
        </w:rPr>
        <w:t>ה</w:t>
      </w:r>
      <w:r w:rsidRPr="00341985">
        <w:rPr>
          <w:color w:val="000000"/>
          <w:sz w:val="24"/>
          <w:szCs w:val="24"/>
          <w:rtl/>
        </w:rPr>
        <w:t>מתקנים האמורים להיות מותקנים בו וכן עלול להביא להפרת התחייבויות</w:t>
      </w:r>
      <w:r w:rsidRPr="00341985">
        <w:rPr>
          <w:rFonts w:hint="cs"/>
          <w:color w:val="000000"/>
          <w:sz w:val="24"/>
          <w:szCs w:val="24"/>
          <w:rtl/>
        </w:rPr>
        <w:t>יו של</w:t>
      </w:r>
      <w:r w:rsidRPr="00341985">
        <w:rPr>
          <w:color w:val="000000"/>
          <w:sz w:val="24"/>
          <w:szCs w:val="24"/>
          <w:rtl/>
        </w:rPr>
        <w:t xml:space="preserve"> המזמין כלפי צד ג'. </w:t>
      </w:r>
    </w:p>
    <w:p w14:paraId="78291E15" w14:textId="77777777" w:rsidR="00EB5A81" w:rsidRPr="00341985" w:rsidRDefault="00EB5A81" w:rsidP="00EB5A81">
      <w:pPr>
        <w:ind w:left="1460"/>
        <w:jc w:val="both"/>
        <w:rPr>
          <w:color w:val="000000"/>
          <w:sz w:val="24"/>
          <w:szCs w:val="24"/>
          <w:rtl/>
        </w:rPr>
      </w:pPr>
      <w:r w:rsidRPr="00341985">
        <w:rPr>
          <w:color w:val="000000"/>
          <w:sz w:val="24"/>
          <w:szCs w:val="24"/>
          <w:rtl/>
        </w:rPr>
        <w:lastRenderedPageBreak/>
        <w:t>המפקח מצהיר</w:t>
      </w:r>
      <w:r w:rsidRPr="00341985">
        <w:rPr>
          <w:rFonts w:hint="cs"/>
          <w:color w:val="000000"/>
          <w:sz w:val="24"/>
          <w:szCs w:val="24"/>
          <w:rtl/>
        </w:rPr>
        <w:t>,</w:t>
      </w:r>
      <w:r w:rsidRPr="00341985">
        <w:rPr>
          <w:color w:val="000000"/>
          <w:sz w:val="24"/>
          <w:szCs w:val="24"/>
          <w:rtl/>
        </w:rPr>
        <w:t xml:space="preserve"> כי הוא מודע לכל אלה ולהשלכות אחרות העלולות לנבוע מע</w:t>
      </w:r>
      <w:r w:rsidRPr="00341985">
        <w:rPr>
          <w:rFonts w:hint="cs"/>
          <w:color w:val="000000"/>
          <w:sz w:val="24"/>
          <w:szCs w:val="24"/>
          <w:rtl/>
        </w:rPr>
        <w:t>י</w:t>
      </w:r>
      <w:r w:rsidRPr="00341985">
        <w:rPr>
          <w:color w:val="000000"/>
          <w:sz w:val="24"/>
          <w:szCs w:val="24"/>
          <w:rtl/>
        </w:rPr>
        <w:t>כוב בהשלמת עבודות התכנון ו/או הבניה ו</w:t>
      </w:r>
      <w:r w:rsidRPr="00341985">
        <w:rPr>
          <w:rFonts w:hint="cs"/>
          <w:color w:val="000000"/>
          <w:sz w:val="24"/>
          <w:szCs w:val="24"/>
          <w:rtl/>
        </w:rPr>
        <w:t xml:space="preserve">כי הוא </w:t>
      </w:r>
      <w:r w:rsidRPr="00341985">
        <w:rPr>
          <w:color w:val="000000"/>
          <w:sz w:val="24"/>
          <w:szCs w:val="24"/>
          <w:rtl/>
        </w:rPr>
        <w:t>יהיה אחראי להם במ</w:t>
      </w:r>
      <w:r w:rsidRPr="00341985">
        <w:rPr>
          <w:rFonts w:hint="cs"/>
          <w:color w:val="000000"/>
          <w:sz w:val="24"/>
          <w:szCs w:val="24"/>
          <w:rtl/>
        </w:rPr>
        <w:t>י</w:t>
      </w:r>
      <w:r w:rsidRPr="00341985">
        <w:rPr>
          <w:color w:val="000000"/>
          <w:sz w:val="24"/>
          <w:szCs w:val="24"/>
          <w:rtl/>
        </w:rPr>
        <w:t>דה והע</w:t>
      </w:r>
      <w:r w:rsidRPr="00341985">
        <w:rPr>
          <w:rFonts w:hint="cs"/>
          <w:color w:val="000000"/>
          <w:sz w:val="24"/>
          <w:szCs w:val="24"/>
          <w:rtl/>
        </w:rPr>
        <w:t>י</w:t>
      </w:r>
      <w:r w:rsidRPr="00341985">
        <w:rPr>
          <w:color w:val="000000"/>
          <w:sz w:val="24"/>
          <w:szCs w:val="24"/>
          <w:rtl/>
        </w:rPr>
        <w:t xml:space="preserve">כוב בהשלמתן ו/או השלמת מי מהן ינבע </w:t>
      </w:r>
      <w:r w:rsidRPr="00341985">
        <w:rPr>
          <w:rFonts w:hint="cs"/>
          <w:color w:val="000000"/>
          <w:sz w:val="24"/>
          <w:szCs w:val="24"/>
          <w:rtl/>
        </w:rPr>
        <w:t xml:space="preserve">כתוצאה </w:t>
      </w:r>
      <w:r w:rsidRPr="00341985">
        <w:rPr>
          <w:color w:val="000000"/>
          <w:sz w:val="24"/>
          <w:szCs w:val="24"/>
          <w:rtl/>
        </w:rPr>
        <w:t>מאי עמידתו בהתחי</w:t>
      </w:r>
      <w:r w:rsidRPr="00341985">
        <w:rPr>
          <w:rFonts w:hint="cs"/>
          <w:color w:val="000000"/>
          <w:sz w:val="24"/>
          <w:szCs w:val="24"/>
          <w:rtl/>
        </w:rPr>
        <w:t>י</w:t>
      </w:r>
      <w:r w:rsidRPr="00341985">
        <w:rPr>
          <w:color w:val="000000"/>
          <w:sz w:val="24"/>
          <w:szCs w:val="24"/>
          <w:rtl/>
        </w:rPr>
        <w:t>בויותיו ע</w:t>
      </w:r>
      <w:r w:rsidRPr="00341985">
        <w:rPr>
          <w:rFonts w:hint="cs"/>
          <w:color w:val="000000"/>
          <w:sz w:val="24"/>
          <w:szCs w:val="24"/>
          <w:rtl/>
        </w:rPr>
        <w:t>ל פי</w:t>
      </w:r>
      <w:r w:rsidRPr="00341985">
        <w:rPr>
          <w:color w:val="000000"/>
          <w:sz w:val="24"/>
          <w:szCs w:val="24"/>
          <w:rtl/>
        </w:rPr>
        <w:t xml:space="preserve"> חוזה זה.</w:t>
      </w:r>
    </w:p>
    <w:p w14:paraId="5C73F43A" w14:textId="77777777" w:rsidR="00EB5A81" w:rsidRPr="00341985" w:rsidRDefault="00EB5A81" w:rsidP="00EB5A81">
      <w:pPr>
        <w:ind w:left="2160"/>
        <w:jc w:val="both"/>
        <w:rPr>
          <w:color w:val="000000"/>
          <w:sz w:val="24"/>
          <w:szCs w:val="24"/>
          <w:rtl/>
        </w:rPr>
      </w:pPr>
    </w:p>
    <w:p w14:paraId="676D44C9"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המזמין יהא זכאי לעכב כל סכום המגיע לכאורה למפקח מאת המזמין לפי חוזה</w:t>
      </w:r>
      <w:r w:rsidRPr="00341985">
        <w:rPr>
          <w:rFonts w:hint="cs"/>
          <w:bCs w:val="0"/>
          <w:sz w:val="24"/>
          <w:rtl/>
        </w:rPr>
        <w:t xml:space="preserve"> זה</w:t>
      </w:r>
      <w:r w:rsidRPr="00341985">
        <w:rPr>
          <w:bCs w:val="0"/>
          <w:sz w:val="24"/>
          <w:rtl/>
        </w:rPr>
        <w:t xml:space="preserve">,  </w:t>
      </w:r>
      <w:r w:rsidRPr="00341985">
        <w:rPr>
          <w:rFonts w:hint="cs"/>
          <w:bCs w:val="0"/>
          <w:sz w:val="24"/>
          <w:rtl/>
        </w:rPr>
        <w:t xml:space="preserve">ובלבד </w:t>
      </w:r>
      <w:r w:rsidRPr="00341985">
        <w:rPr>
          <w:bCs w:val="0"/>
          <w:sz w:val="24"/>
          <w:rtl/>
        </w:rPr>
        <w:t>שהמזמין נקט בהליכים משפטיים כנגד המפקח בסכום שאינו נופל מגובה הסכום המעוכב כאמור.</w:t>
      </w:r>
    </w:p>
    <w:p w14:paraId="65F4CC8D" w14:textId="77777777" w:rsidR="00EB5A81" w:rsidRPr="00341985" w:rsidRDefault="00EB5A81" w:rsidP="00EB5A81">
      <w:pPr>
        <w:pStyle w:val="Heading2"/>
        <w:ind w:left="1440"/>
        <w:jc w:val="both"/>
        <w:rPr>
          <w:bCs w:val="0"/>
          <w:sz w:val="24"/>
          <w:rtl/>
        </w:rPr>
      </w:pPr>
    </w:p>
    <w:p w14:paraId="7B582EE3"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מבלי לגרוע מ</w:t>
      </w:r>
      <w:r w:rsidRPr="00341985">
        <w:rPr>
          <w:rFonts w:hint="cs"/>
          <w:bCs w:val="0"/>
          <w:sz w:val="24"/>
          <w:rtl/>
        </w:rPr>
        <w:t xml:space="preserve">כלליות </w:t>
      </w:r>
      <w:r w:rsidRPr="00341985">
        <w:rPr>
          <w:bCs w:val="0"/>
          <w:sz w:val="24"/>
          <w:rtl/>
        </w:rPr>
        <w:t>האמור בס</w:t>
      </w:r>
      <w:r w:rsidRPr="00341985">
        <w:rPr>
          <w:rFonts w:hint="cs"/>
          <w:bCs w:val="0"/>
          <w:sz w:val="24"/>
          <w:rtl/>
        </w:rPr>
        <w:t>"ק</w:t>
      </w:r>
      <w:r w:rsidRPr="00341985">
        <w:rPr>
          <w:bCs w:val="0"/>
          <w:sz w:val="24"/>
          <w:rtl/>
        </w:rPr>
        <w:t xml:space="preserve"> 13.2 לעיל, המזמין יהא רשאי לקזז כנגד כל סכום המגיע ממנו ע</w:t>
      </w:r>
      <w:r w:rsidRPr="00341985">
        <w:rPr>
          <w:rFonts w:hint="cs"/>
          <w:bCs w:val="0"/>
          <w:sz w:val="24"/>
          <w:rtl/>
        </w:rPr>
        <w:t>ל פי</w:t>
      </w:r>
      <w:r w:rsidRPr="00341985">
        <w:rPr>
          <w:bCs w:val="0"/>
          <w:sz w:val="24"/>
          <w:rtl/>
        </w:rPr>
        <w:t xml:space="preserve"> חוזה זה למפקח, כל סכום שלפי קביעת המזמין, מגיע לו ע</w:t>
      </w:r>
      <w:r w:rsidRPr="00341985">
        <w:rPr>
          <w:rFonts w:hint="cs"/>
          <w:bCs w:val="0"/>
          <w:sz w:val="24"/>
          <w:rtl/>
        </w:rPr>
        <w:t>ל פי</w:t>
      </w:r>
      <w:r w:rsidRPr="00341985">
        <w:rPr>
          <w:bCs w:val="0"/>
          <w:sz w:val="24"/>
          <w:rtl/>
        </w:rPr>
        <w:t xml:space="preserve"> חוזה זה מהמפקח.</w:t>
      </w:r>
      <w:r w:rsidRPr="00341985">
        <w:rPr>
          <w:rFonts w:hint="cs"/>
          <w:bCs w:val="0"/>
          <w:sz w:val="24"/>
          <w:rtl/>
        </w:rPr>
        <w:t xml:space="preserve"> למען הסר ספקות, יהא ראשי המזמין לקזז כל סכום המגיע לו מהמפקח כנגד כל תשלום המגיע למפקח בשל מתן שירותיו.</w:t>
      </w:r>
    </w:p>
    <w:p w14:paraId="010BA95D" w14:textId="77777777" w:rsidR="00EB5A81" w:rsidRPr="00341985" w:rsidRDefault="00EB5A81" w:rsidP="00EB5A81">
      <w:pPr>
        <w:pStyle w:val="Heading2"/>
        <w:jc w:val="both"/>
        <w:rPr>
          <w:bCs w:val="0"/>
          <w:sz w:val="24"/>
          <w:rtl/>
        </w:rPr>
      </w:pPr>
    </w:p>
    <w:p w14:paraId="376D01AB" w14:textId="77777777" w:rsidR="00EB5A81" w:rsidRPr="00341985" w:rsidRDefault="00EB5A81" w:rsidP="00EB5A81">
      <w:pPr>
        <w:pStyle w:val="Heading2"/>
        <w:keepNext w:val="0"/>
        <w:numPr>
          <w:ilvl w:val="1"/>
          <w:numId w:val="15"/>
        </w:numPr>
        <w:tabs>
          <w:tab w:val="left" w:pos="1440"/>
        </w:tabs>
        <w:ind w:left="1460"/>
        <w:jc w:val="both"/>
        <w:rPr>
          <w:bCs w:val="0"/>
          <w:sz w:val="24"/>
          <w:rtl/>
        </w:rPr>
      </w:pPr>
      <w:r w:rsidRPr="00341985">
        <w:rPr>
          <w:bCs w:val="0"/>
          <w:sz w:val="24"/>
          <w:rtl/>
        </w:rPr>
        <w:t>למשך תקופה של 7 שנים ממועד סיום מתן שירותי המפקח, יהא על המפקח לשמור כל חומר בכתב לרבות כל תוכנית, מפרט, אישור, היתר, תרשים וכל מסמך אחר שנערך בקשר עם השירותים ו/או המתייחס לפרויקט. שמירת המסמכים כאמור</w:t>
      </w:r>
      <w:r w:rsidRPr="00341985">
        <w:rPr>
          <w:rFonts w:hint="cs"/>
          <w:bCs w:val="0"/>
          <w:sz w:val="24"/>
          <w:rtl/>
        </w:rPr>
        <w:t>,</w:t>
      </w:r>
      <w:r w:rsidRPr="00341985">
        <w:rPr>
          <w:bCs w:val="0"/>
          <w:sz w:val="24"/>
          <w:rtl/>
        </w:rPr>
        <w:t xml:space="preserve"> תיעשה על ידי ועל חשבון המפקח באמצעים מתאימים והולמים על מנת להבטיח תקינות ושמישות המסמכים וכן </w:t>
      </w:r>
      <w:r w:rsidRPr="00341985">
        <w:rPr>
          <w:rFonts w:hint="cs"/>
          <w:bCs w:val="0"/>
          <w:sz w:val="24"/>
          <w:rtl/>
        </w:rPr>
        <w:t xml:space="preserve">לשם </w:t>
      </w:r>
      <w:r w:rsidRPr="00341985">
        <w:rPr>
          <w:bCs w:val="0"/>
          <w:sz w:val="24"/>
          <w:rtl/>
        </w:rPr>
        <w:t>הבטח</w:t>
      </w:r>
      <w:r w:rsidRPr="00341985">
        <w:rPr>
          <w:rFonts w:hint="cs"/>
          <w:bCs w:val="0"/>
          <w:sz w:val="24"/>
          <w:rtl/>
        </w:rPr>
        <w:t>ת</w:t>
      </w:r>
      <w:r w:rsidRPr="00341985">
        <w:rPr>
          <w:bCs w:val="0"/>
          <w:sz w:val="24"/>
          <w:rtl/>
        </w:rPr>
        <w:t xml:space="preserve"> סודיות תוכנם. המפקח ימציא למזמין כל מסמך כאמור, </w:t>
      </w:r>
      <w:r w:rsidRPr="00341985">
        <w:rPr>
          <w:rFonts w:hint="cs"/>
          <w:bCs w:val="0"/>
          <w:sz w:val="24"/>
          <w:rtl/>
        </w:rPr>
        <w:t>מיד</w:t>
      </w:r>
      <w:r w:rsidRPr="00341985">
        <w:rPr>
          <w:bCs w:val="0"/>
          <w:sz w:val="24"/>
          <w:rtl/>
        </w:rPr>
        <w:t xml:space="preserve"> </w:t>
      </w:r>
      <w:r w:rsidRPr="00341985">
        <w:rPr>
          <w:rFonts w:hint="cs"/>
          <w:bCs w:val="0"/>
          <w:sz w:val="24"/>
          <w:rtl/>
        </w:rPr>
        <w:t xml:space="preserve">עם </w:t>
      </w:r>
      <w:r w:rsidRPr="00341985">
        <w:rPr>
          <w:bCs w:val="0"/>
          <w:sz w:val="24"/>
          <w:rtl/>
        </w:rPr>
        <w:t>דרישת</w:t>
      </w:r>
      <w:r w:rsidRPr="00341985">
        <w:rPr>
          <w:rFonts w:hint="cs"/>
          <w:bCs w:val="0"/>
          <w:sz w:val="24"/>
          <w:rtl/>
        </w:rPr>
        <w:t>ו הראשונה</w:t>
      </w:r>
      <w:r w:rsidRPr="00341985">
        <w:rPr>
          <w:bCs w:val="0"/>
          <w:sz w:val="24"/>
          <w:rtl/>
        </w:rPr>
        <w:t xml:space="preserve"> </w:t>
      </w:r>
      <w:r w:rsidRPr="00341985">
        <w:rPr>
          <w:rFonts w:hint="cs"/>
          <w:bCs w:val="0"/>
          <w:sz w:val="24"/>
          <w:rtl/>
        </w:rPr>
        <w:t xml:space="preserve">של </w:t>
      </w:r>
      <w:r w:rsidRPr="00341985">
        <w:rPr>
          <w:bCs w:val="0"/>
          <w:sz w:val="24"/>
          <w:rtl/>
        </w:rPr>
        <w:t>המזמין.</w:t>
      </w:r>
    </w:p>
    <w:p w14:paraId="6BE5CF64" w14:textId="77777777" w:rsidR="00EB5A81" w:rsidRPr="00341985" w:rsidRDefault="00EB5A81" w:rsidP="00EB5A81">
      <w:pPr>
        <w:pStyle w:val="Heading2"/>
        <w:ind w:left="1440"/>
        <w:jc w:val="both"/>
        <w:rPr>
          <w:bCs w:val="0"/>
          <w:sz w:val="24"/>
          <w:rtl/>
        </w:rPr>
      </w:pPr>
    </w:p>
    <w:p w14:paraId="6A522590"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שום התנהגות מצד איזה מהצדדים לא תחשב כויתור על איזה מזכויותיו ע</w:t>
      </w:r>
      <w:r w:rsidRPr="00341985">
        <w:rPr>
          <w:rFonts w:hint="cs"/>
          <w:bCs w:val="0"/>
          <w:sz w:val="24"/>
          <w:rtl/>
        </w:rPr>
        <w:t>ל פי</w:t>
      </w:r>
      <w:r w:rsidRPr="00341985">
        <w:rPr>
          <w:bCs w:val="0"/>
          <w:sz w:val="24"/>
          <w:rtl/>
        </w:rPr>
        <w:t xml:space="preserve"> חוזה</w:t>
      </w:r>
      <w:r w:rsidRPr="00341985">
        <w:rPr>
          <w:rFonts w:hint="cs"/>
          <w:bCs w:val="0"/>
          <w:sz w:val="24"/>
          <w:rtl/>
        </w:rPr>
        <w:t xml:space="preserve"> זה</w:t>
      </w:r>
      <w:r w:rsidRPr="00341985">
        <w:rPr>
          <w:bCs w:val="0"/>
          <w:sz w:val="24"/>
          <w:rtl/>
        </w:rPr>
        <w:t xml:space="preserve"> ו/או ע</w:t>
      </w:r>
      <w:r w:rsidRPr="00341985">
        <w:rPr>
          <w:rFonts w:hint="cs"/>
          <w:bCs w:val="0"/>
          <w:sz w:val="24"/>
          <w:rtl/>
        </w:rPr>
        <w:t>ל פי</w:t>
      </w:r>
      <w:r w:rsidRPr="00341985">
        <w:rPr>
          <w:bCs w:val="0"/>
          <w:sz w:val="24"/>
          <w:rtl/>
        </w:rPr>
        <w:t xml:space="preserve"> </w:t>
      </w:r>
      <w:r w:rsidRPr="00341985">
        <w:rPr>
          <w:rFonts w:hint="cs"/>
          <w:bCs w:val="0"/>
          <w:sz w:val="24"/>
          <w:rtl/>
        </w:rPr>
        <w:t xml:space="preserve">כל </w:t>
      </w:r>
      <w:r w:rsidRPr="00341985">
        <w:rPr>
          <w:bCs w:val="0"/>
          <w:sz w:val="24"/>
          <w:rtl/>
        </w:rPr>
        <w:t>דין או כ</w:t>
      </w:r>
      <w:r w:rsidRPr="00341985">
        <w:rPr>
          <w:rFonts w:hint="cs"/>
          <w:bCs w:val="0"/>
          <w:sz w:val="24"/>
          <w:rtl/>
        </w:rPr>
        <w:t>ו</w:t>
      </w:r>
      <w:r w:rsidRPr="00341985">
        <w:rPr>
          <w:bCs w:val="0"/>
          <w:sz w:val="24"/>
          <w:rtl/>
        </w:rPr>
        <w:t>ויתור או כהסכמה מצדו לאיז</w:t>
      </w:r>
      <w:r w:rsidRPr="00341985">
        <w:rPr>
          <w:rFonts w:hint="cs"/>
          <w:bCs w:val="0"/>
          <w:sz w:val="24"/>
          <w:rtl/>
        </w:rPr>
        <w:t>ו</w:t>
      </w:r>
      <w:r w:rsidRPr="00341985">
        <w:rPr>
          <w:bCs w:val="0"/>
          <w:sz w:val="24"/>
          <w:rtl/>
        </w:rPr>
        <w:t xml:space="preserve"> הפרה </w:t>
      </w:r>
      <w:r w:rsidRPr="00341985">
        <w:rPr>
          <w:rFonts w:hint="cs"/>
          <w:bCs w:val="0"/>
          <w:sz w:val="24"/>
          <w:rtl/>
        </w:rPr>
        <w:t>ו/</w:t>
      </w:r>
      <w:r w:rsidRPr="00341985">
        <w:rPr>
          <w:bCs w:val="0"/>
          <w:sz w:val="24"/>
          <w:rtl/>
        </w:rPr>
        <w:t xml:space="preserve">או </w:t>
      </w:r>
      <w:r w:rsidRPr="00341985">
        <w:rPr>
          <w:rFonts w:hint="cs"/>
          <w:bCs w:val="0"/>
          <w:sz w:val="24"/>
          <w:rtl/>
        </w:rPr>
        <w:t xml:space="preserve">לאיזה </w:t>
      </w:r>
      <w:r w:rsidRPr="00341985">
        <w:rPr>
          <w:bCs w:val="0"/>
          <w:sz w:val="24"/>
          <w:rtl/>
        </w:rPr>
        <w:t>אי קיום של תנאי מתנאי החוזה, או כנותנת דחיה או ארכה לב</w:t>
      </w:r>
      <w:r w:rsidRPr="00341985">
        <w:rPr>
          <w:rFonts w:hint="cs"/>
          <w:bCs w:val="0"/>
          <w:sz w:val="24"/>
          <w:rtl/>
        </w:rPr>
        <w:t>י</w:t>
      </w:r>
      <w:r w:rsidRPr="00341985">
        <w:rPr>
          <w:bCs w:val="0"/>
          <w:sz w:val="24"/>
          <w:rtl/>
        </w:rPr>
        <w:t xml:space="preserve">צוע כל פעולה </w:t>
      </w:r>
      <w:r w:rsidRPr="00341985">
        <w:rPr>
          <w:rFonts w:hint="cs"/>
          <w:bCs w:val="0"/>
          <w:sz w:val="24"/>
          <w:rtl/>
        </w:rPr>
        <w:t>ש</w:t>
      </w:r>
      <w:r w:rsidRPr="00341985">
        <w:rPr>
          <w:bCs w:val="0"/>
          <w:sz w:val="24"/>
          <w:rtl/>
        </w:rPr>
        <w:t>יש לעשותה ע</w:t>
      </w:r>
      <w:r w:rsidRPr="00341985">
        <w:rPr>
          <w:rFonts w:hint="cs"/>
          <w:bCs w:val="0"/>
          <w:sz w:val="24"/>
          <w:rtl/>
        </w:rPr>
        <w:t>ל פי</w:t>
      </w:r>
      <w:r w:rsidRPr="00341985">
        <w:rPr>
          <w:bCs w:val="0"/>
          <w:sz w:val="24"/>
          <w:rtl/>
        </w:rPr>
        <w:t xml:space="preserve"> חוזה</w:t>
      </w:r>
      <w:r w:rsidRPr="00341985">
        <w:rPr>
          <w:rFonts w:hint="cs"/>
          <w:bCs w:val="0"/>
          <w:sz w:val="24"/>
          <w:rtl/>
        </w:rPr>
        <w:t xml:space="preserve"> זה</w:t>
      </w:r>
      <w:r w:rsidRPr="00341985">
        <w:rPr>
          <w:bCs w:val="0"/>
          <w:sz w:val="24"/>
          <w:rtl/>
        </w:rPr>
        <w:t>, או כש</w:t>
      </w:r>
      <w:r w:rsidRPr="00341985">
        <w:rPr>
          <w:rFonts w:hint="cs"/>
          <w:bCs w:val="0"/>
          <w:sz w:val="24"/>
          <w:rtl/>
        </w:rPr>
        <w:t>י</w:t>
      </w:r>
      <w:r w:rsidRPr="00341985">
        <w:rPr>
          <w:bCs w:val="0"/>
          <w:sz w:val="24"/>
          <w:rtl/>
        </w:rPr>
        <w:t>נוי, ב</w:t>
      </w:r>
      <w:r w:rsidRPr="00341985">
        <w:rPr>
          <w:rFonts w:hint="cs"/>
          <w:bCs w:val="0"/>
          <w:sz w:val="24"/>
          <w:rtl/>
        </w:rPr>
        <w:t>י</w:t>
      </w:r>
      <w:r w:rsidRPr="00341985">
        <w:rPr>
          <w:bCs w:val="0"/>
          <w:sz w:val="24"/>
          <w:rtl/>
        </w:rPr>
        <w:t xml:space="preserve">טול או תוספת של תנאי </w:t>
      </w:r>
      <w:r w:rsidRPr="00341985">
        <w:rPr>
          <w:rFonts w:hint="cs"/>
          <w:bCs w:val="0"/>
          <w:sz w:val="24"/>
          <w:rtl/>
        </w:rPr>
        <w:t>כזה או אחר</w:t>
      </w:r>
      <w:r w:rsidRPr="00341985">
        <w:rPr>
          <w:bCs w:val="0"/>
          <w:sz w:val="24"/>
          <w:rtl/>
        </w:rPr>
        <w:t xml:space="preserve">, </w:t>
      </w:r>
      <w:r w:rsidRPr="00341985">
        <w:rPr>
          <w:rFonts w:hint="cs"/>
          <w:bCs w:val="0"/>
          <w:sz w:val="24"/>
          <w:rtl/>
        </w:rPr>
        <w:t>זולת</w:t>
      </w:r>
      <w:r w:rsidRPr="00341985">
        <w:rPr>
          <w:bCs w:val="0"/>
          <w:sz w:val="24"/>
          <w:rtl/>
        </w:rPr>
        <w:t xml:space="preserve"> אם נעשו במפורש ובכתב.</w:t>
      </w:r>
    </w:p>
    <w:p w14:paraId="6C77F76D" w14:textId="77777777" w:rsidR="00EB5A81" w:rsidRPr="00341985" w:rsidRDefault="00EB5A81" w:rsidP="00EB5A81">
      <w:pPr>
        <w:pStyle w:val="Heading2"/>
        <w:jc w:val="both"/>
        <w:rPr>
          <w:bCs w:val="0"/>
          <w:sz w:val="24"/>
          <w:rtl/>
        </w:rPr>
      </w:pPr>
    </w:p>
    <w:p w14:paraId="515C02F0"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סמכות השיפוט הבלעדית בכל נושא הקשור לחוזה זה ו/או </w:t>
      </w:r>
      <w:r w:rsidRPr="00341985">
        <w:rPr>
          <w:rFonts w:hint="cs"/>
          <w:bCs w:val="0"/>
          <w:sz w:val="24"/>
          <w:rtl/>
        </w:rPr>
        <w:t>ל</w:t>
      </w:r>
      <w:r w:rsidRPr="00341985">
        <w:rPr>
          <w:bCs w:val="0"/>
          <w:sz w:val="24"/>
          <w:rtl/>
        </w:rPr>
        <w:t xml:space="preserve">ביצועו ו/או </w:t>
      </w:r>
      <w:r w:rsidRPr="00341985">
        <w:rPr>
          <w:rFonts w:hint="cs"/>
          <w:bCs w:val="0"/>
          <w:sz w:val="24"/>
          <w:rtl/>
        </w:rPr>
        <w:t>ל</w:t>
      </w:r>
      <w:r w:rsidRPr="00341985">
        <w:rPr>
          <w:bCs w:val="0"/>
          <w:sz w:val="24"/>
          <w:rtl/>
        </w:rPr>
        <w:t>פרשנותו נתונה לבית המשפט המוסמך מהבחינה העניינית בעיר תל אביב-יפו, ולו בלבד.</w:t>
      </w:r>
    </w:p>
    <w:p w14:paraId="51E99238" w14:textId="77777777" w:rsidR="00EB5A81" w:rsidRPr="00341985" w:rsidRDefault="00EB5A81" w:rsidP="00EB5A81">
      <w:pPr>
        <w:pStyle w:val="Heading2"/>
        <w:jc w:val="both"/>
        <w:rPr>
          <w:bCs w:val="0"/>
          <w:sz w:val="24"/>
          <w:rtl/>
        </w:rPr>
      </w:pPr>
    </w:p>
    <w:p w14:paraId="089B50CE"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חוזה זה על נספחיו, יחייב את המזמין אך ורק בכפוף לחתימתו כדין ע"י מורשי החתימה של המזמין.</w:t>
      </w:r>
    </w:p>
    <w:p w14:paraId="497795E0" w14:textId="77777777" w:rsidR="00EB5A81" w:rsidRPr="00341985" w:rsidRDefault="00EB5A81" w:rsidP="00EB5A81">
      <w:pPr>
        <w:pStyle w:val="Heading2"/>
        <w:jc w:val="both"/>
        <w:rPr>
          <w:bCs w:val="0"/>
          <w:sz w:val="24"/>
          <w:rtl/>
        </w:rPr>
      </w:pPr>
    </w:p>
    <w:p w14:paraId="0BBD7E35"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המפקח רק כפי חלקו המפורט בנספח </w:t>
      </w:r>
      <w:r w:rsidRPr="00341985">
        <w:rPr>
          <w:rFonts w:hint="cs"/>
          <w:b/>
          <w:sz w:val="24"/>
          <w:rtl/>
        </w:rPr>
        <w:t>א</w:t>
      </w:r>
      <w:r w:rsidRPr="00341985">
        <w:rPr>
          <w:rFonts w:hint="cs"/>
          <w:bCs w:val="0"/>
          <w:sz w:val="24"/>
          <w:rtl/>
        </w:rPr>
        <w:t>'</w:t>
      </w:r>
      <w:r w:rsidRPr="00341985">
        <w:rPr>
          <w:bCs w:val="0"/>
          <w:sz w:val="24"/>
          <w:rtl/>
        </w:rPr>
        <w:t xml:space="preserve"> בגין כל חיוב מחיובי המזמין עפ"י חוזה זה, ככל שיחולו, ובכל מקרה כל אחד מיחידי המזמין אינו אחראי, ביחד ולחוד, למלוא חיובי המזמין כלפי המפקח ע</w:t>
      </w:r>
      <w:r w:rsidRPr="00341985">
        <w:rPr>
          <w:rFonts w:hint="cs"/>
          <w:bCs w:val="0"/>
          <w:sz w:val="24"/>
          <w:rtl/>
        </w:rPr>
        <w:t>ל פי</w:t>
      </w:r>
      <w:r w:rsidRPr="00341985">
        <w:rPr>
          <w:bCs w:val="0"/>
          <w:sz w:val="24"/>
          <w:rtl/>
        </w:rPr>
        <w:t xml:space="preserve"> חוזה זה. וזאת מבלי לגרוע מהאמור להלן בסיפא לס"ק זה.</w:t>
      </w:r>
    </w:p>
    <w:p w14:paraId="7F9F63D5" w14:textId="77777777" w:rsidR="00EB5A81" w:rsidRPr="00341985" w:rsidRDefault="00EB5A81" w:rsidP="00EB5A81">
      <w:pPr>
        <w:pStyle w:val="Heading2"/>
        <w:ind w:left="1460"/>
        <w:jc w:val="both"/>
        <w:rPr>
          <w:bCs w:val="0"/>
          <w:sz w:val="24"/>
          <w:rtl/>
        </w:rPr>
      </w:pPr>
      <w:r w:rsidRPr="00341985">
        <w:rPr>
          <w:bCs w:val="0"/>
          <w:sz w:val="24"/>
          <w:rtl/>
        </w:rPr>
        <w:t>המפקח מתחייב בזה כי כל דרישה, טענה ו/או תביעה, ככל שתהיינה לו כנגד המזמין בגין חיובי המזמין ע</w:t>
      </w:r>
      <w:r w:rsidRPr="00341985">
        <w:rPr>
          <w:rFonts w:hint="cs"/>
          <w:bCs w:val="0"/>
          <w:sz w:val="24"/>
          <w:rtl/>
        </w:rPr>
        <w:t>ל פי</w:t>
      </w:r>
      <w:r w:rsidRPr="00341985">
        <w:rPr>
          <w:bCs w:val="0"/>
          <w:sz w:val="24"/>
          <w:rtl/>
        </w:rPr>
        <w:t xml:space="preserve"> חוזה זה, תוגבל עד לגובה חלקו היחסי של כל אחד מיחידי המזמין כמפורט בנספח </w:t>
      </w:r>
      <w:r w:rsidRPr="00341985">
        <w:rPr>
          <w:rFonts w:hint="cs"/>
          <w:b/>
          <w:sz w:val="24"/>
          <w:rtl/>
        </w:rPr>
        <w:t>א</w:t>
      </w:r>
      <w:r w:rsidRPr="00341985">
        <w:rPr>
          <w:rFonts w:hint="cs"/>
          <w:bCs w:val="0"/>
          <w:sz w:val="24"/>
          <w:rtl/>
        </w:rPr>
        <w:t>'</w:t>
      </w:r>
      <w:r w:rsidRPr="00341985">
        <w:rPr>
          <w:bCs w:val="0"/>
          <w:sz w:val="24"/>
          <w:rtl/>
        </w:rPr>
        <w:t xml:space="preserve">. אותו דין יחול לגבי תביעה של מי מיחידי המזמין כנגד המפקח, קרי תביעה כאמור תוגבל עד לגובה חלקו היחסי של התובע במזמין  כמפורט בנספח </w:t>
      </w:r>
      <w:r w:rsidRPr="00341985">
        <w:rPr>
          <w:rFonts w:hint="cs"/>
          <w:b/>
          <w:sz w:val="24"/>
          <w:rtl/>
        </w:rPr>
        <w:t>א</w:t>
      </w:r>
      <w:r w:rsidRPr="00341985">
        <w:rPr>
          <w:rFonts w:hint="cs"/>
          <w:bCs w:val="0"/>
          <w:sz w:val="24"/>
          <w:rtl/>
        </w:rPr>
        <w:t>'</w:t>
      </w:r>
      <w:r w:rsidRPr="00341985">
        <w:rPr>
          <w:bCs w:val="0"/>
          <w:sz w:val="24"/>
          <w:rtl/>
        </w:rPr>
        <w:t>.</w:t>
      </w:r>
    </w:p>
    <w:p w14:paraId="20C5E581" w14:textId="77777777" w:rsidR="00EB5A81" w:rsidRPr="00341985" w:rsidRDefault="00EB5A81" w:rsidP="00EB5A81">
      <w:pPr>
        <w:pStyle w:val="Heading2"/>
        <w:ind w:left="2160"/>
        <w:jc w:val="both"/>
        <w:rPr>
          <w:bCs w:val="0"/>
          <w:sz w:val="24"/>
          <w:rtl/>
        </w:rPr>
      </w:pPr>
    </w:p>
    <w:p w14:paraId="63025AE8"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כל ההוצאות ומס הבולים בגין החוזה ובגין כל המסמכים, החשבונות והערבויות שיערכו על </w:t>
      </w:r>
      <w:r w:rsidRPr="00341985">
        <w:rPr>
          <w:bCs w:val="0"/>
          <w:sz w:val="24"/>
          <w:rtl/>
        </w:rPr>
        <w:lastRenderedPageBreak/>
        <w:t>פיו ובקשר אליו, חלות על המפקח</w:t>
      </w:r>
      <w:r w:rsidRPr="00341985">
        <w:rPr>
          <w:rFonts w:hint="cs"/>
          <w:bCs w:val="0"/>
          <w:sz w:val="24"/>
          <w:rtl/>
        </w:rPr>
        <w:t xml:space="preserve"> בלבד</w:t>
      </w:r>
      <w:r w:rsidRPr="00341985">
        <w:rPr>
          <w:bCs w:val="0"/>
          <w:sz w:val="24"/>
          <w:rtl/>
        </w:rPr>
        <w:t xml:space="preserve"> ותשולמנה על ידו.</w:t>
      </w:r>
    </w:p>
    <w:p w14:paraId="6C665656" w14:textId="77777777" w:rsidR="00EB5A81" w:rsidRPr="00341985" w:rsidRDefault="00EB5A81" w:rsidP="00EB5A81">
      <w:pPr>
        <w:pStyle w:val="Heading2"/>
        <w:jc w:val="both"/>
        <w:rPr>
          <w:bCs w:val="0"/>
          <w:sz w:val="24"/>
          <w:rtl/>
        </w:rPr>
      </w:pPr>
    </w:p>
    <w:p w14:paraId="2D0B1C33"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כתובות הצדדים הן כמפורט בכותרת לחוזה זה.</w:t>
      </w:r>
    </w:p>
    <w:p w14:paraId="1E45AD37" w14:textId="77777777" w:rsidR="00EB5A81" w:rsidRPr="00341985" w:rsidRDefault="00EB5A81" w:rsidP="00EB5A81">
      <w:pPr>
        <w:pStyle w:val="Heading2"/>
        <w:spacing w:after="480"/>
        <w:ind w:left="1457"/>
        <w:jc w:val="both"/>
        <w:rPr>
          <w:bCs w:val="0"/>
          <w:sz w:val="24"/>
          <w:rtl/>
        </w:rPr>
      </w:pPr>
      <w:r w:rsidRPr="00341985">
        <w:rPr>
          <w:bCs w:val="0"/>
          <w:sz w:val="24"/>
          <w:rtl/>
        </w:rPr>
        <w:t>וכל הודעה שתימסר למי מהצדדים לחוזה לפי הכתובת דלעיל תחשב כנמסרת לידו בתום 72 שעות מעת מסירתה בדואר רשום, ואם נשלחה ההודעה בפקסימיליה ביום עסקים בשעות העבודה</w:t>
      </w:r>
      <w:r w:rsidRPr="00341985">
        <w:rPr>
          <w:rFonts w:hint="cs"/>
          <w:bCs w:val="0"/>
          <w:sz w:val="24"/>
          <w:rtl/>
        </w:rPr>
        <w:t xml:space="preserve"> המקובלות</w:t>
      </w:r>
      <w:r w:rsidRPr="00341985">
        <w:rPr>
          <w:bCs w:val="0"/>
          <w:sz w:val="24"/>
          <w:rtl/>
        </w:rPr>
        <w:t xml:space="preserve"> או </w:t>
      </w:r>
      <w:r w:rsidRPr="00341985">
        <w:rPr>
          <w:rFonts w:hint="cs"/>
          <w:bCs w:val="0"/>
          <w:sz w:val="24"/>
          <w:rtl/>
        </w:rPr>
        <w:t>ש</w:t>
      </w:r>
      <w:r w:rsidRPr="00341985">
        <w:rPr>
          <w:bCs w:val="0"/>
          <w:sz w:val="24"/>
          <w:rtl/>
        </w:rPr>
        <w:t>נמסרה ביד</w:t>
      </w:r>
      <w:r w:rsidRPr="00341985">
        <w:rPr>
          <w:rFonts w:hint="cs"/>
          <w:bCs w:val="0"/>
          <w:sz w:val="24"/>
          <w:rtl/>
        </w:rPr>
        <w:t>,</w:t>
      </w:r>
      <w:r w:rsidRPr="00341985">
        <w:rPr>
          <w:bCs w:val="0"/>
          <w:sz w:val="24"/>
          <w:rtl/>
        </w:rPr>
        <w:t xml:space="preserve"> תחשב היא כמתקבלת ביום </w:t>
      </w:r>
      <w:r w:rsidRPr="00341985">
        <w:rPr>
          <w:rFonts w:hint="cs"/>
          <w:bCs w:val="0"/>
          <w:sz w:val="24"/>
          <w:rtl/>
        </w:rPr>
        <w:t>ה</w:t>
      </w:r>
      <w:r w:rsidRPr="00341985">
        <w:rPr>
          <w:bCs w:val="0"/>
          <w:sz w:val="24"/>
          <w:rtl/>
        </w:rPr>
        <w:t xml:space="preserve">משלוח </w:t>
      </w:r>
      <w:r w:rsidRPr="00341985">
        <w:rPr>
          <w:rFonts w:hint="cs"/>
          <w:bCs w:val="0"/>
          <w:sz w:val="24"/>
          <w:rtl/>
        </w:rPr>
        <w:t>ו/</w:t>
      </w:r>
      <w:r w:rsidRPr="00341985">
        <w:rPr>
          <w:bCs w:val="0"/>
          <w:sz w:val="24"/>
          <w:rtl/>
        </w:rPr>
        <w:t xml:space="preserve">או </w:t>
      </w:r>
      <w:r w:rsidRPr="00341985">
        <w:rPr>
          <w:rFonts w:hint="cs"/>
          <w:bCs w:val="0"/>
          <w:sz w:val="24"/>
          <w:rtl/>
        </w:rPr>
        <w:t xml:space="preserve">במעוד </w:t>
      </w:r>
      <w:r w:rsidRPr="00341985">
        <w:rPr>
          <w:bCs w:val="0"/>
          <w:sz w:val="24"/>
          <w:rtl/>
        </w:rPr>
        <w:t>מסיר</w:t>
      </w:r>
      <w:r w:rsidRPr="00341985">
        <w:rPr>
          <w:rFonts w:hint="cs"/>
          <w:bCs w:val="0"/>
          <w:sz w:val="24"/>
          <w:rtl/>
        </w:rPr>
        <w:t>ת</w:t>
      </w:r>
      <w:r w:rsidRPr="00341985">
        <w:rPr>
          <w:bCs w:val="0"/>
          <w:sz w:val="24"/>
          <w:rtl/>
        </w:rPr>
        <w:t xml:space="preserve">ה </w:t>
      </w:r>
      <w:r w:rsidRPr="00341985">
        <w:rPr>
          <w:rFonts w:hint="cs"/>
          <w:bCs w:val="0"/>
          <w:sz w:val="24"/>
          <w:rtl/>
        </w:rPr>
        <w:t>בהתאמה</w:t>
      </w:r>
      <w:r w:rsidRPr="00341985">
        <w:rPr>
          <w:bCs w:val="0"/>
          <w:sz w:val="24"/>
          <w:rtl/>
        </w:rPr>
        <w:t>.</w:t>
      </w:r>
    </w:p>
    <w:p w14:paraId="7212E4E7" w14:textId="77777777" w:rsidR="00EB5A81" w:rsidRPr="00341985" w:rsidRDefault="00EB5A81" w:rsidP="00EB5A81">
      <w:pPr>
        <w:ind w:left="1560" w:hanging="700"/>
        <w:jc w:val="both"/>
        <w:rPr>
          <w:sz w:val="24"/>
          <w:szCs w:val="24"/>
          <w:rtl/>
        </w:rPr>
      </w:pPr>
    </w:p>
    <w:p w14:paraId="59E46E86" w14:textId="77777777" w:rsidR="00EB5A81" w:rsidRPr="00341985" w:rsidRDefault="00EB5A81" w:rsidP="00EB5A81">
      <w:pPr>
        <w:ind w:left="1560" w:hanging="700"/>
        <w:jc w:val="both"/>
        <w:rPr>
          <w:sz w:val="24"/>
          <w:szCs w:val="24"/>
          <w:rtl/>
        </w:rPr>
      </w:pPr>
    </w:p>
    <w:p w14:paraId="2B70E738" w14:textId="77777777" w:rsidR="00E70812" w:rsidRPr="00E70812" w:rsidRDefault="00E70812" w:rsidP="00E70812">
      <w:pPr>
        <w:widowControl w:val="0"/>
        <w:jc w:val="center"/>
        <w:rPr>
          <w:rFonts w:ascii="Times New Roman" w:eastAsia="Times New Roman" w:hAnsi="Times New Roman"/>
          <w:bCs/>
          <w:sz w:val="20"/>
          <w:szCs w:val="24"/>
          <w:rtl/>
          <w:lang w:eastAsia="he-IL"/>
        </w:rPr>
      </w:pPr>
      <w:r w:rsidRPr="00E70812">
        <w:rPr>
          <w:rFonts w:ascii="Times New Roman" w:eastAsia="Times New Roman" w:hAnsi="Times New Roman"/>
          <w:bCs/>
          <w:sz w:val="20"/>
          <w:szCs w:val="24"/>
          <w:rtl/>
          <w:lang w:eastAsia="he-IL"/>
        </w:rPr>
        <w:t>ולראיה באו הצדדים על החתום:</w:t>
      </w:r>
    </w:p>
    <w:p w14:paraId="25630F56" w14:textId="77777777" w:rsidR="00E70812" w:rsidRDefault="00E70812" w:rsidP="00E70812">
      <w:pPr>
        <w:widowControl w:val="0"/>
        <w:tabs>
          <w:tab w:val="center" w:pos="1649"/>
          <w:tab w:val="center" w:pos="7177"/>
        </w:tabs>
        <w:jc w:val="both"/>
        <w:rPr>
          <w:ins w:id="15" w:author="Meryl Etman" w:date="2021-05-26T16:13:00Z"/>
          <w:rFonts w:ascii="Times New Roman" w:eastAsia="Times New Roman" w:hAnsi="Times New Roman"/>
          <w:sz w:val="20"/>
          <w:szCs w:val="24"/>
          <w:rtl/>
          <w:lang w:eastAsia="he-IL"/>
        </w:rPr>
      </w:pPr>
    </w:p>
    <w:p w14:paraId="2913F080" w14:textId="21F40A3E" w:rsidR="002B0442" w:rsidRDefault="002B0442" w:rsidP="00E70812">
      <w:pPr>
        <w:widowControl w:val="0"/>
        <w:tabs>
          <w:tab w:val="center" w:pos="1649"/>
          <w:tab w:val="center" w:pos="7177"/>
        </w:tabs>
        <w:jc w:val="both"/>
        <w:rPr>
          <w:ins w:id="16" w:author="Meryl Etman" w:date="2021-05-26T16:13:00Z"/>
          <w:rFonts w:ascii="Times New Roman" w:eastAsia="Times New Roman" w:hAnsi="Times New Roman"/>
          <w:sz w:val="20"/>
          <w:szCs w:val="24"/>
          <w:rtl/>
          <w:lang w:eastAsia="he-IL"/>
        </w:rPr>
      </w:pPr>
    </w:p>
    <w:p w14:paraId="3670D6FA" w14:textId="730C1D07" w:rsidR="002B0442" w:rsidRPr="00E70812" w:rsidRDefault="002B0442" w:rsidP="00E70812">
      <w:pPr>
        <w:widowControl w:val="0"/>
        <w:tabs>
          <w:tab w:val="center" w:pos="1649"/>
          <w:tab w:val="center" w:pos="7177"/>
        </w:tabs>
        <w:jc w:val="both"/>
        <w:rPr>
          <w:rFonts w:ascii="Times New Roman" w:eastAsia="Times New Roman" w:hAnsi="Times New Roman"/>
          <w:sz w:val="20"/>
          <w:szCs w:val="24"/>
          <w:rtl/>
          <w:lang w:eastAsia="he-IL"/>
        </w:rPr>
      </w:pPr>
      <w:ins w:id="17" w:author="Meryl Etman" w:date="2021-05-26T16:13:00Z">
        <w:r>
          <w:rPr>
            <w:rFonts w:ascii="Times New Roman" w:eastAsia="Times New Roman" w:hAnsi="Times New Roman"/>
            <w:sz w:val="20"/>
            <w:szCs w:val="24"/>
            <w:rtl/>
            <w:lang w:eastAsia="he-IL"/>
          </w:rPr>
          <w:tab/>
        </w:r>
        <w:r>
          <w:rPr>
            <w:rFonts w:ascii="Times New Roman" w:eastAsia="Times New Roman" w:hAnsi="Times New Roman" w:hint="cs"/>
            <w:sz w:val="20"/>
            <w:szCs w:val="24"/>
            <w:rtl/>
            <w:lang w:eastAsia="he-IL"/>
          </w:rPr>
          <w:t xml:space="preserve">                                                                                               אפריקה ישראל מגורים בע"מ</w:t>
        </w:r>
      </w:ins>
    </w:p>
    <w:p w14:paraId="64500E5D" w14:textId="57C6189C" w:rsidR="00E70812" w:rsidRPr="002B0442" w:rsidRDefault="002B0442" w:rsidP="00E70812">
      <w:pPr>
        <w:widowControl w:val="0"/>
        <w:tabs>
          <w:tab w:val="center" w:pos="1649"/>
          <w:tab w:val="center" w:pos="7177"/>
        </w:tabs>
        <w:jc w:val="both"/>
        <w:rPr>
          <w:rFonts w:ascii="Times New Roman" w:eastAsia="Times New Roman" w:hAnsi="Times New Roman"/>
          <w:sz w:val="20"/>
          <w:szCs w:val="24"/>
          <w:u w:val="single"/>
          <w:rtl/>
          <w:lang w:eastAsia="he-IL"/>
          <w:rPrChange w:id="18" w:author="Meryl Etman" w:date="2021-05-26T16:13:00Z">
            <w:rPr>
              <w:rFonts w:ascii="Times New Roman" w:eastAsia="Times New Roman" w:hAnsi="Times New Roman"/>
              <w:sz w:val="20"/>
              <w:szCs w:val="24"/>
              <w:rtl/>
              <w:lang w:eastAsia="he-IL"/>
            </w:rPr>
          </w:rPrChange>
        </w:rPr>
      </w:pPr>
      <w:ins w:id="19" w:author="Meryl Etman" w:date="2021-05-26T16:13:00Z">
        <w:r w:rsidRPr="002B0442">
          <w:rPr>
            <w:rFonts w:ascii="Times New Roman" w:eastAsia="Times New Roman" w:hAnsi="Times New Roman" w:hint="eastAsia"/>
            <w:sz w:val="20"/>
            <w:szCs w:val="24"/>
            <w:u w:val="single"/>
            <w:rtl/>
            <w:lang w:eastAsia="he-IL"/>
            <w:rPrChange w:id="20" w:author="Meryl Etman" w:date="2021-05-26T16:13:00Z">
              <w:rPr>
                <w:rFonts w:ascii="Times New Roman" w:eastAsia="Times New Roman" w:hAnsi="Times New Roman" w:hint="eastAsia"/>
                <w:sz w:val="20"/>
                <w:szCs w:val="24"/>
                <w:rtl/>
                <w:lang w:eastAsia="he-IL"/>
              </w:rPr>
            </w:rPrChange>
          </w:rPr>
          <w:t>פי</w:t>
        </w:r>
        <w:r w:rsidRPr="002B0442">
          <w:rPr>
            <w:rFonts w:ascii="Times New Roman" w:eastAsia="Times New Roman" w:hAnsi="Times New Roman"/>
            <w:sz w:val="20"/>
            <w:szCs w:val="24"/>
            <w:u w:val="single"/>
            <w:rtl/>
            <w:lang w:eastAsia="he-IL"/>
            <w:rPrChange w:id="21" w:author="Meryl Etman" w:date="2021-05-26T16:13:00Z">
              <w:rPr>
                <w:rFonts w:ascii="Times New Roman" w:eastAsia="Times New Roman" w:hAnsi="Times New Roman"/>
                <w:sz w:val="20"/>
                <w:szCs w:val="24"/>
                <w:rtl/>
                <w:lang w:eastAsia="he-IL"/>
              </w:rPr>
            </w:rPrChange>
          </w:rPr>
          <w:t xml:space="preserve">.סי.אר </w:t>
        </w:r>
        <w:r w:rsidRPr="002B0442">
          <w:rPr>
            <w:rFonts w:ascii="Times New Roman" w:eastAsia="Times New Roman" w:hAnsi="Times New Roman" w:hint="eastAsia"/>
            <w:sz w:val="20"/>
            <w:szCs w:val="24"/>
            <w:u w:val="single"/>
            <w:rtl/>
            <w:lang w:eastAsia="he-IL"/>
            <w:rPrChange w:id="22" w:author="Meryl Etman" w:date="2021-05-26T16:13:00Z">
              <w:rPr>
                <w:rFonts w:ascii="Times New Roman" w:eastAsia="Times New Roman" w:hAnsi="Times New Roman" w:hint="eastAsia"/>
                <w:sz w:val="20"/>
                <w:szCs w:val="24"/>
                <w:rtl/>
                <w:lang w:eastAsia="he-IL"/>
              </w:rPr>
            </w:rPrChange>
          </w:rPr>
          <w:t>ניהול</w:t>
        </w:r>
        <w:r w:rsidRPr="002B0442">
          <w:rPr>
            <w:rFonts w:ascii="Times New Roman" w:eastAsia="Times New Roman" w:hAnsi="Times New Roman"/>
            <w:sz w:val="20"/>
            <w:szCs w:val="24"/>
            <w:u w:val="single"/>
            <w:rtl/>
            <w:lang w:eastAsia="he-IL"/>
            <w:rPrChange w:id="23" w:author="Meryl Etman" w:date="2021-05-26T16:13:00Z">
              <w:rPr>
                <w:rFonts w:ascii="Times New Roman" w:eastAsia="Times New Roman" w:hAnsi="Times New Roman"/>
                <w:sz w:val="20"/>
                <w:szCs w:val="24"/>
                <w:rtl/>
                <w:lang w:eastAsia="he-IL"/>
              </w:rPr>
            </w:rPrChange>
          </w:rPr>
          <w:t xml:space="preserve"> </w:t>
        </w:r>
        <w:r w:rsidRPr="002B0442">
          <w:rPr>
            <w:rFonts w:ascii="Times New Roman" w:eastAsia="Times New Roman" w:hAnsi="Times New Roman" w:hint="eastAsia"/>
            <w:sz w:val="20"/>
            <w:szCs w:val="24"/>
            <w:u w:val="single"/>
            <w:rtl/>
            <w:lang w:eastAsia="he-IL"/>
            <w:rPrChange w:id="24" w:author="Meryl Etman" w:date="2021-05-26T16:13:00Z">
              <w:rPr>
                <w:rFonts w:ascii="Times New Roman" w:eastAsia="Times New Roman" w:hAnsi="Times New Roman" w:hint="eastAsia"/>
                <w:sz w:val="20"/>
                <w:szCs w:val="24"/>
                <w:rtl/>
                <w:lang w:eastAsia="he-IL"/>
              </w:rPr>
            </w:rPrChange>
          </w:rPr>
          <w:t>פרויקטים</w:t>
        </w:r>
        <w:r w:rsidRPr="002B0442">
          <w:rPr>
            <w:rFonts w:ascii="Times New Roman" w:eastAsia="Times New Roman" w:hAnsi="Times New Roman"/>
            <w:sz w:val="20"/>
            <w:szCs w:val="24"/>
            <w:u w:val="single"/>
            <w:rtl/>
            <w:lang w:eastAsia="he-IL"/>
            <w:rPrChange w:id="25" w:author="Meryl Etman" w:date="2021-05-26T16:13:00Z">
              <w:rPr>
                <w:rFonts w:ascii="Times New Roman" w:eastAsia="Times New Roman" w:hAnsi="Times New Roman"/>
                <w:sz w:val="20"/>
                <w:szCs w:val="24"/>
                <w:rtl/>
                <w:lang w:eastAsia="he-IL"/>
              </w:rPr>
            </w:rPrChange>
          </w:rPr>
          <w:t xml:space="preserve"> </w:t>
        </w:r>
        <w:r w:rsidRPr="002B0442">
          <w:rPr>
            <w:rFonts w:ascii="Times New Roman" w:eastAsia="Times New Roman" w:hAnsi="Times New Roman" w:hint="eastAsia"/>
            <w:sz w:val="20"/>
            <w:szCs w:val="24"/>
            <w:u w:val="single"/>
            <w:rtl/>
            <w:lang w:eastAsia="he-IL"/>
            <w:rPrChange w:id="26" w:author="Meryl Etman" w:date="2021-05-26T16:13:00Z">
              <w:rPr>
                <w:rFonts w:ascii="Times New Roman" w:eastAsia="Times New Roman" w:hAnsi="Times New Roman" w:hint="eastAsia"/>
                <w:sz w:val="20"/>
                <w:szCs w:val="24"/>
                <w:rtl/>
                <w:lang w:eastAsia="he-IL"/>
              </w:rPr>
            </w:rPrChange>
          </w:rPr>
          <w:t>בבניה</w:t>
        </w:r>
        <w:r w:rsidRPr="002B0442">
          <w:rPr>
            <w:rFonts w:ascii="Times New Roman" w:eastAsia="Times New Roman" w:hAnsi="Times New Roman"/>
            <w:sz w:val="20"/>
            <w:szCs w:val="24"/>
            <w:u w:val="single"/>
            <w:rtl/>
            <w:lang w:eastAsia="he-IL"/>
            <w:rPrChange w:id="27" w:author="Meryl Etman" w:date="2021-05-26T16:13:00Z">
              <w:rPr>
                <w:rFonts w:ascii="Times New Roman" w:eastAsia="Times New Roman" w:hAnsi="Times New Roman"/>
                <w:sz w:val="20"/>
                <w:szCs w:val="24"/>
                <w:rtl/>
                <w:lang w:eastAsia="he-IL"/>
              </w:rPr>
            </w:rPrChange>
          </w:rPr>
          <w:t xml:space="preserve"> </w:t>
        </w:r>
        <w:r w:rsidRPr="002B0442">
          <w:rPr>
            <w:rFonts w:ascii="Times New Roman" w:eastAsia="Times New Roman" w:hAnsi="Times New Roman" w:hint="eastAsia"/>
            <w:sz w:val="20"/>
            <w:szCs w:val="24"/>
            <w:u w:val="single"/>
            <w:rtl/>
            <w:lang w:eastAsia="he-IL"/>
            <w:rPrChange w:id="28" w:author="Meryl Etman" w:date="2021-05-26T16:13:00Z">
              <w:rPr>
                <w:rFonts w:ascii="Times New Roman" w:eastAsia="Times New Roman" w:hAnsi="Times New Roman" w:hint="eastAsia"/>
                <w:sz w:val="20"/>
                <w:szCs w:val="24"/>
                <w:rtl/>
                <w:lang w:eastAsia="he-IL"/>
              </w:rPr>
            </w:rPrChange>
          </w:rPr>
          <w:t>בע</w:t>
        </w:r>
        <w:r w:rsidRPr="002B0442">
          <w:rPr>
            <w:rFonts w:ascii="Times New Roman" w:eastAsia="Times New Roman" w:hAnsi="Times New Roman"/>
            <w:sz w:val="20"/>
            <w:szCs w:val="24"/>
            <w:u w:val="single"/>
            <w:rtl/>
            <w:lang w:eastAsia="he-IL"/>
            <w:rPrChange w:id="29" w:author="Meryl Etman" w:date="2021-05-26T16:13:00Z">
              <w:rPr>
                <w:rFonts w:ascii="Times New Roman" w:eastAsia="Times New Roman" w:hAnsi="Times New Roman"/>
                <w:sz w:val="20"/>
                <w:szCs w:val="24"/>
                <w:rtl/>
                <w:lang w:eastAsia="he-IL"/>
              </w:rPr>
            </w:rPrChange>
          </w:rPr>
          <w:t>"מ</w:t>
        </w:r>
        <w:r>
          <w:rPr>
            <w:rFonts w:ascii="Times New Roman" w:eastAsia="Times New Roman" w:hAnsi="Times New Roman" w:hint="cs"/>
            <w:sz w:val="20"/>
            <w:szCs w:val="24"/>
            <w:u w:val="single"/>
            <w:rtl/>
            <w:lang w:eastAsia="he-IL"/>
          </w:rPr>
          <w:t xml:space="preserve"> </w:t>
        </w:r>
        <w:r w:rsidRPr="002B0442">
          <w:rPr>
            <w:rFonts w:ascii="Times New Roman" w:eastAsia="Times New Roman" w:hAnsi="Times New Roman"/>
            <w:sz w:val="20"/>
            <w:szCs w:val="24"/>
            <w:rtl/>
            <w:lang w:eastAsia="he-IL"/>
            <w:rPrChange w:id="30" w:author="Meryl Etman" w:date="2021-05-26T16:14:00Z">
              <w:rPr>
                <w:rFonts w:ascii="Times New Roman" w:eastAsia="Times New Roman" w:hAnsi="Times New Roman"/>
                <w:sz w:val="20"/>
                <w:szCs w:val="24"/>
                <w:u w:val="single"/>
                <w:rtl/>
                <w:lang w:eastAsia="he-IL"/>
              </w:rPr>
            </w:rPrChange>
          </w:rPr>
          <w:t xml:space="preserve">                       </w:t>
        </w:r>
        <w:r>
          <w:rPr>
            <w:rFonts w:ascii="Times New Roman" w:eastAsia="Times New Roman" w:hAnsi="Times New Roman" w:hint="cs"/>
            <w:sz w:val="20"/>
            <w:szCs w:val="24"/>
            <w:u w:val="single"/>
            <w:rtl/>
            <w:lang w:eastAsia="he-IL"/>
          </w:rPr>
          <w:t>ישראל אדלר וב</w:t>
        </w:r>
      </w:ins>
      <w:ins w:id="31" w:author="Meryl Etman" w:date="2021-05-26T16:14:00Z">
        <w:r>
          <w:rPr>
            <w:rFonts w:ascii="Times New Roman" w:eastAsia="Times New Roman" w:hAnsi="Times New Roman" w:hint="cs"/>
            <w:sz w:val="20"/>
            <w:szCs w:val="24"/>
            <w:u w:val="single"/>
            <w:rtl/>
            <w:lang w:eastAsia="he-IL"/>
          </w:rPr>
          <w:t>נו חברה להשקעות בע"מ</w:t>
        </w:r>
      </w:ins>
    </w:p>
    <w:p w14:paraId="6E43E17F" w14:textId="77777777" w:rsidR="00E70812" w:rsidRPr="00E70812" w:rsidRDefault="00E70812" w:rsidP="00E70812">
      <w:pPr>
        <w:widowControl w:val="0"/>
        <w:tabs>
          <w:tab w:val="center" w:pos="1649"/>
          <w:tab w:val="center" w:pos="7177"/>
        </w:tabs>
        <w:jc w:val="both"/>
        <w:rPr>
          <w:rFonts w:ascii="Times New Roman" w:eastAsia="Times New Roman" w:hAnsi="Times New Roman"/>
          <w:sz w:val="20"/>
          <w:szCs w:val="24"/>
          <w:rtl/>
          <w:lang w:eastAsia="he-IL"/>
        </w:rPr>
      </w:pPr>
    </w:p>
    <w:p w14:paraId="3D2EAB90" w14:textId="2DEA01FC" w:rsidR="00E70812" w:rsidRPr="00E70812" w:rsidDel="002B0442" w:rsidRDefault="00E70812" w:rsidP="00596A43">
      <w:pPr>
        <w:widowControl w:val="0"/>
        <w:tabs>
          <w:tab w:val="center" w:pos="1649"/>
          <w:tab w:val="center" w:pos="7177"/>
        </w:tabs>
        <w:jc w:val="both"/>
        <w:rPr>
          <w:del w:id="32" w:author="Meryl Etman" w:date="2021-05-26T16:13:00Z"/>
          <w:rFonts w:ascii="Times New Roman" w:eastAsia="Times New Roman" w:hAnsi="Times New Roman"/>
          <w:color w:val="00B0F0"/>
          <w:sz w:val="20"/>
          <w:szCs w:val="24"/>
          <w:u w:val="single"/>
          <w:rtl/>
          <w:lang w:eastAsia="he-IL"/>
        </w:rPr>
      </w:pPr>
      <w:del w:id="33" w:author="Meryl Etman" w:date="2021-05-26T16:12:00Z">
        <w:r w:rsidRPr="00E70812" w:rsidDel="002B0442">
          <w:rPr>
            <w:rFonts w:ascii="Times New Roman" w:eastAsia="Times New Roman" w:hAnsi="Times New Roman"/>
            <w:color w:val="00B0F0"/>
            <w:sz w:val="20"/>
            <w:szCs w:val="24"/>
            <w:rtl/>
            <w:lang w:eastAsia="he-IL"/>
          </w:rPr>
          <w:tab/>
        </w:r>
      </w:del>
      <w:customXmlDelRangeStart w:id="34" w:author="Meryl Etman" w:date="2021-05-26T16:12:00Z"/>
      <w:sdt>
        <w:sdtPr>
          <w:rPr>
            <w:rFonts w:ascii="Times New Roman" w:eastAsia="Times New Roman" w:hAnsi="Times New Roman"/>
            <w:color w:val="00B0F0"/>
            <w:sz w:val="20"/>
            <w:szCs w:val="24"/>
            <w:u w:val="single"/>
            <w:rtl/>
            <w:lang w:eastAsia="he-IL"/>
          </w:rPr>
          <w:alias w:val="שם ספק"/>
          <w:tag w:val="cntSupllierName"/>
          <w:id w:val="368116510"/>
          <w:placeholder>
            <w:docPart w:val="781597E3465942C5B619A808ACE841E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customXmlDelRangeEnd w:id="34"/>
          <w:customXmlDelRangeStart w:id="35" w:author="Meryl Etman" w:date="2021-05-26T16:12:00Z"/>
        </w:sdtContent>
      </w:sdt>
      <w:customXmlDelRangeEnd w:id="35"/>
      <w:del w:id="36" w:author="Meryl Etman" w:date="2021-05-26T16:11:00Z">
        <w:r w:rsidRPr="00E70812" w:rsidDel="002B0442">
          <w:rPr>
            <w:rFonts w:ascii="Times New Roman" w:eastAsia="Times New Roman" w:hAnsi="Times New Roman"/>
            <w:color w:val="00B0F0"/>
            <w:sz w:val="20"/>
            <w:szCs w:val="24"/>
            <w:rtl/>
            <w:lang w:eastAsia="he-IL"/>
          </w:rPr>
          <w:tab/>
        </w:r>
      </w:del>
    </w:p>
    <w:p w14:paraId="427898D7" w14:textId="77777777" w:rsidR="00E70812" w:rsidRPr="00E70812" w:rsidRDefault="00E70812" w:rsidP="00CA296C">
      <w:pPr>
        <w:widowControl w:val="0"/>
        <w:tabs>
          <w:tab w:val="center" w:pos="1649"/>
          <w:tab w:val="center" w:pos="7177"/>
        </w:tabs>
        <w:spacing w:after="48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ab/>
      </w:r>
      <w:r w:rsidR="00CA296C">
        <w:rPr>
          <w:rFonts w:ascii="Times New Roman" w:eastAsia="Times New Roman" w:hAnsi="Times New Roman" w:hint="cs"/>
          <w:sz w:val="20"/>
          <w:szCs w:val="24"/>
          <w:rtl/>
          <w:lang w:eastAsia="he-IL"/>
        </w:rPr>
        <w:t>המפקח</w:t>
      </w:r>
      <w:r w:rsidRPr="00E70812">
        <w:rPr>
          <w:rFonts w:ascii="Times New Roman" w:eastAsia="Times New Roman" w:hAnsi="Times New Roman"/>
          <w:sz w:val="20"/>
          <w:szCs w:val="24"/>
          <w:rtl/>
          <w:lang w:eastAsia="he-IL"/>
        </w:rPr>
        <w:tab/>
      </w:r>
      <w:del w:id="37" w:author="Meryl Etman" w:date="2021-05-26T16:14:00Z">
        <w:r w:rsidRPr="00E70812" w:rsidDel="002B0442">
          <w:rPr>
            <w:rFonts w:ascii="Times New Roman" w:eastAsia="Times New Roman" w:hAnsi="Times New Roman"/>
            <w:sz w:val="20"/>
            <w:szCs w:val="24"/>
            <w:lang w:eastAsia="he-IL"/>
          </w:rPr>
          <w:delText xml:space="preserve"> </w:delText>
        </w:r>
      </w:del>
      <w:r w:rsidRPr="00E70812">
        <w:rPr>
          <w:rFonts w:ascii="Times New Roman" w:eastAsia="Times New Roman" w:hAnsi="Times New Roman"/>
          <w:sz w:val="20"/>
          <w:szCs w:val="24"/>
          <w:rtl/>
          <w:lang w:eastAsia="he-IL"/>
        </w:rPr>
        <w:t>המזמין</w:t>
      </w:r>
      <w:r w:rsidRPr="00E70812">
        <w:rPr>
          <w:rFonts w:ascii="Times New Roman" w:eastAsia="Times New Roman" w:hAnsi="Times New Roman"/>
          <w:sz w:val="20"/>
          <w:szCs w:val="24"/>
          <w:lang w:eastAsia="he-IL"/>
        </w:rPr>
        <w:t xml:space="preserve"> </w:t>
      </w:r>
    </w:p>
    <w:p w14:paraId="278C4EAB" w14:textId="77777777" w:rsidR="00E70812" w:rsidRPr="00E70812" w:rsidRDefault="00E70812" w:rsidP="00E70812">
      <w:pPr>
        <w:widowControl w:val="0"/>
        <w:jc w:val="both"/>
        <w:rPr>
          <w:rFonts w:ascii="Times New Roman" w:eastAsia="Times New Roman" w:hAnsi="Times New Roman"/>
          <w:sz w:val="20"/>
          <w:szCs w:val="24"/>
          <w:rtl/>
          <w:lang w:eastAsia="he-IL"/>
        </w:rPr>
      </w:pPr>
    </w:p>
    <w:p w14:paraId="4CB2B270" w14:textId="77777777" w:rsidR="00E70812" w:rsidRPr="00E70812" w:rsidRDefault="00E70812" w:rsidP="00E70812">
      <w:pPr>
        <w:widowControl w:val="0"/>
        <w:jc w:val="both"/>
        <w:rPr>
          <w:rFonts w:ascii="Times New Roman" w:eastAsia="Times New Roman" w:hAnsi="Times New Roman"/>
          <w:sz w:val="20"/>
          <w:szCs w:val="24"/>
          <w:rtl/>
          <w:lang w:eastAsia="he-IL"/>
        </w:rPr>
      </w:pPr>
    </w:p>
    <w:p w14:paraId="7E7454FD" w14:textId="77777777" w:rsidR="00E70812" w:rsidRPr="00E70812" w:rsidRDefault="00E70812" w:rsidP="00E70812">
      <w:pPr>
        <w:widowControl w:val="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E70812">
        <w:rPr>
          <w:rFonts w:ascii="Times New Roman" w:eastAsia="Times New Roman" w:hAnsi="Times New Roman" w:hint="cs"/>
          <w:sz w:val="20"/>
          <w:szCs w:val="24"/>
          <w:rtl/>
          <w:lang w:eastAsia="he-IL"/>
        </w:rPr>
        <w:t>י</w:t>
      </w:r>
      <w:r w:rsidRPr="00E70812">
        <w:rPr>
          <w:rFonts w:ascii="Times New Roman" w:eastAsia="Times New Roman" w:hAnsi="Times New Roman"/>
          <w:sz w:val="20"/>
          <w:szCs w:val="24"/>
          <w:rtl/>
          <w:lang w:eastAsia="he-IL"/>
        </w:rPr>
        <w:t xml:space="preserve">ן זה. </w:t>
      </w:r>
    </w:p>
    <w:p w14:paraId="4FED7A1A" w14:textId="77777777" w:rsidR="00E70812" w:rsidRPr="00E70812" w:rsidRDefault="00E70812" w:rsidP="00E70812">
      <w:pPr>
        <w:widowControl w:val="0"/>
        <w:jc w:val="both"/>
        <w:rPr>
          <w:rFonts w:ascii="Times New Roman" w:eastAsia="Times New Roman" w:hAnsi="Times New Roman"/>
          <w:sz w:val="20"/>
          <w:szCs w:val="24"/>
          <w:rtl/>
          <w:lang w:eastAsia="he-IL"/>
        </w:rPr>
      </w:pPr>
    </w:p>
    <w:p w14:paraId="64720B96" w14:textId="77777777" w:rsidR="00E70812" w:rsidRPr="00E70812" w:rsidRDefault="00E70812" w:rsidP="00E70812">
      <w:pPr>
        <w:widowControl w:val="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תאריך :  _______________</w:t>
      </w:r>
      <w:r w:rsidRPr="00E70812">
        <w:rPr>
          <w:rFonts w:ascii="Times New Roman" w:eastAsia="Times New Roman" w:hAnsi="Times New Roman"/>
          <w:sz w:val="20"/>
          <w:szCs w:val="24"/>
          <w:rtl/>
          <w:lang w:eastAsia="he-IL"/>
        </w:rPr>
        <w:tab/>
      </w:r>
      <w:r w:rsidRPr="00E70812">
        <w:rPr>
          <w:rFonts w:ascii="Times New Roman" w:eastAsia="Times New Roman" w:hAnsi="Times New Roman"/>
          <w:sz w:val="20"/>
          <w:szCs w:val="24"/>
          <w:rtl/>
          <w:lang w:eastAsia="he-IL"/>
        </w:rPr>
        <w:tab/>
      </w:r>
      <w:r w:rsidRPr="00E70812">
        <w:rPr>
          <w:rFonts w:ascii="Times New Roman" w:eastAsia="Times New Roman" w:hAnsi="Times New Roman"/>
          <w:sz w:val="20"/>
          <w:szCs w:val="24"/>
          <w:rtl/>
          <w:lang w:eastAsia="he-IL"/>
        </w:rPr>
        <w:tab/>
      </w:r>
    </w:p>
    <w:p w14:paraId="06337906" w14:textId="77777777" w:rsidR="00E70812" w:rsidRPr="00E70812" w:rsidRDefault="00E70812" w:rsidP="00E70812">
      <w:pPr>
        <w:widowControl w:val="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חתימה וחותמת עו"ד/ רו"ח : ________________</w:t>
      </w:r>
    </w:p>
    <w:p w14:paraId="7FB6947F" w14:textId="77777777" w:rsidR="00E70812" w:rsidRPr="00E70812" w:rsidRDefault="00EB5A81" w:rsidP="00E70812">
      <w:pPr>
        <w:widowControl w:val="0"/>
        <w:jc w:val="center"/>
        <w:outlineLvl w:val="3"/>
        <w:rPr>
          <w:rFonts w:ascii="Times New Roman" w:eastAsia="Times New Roman" w:hAnsi="Times New Roman"/>
          <w:bCs/>
          <w:sz w:val="20"/>
          <w:szCs w:val="24"/>
          <w:u w:val="single"/>
          <w:rtl/>
          <w:lang w:eastAsia="he-IL"/>
        </w:rPr>
      </w:pPr>
      <w:r>
        <w:rPr>
          <w:b/>
          <w:sz w:val="28"/>
          <w:szCs w:val="28"/>
          <w:rtl/>
        </w:rPr>
        <w:br w:type="page"/>
      </w:r>
      <w:r w:rsidR="00E70812" w:rsidRPr="00E70812">
        <w:rPr>
          <w:rFonts w:ascii="Times New Roman" w:eastAsia="Times New Roman" w:hAnsi="Times New Roman" w:hint="cs"/>
          <w:bCs/>
          <w:sz w:val="20"/>
          <w:szCs w:val="24"/>
          <w:u w:val="single"/>
          <w:rtl/>
          <w:lang w:eastAsia="he-IL"/>
        </w:rPr>
        <w:lastRenderedPageBreak/>
        <w:t>נספח ''א''</w:t>
      </w:r>
    </w:p>
    <w:p w14:paraId="1A6BCA9E" w14:textId="77777777" w:rsidR="00E70812" w:rsidRPr="00E70812" w:rsidRDefault="00E70812" w:rsidP="00E70812">
      <w:pPr>
        <w:widowControl w:val="0"/>
        <w:jc w:val="center"/>
        <w:outlineLvl w:val="3"/>
        <w:rPr>
          <w:rFonts w:ascii="Times New Roman" w:eastAsia="Times New Roman" w:hAnsi="Times New Roman"/>
          <w:bCs/>
          <w:sz w:val="20"/>
          <w:szCs w:val="24"/>
          <w:u w:val="single"/>
          <w:lang w:eastAsia="he-IL"/>
        </w:rPr>
      </w:pPr>
      <w:r w:rsidRPr="00E70812">
        <w:rPr>
          <w:rFonts w:ascii="Times New Roman" w:eastAsia="Times New Roman" w:hAnsi="Times New Roman" w:hint="cs"/>
          <w:bCs/>
          <w:sz w:val="20"/>
          <w:szCs w:val="24"/>
          <w:u w:val="single"/>
          <w:rtl/>
          <w:lang w:eastAsia="he-IL"/>
        </w:rPr>
        <w:t>נספח כללי</w:t>
      </w:r>
    </w:p>
    <w:p w14:paraId="3448DA41" w14:textId="77777777" w:rsidR="00E70812" w:rsidRPr="00E70812" w:rsidRDefault="00E70812" w:rsidP="00E70812">
      <w:pPr>
        <w:widowControl w:val="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1.1</w:t>
      </w:r>
      <w:r w:rsidRPr="00E70812">
        <w:rPr>
          <w:rFonts w:ascii="Times New Roman" w:eastAsia="Times New Roman" w:hAnsi="Times New Roman" w:hint="cs"/>
          <w:sz w:val="24"/>
          <w:szCs w:val="24"/>
          <w:rtl/>
          <w:lang w:eastAsia="he-IL"/>
        </w:rPr>
        <w:tab/>
        <w:t>הגדרות -</w:t>
      </w:r>
    </w:p>
    <w:p w14:paraId="69E9B4B2" w14:textId="77777777" w:rsidR="00E70812" w:rsidRPr="00E70812" w:rsidRDefault="00E70812" w:rsidP="00E70812">
      <w:pPr>
        <w:widowControl w:val="0"/>
        <w:jc w:val="both"/>
        <w:rPr>
          <w:rFonts w:ascii="Times New Roman" w:eastAsia="Times New Roman" w:hAnsi="Times New Roman"/>
          <w:sz w:val="24"/>
          <w:szCs w:val="24"/>
          <w:rtl/>
          <w:lang w:eastAsia="he-IL"/>
        </w:rPr>
      </w:pPr>
    </w:p>
    <w:p w14:paraId="45C5FCA3" w14:textId="20664869" w:rsidR="00E70812" w:rsidRPr="00E70812" w:rsidRDefault="00E70812" w:rsidP="00596A43">
      <w:pPr>
        <w:widowControl w:val="0"/>
        <w:ind w:left="72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w:t>
      </w:r>
      <w:r w:rsidRPr="00E70812">
        <w:rPr>
          <w:rFonts w:ascii="Times New Roman" w:eastAsia="Times New Roman" w:hAnsi="Times New Roman" w:hint="cs"/>
          <w:b/>
          <w:bCs/>
          <w:sz w:val="24"/>
          <w:szCs w:val="24"/>
          <w:rtl/>
          <w:lang w:eastAsia="he-IL"/>
        </w:rPr>
        <w:t>הפרויקט</w:t>
      </w:r>
      <w:r w:rsidRPr="00E70812">
        <w:rPr>
          <w:rFonts w:ascii="Times New Roman" w:eastAsia="Times New Roman" w:hAnsi="Times New Roman" w:hint="cs"/>
          <w:sz w:val="24"/>
          <w:szCs w:val="24"/>
          <w:rtl/>
          <w:lang w:eastAsia="he-IL"/>
        </w:rPr>
        <w:t>"-</w:t>
      </w:r>
      <w:r w:rsidRPr="00E70812">
        <w:rPr>
          <w:rFonts w:ascii="Times New Roman" w:eastAsia="Times New Roman" w:hAnsi="Times New Roman" w:hint="cs"/>
          <w:sz w:val="24"/>
          <w:szCs w:val="24"/>
          <w:lang w:eastAsia="he-IL"/>
        </w:rPr>
        <w:t xml:space="preserve"> </w:t>
      </w:r>
      <w:r w:rsidRPr="00E70812">
        <w:rPr>
          <w:rFonts w:ascii="Times New Roman" w:eastAsia="Times New Roman" w:hAnsi="Times New Roman" w:hint="cs"/>
          <w:sz w:val="24"/>
          <w:szCs w:val="24"/>
          <w:rtl/>
          <w:lang w:eastAsia="he-IL"/>
        </w:rPr>
        <w:t xml:space="preserve">פרויקט לבניית יחידות דיור, שטחי </w:t>
      </w:r>
      <w:del w:id="38" w:author="Meryl Etman" w:date="2021-05-26T15:57:00Z">
        <w:r w:rsidRPr="00E70812" w:rsidDel="00F069CD">
          <w:rPr>
            <w:rFonts w:ascii="Times New Roman" w:eastAsia="Times New Roman" w:hAnsi="Times New Roman" w:hint="cs"/>
            <w:sz w:val="24"/>
            <w:szCs w:val="24"/>
            <w:rtl/>
            <w:lang w:eastAsia="he-IL"/>
          </w:rPr>
          <w:delText>מסחר ומשרדים</w:delText>
        </w:r>
      </w:del>
      <w:ins w:id="39" w:author="Meryl Etman" w:date="2021-05-26T15:57:00Z">
        <w:r w:rsidR="00F069CD">
          <w:rPr>
            <w:rFonts w:ascii="Times New Roman" w:eastAsia="Times New Roman" w:hAnsi="Times New Roman" w:hint="cs"/>
            <w:sz w:val="24"/>
            <w:szCs w:val="24"/>
            <w:rtl/>
            <w:lang w:eastAsia="he-IL"/>
          </w:rPr>
          <w:t>תעסוקה ומוסד ציבורי</w:t>
        </w:r>
      </w:ins>
      <w:r w:rsidRPr="00E70812">
        <w:rPr>
          <w:rFonts w:ascii="Times New Roman" w:eastAsia="Times New Roman" w:hAnsi="Times New Roman" w:hint="cs"/>
          <w:sz w:val="24"/>
          <w:szCs w:val="24"/>
          <w:rtl/>
          <w:lang w:eastAsia="he-IL"/>
        </w:rPr>
        <w:t>, חניונים ועבודות פיתוח ב</w:t>
      </w:r>
      <w:sdt>
        <w:sdtPr>
          <w:rPr>
            <w:rFonts w:ascii="Times New Roman" w:eastAsia="Times New Roman" w:hAnsi="Times New Roman" w:hint="cs"/>
            <w:color w:val="00B0F0"/>
            <w:sz w:val="24"/>
            <w:szCs w:val="24"/>
            <w:rtl/>
            <w:lang w:eastAsia="he-IL"/>
          </w:rPr>
          <w:alias w:val="רשות מקומית"/>
          <w:tag w:val="cntLocalAuth"/>
          <w:id w:val="1782831239"/>
          <w:placeholder>
            <w:docPart w:val="D906489812C34482BBA229A58A0131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40" w:author="Meryl Etman" w:date="2021-05-26T15:39:00Z">
            <w:r w:rsidR="00E62176">
              <w:rPr>
                <w:rFonts w:ascii="Times New Roman" w:eastAsia="Times New Roman" w:hAnsi="Times New Roman" w:hint="cs"/>
                <w:color w:val="00B0F0"/>
                <w:sz w:val="24"/>
                <w:szCs w:val="24"/>
                <w:rtl/>
                <w:lang w:eastAsia="he-IL"/>
              </w:rPr>
              <w:t>נס ציונה</w:t>
            </w:r>
          </w:ins>
        </w:sdtContent>
      </w:sdt>
      <w:r w:rsidRPr="00E70812">
        <w:rPr>
          <w:rFonts w:ascii="Times New Roman" w:eastAsia="Times New Roman" w:hAnsi="Times New Roman" w:hint="cs"/>
          <w:color w:val="00B0F0"/>
          <w:sz w:val="24"/>
          <w:szCs w:val="24"/>
          <w:rtl/>
          <w:lang w:eastAsia="he-IL"/>
        </w:rPr>
        <w:t xml:space="preserve"> </w:t>
      </w:r>
      <w:del w:id="41" w:author="Meryl Etman" w:date="2021-05-26T15:57:00Z">
        <w:r w:rsidRPr="00E70812" w:rsidDel="00F069CD">
          <w:rPr>
            <w:rFonts w:ascii="Times New Roman" w:eastAsia="Times New Roman" w:hAnsi="Times New Roman" w:hint="cs"/>
            <w:color w:val="00B0F0"/>
            <w:sz w:val="24"/>
            <w:szCs w:val="24"/>
            <w:rtl/>
            <w:lang w:eastAsia="he-IL"/>
          </w:rPr>
          <w:delText xml:space="preserve">- </w:delText>
        </w:r>
      </w:del>
      <w:customXmlDelRangeStart w:id="42" w:author="Meryl Etman" w:date="2021-05-26T15:57:00Z"/>
      <w:sdt>
        <w:sdtPr>
          <w:rPr>
            <w:rFonts w:ascii="Times New Roman" w:eastAsia="Times New Roman" w:hAnsi="Times New Roman" w:hint="cs"/>
            <w:color w:val="00B0F0"/>
            <w:sz w:val="24"/>
            <w:szCs w:val="24"/>
            <w:rtl/>
          </w:rPr>
          <w:alias w:val="שם אתר"/>
          <w:tag w:val="cntSite"/>
          <w:id w:val="-1682512962"/>
          <w:placeholder>
            <w:docPart w:val="846EDF7FFD4C4FC5A13BB28A15BD60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customXmlDelRangeEnd w:id="42"/>
          <w:customXmlDelRangeStart w:id="43" w:author="Meryl Etman" w:date="2021-05-26T15:57:00Z"/>
        </w:sdtContent>
      </w:sdt>
      <w:customXmlDelRangeEnd w:id="43"/>
      <w:del w:id="44" w:author="Meryl Etman" w:date="2021-05-26T15:57:00Z">
        <w:r w:rsidRPr="00E70812" w:rsidDel="00F069CD">
          <w:rPr>
            <w:rFonts w:ascii="Times New Roman" w:eastAsia="Times New Roman" w:hAnsi="Times New Roman" w:hint="cs"/>
            <w:color w:val="00B0F0"/>
            <w:sz w:val="24"/>
            <w:szCs w:val="24"/>
            <w:rtl/>
            <w:lang w:eastAsia="he-IL"/>
          </w:rPr>
          <w:delText>,</w:delText>
        </w:r>
      </w:del>
      <w:ins w:id="45" w:author="Meryl Etman" w:date="2021-05-26T15:57:00Z">
        <w:r w:rsidR="00F069CD">
          <w:rPr>
            <w:rFonts w:ascii="Times New Roman" w:eastAsia="Times New Roman" w:hAnsi="Times New Roman" w:hint="cs"/>
            <w:color w:val="00B0F0"/>
            <w:sz w:val="24"/>
            <w:szCs w:val="24"/>
            <w:rtl/>
            <w:lang w:eastAsia="he-IL"/>
          </w:rPr>
          <w:t>-</w:t>
        </w:r>
      </w:ins>
      <w:r w:rsidRPr="00E70812">
        <w:rPr>
          <w:rFonts w:ascii="Times New Roman" w:eastAsia="Times New Roman" w:hAnsi="Times New Roman" w:hint="cs"/>
          <w:color w:val="00B0F0"/>
          <w:sz w:val="24"/>
          <w:szCs w:val="24"/>
          <w:rtl/>
          <w:lang w:eastAsia="he-IL"/>
        </w:rPr>
        <w:t xml:space="preserve"> </w:t>
      </w:r>
      <w:sdt>
        <w:sdtPr>
          <w:rPr>
            <w:rFonts w:ascii="Times New Roman" w:eastAsia="Times New Roman" w:hAnsi="Times New Roman" w:hint="cs"/>
            <w:color w:val="00B0F0"/>
            <w:sz w:val="24"/>
            <w:szCs w:val="24"/>
            <w:rtl/>
          </w:rPr>
          <w:alias w:val="שם הפרויקט"/>
          <w:tag w:val="cntProjectName"/>
          <w:id w:val="-1647974920"/>
          <w:placeholder>
            <w:docPart w:val="FF08143A2F4B4A6AA9E6268E03493E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46" w:author="Meryl Etman" w:date="2021-05-26T15:39:00Z">
            <w:r w:rsidR="00E62176">
              <w:rPr>
                <w:rFonts w:ascii="Times New Roman" w:eastAsia="Times New Roman" w:hAnsi="Times New Roman" w:hint="cs"/>
                <w:color w:val="00B0F0"/>
                <w:sz w:val="24"/>
                <w:szCs w:val="24"/>
                <w:rtl/>
              </w:rPr>
              <w:t>סביוני נצר סירני - בניין 31</w:t>
            </w:r>
          </w:ins>
        </w:sdtContent>
      </w:sdt>
      <w:r w:rsidRPr="00E70812">
        <w:rPr>
          <w:rFonts w:ascii="Times New Roman" w:eastAsia="Times New Roman" w:hAnsi="Times New Roman" w:hint="cs"/>
          <w:sz w:val="24"/>
          <w:szCs w:val="24"/>
          <w:rtl/>
          <w:lang w:eastAsia="he-IL"/>
        </w:rPr>
        <w:t xml:space="preserve"> לרבות עבודות פיתוח על, אשר יתוכנן ו/או יבוצע עבור המזמין באתר בקטעים ובשלבים לפי שיקול דעתו.</w:t>
      </w:r>
    </w:p>
    <w:p w14:paraId="5779C93D" w14:textId="77777777" w:rsidR="00E70812" w:rsidRPr="00E70812" w:rsidRDefault="00E70812" w:rsidP="00E70812">
      <w:pPr>
        <w:widowControl w:val="0"/>
        <w:jc w:val="both"/>
        <w:rPr>
          <w:rFonts w:ascii="Times New Roman" w:eastAsia="Times New Roman" w:hAnsi="Times New Roman"/>
          <w:sz w:val="24"/>
          <w:szCs w:val="24"/>
          <w:rtl/>
          <w:lang w:eastAsia="he-IL"/>
        </w:rPr>
      </w:pPr>
    </w:p>
    <w:p w14:paraId="762A02B2" w14:textId="2CD05CB6" w:rsidR="00E70812" w:rsidRPr="00E70812" w:rsidRDefault="00E70812" w:rsidP="00E70812">
      <w:pPr>
        <w:widowControl w:val="0"/>
        <w:ind w:left="72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w:t>
      </w:r>
      <w:r w:rsidRPr="00E70812">
        <w:rPr>
          <w:rFonts w:ascii="Times New Roman" w:eastAsia="Times New Roman" w:hAnsi="Times New Roman" w:hint="cs"/>
          <w:b/>
          <w:bCs/>
          <w:sz w:val="24"/>
          <w:szCs w:val="24"/>
          <w:rtl/>
          <w:lang w:eastAsia="he-IL"/>
        </w:rPr>
        <w:t>התכנית</w:t>
      </w:r>
      <w:r w:rsidRPr="00E70812">
        <w:rPr>
          <w:rFonts w:ascii="Times New Roman" w:eastAsia="Times New Roman" w:hAnsi="Times New Roman" w:hint="cs"/>
          <w:sz w:val="24"/>
          <w:szCs w:val="24"/>
          <w:rtl/>
          <w:lang w:eastAsia="he-IL"/>
        </w:rPr>
        <w:t xml:space="preserve">" או </w:t>
      </w:r>
      <w:r w:rsidRPr="00E70812">
        <w:rPr>
          <w:rFonts w:ascii="Times New Roman" w:eastAsia="Times New Roman" w:hAnsi="Times New Roman" w:hint="cs"/>
          <w:b/>
          <w:bCs/>
          <w:sz w:val="24"/>
          <w:szCs w:val="24"/>
          <w:rtl/>
          <w:lang w:eastAsia="he-IL"/>
        </w:rPr>
        <w:t xml:space="preserve">"המקרקעין" </w:t>
      </w:r>
      <w:r w:rsidRPr="00E70812">
        <w:rPr>
          <w:rFonts w:ascii="Times New Roman" w:eastAsia="Times New Roman" w:hAnsi="Times New Roman"/>
          <w:sz w:val="24"/>
          <w:szCs w:val="24"/>
          <w:lang w:eastAsia="he-IL"/>
        </w:rPr>
        <w:t>–</w:t>
      </w:r>
      <w:r w:rsidRPr="00E70812">
        <w:rPr>
          <w:rFonts w:ascii="Times New Roman" w:eastAsia="Times New Roman" w:hAnsi="Times New Roman" w:hint="cs"/>
          <w:sz w:val="24"/>
          <w:szCs w:val="24"/>
          <w:rtl/>
          <w:lang w:eastAsia="he-IL"/>
        </w:rPr>
        <w:t xml:space="preserve"> תכנית בנין עיר מס' </w:t>
      </w:r>
      <w:sdt>
        <w:sdtPr>
          <w:rPr>
            <w:rFonts w:ascii="Times New Roman" w:eastAsia="Times New Roman" w:hAnsi="Times New Roman" w:hint="cs"/>
            <w:color w:val="008000"/>
            <w:sz w:val="24"/>
            <w:szCs w:val="24"/>
            <w:rtl/>
          </w:rPr>
          <w:alias w:val="שדה נוסף 2"/>
          <w:tag w:val="cntCustomField2"/>
          <w:id w:val="1880663104"/>
          <w:placeholder>
            <w:docPart w:val="CFFFC489273141DDBC15C4A3205D8A8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47" w:author="Meryl Etman" w:date="2021-05-26T15:56:00Z">
            <w:r w:rsidR="006E4AA5">
              <w:rPr>
                <w:rFonts w:ascii="Times New Roman" w:eastAsia="Times New Roman" w:hAnsi="Times New Roman" w:hint="cs"/>
                <w:color w:val="008000"/>
                <w:sz w:val="24"/>
                <w:szCs w:val="24"/>
                <w:rtl/>
              </w:rPr>
              <w:t>407-0508069</w:t>
            </w:r>
          </w:ins>
        </w:sdtContent>
      </w:sdt>
      <w:r w:rsidRPr="00E70812">
        <w:rPr>
          <w:rFonts w:ascii="Times New Roman" w:eastAsia="Times New Roman" w:hAnsi="Times New Roman"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hint="cs"/>
            <w:sz w:val="24"/>
            <w:szCs w:val="24"/>
            <w:rtl/>
            <w:lang w:eastAsia="he-IL"/>
          </w:rPr>
          <w:alias w:val="שדה נוסף 1"/>
          <w:tag w:val="cntCustomField1"/>
          <w:id w:val="-452094098"/>
          <w:placeholder>
            <w:docPart w:val="DE1A6372CECF4936ADB6FC13A05573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48" w:author="Meryl Etman" w:date="2021-05-26T15:56:00Z">
            <w:r w:rsidR="006E4AA5">
              <w:rPr>
                <w:rFonts w:ascii="Times New Roman" w:eastAsia="Times New Roman" w:hAnsi="Times New Roman" w:hint="cs"/>
                <w:sz w:val="24"/>
                <w:szCs w:val="24"/>
                <w:rtl/>
                <w:lang w:eastAsia="he-IL"/>
              </w:rPr>
              <w:t>4722</w:t>
            </w:r>
          </w:ins>
        </w:sdtContent>
      </w:sdt>
      <w:ins w:id="49" w:author="Meryl Etman" w:date="2021-05-26T15:57:00Z">
        <w:r w:rsidR="00F069CD">
          <w:rPr>
            <w:rFonts w:ascii="Times New Roman" w:eastAsia="Times New Roman" w:hAnsi="Times New Roman" w:hint="cs"/>
            <w:sz w:val="24"/>
            <w:szCs w:val="24"/>
            <w:rtl/>
            <w:lang w:eastAsia="he-IL"/>
          </w:rPr>
          <w:t>, חלקה 82.</w:t>
        </w:r>
      </w:ins>
      <w:del w:id="50" w:author="Meryl Etman" w:date="2021-05-26T15:57:00Z">
        <w:r w:rsidRPr="00E70812" w:rsidDel="00F069CD">
          <w:rPr>
            <w:rFonts w:ascii="Times New Roman" w:eastAsia="Times New Roman" w:hAnsi="Times New Roman" w:hint="cs"/>
            <w:sz w:val="24"/>
            <w:szCs w:val="24"/>
            <w:rtl/>
            <w:lang w:eastAsia="he-IL"/>
          </w:rPr>
          <w:delText>.</w:delText>
        </w:r>
      </w:del>
    </w:p>
    <w:p w14:paraId="44B66930" w14:textId="77777777" w:rsidR="00E70812" w:rsidRPr="00E70812" w:rsidRDefault="00E70812" w:rsidP="00E70812">
      <w:pPr>
        <w:widowControl w:val="0"/>
        <w:ind w:left="72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24EE4077" w14:textId="77777777" w:rsidR="00E70812" w:rsidRPr="00E70812" w:rsidRDefault="00E70812" w:rsidP="00E70812">
      <w:pPr>
        <w:widowControl w:val="0"/>
        <w:ind w:left="720"/>
        <w:jc w:val="both"/>
        <w:rPr>
          <w:rFonts w:ascii="Times New Roman" w:eastAsia="Times New Roman" w:hAnsi="Times New Roman"/>
          <w:sz w:val="24"/>
          <w:szCs w:val="24"/>
          <w:rtl/>
          <w:lang w:eastAsia="he-IL"/>
        </w:rPr>
      </w:pPr>
    </w:p>
    <w:p w14:paraId="632BC987" w14:textId="707F89D4" w:rsidR="00E70812" w:rsidRPr="00E70812" w:rsidRDefault="00E70812" w:rsidP="00E70812">
      <w:pPr>
        <w:ind w:left="720"/>
        <w:rPr>
          <w:rFonts w:ascii="Times New Roman" w:eastAsia="Times New Roman" w:hAnsi="Times New Roman"/>
          <w:color w:val="008000"/>
          <w:sz w:val="24"/>
          <w:szCs w:val="24"/>
          <w:rtl/>
        </w:rPr>
      </w:pPr>
      <w:r w:rsidRPr="00E70812">
        <w:rPr>
          <w:rFonts w:ascii="Times New Roman" w:eastAsia="Times New Roman" w:hAnsi="Times New Roman" w:hint="cs"/>
          <w:sz w:val="24"/>
          <w:szCs w:val="24"/>
          <w:rtl/>
          <w:lang w:eastAsia="he-IL"/>
        </w:rPr>
        <w:t xml:space="preserve">"הרשות המקומית" - </w:t>
      </w:r>
      <w:sdt>
        <w:sdtPr>
          <w:rPr>
            <w:rFonts w:ascii="Times New Roman" w:eastAsia="Times New Roman" w:hAnsi="Times New Roman" w:hint="cs"/>
            <w:color w:val="008000"/>
            <w:sz w:val="24"/>
            <w:szCs w:val="24"/>
            <w:rtl/>
          </w:rPr>
          <w:alias w:val="רשות מקומית"/>
          <w:tag w:val="cntLocalAuth"/>
          <w:id w:val="1088732537"/>
          <w:placeholder>
            <w:docPart w:val="D1A45E5CD2B44863B6B372699176FA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51" w:author="Meryl Etman" w:date="2021-05-26T15:39:00Z">
            <w:r w:rsidR="00E62176">
              <w:rPr>
                <w:rFonts w:ascii="Times New Roman" w:eastAsia="Times New Roman" w:hAnsi="Times New Roman" w:hint="cs"/>
                <w:color w:val="008000"/>
                <w:sz w:val="24"/>
                <w:szCs w:val="24"/>
                <w:rtl/>
              </w:rPr>
              <w:t>נס ציונה</w:t>
            </w:r>
          </w:ins>
        </w:sdtContent>
      </w:sdt>
      <w:r w:rsidRPr="00E70812">
        <w:rPr>
          <w:rFonts w:ascii="Times New Roman" w:eastAsia="Times New Roman" w:hAnsi="Times New Roman" w:hint="cs"/>
          <w:color w:val="008000"/>
          <w:sz w:val="24"/>
          <w:szCs w:val="24"/>
          <w:rtl/>
        </w:rPr>
        <w:t>.</w:t>
      </w:r>
    </w:p>
    <w:p w14:paraId="21DF3801" w14:textId="77777777" w:rsidR="00E70812" w:rsidRPr="00E70812" w:rsidRDefault="00E70812" w:rsidP="00E70812">
      <w:pPr>
        <w:ind w:left="720"/>
        <w:rPr>
          <w:rFonts w:ascii="Times New Roman" w:eastAsia="Times New Roman" w:hAnsi="Times New Roman"/>
          <w:color w:val="FF0000"/>
          <w:sz w:val="24"/>
          <w:szCs w:val="24"/>
          <w:rtl/>
        </w:rPr>
      </w:pPr>
    </w:p>
    <w:p w14:paraId="0B7450CA" w14:textId="77777777" w:rsidR="00E70812" w:rsidRPr="00E70812" w:rsidRDefault="00E70812" w:rsidP="00E70812">
      <w:pPr>
        <w:ind w:left="720"/>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rPr>
        <w:t xml:space="preserve">"חוזה הפיתוח" </w:t>
      </w:r>
      <w:r w:rsidRPr="00E70812">
        <w:rPr>
          <w:rFonts w:ascii="Times New Roman" w:eastAsia="Times New Roman" w:hAnsi="Times New Roman"/>
          <w:sz w:val="24"/>
          <w:szCs w:val="24"/>
        </w:rPr>
        <w:t>–</w:t>
      </w:r>
      <w:r w:rsidRPr="00E70812">
        <w:rPr>
          <w:rFonts w:ascii="Times New Roman" w:eastAsia="Times New Roman" w:hAnsi="Times New Roman" w:hint="cs"/>
          <w:sz w:val="24"/>
          <w:szCs w:val="24"/>
          <w:rtl/>
        </w:rPr>
        <w:t xml:space="preserve"> חוזה הפיתוח אשר נחתם בין המזמין לבין הרשות המקומית.</w:t>
      </w:r>
    </w:p>
    <w:p w14:paraId="084C015F" w14:textId="77777777" w:rsidR="00EB5A81" w:rsidRPr="009014A0" w:rsidRDefault="00EB5A81" w:rsidP="00E70812">
      <w:pPr>
        <w:spacing w:after="240"/>
        <w:ind w:left="238"/>
        <w:jc w:val="center"/>
        <w:rPr>
          <w:color w:val="000000"/>
          <w:sz w:val="24"/>
          <w:szCs w:val="24"/>
          <w:rtl/>
        </w:rPr>
      </w:pPr>
      <w:r w:rsidRPr="009014A0">
        <w:rPr>
          <w:color w:val="000000"/>
          <w:sz w:val="24"/>
          <w:szCs w:val="24"/>
          <w:u w:val="single"/>
          <w:rtl/>
        </w:rPr>
        <w:t xml:space="preserve">                                                                                                    </w:t>
      </w:r>
    </w:p>
    <w:p w14:paraId="66DD3E86" w14:textId="77777777" w:rsidR="00EB5A81" w:rsidRPr="00E70812" w:rsidRDefault="00EB5A81" w:rsidP="00E70812">
      <w:pPr>
        <w:pStyle w:val="Heading1"/>
        <w:ind w:left="740" w:hanging="720"/>
        <w:rPr>
          <w:color w:val="000000"/>
          <w:sz w:val="24"/>
          <w:rtl/>
        </w:rPr>
      </w:pPr>
      <w:r w:rsidRPr="009014A0">
        <w:rPr>
          <w:color w:val="000000"/>
          <w:sz w:val="24"/>
          <w:rtl/>
        </w:rPr>
        <w:t>2.3</w:t>
      </w:r>
      <w:r w:rsidRPr="009014A0">
        <w:rPr>
          <w:color w:val="000000"/>
          <w:sz w:val="24"/>
          <w:rtl/>
        </w:rPr>
        <w:tab/>
        <w:t>השלב/הקטע המוזמן למתן שירותי המפקח בפרויקט זה הינו:</w:t>
      </w:r>
    </w:p>
    <w:p w14:paraId="50B4908B" w14:textId="77777777" w:rsidR="00EB5A81" w:rsidRPr="009014A0" w:rsidRDefault="00EB5A81" w:rsidP="00EB5A81">
      <w:pPr>
        <w:ind w:left="720" w:hanging="480"/>
        <w:jc w:val="both"/>
        <w:rPr>
          <w:color w:val="000000"/>
          <w:sz w:val="24"/>
          <w:szCs w:val="24"/>
          <w:rtl/>
        </w:rPr>
      </w:pPr>
      <w:r>
        <w:rPr>
          <w:color w:val="000000"/>
          <w:sz w:val="24"/>
          <w:szCs w:val="24"/>
          <w:rtl/>
        </w:rPr>
        <w:tab/>
        <w:t>_______________________________________________________</w:t>
      </w:r>
    </w:p>
    <w:p w14:paraId="3A19F39F" w14:textId="77777777" w:rsidR="00EB5A81" w:rsidRDefault="00EB5A81" w:rsidP="00EB5A81">
      <w:pPr>
        <w:ind w:left="820" w:hanging="580"/>
        <w:jc w:val="both"/>
        <w:rPr>
          <w:color w:val="000000"/>
          <w:sz w:val="24"/>
          <w:szCs w:val="24"/>
          <w:rtl/>
        </w:rPr>
      </w:pPr>
    </w:p>
    <w:p w14:paraId="10A3ED69" w14:textId="294BE340" w:rsidR="00EB5A81" w:rsidRPr="009014A0" w:rsidRDefault="00EB5A81" w:rsidP="00D62E1A">
      <w:pPr>
        <w:pStyle w:val="Heading1"/>
        <w:ind w:left="740" w:hanging="720"/>
        <w:rPr>
          <w:color w:val="000000"/>
          <w:sz w:val="24"/>
          <w:rtl/>
        </w:rPr>
      </w:pPr>
      <w:r w:rsidRPr="009014A0">
        <w:rPr>
          <w:color w:val="000000"/>
          <w:sz w:val="24"/>
          <w:rtl/>
        </w:rPr>
        <w:t>2.8</w:t>
      </w:r>
      <w:r w:rsidRPr="009014A0">
        <w:rPr>
          <w:color w:val="000000"/>
          <w:sz w:val="24"/>
          <w:rtl/>
        </w:rPr>
        <w:tab/>
        <w:t xml:space="preserve">המנהל הוא  : </w:t>
      </w:r>
      <w:sdt>
        <w:sdtPr>
          <w:rPr>
            <w:bCs/>
            <w:color w:val="0000FF"/>
            <w:sz w:val="24"/>
            <w:rtl/>
          </w:rPr>
          <w:alias w:val="שדה נוסף 3"/>
          <w:tag w:val="cntCustomField3"/>
          <w:id w:val="-1217967050"/>
          <w:placeholder>
            <w:docPart w:val="C253914D586446E980EF82D353AD768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ins w:id="52" w:author="Meryl Etman" w:date="2021-05-26T15:56:00Z">
            <w:r w:rsidR="006E4AA5">
              <w:rPr>
                <w:bCs/>
                <w:color w:val="0000FF"/>
                <w:sz w:val="24"/>
                <w:rtl/>
              </w:rPr>
              <w:t>מרול אטמן</w:t>
            </w:r>
          </w:ins>
        </w:sdtContent>
      </w:sdt>
    </w:p>
    <w:p w14:paraId="7BD79607" w14:textId="77777777" w:rsidR="00EB5A81" w:rsidRPr="009014A0" w:rsidRDefault="00EB5A81" w:rsidP="00EB5A81">
      <w:pPr>
        <w:ind w:left="820" w:hanging="580"/>
        <w:jc w:val="both"/>
        <w:rPr>
          <w:color w:val="000000"/>
          <w:sz w:val="24"/>
          <w:szCs w:val="24"/>
          <w:rtl/>
        </w:rPr>
      </w:pPr>
    </w:p>
    <w:p w14:paraId="18A39649" w14:textId="77777777" w:rsidR="00EB5A81" w:rsidRDefault="00EB5A81" w:rsidP="00EB5A81">
      <w:pPr>
        <w:pStyle w:val="Heading1"/>
        <w:ind w:left="740" w:hanging="720"/>
        <w:rPr>
          <w:sz w:val="24"/>
          <w:u w:val="single"/>
          <w:rtl/>
        </w:rPr>
      </w:pPr>
      <w:r w:rsidRPr="009014A0">
        <w:rPr>
          <w:sz w:val="24"/>
          <w:rtl/>
        </w:rPr>
        <w:t>3.2</w:t>
      </w:r>
      <w:r w:rsidRPr="009014A0">
        <w:rPr>
          <w:sz w:val="24"/>
          <w:rtl/>
        </w:rPr>
        <w:tab/>
        <w:t xml:space="preserve">המפקח מתחייב כי בעלי המקצוע </w:t>
      </w:r>
      <w:r>
        <w:rPr>
          <w:rFonts w:hint="cs"/>
          <w:sz w:val="24"/>
          <w:rtl/>
        </w:rPr>
        <w:t>מ</w:t>
      </w:r>
      <w:r w:rsidRPr="009014A0">
        <w:rPr>
          <w:sz w:val="24"/>
          <w:rtl/>
        </w:rPr>
        <w:t>משרדו</w:t>
      </w:r>
      <w:r>
        <w:rPr>
          <w:rFonts w:hint="cs"/>
          <w:sz w:val="24"/>
          <w:rtl/>
        </w:rPr>
        <w:t>, האמורים להלן, יוקצו</w:t>
      </w:r>
      <w:r w:rsidRPr="009014A0">
        <w:rPr>
          <w:sz w:val="24"/>
          <w:rtl/>
        </w:rPr>
        <w:t xml:space="preserve"> לטיפול בפרויקט</w:t>
      </w:r>
      <w:r>
        <w:rPr>
          <w:sz w:val="24"/>
          <w:rtl/>
        </w:rPr>
        <w:t>:</w:t>
      </w:r>
      <w:r w:rsidRPr="009014A0">
        <w:rPr>
          <w:sz w:val="24"/>
          <w:rtl/>
        </w:rPr>
        <w:t xml:space="preserve"> </w:t>
      </w:r>
    </w:p>
    <w:p w14:paraId="56C93F37" w14:textId="77777777" w:rsidR="00EB5A81" w:rsidRDefault="00EB5A81" w:rsidP="00EB5A81">
      <w:pPr>
        <w:ind w:firstLine="746"/>
        <w:jc w:val="both"/>
        <w:rPr>
          <w:sz w:val="24"/>
          <w:szCs w:val="24"/>
          <w:rtl/>
        </w:rPr>
      </w:pPr>
    </w:p>
    <w:p w14:paraId="018B12E0" w14:textId="678E566A" w:rsidR="00E70812" w:rsidRPr="00D62E1A" w:rsidRDefault="00EB5A81" w:rsidP="00596A43">
      <w:pPr>
        <w:pStyle w:val="ListParagraph"/>
        <w:numPr>
          <w:ilvl w:val="4"/>
          <w:numId w:val="15"/>
        </w:numPr>
        <w:ind w:left="1502" w:hanging="709"/>
        <w:rPr>
          <w:sz w:val="24"/>
          <w:szCs w:val="24"/>
          <w:rtl/>
        </w:rPr>
      </w:pPr>
      <w:r w:rsidRPr="00D62E1A">
        <w:rPr>
          <w:rFonts w:hint="cs"/>
          <w:sz w:val="24"/>
          <w:szCs w:val="24"/>
          <w:rtl/>
        </w:rPr>
        <w:t>מתאם</w:t>
      </w:r>
      <w:r w:rsidRPr="00D62E1A">
        <w:rPr>
          <w:sz w:val="24"/>
          <w:szCs w:val="24"/>
          <w:rtl/>
        </w:rPr>
        <w:t xml:space="preserve"> התכנון יהיה</w:t>
      </w:r>
      <w:del w:id="53" w:author="Meryl Etman" w:date="2021-05-26T15:58:00Z">
        <w:r w:rsidRPr="00D62E1A" w:rsidDel="00F069CD">
          <w:rPr>
            <w:sz w:val="24"/>
            <w:szCs w:val="24"/>
            <w:rtl/>
          </w:rPr>
          <w:delText xml:space="preserve">: </w:delText>
        </w:r>
      </w:del>
      <w:customXmlDelRangeStart w:id="54" w:author="Meryl Etman" w:date="2021-05-26T15:58:00Z"/>
      <w:sdt>
        <w:sdtPr>
          <w:rPr>
            <w:bCs/>
            <w:color w:val="0000FF"/>
            <w:rtl/>
          </w:rPr>
          <w:alias w:val="שדה נוסף 3"/>
          <w:tag w:val="cntCustomField3"/>
          <w:id w:val="2085792672"/>
          <w:placeholder>
            <w:docPart w:val="614B35F0B60F4B5A9B907987D4A1BEB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customXmlDelRangeEnd w:id="54"/>
          <w:customXmlDelRangeStart w:id="55" w:author="Meryl Etman" w:date="2021-05-26T15:58:00Z"/>
        </w:sdtContent>
      </w:sdt>
      <w:customXmlDelRangeEnd w:id="55"/>
      <w:ins w:id="56" w:author="Meryl Etman" w:date="2021-05-26T15:58:00Z">
        <w:r w:rsidR="00F069CD">
          <w:rPr>
            <w:rFonts w:hint="cs"/>
            <w:sz w:val="24"/>
            <w:szCs w:val="24"/>
            <w:rtl/>
          </w:rPr>
          <w:t>: עבדאללה קבאני.</w:t>
        </w:r>
      </w:ins>
    </w:p>
    <w:p w14:paraId="4F5FD272" w14:textId="08212A95" w:rsidR="00EB5A81" w:rsidRPr="00D62E1A" w:rsidRDefault="00EB5A81" w:rsidP="00F069CD">
      <w:pPr>
        <w:pStyle w:val="ListParagraph"/>
        <w:numPr>
          <w:ilvl w:val="4"/>
          <w:numId w:val="15"/>
        </w:numPr>
        <w:ind w:left="1502" w:hanging="709"/>
        <w:rPr>
          <w:sz w:val="24"/>
          <w:szCs w:val="24"/>
          <w:rtl/>
        </w:rPr>
      </w:pPr>
      <w:r w:rsidRPr="00D62E1A">
        <w:rPr>
          <w:rFonts w:hint="cs"/>
          <w:sz w:val="24"/>
          <w:szCs w:val="24"/>
          <w:rtl/>
        </w:rPr>
        <w:t xml:space="preserve">מתאם הרישוי יהיה </w:t>
      </w:r>
      <w:ins w:id="57" w:author="Meryl Etman" w:date="2021-05-26T15:58:00Z">
        <w:r w:rsidR="00F069CD">
          <w:rPr>
            <w:rFonts w:hint="cs"/>
            <w:sz w:val="24"/>
            <w:szCs w:val="24"/>
            <w:rtl/>
          </w:rPr>
          <w:t>: עבדאללה קבאני.</w:t>
        </w:r>
      </w:ins>
      <w:del w:id="58" w:author="Meryl Etman" w:date="2021-05-26T15:58:00Z">
        <w:r w:rsidR="00D62E1A" w:rsidDel="00F069CD">
          <w:rPr>
            <w:rFonts w:hint="cs"/>
            <w:rtl/>
          </w:rPr>
          <w:delText>:</w:delText>
        </w:r>
        <w:r w:rsidR="00D62E1A" w:rsidRPr="00D62E1A" w:rsidDel="00F069CD">
          <w:rPr>
            <w:bCs/>
            <w:color w:val="0000FF"/>
            <w:sz w:val="24"/>
            <w:rtl/>
          </w:rPr>
          <w:delText xml:space="preserve"> </w:delText>
        </w:r>
      </w:del>
      <w:customXmlDelRangeStart w:id="59" w:author="Meryl Etman" w:date="2021-05-26T15:58:00Z"/>
      <w:sdt>
        <w:sdtPr>
          <w:rPr>
            <w:bCs/>
            <w:color w:val="0000FF"/>
            <w:rtl/>
          </w:rPr>
          <w:alias w:val="שדה נוסף 3"/>
          <w:tag w:val="cntCustomField3"/>
          <w:id w:val="-2065405080"/>
          <w:placeholder>
            <w:docPart w:val="4179129C8DC7484AAE3FEE2ABA9D3EF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customXmlDelRangeEnd w:id="59"/>
          <w:customXmlDelRangeStart w:id="60" w:author="Meryl Etman" w:date="2021-05-26T15:58:00Z"/>
        </w:sdtContent>
      </w:sdt>
      <w:customXmlDelRangeEnd w:id="60"/>
    </w:p>
    <w:p w14:paraId="2A194CAA" w14:textId="77777777" w:rsidR="00EB5A81" w:rsidRDefault="00EB5A81" w:rsidP="00EB5A81">
      <w:pPr>
        <w:ind w:firstLine="746"/>
        <w:jc w:val="both"/>
        <w:rPr>
          <w:sz w:val="24"/>
          <w:szCs w:val="24"/>
          <w:rtl/>
        </w:rPr>
      </w:pPr>
    </w:p>
    <w:p w14:paraId="279ECE41" w14:textId="7BE4509C" w:rsidR="00EB5A81" w:rsidRDefault="00D62E1A" w:rsidP="00D62E1A">
      <w:pPr>
        <w:ind w:left="1460" w:hanging="714"/>
        <w:jc w:val="both"/>
        <w:rPr>
          <w:sz w:val="24"/>
          <w:szCs w:val="24"/>
          <w:rtl/>
        </w:rPr>
      </w:pPr>
      <w:r>
        <w:rPr>
          <w:rFonts w:hint="cs"/>
          <w:sz w:val="24"/>
          <w:szCs w:val="24"/>
          <w:rtl/>
        </w:rPr>
        <w:t>ג</w:t>
      </w:r>
      <w:r w:rsidR="00EB5A81">
        <w:rPr>
          <w:sz w:val="24"/>
          <w:szCs w:val="24"/>
          <w:rtl/>
        </w:rPr>
        <w:t>.</w:t>
      </w:r>
      <w:r w:rsidR="00EB5A81">
        <w:rPr>
          <w:sz w:val="24"/>
          <w:szCs w:val="24"/>
          <w:rtl/>
        </w:rPr>
        <w:tab/>
        <w:t>ראש צוות לפיקוח באתר יהיה :</w:t>
      </w:r>
      <w:r>
        <w:rPr>
          <w:rFonts w:hint="cs"/>
          <w:sz w:val="24"/>
          <w:szCs w:val="24"/>
          <w:rtl/>
        </w:rPr>
        <w:t xml:space="preserve"> </w:t>
      </w:r>
      <w:sdt>
        <w:sdtPr>
          <w:rPr>
            <w:rFonts w:ascii="Times New Roman" w:eastAsia="Times New Roman" w:hAnsi="Times New Roman"/>
            <w:color w:val="008000"/>
            <w:sz w:val="24"/>
            <w:szCs w:val="24"/>
            <w:rtl/>
            <w:lang w:eastAsia="he-IL"/>
          </w:rPr>
          <w:alias w:val="שדה נוסף 4"/>
          <w:tag w:val="cntCustomField4"/>
          <w:id w:val="-571968739"/>
          <w:placeholder>
            <w:docPart w:val="EE7EBAE76D5D4C479473605103904E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61" w:author="Meryl Etman" w:date="2021-05-26T15:56:00Z">
            <w:r w:rsidR="006E4AA5">
              <w:rPr>
                <w:rFonts w:ascii="Times New Roman" w:eastAsia="Times New Roman" w:hAnsi="Times New Roman"/>
                <w:color w:val="008000"/>
                <w:sz w:val="24"/>
                <w:szCs w:val="24"/>
                <w:rtl/>
                <w:lang w:eastAsia="he-IL"/>
              </w:rPr>
              <w:t>עבדאללה קבאני</w:t>
            </w:r>
          </w:ins>
        </w:sdtContent>
      </w:sdt>
      <w:r w:rsidR="00EB5A81" w:rsidRPr="009014A0">
        <w:rPr>
          <w:sz w:val="24"/>
          <w:szCs w:val="24"/>
          <w:rtl/>
        </w:rPr>
        <w:tab/>
      </w:r>
    </w:p>
    <w:p w14:paraId="125B6BCF" w14:textId="77777777" w:rsidR="00EB5A81" w:rsidRDefault="00EB5A81" w:rsidP="00EB5A81">
      <w:pPr>
        <w:ind w:firstLine="746"/>
        <w:jc w:val="both"/>
        <w:rPr>
          <w:sz w:val="24"/>
          <w:szCs w:val="24"/>
          <w:rtl/>
        </w:rPr>
      </w:pPr>
    </w:p>
    <w:p w14:paraId="58438FA8" w14:textId="77777777" w:rsidR="00EB5A81" w:rsidRDefault="00D62E1A" w:rsidP="00EB5A81">
      <w:pPr>
        <w:ind w:left="1460" w:hanging="714"/>
        <w:jc w:val="both"/>
        <w:rPr>
          <w:sz w:val="24"/>
          <w:szCs w:val="24"/>
          <w:rtl/>
        </w:rPr>
      </w:pPr>
      <w:r>
        <w:rPr>
          <w:rFonts w:hint="cs"/>
          <w:sz w:val="24"/>
          <w:szCs w:val="24"/>
          <w:rtl/>
        </w:rPr>
        <w:t>ד</w:t>
      </w:r>
      <w:r w:rsidR="00EB5A81">
        <w:rPr>
          <w:sz w:val="24"/>
          <w:szCs w:val="24"/>
          <w:rtl/>
        </w:rPr>
        <w:t>.</w:t>
      </w:r>
      <w:r w:rsidR="00EB5A81">
        <w:rPr>
          <w:sz w:val="24"/>
          <w:szCs w:val="24"/>
          <w:rtl/>
        </w:rPr>
        <w:tab/>
        <w:t xml:space="preserve">מספר העובדים המקצועיים במשרד המפקח לצורך מתן שירותי המפקח על פי חוזה זה : </w:t>
      </w:r>
      <w:sdt>
        <w:sdtPr>
          <w:rPr>
            <w:bCs/>
            <w:color w:val="0000FF"/>
            <w:sz w:val="24"/>
            <w:szCs w:val="24"/>
            <w:rtl/>
          </w:rPr>
          <w:alias w:val="שדה נוסף 5"/>
          <w:tag w:val="cntCustomField5"/>
          <w:id w:val="-1335230701"/>
          <w:placeholder>
            <w:docPart w:val="7EB1742A3F8A497490396B55C373A8E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F75C89" w:rsidRPr="00D62E1A">
            <w:rPr>
              <w:rStyle w:val="PlaceholderText"/>
              <w:rFonts w:hint="cs"/>
              <w:color w:val="00B0F0"/>
              <w:rtl/>
            </w:rPr>
            <w:t>[שדה</w:t>
          </w:r>
          <w:r w:rsidR="00F75C89" w:rsidRPr="00D62E1A">
            <w:rPr>
              <w:rStyle w:val="PlaceholderText"/>
              <w:color w:val="00B0F0"/>
              <w:rtl/>
            </w:rPr>
            <w:t xml:space="preserve"> </w:t>
          </w:r>
          <w:r w:rsidR="00F75C89" w:rsidRPr="00D62E1A">
            <w:rPr>
              <w:rStyle w:val="PlaceholderText"/>
              <w:rFonts w:hint="cs"/>
              <w:color w:val="00B0F0"/>
              <w:rtl/>
            </w:rPr>
            <w:t>נוסף</w:t>
          </w:r>
          <w:r w:rsidR="00F75C89" w:rsidRPr="00D62E1A">
            <w:rPr>
              <w:rStyle w:val="PlaceholderText"/>
              <w:color w:val="00B0F0"/>
              <w:rtl/>
            </w:rPr>
            <w:t xml:space="preserve"> 5</w:t>
          </w:r>
          <w:r w:rsidR="00F75C89" w:rsidRPr="00D62E1A">
            <w:rPr>
              <w:rStyle w:val="PlaceholderText"/>
              <w:rFonts w:hint="cs"/>
              <w:color w:val="00B0F0"/>
              <w:rtl/>
            </w:rPr>
            <w:t>]</w:t>
          </w:r>
        </w:sdtContent>
      </w:sdt>
      <w:r w:rsidR="00EB5A81" w:rsidRPr="00697481">
        <w:rPr>
          <w:bCs/>
          <w:color w:val="0000FF"/>
          <w:sz w:val="24"/>
          <w:szCs w:val="24"/>
          <w:rtl/>
        </w:rPr>
        <w:tab/>
      </w:r>
      <w:r w:rsidR="00EB5A81" w:rsidRPr="009014A0">
        <w:rPr>
          <w:sz w:val="24"/>
          <w:szCs w:val="24"/>
          <w:rtl/>
        </w:rPr>
        <w:tab/>
      </w:r>
    </w:p>
    <w:p w14:paraId="32EB075C" w14:textId="77777777" w:rsidR="00EB5A81" w:rsidRDefault="00EB5A81" w:rsidP="00EB5A81">
      <w:pPr>
        <w:ind w:left="820" w:hanging="580"/>
        <w:jc w:val="both"/>
        <w:rPr>
          <w:sz w:val="24"/>
          <w:szCs w:val="24"/>
          <w:rtl/>
        </w:rPr>
      </w:pPr>
    </w:p>
    <w:p w14:paraId="7D861A67" w14:textId="77777777" w:rsidR="00EB5A81" w:rsidRDefault="00D62E1A" w:rsidP="00EB5A81">
      <w:pPr>
        <w:ind w:left="1460" w:hanging="714"/>
        <w:jc w:val="both"/>
        <w:rPr>
          <w:sz w:val="24"/>
          <w:szCs w:val="24"/>
          <w:rtl/>
        </w:rPr>
      </w:pPr>
      <w:r>
        <w:rPr>
          <w:rFonts w:hint="cs"/>
          <w:sz w:val="24"/>
          <w:szCs w:val="24"/>
          <w:rtl/>
        </w:rPr>
        <w:t>ה</w:t>
      </w:r>
      <w:r w:rsidR="00EB5A81">
        <w:rPr>
          <w:sz w:val="24"/>
          <w:szCs w:val="24"/>
          <w:rtl/>
        </w:rPr>
        <w:t>.</w:t>
      </w:r>
      <w:r w:rsidR="00EB5A81">
        <w:rPr>
          <w:sz w:val="24"/>
          <w:szCs w:val="24"/>
          <w:rtl/>
        </w:rPr>
        <w:tab/>
      </w:r>
      <w:r w:rsidR="00EB5A81">
        <w:rPr>
          <w:rFonts w:hint="cs"/>
          <w:sz w:val="24"/>
          <w:szCs w:val="24"/>
          <w:rtl/>
        </w:rPr>
        <w:t>בוטל.</w:t>
      </w:r>
    </w:p>
    <w:p w14:paraId="1CAFD449" w14:textId="77777777" w:rsidR="00EB5A81" w:rsidRDefault="00EB5A81" w:rsidP="00EB5A81">
      <w:pPr>
        <w:ind w:left="720" w:hanging="480"/>
        <w:jc w:val="both"/>
        <w:rPr>
          <w:sz w:val="24"/>
          <w:szCs w:val="24"/>
          <w:rtl/>
        </w:rPr>
      </w:pPr>
    </w:p>
    <w:p w14:paraId="206FB988" w14:textId="77777777" w:rsidR="00EB5A81" w:rsidRDefault="00D62E1A" w:rsidP="00EB5A81">
      <w:pPr>
        <w:ind w:left="1460" w:hanging="714"/>
        <w:jc w:val="both"/>
        <w:rPr>
          <w:color w:val="000000"/>
          <w:sz w:val="24"/>
          <w:szCs w:val="24"/>
          <w:rtl/>
        </w:rPr>
      </w:pPr>
      <w:r>
        <w:rPr>
          <w:rFonts w:hint="cs"/>
          <w:color w:val="000000"/>
          <w:sz w:val="24"/>
          <w:szCs w:val="24"/>
          <w:rtl/>
        </w:rPr>
        <w:t>ו</w:t>
      </w:r>
      <w:r w:rsidR="00EB5A81">
        <w:rPr>
          <w:color w:val="000000"/>
          <w:sz w:val="24"/>
          <w:szCs w:val="24"/>
          <w:rtl/>
        </w:rPr>
        <w:t>.</w:t>
      </w:r>
      <w:r w:rsidR="00EB5A81">
        <w:rPr>
          <w:color w:val="000000"/>
          <w:sz w:val="24"/>
          <w:szCs w:val="24"/>
          <w:rtl/>
        </w:rPr>
        <w:tab/>
        <w:t xml:space="preserve">הפיקוח באתר יבוצע על ידי מפקחים </w:t>
      </w:r>
      <w:r w:rsidR="00EB5A81">
        <w:rPr>
          <w:rFonts w:hint="cs"/>
          <w:color w:val="000000"/>
          <w:sz w:val="24"/>
          <w:szCs w:val="24"/>
          <w:rtl/>
        </w:rPr>
        <w:t>וראשי צוות פיקוח ו</w:t>
      </w:r>
      <w:r w:rsidR="00EB5A81">
        <w:rPr>
          <w:color w:val="000000"/>
          <w:sz w:val="24"/>
          <w:szCs w:val="24"/>
          <w:rtl/>
        </w:rPr>
        <w:t>בכמות שלא תפחת מהמפורט להלן:</w:t>
      </w:r>
    </w:p>
    <w:p w14:paraId="792D550B" w14:textId="77777777" w:rsidR="00EB5A81" w:rsidRDefault="00EB5A81" w:rsidP="00EB5A81">
      <w:pPr>
        <w:ind w:firstLine="746"/>
        <w:jc w:val="both"/>
        <w:rPr>
          <w:color w:val="000000"/>
          <w:sz w:val="24"/>
          <w:szCs w:val="24"/>
          <w:rtl/>
        </w:rPr>
      </w:pPr>
    </w:p>
    <w:p w14:paraId="5B248181" w14:textId="77777777" w:rsidR="00EB5A81" w:rsidRDefault="00EB5A81" w:rsidP="00EB5A81">
      <w:pPr>
        <w:ind w:left="2180" w:hanging="720"/>
        <w:jc w:val="both"/>
        <w:rPr>
          <w:color w:val="000000"/>
          <w:sz w:val="24"/>
          <w:szCs w:val="24"/>
          <w:rtl/>
        </w:rPr>
      </w:pPr>
      <w:r>
        <w:rPr>
          <w:color w:val="000000"/>
          <w:sz w:val="24"/>
          <w:szCs w:val="24"/>
          <w:rtl/>
        </w:rPr>
        <w:t>1.</w:t>
      </w:r>
      <w:r>
        <w:rPr>
          <w:color w:val="000000"/>
          <w:sz w:val="24"/>
          <w:szCs w:val="24"/>
          <w:rtl/>
        </w:rPr>
        <w:tab/>
      </w:r>
      <w:r w:rsidRPr="00A26890">
        <w:rPr>
          <w:rFonts w:hint="cs"/>
          <w:b/>
          <w:bCs/>
          <w:color w:val="000000"/>
          <w:sz w:val="24"/>
          <w:szCs w:val="24"/>
          <w:rtl/>
        </w:rPr>
        <w:t>בניה רוויה</w:t>
      </w:r>
    </w:p>
    <w:p w14:paraId="22890B1B" w14:textId="77777777" w:rsidR="00EB5A81" w:rsidRDefault="00EB5A81" w:rsidP="00EB5A81">
      <w:pPr>
        <w:ind w:left="2180" w:hanging="720"/>
        <w:jc w:val="both"/>
        <w:rPr>
          <w:color w:val="000000"/>
          <w:sz w:val="24"/>
          <w:szCs w:val="24"/>
          <w:rtl/>
        </w:rPr>
      </w:pPr>
    </w:p>
    <w:p w14:paraId="7E7BCB18" w14:textId="77777777" w:rsidR="00EB5A81" w:rsidRDefault="00EB5A81" w:rsidP="00EB5A81">
      <w:pPr>
        <w:ind w:left="2180" w:hanging="20"/>
        <w:jc w:val="both"/>
        <w:rPr>
          <w:color w:val="000000"/>
          <w:sz w:val="24"/>
          <w:szCs w:val="24"/>
          <w:rtl/>
        </w:rPr>
      </w:pPr>
      <w:r>
        <w:rPr>
          <w:color w:val="000000"/>
          <w:sz w:val="24"/>
          <w:szCs w:val="24"/>
          <w:rtl/>
        </w:rPr>
        <w:t xml:space="preserve">עד 90 יח"ד </w:t>
      </w:r>
      <w:r>
        <w:rPr>
          <w:rFonts w:hint="cs"/>
          <w:color w:val="000000"/>
          <w:sz w:val="24"/>
          <w:szCs w:val="24"/>
          <w:rtl/>
        </w:rPr>
        <w:t>בביצוע בלא יותר משני בניינים-</w:t>
      </w:r>
      <w:r>
        <w:rPr>
          <w:color w:val="000000"/>
          <w:sz w:val="24"/>
          <w:szCs w:val="24"/>
          <w:rtl/>
        </w:rPr>
        <w:t xml:space="preserve"> מפקח אחד </w:t>
      </w:r>
    </w:p>
    <w:p w14:paraId="6E2B5213" w14:textId="77777777" w:rsidR="00EB5A81" w:rsidRDefault="00EB5A81" w:rsidP="00EB5A81">
      <w:pPr>
        <w:ind w:left="2160"/>
        <w:jc w:val="both"/>
        <w:rPr>
          <w:color w:val="000000"/>
          <w:sz w:val="24"/>
          <w:szCs w:val="24"/>
        </w:rPr>
      </w:pPr>
      <w:r>
        <w:rPr>
          <w:rFonts w:hint="cs"/>
          <w:color w:val="000000"/>
          <w:sz w:val="24"/>
          <w:szCs w:val="24"/>
          <w:rtl/>
        </w:rPr>
        <w:lastRenderedPageBreak/>
        <w:t xml:space="preserve">עלה מספר יח"ד שבביצוע על 90 יח"ד או מבוצעים במקביל יותר משני בניינים – שני מפקחים לפחות. מפקח אחד לכל בניין לכל הפחות, בהתאם לשיקול דעתו המוחלט של המזמין. </w:t>
      </w:r>
    </w:p>
    <w:p w14:paraId="0EF89492" w14:textId="77777777" w:rsidR="00EB5A81" w:rsidRDefault="00EB5A81" w:rsidP="00EB5A81">
      <w:pPr>
        <w:ind w:left="2160"/>
        <w:jc w:val="both"/>
        <w:rPr>
          <w:color w:val="000000"/>
          <w:sz w:val="24"/>
          <w:szCs w:val="24"/>
          <w:rtl/>
        </w:rPr>
      </w:pPr>
      <w:r>
        <w:rPr>
          <w:rFonts w:hint="cs"/>
          <w:sz w:val="24"/>
          <w:szCs w:val="24"/>
          <w:rtl/>
        </w:rPr>
        <w:t>ככל שיהיו בביצוע בו זמנית בשלבים שונים למעלה מ-150 יח"ד יוצב באתר ראש צוות פיקוח.</w:t>
      </w:r>
    </w:p>
    <w:p w14:paraId="71686DA4" w14:textId="77777777" w:rsidR="00EB5A81" w:rsidRDefault="00EB5A81" w:rsidP="00EB5A81">
      <w:pPr>
        <w:ind w:left="2160"/>
        <w:jc w:val="both"/>
        <w:rPr>
          <w:color w:val="000000"/>
          <w:sz w:val="24"/>
          <w:szCs w:val="24"/>
          <w:rtl/>
        </w:rPr>
      </w:pPr>
      <w:r>
        <w:rPr>
          <w:rFonts w:hint="cs"/>
          <w:color w:val="000000"/>
          <w:sz w:val="24"/>
          <w:szCs w:val="24"/>
          <w:rtl/>
        </w:rPr>
        <w:t>למען הסר ספק, אין באמור כדי לגרוע מזכותו של המזמין להורות למפקח להגדיל את צוות עובדיו, לרבות המפקחים, כאמור בסעיף 3.3 לחוזה.</w:t>
      </w:r>
    </w:p>
    <w:p w14:paraId="4E432D28" w14:textId="77777777" w:rsidR="00EB5A81" w:rsidRDefault="00EB5A81" w:rsidP="00EB5A81">
      <w:pPr>
        <w:ind w:left="2160"/>
        <w:jc w:val="both"/>
        <w:rPr>
          <w:color w:val="000000"/>
          <w:sz w:val="24"/>
          <w:szCs w:val="24"/>
          <w:rtl/>
        </w:rPr>
      </w:pPr>
      <w:r>
        <w:rPr>
          <w:rFonts w:hint="cs"/>
          <w:color w:val="000000"/>
          <w:sz w:val="24"/>
          <w:szCs w:val="24"/>
          <w:rtl/>
        </w:rPr>
        <w:t xml:space="preserve">כל אחד מהמפקחים וראש צוות הפיקוח כאמור בסעיף זה יהיו נוכחים באתר ככל שיידרש ובכל מקרה לא פחות מהיקף שעות של משרה מלאה לרבות ימי שישי. </w:t>
      </w:r>
    </w:p>
    <w:p w14:paraId="022825B0" w14:textId="77777777" w:rsidR="00EB5A81" w:rsidRDefault="00EB5A81" w:rsidP="00EB5A81">
      <w:pPr>
        <w:ind w:left="2160"/>
        <w:jc w:val="both"/>
        <w:rPr>
          <w:color w:val="000000"/>
          <w:sz w:val="24"/>
          <w:szCs w:val="24"/>
          <w:rtl/>
        </w:rPr>
      </w:pPr>
    </w:p>
    <w:p w14:paraId="593A6F5B" w14:textId="77777777" w:rsidR="00EB5A81" w:rsidRDefault="00EB5A81" w:rsidP="00EB5A81">
      <w:pPr>
        <w:ind w:left="2180" w:hanging="20"/>
        <w:jc w:val="both"/>
        <w:rPr>
          <w:color w:val="000000"/>
          <w:sz w:val="24"/>
          <w:szCs w:val="24"/>
          <w:rtl/>
        </w:rPr>
      </w:pPr>
    </w:p>
    <w:p w14:paraId="31CEEC86" w14:textId="77777777" w:rsidR="00D62E1A" w:rsidRDefault="00D62E1A" w:rsidP="00EB5A81">
      <w:pPr>
        <w:ind w:left="2180" w:hanging="20"/>
        <w:jc w:val="both"/>
        <w:rPr>
          <w:color w:val="000000"/>
          <w:sz w:val="24"/>
          <w:szCs w:val="24"/>
          <w:rtl/>
        </w:rPr>
      </w:pPr>
    </w:p>
    <w:p w14:paraId="6A54A1D3" w14:textId="77777777" w:rsidR="00EB5A81" w:rsidRDefault="00EB5A81" w:rsidP="00EB5A81">
      <w:pPr>
        <w:ind w:firstLine="746"/>
        <w:jc w:val="both"/>
        <w:rPr>
          <w:color w:val="000000"/>
          <w:sz w:val="24"/>
          <w:szCs w:val="24"/>
          <w:rtl/>
        </w:rPr>
      </w:pPr>
    </w:p>
    <w:p w14:paraId="4BD110FD" w14:textId="6471E636" w:rsidR="00EB5A81" w:rsidRPr="00F069CD" w:rsidDel="00F069CD" w:rsidRDefault="00EB5A81" w:rsidP="00EB5A81">
      <w:pPr>
        <w:ind w:left="2180" w:hanging="720"/>
        <w:jc w:val="both"/>
        <w:rPr>
          <w:del w:id="62" w:author="Meryl Etman" w:date="2021-05-26T15:59:00Z"/>
          <w:color w:val="000000"/>
          <w:sz w:val="24"/>
          <w:szCs w:val="24"/>
          <w:rtl/>
        </w:rPr>
      </w:pPr>
      <w:r>
        <w:rPr>
          <w:color w:val="000000"/>
          <w:sz w:val="24"/>
          <w:szCs w:val="24"/>
          <w:rtl/>
        </w:rPr>
        <w:t>2.</w:t>
      </w:r>
      <w:r>
        <w:rPr>
          <w:color w:val="000000"/>
          <w:sz w:val="24"/>
          <w:szCs w:val="24"/>
          <w:rtl/>
        </w:rPr>
        <w:tab/>
      </w:r>
      <w:del w:id="63" w:author="Meryl Etman" w:date="2021-05-26T15:59:00Z">
        <w:r w:rsidRPr="00F069CD" w:rsidDel="00F069CD">
          <w:rPr>
            <w:rFonts w:hint="eastAsia"/>
            <w:color w:val="000000"/>
            <w:sz w:val="24"/>
            <w:szCs w:val="24"/>
            <w:rtl/>
            <w:rPrChange w:id="64" w:author="Meryl Etman" w:date="2021-05-26T15:59:00Z">
              <w:rPr>
                <w:rFonts w:hint="eastAsia"/>
                <w:b/>
                <w:bCs/>
                <w:color w:val="000000"/>
                <w:sz w:val="24"/>
                <w:szCs w:val="24"/>
                <w:rtl/>
              </w:rPr>
            </w:rPrChange>
          </w:rPr>
          <w:delText>בניה</w:delText>
        </w:r>
        <w:r w:rsidRPr="00F069CD" w:rsidDel="00F069CD">
          <w:rPr>
            <w:color w:val="000000"/>
            <w:sz w:val="24"/>
            <w:szCs w:val="24"/>
            <w:rtl/>
            <w:rPrChange w:id="65" w:author="Meryl Etman" w:date="2021-05-26T15:59:00Z">
              <w:rPr>
                <w:b/>
                <w:bCs/>
                <w:color w:val="000000"/>
                <w:sz w:val="24"/>
                <w:szCs w:val="24"/>
                <w:rtl/>
              </w:rPr>
            </w:rPrChange>
          </w:rPr>
          <w:delText xml:space="preserve"> </w:delText>
        </w:r>
        <w:r w:rsidRPr="00F069CD" w:rsidDel="00F069CD">
          <w:rPr>
            <w:rFonts w:hint="eastAsia"/>
            <w:color w:val="000000"/>
            <w:sz w:val="24"/>
            <w:szCs w:val="24"/>
            <w:rtl/>
            <w:rPrChange w:id="66" w:author="Meryl Etman" w:date="2021-05-26T15:59:00Z">
              <w:rPr>
                <w:rFonts w:hint="eastAsia"/>
                <w:b/>
                <w:bCs/>
                <w:color w:val="000000"/>
                <w:sz w:val="24"/>
                <w:szCs w:val="24"/>
                <w:rtl/>
              </w:rPr>
            </w:rPrChange>
          </w:rPr>
          <w:delText>צמודת</w:delText>
        </w:r>
        <w:r w:rsidRPr="00F069CD" w:rsidDel="00F069CD">
          <w:rPr>
            <w:color w:val="000000"/>
            <w:sz w:val="24"/>
            <w:szCs w:val="24"/>
            <w:rtl/>
            <w:rPrChange w:id="67" w:author="Meryl Etman" w:date="2021-05-26T15:59:00Z">
              <w:rPr>
                <w:b/>
                <w:bCs/>
                <w:color w:val="000000"/>
                <w:sz w:val="24"/>
                <w:szCs w:val="24"/>
                <w:rtl/>
              </w:rPr>
            </w:rPrChange>
          </w:rPr>
          <w:delText xml:space="preserve"> </w:delText>
        </w:r>
        <w:r w:rsidRPr="00F069CD" w:rsidDel="00F069CD">
          <w:rPr>
            <w:rFonts w:hint="eastAsia"/>
            <w:color w:val="000000"/>
            <w:sz w:val="24"/>
            <w:szCs w:val="24"/>
            <w:rtl/>
            <w:rPrChange w:id="68" w:author="Meryl Etman" w:date="2021-05-26T15:59:00Z">
              <w:rPr>
                <w:rFonts w:hint="eastAsia"/>
                <w:b/>
                <w:bCs/>
                <w:color w:val="000000"/>
                <w:sz w:val="24"/>
                <w:szCs w:val="24"/>
                <w:rtl/>
              </w:rPr>
            </w:rPrChange>
          </w:rPr>
          <w:delText>קרקע</w:delText>
        </w:r>
        <w:r w:rsidRPr="00F069CD" w:rsidDel="00F069CD">
          <w:rPr>
            <w:color w:val="000000"/>
            <w:sz w:val="24"/>
            <w:szCs w:val="24"/>
            <w:rtl/>
          </w:rPr>
          <w:delText xml:space="preserve"> </w:delText>
        </w:r>
      </w:del>
    </w:p>
    <w:p w14:paraId="2E85A4FC" w14:textId="009980E2" w:rsidR="00EB5A81" w:rsidRPr="00F069CD" w:rsidDel="00F069CD" w:rsidRDefault="00EB5A81" w:rsidP="00EB5A81">
      <w:pPr>
        <w:ind w:left="2180" w:hanging="20"/>
        <w:jc w:val="both"/>
        <w:rPr>
          <w:del w:id="69" w:author="Meryl Etman" w:date="2021-05-26T15:59:00Z"/>
          <w:color w:val="000000"/>
          <w:sz w:val="24"/>
          <w:szCs w:val="24"/>
          <w:rtl/>
        </w:rPr>
      </w:pPr>
    </w:p>
    <w:p w14:paraId="581720AD" w14:textId="42F4E4BB" w:rsidR="00EB5A81" w:rsidRPr="00F069CD" w:rsidDel="00F069CD" w:rsidRDefault="00EB5A81" w:rsidP="00EB5A81">
      <w:pPr>
        <w:ind w:left="2180" w:hanging="20"/>
        <w:jc w:val="both"/>
        <w:rPr>
          <w:del w:id="70" w:author="Meryl Etman" w:date="2021-05-26T15:59:00Z"/>
          <w:color w:val="000000"/>
          <w:sz w:val="24"/>
          <w:szCs w:val="24"/>
          <w:rtl/>
        </w:rPr>
      </w:pPr>
      <w:del w:id="71" w:author="Meryl Etman" w:date="2021-05-26T15:59:00Z">
        <w:r w:rsidRPr="00F069CD" w:rsidDel="00F069CD">
          <w:rPr>
            <w:rFonts w:hint="eastAsia"/>
            <w:color w:val="000000"/>
            <w:sz w:val="24"/>
            <w:szCs w:val="24"/>
            <w:rtl/>
          </w:rPr>
          <w:delText>עד</w:delText>
        </w:r>
        <w:r w:rsidRPr="00F069CD" w:rsidDel="00F069CD">
          <w:rPr>
            <w:color w:val="000000"/>
            <w:sz w:val="24"/>
            <w:szCs w:val="24"/>
            <w:rtl/>
          </w:rPr>
          <w:delText xml:space="preserve"> 70 יח"ד </w:delText>
        </w:r>
        <w:r w:rsidRPr="00F069CD" w:rsidDel="00F069CD">
          <w:rPr>
            <w:rFonts w:hint="eastAsia"/>
            <w:color w:val="000000"/>
            <w:sz w:val="24"/>
            <w:szCs w:val="24"/>
            <w:rtl/>
          </w:rPr>
          <w:delText>בביצוע</w:delText>
        </w:r>
        <w:r w:rsidRPr="00F069CD" w:rsidDel="00F069CD">
          <w:rPr>
            <w:color w:val="000000"/>
            <w:sz w:val="24"/>
            <w:szCs w:val="24"/>
            <w:rtl/>
          </w:rPr>
          <w:delText xml:space="preserve">- </w:delText>
        </w:r>
        <w:r w:rsidRPr="00F069CD" w:rsidDel="00F069CD">
          <w:rPr>
            <w:rFonts w:hint="eastAsia"/>
            <w:color w:val="000000"/>
            <w:sz w:val="24"/>
            <w:szCs w:val="24"/>
            <w:rtl/>
          </w:rPr>
          <w:delText>מפקח</w:delText>
        </w:r>
        <w:r w:rsidRPr="00F069CD" w:rsidDel="00F069CD">
          <w:rPr>
            <w:color w:val="000000"/>
            <w:sz w:val="24"/>
            <w:szCs w:val="24"/>
            <w:rtl/>
          </w:rPr>
          <w:delText xml:space="preserve"> </w:delText>
        </w:r>
        <w:r w:rsidRPr="00F069CD" w:rsidDel="00F069CD">
          <w:rPr>
            <w:rFonts w:hint="eastAsia"/>
            <w:color w:val="000000"/>
            <w:sz w:val="24"/>
            <w:szCs w:val="24"/>
            <w:rtl/>
          </w:rPr>
          <w:delText>אחד</w:delText>
        </w:r>
        <w:r w:rsidRPr="00F069CD" w:rsidDel="00F069CD">
          <w:rPr>
            <w:color w:val="000000"/>
            <w:sz w:val="24"/>
            <w:szCs w:val="24"/>
            <w:rtl/>
          </w:rPr>
          <w:delText>.</w:delText>
        </w:r>
      </w:del>
    </w:p>
    <w:p w14:paraId="0A4D717B" w14:textId="3F4655A8" w:rsidR="00EB5A81" w:rsidRPr="00F069CD" w:rsidDel="00F069CD" w:rsidRDefault="00EB5A81" w:rsidP="00EB5A81">
      <w:pPr>
        <w:ind w:left="1814" w:firstLine="346"/>
        <w:jc w:val="both"/>
        <w:rPr>
          <w:del w:id="72" w:author="Meryl Etman" w:date="2021-05-26T15:59:00Z"/>
          <w:color w:val="000000"/>
          <w:sz w:val="24"/>
          <w:szCs w:val="24"/>
        </w:rPr>
      </w:pPr>
      <w:del w:id="73" w:author="Meryl Etman" w:date="2021-05-26T15:59:00Z">
        <w:r w:rsidRPr="00F069CD" w:rsidDel="00F069CD">
          <w:rPr>
            <w:rFonts w:hint="eastAsia"/>
            <w:color w:val="000000"/>
            <w:sz w:val="24"/>
            <w:szCs w:val="24"/>
            <w:rtl/>
          </w:rPr>
          <w:delText>עלה</w:delText>
        </w:r>
        <w:r w:rsidRPr="00F069CD" w:rsidDel="00F069CD">
          <w:rPr>
            <w:color w:val="000000"/>
            <w:sz w:val="24"/>
            <w:szCs w:val="24"/>
            <w:rtl/>
          </w:rPr>
          <w:delText xml:space="preserve"> מספר יח"ד שבביצוע על 70 יח"ד - שני מפקחים לפחות.  </w:delText>
        </w:r>
      </w:del>
    </w:p>
    <w:p w14:paraId="58072CFC" w14:textId="1FBA2BC5" w:rsidR="00EB5A81" w:rsidRPr="00F069CD" w:rsidDel="00F069CD" w:rsidRDefault="00EB5A81" w:rsidP="00EB5A81">
      <w:pPr>
        <w:ind w:left="2160"/>
        <w:jc w:val="both"/>
        <w:rPr>
          <w:del w:id="74" w:author="Meryl Etman" w:date="2021-05-26T15:59:00Z"/>
          <w:sz w:val="24"/>
          <w:szCs w:val="24"/>
          <w:rtl/>
        </w:rPr>
      </w:pPr>
      <w:del w:id="75" w:author="Meryl Etman" w:date="2021-05-26T15:59:00Z">
        <w:r w:rsidRPr="00F069CD" w:rsidDel="00F069CD">
          <w:rPr>
            <w:rFonts w:hint="eastAsia"/>
            <w:sz w:val="24"/>
            <w:szCs w:val="24"/>
            <w:rtl/>
          </w:rPr>
          <w:delText>ככל</w:delText>
        </w:r>
        <w:r w:rsidRPr="00F069CD" w:rsidDel="00F069CD">
          <w:rPr>
            <w:sz w:val="24"/>
            <w:szCs w:val="24"/>
            <w:rtl/>
          </w:rPr>
          <w:delText xml:space="preserve"> </w:delText>
        </w:r>
        <w:r w:rsidRPr="00F069CD" w:rsidDel="00F069CD">
          <w:rPr>
            <w:rFonts w:hint="eastAsia"/>
            <w:sz w:val="24"/>
            <w:szCs w:val="24"/>
            <w:rtl/>
          </w:rPr>
          <w:delText>שיהיו</w:delText>
        </w:r>
        <w:r w:rsidRPr="00F069CD" w:rsidDel="00F069CD">
          <w:rPr>
            <w:sz w:val="24"/>
            <w:szCs w:val="24"/>
            <w:rtl/>
          </w:rPr>
          <w:delText xml:space="preserve"> </w:delText>
        </w:r>
        <w:r w:rsidRPr="00F069CD" w:rsidDel="00F069CD">
          <w:rPr>
            <w:rFonts w:hint="eastAsia"/>
            <w:sz w:val="24"/>
            <w:szCs w:val="24"/>
            <w:rtl/>
          </w:rPr>
          <w:delText>בביצוע</w:delText>
        </w:r>
        <w:r w:rsidRPr="00F069CD" w:rsidDel="00F069CD">
          <w:rPr>
            <w:sz w:val="24"/>
            <w:szCs w:val="24"/>
            <w:rtl/>
          </w:rPr>
          <w:delText xml:space="preserve"> </w:delText>
        </w:r>
        <w:r w:rsidRPr="00F069CD" w:rsidDel="00F069CD">
          <w:rPr>
            <w:rFonts w:hint="eastAsia"/>
            <w:sz w:val="24"/>
            <w:szCs w:val="24"/>
            <w:rtl/>
          </w:rPr>
          <w:delText>בו</w:delText>
        </w:r>
        <w:r w:rsidRPr="00F069CD" w:rsidDel="00F069CD">
          <w:rPr>
            <w:sz w:val="24"/>
            <w:szCs w:val="24"/>
            <w:rtl/>
          </w:rPr>
          <w:delText xml:space="preserve"> </w:delText>
        </w:r>
        <w:r w:rsidRPr="00F069CD" w:rsidDel="00F069CD">
          <w:rPr>
            <w:rFonts w:hint="eastAsia"/>
            <w:sz w:val="24"/>
            <w:szCs w:val="24"/>
            <w:rtl/>
          </w:rPr>
          <w:delText>זמנית</w:delText>
        </w:r>
        <w:r w:rsidRPr="00F069CD" w:rsidDel="00F069CD">
          <w:rPr>
            <w:sz w:val="24"/>
            <w:szCs w:val="24"/>
            <w:rtl/>
          </w:rPr>
          <w:delText xml:space="preserve"> </w:delText>
        </w:r>
        <w:r w:rsidRPr="00F069CD" w:rsidDel="00F069CD">
          <w:rPr>
            <w:rFonts w:hint="eastAsia"/>
            <w:sz w:val="24"/>
            <w:szCs w:val="24"/>
            <w:rtl/>
          </w:rPr>
          <w:delText>בשלבים</w:delText>
        </w:r>
        <w:r w:rsidRPr="00F069CD" w:rsidDel="00F069CD">
          <w:rPr>
            <w:sz w:val="24"/>
            <w:szCs w:val="24"/>
            <w:rtl/>
          </w:rPr>
          <w:delText xml:space="preserve"> </w:delText>
        </w:r>
        <w:r w:rsidRPr="00F069CD" w:rsidDel="00F069CD">
          <w:rPr>
            <w:rFonts w:hint="eastAsia"/>
            <w:sz w:val="24"/>
            <w:szCs w:val="24"/>
            <w:rtl/>
          </w:rPr>
          <w:delText>שונים</w:delText>
        </w:r>
        <w:r w:rsidRPr="00F069CD" w:rsidDel="00F069CD">
          <w:rPr>
            <w:sz w:val="24"/>
            <w:szCs w:val="24"/>
            <w:rtl/>
          </w:rPr>
          <w:delText xml:space="preserve">, </w:delText>
        </w:r>
        <w:r w:rsidRPr="00F069CD" w:rsidDel="00F069CD">
          <w:rPr>
            <w:rFonts w:hint="eastAsia"/>
            <w:sz w:val="24"/>
            <w:szCs w:val="24"/>
            <w:rtl/>
          </w:rPr>
          <w:delText>למעלה</w:delText>
        </w:r>
        <w:r w:rsidRPr="00F069CD" w:rsidDel="00F069CD">
          <w:rPr>
            <w:sz w:val="24"/>
            <w:szCs w:val="24"/>
            <w:rtl/>
          </w:rPr>
          <w:delText xml:space="preserve"> </w:delText>
        </w:r>
        <w:r w:rsidRPr="00F069CD" w:rsidDel="00F069CD">
          <w:rPr>
            <w:rFonts w:hint="eastAsia"/>
            <w:sz w:val="24"/>
            <w:szCs w:val="24"/>
            <w:rtl/>
          </w:rPr>
          <w:delText>מ</w:delText>
        </w:r>
        <w:r w:rsidRPr="00F069CD" w:rsidDel="00F069CD">
          <w:rPr>
            <w:sz w:val="24"/>
            <w:szCs w:val="24"/>
            <w:rtl/>
          </w:rPr>
          <w:delText xml:space="preserve">-70 </w:delText>
        </w:r>
        <w:r w:rsidRPr="00F069CD" w:rsidDel="00F069CD">
          <w:rPr>
            <w:rFonts w:hint="eastAsia"/>
            <w:sz w:val="24"/>
            <w:szCs w:val="24"/>
            <w:rtl/>
          </w:rPr>
          <w:delText>יח</w:delText>
        </w:r>
        <w:r w:rsidRPr="00F069CD" w:rsidDel="00F069CD">
          <w:rPr>
            <w:sz w:val="24"/>
            <w:szCs w:val="24"/>
            <w:rtl/>
          </w:rPr>
          <w:delText xml:space="preserve">"ד </w:delText>
        </w:r>
        <w:r w:rsidRPr="00F069CD" w:rsidDel="00F069CD">
          <w:rPr>
            <w:rFonts w:hint="eastAsia"/>
            <w:sz w:val="24"/>
            <w:szCs w:val="24"/>
            <w:rtl/>
          </w:rPr>
          <w:delText>יוצב</w:delText>
        </w:r>
        <w:r w:rsidRPr="00F069CD" w:rsidDel="00F069CD">
          <w:rPr>
            <w:sz w:val="24"/>
            <w:szCs w:val="24"/>
            <w:rtl/>
          </w:rPr>
          <w:delText xml:space="preserve"> </w:delText>
        </w:r>
        <w:r w:rsidRPr="00F069CD" w:rsidDel="00F069CD">
          <w:rPr>
            <w:rFonts w:hint="eastAsia"/>
            <w:sz w:val="24"/>
            <w:szCs w:val="24"/>
            <w:rtl/>
          </w:rPr>
          <w:delText>באתר</w:delText>
        </w:r>
        <w:r w:rsidRPr="00F069CD" w:rsidDel="00F069CD">
          <w:rPr>
            <w:sz w:val="24"/>
            <w:szCs w:val="24"/>
            <w:rtl/>
          </w:rPr>
          <w:delText xml:space="preserve"> </w:delText>
        </w:r>
        <w:r w:rsidRPr="00F069CD" w:rsidDel="00F069CD">
          <w:rPr>
            <w:rFonts w:hint="eastAsia"/>
            <w:sz w:val="24"/>
            <w:szCs w:val="24"/>
            <w:rtl/>
          </w:rPr>
          <w:delText>ראש</w:delText>
        </w:r>
        <w:r w:rsidRPr="00F069CD" w:rsidDel="00F069CD">
          <w:rPr>
            <w:sz w:val="24"/>
            <w:szCs w:val="24"/>
            <w:rtl/>
          </w:rPr>
          <w:delText xml:space="preserve"> </w:delText>
        </w:r>
        <w:r w:rsidRPr="00F069CD" w:rsidDel="00F069CD">
          <w:rPr>
            <w:rFonts w:hint="eastAsia"/>
            <w:sz w:val="24"/>
            <w:szCs w:val="24"/>
            <w:rtl/>
          </w:rPr>
          <w:delText>צוות</w:delText>
        </w:r>
        <w:r w:rsidRPr="00F069CD" w:rsidDel="00F069CD">
          <w:rPr>
            <w:sz w:val="24"/>
            <w:szCs w:val="24"/>
            <w:rtl/>
          </w:rPr>
          <w:delText xml:space="preserve"> </w:delText>
        </w:r>
        <w:r w:rsidRPr="00F069CD" w:rsidDel="00F069CD">
          <w:rPr>
            <w:rFonts w:hint="eastAsia"/>
            <w:sz w:val="24"/>
            <w:szCs w:val="24"/>
            <w:rtl/>
          </w:rPr>
          <w:delText>פיקוח</w:delText>
        </w:r>
        <w:r w:rsidRPr="00F069CD" w:rsidDel="00F069CD">
          <w:rPr>
            <w:sz w:val="24"/>
            <w:szCs w:val="24"/>
            <w:rtl/>
          </w:rPr>
          <w:delText>.</w:delText>
        </w:r>
      </w:del>
    </w:p>
    <w:p w14:paraId="2655AD52" w14:textId="2D899263" w:rsidR="00EB5A81" w:rsidRPr="00F069CD" w:rsidDel="00F069CD" w:rsidRDefault="00EB5A81" w:rsidP="00EB5A81">
      <w:pPr>
        <w:ind w:left="2160"/>
        <w:jc w:val="both"/>
        <w:rPr>
          <w:del w:id="76" w:author="Meryl Etman" w:date="2021-05-26T15:59:00Z"/>
          <w:color w:val="000000"/>
          <w:sz w:val="24"/>
          <w:szCs w:val="24"/>
          <w:rtl/>
        </w:rPr>
      </w:pPr>
      <w:del w:id="77" w:author="Meryl Etman" w:date="2021-05-26T15:59:00Z">
        <w:r w:rsidRPr="00F069CD" w:rsidDel="00F069CD">
          <w:rPr>
            <w:rFonts w:hint="eastAsia"/>
            <w:color w:val="000000"/>
            <w:sz w:val="24"/>
            <w:szCs w:val="24"/>
            <w:rtl/>
          </w:rPr>
          <w:delText>למען</w:delText>
        </w:r>
        <w:r w:rsidRPr="00F069CD" w:rsidDel="00F069CD">
          <w:rPr>
            <w:color w:val="000000"/>
            <w:sz w:val="24"/>
            <w:szCs w:val="24"/>
            <w:rtl/>
          </w:rPr>
          <w:delText xml:space="preserve"> </w:delText>
        </w:r>
        <w:r w:rsidRPr="00F069CD" w:rsidDel="00F069CD">
          <w:rPr>
            <w:rFonts w:hint="eastAsia"/>
            <w:color w:val="000000"/>
            <w:sz w:val="24"/>
            <w:szCs w:val="24"/>
            <w:rtl/>
          </w:rPr>
          <w:delText>הסר</w:delText>
        </w:r>
        <w:r w:rsidRPr="00F069CD" w:rsidDel="00F069CD">
          <w:rPr>
            <w:color w:val="000000"/>
            <w:sz w:val="24"/>
            <w:szCs w:val="24"/>
            <w:rtl/>
          </w:rPr>
          <w:delText xml:space="preserve"> </w:delText>
        </w:r>
        <w:r w:rsidRPr="00F069CD" w:rsidDel="00F069CD">
          <w:rPr>
            <w:rFonts w:hint="eastAsia"/>
            <w:color w:val="000000"/>
            <w:sz w:val="24"/>
            <w:szCs w:val="24"/>
            <w:rtl/>
          </w:rPr>
          <w:delText>ספק</w:delText>
        </w:r>
        <w:r w:rsidRPr="00F069CD" w:rsidDel="00F069CD">
          <w:rPr>
            <w:color w:val="000000"/>
            <w:sz w:val="24"/>
            <w:szCs w:val="24"/>
            <w:rtl/>
          </w:rPr>
          <w:delText xml:space="preserve">, </w:delText>
        </w:r>
        <w:r w:rsidRPr="00F069CD" w:rsidDel="00F069CD">
          <w:rPr>
            <w:rFonts w:hint="eastAsia"/>
            <w:color w:val="000000"/>
            <w:sz w:val="24"/>
            <w:szCs w:val="24"/>
            <w:rtl/>
          </w:rPr>
          <w:delText>אין</w:delText>
        </w:r>
        <w:r w:rsidRPr="00F069CD" w:rsidDel="00F069CD">
          <w:rPr>
            <w:color w:val="000000"/>
            <w:sz w:val="24"/>
            <w:szCs w:val="24"/>
            <w:rtl/>
          </w:rPr>
          <w:delText xml:space="preserve"> </w:delText>
        </w:r>
        <w:r w:rsidRPr="00F069CD" w:rsidDel="00F069CD">
          <w:rPr>
            <w:rFonts w:hint="eastAsia"/>
            <w:color w:val="000000"/>
            <w:sz w:val="24"/>
            <w:szCs w:val="24"/>
            <w:rtl/>
          </w:rPr>
          <w:delText>באמור</w:delText>
        </w:r>
        <w:r w:rsidRPr="00F069CD" w:rsidDel="00F069CD">
          <w:rPr>
            <w:color w:val="000000"/>
            <w:sz w:val="24"/>
            <w:szCs w:val="24"/>
            <w:rtl/>
          </w:rPr>
          <w:delText xml:space="preserve"> </w:delText>
        </w:r>
        <w:r w:rsidRPr="00F069CD" w:rsidDel="00F069CD">
          <w:rPr>
            <w:rFonts w:hint="eastAsia"/>
            <w:color w:val="000000"/>
            <w:sz w:val="24"/>
            <w:szCs w:val="24"/>
            <w:rtl/>
          </w:rPr>
          <w:delText>כדי</w:delText>
        </w:r>
        <w:r w:rsidRPr="00F069CD" w:rsidDel="00F069CD">
          <w:rPr>
            <w:color w:val="000000"/>
            <w:sz w:val="24"/>
            <w:szCs w:val="24"/>
            <w:rtl/>
          </w:rPr>
          <w:delText xml:space="preserve"> </w:delText>
        </w:r>
        <w:r w:rsidRPr="00F069CD" w:rsidDel="00F069CD">
          <w:rPr>
            <w:rFonts w:hint="eastAsia"/>
            <w:color w:val="000000"/>
            <w:sz w:val="24"/>
            <w:szCs w:val="24"/>
            <w:rtl/>
          </w:rPr>
          <w:delText>לגרוע</w:delText>
        </w:r>
        <w:r w:rsidRPr="00F069CD" w:rsidDel="00F069CD">
          <w:rPr>
            <w:color w:val="000000"/>
            <w:sz w:val="24"/>
            <w:szCs w:val="24"/>
            <w:rtl/>
          </w:rPr>
          <w:delText xml:space="preserve"> </w:delText>
        </w:r>
        <w:r w:rsidRPr="00F069CD" w:rsidDel="00F069CD">
          <w:rPr>
            <w:rFonts w:hint="eastAsia"/>
            <w:color w:val="000000"/>
            <w:sz w:val="24"/>
            <w:szCs w:val="24"/>
            <w:rtl/>
          </w:rPr>
          <w:delText>מזכותו</w:delText>
        </w:r>
        <w:r w:rsidRPr="00F069CD" w:rsidDel="00F069CD">
          <w:rPr>
            <w:color w:val="000000"/>
            <w:sz w:val="24"/>
            <w:szCs w:val="24"/>
            <w:rtl/>
          </w:rPr>
          <w:delText xml:space="preserve"> </w:delText>
        </w:r>
        <w:r w:rsidRPr="00F069CD" w:rsidDel="00F069CD">
          <w:rPr>
            <w:rFonts w:hint="eastAsia"/>
            <w:color w:val="000000"/>
            <w:sz w:val="24"/>
            <w:szCs w:val="24"/>
            <w:rtl/>
          </w:rPr>
          <w:delText>של</w:delText>
        </w:r>
        <w:r w:rsidRPr="00F069CD" w:rsidDel="00F069CD">
          <w:rPr>
            <w:color w:val="000000"/>
            <w:sz w:val="24"/>
            <w:szCs w:val="24"/>
            <w:rtl/>
          </w:rPr>
          <w:delText xml:space="preserve"> </w:delText>
        </w:r>
        <w:r w:rsidRPr="00F069CD" w:rsidDel="00F069CD">
          <w:rPr>
            <w:rFonts w:hint="eastAsia"/>
            <w:color w:val="000000"/>
            <w:sz w:val="24"/>
            <w:szCs w:val="24"/>
            <w:rtl/>
          </w:rPr>
          <w:delText>המזמין</w:delText>
        </w:r>
        <w:r w:rsidRPr="00F069CD" w:rsidDel="00F069CD">
          <w:rPr>
            <w:color w:val="000000"/>
            <w:sz w:val="24"/>
            <w:szCs w:val="24"/>
            <w:rtl/>
          </w:rPr>
          <w:delText xml:space="preserve"> </w:delText>
        </w:r>
        <w:r w:rsidRPr="00F069CD" w:rsidDel="00F069CD">
          <w:rPr>
            <w:rFonts w:hint="eastAsia"/>
            <w:color w:val="000000"/>
            <w:sz w:val="24"/>
            <w:szCs w:val="24"/>
            <w:rtl/>
          </w:rPr>
          <w:delText>להורות</w:delText>
        </w:r>
        <w:r w:rsidRPr="00F069CD" w:rsidDel="00F069CD">
          <w:rPr>
            <w:color w:val="000000"/>
            <w:sz w:val="24"/>
            <w:szCs w:val="24"/>
            <w:rtl/>
          </w:rPr>
          <w:delText xml:space="preserve"> </w:delText>
        </w:r>
        <w:r w:rsidRPr="00F069CD" w:rsidDel="00F069CD">
          <w:rPr>
            <w:rFonts w:hint="eastAsia"/>
            <w:color w:val="000000"/>
            <w:sz w:val="24"/>
            <w:szCs w:val="24"/>
            <w:rtl/>
          </w:rPr>
          <w:delText>למפקח</w:delText>
        </w:r>
        <w:r w:rsidRPr="00F069CD" w:rsidDel="00F069CD">
          <w:rPr>
            <w:color w:val="000000"/>
            <w:sz w:val="24"/>
            <w:szCs w:val="24"/>
            <w:rtl/>
          </w:rPr>
          <w:delText xml:space="preserve"> </w:delText>
        </w:r>
        <w:r w:rsidRPr="00F069CD" w:rsidDel="00F069CD">
          <w:rPr>
            <w:rFonts w:hint="eastAsia"/>
            <w:color w:val="000000"/>
            <w:sz w:val="24"/>
            <w:szCs w:val="24"/>
            <w:rtl/>
          </w:rPr>
          <w:delText>להגדיל</w:delText>
        </w:r>
        <w:r w:rsidRPr="00F069CD" w:rsidDel="00F069CD">
          <w:rPr>
            <w:color w:val="000000"/>
            <w:sz w:val="24"/>
            <w:szCs w:val="24"/>
            <w:rtl/>
          </w:rPr>
          <w:delText xml:space="preserve"> </w:delText>
        </w:r>
        <w:r w:rsidRPr="00F069CD" w:rsidDel="00F069CD">
          <w:rPr>
            <w:rFonts w:hint="eastAsia"/>
            <w:color w:val="000000"/>
            <w:sz w:val="24"/>
            <w:szCs w:val="24"/>
            <w:rtl/>
          </w:rPr>
          <w:delText>את</w:delText>
        </w:r>
        <w:r w:rsidRPr="00F069CD" w:rsidDel="00F069CD">
          <w:rPr>
            <w:color w:val="000000"/>
            <w:sz w:val="24"/>
            <w:szCs w:val="24"/>
            <w:rtl/>
          </w:rPr>
          <w:delText xml:space="preserve"> </w:delText>
        </w:r>
        <w:r w:rsidRPr="00F069CD" w:rsidDel="00F069CD">
          <w:rPr>
            <w:rFonts w:hint="eastAsia"/>
            <w:color w:val="000000"/>
            <w:sz w:val="24"/>
            <w:szCs w:val="24"/>
            <w:rtl/>
          </w:rPr>
          <w:delText>צוות</w:delText>
        </w:r>
        <w:r w:rsidRPr="00F069CD" w:rsidDel="00F069CD">
          <w:rPr>
            <w:color w:val="000000"/>
            <w:sz w:val="24"/>
            <w:szCs w:val="24"/>
            <w:rtl/>
          </w:rPr>
          <w:delText xml:space="preserve"> </w:delText>
        </w:r>
        <w:r w:rsidRPr="00F069CD" w:rsidDel="00F069CD">
          <w:rPr>
            <w:rFonts w:hint="eastAsia"/>
            <w:color w:val="000000"/>
            <w:sz w:val="24"/>
            <w:szCs w:val="24"/>
            <w:rtl/>
          </w:rPr>
          <w:delText>עובדיו</w:delText>
        </w:r>
        <w:r w:rsidRPr="00F069CD" w:rsidDel="00F069CD">
          <w:rPr>
            <w:color w:val="000000"/>
            <w:sz w:val="24"/>
            <w:szCs w:val="24"/>
            <w:rtl/>
          </w:rPr>
          <w:delText xml:space="preserve"> , </w:delText>
        </w:r>
        <w:r w:rsidRPr="00F069CD" w:rsidDel="00F069CD">
          <w:rPr>
            <w:rFonts w:hint="eastAsia"/>
            <w:color w:val="000000"/>
            <w:sz w:val="24"/>
            <w:szCs w:val="24"/>
            <w:rtl/>
          </w:rPr>
          <w:delText>לרבות</w:delText>
        </w:r>
        <w:r w:rsidRPr="00F069CD" w:rsidDel="00F069CD">
          <w:rPr>
            <w:color w:val="000000"/>
            <w:sz w:val="24"/>
            <w:szCs w:val="24"/>
            <w:rtl/>
          </w:rPr>
          <w:delText xml:space="preserve"> </w:delText>
        </w:r>
        <w:r w:rsidRPr="00F069CD" w:rsidDel="00F069CD">
          <w:rPr>
            <w:rFonts w:hint="eastAsia"/>
            <w:color w:val="000000"/>
            <w:sz w:val="24"/>
            <w:szCs w:val="24"/>
            <w:rtl/>
          </w:rPr>
          <w:delText>המפקחים</w:delText>
        </w:r>
        <w:r w:rsidRPr="00F069CD" w:rsidDel="00F069CD">
          <w:rPr>
            <w:color w:val="000000"/>
            <w:sz w:val="24"/>
            <w:szCs w:val="24"/>
            <w:rtl/>
          </w:rPr>
          <w:delText xml:space="preserve">, </w:delText>
        </w:r>
        <w:r w:rsidRPr="00F069CD" w:rsidDel="00F069CD">
          <w:rPr>
            <w:rFonts w:hint="eastAsia"/>
            <w:color w:val="000000"/>
            <w:sz w:val="24"/>
            <w:szCs w:val="24"/>
            <w:rtl/>
          </w:rPr>
          <w:delText>כאמור</w:delText>
        </w:r>
        <w:r w:rsidRPr="00F069CD" w:rsidDel="00F069CD">
          <w:rPr>
            <w:color w:val="000000"/>
            <w:sz w:val="24"/>
            <w:szCs w:val="24"/>
            <w:rtl/>
          </w:rPr>
          <w:delText xml:space="preserve"> </w:delText>
        </w:r>
        <w:r w:rsidRPr="00F069CD" w:rsidDel="00F069CD">
          <w:rPr>
            <w:rFonts w:hint="eastAsia"/>
            <w:color w:val="000000"/>
            <w:sz w:val="24"/>
            <w:szCs w:val="24"/>
            <w:rtl/>
          </w:rPr>
          <w:delText>בסעיף</w:delText>
        </w:r>
        <w:r w:rsidRPr="00F069CD" w:rsidDel="00F069CD">
          <w:rPr>
            <w:color w:val="000000"/>
            <w:sz w:val="24"/>
            <w:szCs w:val="24"/>
            <w:rtl/>
          </w:rPr>
          <w:delText xml:space="preserve"> 3.3 </w:delText>
        </w:r>
        <w:r w:rsidRPr="00F069CD" w:rsidDel="00F069CD">
          <w:rPr>
            <w:rFonts w:hint="eastAsia"/>
            <w:color w:val="000000"/>
            <w:sz w:val="24"/>
            <w:szCs w:val="24"/>
            <w:rtl/>
          </w:rPr>
          <w:delText>לחוזה</w:delText>
        </w:r>
        <w:r w:rsidRPr="00F069CD" w:rsidDel="00F069CD">
          <w:rPr>
            <w:color w:val="000000"/>
            <w:sz w:val="24"/>
            <w:szCs w:val="24"/>
            <w:rtl/>
          </w:rPr>
          <w:delText>.</w:delText>
        </w:r>
      </w:del>
    </w:p>
    <w:p w14:paraId="3FE6DA3D" w14:textId="037B73F0" w:rsidR="00EB5A81" w:rsidRPr="00F069CD" w:rsidRDefault="00EB5A81">
      <w:pPr>
        <w:ind w:left="2180" w:hanging="720"/>
        <w:jc w:val="both"/>
        <w:rPr>
          <w:color w:val="000000"/>
          <w:sz w:val="24"/>
          <w:szCs w:val="24"/>
          <w:rtl/>
        </w:rPr>
        <w:pPrChange w:id="78" w:author="Meryl Etman" w:date="2021-05-26T15:59:00Z">
          <w:pPr>
            <w:ind w:left="2160"/>
            <w:jc w:val="both"/>
          </w:pPr>
        </w:pPrChange>
      </w:pPr>
      <w:del w:id="79" w:author="Meryl Etman" w:date="2021-05-26T15:59:00Z">
        <w:r w:rsidRPr="00F069CD" w:rsidDel="00F069CD">
          <w:rPr>
            <w:rFonts w:hint="eastAsia"/>
            <w:color w:val="000000"/>
            <w:sz w:val="24"/>
            <w:szCs w:val="24"/>
            <w:rtl/>
          </w:rPr>
          <w:delText>כל</w:delText>
        </w:r>
        <w:r w:rsidRPr="00F069CD" w:rsidDel="00F069CD">
          <w:rPr>
            <w:color w:val="000000"/>
            <w:sz w:val="24"/>
            <w:szCs w:val="24"/>
            <w:rtl/>
          </w:rPr>
          <w:delText xml:space="preserve"> אחד מהמפקחים וראש צוות הפיקוח כאמור בסעיף זה יהיו נוכחים באתר ככל שיידרש ובכל מקרה לא פחות מהיקף שעות של משרה מלאה לרבות ימי שישי. </w:delText>
        </w:r>
      </w:del>
      <w:ins w:id="80" w:author="Meryl Etman" w:date="2021-05-26T15:59:00Z">
        <w:r w:rsidR="00F069CD" w:rsidRPr="00F069CD">
          <w:rPr>
            <w:rFonts w:hint="eastAsia"/>
            <w:color w:val="000000"/>
            <w:sz w:val="24"/>
            <w:szCs w:val="24"/>
            <w:rtl/>
            <w:rPrChange w:id="81" w:author="Meryl Etman" w:date="2021-05-26T15:59:00Z">
              <w:rPr>
                <w:rFonts w:hint="eastAsia"/>
                <w:b/>
                <w:bCs/>
                <w:color w:val="000000"/>
                <w:sz w:val="24"/>
                <w:szCs w:val="24"/>
                <w:rtl/>
              </w:rPr>
            </w:rPrChange>
          </w:rPr>
          <w:t>מבוטל</w:t>
        </w:r>
        <w:r w:rsidR="00F069CD" w:rsidRPr="00F069CD">
          <w:rPr>
            <w:color w:val="000000"/>
            <w:sz w:val="24"/>
            <w:szCs w:val="24"/>
            <w:rtl/>
            <w:rPrChange w:id="82" w:author="Meryl Etman" w:date="2021-05-26T15:59:00Z">
              <w:rPr>
                <w:b/>
                <w:bCs/>
                <w:color w:val="000000"/>
                <w:sz w:val="24"/>
                <w:szCs w:val="24"/>
                <w:rtl/>
              </w:rPr>
            </w:rPrChange>
          </w:rPr>
          <w:t>.</w:t>
        </w:r>
      </w:ins>
    </w:p>
    <w:p w14:paraId="164F1986" w14:textId="77777777" w:rsidR="00EB5A81" w:rsidRDefault="00EB5A81" w:rsidP="00EB5A81">
      <w:pPr>
        <w:ind w:left="2180" w:hanging="20"/>
        <w:jc w:val="both"/>
        <w:rPr>
          <w:color w:val="000000"/>
          <w:sz w:val="24"/>
          <w:szCs w:val="24"/>
          <w:rtl/>
        </w:rPr>
      </w:pPr>
    </w:p>
    <w:p w14:paraId="7392E877" w14:textId="77777777" w:rsidR="00EB5A81" w:rsidRDefault="00EB5A81" w:rsidP="00EB5A81">
      <w:pPr>
        <w:ind w:firstLine="746"/>
        <w:jc w:val="both"/>
        <w:rPr>
          <w:color w:val="000000"/>
          <w:sz w:val="24"/>
          <w:szCs w:val="24"/>
          <w:rtl/>
        </w:rPr>
      </w:pPr>
    </w:p>
    <w:p w14:paraId="65ED25AC" w14:textId="77777777" w:rsidR="00EB5A81" w:rsidRPr="009014A0" w:rsidRDefault="00EB5A81" w:rsidP="00EB5A81">
      <w:pPr>
        <w:ind w:left="820" w:hanging="580"/>
        <w:jc w:val="both"/>
        <w:rPr>
          <w:color w:val="000000"/>
          <w:sz w:val="24"/>
          <w:szCs w:val="24"/>
          <w:rtl/>
        </w:rPr>
      </w:pPr>
    </w:p>
    <w:p w14:paraId="55CB2ED8" w14:textId="0BEBEC16" w:rsidR="00EB5A81" w:rsidRPr="009014A0" w:rsidRDefault="00EB5A81" w:rsidP="00EB5A81">
      <w:pPr>
        <w:pStyle w:val="Heading1"/>
        <w:ind w:left="740" w:hanging="720"/>
        <w:rPr>
          <w:color w:val="000000"/>
          <w:sz w:val="24"/>
          <w:rtl/>
        </w:rPr>
      </w:pPr>
      <w:r w:rsidRPr="009014A0">
        <w:rPr>
          <w:color w:val="000000"/>
          <w:sz w:val="24"/>
          <w:rtl/>
        </w:rPr>
        <w:t>3.4</w:t>
      </w:r>
      <w:r w:rsidRPr="009014A0">
        <w:rPr>
          <w:color w:val="000000"/>
          <w:sz w:val="24"/>
          <w:rtl/>
        </w:rPr>
        <w:tab/>
        <w:t xml:space="preserve">המנהל הראשי במשרד המפקח הוא : </w:t>
      </w:r>
      <w:sdt>
        <w:sdtPr>
          <w:rPr>
            <w:bCs/>
            <w:color w:val="0000FF"/>
            <w:sz w:val="24"/>
            <w:rtl/>
          </w:rPr>
          <w:alias w:val="שדה נוסף 6"/>
          <w:tag w:val="cntCustomField6"/>
          <w:id w:val="544404855"/>
          <w:placeholder>
            <w:docPart w:val="0A972B96F31F4836A3CB8E6D5EFA1C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83" w:author="Meryl Etman" w:date="2021-05-26T15:56:00Z">
            <w:r w:rsidR="006E4AA5">
              <w:rPr>
                <w:bCs/>
                <w:color w:val="0000FF"/>
                <w:sz w:val="24"/>
                <w:rtl/>
              </w:rPr>
              <w:t>עבדאללה קבאני</w:t>
            </w:r>
          </w:ins>
        </w:sdtContent>
      </w:sdt>
    </w:p>
    <w:p w14:paraId="6ED0FBDE" w14:textId="77777777" w:rsidR="00EB5A81" w:rsidRDefault="00EB5A81" w:rsidP="00EB5A81">
      <w:pPr>
        <w:ind w:left="820" w:hanging="580"/>
        <w:jc w:val="both"/>
        <w:rPr>
          <w:color w:val="000000"/>
          <w:sz w:val="24"/>
          <w:szCs w:val="24"/>
          <w:rtl/>
        </w:rPr>
      </w:pPr>
    </w:p>
    <w:p w14:paraId="625B66F6" w14:textId="77777777" w:rsidR="00EB5A81" w:rsidRDefault="00EB5A81" w:rsidP="00EB5A81">
      <w:pPr>
        <w:pStyle w:val="Heading1"/>
        <w:ind w:left="740" w:hanging="720"/>
        <w:rPr>
          <w:color w:val="000000"/>
          <w:sz w:val="24"/>
          <w:rtl/>
        </w:rPr>
      </w:pPr>
      <w:r w:rsidRPr="009014A0">
        <w:rPr>
          <w:color w:val="000000"/>
          <w:sz w:val="24"/>
          <w:rtl/>
        </w:rPr>
        <w:t>5.2</w:t>
      </w:r>
      <w:r w:rsidRPr="009014A0">
        <w:rPr>
          <w:color w:val="000000"/>
          <w:sz w:val="24"/>
          <w:rtl/>
        </w:rPr>
        <w:tab/>
        <w:t>הנושאים הם:</w:t>
      </w:r>
    </w:p>
    <w:p w14:paraId="6789DA2F" w14:textId="77777777" w:rsidR="00EB5A81" w:rsidRPr="009014A0" w:rsidRDefault="00EB5A81" w:rsidP="00EB5A81">
      <w:pPr>
        <w:ind w:left="820" w:hanging="580"/>
        <w:jc w:val="both"/>
        <w:rPr>
          <w:color w:val="000000"/>
          <w:sz w:val="24"/>
          <w:szCs w:val="24"/>
          <w:rtl/>
        </w:rPr>
      </w:pPr>
    </w:p>
    <w:p w14:paraId="2E842FB7" w14:textId="77777777" w:rsidR="00EB5A81" w:rsidRPr="009014A0" w:rsidRDefault="00EB5A81" w:rsidP="00EB5A81">
      <w:pPr>
        <w:ind w:left="1460" w:hanging="714"/>
        <w:jc w:val="both"/>
        <w:rPr>
          <w:color w:val="000000"/>
          <w:sz w:val="24"/>
          <w:szCs w:val="24"/>
          <w:rtl/>
        </w:rPr>
      </w:pPr>
      <w:r w:rsidRPr="009014A0">
        <w:rPr>
          <w:color w:val="000000"/>
          <w:sz w:val="24"/>
          <w:szCs w:val="24"/>
          <w:rtl/>
        </w:rPr>
        <w:t>א.</w:t>
      </w:r>
      <w:r w:rsidRPr="009014A0">
        <w:rPr>
          <w:color w:val="000000"/>
          <w:sz w:val="24"/>
          <w:szCs w:val="24"/>
          <w:rtl/>
        </w:rPr>
        <w:tab/>
        <w:t>התקדמות שרותי המפקח</w:t>
      </w:r>
      <w:r>
        <w:rPr>
          <w:rFonts w:hint="cs"/>
          <w:color w:val="000000"/>
          <w:sz w:val="24"/>
          <w:szCs w:val="24"/>
          <w:rtl/>
        </w:rPr>
        <w:t>;</w:t>
      </w:r>
    </w:p>
    <w:p w14:paraId="202755E0" w14:textId="77777777" w:rsidR="00EB5A81" w:rsidRPr="009014A0" w:rsidRDefault="00EB5A81" w:rsidP="00EB5A81">
      <w:pPr>
        <w:ind w:left="1460" w:hanging="714"/>
        <w:jc w:val="both"/>
        <w:rPr>
          <w:color w:val="000000"/>
          <w:sz w:val="24"/>
          <w:szCs w:val="24"/>
          <w:rtl/>
        </w:rPr>
      </w:pPr>
      <w:r w:rsidRPr="009014A0">
        <w:rPr>
          <w:color w:val="000000"/>
          <w:sz w:val="24"/>
          <w:szCs w:val="24"/>
          <w:rtl/>
        </w:rPr>
        <w:t>ב.</w:t>
      </w:r>
      <w:r w:rsidRPr="009014A0">
        <w:rPr>
          <w:color w:val="000000"/>
          <w:sz w:val="24"/>
          <w:szCs w:val="24"/>
          <w:rtl/>
        </w:rPr>
        <w:tab/>
        <w:t>לוח זמנים מפורט ומתואם לעבודות תכנון המתכננים והיועצים וביצוע הקבלנים והספקים</w:t>
      </w:r>
      <w:r>
        <w:rPr>
          <w:rFonts w:hint="cs"/>
          <w:color w:val="000000"/>
          <w:sz w:val="24"/>
          <w:szCs w:val="24"/>
          <w:rtl/>
        </w:rPr>
        <w:t>;</w:t>
      </w:r>
    </w:p>
    <w:p w14:paraId="2016366A" w14:textId="77777777" w:rsidR="00EB5A81" w:rsidRPr="009014A0" w:rsidRDefault="00EB5A81" w:rsidP="00EB5A81">
      <w:pPr>
        <w:ind w:left="1460" w:hanging="714"/>
        <w:jc w:val="both"/>
        <w:rPr>
          <w:color w:val="000000"/>
          <w:sz w:val="24"/>
          <w:szCs w:val="24"/>
          <w:rtl/>
        </w:rPr>
      </w:pPr>
      <w:r w:rsidRPr="009014A0">
        <w:rPr>
          <w:color w:val="000000"/>
          <w:sz w:val="24"/>
          <w:szCs w:val="24"/>
          <w:rtl/>
        </w:rPr>
        <w:t>ג.</w:t>
      </w:r>
      <w:r w:rsidRPr="009014A0">
        <w:rPr>
          <w:color w:val="000000"/>
          <w:sz w:val="24"/>
          <w:szCs w:val="24"/>
          <w:rtl/>
        </w:rPr>
        <w:tab/>
        <w:t>סטיות מלוח הזמנים לרבות סיבת הסטי</w:t>
      </w:r>
      <w:r>
        <w:rPr>
          <w:rFonts w:hint="cs"/>
          <w:color w:val="000000"/>
          <w:sz w:val="24"/>
          <w:szCs w:val="24"/>
          <w:rtl/>
        </w:rPr>
        <w:t>י</w:t>
      </w:r>
      <w:r w:rsidRPr="009014A0">
        <w:rPr>
          <w:color w:val="000000"/>
          <w:sz w:val="24"/>
          <w:szCs w:val="24"/>
          <w:rtl/>
        </w:rPr>
        <w:t>ה</w:t>
      </w:r>
      <w:r>
        <w:rPr>
          <w:rFonts w:hint="cs"/>
          <w:color w:val="000000"/>
          <w:sz w:val="24"/>
          <w:szCs w:val="24"/>
          <w:rtl/>
        </w:rPr>
        <w:t>;</w:t>
      </w:r>
    </w:p>
    <w:p w14:paraId="0F32314A" w14:textId="77777777" w:rsidR="00EB5A81" w:rsidRPr="009014A0" w:rsidRDefault="00EB5A81" w:rsidP="00EB5A81">
      <w:pPr>
        <w:ind w:left="1460" w:hanging="714"/>
        <w:jc w:val="both"/>
        <w:rPr>
          <w:color w:val="000000"/>
          <w:sz w:val="24"/>
          <w:szCs w:val="24"/>
          <w:rtl/>
        </w:rPr>
      </w:pPr>
      <w:r w:rsidRPr="009014A0">
        <w:rPr>
          <w:color w:val="000000"/>
          <w:sz w:val="24"/>
          <w:szCs w:val="24"/>
          <w:rtl/>
        </w:rPr>
        <w:t>ד.</w:t>
      </w:r>
      <w:r w:rsidRPr="009014A0">
        <w:rPr>
          <w:color w:val="000000"/>
          <w:sz w:val="24"/>
          <w:szCs w:val="24"/>
          <w:rtl/>
        </w:rPr>
        <w:tab/>
        <w:t>עדכון תאום לוח הזמנים המתחייב מסטיות לרבות ת</w:t>
      </w:r>
      <w:r w:rsidR="00D62E1A">
        <w:rPr>
          <w:rFonts w:hint="cs"/>
          <w:color w:val="000000"/>
          <w:sz w:val="24"/>
          <w:szCs w:val="24"/>
          <w:rtl/>
        </w:rPr>
        <w:t>י</w:t>
      </w:r>
      <w:r w:rsidRPr="009014A0">
        <w:rPr>
          <w:color w:val="000000"/>
          <w:sz w:val="24"/>
          <w:szCs w:val="24"/>
          <w:rtl/>
        </w:rPr>
        <w:t>אור השלכות התאום על הפרויקט</w:t>
      </w:r>
      <w:r>
        <w:rPr>
          <w:rFonts w:hint="cs"/>
          <w:color w:val="000000"/>
          <w:sz w:val="24"/>
          <w:szCs w:val="24"/>
          <w:rtl/>
        </w:rPr>
        <w:t>;</w:t>
      </w:r>
    </w:p>
    <w:p w14:paraId="1399A0E1" w14:textId="77777777" w:rsidR="00EB5A81" w:rsidRPr="009014A0" w:rsidRDefault="00EB5A81" w:rsidP="00EB5A81">
      <w:pPr>
        <w:ind w:left="1460" w:hanging="714"/>
        <w:jc w:val="both"/>
        <w:rPr>
          <w:color w:val="000000"/>
          <w:sz w:val="24"/>
          <w:szCs w:val="24"/>
          <w:rtl/>
        </w:rPr>
      </w:pPr>
      <w:r w:rsidRPr="009014A0">
        <w:rPr>
          <w:color w:val="000000"/>
          <w:sz w:val="24"/>
          <w:szCs w:val="24"/>
          <w:rtl/>
        </w:rPr>
        <w:t>ה.</w:t>
      </w:r>
      <w:r w:rsidRPr="009014A0">
        <w:rPr>
          <w:color w:val="000000"/>
          <w:sz w:val="24"/>
          <w:szCs w:val="24"/>
          <w:rtl/>
        </w:rPr>
        <w:tab/>
        <w:t>סטיות מהערכות ו/או תחזיות תקציביות והשלכותיהן</w:t>
      </w:r>
      <w:r>
        <w:rPr>
          <w:rFonts w:hint="cs"/>
          <w:color w:val="000000"/>
          <w:sz w:val="24"/>
          <w:szCs w:val="24"/>
          <w:rtl/>
        </w:rPr>
        <w:t>;</w:t>
      </w:r>
    </w:p>
    <w:p w14:paraId="07BD85AC" w14:textId="77777777" w:rsidR="00EB5A81" w:rsidRPr="009014A0" w:rsidRDefault="00EB5A81" w:rsidP="00EB5A81">
      <w:pPr>
        <w:ind w:left="1460" w:hanging="714"/>
        <w:jc w:val="both"/>
        <w:rPr>
          <w:color w:val="000000"/>
          <w:sz w:val="24"/>
          <w:szCs w:val="24"/>
          <w:rtl/>
        </w:rPr>
      </w:pPr>
      <w:r w:rsidRPr="009014A0">
        <w:rPr>
          <w:color w:val="000000"/>
          <w:sz w:val="24"/>
          <w:szCs w:val="24"/>
          <w:rtl/>
        </w:rPr>
        <w:t>ו.</w:t>
      </w:r>
      <w:r w:rsidRPr="009014A0">
        <w:rPr>
          <w:color w:val="000000"/>
          <w:sz w:val="24"/>
          <w:szCs w:val="24"/>
          <w:rtl/>
        </w:rPr>
        <w:tab/>
        <w:t>ריכוז הוראות שנויים</w:t>
      </w:r>
      <w:r>
        <w:rPr>
          <w:rFonts w:hint="cs"/>
          <w:color w:val="000000"/>
          <w:sz w:val="24"/>
          <w:szCs w:val="24"/>
          <w:rtl/>
        </w:rPr>
        <w:t>;</w:t>
      </w:r>
    </w:p>
    <w:p w14:paraId="0CBDD83A" w14:textId="77777777" w:rsidR="00EB5A81" w:rsidRPr="009014A0" w:rsidRDefault="00EB5A81" w:rsidP="00EB5A81">
      <w:pPr>
        <w:ind w:left="1460" w:hanging="714"/>
        <w:jc w:val="both"/>
        <w:rPr>
          <w:color w:val="000000"/>
          <w:sz w:val="24"/>
          <w:szCs w:val="24"/>
          <w:rtl/>
        </w:rPr>
      </w:pPr>
      <w:r w:rsidRPr="009014A0">
        <w:rPr>
          <w:color w:val="000000"/>
          <w:sz w:val="24"/>
          <w:szCs w:val="24"/>
          <w:rtl/>
        </w:rPr>
        <w:t>ז.</w:t>
      </w:r>
      <w:r w:rsidRPr="009014A0">
        <w:rPr>
          <w:color w:val="000000"/>
          <w:sz w:val="24"/>
          <w:szCs w:val="24"/>
          <w:rtl/>
        </w:rPr>
        <w:tab/>
        <w:t>רשימת נושאים הדורשים החלטת המנהל או המזמין להתקדמות בתהליכים המפורטים בשירותי המפקח.</w:t>
      </w:r>
    </w:p>
    <w:p w14:paraId="6A1CDA25" w14:textId="77777777" w:rsidR="00EB5A81" w:rsidRPr="009014A0" w:rsidRDefault="00EB5A81" w:rsidP="00EB5A81">
      <w:pPr>
        <w:jc w:val="both"/>
        <w:rPr>
          <w:color w:val="000000"/>
          <w:sz w:val="24"/>
          <w:szCs w:val="24"/>
          <w:rtl/>
        </w:rPr>
      </w:pPr>
    </w:p>
    <w:p w14:paraId="6FE9BCAB" w14:textId="2320762F" w:rsidR="00EB5A81" w:rsidRDefault="00EB5A81" w:rsidP="00EB5A81">
      <w:pPr>
        <w:pStyle w:val="Heading1"/>
        <w:ind w:left="740" w:hanging="720"/>
        <w:rPr>
          <w:b/>
          <w:sz w:val="24"/>
          <w:rtl/>
        </w:rPr>
      </w:pPr>
      <w:r>
        <w:rPr>
          <w:rFonts w:hint="cs"/>
          <w:b/>
          <w:sz w:val="24"/>
          <w:rtl/>
        </w:rPr>
        <w:t>13.8</w:t>
      </w:r>
      <w:r>
        <w:rPr>
          <w:rFonts w:hint="cs"/>
          <w:b/>
          <w:sz w:val="24"/>
          <w:rtl/>
        </w:rPr>
        <w:tab/>
      </w:r>
      <w:r>
        <w:rPr>
          <w:b/>
          <w:sz w:val="24"/>
          <w:rtl/>
        </w:rPr>
        <w:t>לכל אחד מיחידי המזמין זכויות והתחייבויות בשיעור המפורט להלן מזכויות והתחייבויות המזמין עפ"י חוזה זה:</w:t>
      </w:r>
      <w:r w:rsidR="00D62E1A" w:rsidRPr="00D62E1A">
        <w:rPr>
          <w:rFonts w:hint="cs"/>
          <w:color w:val="008000"/>
          <w:sz w:val="24"/>
          <w:rtl/>
        </w:rPr>
        <w:t xml:space="preserve"> </w:t>
      </w:r>
      <w:sdt>
        <w:sdtPr>
          <w:rPr>
            <w:rFonts w:hint="cs"/>
            <w:color w:val="008000"/>
            <w:sz w:val="24"/>
            <w:rtl/>
          </w:rPr>
          <w:alias w:val="אחוז השתתפות צד א"/>
          <w:tag w:val="cmtTzadAPercent"/>
          <w:id w:val="160592806"/>
          <w:placeholder>
            <w:docPart w:val="7915C13719D74A72A8B7A503389E1E3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84" w:author="Meryl Etman" w:date="2021-05-26T15:40:00Z">
            <w:r w:rsidR="00E62176">
              <w:rPr>
                <w:rFonts w:hint="cs"/>
                <w:color w:val="008000"/>
                <w:sz w:val="24"/>
                <w:rtl/>
              </w:rPr>
              <w:t>50%</w:t>
            </w:r>
          </w:ins>
        </w:sdtContent>
      </w:sdt>
    </w:p>
    <w:p w14:paraId="74F7D64B" w14:textId="77777777" w:rsidR="00EB5A81" w:rsidRPr="009A0CF9" w:rsidRDefault="00EB5A81" w:rsidP="002302E1">
      <w:pPr>
        <w:ind w:left="240"/>
        <w:jc w:val="center"/>
        <w:rPr>
          <w:bCs/>
          <w:color w:val="000000"/>
          <w:sz w:val="28"/>
          <w:szCs w:val="28"/>
          <w:u w:val="single"/>
          <w:rtl/>
        </w:rPr>
      </w:pPr>
      <w:r>
        <w:rPr>
          <w:bCs/>
          <w:color w:val="0000FF"/>
          <w:sz w:val="24"/>
          <w:szCs w:val="24"/>
          <w:rtl/>
        </w:rPr>
        <w:br w:type="page"/>
      </w:r>
      <w:r w:rsidRPr="00603F1E">
        <w:rPr>
          <w:bCs/>
          <w:color w:val="000000"/>
          <w:sz w:val="24"/>
          <w:szCs w:val="24"/>
          <w:u w:val="single"/>
          <w:rtl/>
        </w:rPr>
        <w:lastRenderedPageBreak/>
        <w:t xml:space="preserve">נספח </w:t>
      </w:r>
      <w:r w:rsidR="002302E1" w:rsidRPr="00603F1E">
        <w:rPr>
          <w:rFonts w:hint="cs"/>
          <w:bCs/>
          <w:color w:val="000000"/>
          <w:sz w:val="24"/>
          <w:szCs w:val="24"/>
          <w:u w:val="single"/>
          <w:rtl/>
        </w:rPr>
        <w:t>"</w:t>
      </w:r>
      <w:r w:rsidRPr="00603F1E">
        <w:rPr>
          <w:bCs/>
          <w:color w:val="000000"/>
          <w:sz w:val="24"/>
          <w:szCs w:val="24"/>
          <w:u w:val="single"/>
          <w:rtl/>
        </w:rPr>
        <w:t>ב</w:t>
      </w:r>
      <w:r w:rsidR="002302E1" w:rsidRPr="00603F1E">
        <w:rPr>
          <w:rFonts w:hint="cs"/>
          <w:bCs/>
          <w:color w:val="000000"/>
          <w:sz w:val="24"/>
          <w:szCs w:val="24"/>
          <w:u w:val="single"/>
          <w:rtl/>
        </w:rPr>
        <w:t>'</w:t>
      </w:r>
      <w:r w:rsidRPr="00603F1E">
        <w:rPr>
          <w:bCs/>
          <w:color w:val="000000"/>
          <w:sz w:val="24"/>
          <w:szCs w:val="24"/>
          <w:u w:val="single"/>
          <w:rtl/>
        </w:rPr>
        <w:t>'</w:t>
      </w:r>
    </w:p>
    <w:p w14:paraId="62E4E3EB" w14:textId="77777777" w:rsidR="00EB5A81" w:rsidRPr="00CF6F26" w:rsidRDefault="00EB5A81" w:rsidP="00EB5A81">
      <w:pPr>
        <w:ind w:left="240"/>
        <w:jc w:val="center"/>
        <w:rPr>
          <w:bCs/>
          <w:color w:val="000000"/>
          <w:sz w:val="24"/>
          <w:szCs w:val="24"/>
          <w:u w:val="single"/>
          <w:rtl/>
        </w:rPr>
      </w:pPr>
    </w:p>
    <w:p w14:paraId="0208A523" w14:textId="77777777" w:rsidR="00EB5A81" w:rsidRPr="00CF6F26" w:rsidRDefault="00EB5A81" w:rsidP="00EB5A81">
      <w:pPr>
        <w:ind w:left="240"/>
        <w:jc w:val="center"/>
        <w:rPr>
          <w:bCs/>
          <w:color w:val="000000"/>
          <w:sz w:val="24"/>
          <w:szCs w:val="24"/>
          <w:u w:val="single"/>
          <w:rtl/>
        </w:rPr>
      </w:pPr>
      <w:r w:rsidRPr="00CF6F26">
        <w:rPr>
          <w:bCs/>
          <w:color w:val="000000"/>
          <w:sz w:val="24"/>
          <w:szCs w:val="24"/>
          <w:u w:val="single"/>
          <w:rtl/>
        </w:rPr>
        <w:t>שירותי המפקח</w:t>
      </w:r>
    </w:p>
    <w:p w14:paraId="20B3DF5F" w14:textId="77777777" w:rsidR="00EB5A81" w:rsidRPr="009014A0" w:rsidRDefault="00EB5A81" w:rsidP="00EB5A81">
      <w:pPr>
        <w:ind w:left="240"/>
        <w:jc w:val="both"/>
        <w:rPr>
          <w:bCs/>
          <w:color w:val="000000"/>
          <w:sz w:val="24"/>
          <w:szCs w:val="24"/>
          <w:rtl/>
        </w:rPr>
      </w:pPr>
    </w:p>
    <w:p w14:paraId="2F8D0712" w14:textId="77777777" w:rsidR="00EB5A81" w:rsidRDefault="00EB5A81" w:rsidP="00EB5A81">
      <w:pPr>
        <w:jc w:val="both"/>
        <w:rPr>
          <w:b/>
          <w:bCs/>
          <w:color w:val="000000"/>
          <w:sz w:val="24"/>
          <w:szCs w:val="24"/>
          <w:rtl/>
        </w:rPr>
      </w:pPr>
      <w:r w:rsidRPr="009014A0">
        <w:rPr>
          <w:b/>
          <w:bCs/>
          <w:color w:val="000000"/>
          <w:sz w:val="24"/>
          <w:szCs w:val="24"/>
          <w:rtl/>
        </w:rPr>
        <w:t>שרותי המפקח י</w:t>
      </w:r>
      <w:r>
        <w:rPr>
          <w:b/>
          <w:bCs/>
          <w:color w:val="000000"/>
          <w:sz w:val="24"/>
          <w:szCs w:val="24"/>
          <w:rtl/>
        </w:rPr>
        <w:t>י</w:t>
      </w:r>
      <w:r w:rsidRPr="009014A0">
        <w:rPr>
          <w:b/>
          <w:bCs/>
          <w:color w:val="000000"/>
          <w:sz w:val="24"/>
          <w:szCs w:val="24"/>
          <w:rtl/>
        </w:rPr>
        <w:t>נתנו בקטעים ובשלבים לפי התקדמות הפרויקט והנחיות המנהל. על המפקח לקבל אשור בכתב מהמנהל לפני התחלת כל שלב או קטע או לפני כל שרות חלקי</w:t>
      </w:r>
      <w:r w:rsidRPr="0041748A">
        <w:rPr>
          <w:color w:val="000000"/>
          <w:sz w:val="24"/>
          <w:szCs w:val="24"/>
          <w:rtl/>
        </w:rPr>
        <w:t>.</w:t>
      </w:r>
    </w:p>
    <w:p w14:paraId="505519ED" w14:textId="77777777" w:rsidR="00EB5A81" w:rsidRPr="009014A0" w:rsidRDefault="00EB5A81" w:rsidP="00EB5A81">
      <w:pPr>
        <w:ind w:left="240"/>
        <w:jc w:val="both"/>
        <w:rPr>
          <w:b/>
          <w:bCs/>
          <w:color w:val="000000"/>
          <w:sz w:val="24"/>
          <w:szCs w:val="24"/>
          <w:rtl/>
        </w:rPr>
      </w:pPr>
    </w:p>
    <w:p w14:paraId="6BD07183" w14:textId="77777777" w:rsidR="00EB5A81" w:rsidRPr="00870C9E" w:rsidRDefault="00EB5A81" w:rsidP="00EB5A81">
      <w:pPr>
        <w:pStyle w:val="Heading6"/>
        <w:ind w:left="567" w:hanging="567"/>
        <w:rPr>
          <w:b/>
          <w:bCs/>
          <w:sz w:val="24"/>
        </w:rPr>
      </w:pPr>
      <w:r w:rsidRPr="00A443D2">
        <w:rPr>
          <w:b/>
          <w:bCs/>
          <w:sz w:val="24"/>
          <w:rtl/>
        </w:rPr>
        <w:t>א.</w:t>
      </w:r>
      <w:r w:rsidRPr="00A443D2">
        <w:rPr>
          <w:b/>
          <w:bCs/>
          <w:sz w:val="24"/>
          <w:rtl/>
        </w:rPr>
        <w:tab/>
      </w:r>
      <w:r w:rsidRPr="00823972">
        <w:rPr>
          <w:b/>
          <w:bCs/>
          <w:sz w:val="24"/>
          <w:rtl/>
        </w:rPr>
        <w:t xml:space="preserve">תיאום </w:t>
      </w:r>
      <w:r w:rsidRPr="00870C9E">
        <w:rPr>
          <w:b/>
          <w:bCs/>
          <w:sz w:val="24"/>
          <w:rtl/>
        </w:rPr>
        <w:t>תכנון וניהול הנדסי</w:t>
      </w:r>
    </w:p>
    <w:p w14:paraId="369F9551" w14:textId="77777777" w:rsidR="00EB5A81" w:rsidRPr="00870C9E" w:rsidRDefault="00EB5A81" w:rsidP="00EB5A81">
      <w:pPr>
        <w:pStyle w:val="Heading6"/>
        <w:ind w:left="240"/>
        <w:rPr>
          <w:b/>
          <w:bCs/>
          <w:sz w:val="24"/>
        </w:rPr>
      </w:pPr>
    </w:p>
    <w:p w14:paraId="23301F77" w14:textId="77777777" w:rsidR="00EB5A81" w:rsidRDefault="002302E1" w:rsidP="00EB5A81">
      <w:pPr>
        <w:numPr>
          <w:ilvl w:val="0"/>
          <w:numId w:val="17"/>
        </w:numPr>
        <w:spacing w:before="120" w:after="240"/>
        <w:jc w:val="both"/>
        <w:rPr>
          <w:sz w:val="24"/>
          <w:szCs w:val="24"/>
        </w:rPr>
      </w:pPr>
      <w:r>
        <w:rPr>
          <w:rFonts w:hint="cs"/>
          <w:sz w:val="24"/>
          <w:szCs w:val="24"/>
          <w:rtl/>
        </w:rPr>
        <w:t>המשרד יוציא ת</w:t>
      </w:r>
      <w:r w:rsidR="00EB5A81">
        <w:rPr>
          <w:rFonts w:hint="cs"/>
          <w:sz w:val="24"/>
          <w:szCs w:val="24"/>
          <w:rtl/>
        </w:rPr>
        <w:t>כנית אבני דרך כללית לכל הפרויקט הכוללת לו"ז תכנון, לו"ז רישוי ולו"ז ביצוע  (</w:t>
      </w:r>
      <w:r w:rsidR="00EB5A81">
        <w:rPr>
          <w:rFonts w:hint="cs"/>
          <w:sz w:val="24"/>
          <w:szCs w:val="24"/>
        </w:rPr>
        <w:t>MASTER PLAN</w:t>
      </w:r>
      <w:r w:rsidR="00EB5A81">
        <w:rPr>
          <w:rFonts w:hint="cs"/>
          <w:sz w:val="24"/>
          <w:szCs w:val="24"/>
          <w:rtl/>
        </w:rPr>
        <w:t xml:space="preserve">) בתוכנת </w:t>
      </w:r>
      <w:r w:rsidR="00EB5A81">
        <w:rPr>
          <w:rFonts w:hint="cs"/>
          <w:sz w:val="24"/>
          <w:szCs w:val="24"/>
        </w:rPr>
        <w:t>MS PROJECT</w:t>
      </w:r>
      <w:r w:rsidR="00EB5A81">
        <w:rPr>
          <w:rFonts w:hint="cs"/>
          <w:sz w:val="24"/>
          <w:szCs w:val="24"/>
          <w:rtl/>
        </w:rPr>
        <w:t xml:space="preserve"> תוך 30 יום ממועד חתימת חוזה זה.</w:t>
      </w:r>
    </w:p>
    <w:p w14:paraId="0833E64F" w14:textId="77777777" w:rsidR="00EB5A81" w:rsidRDefault="00EB5A81" w:rsidP="00EB5A81">
      <w:pPr>
        <w:numPr>
          <w:ilvl w:val="0"/>
          <w:numId w:val="17"/>
        </w:numPr>
        <w:spacing w:before="120" w:after="240"/>
        <w:jc w:val="both"/>
        <w:rPr>
          <w:sz w:val="24"/>
          <w:szCs w:val="24"/>
        </w:rPr>
      </w:pPr>
      <w:r w:rsidRPr="00870C9E">
        <w:rPr>
          <w:sz w:val="24"/>
          <w:szCs w:val="24"/>
          <w:rtl/>
        </w:rPr>
        <w:t>טיפול ותאום שוטף בכל הליך הקשור בתכניות מתאר, בינוי, ת.ב.ע המתייחסות לפרויקט ושינויים בהם לפי הנחיות המזמין.</w:t>
      </w:r>
    </w:p>
    <w:p w14:paraId="4A172284" w14:textId="77777777" w:rsidR="00EB5A81" w:rsidRPr="009A0CF9" w:rsidRDefault="00EB5A81" w:rsidP="00EB5A81">
      <w:pPr>
        <w:numPr>
          <w:ilvl w:val="0"/>
          <w:numId w:val="17"/>
        </w:numPr>
        <w:spacing w:before="120" w:after="240"/>
        <w:jc w:val="both"/>
        <w:rPr>
          <w:sz w:val="24"/>
          <w:szCs w:val="24"/>
          <w:rtl/>
        </w:rPr>
      </w:pPr>
      <w:r w:rsidRPr="00870C9E">
        <w:rPr>
          <w:sz w:val="24"/>
          <w:szCs w:val="24"/>
          <w:rtl/>
        </w:rPr>
        <w:t>סיוע למזמין לעריכת הסכמים עם רשויות שונות. לימוד ובקיאות בהסכמים בין המזמין לרשויות השונות.</w:t>
      </w:r>
    </w:p>
    <w:p w14:paraId="7493F62B" w14:textId="77777777" w:rsidR="00EB5A81" w:rsidRPr="009A0CF9" w:rsidRDefault="00EB5A81" w:rsidP="00EB5A81">
      <w:pPr>
        <w:numPr>
          <w:ilvl w:val="0"/>
          <w:numId w:val="17"/>
        </w:numPr>
        <w:spacing w:before="120" w:after="240"/>
        <w:jc w:val="both"/>
        <w:rPr>
          <w:sz w:val="24"/>
          <w:szCs w:val="24"/>
          <w:rtl/>
        </w:rPr>
      </w:pPr>
      <w:r>
        <w:rPr>
          <w:rFonts w:hint="cs"/>
          <w:sz w:val="24"/>
          <w:szCs w:val="24"/>
          <w:rtl/>
        </w:rPr>
        <w:t>ניהול ישיבות התכנון ו</w:t>
      </w:r>
      <w:r w:rsidRPr="00870C9E">
        <w:rPr>
          <w:sz w:val="24"/>
          <w:szCs w:val="24"/>
          <w:rtl/>
        </w:rPr>
        <w:t>תאום בין המתכננים והיועצים בכל הליכי ושלבי התכנון ביניהם ובין עצמם ומול הרשויות השונות תוך תיאום והתאמה מלאה לתכניות הסטטוטוריות ולתוכניות שבהכנה ולכל דין. תיאום זה משלים את תיאום התכנון החל על המתכננים והיועצים כמתחייב מחוזי התכנון והמדידות.</w:t>
      </w:r>
    </w:p>
    <w:p w14:paraId="6B57D61D" w14:textId="77777777" w:rsidR="00EB5A81" w:rsidRPr="009A0CF9" w:rsidRDefault="00EB5A81" w:rsidP="00EB5A81">
      <w:pPr>
        <w:numPr>
          <w:ilvl w:val="0"/>
          <w:numId w:val="17"/>
        </w:numPr>
        <w:spacing w:before="120" w:after="240"/>
        <w:jc w:val="both"/>
        <w:rPr>
          <w:sz w:val="24"/>
          <w:szCs w:val="24"/>
          <w:rtl/>
        </w:rPr>
      </w:pPr>
      <w:r>
        <w:rPr>
          <w:rFonts w:hint="cs"/>
          <w:sz w:val="24"/>
          <w:szCs w:val="24"/>
          <w:rtl/>
        </w:rPr>
        <w:t xml:space="preserve">עריכת וניהול לוח הזמנים לתכנון הפרויקט, ולמסירת התכניות והמפרטים, של כל המתכננים והיועצים השונים בכל הליכי ושלבי התכנון והטמעתם בלוח זמנים אחד כולל. מעקב אחר התקדמות התכנון והעמידה בלוח הזמנים של המתכננים והיועצים שנקבע על ידי המזמין לתהליך התכנון. </w:t>
      </w:r>
    </w:p>
    <w:p w14:paraId="23BE188A"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ביקורים באתר הפרויקט ולמידת, בדיקת ובירור התנאים המיוחדים של האתר וסביבתו.</w:t>
      </w:r>
    </w:p>
    <w:p w14:paraId="4EC01F4D" w14:textId="77777777" w:rsidR="00EB5A81" w:rsidRPr="009A0CF9" w:rsidRDefault="00EB5A81" w:rsidP="00EB5A81">
      <w:pPr>
        <w:numPr>
          <w:ilvl w:val="0"/>
          <w:numId w:val="17"/>
        </w:numPr>
        <w:spacing w:before="120" w:after="240"/>
        <w:jc w:val="both"/>
        <w:rPr>
          <w:color w:val="000000"/>
          <w:sz w:val="24"/>
          <w:szCs w:val="24"/>
          <w:rtl/>
        </w:rPr>
      </w:pPr>
      <w:r>
        <w:rPr>
          <w:color w:val="000000"/>
          <w:sz w:val="24"/>
          <w:szCs w:val="24"/>
          <w:rtl/>
        </w:rPr>
        <w:t>לימוד ו</w:t>
      </w:r>
      <w:r w:rsidRPr="009014A0">
        <w:rPr>
          <w:color w:val="000000"/>
          <w:sz w:val="24"/>
          <w:szCs w:val="24"/>
          <w:rtl/>
        </w:rPr>
        <w:t>בקיאות בחומר והכרת המבנים, התשתיות ומכלול הדרישות הקיימות.</w:t>
      </w:r>
    </w:p>
    <w:p w14:paraId="3B7DBD84"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השתתפות וסיוע למתכננים בבירורים ובעבודה מול הרשויות המוסמכות וגורמים אחרים בקשר למכלול העניינים הקשורים בתכנון וביצוע הפרויקט ו/או בקבלת אישורי הרשויות הנ"ל</w:t>
      </w:r>
      <w:r>
        <w:rPr>
          <w:rFonts w:hint="cs"/>
          <w:color w:val="000000"/>
          <w:sz w:val="24"/>
          <w:szCs w:val="24"/>
          <w:rtl/>
        </w:rPr>
        <w:t xml:space="preserve">. </w:t>
      </w:r>
    </w:p>
    <w:p w14:paraId="61DC440C" w14:textId="77777777" w:rsidR="00EB5A81" w:rsidRDefault="00EB5A81" w:rsidP="00EB5A81">
      <w:pPr>
        <w:numPr>
          <w:ilvl w:val="0"/>
          <w:numId w:val="17"/>
        </w:numPr>
        <w:spacing w:before="120" w:after="240"/>
        <w:jc w:val="both"/>
        <w:rPr>
          <w:color w:val="000000"/>
          <w:sz w:val="24"/>
          <w:szCs w:val="24"/>
        </w:rPr>
      </w:pPr>
      <w:r>
        <w:rPr>
          <w:rFonts w:hint="cs"/>
          <w:color w:val="000000"/>
          <w:sz w:val="24"/>
          <w:szCs w:val="24"/>
          <w:rtl/>
        </w:rPr>
        <w:t>ניהול תהליך הרישוי, עבודה מול רשויות (לרבות אך לא רק רשויות מקומיות על כל המחלקות הרבות הנדרשות לקבלת ההיתר, כיבוי אש, חברת חשמל, ובזק, הג"א, איכות/הגנת הסביבה, תאגיד המים, רשות שדות התעופה, רשות העתיקות, אישור משרד העבודה (אישור גז), משרד התחבורה, נת"ע, ועדות</w:t>
      </w:r>
      <w:r w:rsidR="002302E1">
        <w:rPr>
          <w:rFonts w:hint="cs"/>
          <w:color w:val="000000"/>
          <w:sz w:val="24"/>
          <w:szCs w:val="24"/>
          <w:rtl/>
        </w:rPr>
        <w:t xml:space="preserve"> תכנון מחוזיות וארציות וכיוצ"ב)</w:t>
      </w:r>
      <w:r>
        <w:rPr>
          <w:rFonts w:hint="cs"/>
          <w:color w:val="000000"/>
          <w:sz w:val="24"/>
          <w:szCs w:val="24"/>
          <w:rtl/>
        </w:rPr>
        <w:t xml:space="preserve">, קבלת אישורי הרשויות השונות להיתר בנייה ותוכניות שינויים- למען הסר ספק, המפקח יהיה אחראי אף על ניהול פיצול היתרי בניה ככל שיידרש בפרויקט ללא הגבלת מספר היתרי בניה. </w:t>
      </w:r>
    </w:p>
    <w:p w14:paraId="5A2B6B0E" w14:textId="77777777" w:rsidR="00EB5A81" w:rsidRPr="009014A0" w:rsidRDefault="00EB5A81" w:rsidP="00EB5A81">
      <w:pPr>
        <w:spacing w:before="120" w:after="240"/>
        <w:ind w:left="1134"/>
        <w:jc w:val="both"/>
        <w:rPr>
          <w:color w:val="000000"/>
          <w:sz w:val="24"/>
          <w:szCs w:val="24"/>
          <w:rtl/>
        </w:rPr>
      </w:pPr>
      <w:r>
        <w:rPr>
          <w:rFonts w:hint="cs"/>
          <w:color w:val="000000"/>
          <w:sz w:val="24"/>
          <w:szCs w:val="24"/>
          <w:rtl/>
        </w:rPr>
        <w:lastRenderedPageBreak/>
        <w:t xml:space="preserve">בנוסף, המפקח יהיה אחראי על ניהול לוח הזמנים של תהליך הרישוי והמעקב אחריו והוא ידווח למזמין על העמידה ביעדים שנקבעו בלוחות הזמנים על בסיס שוטף. </w:t>
      </w:r>
    </w:p>
    <w:p w14:paraId="4EB6EB1A"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 xml:space="preserve">סיוע בבדיקת חישובי כדאיות ואלטרנטיבות לגבי שימוש בשיטות בצוע, בציוד ובחומרים ויוזמה </w:t>
      </w:r>
      <w:r w:rsidRPr="00911880">
        <w:rPr>
          <w:sz w:val="24"/>
          <w:szCs w:val="24"/>
          <w:rtl/>
        </w:rPr>
        <w:t>ויעוץ בכל הנוגע לאפשרות הוזלת הפרויקט.</w:t>
      </w:r>
    </w:p>
    <w:p w14:paraId="5A661751"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סיוע בעריכת התשקיף הכלכלי של הפרויקט ע"י המצאת הערכות מחירים ועריכת אומדן ראשוני לעלות הפרויקט.</w:t>
      </w:r>
    </w:p>
    <w:p w14:paraId="19995439" w14:textId="77777777" w:rsidR="00EB5A81" w:rsidRPr="009014A0" w:rsidRDefault="00EB5A81" w:rsidP="00EB5A81">
      <w:pPr>
        <w:numPr>
          <w:ilvl w:val="0"/>
          <w:numId w:val="17"/>
        </w:numPr>
        <w:spacing w:before="120" w:after="240"/>
        <w:jc w:val="both"/>
        <w:rPr>
          <w:color w:val="000000"/>
          <w:sz w:val="24"/>
          <w:szCs w:val="24"/>
          <w:rtl/>
        </w:rPr>
      </w:pPr>
      <w:r w:rsidRPr="00E87272">
        <w:rPr>
          <w:sz w:val="24"/>
          <w:szCs w:val="24"/>
          <w:rtl/>
        </w:rPr>
        <w:t>עריכה</w:t>
      </w:r>
      <w:r w:rsidRPr="00911880">
        <w:rPr>
          <w:sz w:val="24"/>
          <w:szCs w:val="24"/>
          <w:rtl/>
        </w:rPr>
        <w:t xml:space="preserve"> וסיוע בקביעת תקציב הפרויקט, מעקב אחריו והתראה למזמין על חריגה צפויה ממנו.</w:t>
      </w:r>
      <w:r w:rsidRPr="00E87272">
        <w:rPr>
          <w:rFonts w:hint="cs"/>
          <w:sz w:val="24"/>
          <w:szCs w:val="24"/>
          <w:rtl/>
        </w:rPr>
        <w:t xml:space="preserve"> טי</w:t>
      </w:r>
      <w:r w:rsidRPr="00E87272">
        <w:rPr>
          <w:sz w:val="24"/>
          <w:szCs w:val="24"/>
          <w:rtl/>
        </w:rPr>
        <w:t>פול</w:t>
      </w:r>
      <w:r w:rsidRPr="009014A0">
        <w:rPr>
          <w:color w:val="000000"/>
          <w:sz w:val="24"/>
          <w:szCs w:val="24"/>
          <w:rtl/>
        </w:rPr>
        <w:t xml:space="preserve"> </w:t>
      </w:r>
      <w:r w:rsidRPr="00E87272">
        <w:rPr>
          <w:sz w:val="24"/>
          <w:szCs w:val="24"/>
          <w:rtl/>
        </w:rPr>
        <w:t>במיפוי, במדידות ובקבלת יעוץ ממהנדס קרקע (באמצעות מודדים ויועצי קרקע</w:t>
      </w:r>
      <w:r w:rsidRPr="00E87272">
        <w:rPr>
          <w:rFonts w:hint="cs"/>
          <w:sz w:val="24"/>
          <w:szCs w:val="24"/>
          <w:rtl/>
        </w:rPr>
        <w:t xml:space="preserve"> </w:t>
      </w:r>
      <w:r w:rsidRPr="00E87272">
        <w:rPr>
          <w:sz w:val="24"/>
          <w:szCs w:val="24"/>
          <w:rtl/>
        </w:rPr>
        <w:t>שישכרו ע"י המזמין).</w:t>
      </w:r>
    </w:p>
    <w:p w14:paraId="2A40C15C"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בדיקת תכניות, פרטים, מפרטים, רשימות כמויות וכל מסמך תכנוני אחר של המתכננים והיועצים באופן שוטף במהלך שלבי התכנון כולל בין היתר:</w:t>
      </w:r>
    </w:p>
    <w:p w14:paraId="1146B82C" w14:textId="77777777" w:rsidR="00EB5A81" w:rsidRDefault="00EB5A81" w:rsidP="00EB5A81">
      <w:pPr>
        <w:numPr>
          <w:ilvl w:val="1"/>
          <w:numId w:val="17"/>
        </w:numPr>
        <w:spacing w:before="120" w:after="160"/>
        <w:jc w:val="both"/>
        <w:rPr>
          <w:color w:val="000000"/>
          <w:sz w:val="24"/>
          <w:szCs w:val="24"/>
        </w:rPr>
      </w:pPr>
      <w:r w:rsidRPr="009014A0">
        <w:rPr>
          <w:color w:val="000000"/>
          <w:sz w:val="24"/>
          <w:szCs w:val="24"/>
          <w:rtl/>
        </w:rPr>
        <w:t>בדיקת התאמתם לפרוגרמה, לעדכונים בפרוגרמה וכן לנהלים ולסטנדרטים של המזמין</w:t>
      </w:r>
      <w:r>
        <w:rPr>
          <w:rFonts w:hint="cs"/>
          <w:color w:val="000000"/>
          <w:sz w:val="24"/>
          <w:szCs w:val="24"/>
          <w:rtl/>
        </w:rPr>
        <w:t>;</w:t>
      </w:r>
    </w:p>
    <w:p w14:paraId="611429FA" w14:textId="77777777" w:rsidR="00EB5A81" w:rsidRPr="009A0CF9" w:rsidRDefault="00EB5A81" w:rsidP="00EB5A81">
      <w:pPr>
        <w:numPr>
          <w:ilvl w:val="1"/>
          <w:numId w:val="17"/>
        </w:numPr>
        <w:spacing w:before="120" w:after="160"/>
        <w:jc w:val="both"/>
        <w:rPr>
          <w:color w:val="000000"/>
          <w:sz w:val="24"/>
          <w:szCs w:val="24"/>
          <w:rtl/>
        </w:rPr>
      </w:pPr>
      <w:r w:rsidRPr="009014A0">
        <w:rPr>
          <w:color w:val="000000"/>
          <w:sz w:val="24"/>
          <w:szCs w:val="24"/>
          <w:rtl/>
        </w:rPr>
        <w:t>מידת שילובם, התאמתם והשלמתם בתכנון הכולל של היועצים והמתכננים</w:t>
      </w:r>
      <w:r>
        <w:rPr>
          <w:rFonts w:hint="cs"/>
          <w:color w:val="000000"/>
          <w:sz w:val="24"/>
          <w:szCs w:val="24"/>
          <w:rtl/>
        </w:rPr>
        <w:t>;</w:t>
      </w:r>
    </w:p>
    <w:p w14:paraId="5D9B4C49" w14:textId="77777777" w:rsidR="00EB5A81" w:rsidRPr="009014A0" w:rsidRDefault="00EB5A81" w:rsidP="00EB5A81">
      <w:pPr>
        <w:numPr>
          <w:ilvl w:val="1"/>
          <w:numId w:val="17"/>
        </w:numPr>
        <w:spacing w:before="120" w:after="160"/>
        <w:jc w:val="both"/>
        <w:rPr>
          <w:color w:val="000000"/>
          <w:sz w:val="24"/>
          <w:szCs w:val="24"/>
          <w:rtl/>
        </w:rPr>
      </w:pPr>
      <w:r w:rsidRPr="009014A0">
        <w:rPr>
          <w:color w:val="000000"/>
          <w:sz w:val="24"/>
          <w:szCs w:val="24"/>
          <w:rtl/>
        </w:rPr>
        <w:t>בדיקת התאמתם למסגרת התקציבית</w:t>
      </w:r>
      <w:r>
        <w:rPr>
          <w:rFonts w:hint="cs"/>
          <w:color w:val="000000"/>
          <w:sz w:val="24"/>
          <w:szCs w:val="24"/>
          <w:rtl/>
        </w:rPr>
        <w:t>;</w:t>
      </w:r>
    </w:p>
    <w:p w14:paraId="29CA7F03" w14:textId="77777777" w:rsidR="00EB5A81" w:rsidRPr="009014A0" w:rsidRDefault="00EB5A81" w:rsidP="00EB5A81">
      <w:pPr>
        <w:numPr>
          <w:ilvl w:val="1"/>
          <w:numId w:val="17"/>
        </w:numPr>
        <w:spacing w:before="120" w:after="160"/>
        <w:jc w:val="both"/>
        <w:rPr>
          <w:color w:val="000000"/>
          <w:sz w:val="24"/>
          <w:szCs w:val="24"/>
          <w:rtl/>
        </w:rPr>
      </w:pPr>
      <w:r w:rsidRPr="009014A0">
        <w:rPr>
          <w:color w:val="000000"/>
          <w:sz w:val="24"/>
          <w:szCs w:val="24"/>
          <w:rtl/>
        </w:rPr>
        <w:t>הערות וחוות דעת לקונספטים ההנדסיים המוצעים על ידי המתכננים והיועצים</w:t>
      </w:r>
      <w:r>
        <w:rPr>
          <w:rFonts w:hint="cs"/>
          <w:color w:val="000000"/>
          <w:sz w:val="24"/>
          <w:szCs w:val="24"/>
          <w:rtl/>
        </w:rPr>
        <w:t>;</w:t>
      </w:r>
    </w:p>
    <w:p w14:paraId="58775E8B" w14:textId="77777777" w:rsidR="00EB5A81" w:rsidRDefault="00EB5A81" w:rsidP="00EB5A81">
      <w:pPr>
        <w:numPr>
          <w:ilvl w:val="1"/>
          <w:numId w:val="17"/>
        </w:numPr>
        <w:spacing w:before="120" w:after="160"/>
        <w:jc w:val="both"/>
        <w:rPr>
          <w:color w:val="000000"/>
          <w:sz w:val="24"/>
          <w:szCs w:val="24"/>
        </w:rPr>
      </w:pPr>
      <w:r w:rsidRPr="009014A0">
        <w:rPr>
          <w:color w:val="000000"/>
          <w:sz w:val="24"/>
          <w:szCs w:val="24"/>
          <w:rtl/>
        </w:rPr>
        <w:t>הערות וחוות דעת לגבי החומרים שבדעת המתכננים והיועצים להשתמש בהם</w:t>
      </w:r>
      <w:r>
        <w:rPr>
          <w:rFonts w:hint="cs"/>
          <w:color w:val="000000"/>
          <w:sz w:val="24"/>
          <w:szCs w:val="24"/>
          <w:rtl/>
        </w:rPr>
        <w:t>;</w:t>
      </w:r>
    </w:p>
    <w:p w14:paraId="7672ED22" w14:textId="77777777" w:rsidR="00EB5A81" w:rsidRPr="009A0CF9" w:rsidRDefault="00EB5A81" w:rsidP="00EB5A81">
      <w:pPr>
        <w:numPr>
          <w:ilvl w:val="1"/>
          <w:numId w:val="17"/>
        </w:numPr>
        <w:spacing w:before="120" w:after="240"/>
        <w:jc w:val="both"/>
        <w:rPr>
          <w:color w:val="000000"/>
          <w:sz w:val="24"/>
          <w:szCs w:val="24"/>
          <w:rtl/>
        </w:rPr>
      </w:pPr>
      <w:r w:rsidRPr="009014A0">
        <w:rPr>
          <w:color w:val="000000"/>
          <w:sz w:val="24"/>
          <w:szCs w:val="24"/>
          <w:rtl/>
        </w:rPr>
        <w:t>בדיקת התאמתם לחוקים, לתקנות, לדרישות הרשויות ולכל דין.</w:t>
      </w:r>
    </w:p>
    <w:p w14:paraId="32002E1C" w14:textId="77777777" w:rsidR="00EB5A81" w:rsidRPr="009014A0" w:rsidRDefault="00EB5A81" w:rsidP="00EB5A81">
      <w:pPr>
        <w:numPr>
          <w:ilvl w:val="0"/>
          <w:numId w:val="17"/>
        </w:numPr>
        <w:spacing w:before="120" w:after="240"/>
        <w:jc w:val="both"/>
        <w:rPr>
          <w:color w:val="000000"/>
          <w:sz w:val="24"/>
          <w:szCs w:val="24"/>
          <w:rtl/>
        </w:rPr>
      </w:pPr>
      <w:r w:rsidRPr="00E87272">
        <w:rPr>
          <w:sz w:val="24"/>
          <w:szCs w:val="24"/>
          <w:rtl/>
        </w:rPr>
        <w:t>זימון המתכננים והיועצים לישיבות תאום, לקבלת דווח על התקדמות התכנון ולברור נושאים</w:t>
      </w:r>
      <w:r w:rsidRPr="009014A0">
        <w:rPr>
          <w:color w:val="000000"/>
          <w:sz w:val="24"/>
          <w:szCs w:val="24"/>
          <w:rtl/>
        </w:rPr>
        <w:t xml:space="preserve"> ובעיות שהתעוררו במהלך התכנון וקיום קשר מתמיד עם המתכננים והיועצים בכל תקופת התכנון, הן לצורך תיאומו ההנדסי, והן לצורך ביקורת השלמתו בזמן, לפי חוזי התכנון.</w:t>
      </w:r>
    </w:p>
    <w:p w14:paraId="4BF5AC48" w14:textId="77777777" w:rsidR="00EB5A81" w:rsidRDefault="00EB5A81" w:rsidP="00EB5A81">
      <w:pPr>
        <w:spacing w:after="240"/>
        <w:ind w:left="1134"/>
        <w:jc w:val="both"/>
        <w:rPr>
          <w:color w:val="000000"/>
          <w:sz w:val="24"/>
          <w:szCs w:val="24"/>
          <w:rtl/>
        </w:rPr>
      </w:pPr>
      <w:r w:rsidRPr="009014A0">
        <w:rPr>
          <w:color w:val="000000"/>
          <w:sz w:val="24"/>
          <w:szCs w:val="24"/>
          <w:rtl/>
        </w:rPr>
        <w:t>כמו כן יזום ועדות מקצועיות וועדות שיפוט בנוכחות המנהל לאישור תכניות, שלבים, שיטות, אלטרנטיבות</w:t>
      </w:r>
      <w:r>
        <w:rPr>
          <w:rFonts w:hint="cs"/>
          <w:color w:val="000000"/>
          <w:sz w:val="24"/>
          <w:szCs w:val="24"/>
          <w:rtl/>
        </w:rPr>
        <w:t xml:space="preserve"> ת</w:t>
      </w:r>
      <w:r w:rsidRPr="009014A0">
        <w:rPr>
          <w:color w:val="000000"/>
          <w:sz w:val="24"/>
          <w:szCs w:val="24"/>
          <w:rtl/>
        </w:rPr>
        <w:t>כנוניות.</w:t>
      </w:r>
    </w:p>
    <w:p w14:paraId="2ADF2445" w14:textId="77777777" w:rsidR="00EB5A81" w:rsidRPr="009A0CF9" w:rsidRDefault="00EB5A81" w:rsidP="00EB5A81">
      <w:pPr>
        <w:numPr>
          <w:ilvl w:val="0"/>
          <w:numId w:val="17"/>
        </w:numPr>
        <w:spacing w:before="120" w:after="240"/>
        <w:jc w:val="both"/>
        <w:rPr>
          <w:color w:val="000000"/>
          <w:sz w:val="24"/>
          <w:szCs w:val="24"/>
          <w:rtl/>
        </w:rPr>
      </w:pPr>
      <w:r>
        <w:rPr>
          <w:rFonts w:hint="cs"/>
          <w:color w:val="000000"/>
          <w:sz w:val="24"/>
          <w:szCs w:val="24"/>
          <w:rtl/>
        </w:rPr>
        <w:t xml:space="preserve">ניהול מסמכי המכר לרבות </w:t>
      </w:r>
      <w:r>
        <w:rPr>
          <w:color w:val="000000"/>
          <w:sz w:val="24"/>
          <w:szCs w:val="24"/>
          <w:rtl/>
        </w:rPr>
        <w:t xml:space="preserve">ריכוז הנתונים, בדיקתם ועריכתם של </w:t>
      </w:r>
      <w:r>
        <w:rPr>
          <w:rFonts w:hint="cs"/>
          <w:color w:val="000000"/>
          <w:sz w:val="24"/>
          <w:szCs w:val="24"/>
          <w:rtl/>
        </w:rPr>
        <w:t xml:space="preserve"> מפרטי המכר לדיירים </w:t>
      </w:r>
      <w:r>
        <w:rPr>
          <w:color w:val="000000"/>
          <w:sz w:val="24"/>
          <w:szCs w:val="24"/>
          <w:rtl/>
        </w:rPr>
        <w:t>ותכניות המכר והמכירה, והתאמתם לחוק המכר ולהנחיות המזמין.</w:t>
      </w:r>
    </w:p>
    <w:p w14:paraId="4D7F23F0"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השתתפות בקביעת שיטות הביצוע, הצעת שינויים ושפורים לתכניות ולשיטות ביצוע במהלך התכנון שיש בהם כדי ליעל ו/או להביא לחסכון בהשקעה ו/או בזמן בצוע.</w:t>
      </w:r>
    </w:p>
    <w:p w14:paraId="219282DC"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תאום ויעוץ בין המזמין לבין המתכננים והיועצים ביחס לשיטת, צורת ועריכת המפרטים (הסטנדרטיים והמיוחדים) וכתבי הכמויות המתחייבים מהתנאים המיוחדים של הפרויקט.</w:t>
      </w:r>
    </w:p>
    <w:p w14:paraId="0CB2EF24"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lastRenderedPageBreak/>
        <w:t>תיאום ושיתוף בין המתכננים והיועצים והיועץ המשפטי של המזמין בכל הנוגע למסמכי המכרזים, החוזים ופרסומם ובדיקת המסמכים שיוכנו מבחינה מקצועית ומנהלית.</w:t>
      </w:r>
    </w:p>
    <w:p w14:paraId="478CFAEA"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תיאום עריכת שינויים, עדכונים ותוספות לתכנון ולעבודות, במהלך הביצוע.</w:t>
      </w:r>
    </w:p>
    <w:p w14:paraId="0682BDC0"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w:t>
      </w:r>
      <w:r>
        <w:rPr>
          <w:rFonts w:hint="cs"/>
          <w:color w:val="000000"/>
          <w:sz w:val="24"/>
          <w:szCs w:val="24"/>
          <w:rtl/>
        </w:rPr>
        <w:t>י</w:t>
      </w:r>
      <w:r w:rsidRPr="009014A0">
        <w:rPr>
          <w:color w:val="000000"/>
          <w:sz w:val="24"/>
          <w:szCs w:val="24"/>
          <w:rtl/>
        </w:rPr>
        <w:t>אום השלמת התכנון במהלך הביצוע.</w:t>
      </w:r>
    </w:p>
    <w:p w14:paraId="60B620F3"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כל יתר הפעולות הדרושות להשלמת התכנון ואישורו ע"י המנהל והרשויות המוסמכות</w:t>
      </w:r>
      <w:r>
        <w:rPr>
          <w:rFonts w:hint="cs"/>
          <w:color w:val="000000"/>
          <w:sz w:val="24"/>
          <w:szCs w:val="24"/>
          <w:rtl/>
        </w:rPr>
        <w:t>.</w:t>
      </w:r>
    </w:p>
    <w:p w14:paraId="461AFEF1" w14:textId="77777777" w:rsidR="00EB5A81" w:rsidRPr="009A0CF9" w:rsidRDefault="00EB5A81" w:rsidP="00EB5A81">
      <w:pPr>
        <w:numPr>
          <w:ilvl w:val="0"/>
          <w:numId w:val="17"/>
        </w:numPr>
        <w:spacing w:before="120" w:after="240"/>
        <w:jc w:val="both"/>
        <w:rPr>
          <w:color w:val="000000"/>
          <w:sz w:val="24"/>
          <w:szCs w:val="24"/>
          <w:rtl/>
        </w:rPr>
      </w:pPr>
      <w:r>
        <w:rPr>
          <w:rFonts w:hint="cs"/>
          <w:color w:val="000000"/>
          <w:sz w:val="24"/>
          <w:szCs w:val="24"/>
          <w:rtl/>
        </w:rPr>
        <w:t>כל שירותי תיאום תכנון משרדי המכירות ו/או הדירות לדוגמה באתר, ככל שיהיו, לרבות רישוי והזנת משרד המכירות.</w:t>
      </w:r>
    </w:p>
    <w:p w14:paraId="14B33646" w14:textId="77777777" w:rsidR="00EB5A81" w:rsidRDefault="00EB5A81" w:rsidP="00EB5A81">
      <w:pPr>
        <w:numPr>
          <w:ilvl w:val="0"/>
          <w:numId w:val="17"/>
        </w:numPr>
        <w:spacing w:before="120" w:after="240"/>
        <w:jc w:val="both"/>
        <w:rPr>
          <w:color w:val="000000"/>
          <w:sz w:val="24"/>
          <w:szCs w:val="24"/>
        </w:rPr>
      </w:pPr>
      <w:r>
        <w:rPr>
          <w:rFonts w:hint="cs"/>
          <w:color w:val="000000"/>
          <w:sz w:val="24"/>
          <w:szCs w:val="24"/>
          <w:rtl/>
        </w:rPr>
        <w:t>בדיקה ואישור כי כל התוכניות והמפרטים תואמים זה לזה ומוכנים לביצוע.</w:t>
      </w:r>
    </w:p>
    <w:p w14:paraId="3A35E349" w14:textId="77777777" w:rsidR="00EB5A81" w:rsidRDefault="00EB5A81" w:rsidP="00EB5A81">
      <w:pPr>
        <w:spacing w:before="120" w:after="240"/>
        <w:ind w:left="1134"/>
        <w:jc w:val="both"/>
        <w:rPr>
          <w:color w:val="000000"/>
          <w:sz w:val="24"/>
          <w:szCs w:val="24"/>
          <w:rtl/>
        </w:rPr>
      </w:pPr>
    </w:p>
    <w:p w14:paraId="405D48C7" w14:textId="77777777" w:rsidR="00EB5A81" w:rsidRDefault="00EB5A81" w:rsidP="00EB5A81">
      <w:pPr>
        <w:spacing w:before="120" w:after="240"/>
        <w:ind w:left="1134"/>
        <w:jc w:val="both"/>
        <w:rPr>
          <w:color w:val="000000"/>
          <w:sz w:val="24"/>
          <w:szCs w:val="24"/>
          <w:rtl/>
        </w:rPr>
      </w:pPr>
    </w:p>
    <w:p w14:paraId="55BDCB4A" w14:textId="77777777" w:rsidR="00EB5A81" w:rsidRDefault="00EB5A81" w:rsidP="00EB5A81">
      <w:pPr>
        <w:ind w:left="700" w:hanging="700"/>
        <w:jc w:val="both"/>
        <w:rPr>
          <w:b/>
          <w:bCs/>
          <w:color w:val="000000"/>
          <w:sz w:val="24"/>
          <w:szCs w:val="24"/>
          <w:rtl/>
        </w:rPr>
      </w:pPr>
    </w:p>
    <w:p w14:paraId="6D2CBD48" w14:textId="77777777" w:rsidR="00EB5A81" w:rsidRDefault="00EB5A81" w:rsidP="00EB5A81">
      <w:pPr>
        <w:ind w:left="567" w:hanging="567"/>
        <w:jc w:val="both"/>
        <w:rPr>
          <w:b/>
          <w:bCs/>
          <w:color w:val="000000"/>
          <w:sz w:val="24"/>
          <w:szCs w:val="24"/>
          <w:u w:val="single"/>
          <w:rtl/>
        </w:rPr>
      </w:pPr>
      <w:r w:rsidRPr="001C4336">
        <w:rPr>
          <w:b/>
          <w:bCs/>
          <w:color w:val="000000"/>
          <w:sz w:val="24"/>
          <w:szCs w:val="24"/>
          <w:rtl/>
        </w:rPr>
        <w:t>ב</w:t>
      </w:r>
      <w:r>
        <w:rPr>
          <w:b/>
          <w:bCs/>
          <w:color w:val="000000"/>
          <w:sz w:val="24"/>
          <w:szCs w:val="24"/>
          <w:rtl/>
        </w:rPr>
        <w:t>.</w:t>
      </w:r>
      <w:r w:rsidRPr="001C4336">
        <w:rPr>
          <w:b/>
          <w:bCs/>
          <w:color w:val="000000"/>
          <w:sz w:val="24"/>
          <w:szCs w:val="24"/>
          <w:rtl/>
        </w:rPr>
        <w:tab/>
      </w:r>
      <w:r w:rsidRPr="001C4336">
        <w:rPr>
          <w:b/>
          <w:bCs/>
          <w:color w:val="000000"/>
          <w:sz w:val="24"/>
          <w:szCs w:val="24"/>
          <w:u w:val="single"/>
          <w:rtl/>
        </w:rPr>
        <w:t>הכנת המסמכים להתקשרות עם המתכננים, היועצים, הקבלנים והספקים</w:t>
      </w:r>
    </w:p>
    <w:p w14:paraId="68666678" w14:textId="77777777" w:rsidR="00EB5A81" w:rsidRPr="00A333C9" w:rsidRDefault="00EB5A81" w:rsidP="00EB5A81">
      <w:pPr>
        <w:spacing w:before="120"/>
        <w:ind w:left="567"/>
        <w:jc w:val="both"/>
        <w:rPr>
          <w:sz w:val="24"/>
          <w:szCs w:val="24"/>
          <w:rtl/>
        </w:rPr>
      </w:pPr>
    </w:p>
    <w:p w14:paraId="3B75F86A" w14:textId="77777777" w:rsidR="00EB5A81" w:rsidRDefault="00EB5A81" w:rsidP="00EB5A81">
      <w:pPr>
        <w:numPr>
          <w:ilvl w:val="0"/>
          <w:numId w:val="27"/>
        </w:numPr>
        <w:spacing w:before="120"/>
        <w:ind w:left="1134" w:hanging="567"/>
        <w:jc w:val="both"/>
        <w:rPr>
          <w:sz w:val="24"/>
          <w:szCs w:val="24"/>
        </w:rPr>
      </w:pPr>
      <w:r w:rsidRPr="001C4336">
        <w:rPr>
          <w:sz w:val="24"/>
          <w:szCs w:val="24"/>
          <w:rtl/>
        </w:rPr>
        <w:t>סיוע בגיבוש מדיניות, שיטת וצורת מכרזים, הוצאתם ועריכתם, ושיטות התקשרות עם מתכננים, יועצים, קבלנים וספקים בהתחשב באופי הפרויקט, אילוצי לוח הזמנים והכדאיות הכלכלית.</w:t>
      </w:r>
    </w:p>
    <w:p w14:paraId="37C7C6C9" w14:textId="77777777" w:rsidR="00EB5A81" w:rsidRDefault="00EB5A81" w:rsidP="00EB5A81">
      <w:pPr>
        <w:spacing w:before="120"/>
        <w:ind w:left="567"/>
        <w:jc w:val="both"/>
        <w:rPr>
          <w:sz w:val="24"/>
          <w:szCs w:val="24"/>
        </w:rPr>
      </w:pPr>
    </w:p>
    <w:p w14:paraId="0621E36A" w14:textId="77777777" w:rsidR="00EB5A81" w:rsidRDefault="00EB5A81" w:rsidP="00EB5A81">
      <w:pPr>
        <w:numPr>
          <w:ilvl w:val="0"/>
          <w:numId w:val="27"/>
        </w:numPr>
        <w:spacing w:before="120"/>
        <w:ind w:left="1134" w:hanging="567"/>
        <w:jc w:val="both"/>
        <w:rPr>
          <w:sz w:val="24"/>
          <w:szCs w:val="24"/>
        </w:rPr>
      </w:pPr>
      <w:r w:rsidRPr="001C4336">
        <w:rPr>
          <w:sz w:val="24"/>
          <w:szCs w:val="24"/>
          <w:rtl/>
        </w:rPr>
        <w:t xml:space="preserve">מתן יעוץ למנהל לגבי שיטות הביצוע המומלצות, </w:t>
      </w:r>
      <w:r>
        <w:rPr>
          <w:rFonts w:hint="cs"/>
          <w:sz w:val="24"/>
          <w:szCs w:val="24"/>
          <w:rtl/>
        </w:rPr>
        <w:t xml:space="preserve">שלביות ביצוע, </w:t>
      </w:r>
      <w:r w:rsidRPr="001C4336">
        <w:rPr>
          <w:sz w:val="24"/>
          <w:szCs w:val="24"/>
          <w:rtl/>
        </w:rPr>
        <w:t>חלוקת הביצוע בין קבלנים וכדומה.</w:t>
      </w:r>
    </w:p>
    <w:p w14:paraId="5D1E1D8B" w14:textId="77777777" w:rsidR="00EB5A81" w:rsidRPr="001C4336" w:rsidRDefault="00EB5A81" w:rsidP="00EB5A81">
      <w:pPr>
        <w:pStyle w:val="Heading1"/>
        <w:ind w:left="720"/>
        <w:rPr>
          <w:sz w:val="24"/>
          <w:rtl/>
        </w:rPr>
      </w:pPr>
    </w:p>
    <w:p w14:paraId="676034A3" w14:textId="77777777" w:rsidR="00EB5A81" w:rsidRDefault="00EB5A81" w:rsidP="00EB5A81">
      <w:pPr>
        <w:numPr>
          <w:ilvl w:val="0"/>
          <w:numId w:val="27"/>
        </w:numPr>
        <w:spacing w:before="120"/>
        <w:ind w:left="1134" w:hanging="567"/>
        <w:jc w:val="both"/>
        <w:rPr>
          <w:sz w:val="24"/>
          <w:szCs w:val="24"/>
        </w:rPr>
      </w:pPr>
      <w:r w:rsidRPr="001C4336">
        <w:rPr>
          <w:sz w:val="24"/>
          <w:szCs w:val="24"/>
          <w:rtl/>
        </w:rPr>
        <w:t xml:space="preserve">אחריות </w:t>
      </w:r>
      <w:r>
        <w:rPr>
          <w:rFonts w:hint="cs"/>
          <w:sz w:val="24"/>
          <w:szCs w:val="24"/>
          <w:rtl/>
        </w:rPr>
        <w:t>לעריכת מפרט טכני של המזמין (מפרט מיוחד 3.1.2.1) ניסוח המפרט</w:t>
      </w:r>
      <w:r w:rsidRPr="001C4336">
        <w:rPr>
          <w:sz w:val="24"/>
          <w:szCs w:val="24"/>
          <w:rtl/>
        </w:rPr>
        <w:t xml:space="preserve"> עם המתכננים, היועצים, הקבלנים והספקים בתיאום עם היועץ המשפטי של המזמין</w:t>
      </w:r>
      <w:r>
        <w:rPr>
          <w:rFonts w:hint="cs"/>
          <w:sz w:val="24"/>
          <w:szCs w:val="24"/>
          <w:rtl/>
        </w:rPr>
        <w:t>.</w:t>
      </w:r>
    </w:p>
    <w:p w14:paraId="70D03491" w14:textId="77777777" w:rsidR="00EB5A81" w:rsidRPr="00A94D9B" w:rsidRDefault="00EB5A81" w:rsidP="00EB5A81">
      <w:pPr>
        <w:ind w:left="1460" w:hanging="740"/>
        <w:jc w:val="both"/>
        <w:rPr>
          <w:color w:val="000000"/>
          <w:sz w:val="24"/>
          <w:szCs w:val="24"/>
          <w:rtl/>
        </w:rPr>
      </w:pPr>
    </w:p>
    <w:p w14:paraId="7E7D9954" w14:textId="77777777" w:rsidR="00EB5A81" w:rsidRDefault="00EB5A81" w:rsidP="00EB5A81">
      <w:pPr>
        <w:numPr>
          <w:ilvl w:val="0"/>
          <w:numId w:val="27"/>
        </w:numPr>
        <w:spacing w:before="120"/>
        <w:ind w:left="1134" w:hanging="567"/>
        <w:jc w:val="both"/>
        <w:rPr>
          <w:sz w:val="24"/>
          <w:szCs w:val="24"/>
        </w:rPr>
      </w:pPr>
      <w:r w:rsidRPr="001C4336">
        <w:rPr>
          <w:sz w:val="24"/>
          <w:szCs w:val="24"/>
          <w:rtl/>
        </w:rPr>
        <w:t>תיאום כל הפעולות הארגוניות בקשר להזמנת ביצוע עבודות התכנון והבניה בפרויקט.</w:t>
      </w:r>
    </w:p>
    <w:p w14:paraId="3370390E" w14:textId="77777777" w:rsidR="00EB5A81" w:rsidRDefault="00EB5A81" w:rsidP="00EB5A81">
      <w:pPr>
        <w:pStyle w:val="Heading1"/>
        <w:rPr>
          <w:sz w:val="24"/>
          <w:rtl/>
        </w:rPr>
      </w:pPr>
    </w:p>
    <w:p w14:paraId="7349AC91" w14:textId="77777777" w:rsidR="00EB5A81" w:rsidRDefault="00EB5A81" w:rsidP="00EB5A81">
      <w:pPr>
        <w:numPr>
          <w:ilvl w:val="0"/>
          <w:numId w:val="27"/>
        </w:numPr>
        <w:spacing w:before="120"/>
        <w:ind w:left="1134" w:hanging="567"/>
        <w:jc w:val="both"/>
        <w:rPr>
          <w:sz w:val="24"/>
          <w:szCs w:val="24"/>
        </w:rPr>
      </w:pPr>
      <w:r w:rsidRPr="001C4336">
        <w:rPr>
          <w:sz w:val="24"/>
          <w:szCs w:val="24"/>
          <w:rtl/>
        </w:rPr>
        <w:t>בדיקת מסמכי המכרזים שהוכנו על ידי המתכננים והיועצים על מנת לוודא התאמה ושילוב.</w:t>
      </w:r>
    </w:p>
    <w:p w14:paraId="6C6E38C0" w14:textId="77777777" w:rsidR="00EB5A81" w:rsidRDefault="00EB5A81" w:rsidP="00EB5A81">
      <w:pPr>
        <w:pStyle w:val="Heading1"/>
        <w:rPr>
          <w:sz w:val="24"/>
          <w:rtl/>
        </w:rPr>
      </w:pPr>
    </w:p>
    <w:p w14:paraId="5B84042D" w14:textId="77777777" w:rsidR="00EB5A81" w:rsidRDefault="00EB5A81" w:rsidP="00EB5A81">
      <w:pPr>
        <w:numPr>
          <w:ilvl w:val="0"/>
          <w:numId w:val="27"/>
        </w:numPr>
        <w:spacing w:before="120"/>
        <w:ind w:left="1134" w:hanging="567"/>
        <w:jc w:val="both"/>
        <w:rPr>
          <w:sz w:val="24"/>
          <w:szCs w:val="24"/>
        </w:rPr>
      </w:pPr>
      <w:r w:rsidRPr="001C4336">
        <w:rPr>
          <w:sz w:val="24"/>
          <w:szCs w:val="24"/>
          <w:rtl/>
        </w:rPr>
        <w:t>ריכוז והכנת תיקי מכרז הכוללים תכניות, מפרטים, כתבי כמויות, וכל מסמך אחר שיוכנו ע"י המתכננים והיועצים, בדיקתם ועריכתם למכרזים/חוזים פאושלים ו/או למדידה לפי הנחיות המזמין.</w:t>
      </w:r>
    </w:p>
    <w:p w14:paraId="72A117DF" w14:textId="77777777" w:rsidR="00EB5A81" w:rsidRDefault="00EB5A81" w:rsidP="00EB5A81">
      <w:pPr>
        <w:pStyle w:val="Heading1"/>
        <w:rPr>
          <w:sz w:val="24"/>
          <w:rtl/>
        </w:rPr>
      </w:pPr>
    </w:p>
    <w:p w14:paraId="291DCAF0" w14:textId="77777777" w:rsidR="00EB5A81" w:rsidRDefault="00EB5A81" w:rsidP="00EB5A81">
      <w:pPr>
        <w:numPr>
          <w:ilvl w:val="0"/>
          <w:numId w:val="27"/>
        </w:numPr>
        <w:spacing w:before="120"/>
        <w:ind w:left="1134" w:hanging="567"/>
        <w:jc w:val="both"/>
        <w:rPr>
          <w:sz w:val="24"/>
          <w:szCs w:val="24"/>
        </w:rPr>
      </w:pPr>
      <w:r w:rsidRPr="001C4336">
        <w:rPr>
          <w:sz w:val="24"/>
          <w:szCs w:val="24"/>
          <w:rtl/>
        </w:rPr>
        <w:t>קביעת לוחות זמנים מפורטים למכרזים ולוח זמנים כללי לפרויקט.</w:t>
      </w:r>
    </w:p>
    <w:p w14:paraId="76FF15A7" w14:textId="77777777" w:rsidR="00EB5A81" w:rsidRDefault="00EB5A81" w:rsidP="00EB5A81">
      <w:pPr>
        <w:pStyle w:val="Heading1"/>
        <w:rPr>
          <w:sz w:val="24"/>
          <w:rtl/>
        </w:rPr>
      </w:pPr>
    </w:p>
    <w:p w14:paraId="32EE97E9" w14:textId="77777777" w:rsidR="00EB5A81" w:rsidRDefault="00EB5A81" w:rsidP="00EB5A81">
      <w:pPr>
        <w:numPr>
          <w:ilvl w:val="0"/>
          <w:numId w:val="27"/>
        </w:numPr>
        <w:spacing w:before="120"/>
        <w:ind w:left="1134" w:hanging="567"/>
        <w:jc w:val="both"/>
        <w:rPr>
          <w:sz w:val="24"/>
          <w:szCs w:val="24"/>
        </w:rPr>
      </w:pPr>
      <w:r w:rsidRPr="001C4336">
        <w:rPr>
          <w:sz w:val="24"/>
          <w:szCs w:val="24"/>
          <w:rtl/>
        </w:rPr>
        <w:t>יעוץ וסיוע למתכננים וליועצים בהכנת מסמכי המכרזים ופרסומם ועריכת אמדן תקציבי על סמך אומדנים שיתקבלו מהמתכננים ומהיועצים שיבוססו על כתבי הכמויות.</w:t>
      </w:r>
    </w:p>
    <w:p w14:paraId="0646A362" w14:textId="77777777" w:rsidR="00EB5A81" w:rsidRPr="001C4336" w:rsidRDefault="00EB5A81" w:rsidP="00EB5A81">
      <w:pPr>
        <w:pStyle w:val="Heading1"/>
        <w:ind w:left="720"/>
        <w:rPr>
          <w:sz w:val="24"/>
          <w:rtl/>
        </w:rPr>
      </w:pPr>
    </w:p>
    <w:p w14:paraId="5EF6A2FE" w14:textId="77777777" w:rsidR="00EB5A81" w:rsidRDefault="00EB5A81" w:rsidP="00EB5A81">
      <w:pPr>
        <w:numPr>
          <w:ilvl w:val="0"/>
          <w:numId w:val="27"/>
        </w:numPr>
        <w:spacing w:before="120"/>
        <w:ind w:left="1134" w:hanging="567"/>
        <w:jc w:val="both"/>
        <w:rPr>
          <w:sz w:val="24"/>
          <w:szCs w:val="24"/>
        </w:rPr>
      </w:pPr>
      <w:r w:rsidRPr="001C4336">
        <w:rPr>
          <w:sz w:val="24"/>
          <w:szCs w:val="24"/>
          <w:rtl/>
        </w:rPr>
        <w:t>סיור באתר העבודה לבירור קיומם של כבישים ודרכי גישה, קוים לאספקת מים וחשמל (בהתאם לצורך) לאתר העבודה וניצולם הנכון לביצוע העבודה ובעקבותיו עיון בתכניות המפורטות ובכתב הכמויות והודעה למזמין על כל אי התאמה או על כל תיקון ו/או שינוי מוצע במסמכי המכרז הנובע מכך, ותיאום עדכון התכניות בפועל - בהתאם לכך.</w:t>
      </w:r>
    </w:p>
    <w:p w14:paraId="36D7D38C" w14:textId="77777777" w:rsidR="00EB5A81" w:rsidRDefault="00EB5A81" w:rsidP="00EB5A81">
      <w:pPr>
        <w:pStyle w:val="Heading1"/>
        <w:rPr>
          <w:sz w:val="24"/>
          <w:rtl/>
        </w:rPr>
      </w:pPr>
    </w:p>
    <w:p w14:paraId="10DB8392" w14:textId="77777777" w:rsidR="00EB5A81" w:rsidRDefault="00EB5A81" w:rsidP="00EB5A81">
      <w:pPr>
        <w:numPr>
          <w:ilvl w:val="0"/>
          <w:numId w:val="27"/>
        </w:numPr>
        <w:spacing w:before="120"/>
        <w:ind w:left="1134" w:hanging="567"/>
        <w:jc w:val="both"/>
        <w:rPr>
          <w:sz w:val="24"/>
          <w:szCs w:val="24"/>
        </w:rPr>
      </w:pPr>
      <w:r w:rsidRPr="001C4336">
        <w:rPr>
          <w:sz w:val="24"/>
          <w:szCs w:val="24"/>
          <w:rtl/>
        </w:rPr>
        <w:t>איתור, בדיקה והמלצה על מתכננים, יועצים, קבלנים, וספקים לתכנון ולביצוע העבודות השונות.</w:t>
      </w:r>
    </w:p>
    <w:p w14:paraId="5053261F" w14:textId="77777777" w:rsidR="00EB5A81" w:rsidRDefault="00EB5A81" w:rsidP="00EB5A81">
      <w:pPr>
        <w:pStyle w:val="Heading1"/>
        <w:rPr>
          <w:sz w:val="24"/>
          <w:rtl/>
        </w:rPr>
      </w:pPr>
    </w:p>
    <w:p w14:paraId="20EA41F0" w14:textId="77777777" w:rsidR="00EB5A81" w:rsidRDefault="00EB5A81" w:rsidP="00EB5A81">
      <w:pPr>
        <w:numPr>
          <w:ilvl w:val="0"/>
          <w:numId w:val="27"/>
        </w:numPr>
        <w:spacing w:before="120"/>
        <w:ind w:left="1134" w:hanging="567"/>
        <w:jc w:val="both"/>
        <w:rPr>
          <w:sz w:val="24"/>
          <w:szCs w:val="24"/>
        </w:rPr>
      </w:pPr>
      <w:r w:rsidRPr="001C4336">
        <w:rPr>
          <w:sz w:val="24"/>
          <w:szCs w:val="24"/>
          <w:rtl/>
        </w:rPr>
        <w:t>השתתפות בהליך בחירת המתכננים והיועצים ובמשא ומתן עימם, לסיכום שכר טרחתם, ותנאי ההתקשרות עימם.</w:t>
      </w:r>
    </w:p>
    <w:p w14:paraId="55F06363" w14:textId="77777777" w:rsidR="00EB5A81" w:rsidRDefault="00EB5A81" w:rsidP="00EB5A81">
      <w:pPr>
        <w:pStyle w:val="Heading1"/>
        <w:rPr>
          <w:sz w:val="24"/>
          <w:rtl/>
        </w:rPr>
      </w:pPr>
    </w:p>
    <w:p w14:paraId="0221A695" w14:textId="77777777" w:rsidR="00EB5A81" w:rsidRDefault="00EB5A81" w:rsidP="00EB5A81">
      <w:pPr>
        <w:numPr>
          <w:ilvl w:val="0"/>
          <w:numId w:val="27"/>
        </w:numPr>
        <w:spacing w:before="120"/>
        <w:ind w:left="1134" w:hanging="567"/>
        <w:jc w:val="both"/>
        <w:rPr>
          <w:sz w:val="24"/>
          <w:szCs w:val="24"/>
        </w:rPr>
      </w:pPr>
      <w:r w:rsidRPr="001C4336">
        <w:rPr>
          <w:sz w:val="24"/>
          <w:szCs w:val="24"/>
          <w:rtl/>
        </w:rPr>
        <w:t>הפצת מסמכי המכרזים לקבלנים, טיפול בקבלת הצעות הקבלנים ובקיום הליכי מכרזים עפ"י נוהלי המזמין.</w:t>
      </w:r>
    </w:p>
    <w:p w14:paraId="60005EE5" w14:textId="77777777" w:rsidR="00EB5A81" w:rsidRDefault="00EB5A81" w:rsidP="00EB5A81">
      <w:pPr>
        <w:pStyle w:val="Heading1"/>
        <w:rPr>
          <w:sz w:val="24"/>
          <w:rtl/>
        </w:rPr>
      </w:pPr>
    </w:p>
    <w:p w14:paraId="09455CF3" w14:textId="77777777" w:rsidR="00EB5A81" w:rsidRDefault="00EB5A81" w:rsidP="00EB5A81">
      <w:pPr>
        <w:numPr>
          <w:ilvl w:val="0"/>
          <w:numId w:val="27"/>
        </w:numPr>
        <w:spacing w:before="120"/>
        <w:ind w:left="1134" w:hanging="567"/>
        <w:jc w:val="both"/>
        <w:rPr>
          <w:sz w:val="24"/>
          <w:szCs w:val="24"/>
        </w:rPr>
      </w:pPr>
      <w:r w:rsidRPr="001C4336">
        <w:rPr>
          <w:sz w:val="24"/>
          <w:szCs w:val="24"/>
          <w:rtl/>
        </w:rPr>
        <w:t>השתתפות בסיור קבלנים באתר ומתן הסברים ותשובות בכתב לקבלנים המשתתפים במכרזים.</w:t>
      </w:r>
    </w:p>
    <w:p w14:paraId="450B9405" w14:textId="77777777" w:rsidR="00EB5A81" w:rsidRDefault="00EB5A81" w:rsidP="00EB5A81">
      <w:pPr>
        <w:pStyle w:val="Heading1"/>
        <w:rPr>
          <w:sz w:val="24"/>
          <w:rtl/>
        </w:rPr>
      </w:pPr>
    </w:p>
    <w:p w14:paraId="683A5111" w14:textId="77777777" w:rsidR="00EB5A81" w:rsidRDefault="00EB5A81" w:rsidP="00EB5A81">
      <w:pPr>
        <w:numPr>
          <w:ilvl w:val="0"/>
          <w:numId w:val="27"/>
        </w:numPr>
        <w:spacing w:before="120"/>
        <w:ind w:left="1134" w:hanging="567"/>
        <w:jc w:val="both"/>
        <w:rPr>
          <w:sz w:val="24"/>
          <w:szCs w:val="24"/>
        </w:rPr>
      </w:pPr>
      <w:r w:rsidRPr="001C4336">
        <w:rPr>
          <w:sz w:val="24"/>
          <w:szCs w:val="24"/>
          <w:rtl/>
        </w:rPr>
        <w:t>ביקורת פורמלית וחשבונית ונ</w:t>
      </w:r>
      <w:r>
        <w:rPr>
          <w:rFonts w:hint="cs"/>
          <w:sz w:val="24"/>
          <w:szCs w:val="24"/>
          <w:rtl/>
        </w:rPr>
        <w:t>י</w:t>
      </w:r>
      <w:r w:rsidRPr="001C4336">
        <w:rPr>
          <w:sz w:val="24"/>
          <w:szCs w:val="24"/>
          <w:rtl/>
        </w:rPr>
        <w:t>תוח הצעות הקבלנים והיועצים ועריכת טבלאות השוואה תוך ציון סטיות מתנאי המכרז והאומדנים והמלצות לגבי התקשרות עם מתכננים, יועצים, קבלנים וספקים.</w:t>
      </w:r>
    </w:p>
    <w:p w14:paraId="2044DD6F" w14:textId="77777777" w:rsidR="00EB5A81" w:rsidRDefault="00EB5A81" w:rsidP="00EB5A81">
      <w:pPr>
        <w:pStyle w:val="Heading1"/>
        <w:rPr>
          <w:sz w:val="24"/>
          <w:rtl/>
        </w:rPr>
      </w:pPr>
    </w:p>
    <w:p w14:paraId="0CEFA027" w14:textId="77777777" w:rsidR="00EB5A81" w:rsidRPr="001C4336" w:rsidRDefault="00EB5A81" w:rsidP="00EB5A81">
      <w:pPr>
        <w:numPr>
          <w:ilvl w:val="0"/>
          <w:numId w:val="27"/>
        </w:numPr>
        <w:spacing w:before="120"/>
        <w:ind w:left="1134" w:hanging="567"/>
        <w:jc w:val="both"/>
        <w:rPr>
          <w:sz w:val="24"/>
          <w:szCs w:val="24"/>
          <w:rtl/>
        </w:rPr>
      </w:pPr>
      <w:r w:rsidRPr="001C4336">
        <w:rPr>
          <w:sz w:val="24"/>
          <w:szCs w:val="24"/>
          <w:rtl/>
        </w:rPr>
        <w:t>עדכון לוח זמנים כללי לפרויקט.</w:t>
      </w:r>
    </w:p>
    <w:p w14:paraId="5FDFADD1" w14:textId="77777777" w:rsidR="00EB5A81" w:rsidRDefault="00EB5A81" w:rsidP="00EB5A81">
      <w:pPr>
        <w:pStyle w:val="Heading1"/>
        <w:ind w:left="720"/>
        <w:rPr>
          <w:sz w:val="24"/>
        </w:rPr>
      </w:pPr>
    </w:p>
    <w:p w14:paraId="231C06DD" w14:textId="77777777" w:rsidR="00EB5A81" w:rsidRDefault="00EB5A81" w:rsidP="00EB5A81">
      <w:pPr>
        <w:numPr>
          <w:ilvl w:val="0"/>
          <w:numId w:val="27"/>
        </w:numPr>
        <w:spacing w:before="120"/>
        <w:ind w:left="1134" w:hanging="567"/>
        <w:jc w:val="both"/>
        <w:rPr>
          <w:sz w:val="24"/>
          <w:szCs w:val="24"/>
        </w:rPr>
      </w:pPr>
      <w:r w:rsidRPr="001C4336">
        <w:rPr>
          <w:sz w:val="24"/>
          <w:szCs w:val="24"/>
          <w:rtl/>
        </w:rPr>
        <w:t>טיפול בקבלת ערבויות, ביטוחים ושאר התחייבויות המתכננים, היועצים, הקבלנים והספקים.</w:t>
      </w:r>
    </w:p>
    <w:p w14:paraId="05402142" w14:textId="77777777" w:rsidR="00EB5A81" w:rsidRPr="001C4336" w:rsidRDefault="00EB5A81" w:rsidP="00EB5A81">
      <w:pPr>
        <w:pStyle w:val="Heading1"/>
        <w:ind w:left="720"/>
        <w:rPr>
          <w:sz w:val="24"/>
          <w:rtl/>
        </w:rPr>
      </w:pPr>
    </w:p>
    <w:p w14:paraId="084893B5" w14:textId="77777777" w:rsidR="00EB5A81" w:rsidRDefault="00EB5A81" w:rsidP="00EB5A81">
      <w:pPr>
        <w:numPr>
          <w:ilvl w:val="0"/>
          <w:numId w:val="27"/>
        </w:numPr>
        <w:spacing w:before="120"/>
        <w:ind w:left="1134" w:hanging="567"/>
        <w:jc w:val="both"/>
        <w:rPr>
          <w:sz w:val="24"/>
          <w:szCs w:val="24"/>
        </w:rPr>
      </w:pPr>
      <w:r w:rsidRPr="001C4336">
        <w:rPr>
          <w:sz w:val="24"/>
          <w:szCs w:val="24"/>
          <w:rtl/>
        </w:rPr>
        <w:t>ניהול מו"מ, במשותף עם המנהל, עם המתכננים, היועצים, הקבלנים והספקים השונים באשר להצעותיהם וגיבוש חוזים עם מי מהם שיבחרו ע"י המזמין לתכנון ולביצוע העבודות השונות.</w:t>
      </w:r>
    </w:p>
    <w:p w14:paraId="6357391B" w14:textId="77777777" w:rsidR="00EB5A81" w:rsidRDefault="00EB5A81" w:rsidP="00EB5A81">
      <w:pPr>
        <w:pStyle w:val="Heading1"/>
        <w:rPr>
          <w:sz w:val="24"/>
          <w:rtl/>
        </w:rPr>
      </w:pPr>
    </w:p>
    <w:p w14:paraId="24369D0C" w14:textId="77777777" w:rsidR="00EB5A81" w:rsidRPr="00A94D9B" w:rsidRDefault="00EB5A81" w:rsidP="00EB5A81">
      <w:pPr>
        <w:numPr>
          <w:ilvl w:val="0"/>
          <w:numId w:val="27"/>
        </w:numPr>
        <w:spacing w:before="120"/>
        <w:ind w:left="1134" w:hanging="567"/>
        <w:jc w:val="both"/>
        <w:rPr>
          <w:sz w:val="24"/>
          <w:szCs w:val="24"/>
        </w:rPr>
      </w:pPr>
      <w:r w:rsidRPr="00A94D9B">
        <w:rPr>
          <w:sz w:val="24"/>
          <w:szCs w:val="24"/>
          <w:rtl/>
        </w:rPr>
        <w:t>סיוע בעריכת החוזים עם המתכננים, היועצים הקבלנים והספקים ואשור לחתימתם בתאום עם היועץ המשפטי של המזמין.</w:t>
      </w:r>
    </w:p>
    <w:p w14:paraId="5E339FD6" w14:textId="77777777" w:rsidR="00EB5A81" w:rsidRDefault="00EB5A81" w:rsidP="00EB5A81">
      <w:pPr>
        <w:pStyle w:val="Heading1"/>
        <w:rPr>
          <w:sz w:val="24"/>
          <w:rtl/>
        </w:rPr>
      </w:pPr>
    </w:p>
    <w:p w14:paraId="7D87C3B5" w14:textId="77777777" w:rsidR="00EB5A81" w:rsidRDefault="00EB5A81" w:rsidP="00EB5A81">
      <w:pPr>
        <w:numPr>
          <w:ilvl w:val="0"/>
          <w:numId w:val="27"/>
        </w:numPr>
        <w:spacing w:before="120"/>
        <w:ind w:left="1134" w:hanging="567"/>
        <w:jc w:val="both"/>
        <w:rPr>
          <w:sz w:val="24"/>
          <w:szCs w:val="24"/>
        </w:rPr>
      </w:pPr>
      <w:r w:rsidRPr="001C4336">
        <w:rPr>
          <w:sz w:val="24"/>
          <w:szCs w:val="24"/>
          <w:rtl/>
        </w:rPr>
        <w:t>עדכון האומדנים התקציביים ולו"ז הפרויקט לאור תוצאות המכרזים או המו"מ עם הקבלנים וקביעת מסגרות תקציב חדשות בהתאם.</w:t>
      </w:r>
    </w:p>
    <w:p w14:paraId="5C6BF754" w14:textId="77777777" w:rsidR="00EB5A81" w:rsidRDefault="00EB5A81" w:rsidP="00EB5A81">
      <w:pPr>
        <w:pStyle w:val="Heading1"/>
        <w:rPr>
          <w:sz w:val="24"/>
          <w:rtl/>
        </w:rPr>
      </w:pPr>
    </w:p>
    <w:p w14:paraId="34FC4608" w14:textId="77777777" w:rsidR="00EB5A81" w:rsidRPr="001C4336" w:rsidRDefault="00EB5A81" w:rsidP="00EB5A81">
      <w:pPr>
        <w:numPr>
          <w:ilvl w:val="0"/>
          <w:numId w:val="27"/>
        </w:numPr>
        <w:spacing w:before="120" w:after="240"/>
        <w:ind w:left="1134" w:hanging="567"/>
        <w:jc w:val="both"/>
        <w:rPr>
          <w:sz w:val="24"/>
          <w:szCs w:val="24"/>
          <w:rtl/>
        </w:rPr>
      </w:pPr>
      <w:r w:rsidRPr="001C4336">
        <w:rPr>
          <w:sz w:val="24"/>
          <w:szCs w:val="24"/>
          <w:rtl/>
        </w:rPr>
        <w:t>כל יתר הפעולות הדרושות להכנת המכרזים/חוזים והכנות לב</w:t>
      </w:r>
      <w:r>
        <w:rPr>
          <w:rFonts w:hint="cs"/>
          <w:sz w:val="24"/>
          <w:szCs w:val="24"/>
          <w:rtl/>
        </w:rPr>
        <w:t>י</w:t>
      </w:r>
      <w:r w:rsidRPr="001C4336">
        <w:rPr>
          <w:sz w:val="24"/>
          <w:szCs w:val="24"/>
          <w:rtl/>
        </w:rPr>
        <w:t>צוע</w:t>
      </w:r>
      <w:r>
        <w:rPr>
          <w:rFonts w:hint="cs"/>
          <w:sz w:val="24"/>
          <w:szCs w:val="24"/>
          <w:rtl/>
        </w:rPr>
        <w:t>, לרבות מכרז לביצוע משרד המכירות והפיתוח סביבו</w:t>
      </w:r>
      <w:r w:rsidRPr="001C4336">
        <w:rPr>
          <w:sz w:val="24"/>
          <w:szCs w:val="24"/>
          <w:rtl/>
        </w:rPr>
        <w:t>.</w:t>
      </w:r>
    </w:p>
    <w:p w14:paraId="4D1765B1" w14:textId="77777777" w:rsidR="00EB5A81" w:rsidRPr="009014A0" w:rsidRDefault="00EB5A81" w:rsidP="00EB5A81">
      <w:pPr>
        <w:ind w:left="820" w:hanging="580"/>
        <w:jc w:val="both"/>
        <w:rPr>
          <w:color w:val="000000"/>
          <w:sz w:val="24"/>
          <w:szCs w:val="24"/>
          <w:rtl/>
        </w:rPr>
      </w:pPr>
    </w:p>
    <w:p w14:paraId="15A50767" w14:textId="77777777" w:rsidR="00EB5A81" w:rsidRDefault="00EB5A81" w:rsidP="00EB5A81">
      <w:pPr>
        <w:ind w:left="567" w:hanging="567"/>
        <w:jc w:val="both"/>
        <w:rPr>
          <w:color w:val="000000"/>
          <w:sz w:val="24"/>
          <w:szCs w:val="24"/>
          <w:rtl/>
        </w:rPr>
      </w:pPr>
      <w:r w:rsidRPr="00A443D2">
        <w:rPr>
          <w:bCs/>
          <w:color w:val="000000"/>
          <w:sz w:val="24"/>
          <w:szCs w:val="24"/>
          <w:rtl/>
        </w:rPr>
        <w:t>ג.</w:t>
      </w:r>
      <w:r w:rsidRPr="00A443D2">
        <w:rPr>
          <w:bCs/>
          <w:color w:val="000000"/>
          <w:sz w:val="24"/>
          <w:szCs w:val="24"/>
          <w:rtl/>
        </w:rPr>
        <w:tab/>
      </w:r>
      <w:r w:rsidRPr="009014A0">
        <w:rPr>
          <w:bCs/>
          <w:color w:val="000000"/>
          <w:sz w:val="24"/>
          <w:szCs w:val="24"/>
          <w:u w:val="single"/>
          <w:rtl/>
        </w:rPr>
        <w:t>מסירת אתר הבניה או שטחי עבודה לקבלנים</w:t>
      </w:r>
    </w:p>
    <w:p w14:paraId="7719B48F" w14:textId="77777777" w:rsidR="00EB5A81" w:rsidRPr="009014A0" w:rsidRDefault="00EB5A81" w:rsidP="00EB5A81">
      <w:pPr>
        <w:ind w:left="160"/>
        <w:jc w:val="both"/>
        <w:rPr>
          <w:color w:val="000000"/>
          <w:sz w:val="24"/>
          <w:szCs w:val="24"/>
          <w:rtl/>
        </w:rPr>
      </w:pPr>
    </w:p>
    <w:p w14:paraId="3030D05B" w14:textId="77777777" w:rsidR="00EB5A81" w:rsidRDefault="00EB5A81" w:rsidP="00EB5A81">
      <w:pPr>
        <w:ind w:left="567"/>
        <w:jc w:val="both"/>
        <w:rPr>
          <w:color w:val="000000"/>
          <w:sz w:val="24"/>
          <w:szCs w:val="24"/>
          <w:rtl/>
        </w:rPr>
      </w:pPr>
      <w:r w:rsidRPr="009014A0">
        <w:rPr>
          <w:color w:val="000000"/>
          <w:sz w:val="24"/>
          <w:szCs w:val="24"/>
          <w:rtl/>
        </w:rPr>
        <w:t>לצורך מסירת השטח לקבלנים (לרבות לרשות העתיקות ו/או לארכיאולוגים) ינקוט המפקח בצעדים הבאים:</w:t>
      </w:r>
    </w:p>
    <w:p w14:paraId="5BB5F704" w14:textId="77777777" w:rsidR="00EB5A81" w:rsidRPr="00CE4B41" w:rsidRDefault="00EB5A81" w:rsidP="00EB5A81">
      <w:pPr>
        <w:jc w:val="both"/>
        <w:rPr>
          <w:color w:val="000000"/>
          <w:sz w:val="24"/>
          <w:szCs w:val="24"/>
          <w:rtl/>
        </w:rPr>
      </w:pPr>
    </w:p>
    <w:p w14:paraId="6ED24AFD"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יתייצב באתר הבניה - בתאריך ובשעה שנקבעו בצו התחלת העבודה - לצורך מסירת השטח לקבלנים, לרבות תאום המודד למסירת רשת נקודות הקבע והסימון.</w:t>
      </w:r>
    </w:p>
    <w:p w14:paraId="1493B364" w14:textId="77777777" w:rsidR="00EB5A81" w:rsidRPr="00CE4B41" w:rsidRDefault="00EB5A81" w:rsidP="00EB5A81">
      <w:pPr>
        <w:pStyle w:val="Heading1"/>
        <w:ind w:left="720"/>
        <w:rPr>
          <w:sz w:val="24"/>
          <w:rtl/>
        </w:rPr>
      </w:pPr>
    </w:p>
    <w:p w14:paraId="0155B0F7"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CE4B41">
        <w:rPr>
          <w:sz w:val="24"/>
          <w:szCs w:val="24"/>
          <w:rtl/>
        </w:rPr>
        <w:t xml:space="preserve">באותו מעמד ימסור לקבלנים מערכות תכניות ומפרטים מאושרים לביצוע על כל פרטיהן </w:t>
      </w:r>
      <w:r w:rsidRPr="008A53D6">
        <w:rPr>
          <w:color w:val="000000"/>
          <w:sz w:val="24"/>
          <w:szCs w:val="24"/>
          <w:rtl/>
        </w:rPr>
        <w:t>וירשום את דבר מסירתן בדו"ח, עם פירוט מספרי התכניות, נושא התכניות, תאריכיהן ושם</w:t>
      </w:r>
      <w:r w:rsidRPr="00CE4B41">
        <w:rPr>
          <w:sz w:val="24"/>
          <w:szCs w:val="24"/>
          <w:rtl/>
        </w:rPr>
        <w:t xml:space="preserve"> המתכננים. העתק אחד של הדו"ח יצורף ליומן.</w:t>
      </w:r>
    </w:p>
    <w:p w14:paraId="4F729898" w14:textId="77777777" w:rsidR="00EB5A81" w:rsidRPr="00CE4B41" w:rsidRDefault="00EB5A81" w:rsidP="00EB5A81">
      <w:pPr>
        <w:ind w:left="1560" w:hanging="700"/>
        <w:jc w:val="both"/>
        <w:rPr>
          <w:color w:val="000000"/>
          <w:sz w:val="24"/>
          <w:szCs w:val="24"/>
          <w:rtl/>
        </w:rPr>
      </w:pPr>
    </w:p>
    <w:p w14:paraId="7A54E724"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ימסור לקבלנים העתק מהיתר הבניה.</w:t>
      </w:r>
    </w:p>
    <w:p w14:paraId="26345946" w14:textId="77777777" w:rsidR="00EB5A81" w:rsidRDefault="00EB5A81" w:rsidP="00EB5A81">
      <w:pPr>
        <w:pStyle w:val="Heading1"/>
        <w:rPr>
          <w:sz w:val="24"/>
          <w:rtl/>
        </w:rPr>
      </w:pPr>
    </w:p>
    <w:p w14:paraId="41519C62"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CE4B41">
        <w:rPr>
          <w:sz w:val="24"/>
          <w:szCs w:val="24"/>
          <w:rtl/>
        </w:rPr>
        <w:t>יסייר עם הקבלנים, או באי כוחם המוסמכים בגבולות ובתוך השטח לאורכו ולרוחבו, יזהה עם המודד את ברזלי הפרצלציה ורשת נקודות הקבע, את צירי הכבישים וכד' ויסקור ביחד עם הקבלנים את מצב פני השטח מבחינת קיום מכשולים (כמו אי פינוי חלק מן השטח, קיום עצים, שיחים, עמודים, צנרת וכוכים, ערימות אדמה ופסולת או חומרי בנין של קבלנים אחרים, קיום סלעים גדולים הבולטים מעל פני האדמה (בולדרים וכד') כמו כן יבדוק עם הקבלנים דרכי גישה ואפשרויות להתחברות האתר למערכות מים, חשמל, טלפון.</w:t>
      </w:r>
    </w:p>
    <w:p w14:paraId="72E94027" w14:textId="77777777" w:rsidR="00EB5A81" w:rsidRDefault="00EB5A81" w:rsidP="00EB5A81">
      <w:pPr>
        <w:ind w:left="1134"/>
        <w:jc w:val="both"/>
        <w:rPr>
          <w:sz w:val="24"/>
          <w:szCs w:val="24"/>
          <w:rtl/>
        </w:rPr>
      </w:pPr>
      <w:r w:rsidRPr="00CE4B41">
        <w:rPr>
          <w:sz w:val="24"/>
          <w:szCs w:val="24"/>
          <w:rtl/>
        </w:rPr>
        <w:t xml:space="preserve">המפקח ידאג לתיעוד מלא ופרטני, </w:t>
      </w:r>
      <w:r w:rsidRPr="00CE4B41">
        <w:rPr>
          <w:sz w:val="24"/>
          <w:szCs w:val="24"/>
          <w:u w:val="single"/>
          <w:rtl/>
        </w:rPr>
        <w:t>בצילום וידאו אשר העתק הימנו י</w:t>
      </w:r>
      <w:r>
        <w:rPr>
          <w:rFonts w:hint="cs"/>
          <w:sz w:val="24"/>
          <w:szCs w:val="24"/>
          <w:u w:val="single"/>
          <w:rtl/>
        </w:rPr>
        <w:t>י</w:t>
      </w:r>
      <w:r w:rsidRPr="00CE4B41">
        <w:rPr>
          <w:sz w:val="24"/>
          <w:szCs w:val="24"/>
          <w:u w:val="single"/>
          <w:rtl/>
        </w:rPr>
        <w:t>מסר למזמין</w:t>
      </w:r>
      <w:r w:rsidRPr="00CE4B41">
        <w:rPr>
          <w:sz w:val="24"/>
          <w:szCs w:val="24"/>
          <w:rtl/>
        </w:rPr>
        <w:t>, של מצב אתר העבודה וסביבתו ערב מסירתו לקבלנים.</w:t>
      </w:r>
    </w:p>
    <w:p w14:paraId="794F0F3A" w14:textId="77777777" w:rsidR="00EB5A81" w:rsidRPr="00CE4B41" w:rsidRDefault="00EB5A81" w:rsidP="00EB5A81">
      <w:pPr>
        <w:ind w:left="1440"/>
        <w:jc w:val="both"/>
        <w:rPr>
          <w:sz w:val="24"/>
          <w:szCs w:val="24"/>
          <w:rtl/>
        </w:rPr>
      </w:pPr>
    </w:p>
    <w:p w14:paraId="69081609"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עם גמר הסיור, ימלא בידו ובכתב נקי וקריא את הדו"ח על כל פרטיו, בחתימת שני הצדדים ובמידה שלקבלנים תהיינה הסתייגויות, יפרט המפקח בתוך הדו"ח ובמידת הצורך יצרף תרשים עזר, כמו כן יש לרשום בדו"ח את תאריך מסירת השטח ועריכת הדו"ח.</w:t>
      </w:r>
    </w:p>
    <w:p w14:paraId="76423BBF" w14:textId="77777777" w:rsidR="00EB5A81" w:rsidRPr="00CE4B41" w:rsidRDefault="00EB5A81" w:rsidP="00EB5A81">
      <w:pPr>
        <w:pStyle w:val="Heading1"/>
        <w:ind w:left="720"/>
        <w:rPr>
          <w:sz w:val="24"/>
          <w:rtl/>
        </w:rPr>
      </w:pPr>
    </w:p>
    <w:p w14:paraId="65FAFE7A"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את הדו"ח יש למלא ב- 3 עותקים, המקור י</w:t>
      </w:r>
      <w:r>
        <w:rPr>
          <w:rFonts w:hint="cs"/>
          <w:sz w:val="24"/>
          <w:szCs w:val="24"/>
          <w:rtl/>
        </w:rPr>
        <w:t>י</w:t>
      </w:r>
      <w:r w:rsidRPr="00CE4B41">
        <w:rPr>
          <w:sz w:val="24"/>
          <w:szCs w:val="24"/>
          <w:rtl/>
        </w:rPr>
        <w:t xml:space="preserve">שאר בידי המפקח, העותק הראשון </w:t>
      </w:r>
      <w:r>
        <w:rPr>
          <w:rFonts w:hint="cs"/>
          <w:sz w:val="24"/>
          <w:szCs w:val="24"/>
          <w:rtl/>
        </w:rPr>
        <w:t>יי</w:t>
      </w:r>
      <w:r w:rsidRPr="00CE4B41">
        <w:rPr>
          <w:sz w:val="24"/>
          <w:szCs w:val="24"/>
          <w:rtl/>
        </w:rPr>
        <w:t>מסר לקבלן לצורך צ</w:t>
      </w:r>
      <w:r>
        <w:rPr>
          <w:rFonts w:hint="cs"/>
          <w:sz w:val="24"/>
          <w:szCs w:val="24"/>
          <w:rtl/>
        </w:rPr>
        <w:t>י</w:t>
      </w:r>
      <w:r w:rsidRPr="00CE4B41">
        <w:rPr>
          <w:sz w:val="24"/>
          <w:szCs w:val="24"/>
          <w:rtl/>
        </w:rPr>
        <w:t>רוף לחשבון החלקי הראשון והעותק השני יועבר לתיק במשרד המזמין.</w:t>
      </w:r>
    </w:p>
    <w:p w14:paraId="69018455" w14:textId="77777777" w:rsidR="00EB5A81" w:rsidRDefault="00EB5A81" w:rsidP="00EB5A81">
      <w:pPr>
        <w:pStyle w:val="Heading1"/>
        <w:rPr>
          <w:sz w:val="24"/>
          <w:rtl/>
        </w:rPr>
      </w:pPr>
    </w:p>
    <w:p w14:paraId="7A3E8DF0"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CE4B41">
        <w:rPr>
          <w:sz w:val="24"/>
          <w:szCs w:val="24"/>
          <w:rtl/>
        </w:rPr>
        <w:t>יקבל, יבדוק ויאשר תכנית ארגון עבודה באתר כולל מבנים זמניים ודרכי גישה וכניסות זמניות, מעבדות שדה, מיקום ריכוז חומרים, גידור אתר, קווי תשתית ונקודות כח זמניות, ניקוז ותיעול זמני, שיטת ריכוז ופינוי פסולת. לווי המתכננים/ הקבלן לאישור התכנית ברשות המקומית. ליווי הטיפול בהליכי הרישוי השונים.</w:t>
      </w:r>
    </w:p>
    <w:p w14:paraId="4CD820F4" w14:textId="77777777" w:rsidR="00EB5A81" w:rsidRDefault="00EB5A81" w:rsidP="00EB5A81">
      <w:pPr>
        <w:ind w:left="1134"/>
        <w:jc w:val="both"/>
        <w:rPr>
          <w:color w:val="000000"/>
          <w:sz w:val="24"/>
          <w:szCs w:val="24"/>
          <w:rtl/>
        </w:rPr>
      </w:pPr>
      <w:r w:rsidRPr="00CE4B41">
        <w:rPr>
          <w:color w:val="000000"/>
          <w:sz w:val="24"/>
          <w:szCs w:val="24"/>
          <w:rtl/>
        </w:rPr>
        <w:lastRenderedPageBreak/>
        <w:t>המפקח יוודא הזמנה וביצוע של חיבור מים זמני לאתר מהרשות המקומית, על שם הקבלן, באופן בו החיבור יבוצע ויהא שמיש ערב מסירת האתר לקבלן.</w:t>
      </w:r>
    </w:p>
    <w:p w14:paraId="1A7518B8" w14:textId="77777777" w:rsidR="00EB5A81" w:rsidRPr="00CE4B41" w:rsidRDefault="00EB5A81" w:rsidP="00EB5A81">
      <w:pPr>
        <w:jc w:val="both"/>
        <w:rPr>
          <w:color w:val="000000"/>
          <w:sz w:val="24"/>
          <w:szCs w:val="24"/>
          <w:rtl/>
        </w:rPr>
      </w:pPr>
    </w:p>
    <w:p w14:paraId="194209C9"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יוודא שהקבלנים יקימו משרדים באתר, בהתאם לנדרש בחוזים, אשר חייבים להיות מצוידים לרבות בריהוט מתאים לצרכי עבודה באתר.</w:t>
      </w:r>
    </w:p>
    <w:p w14:paraId="157E2DAD" w14:textId="77777777" w:rsidR="00EB5A81" w:rsidRPr="00CE4B41" w:rsidRDefault="00EB5A81" w:rsidP="00EB5A81">
      <w:pPr>
        <w:pStyle w:val="Heading1"/>
        <w:ind w:left="720"/>
        <w:rPr>
          <w:sz w:val="24"/>
          <w:rtl/>
        </w:rPr>
      </w:pPr>
    </w:p>
    <w:p w14:paraId="24AB0E88" w14:textId="3375A4C0" w:rsidR="00EB5A81" w:rsidRDefault="00596A43" w:rsidP="00EB5A81">
      <w:pPr>
        <w:numPr>
          <w:ilvl w:val="0"/>
          <w:numId w:val="18"/>
        </w:numPr>
        <w:tabs>
          <w:tab w:val="clear" w:pos="360"/>
        </w:tabs>
        <w:spacing w:before="120"/>
        <w:ind w:left="1134" w:hanging="567"/>
        <w:jc w:val="both"/>
        <w:rPr>
          <w:sz w:val="24"/>
          <w:szCs w:val="24"/>
        </w:rPr>
      </w:pPr>
      <w:ins w:id="85" w:author="Meryl Etman [2]" w:date="2021-11-18T15:08:00Z">
        <w:r>
          <w:rPr>
            <w:rFonts w:hint="cs"/>
            <w:sz w:val="24"/>
            <w:szCs w:val="24"/>
            <w:rtl/>
          </w:rPr>
          <w:t xml:space="preserve">המפקח יוודא שמונו כל בעלי התפקידים ויוודא לקבל מהם אישורים בכתב, </w:t>
        </w:r>
      </w:ins>
      <w:r w:rsidR="00EB5A81" w:rsidRPr="00CE4B41">
        <w:rPr>
          <w:sz w:val="24"/>
          <w:szCs w:val="24"/>
          <w:rtl/>
        </w:rPr>
        <w:t>לפני תחילת העבודה</w:t>
      </w:r>
      <w:ins w:id="86" w:author="Meryl Etman [2]" w:date="2021-11-18T15:08:00Z">
        <w:r>
          <w:rPr>
            <w:rFonts w:hint="cs"/>
            <w:sz w:val="24"/>
            <w:szCs w:val="24"/>
            <w:rtl/>
          </w:rPr>
          <w:t xml:space="preserve"> לכך שנ</w:t>
        </w:r>
      </w:ins>
      <w:del w:id="87" w:author="Meryl Etman [2]" w:date="2021-11-18T15:08:00Z">
        <w:r w:rsidR="00EB5A81" w:rsidRPr="00CE4B41" w:rsidDel="00596A43">
          <w:rPr>
            <w:sz w:val="24"/>
            <w:szCs w:val="24"/>
            <w:rtl/>
          </w:rPr>
          <w:delText xml:space="preserve"> י</w:delText>
        </w:r>
      </w:del>
      <w:r w:rsidR="00EB5A81" w:rsidRPr="00CE4B41">
        <w:rPr>
          <w:sz w:val="24"/>
          <w:szCs w:val="24"/>
          <w:rtl/>
        </w:rPr>
        <w:t>נקטו כל אמצעי הבטיחות והגיהות הדרושים על פי דין.</w:t>
      </w:r>
    </w:p>
    <w:p w14:paraId="51593239" w14:textId="77777777" w:rsidR="00EB5A81" w:rsidRPr="00CE4B41" w:rsidRDefault="00EB5A81" w:rsidP="00EB5A81">
      <w:pPr>
        <w:pStyle w:val="Heading1"/>
        <w:ind w:left="720"/>
        <w:rPr>
          <w:sz w:val="24"/>
          <w:rtl/>
        </w:rPr>
      </w:pPr>
    </w:p>
    <w:p w14:paraId="65E8A519"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לפני תחילת העבודה יוודא המפקח את קיום כל התנאים וההתחייבויות לרבות מינוי בעלי תפקידים כנדרש בהתאם לדין ולהיתרים לרבות אך לא רק מינוי ממונה על הבטיחות ואחראי על הביקורת.</w:t>
      </w:r>
    </w:p>
    <w:p w14:paraId="29129B9B" w14:textId="77777777" w:rsidR="00EB5A81" w:rsidRPr="00CE4B41" w:rsidRDefault="00EB5A81" w:rsidP="00EB5A81">
      <w:pPr>
        <w:pStyle w:val="Heading1"/>
        <w:ind w:left="720"/>
        <w:rPr>
          <w:sz w:val="24"/>
          <w:rtl/>
        </w:rPr>
      </w:pPr>
    </w:p>
    <w:p w14:paraId="49E855E3"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8A53D6">
        <w:rPr>
          <w:color w:val="000000"/>
          <w:sz w:val="24"/>
          <w:szCs w:val="24"/>
          <w:rtl/>
        </w:rPr>
        <w:t>סימון - בדיקה לקיום תקין של ברזלי הפרצלציה ורשת נקודות הקבע, כנקודות מוצא ומסגרת לביצוע וחידוש הסימון השוטף של המבנים תוך כדי ביצוע, הן במישור והן בגובה.</w:t>
      </w:r>
      <w:r w:rsidRPr="00CE4B41">
        <w:rPr>
          <w:sz w:val="24"/>
          <w:szCs w:val="24"/>
          <w:rtl/>
        </w:rPr>
        <w:t xml:space="preserve"> קביעתן וייצובן של נקודות הקבע במקומות בלתי פגיעים באמצעות ברזלים מעוגנים בבטון בתוך האדמה, כמקובל.</w:t>
      </w:r>
    </w:p>
    <w:p w14:paraId="7133B15D" w14:textId="77777777" w:rsidR="00EB5A81" w:rsidRPr="009014A0" w:rsidRDefault="00EB5A81" w:rsidP="00EB5A81">
      <w:pPr>
        <w:ind w:left="1560" w:hanging="700"/>
        <w:jc w:val="both"/>
        <w:rPr>
          <w:color w:val="000000"/>
          <w:sz w:val="24"/>
          <w:szCs w:val="24"/>
          <w:rtl/>
        </w:rPr>
      </w:pPr>
    </w:p>
    <w:p w14:paraId="67283D0F" w14:textId="77777777" w:rsidR="00EB5A81" w:rsidRDefault="00EB5A81" w:rsidP="00EB5A81">
      <w:pPr>
        <w:ind w:left="160"/>
        <w:jc w:val="both"/>
        <w:rPr>
          <w:color w:val="000000"/>
          <w:sz w:val="24"/>
          <w:szCs w:val="24"/>
          <w:rtl/>
        </w:rPr>
      </w:pPr>
      <w:r w:rsidRPr="00A443D2">
        <w:rPr>
          <w:bCs/>
          <w:color w:val="000000"/>
          <w:sz w:val="24"/>
          <w:szCs w:val="24"/>
          <w:rtl/>
        </w:rPr>
        <w:t>ד.</w:t>
      </w:r>
      <w:r w:rsidRPr="00A443D2">
        <w:rPr>
          <w:bCs/>
          <w:color w:val="000000"/>
          <w:sz w:val="24"/>
          <w:szCs w:val="24"/>
          <w:rtl/>
        </w:rPr>
        <w:tab/>
      </w:r>
      <w:r w:rsidRPr="009014A0">
        <w:rPr>
          <w:bCs/>
          <w:color w:val="000000"/>
          <w:sz w:val="24"/>
          <w:szCs w:val="24"/>
          <w:u w:val="single"/>
          <w:rtl/>
        </w:rPr>
        <w:t xml:space="preserve">פיקוח צמוד תיאום ומעקב </w:t>
      </w:r>
      <w:r>
        <w:rPr>
          <w:rFonts w:hint="cs"/>
          <w:bCs/>
          <w:color w:val="000000"/>
          <w:sz w:val="24"/>
          <w:szCs w:val="24"/>
          <w:u w:val="single"/>
          <w:rtl/>
        </w:rPr>
        <w:t>בזמן הביצוע</w:t>
      </w:r>
    </w:p>
    <w:p w14:paraId="0DBB6775" w14:textId="77777777" w:rsidR="00EB5A81" w:rsidRPr="009014A0" w:rsidRDefault="00EB5A81" w:rsidP="00EB5A81">
      <w:pPr>
        <w:jc w:val="both"/>
        <w:rPr>
          <w:color w:val="000000"/>
          <w:sz w:val="24"/>
          <w:szCs w:val="24"/>
          <w:rtl/>
        </w:rPr>
      </w:pPr>
    </w:p>
    <w:p w14:paraId="697CA268" w14:textId="77777777" w:rsidR="00EB5A81" w:rsidRDefault="00EB5A81" w:rsidP="00EB5A81">
      <w:pPr>
        <w:numPr>
          <w:ilvl w:val="0"/>
          <w:numId w:val="19"/>
        </w:numPr>
        <w:spacing w:before="120" w:after="240"/>
        <w:jc w:val="both"/>
        <w:rPr>
          <w:sz w:val="24"/>
          <w:szCs w:val="24"/>
        </w:rPr>
      </w:pPr>
      <w:r w:rsidRPr="00CE4B41">
        <w:rPr>
          <w:sz w:val="24"/>
          <w:szCs w:val="24"/>
          <w:rtl/>
        </w:rPr>
        <w:t>המפקח יכיר באופן יסודי את סעיפי החוזה, המפרט, התכניות על כל פרטיהן, התקנים למיניהם והנהלים, דרישות הרשויות השונות, נוהלי המזמין וכן את כל הטפסים הקשורים במילוי תפקידו, בראש ובראשונה הוראות למילוי היומן לרבות פנקס שדה לאיזון, וטפסי הזמנות לבדיקות, טיב וחוזק החומרים והמלאכה כולל במעבדות שדה וכ</w:t>
      </w:r>
      <w:r>
        <w:rPr>
          <w:rFonts w:hint="cs"/>
          <w:sz w:val="24"/>
          <w:szCs w:val="24"/>
          <w:rtl/>
        </w:rPr>
        <w:t>דומה.</w:t>
      </w:r>
    </w:p>
    <w:p w14:paraId="6D6F64BE" w14:textId="77777777" w:rsidR="00EB5A81" w:rsidRPr="009A0CF9" w:rsidRDefault="00EB5A81" w:rsidP="00EB5A81">
      <w:pPr>
        <w:numPr>
          <w:ilvl w:val="0"/>
          <w:numId w:val="19"/>
        </w:numPr>
        <w:spacing w:before="120" w:after="240"/>
        <w:jc w:val="both"/>
        <w:rPr>
          <w:sz w:val="24"/>
          <w:szCs w:val="24"/>
          <w:rtl/>
        </w:rPr>
      </w:pPr>
      <w:r>
        <w:rPr>
          <w:rFonts w:hint="cs"/>
          <w:sz w:val="24"/>
          <w:szCs w:val="24"/>
          <w:rtl/>
        </w:rPr>
        <w:t xml:space="preserve">המפקח ינהל מערכת הבטחת איכות </w:t>
      </w:r>
      <w:r>
        <w:rPr>
          <w:rFonts w:hint="cs"/>
          <w:sz w:val="24"/>
          <w:szCs w:val="24"/>
        </w:rPr>
        <w:t>ISO</w:t>
      </w:r>
      <w:r>
        <w:rPr>
          <w:rFonts w:hint="cs"/>
          <w:sz w:val="24"/>
          <w:szCs w:val="24"/>
          <w:rtl/>
        </w:rPr>
        <w:t xml:space="preserve"> ויערך באתר ביקורות איכות שגרתיות ושיטתיות. טפסי הבקרה יועברו לאישור המזמין לפני תחילת עבודות הביצוע.</w:t>
      </w:r>
    </w:p>
    <w:p w14:paraId="6578BB9E" w14:textId="77777777" w:rsidR="00EB5A81" w:rsidRPr="009A0CF9" w:rsidRDefault="00EB5A81" w:rsidP="00EB5A81">
      <w:pPr>
        <w:numPr>
          <w:ilvl w:val="0"/>
          <w:numId w:val="19"/>
        </w:numPr>
        <w:spacing w:before="120" w:after="240"/>
        <w:jc w:val="both"/>
        <w:rPr>
          <w:sz w:val="24"/>
          <w:szCs w:val="24"/>
          <w:rtl/>
        </w:rPr>
      </w:pPr>
      <w:r w:rsidRPr="00CE4B41">
        <w:rPr>
          <w:sz w:val="24"/>
          <w:szCs w:val="24"/>
          <w:rtl/>
        </w:rPr>
        <w:t xml:space="preserve">תיאום, הדרכה, פקוח צמוד מקצועי, ארכיטקטוני והנדסי קבוע ומתמיד בכל עת בה מבוצעות עבודות בניה </w:t>
      </w:r>
      <w:r>
        <w:rPr>
          <w:rFonts w:hint="cs"/>
          <w:sz w:val="24"/>
          <w:szCs w:val="24"/>
          <w:rtl/>
        </w:rPr>
        <w:t xml:space="preserve">ועבודות הריסה ושימור מבנים </w:t>
      </w:r>
      <w:r w:rsidRPr="00CE4B41">
        <w:rPr>
          <w:sz w:val="24"/>
          <w:szCs w:val="24"/>
          <w:rtl/>
        </w:rPr>
        <w:t xml:space="preserve">באתר הדורשות פיקוח לרבות פקוח צמוד על מערכות אלקטרומכניות, על בצוע נכון, </w:t>
      </w:r>
      <w:r w:rsidRPr="00CE4B41">
        <w:rPr>
          <w:rFonts w:hint="cs"/>
          <w:sz w:val="24"/>
          <w:szCs w:val="24"/>
          <w:rtl/>
        </w:rPr>
        <w:t>מדויק</w:t>
      </w:r>
      <w:r w:rsidRPr="00CE4B41">
        <w:rPr>
          <w:sz w:val="24"/>
          <w:szCs w:val="24"/>
          <w:rtl/>
        </w:rPr>
        <w:t xml:space="preserve"> ומקצועי של עבודות אלה, מבחינת טיב העבודה וחומריה, הן באתר והן במקומות העבודה והיצור של המוצרים לפני הבאתם לאתר כולל בדיקת החומרים במעבדת שדה או במכון מוסמך לכך (הטכניון, מכון התקנים) - הכל בהתאם להוראות ותכניות חוזי הבניה והמתכננים והוראות המזמין ו/או המנהל תוך תיאום ושילוב נכון של ביצוע העבודות על ידי הקבלנים והגורמים האחרים הפועלים באתר.</w:t>
      </w:r>
    </w:p>
    <w:p w14:paraId="63C27A22" w14:textId="77777777" w:rsidR="00EB5A81" w:rsidRPr="009A0CF9" w:rsidRDefault="00EB5A81" w:rsidP="00EB5A81">
      <w:pPr>
        <w:numPr>
          <w:ilvl w:val="0"/>
          <w:numId w:val="19"/>
        </w:numPr>
        <w:spacing w:before="120" w:after="240"/>
        <w:jc w:val="both"/>
        <w:rPr>
          <w:color w:val="000000"/>
          <w:sz w:val="24"/>
          <w:szCs w:val="24"/>
          <w:rtl/>
        </w:rPr>
      </w:pPr>
      <w:r w:rsidRPr="00A94D9B">
        <w:rPr>
          <w:color w:val="000000"/>
          <w:sz w:val="24"/>
          <w:szCs w:val="24"/>
          <w:rtl/>
        </w:rPr>
        <w:t>מעקב</w:t>
      </w:r>
      <w:r w:rsidRPr="00CE4B41">
        <w:rPr>
          <w:sz w:val="24"/>
          <w:szCs w:val="24"/>
          <w:rtl/>
        </w:rPr>
        <w:t xml:space="preserve"> ושמירה אחר התקדמות הבצוע של עבודות הבניה וקיום התחייבויות הקבלנים בהתאם לחוזי הבניה ולוחות הזמנים, והאחריות לניהולם בהתאם לכך, ודווח מידי על סטיות מלוח הזמנים של חוזי הבניה, כולל הסברת סיבות הסטיות והמלצה לגבי הצעדים שיש לנקוט בהם.</w:t>
      </w:r>
    </w:p>
    <w:p w14:paraId="36D44D1C" w14:textId="77777777" w:rsidR="00EB5A81" w:rsidRPr="009A0CF9" w:rsidRDefault="00EB5A81" w:rsidP="00EB5A81">
      <w:pPr>
        <w:numPr>
          <w:ilvl w:val="0"/>
          <w:numId w:val="19"/>
        </w:numPr>
        <w:spacing w:before="120" w:after="240"/>
        <w:jc w:val="both"/>
        <w:rPr>
          <w:sz w:val="24"/>
          <w:szCs w:val="24"/>
        </w:rPr>
      </w:pPr>
      <w:r w:rsidRPr="00CE4B41">
        <w:rPr>
          <w:sz w:val="24"/>
          <w:szCs w:val="24"/>
          <w:rtl/>
        </w:rPr>
        <w:lastRenderedPageBreak/>
        <w:t xml:space="preserve">שמירה ומעקב על המסגרת התקציבית של כל הפרויקט ומרכיביו ובכללם סעיפי חוזי הבניה </w:t>
      </w:r>
      <w:r w:rsidRPr="008A53D6">
        <w:rPr>
          <w:color w:val="000000"/>
          <w:sz w:val="24"/>
          <w:szCs w:val="24"/>
          <w:rtl/>
        </w:rPr>
        <w:t>במשך כל תקופת הבצוע של עבודות הבניה ואחריות ניהולה בהתאם לכך תוך הקפדה על אי</w:t>
      </w:r>
      <w:r w:rsidRPr="00CE4B41">
        <w:rPr>
          <w:sz w:val="24"/>
          <w:szCs w:val="24"/>
          <w:rtl/>
        </w:rPr>
        <w:t xml:space="preserve"> חריגה מהתקציב המאושר ע"י המזמין, עדכון התקציב לאחר אישור המזמין במקרה של סטיות ודווח על גורמי הסט</w:t>
      </w:r>
      <w:r>
        <w:rPr>
          <w:rFonts w:hint="cs"/>
          <w:sz w:val="24"/>
          <w:szCs w:val="24"/>
          <w:rtl/>
        </w:rPr>
        <w:t>י</w:t>
      </w:r>
      <w:r w:rsidRPr="00CE4B41">
        <w:rPr>
          <w:sz w:val="24"/>
          <w:szCs w:val="24"/>
          <w:rtl/>
        </w:rPr>
        <w:t>יה.</w:t>
      </w:r>
    </w:p>
    <w:p w14:paraId="099EEE16" w14:textId="77777777" w:rsidR="00EB5A81" w:rsidRPr="009A0CF9" w:rsidRDefault="00EB5A81" w:rsidP="00EB5A81">
      <w:pPr>
        <w:numPr>
          <w:ilvl w:val="0"/>
          <w:numId w:val="19"/>
        </w:numPr>
        <w:spacing w:before="120" w:after="240"/>
        <w:jc w:val="both"/>
        <w:rPr>
          <w:sz w:val="24"/>
          <w:szCs w:val="24"/>
        </w:rPr>
      </w:pPr>
      <w:r w:rsidRPr="00A94D9B">
        <w:rPr>
          <w:color w:val="000000"/>
          <w:sz w:val="24"/>
          <w:szCs w:val="24"/>
          <w:rtl/>
        </w:rPr>
        <w:t>בדיקת</w:t>
      </w:r>
      <w:r w:rsidRPr="00CE4B41">
        <w:rPr>
          <w:sz w:val="24"/>
          <w:szCs w:val="24"/>
          <w:rtl/>
        </w:rPr>
        <w:t xml:space="preserve"> תכניות הבניה, ועם גילוי טעויות, שגיאות, סתירות, חוסר בהירות, אי התאמות וכיו"ב - הבאתם לתשומת לבו של המנהל לשם הבהרה, המלצה או קביעה - הכל לפי המקרה, וט</w:t>
      </w:r>
      <w:r>
        <w:rPr>
          <w:rFonts w:hint="cs"/>
          <w:sz w:val="24"/>
          <w:szCs w:val="24"/>
          <w:rtl/>
        </w:rPr>
        <w:t>י</w:t>
      </w:r>
      <w:r w:rsidRPr="00CE4B41">
        <w:rPr>
          <w:sz w:val="24"/>
          <w:szCs w:val="24"/>
          <w:rtl/>
        </w:rPr>
        <w:t>פול בת</w:t>
      </w:r>
      <w:r>
        <w:rPr>
          <w:rFonts w:hint="cs"/>
          <w:sz w:val="24"/>
          <w:szCs w:val="24"/>
          <w:rtl/>
        </w:rPr>
        <w:t>י</w:t>
      </w:r>
      <w:r w:rsidRPr="00CE4B41">
        <w:rPr>
          <w:sz w:val="24"/>
          <w:szCs w:val="24"/>
          <w:rtl/>
        </w:rPr>
        <w:t>קון הטעויות ובפתרון הסתירות באמצעות המתכננים והיועצים לשם מניעת כל ע</w:t>
      </w:r>
      <w:r>
        <w:rPr>
          <w:rFonts w:hint="cs"/>
          <w:sz w:val="24"/>
          <w:szCs w:val="24"/>
          <w:rtl/>
        </w:rPr>
        <w:t>י</w:t>
      </w:r>
      <w:r w:rsidRPr="00CE4B41">
        <w:rPr>
          <w:sz w:val="24"/>
          <w:szCs w:val="24"/>
          <w:rtl/>
        </w:rPr>
        <w:t>כוב בעבודה.</w:t>
      </w:r>
    </w:p>
    <w:p w14:paraId="31207D56" w14:textId="77777777" w:rsidR="00EB5A81" w:rsidRPr="009A0CF9" w:rsidRDefault="00EB5A81" w:rsidP="00EB5A81">
      <w:pPr>
        <w:numPr>
          <w:ilvl w:val="0"/>
          <w:numId w:val="19"/>
        </w:numPr>
        <w:spacing w:before="120" w:after="240"/>
        <w:jc w:val="both"/>
        <w:rPr>
          <w:sz w:val="24"/>
          <w:szCs w:val="24"/>
        </w:rPr>
      </w:pPr>
      <w:r w:rsidRPr="00CE4B41">
        <w:rPr>
          <w:sz w:val="24"/>
          <w:szCs w:val="24"/>
          <w:rtl/>
        </w:rPr>
        <w:t>קיום ישיבות ת</w:t>
      </w:r>
      <w:r>
        <w:rPr>
          <w:rFonts w:hint="cs"/>
          <w:sz w:val="24"/>
          <w:szCs w:val="24"/>
          <w:rtl/>
        </w:rPr>
        <w:t>י</w:t>
      </w:r>
      <w:r w:rsidRPr="00CE4B41">
        <w:rPr>
          <w:sz w:val="24"/>
          <w:szCs w:val="24"/>
          <w:rtl/>
        </w:rPr>
        <w:t>אום קבועות עם הקבלנים ו/או עם המתכננים והיועצים ו/או עם המנהל ו/או עם גורמים חיצוניים ונציגי רשויות ו/או המזמין והשתתפות בישיבות הנ"ל, לשם הבטחת ביצוען הנכון של עבודות הבניה, מניעה וסילוק מכשולים וכן לשם השתלבות נכונה וללא הפרעות הדדיות של בעלי המקצוע וגורמי ביצוע השונים במערך הבצוע, הן מבחינה מקצועית והן מבחינת לוח הזמנים של חוזי הבניה, סיכום בכתב של הישיבות ודווח למזמין.</w:t>
      </w:r>
    </w:p>
    <w:p w14:paraId="467520B0" w14:textId="77777777" w:rsidR="00EB5A81" w:rsidRPr="009A0CF9" w:rsidRDefault="00EB5A81" w:rsidP="00EB5A81">
      <w:pPr>
        <w:numPr>
          <w:ilvl w:val="0"/>
          <w:numId w:val="19"/>
        </w:numPr>
        <w:spacing w:before="120" w:after="240"/>
        <w:jc w:val="both"/>
        <w:rPr>
          <w:sz w:val="24"/>
          <w:szCs w:val="24"/>
          <w:rtl/>
        </w:rPr>
      </w:pPr>
      <w:r w:rsidRPr="00A94D9B">
        <w:rPr>
          <w:color w:val="000000"/>
          <w:sz w:val="24"/>
          <w:szCs w:val="24"/>
          <w:rtl/>
        </w:rPr>
        <w:t>ניהול</w:t>
      </w:r>
      <w:r w:rsidRPr="00CE4B41">
        <w:rPr>
          <w:sz w:val="24"/>
          <w:szCs w:val="24"/>
          <w:rtl/>
        </w:rPr>
        <w:t>, ת</w:t>
      </w:r>
      <w:r>
        <w:rPr>
          <w:rFonts w:hint="cs"/>
          <w:sz w:val="24"/>
          <w:szCs w:val="24"/>
          <w:rtl/>
        </w:rPr>
        <w:t>י</w:t>
      </w:r>
      <w:r w:rsidRPr="00CE4B41">
        <w:rPr>
          <w:sz w:val="24"/>
          <w:szCs w:val="24"/>
          <w:rtl/>
        </w:rPr>
        <w:t>אום, מעקב ופיקוח על השתלבות ביצוע עבודות הקבלנים ועבודות הבניה השונות באתר ברצף ותוך שמירת לוח הזמנים.</w:t>
      </w:r>
    </w:p>
    <w:p w14:paraId="1673CE9D" w14:textId="77777777" w:rsidR="00EB5A81" w:rsidRDefault="00EB5A81" w:rsidP="00EB5A81">
      <w:pPr>
        <w:numPr>
          <w:ilvl w:val="0"/>
          <w:numId w:val="19"/>
        </w:numPr>
        <w:spacing w:before="120" w:after="240"/>
        <w:jc w:val="both"/>
        <w:rPr>
          <w:sz w:val="24"/>
          <w:szCs w:val="24"/>
        </w:rPr>
      </w:pPr>
      <w:r>
        <w:rPr>
          <w:rFonts w:hint="cs"/>
          <w:sz w:val="24"/>
          <w:szCs w:val="24"/>
          <w:rtl/>
        </w:rPr>
        <w:t xml:space="preserve">ניהול, תיאום, מעקב ופיקוח על עבודות שינויי הדיירים באתר כולל בדיקת תמחור הקבלן את שינויי הדיירים בעת הצורך. </w:t>
      </w:r>
    </w:p>
    <w:p w14:paraId="73CA2C3B" w14:textId="77777777" w:rsidR="00EB5A81" w:rsidRDefault="00EB5A81" w:rsidP="00EB5A81">
      <w:pPr>
        <w:numPr>
          <w:ilvl w:val="0"/>
          <w:numId w:val="19"/>
        </w:numPr>
        <w:spacing w:before="120" w:after="240"/>
        <w:jc w:val="both"/>
        <w:rPr>
          <w:sz w:val="24"/>
          <w:szCs w:val="24"/>
        </w:rPr>
      </w:pPr>
      <w:r>
        <w:rPr>
          <w:rFonts w:hint="cs"/>
          <w:sz w:val="24"/>
          <w:szCs w:val="24"/>
          <w:rtl/>
        </w:rPr>
        <w:t>ליווי הדיירים בתקופת הבנייה ומתן מענה שוטף לפניות הדיירים. פרטי  הקשר של המפקח יימסרו לדיירים במעמד חתימת חוזה המכר.</w:t>
      </w:r>
    </w:p>
    <w:p w14:paraId="2E0FD36A" w14:textId="77777777" w:rsidR="00EB5A81" w:rsidRDefault="00EB5A81" w:rsidP="00EB5A81">
      <w:pPr>
        <w:numPr>
          <w:ilvl w:val="0"/>
          <w:numId w:val="19"/>
        </w:numPr>
        <w:spacing w:before="120" w:after="240"/>
        <w:jc w:val="both"/>
        <w:rPr>
          <w:sz w:val="24"/>
          <w:szCs w:val="24"/>
        </w:rPr>
      </w:pPr>
      <w:r>
        <w:rPr>
          <w:rFonts w:hint="cs"/>
          <w:sz w:val="24"/>
          <w:szCs w:val="24"/>
          <w:rtl/>
        </w:rPr>
        <w:t>טיפול בתקלות וליקויים, דוחות ביקורת מבנים ומתן מענה לפניות דיירים בזמן שלאחר מסירת הדירה ובמהלך תקופת הבדק והתיקונים כהגדרתה בחוק המכר (דירות), ניהול ישיבות בקרה ומעקב אודות סטאטוס טיפול הקבלן המבצע בפניות פתוחות  באשר לליקויי בניה, בתדירות שיקבע המזמין.</w:t>
      </w:r>
    </w:p>
    <w:p w14:paraId="302E4647" w14:textId="77777777" w:rsidR="00EB5A81" w:rsidRDefault="00EB5A81" w:rsidP="00EB5A81">
      <w:pPr>
        <w:numPr>
          <w:ilvl w:val="0"/>
          <w:numId w:val="19"/>
        </w:numPr>
        <w:spacing w:before="120" w:after="240"/>
        <w:jc w:val="both"/>
      </w:pPr>
      <w:r w:rsidRPr="00A94D9B">
        <w:rPr>
          <w:color w:val="000000"/>
          <w:sz w:val="24"/>
          <w:szCs w:val="24"/>
          <w:rtl/>
        </w:rPr>
        <w:t>תיאום</w:t>
      </w:r>
      <w:r w:rsidRPr="00CE4B41">
        <w:rPr>
          <w:sz w:val="24"/>
          <w:szCs w:val="24"/>
          <w:rtl/>
        </w:rPr>
        <w:t xml:space="preserve"> והפעלת שירותים נוספים הנדרשים בעת הביצוע (כגון מודדים, מעבדות שדה, רשויות).</w:t>
      </w:r>
    </w:p>
    <w:p w14:paraId="7A4AD12E" w14:textId="77777777" w:rsidR="00EB5A81" w:rsidRPr="00B97F01" w:rsidRDefault="00EB5A81" w:rsidP="00EB5A81">
      <w:pPr>
        <w:numPr>
          <w:ilvl w:val="0"/>
          <w:numId w:val="19"/>
        </w:numPr>
        <w:spacing w:before="120" w:after="240"/>
        <w:jc w:val="both"/>
        <w:rPr>
          <w:sz w:val="24"/>
          <w:szCs w:val="24"/>
        </w:rPr>
      </w:pPr>
      <w:r w:rsidRPr="00CE4B41">
        <w:rPr>
          <w:sz w:val="24"/>
          <w:szCs w:val="24"/>
          <w:rtl/>
        </w:rPr>
        <w:t xml:space="preserve">פיקוח על טיב וחוזק החומרים והקפדה על ביצוע הבדיקות הנהוגות לגבי חומרים לפני </w:t>
      </w:r>
      <w:r w:rsidRPr="008A53D6">
        <w:rPr>
          <w:sz w:val="24"/>
          <w:szCs w:val="24"/>
          <w:rtl/>
        </w:rPr>
        <w:t>תחילת</w:t>
      </w:r>
      <w:r w:rsidRPr="00CE4B41">
        <w:rPr>
          <w:sz w:val="24"/>
          <w:szCs w:val="24"/>
          <w:rtl/>
        </w:rPr>
        <w:t xml:space="preserve"> העבודות ובמשך ביצוען, כולל מסירת דגמים לבדיקה למכון התקנים או לטכניון או למוסד מוסמך אחר וטיפול בסילוק החומרים שאינם עומדים בדרישות התקן הישראלי ו/או חיזוק המבנה במקרה והבדיקות החוזרות הן שליליות, ותיאום </w:t>
      </w:r>
      <w:r w:rsidRPr="00B97F01">
        <w:rPr>
          <w:sz w:val="24"/>
          <w:szCs w:val="24"/>
          <w:rtl/>
        </w:rPr>
        <w:t>עבודות המתכננים, היועצים והקבלנים בקשר לכך.</w:t>
      </w:r>
    </w:p>
    <w:p w14:paraId="4370A37C" w14:textId="5B800E45" w:rsidR="00596A43" w:rsidRPr="00B97F01" w:rsidRDefault="00B97F01" w:rsidP="00EB5A81">
      <w:pPr>
        <w:numPr>
          <w:ilvl w:val="0"/>
          <w:numId w:val="19"/>
        </w:numPr>
        <w:spacing w:before="120" w:after="240"/>
        <w:jc w:val="both"/>
        <w:rPr>
          <w:ins w:id="88" w:author="Meryl Etman [2]" w:date="2021-11-18T15:09:00Z"/>
          <w:rFonts w:ascii="David" w:hAnsi="David"/>
          <w:sz w:val="24"/>
          <w:szCs w:val="24"/>
          <w:rPrChange w:id="89" w:author="Meryl Etman [2]" w:date="2022-01-20T15:48:00Z">
            <w:rPr>
              <w:ins w:id="90" w:author="Meryl Etman [2]" w:date="2021-11-18T15:09:00Z"/>
              <w:sz w:val="24"/>
              <w:szCs w:val="24"/>
            </w:rPr>
          </w:rPrChange>
        </w:rPr>
      </w:pPr>
      <w:ins w:id="91" w:author="Meryl Etman [2]" w:date="2022-01-20T15:48:00Z">
        <w:r w:rsidRPr="00B97F01">
          <w:rPr>
            <w:rFonts w:ascii="David" w:hAnsi="David"/>
            <w:sz w:val="24"/>
            <w:szCs w:val="24"/>
            <w:rtl/>
            <w:rPrChange w:id="92" w:author="Meryl Etman [2]" w:date="2022-01-20T15:48:00Z">
              <w:rPr>
                <w:rFonts w:ascii="Arial" w:hAnsi="Arial" w:cs="Arial"/>
                <w:b/>
                <w:bCs/>
                <w:rtl/>
              </w:rPr>
            </w:rPrChange>
          </w:rPr>
          <w:t>המפקח יוודא שבזמן ביצוע הפרויקט ועד לסיומו, נשמר אקלים בטיחותי מתאים ויקבל אחת לחודש את אישורו בכתב של ממונה הבטיחות של הקבלן באתר הבניה על כך שהם נוקטים בכל אמצעי הבטיחות והגיהות הדרושים על פי דין</w:t>
        </w:r>
      </w:ins>
      <w:ins w:id="93" w:author="Meryl Etman [2]" w:date="2021-11-18T15:12:00Z">
        <w:r w:rsidR="00596A43" w:rsidRPr="00B97F01">
          <w:rPr>
            <w:rFonts w:ascii="David" w:hAnsi="David"/>
            <w:sz w:val="24"/>
            <w:szCs w:val="24"/>
            <w:rtl/>
            <w:rPrChange w:id="94" w:author="Meryl Etman [2]" w:date="2022-01-20T15:48:00Z">
              <w:rPr>
                <w:sz w:val="24"/>
                <w:szCs w:val="24"/>
                <w:rtl/>
              </w:rPr>
            </w:rPrChange>
          </w:rPr>
          <w:t>.</w:t>
        </w:r>
      </w:ins>
    </w:p>
    <w:p w14:paraId="2347C52D" w14:textId="433E2DD2" w:rsidR="00EB5A81" w:rsidRPr="009A0CF9" w:rsidRDefault="00EB5A81" w:rsidP="00EB5A81">
      <w:pPr>
        <w:numPr>
          <w:ilvl w:val="0"/>
          <w:numId w:val="19"/>
        </w:numPr>
        <w:spacing w:before="120" w:after="240"/>
        <w:jc w:val="both"/>
        <w:rPr>
          <w:sz w:val="24"/>
          <w:szCs w:val="24"/>
        </w:rPr>
      </w:pPr>
      <w:r w:rsidRPr="00CE4B41">
        <w:rPr>
          <w:sz w:val="24"/>
          <w:szCs w:val="24"/>
          <w:rtl/>
        </w:rPr>
        <w:t>ב</w:t>
      </w:r>
      <w:r>
        <w:rPr>
          <w:rFonts w:hint="cs"/>
          <w:sz w:val="24"/>
          <w:szCs w:val="24"/>
          <w:rtl/>
        </w:rPr>
        <w:t>י</w:t>
      </w:r>
      <w:r w:rsidRPr="00CE4B41">
        <w:rPr>
          <w:sz w:val="24"/>
          <w:szCs w:val="24"/>
          <w:rtl/>
        </w:rPr>
        <w:t>קורת וא</w:t>
      </w:r>
      <w:r>
        <w:rPr>
          <w:rFonts w:hint="cs"/>
          <w:sz w:val="24"/>
          <w:szCs w:val="24"/>
          <w:rtl/>
        </w:rPr>
        <w:t>י</w:t>
      </w:r>
      <w:r w:rsidRPr="00CE4B41">
        <w:rPr>
          <w:sz w:val="24"/>
          <w:szCs w:val="24"/>
          <w:rtl/>
        </w:rPr>
        <w:t>שור הסימון של עבודת הבניה באתר ובדיקת הגבהים של חלקי עבודות הבניה (עבודת המודד שי</w:t>
      </w:r>
      <w:r>
        <w:rPr>
          <w:rFonts w:hint="cs"/>
          <w:sz w:val="24"/>
          <w:szCs w:val="24"/>
          <w:rtl/>
        </w:rPr>
        <w:t>י</w:t>
      </w:r>
      <w:r w:rsidRPr="00CE4B41">
        <w:rPr>
          <w:sz w:val="24"/>
          <w:szCs w:val="24"/>
          <w:rtl/>
        </w:rPr>
        <w:t>שכר ע"י המזמין תהיה ע"ח המזמין).</w:t>
      </w:r>
    </w:p>
    <w:p w14:paraId="136425BE" w14:textId="77777777" w:rsidR="00EB5A81" w:rsidRPr="009A0CF9" w:rsidRDefault="00EB5A81" w:rsidP="00EB5A81">
      <w:pPr>
        <w:numPr>
          <w:ilvl w:val="0"/>
          <w:numId w:val="19"/>
        </w:numPr>
        <w:spacing w:before="120" w:after="240"/>
        <w:jc w:val="both"/>
        <w:rPr>
          <w:sz w:val="24"/>
          <w:szCs w:val="24"/>
        </w:rPr>
      </w:pPr>
      <w:r w:rsidRPr="00A94D9B">
        <w:rPr>
          <w:color w:val="000000"/>
          <w:sz w:val="24"/>
          <w:szCs w:val="24"/>
          <w:rtl/>
        </w:rPr>
        <w:lastRenderedPageBreak/>
        <w:t>בדיקה</w:t>
      </w:r>
      <w:r w:rsidRPr="00CE4B41">
        <w:rPr>
          <w:sz w:val="24"/>
          <w:szCs w:val="24"/>
          <w:rtl/>
        </w:rPr>
        <w:t xml:space="preserve"> של כל תכנית, טבלת התקדמות, לוחות זמנים לאספקת חומרים וציוד וכיו"ב, שיוגשו מזמן לזמן על ידי הקבלנים והבאתם לאשור המזמין בצרוף הערות, חוות דעת והמלצות.</w:t>
      </w:r>
    </w:p>
    <w:p w14:paraId="0408AE10" w14:textId="77777777" w:rsidR="00EB5A81" w:rsidRPr="00CE4B41" w:rsidRDefault="00EB5A81" w:rsidP="00EB5A81">
      <w:pPr>
        <w:numPr>
          <w:ilvl w:val="0"/>
          <w:numId w:val="19"/>
        </w:numPr>
        <w:spacing w:before="120" w:after="240"/>
        <w:jc w:val="both"/>
        <w:rPr>
          <w:sz w:val="24"/>
          <w:szCs w:val="24"/>
          <w:rtl/>
        </w:rPr>
      </w:pPr>
      <w:r w:rsidRPr="00CE4B41">
        <w:rPr>
          <w:sz w:val="24"/>
          <w:szCs w:val="24"/>
          <w:rtl/>
        </w:rPr>
        <w:t>הכנה ובקרה של תקציבים:</w:t>
      </w:r>
    </w:p>
    <w:p w14:paraId="5C0A4C97" w14:textId="77777777" w:rsidR="00EB5A81" w:rsidRPr="009A2700" w:rsidRDefault="00EB5A81" w:rsidP="00EB5A81">
      <w:pPr>
        <w:pStyle w:val="20"/>
        <w:widowControl/>
        <w:numPr>
          <w:ilvl w:val="0"/>
          <w:numId w:val="20"/>
        </w:numPr>
        <w:bidi/>
        <w:spacing w:before="120"/>
        <w:jc w:val="both"/>
        <w:rPr>
          <w:vanish/>
          <w:sz w:val="24"/>
          <w:szCs w:val="24"/>
          <w:rtl/>
        </w:rPr>
      </w:pPr>
    </w:p>
    <w:p w14:paraId="12292037" w14:textId="77777777" w:rsidR="00EB5A81" w:rsidRPr="009A2700" w:rsidRDefault="00EB5A81" w:rsidP="00EB5A81">
      <w:pPr>
        <w:pStyle w:val="20"/>
        <w:widowControl/>
        <w:numPr>
          <w:ilvl w:val="0"/>
          <w:numId w:val="20"/>
        </w:numPr>
        <w:bidi/>
        <w:spacing w:before="120"/>
        <w:jc w:val="both"/>
        <w:rPr>
          <w:vanish/>
          <w:sz w:val="24"/>
          <w:szCs w:val="24"/>
          <w:rtl/>
        </w:rPr>
      </w:pPr>
    </w:p>
    <w:p w14:paraId="4EC58BE9" w14:textId="77777777" w:rsidR="00EB5A81" w:rsidRPr="009A2700" w:rsidRDefault="00EB5A81" w:rsidP="00EB5A81">
      <w:pPr>
        <w:pStyle w:val="20"/>
        <w:widowControl/>
        <w:numPr>
          <w:ilvl w:val="0"/>
          <w:numId w:val="20"/>
        </w:numPr>
        <w:bidi/>
        <w:spacing w:before="120"/>
        <w:jc w:val="both"/>
        <w:rPr>
          <w:vanish/>
          <w:sz w:val="24"/>
          <w:szCs w:val="24"/>
          <w:rtl/>
        </w:rPr>
      </w:pPr>
    </w:p>
    <w:p w14:paraId="0B9550C0" w14:textId="77777777" w:rsidR="00EB5A81" w:rsidRPr="009A2700" w:rsidRDefault="00EB5A81" w:rsidP="00EB5A81">
      <w:pPr>
        <w:pStyle w:val="20"/>
        <w:widowControl/>
        <w:numPr>
          <w:ilvl w:val="0"/>
          <w:numId w:val="20"/>
        </w:numPr>
        <w:bidi/>
        <w:spacing w:before="120"/>
        <w:jc w:val="both"/>
        <w:rPr>
          <w:vanish/>
          <w:sz w:val="24"/>
          <w:szCs w:val="24"/>
          <w:rtl/>
        </w:rPr>
      </w:pPr>
    </w:p>
    <w:p w14:paraId="7A4786D3" w14:textId="77777777" w:rsidR="00EB5A81" w:rsidRPr="009A2700" w:rsidRDefault="00EB5A81" w:rsidP="00EB5A81">
      <w:pPr>
        <w:pStyle w:val="20"/>
        <w:widowControl/>
        <w:numPr>
          <w:ilvl w:val="0"/>
          <w:numId w:val="20"/>
        </w:numPr>
        <w:bidi/>
        <w:spacing w:before="120"/>
        <w:jc w:val="both"/>
        <w:rPr>
          <w:vanish/>
          <w:sz w:val="24"/>
          <w:szCs w:val="24"/>
          <w:rtl/>
        </w:rPr>
      </w:pPr>
    </w:p>
    <w:p w14:paraId="250C4BE2" w14:textId="77777777" w:rsidR="00EB5A81" w:rsidRDefault="00EB5A81" w:rsidP="00EB5A81">
      <w:pPr>
        <w:numPr>
          <w:ilvl w:val="1"/>
          <w:numId w:val="20"/>
        </w:numPr>
        <w:tabs>
          <w:tab w:val="clear" w:pos="1509"/>
          <w:tab w:val="num" w:pos="1158"/>
          <w:tab w:val="left" w:pos="1725"/>
        </w:tabs>
        <w:spacing w:before="120" w:after="160"/>
        <w:ind w:left="1158" w:hanging="24"/>
        <w:jc w:val="both"/>
        <w:rPr>
          <w:sz w:val="24"/>
          <w:szCs w:val="24"/>
        </w:rPr>
      </w:pPr>
      <w:r w:rsidRPr="00A94D9B">
        <w:rPr>
          <w:sz w:val="24"/>
          <w:szCs w:val="24"/>
          <w:rtl/>
        </w:rPr>
        <w:t>הכנת תקציב מפורט לפרויקט.</w:t>
      </w:r>
    </w:p>
    <w:p w14:paraId="63C7E10F" w14:textId="77777777" w:rsidR="00EB5A81" w:rsidRPr="00CE4B41" w:rsidRDefault="00EB5A81" w:rsidP="00EB5A81">
      <w:pPr>
        <w:numPr>
          <w:ilvl w:val="1"/>
          <w:numId w:val="20"/>
        </w:numPr>
        <w:tabs>
          <w:tab w:val="clear" w:pos="1509"/>
        </w:tabs>
        <w:spacing w:before="120" w:after="160"/>
        <w:ind w:left="1701" w:hanging="567"/>
        <w:jc w:val="both"/>
        <w:rPr>
          <w:sz w:val="24"/>
          <w:szCs w:val="24"/>
          <w:rtl/>
        </w:rPr>
      </w:pPr>
      <w:r w:rsidRPr="00CE4B41">
        <w:rPr>
          <w:sz w:val="24"/>
          <w:szCs w:val="24"/>
          <w:rtl/>
        </w:rPr>
        <w:t>העברת התקציב לבדיקה ולאשור היזם.</w:t>
      </w:r>
    </w:p>
    <w:p w14:paraId="0611F2FD" w14:textId="77777777" w:rsidR="00EB5A81" w:rsidRPr="00CE4B41" w:rsidRDefault="00EB5A81" w:rsidP="00EB5A81">
      <w:pPr>
        <w:numPr>
          <w:ilvl w:val="1"/>
          <w:numId w:val="20"/>
        </w:numPr>
        <w:tabs>
          <w:tab w:val="clear" w:pos="1509"/>
        </w:tabs>
        <w:spacing w:before="120" w:after="160"/>
        <w:ind w:left="1701" w:hanging="567"/>
        <w:jc w:val="both"/>
        <w:rPr>
          <w:sz w:val="24"/>
          <w:szCs w:val="24"/>
          <w:rtl/>
        </w:rPr>
      </w:pPr>
      <w:r w:rsidRPr="00A77886">
        <w:rPr>
          <w:color w:val="000000"/>
          <w:sz w:val="24"/>
          <w:szCs w:val="24"/>
          <w:rtl/>
        </w:rPr>
        <w:t>התקציב</w:t>
      </w:r>
      <w:r w:rsidRPr="00CE4B41">
        <w:rPr>
          <w:sz w:val="24"/>
          <w:szCs w:val="24"/>
          <w:rtl/>
        </w:rPr>
        <w:t xml:space="preserve"> ינוהל בתוכנה ממוחשבת בהתאם להנחיות המזמין ויעודכן באופן שוטף.</w:t>
      </w:r>
    </w:p>
    <w:p w14:paraId="79A39505" w14:textId="77777777" w:rsidR="00EB5A81" w:rsidRPr="00CE4B41" w:rsidRDefault="00EB5A81" w:rsidP="00EB5A81">
      <w:pPr>
        <w:numPr>
          <w:ilvl w:val="1"/>
          <w:numId w:val="20"/>
        </w:numPr>
        <w:tabs>
          <w:tab w:val="clear" w:pos="1509"/>
        </w:tabs>
        <w:spacing w:before="120" w:after="160"/>
        <w:ind w:left="1701" w:hanging="567"/>
        <w:jc w:val="both"/>
        <w:rPr>
          <w:sz w:val="24"/>
          <w:szCs w:val="24"/>
          <w:rtl/>
        </w:rPr>
      </w:pPr>
      <w:r w:rsidRPr="00CE4B41">
        <w:rPr>
          <w:sz w:val="24"/>
          <w:szCs w:val="24"/>
          <w:rtl/>
        </w:rPr>
        <w:t xml:space="preserve">התקציב יקבע מסגרת לביצוע הפרויקט, תוך ציון חריגות ויהווה בקרה וכלי עבודה לכל הגורמים </w:t>
      </w:r>
      <w:r w:rsidRPr="00A77886">
        <w:rPr>
          <w:color w:val="000000"/>
          <w:sz w:val="24"/>
          <w:szCs w:val="24"/>
          <w:rtl/>
        </w:rPr>
        <w:t>המעורבים</w:t>
      </w:r>
      <w:r w:rsidRPr="00CE4B41">
        <w:rPr>
          <w:sz w:val="24"/>
          <w:szCs w:val="24"/>
          <w:rtl/>
        </w:rPr>
        <w:t xml:space="preserve"> בפרויקט.</w:t>
      </w:r>
    </w:p>
    <w:p w14:paraId="1398DB1A" w14:textId="77777777" w:rsidR="00EB5A81" w:rsidRDefault="00EB5A81" w:rsidP="00EB5A81">
      <w:pPr>
        <w:pStyle w:val="Heading1"/>
        <w:ind w:left="720"/>
        <w:rPr>
          <w:sz w:val="24"/>
        </w:rPr>
      </w:pPr>
    </w:p>
    <w:p w14:paraId="6A1A38B4" w14:textId="77777777" w:rsidR="00EB5A81" w:rsidRPr="009A0CF9" w:rsidRDefault="00EB5A81" w:rsidP="00EB5A81">
      <w:pPr>
        <w:numPr>
          <w:ilvl w:val="0"/>
          <w:numId w:val="19"/>
        </w:numPr>
        <w:spacing w:before="120" w:after="240"/>
        <w:jc w:val="both"/>
        <w:rPr>
          <w:sz w:val="24"/>
          <w:szCs w:val="24"/>
        </w:rPr>
      </w:pPr>
      <w:r w:rsidRPr="00CE4B41">
        <w:rPr>
          <w:sz w:val="24"/>
          <w:szCs w:val="24"/>
          <w:rtl/>
        </w:rPr>
        <w:t>מתן התראות למזמין למתכננים והיועצים על הצורך לספק תכניות או הוראות לקבלנים או למילוי כל התחייבות כלפיהם.</w:t>
      </w:r>
    </w:p>
    <w:p w14:paraId="0AFE3D71" w14:textId="77777777" w:rsidR="00EB5A81" w:rsidRPr="009A0CF9" w:rsidRDefault="00EB5A81" w:rsidP="00EB5A81">
      <w:pPr>
        <w:numPr>
          <w:ilvl w:val="0"/>
          <w:numId w:val="19"/>
        </w:numPr>
        <w:spacing w:before="120" w:after="240"/>
        <w:jc w:val="both"/>
        <w:rPr>
          <w:sz w:val="24"/>
          <w:szCs w:val="24"/>
        </w:rPr>
      </w:pPr>
      <w:r w:rsidRPr="00CE4B41">
        <w:rPr>
          <w:sz w:val="24"/>
          <w:szCs w:val="24"/>
          <w:rtl/>
        </w:rPr>
        <w:t>הפעלת המתכננים והיועצים להשלמה ועדכון התכנון ולמתן שירותי פקוח עליון.</w:t>
      </w:r>
    </w:p>
    <w:p w14:paraId="5687C8AE" w14:textId="77777777" w:rsidR="00EB5A81" w:rsidRPr="009A0CF9" w:rsidRDefault="00EB5A81" w:rsidP="00EB5A81">
      <w:pPr>
        <w:numPr>
          <w:ilvl w:val="0"/>
          <w:numId w:val="19"/>
        </w:numPr>
        <w:spacing w:before="120" w:after="240"/>
        <w:jc w:val="both"/>
        <w:rPr>
          <w:sz w:val="24"/>
          <w:szCs w:val="24"/>
        </w:rPr>
      </w:pPr>
      <w:r w:rsidRPr="00CE4B41">
        <w:rPr>
          <w:sz w:val="24"/>
          <w:szCs w:val="24"/>
          <w:rtl/>
        </w:rPr>
        <w:t>מתן הסברים לקבלנים בקשר לביצוע עבודות הבניה בהתאם לתוכניות ולהוראות המתכננים והיועצים ובתאום עם המזמין.</w:t>
      </w:r>
    </w:p>
    <w:p w14:paraId="322A90A1" w14:textId="77777777" w:rsidR="00EB5A81" w:rsidRPr="009A0CF9" w:rsidRDefault="00EB5A81" w:rsidP="00EB5A81">
      <w:pPr>
        <w:numPr>
          <w:ilvl w:val="0"/>
          <w:numId w:val="19"/>
        </w:numPr>
        <w:spacing w:before="120" w:after="240"/>
        <w:jc w:val="both"/>
        <w:rPr>
          <w:sz w:val="24"/>
          <w:szCs w:val="24"/>
        </w:rPr>
      </w:pPr>
      <w:r w:rsidRPr="00CE4B41">
        <w:rPr>
          <w:sz w:val="24"/>
          <w:szCs w:val="24"/>
          <w:rtl/>
        </w:rPr>
        <w:t>עריכת מסמכי תוספת לחוזים בגין עבודות נוספות אשר אושרו ע"י המנהל וניתוח לעבודות חריגות.</w:t>
      </w:r>
    </w:p>
    <w:p w14:paraId="25FB4D07" w14:textId="77777777" w:rsidR="00EB5A81" w:rsidRPr="009A0CF9" w:rsidRDefault="00EB5A81" w:rsidP="00EB5A81">
      <w:pPr>
        <w:numPr>
          <w:ilvl w:val="0"/>
          <w:numId w:val="19"/>
        </w:numPr>
        <w:spacing w:before="120" w:after="240"/>
        <w:jc w:val="both"/>
        <w:rPr>
          <w:color w:val="000000"/>
          <w:sz w:val="24"/>
          <w:szCs w:val="24"/>
        </w:rPr>
      </w:pPr>
      <w:r>
        <w:rPr>
          <w:sz w:val="24"/>
          <w:szCs w:val="24"/>
          <w:rtl/>
        </w:rPr>
        <w:t>בחינה ופיקוח על עבודות המדידה ו</w:t>
      </w:r>
      <w:r w:rsidRPr="00CE4B41">
        <w:rPr>
          <w:sz w:val="24"/>
          <w:szCs w:val="24"/>
          <w:rtl/>
        </w:rPr>
        <w:t>ניהול עדכני של פנקסי מדידה</w:t>
      </w:r>
      <w:r>
        <w:rPr>
          <w:rFonts w:hint="cs"/>
          <w:color w:val="000000"/>
          <w:sz w:val="24"/>
          <w:szCs w:val="24"/>
          <w:rtl/>
        </w:rPr>
        <w:t>.</w:t>
      </w:r>
    </w:p>
    <w:p w14:paraId="34C6C588" w14:textId="77777777" w:rsidR="00EB5A81" w:rsidRPr="00CE4B41" w:rsidRDefault="00EB5A81" w:rsidP="00EB5A81">
      <w:pPr>
        <w:numPr>
          <w:ilvl w:val="0"/>
          <w:numId w:val="19"/>
        </w:numPr>
        <w:spacing w:before="120" w:after="240"/>
        <w:jc w:val="both"/>
        <w:rPr>
          <w:sz w:val="24"/>
          <w:szCs w:val="24"/>
          <w:rtl/>
        </w:rPr>
      </w:pPr>
      <w:r w:rsidRPr="00CE4B41">
        <w:rPr>
          <w:sz w:val="24"/>
          <w:szCs w:val="24"/>
          <w:rtl/>
        </w:rPr>
        <w:t>בחינת לוח הזמנים של שלבי העבודה, שיוגש ע"י הקבלנים, בשים לב לדרישות החוזה לגבי מועד ביצוע העבודות, סדר העדיפויות לתנאי המקום והעונה ובהתחשב עם תהליך התקדמות פנוי השטח והכנה לבניה וצרכי האכלוס\מסירה.</w:t>
      </w:r>
    </w:p>
    <w:p w14:paraId="4894D0E4" w14:textId="77777777" w:rsidR="00EB5A81" w:rsidRDefault="00EB5A81" w:rsidP="00EB5A81">
      <w:pPr>
        <w:spacing w:after="240"/>
        <w:ind w:left="1134"/>
        <w:jc w:val="both"/>
      </w:pPr>
      <w:r w:rsidRPr="00CE4B41">
        <w:rPr>
          <w:color w:val="000000"/>
          <w:sz w:val="24"/>
          <w:szCs w:val="24"/>
          <w:rtl/>
        </w:rPr>
        <w:t>העברת חוות דעת של המפקח על לוח הזמנים, לאישורו של המנהל, ניהול דיאגרמות של התקדמות הבצוע והתקנת לוח הזמנים במקום בולט באתר הבניה.</w:t>
      </w:r>
    </w:p>
    <w:p w14:paraId="101E968B" w14:textId="77777777" w:rsidR="00EB5A81" w:rsidRPr="009A0CF9" w:rsidRDefault="00EB5A81" w:rsidP="00EB5A81">
      <w:pPr>
        <w:numPr>
          <w:ilvl w:val="0"/>
          <w:numId w:val="19"/>
        </w:numPr>
        <w:spacing w:before="120" w:after="240"/>
        <w:jc w:val="both"/>
        <w:rPr>
          <w:sz w:val="24"/>
          <w:szCs w:val="24"/>
        </w:rPr>
      </w:pPr>
      <w:r w:rsidRPr="00CE4B41">
        <w:rPr>
          <w:sz w:val="24"/>
          <w:szCs w:val="24"/>
          <w:rtl/>
        </w:rPr>
        <w:t>ניהול יומני עבודה ורישום בהם של כל המתרחש בקשר לביצוע חוזי הבניה, חתימה על כל יומן עבודה, מתן הערות והוראות באמצעותו והחתמת נציגי הקבלנים עליהם.</w:t>
      </w:r>
    </w:p>
    <w:p w14:paraId="00821290" w14:textId="77777777" w:rsidR="00EB5A81" w:rsidRPr="009A0CF9" w:rsidRDefault="00EB5A81" w:rsidP="00EB5A81">
      <w:pPr>
        <w:numPr>
          <w:ilvl w:val="0"/>
          <w:numId w:val="19"/>
        </w:numPr>
        <w:spacing w:before="120" w:after="240"/>
        <w:jc w:val="both"/>
        <w:rPr>
          <w:color w:val="000000"/>
          <w:sz w:val="24"/>
          <w:szCs w:val="24"/>
        </w:rPr>
      </w:pPr>
      <w:r w:rsidRPr="00CE4B41">
        <w:rPr>
          <w:sz w:val="24"/>
          <w:szCs w:val="24"/>
          <w:rtl/>
        </w:rPr>
        <w:t>פקוח, רישום וניהול של עבודות שתבוצענה על בסיס עבודה יומית (רג'י).</w:t>
      </w:r>
    </w:p>
    <w:p w14:paraId="190EDD68" w14:textId="77777777" w:rsidR="00EB5A81" w:rsidRPr="009A0CF9" w:rsidRDefault="00EB5A81" w:rsidP="00EB5A81">
      <w:pPr>
        <w:numPr>
          <w:ilvl w:val="0"/>
          <w:numId w:val="19"/>
        </w:numPr>
        <w:spacing w:before="120" w:after="240"/>
        <w:jc w:val="both"/>
        <w:rPr>
          <w:sz w:val="24"/>
          <w:szCs w:val="24"/>
        </w:rPr>
      </w:pPr>
      <w:r>
        <w:rPr>
          <w:rFonts w:hint="cs"/>
          <w:sz w:val="24"/>
          <w:szCs w:val="24"/>
          <w:rtl/>
        </w:rPr>
        <w:t>תיעוד פעילות האתר בצילום ו</w:t>
      </w:r>
      <w:r w:rsidRPr="00CE4B41">
        <w:rPr>
          <w:sz w:val="24"/>
          <w:szCs w:val="24"/>
          <w:rtl/>
        </w:rPr>
        <w:t>דווח שוטף בכל יום עסקים ראשון לכל חודש למזמין על רמת הבצוע, התקדמות הבצוע לפי שלבים תוך דגש על שמירה של המסגרת התקציבית ולוח הזמנים המאושרים ותנאי חוזה הבניה, תוך ציון הבעיות המתעוררות במהלך הבצוע והצעת דרכים לפתרונן.</w:t>
      </w:r>
    </w:p>
    <w:p w14:paraId="6A509002" w14:textId="77777777" w:rsidR="00EB5A81" w:rsidRPr="009A0CF9" w:rsidRDefault="00EB5A81" w:rsidP="00EB5A81">
      <w:pPr>
        <w:numPr>
          <w:ilvl w:val="0"/>
          <w:numId w:val="19"/>
        </w:numPr>
        <w:spacing w:before="120" w:after="240"/>
        <w:jc w:val="both"/>
        <w:rPr>
          <w:color w:val="000000"/>
          <w:sz w:val="24"/>
          <w:szCs w:val="24"/>
          <w:rtl/>
        </w:rPr>
      </w:pPr>
      <w:r w:rsidRPr="00CE4B41">
        <w:rPr>
          <w:sz w:val="24"/>
          <w:szCs w:val="24"/>
          <w:rtl/>
        </w:rPr>
        <w:lastRenderedPageBreak/>
        <w:t>דווח מידי למנהל על עיכובים, תקלות או הפרעות אחרות שקרו, או הצפויות בבצוע עבודות הבניה, כולל הצעת דרכים ואמצעים לתיקון המצב או למניעתם.</w:t>
      </w:r>
    </w:p>
    <w:p w14:paraId="2FB18F08"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 xml:space="preserve">וידוא עריכת תכניות עדות </w:t>
      </w:r>
      <w:r w:rsidRPr="00CE4B41">
        <w:rPr>
          <w:sz w:val="24"/>
          <w:szCs w:val="24"/>
        </w:rPr>
        <w:t>(as made)</w:t>
      </w:r>
      <w:r w:rsidRPr="00CE4B41">
        <w:rPr>
          <w:sz w:val="24"/>
          <w:szCs w:val="24"/>
          <w:rtl/>
        </w:rPr>
        <w:t xml:space="preserve"> של עבודות הבניה כפי שבוצעו ומסירתן למזמין ע"י גוף מקצועי שהמזמין יטיל עליו עבודה זו.</w:t>
      </w:r>
    </w:p>
    <w:p w14:paraId="49C8F016"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בדיקה מוקדמת של העבודות יחד עם המתכננים והיועצים וקביעת התיקונים לצורך מסירתן, הקפדה על ביצוע תיקונים אלה, במסגרת הזמן אשר נקבע בחוזים הקבלניים.</w:t>
      </w:r>
    </w:p>
    <w:p w14:paraId="3CAF4F17"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באחריות המפקח להעיר למנהל על ליקויים קיימים ואפשריים וזאת במועד המוקדם ביותר כדי למנוע ליקויים אלה או לצמצם מרבית הנזק שנגרם, ולאפשר תיקונם בהקדם האפשרי - על מנת לשמור על לוח הזמנים.</w:t>
      </w:r>
    </w:p>
    <w:p w14:paraId="2C79E9B1"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הבטחת קיום וריכוז דוחות פיקוח עליון של המתכננים והיועצים ויישום הערותיהם.</w:t>
      </w:r>
    </w:p>
    <w:p w14:paraId="5C06F7F3" w14:textId="77777777" w:rsidR="00EB5A81" w:rsidRPr="009A0CF9" w:rsidRDefault="00EB5A81" w:rsidP="00EB5A81">
      <w:pPr>
        <w:numPr>
          <w:ilvl w:val="0"/>
          <w:numId w:val="19"/>
        </w:numPr>
        <w:tabs>
          <w:tab w:val="clear" w:pos="360"/>
        </w:tabs>
        <w:spacing w:before="120" w:after="240"/>
        <w:jc w:val="both"/>
        <w:rPr>
          <w:sz w:val="24"/>
          <w:szCs w:val="24"/>
          <w:rtl/>
        </w:rPr>
      </w:pPr>
      <w:r w:rsidRPr="00CE4B41">
        <w:rPr>
          <w:sz w:val="24"/>
          <w:szCs w:val="24"/>
          <w:rtl/>
        </w:rPr>
        <w:t xml:space="preserve">קבלת העבודות </w:t>
      </w:r>
      <w:r>
        <w:rPr>
          <w:sz w:val="24"/>
          <w:szCs w:val="24"/>
          <w:rtl/>
        </w:rPr>
        <w:t>–</w:t>
      </w:r>
    </w:p>
    <w:p w14:paraId="12631E84" w14:textId="77777777" w:rsidR="00EB5A81" w:rsidRDefault="00EB5A81" w:rsidP="00EB5A81">
      <w:pPr>
        <w:numPr>
          <w:ilvl w:val="1"/>
          <w:numId w:val="28"/>
        </w:numPr>
        <w:spacing w:before="120" w:after="160"/>
        <w:ind w:left="1701" w:hanging="567"/>
        <w:jc w:val="both"/>
        <w:rPr>
          <w:sz w:val="24"/>
          <w:szCs w:val="24"/>
        </w:rPr>
      </w:pPr>
      <w:r>
        <w:rPr>
          <w:rFonts w:hint="cs"/>
          <w:sz w:val="24"/>
          <w:szCs w:val="24"/>
          <w:rtl/>
        </w:rPr>
        <w:t xml:space="preserve">מתן אישור בכתב למזמין, בנוסח המצורף כנספח </w:t>
      </w:r>
      <w:r w:rsidRPr="009A0CF9">
        <w:rPr>
          <w:rFonts w:hint="cs"/>
          <w:b/>
          <w:bCs/>
          <w:sz w:val="24"/>
          <w:szCs w:val="24"/>
          <w:rtl/>
        </w:rPr>
        <w:t>ב'1</w:t>
      </w:r>
      <w:r>
        <w:rPr>
          <w:rFonts w:hint="cs"/>
          <w:sz w:val="24"/>
          <w:szCs w:val="24"/>
          <w:rtl/>
        </w:rPr>
        <w:t xml:space="preserve"> או בנוסח המצורף כנספח </w:t>
      </w:r>
      <w:r w:rsidRPr="009A0CF9">
        <w:rPr>
          <w:rFonts w:hint="cs"/>
          <w:b/>
          <w:bCs/>
          <w:sz w:val="24"/>
          <w:szCs w:val="24"/>
          <w:rtl/>
        </w:rPr>
        <w:t>ב'2,</w:t>
      </w:r>
      <w:r>
        <w:rPr>
          <w:rFonts w:hint="cs"/>
          <w:sz w:val="24"/>
          <w:szCs w:val="24"/>
          <w:rtl/>
        </w:rPr>
        <w:t xml:space="preserve"> לפי העניין, כי כל דירה ודירה בבניין והרכוש המשותף וכל חלק אחר של העבודות שבפיקוח, בוצעו בהתאם לתוכניות ולמפרטים, הינם ללא ליקויים כלל וניתנים למסירה למזמין או לצד ג', לפי העניין.</w:t>
      </w:r>
    </w:p>
    <w:p w14:paraId="7F965D61" w14:textId="77777777" w:rsidR="00EB5A81" w:rsidRPr="00761268" w:rsidRDefault="00EB5A81" w:rsidP="00EB5A81">
      <w:pPr>
        <w:numPr>
          <w:ilvl w:val="1"/>
          <w:numId w:val="28"/>
        </w:numPr>
        <w:spacing w:before="120" w:after="160"/>
        <w:ind w:left="1701" w:hanging="567"/>
        <w:jc w:val="both"/>
        <w:rPr>
          <w:sz w:val="24"/>
          <w:szCs w:val="24"/>
          <w:rtl/>
        </w:rPr>
      </w:pPr>
      <w:r w:rsidRPr="00761268">
        <w:rPr>
          <w:sz w:val="24"/>
          <w:szCs w:val="24"/>
          <w:rtl/>
        </w:rPr>
        <w:t>יזום וזימון כל הגורמים הקשורים למסירת עבודות הבניה ויתר העבודות לגופים שיקבעו ע"י המנהל, השתתפות וכתיבת פרוטוק</w:t>
      </w:r>
      <w:r>
        <w:rPr>
          <w:rFonts w:hint="cs"/>
          <w:sz w:val="24"/>
          <w:szCs w:val="24"/>
          <w:rtl/>
        </w:rPr>
        <w:t>ו</w:t>
      </w:r>
      <w:r w:rsidRPr="00761268">
        <w:rPr>
          <w:sz w:val="24"/>
          <w:szCs w:val="24"/>
          <w:rtl/>
        </w:rPr>
        <w:t>לים.</w:t>
      </w:r>
    </w:p>
    <w:p w14:paraId="4689519E" w14:textId="77777777" w:rsidR="00EB5A81" w:rsidRPr="00CE4B41" w:rsidRDefault="00EB5A81" w:rsidP="00EB5A81">
      <w:pPr>
        <w:numPr>
          <w:ilvl w:val="1"/>
          <w:numId w:val="21"/>
        </w:numPr>
        <w:tabs>
          <w:tab w:val="clear" w:pos="1509"/>
        </w:tabs>
        <w:spacing w:before="120" w:after="160"/>
        <w:ind w:left="1701" w:hanging="567"/>
        <w:jc w:val="both"/>
        <w:rPr>
          <w:sz w:val="24"/>
          <w:szCs w:val="24"/>
          <w:rtl/>
        </w:rPr>
      </w:pPr>
      <w:r w:rsidRPr="00CE4B41">
        <w:rPr>
          <w:sz w:val="24"/>
          <w:szCs w:val="24"/>
          <w:rtl/>
        </w:rPr>
        <w:t>ריכוז, בדיקה ועריכת כל המסמכים אותם יש למסור למקבלי הבניה והמתייחסים לפרוט הטכני, ת</w:t>
      </w:r>
      <w:r>
        <w:rPr>
          <w:rFonts w:hint="cs"/>
          <w:sz w:val="24"/>
          <w:szCs w:val="24"/>
          <w:rtl/>
        </w:rPr>
        <w:t>י</w:t>
      </w:r>
      <w:r w:rsidRPr="00CE4B41">
        <w:rPr>
          <w:sz w:val="24"/>
          <w:szCs w:val="24"/>
          <w:rtl/>
        </w:rPr>
        <w:t>עוד, תעודות אחריות, הוראות אחזקה הקשורים לחלקי הבניה ומתקניהם.</w:t>
      </w:r>
    </w:p>
    <w:p w14:paraId="1D0CEC26" w14:textId="77777777" w:rsidR="00EB5A81" w:rsidRDefault="00EB5A81" w:rsidP="00EB5A81">
      <w:pPr>
        <w:numPr>
          <w:ilvl w:val="1"/>
          <w:numId w:val="21"/>
        </w:numPr>
        <w:tabs>
          <w:tab w:val="clear" w:pos="1509"/>
        </w:tabs>
        <w:spacing w:before="120" w:after="240"/>
        <w:ind w:left="1701" w:hanging="567"/>
        <w:jc w:val="both"/>
      </w:pPr>
      <w:r w:rsidRPr="00CE4B41">
        <w:rPr>
          <w:sz w:val="24"/>
          <w:szCs w:val="24"/>
          <w:rtl/>
        </w:rPr>
        <w:t>סיוע למקבלי הבניה והעבודות בקביעתם של התיקונים במועד הנדרש. צירוף רשימת התיקונים לפרטיכל של קבלה מוקדמת או סופית - כולל תאום תאריך לסיום ביצוע התיקונים</w:t>
      </w:r>
      <w:r>
        <w:rPr>
          <w:rFonts w:hint="cs"/>
          <w:sz w:val="24"/>
          <w:szCs w:val="24"/>
          <w:rtl/>
        </w:rPr>
        <w:t>.</w:t>
      </w:r>
    </w:p>
    <w:p w14:paraId="13CC27CD"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ריכוז, תאום והכנת מפרטי אחזקה.</w:t>
      </w:r>
    </w:p>
    <w:p w14:paraId="1A1FAD94"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לווי הפרויקט במשך תקופות הבדק ותקופות האחריות של הקבלנים.</w:t>
      </w:r>
    </w:p>
    <w:p w14:paraId="4C52D2E4" w14:textId="77777777" w:rsidR="00EB5A81" w:rsidRPr="00CE4B41" w:rsidRDefault="00EB5A81" w:rsidP="00EB5A81">
      <w:pPr>
        <w:numPr>
          <w:ilvl w:val="0"/>
          <w:numId w:val="19"/>
        </w:numPr>
        <w:tabs>
          <w:tab w:val="clear" w:pos="360"/>
        </w:tabs>
        <w:spacing w:before="120" w:after="240"/>
        <w:jc w:val="both"/>
        <w:rPr>
          <w:sz w:val="24"/>
          <w:szCs w:val="24"/>
          <w:rtl/>
        </w:rPr>
      </w:pPr>
      <w:r w:rsidRPr="00CE4B41">
        <w:rPr>
          <w:sz w:val="24"/>
          <w:szCs w:val="24"/>
          <w:rtl/>
        </w:rPr>
        <w:t>קבלה סופית -</w:t>
      </w:r>
    </w:p>
    <w:p w14:paraId="207163A6" w14:textId="77777777" w:rsidR="00EB5A81" w:rsidRPr="002D0EC6" w:rsidRDefault="00EB5A81" w:rsidP="00EB5A81">
      <w:pPr>
        <w:pStyle w:val="20"/>
        <w:widowControl/>
        <w:numPr>
          <w:ilvl w:val="0"/>
          <w:numId w:val="22"/>
        </w:numPr>
        <w:bidi/>
        <w:spacing w:before="120" w:after="240"/>
        <w:jc w:val="both"/>
        <w:rPr>
          <w:vanish/>
          <w:sz w:val="24"/>
          <w:szCs w:val="24"/>
          <w:rtl/>
        </w:rPr>
      </w:pPr>
    </w:p>
    <w:p w14:paraId="3908A395" w14:textId="77777777" w:rsidR="00EB5A81" w:rsidRPr="002D0EC6" w:rsidRDefault="00EB5A81" w:rsidP="00EB5A81">
      <w:pPr>
        <w:pStyle w:val="20"/>
        <w:widowControl/>
        <w:numPr>
          <w:ilvl w:val="0"/>
          <w:numId w:val="22"/>
        </w:numPr>
        <w:bidi/>
        <w:spacing w:before="120" w:after="240"/>
        <w:jc w:val="both"/>
        <w:rPr>
          <w:vanish/>
          <w:sz w:val="24"/>
          <w:szCs w:val="24"/>
          <w:rtl/>
        </w:rPr>
      </w:pPr>
    </w:p>
    <w:p w14:paraId="1B786186" w14:textId="77777777" w:rsidR="00EB5A81" w:rsidRPr="002D0EC6" w:rsidRDefault="00EB5A81" w:rsidP="00EB5A81">
      <w:pPr>
        <w:pStyle w:val="20"/>
        <w:widowControl/>
        <w:numPr>
          <w:ilvl w:val="0"/>
          <w:numId w:val="22"/>
        </w:numPr>
        <w:bidi/>
        <w:spacing w:before="120" w:after="240"/>
        <w:jc w:val="both"/>
        <w:rPr>
          <w:vanish/>
          <w:sz w:val="24"/>
          <w:szCs w:val="24"/>
          <w:rtl/>
        </w:rPr>
      </w:pPr>
    </w:p>
    <w:p w14:paraId="744215B6" w14:textId="77777777" w:rsidR="00EB5A81" w:rsidRPr="002D0EC6" w:rsidRDefault="00EB5A81" w:rsidP="00EB5A81">
      <w:pPr>
        <w:pStyle w:val="20"/>
        <w:widowControl/>
        <w:numPr>
          <w:ilvl w:val="0"/>
          <w:numId w:val="22"/>
        </w:numPr>
        <w:bidi/>
        <w:spacing w:before="120" w:after="240"/>
        <w:jc w:val="both"/>
        <w:rPr>
          <w:vanish/>
          <w:sz w:val="24"/>
          <w:szCs w:val="24"/>
          <w:rtl/>
        </w:rPr>
      </w:pPr>
    </w:p>
    <w:p w14:paraId="2647E4A0" w14:textId="77777777" w:rsidR="00EB5A81" w:rsidRPr="002D0EC6" w:rsidRDefault="00EB5A81" w:rsidP="00EB5A81">
      <w:pPr>
        <w:pStyle w:val="20"/>
        <w:widowControl/>
        <w:numPr>
          <w:ilvl w:val="0"/>
          <w:numId w:val="22"/>
        </w:numPr>
        <w:bidi/>
        <w:spacing w:before="120" w:after="240"/>
        <w:jc w:val="both"/>
        <w:rPr>
          <w:vanish/>
          <w:sz w:val="24"/>
          <w:szCs w:val="24"/>
          <w:rtl/>
        </w:rPr>
      </w:pPr>
    </w:p>
    <w:p w14:paraId="2F1A8B31" w14:textId="77777777" w:rsidR="00EB5A81" w:rsidRPr="00CE4B41" w:rsidRDefault="00EB5A81" w:rsidP="00EB5A81">
      <w:pPr>
        <w:numPr>
          <w:ilvl w:val="1"/>
          <w:numId w:val="22"/>
        </w:numPr>
        <w:tabs>
          <w:tab w:val="clear" w:pos="1509"/>
        </w:tabs>
        <w:spacing w:before="120" w:after="240"/>
        <w:ind w:left="1725" w:hanging="591"/>
        <w:jc w:val="both"/>
        <w:rPr>
          <w:sz w:val="24"/>
          <w:szCs w:val="24"/>
          <w:rtl/>
        </w:rPr>
      </w:pPr>
      <w:r w:rsidRPr="00CE4B41">
        <w:rPr>
          <w:sz w:val="24"/>
          <w:szCs w:val="24"/>
          <w:rtl/>
        </w:rPr>
        <w:t>השתתפות בקבלה סופית של העבודות, וכן בגמר תקופות האחריות של הקבלנים, רישום התיקונים הנדרשים ופיקוח על ביצוע תיקונים אלה במועדים שנקבעו.</w:t>
      </w:r>
    </w:p>
    <w:p w14:paraId="285AB211" w14:textId="77777777" w:rsidR="00EB5A81" w:rsidRPr="00CE4B41" w:rsidRDefault="00EB5A81" w:rsidP="00EB5A81">
      <w:pPr>
        <w:numPr>
          <w:ilvl w:val="1"/>
          <w:numId w:val="22"/>
        </w:numPr>
        <w:tabs>
          <w:tab w:val="clear" w:pos="1509"/>
        </w:tabs>
        <w:spacing w:before="120" w:after="240"/>
        <w:ind w:left="1701" w:hanging="567"/>
        <w:jc w:val="both"/>
        <w:rPr>
          <w:sz w:val="24"/>
          <w:szCs w:val="24"/>
          <w:rtl/>
        </w:rPr>
      </w:pPr>
      <w:r w:rsidRPr="00CE4B41">
        <w:rPr>
          <w:sz w:val="24"/>
          <w:szCs w:val="24"/>
          <w:rtl/>
        </w:rPr>
        <w:t>אחריות לרישום והחתמת מסמכים המאשרים קבלת תיקוני תקופות אחריות של הקבלנים והעברתם למנהל.</w:t>
      </w:r>
    </w:p>
    <w:p w14:paraId="3A6DF2CB" w14:textId="77777777" w:rsidR="00EB5A81" w:rsidRPr="009A0CF9" w:rsidRDefault="00EB5A81" w:rsidP="00EB5A81">
      <w:pPr>
        <w:numPr>
          <w:ilvl w:val="1"/>
          <w:numId w:val="22"/>
        </w:numPr>
        <w:tabs>
          <w:tab w:val="clear" w:pos="1509"/>
        </w:tabs>
        <w:spacing w:before="120" w:after="240"/>
        <w:ind w:left="1701" w:hanging="567"/>
        <w:jc w:val="both"/>
        <w:rPr>
          <w:sz w:val="24"/>
          <w:szCs w:val="24"/>
        </w:rPr>
      </w:pPr>
      <w:r w:rsidRPr="00CE4B41">
        <w:rPr>
          <w:sz w:val="24"/>
          <w:szCs w:val="24"/>
          <w:rtl/>
        </w:rPr>
        <w:lastRenderedPageBreak/>
        <w:t>הכנת פרטיכל של קבלת העבודות ותעודות השלמה של המבנים כולל החתמת כל הגורמים על מסמכים אלה, הכל לפי העני</w:t>
      </w:r>
      <w:r>
        <w:rPr>
          <w:rFonts w:hint="cs"/>
          <w:sz w:val="24"/>
          <w:szCs w:val="24"/>
          <w:rtl/>
        </w:rPr>
        <w:t>י</w:t>
      </w:r>
      <w:r w:rsidRPr="00CE4B41">
        <w:rPr>
          <w:sz w:val="24"/>
          <w:szCs w:val="24"/>
          <w:rtl/>
        </w:rPr>
        <w:t>ן. למניעת אי הבנות, מצוין בזה כי המושג מבנים כולל את כל האובייקטים המבוצעים במסגרת החוזים עם הקבלנים (כולל עורקי תשתית וכ</w:t>
      </w:r>
      <w:r>
        <w:rPr>
          <w:rFonts w:hint="cs"/>
          <w:sz w:val="24"/>
          <w:szCs w:val="24"/>
          <w:rtl/>
        </w:rPr>
        <w:t>דומה</w:t>
      </w:r>
      <w:r w:rsidRPr="00CE4B41">
        <w:rPr>
          <w:sz w:val="24"/>
          <w:szCs w:val="24"/>
          <w:rtl/>
        </w:rPr>
        <w:t>).</w:t>
      </w:r>
    </w:p>
    <w:p w14:paraId="27082D90" w14:textId="77777777" w:rsidR="00EB5A81" w:rsidRPr="009A0CF9" w:rsidRDefault="00EB5A81" w:rsidP="00EB5A81">
      <w:pPr>
        <w:numPr>
          <w:ilvl w:val="0"/>
          <w:numId w:val="19"/>
        </w:numPr>
        <w:tabs>
          <w:tab w:val="clear" w:pos="360"/>
        </w:tabs>
        <w:spacing w:before="120" w:after="240"/>
        <w:jc w:val="both"/>
        <w:rPr>
          <w:color w:val="000000"/>
          <w:sz w:val="24"/>
          <w:szCs w:val="24"/>
          <w:rtl/>
        </w:rPr>
      </w:pPr>
      <w:r w:rsidRPr="00CE4B41">
        <w:rPr>
          <w:sz w:val="24"/>
          <w:szCs w:val="24"/>
          <w:rtl/>
        </w:rPr>
        <w:t>ט</w:t>
      </w:r>
      <w:r>
        <w:rPr>
          <w:rFonts w:hint="cs"/>
          <w:sz w:val="24"/>
          <w:szCs w:val="24"/>
          <w:rtl/>
        </w:rPr>
        <w:t>י</w:t>
      </w:r>
      <w:r w:rsidRPr="00CE4B41">
        <w:rPr>
          <w:sz w:val="24"/>
          <w:szCs w:val="24"/>
          <w:rtl/>
        </w:rPr>
        <w:t>פול בקבלת תעודות גמר ו/או אישור לסיום העבודות ע"י הרשויות המוסמכות.</w:t>
      </w:r>
    </w:p>
    <w:p w14:paraId="7FC8C2A7" w14:textId="77777777" w:rsidR="00EB5A81" w:rsidRDefault="00EB5A81" w:rsidP="00EB5A81">
      <w:pPr>
        <w:spacing w:after="240"/>
        <w:ind w:left="737" w:hanging="499"/>
        <w:jc w:val="both"/>
        <w:rPr>
          <w:bCs/>
          <w:color w:val="000000"/>
          <w:sz w:val="24"/>
          <w:szCs w:val="24"/>
          <w:u w:val="single"/>
          <w:rtl/>
        </w:rPr>
      </w:pPr>
      <w:r w:rsidRPr="009014A0">
        <w:rPr>
          <w:bCs/>
          <w:color w:val="000000"/>
          <w:sz w:val="24"/>
          <w:szCs w:val="24"/>
          <w:rtl/>
        </w:rPr>
        <w:t>ה.</w:t>
      </w:r>
      <w:r w:rsidRPr="009014A0">
        <w:rPr>
          <w:color w:val="000000"/>
          <w:sz w:val="24"/>
          <w:szCs w:val="24"/>
          <w:rtl/>
        </w:rPr>
        <w:tab/>
      </w:r>
      <w:r w:rsidRPr="009014A0">
        <w:rPr>
          <w:bCs/>
          <w:color w:val="000000"/>
          <w:sz w:val="24"/>
          <w:szCs w:val="24"/>
          <w:u w:val="single"/>
          <w:rtl/>
        </w:rPr>
        <w:t>בדיקת חשבונות</w:t>
      </w:r>
    </w:p>
    <w:p w14:paraId="53E07C99" w14:textId="77777777" w:rsidR="00EB5A81" w:rsidRPr="009A0CF9" w:rsidRDefault="00EB5A81" w:rsidP="00EB5A81">
      <w:pPr>
        <w:numPr>
          <w:ilvl w:val="0"/>
          <w:numId w:val="23"/>
        </w:numPr>
        <w:spacing w:before="120" w:after="240"/>
        <w:jc w:val="both"/>
        <w:rPr>
          <w:sz w:val="24"/>
          <w:szCs w:val="24"/>
        </w:rPr>
      </w:pPr>
      <w:r w:rsidRPr="00761268">
        <w:rPr>
          <w:sz w:val="24"/>
          <w:szCs w:val="24"/>
          <w:rtl/>
        </w:rPr>
        <w:t>תאום</w:t>
      </w:r>
      <w:r w:rsidRPr="009014A0">
        <w:rPr>
          <w:rtl/>
        </w:rPr>
        <w:t xml:space="preserve"> </w:t>
      </w:r>
      <w:r w:rsidRPr="00761268">
        <w:rPr>
          <w:sz w:val="24"/>
          <w:szCs w:val="24"/>
          <w:rtl/>
        </w:rPr>
        <w:t>ו</w:t>
      </w:r>
      <w:r w:rsidRPr="00CE4B41">
        <w:rPr>
          <w:sz w:val="24"/>
          <w:szCs w:val="24"/>
          <w:rtl/>
        </w:rPr>
        <w:t>קביעת אופן עריכת, הגשת ואישור החשבונות בצורה ממוחשבת ע"י המתכננים, היועצים והקבלנים, באופן התואם את מערכות המחשוב שאצל המזמין.</w:t>
      </w:r>
    </w:p>
    <w:p w14:paraId="6618E434" w14:textId="77777777" w:rsidR="00EB5A81" w:rsidRPr="009A0CF9" w:rsidRDefault="00EB5A81" w:rsidP="00EB5A81">
      <w:pPr>
        <w:numPr>
          <w:ilvl w:val="0"/>
          <w:numId w:val="23"/>
        </w:numPr>
        <w:spacing w:before="120" w:after="240"/>
        <w:jc w:val="both"/>
        <w:rPr>
          <w:sz w:val="24"/>
          <w:szCs w:val="24"/>
        </w:rPr>
      </w:pPr>
      <w:r w:rsidRPr="00CE4B41">
        <w:rPr>
          <w:sz w:val="24"/>
          <w:szCs w:val="24"/>
          <w:rtl/>
        </w:rPr>
        <w:t>מדידה, בקורת ואשור הכמויות של פרטי עבודות הבניה ו/או החומרים בכפיפות לתוכניות ולהוראות חוזי הבניה בתאום עם הקבלנים, ורישום המידות שנמדדו בפועל, לרבות עדכונים בהעתקי התוכניות</w:t>
      </w:r>
      <w:r>
        <w:rPr>
          <w:rFonts w:hint="cs"/>
          <w:sz w:val="24"/>
          <w:szCs w:val="24"/>
          <w:rtl/>
        </w:rPr>
        <w:t>.</w:t>
      </w:r>
    </w:p>
    <w:p w14:paraId="63F78AEF" w14:textId="77777777" w:rsidR="00EB5A81" w:rsidRPr="009A0CF9" w:rsidRDefault="00EB5A81" w:rsidP="00EB5A81">
      <w:pPr>
        <w:numPr>
          <w:ilvl w:val="0"/>
          <w:numId w:val="23"/>
        </w:numPr>
        <w:spacing w:before="120" w:after="240"/>
        <w:jc w:val="both"/>
        <w:rPr>
          <w:sz w:val="24"/>
          <w:szCs w:val="24"/>
        </w:rPr>
      </w:pPr>
      <w:r w:rsidRPr="00CE4B41">
        <w:rPr>
          <w:sz w:val="24"/>
          <w:szCs w:val="24"/>
          <w:rtl/>
        </w:rPr>
        <w:t>בדיקת פנקסי הכמויות לאור המדידות באתר, כפי שנרשמו בפנקסי שדה ו/או הרשומות בתכניות הבצוע ובכפיפה לתנאי חוזה הבניה, וסיכום הכמויות עם הקבלנים.</w:t>
      </w:r>
    </w:p>
    <w:p w14:paraId="2A99F02E" w14:textId="77777777" w:rsidR="00EB5A81" w:rsidRPr="009A0CF9" w:rsidRDefault="00EB5A81" w:rsidP="00EB5A81">
      <w:pPr>
        <w:numPr>
          <w:ilvl w:val="0"/>
          <w:numId w:val="23"/>
        </w:numPr>
        <w:spacing w:before="120" w:after="240"/>
        <w:jc w:val="both"/>
        <w:rPr>
          <w:sz w:val="24"/>
          <w:szCs w:val="24"/>
        </w:rPr>
      </w:pPr>
      <w:r w:rsidRPr="00CE4B41">
        <w:rPr>
          <w:sz w:val="24"/>
          <w:szCs w:val="24"/>
          <w:rtl/>
        </w:rPr>
        <w:t>ניתוח, המלצות ובדיקת חשבונות המגיעים לתשלום למזמין מרשויות שונות בכל הקשור בפרויקט.</w:t>
      </w:r>
    </w:p>
    <w:p w14:paraId="6E9FEA20" w14:textId="77777777" w:rsidR="00EB5A81" w:rsidRPr="009A0CF9" w:rsidRDefault="00EB5A81" w:rsidP="00EB5A81">
      <w:pPr>
        <w:numPr>
          <w:ilvl w:val="0"/>
          <w:numId w:val="23"/>
        </w:numPr>
        <w:spacing w:before="120" w:after="240"/>
        <w:jc w:val="both"/>
        <w:rPr>
          <w:color w:val="000000"/>
          <w:sz w:val="24"/>
          <w:szCs w:val="24"/>
        </w:rPr>
      </w:pPr>
      <w:r w:rsidRPr="00CE4B41">
        <w:rPr>
          <w:sz w:val="24"/>
          <w:szCs w:val="24"/>
          <w:rtl/>
        </w:rPr>
        <w:t>בירור תביעות המתכננים, היועצים, הקבלנים והספקים למחירים חדשים לפרטי עבודות שאינם כלולים בחוזי התכנון והבניה או לתשלומים נוספים שלא הותנה עליהם בחוזים הנ"ל.</w:t>
      </w:r>
    </w:p>
    <w:p w14:paraId="07E5D087" w14:textId="77777777" w:rsidR="00EB5A81" w:rsidRPr="009A0CF9" w:rsidRDefault="00EB5A81" w:rsidP="00EB5A81">
      <w:pPr>
        <w:numPr>
          <w:ilvl w:val="0"/>
          <w:numId w:val="23"/>
        </w:numPr>
        <w:spacing w:before="120" w:after="240"/>
        <w:jc w:val="both"/>
        <w:rPr>
          <w:sz w:val="24"/>
          <w:szCs w:val="24"/>
        </w:rPr>
      </w:pPr>
      <w:r w:rsidRPr="00CE4B41">
        <w:rPr>
          <w:sz w:val="24"/>
          <w:szCs w:val="24"/>
          <w:rtl/>
        </w:rPr>
        <w:t>ניתוחים תמחיריים לתביעותיהם של המתכננים, היועצים, הקבלנים והספקים והגשתם לאישור המנהל.</w:t>
      </w:r>
    </w:p>
    <w:p w14:paraId="167D8B1C" w14:textId="77777777" w:rsidR="00EB5A81" w:rsidRPr="009A0CF9" w:rsidRDefault="00EB5A81" w:rsidP="00EB5A81">
      <w:pPr>
        <w:numPr>
          <w:ilvl w:val="0"/>
          <w:numId w:val="23"/>
        </w:numPr>
        <w:spacing w:before="120" w:after="240"/>
        <w:jc w:val="both"/>
        <w:rPr>
          <w:sz w:val="24"/>
          <w:szCs w:val="24"/>
        </w:rPr>
      </w:pPr>
      <w:r w:rsidRPr="00CE4B41">
        <w:rPr>
          <w:sz w:val="24"/>
          <w:szCs w:val="24"/>
          <w:rtl/>
        </w:rPr>
        <w:t>יעוץ למזמין והשתתפות בברור תביעותיהם של המתכננים, היועצים, הקבלנים והספקים או ברור התביעות במישרין איתם והכל כפי שיורה המנהל, ועריכת המלצות בקשר אליהן לאחר הברור.</w:t>
      </w:r>
    </w:p>
    <w:p w14:paraId="694E7042" w14:textId="77777777" w:rsidR="00EB5A81" w:rsidRPr="009A0CF9" w:rsidRDefault="00EB5A81" w:rsidP="00EB5A81">
      <w:pPr>
        <w:numPr>
          <w:ilvl w:val="0"/>
          <w:numId w:val="23"/>
        </w:numPr>
        <w:spacing w:before="120" w:after="240"/>
        <w:jc w:val="both"/>
        <w:rPr>
          <w:sz w:val="24"/>
          <w:szCs w:val="24"/>
        </w:rPr>
      </w:pPr>
      <w:r w:rsidRPr="00CE4B41">
        <w:rPr>
          <w:sz w:val="24"/>
          <w:szCs w:val="24"/>
          <w:rtl/>
        </w:rPr>
        <w:t>סיכום התביעות בהתאם להנחיות המנהל ועריכת הסכמי שנויים.</w:t>
      </w:r>
    </w:p>
    <w:p w14:paraId="013591EF" w14:textId="77777777" w:rsidR="00EB5A81" w:rsidRPr="009A0CF9" w:rsidRDefault="00EB5A81" w:rsidP="00EB5A81">
      <w:pPr>
        <w:numPr>
          <w:ilvl w:val="0"/>
          <w:numId w:val="23"/>
        </w:numPr>
        <w:spacing w:before="120" w:after="240"/>
        <w:jc w:val="both"/>
        <w:rPr>
          <w:sz w:val="24"/>
          <w:szCs w:val="24"/>
        </w:rPr>
      </w:pPr>
      <w:r w:rsidRPr="00CE4B41">
        <w:rPr>
          <w:sz w:val="24"/>
          <w:szCs w:val="24"/>
          <w:rtl/>
        </w:rPr>
        <w:t>בדיקה ואשור החשבונות החלקיים ו/או הסופיים של המתכננים, היועצים, הקבלנים והספקים ובכלל זאת בדיקה ואשור העלאות או הפחתות בשכר חוזי התכנון ו/או הבניה עקב תנודות במחירי החומרים ובערך העבודה הכל בהתאם להוראות החוזים ואישור המנהל.</w:t>
      </w:r>
    </w:p>
    <w:p w14:paraId="7F2C3E42" w14:textId="77777777" w:rsidR="00EB5A81" w:rsidRPr="009A0CF9" w:rsidRDefault="00EB5A81" w:rsidP="00EB5A81">
      <w:pPr>
        <w:numPr>
          <w:ilvl w:val="0"/>
          <w:numId w:val="23"/>
        </w:numPr>
        <w:spacing w:before="120" w:after="240"/>
        <w:jc w:val="both"/>
        <w:rPr>
          <w:sz w:val="24"/>
          <w:szCs w:val="24"/>
        </w:rPr>
      </w:pPr>
      <w:r w:rsidRPr="00CE4B41">
        <w:rPr>
          <w:sz w:val="24"/>
          <w:szCs w:val="24"/>
          <w:rtl/>
        </w:rPr>
        <w:t>בדיקה ומתן אשור בכתב למנהל בדבר קיום כל התחייבויות המתכננים, היועצים, הקבלנים והספקים לפי החוזים וזאת כתנאי לאישור חשבונות.</w:t>
      </w:r>
    </w:p>
    <w:p w14:paraId="5F5D7245" w14:textId="77777777" w:rsidR="00EB5A81" w:rsidRPr="009A0CF9" w:rsidRDefault="00EB5A81" w:rsidP="00EB5A81">
      <w:pPr>
        <w:numPr>
          <w:ilvl w:val="0"/>
          <w:numId w:val="23"/>
        </w:numPr>
        <w:spacing w:before="120" w:after="240"/>
        <w:jc w:val="both"/>
        <w:rPr>
          <w:sz w:val="24"/>
          <w:szCs w:val="24"/>
        </w:rPr>
      </w:pPr>
      <w:r w:rsidRPr="00CE4B41">
        <w:rPr>
          <w:sz w:val="24"/>
          <w:szCs w:val="24"/>
          <w:rtl/>
        </w:rPr>
        <w:t>פרוט הגדלות והפחתות בסעיפי העבודות השונות, לרבות שנויים ותוספות.</w:t>
      </w:r>
    </w:p>
    <w:p w14:paraId="1EF5B608" w14:textId="77777777" w:rsidR="00EB5A81" w:rsidRPr="009A0CF9" w:rsidRDefault="00EB5A81" w:rsidP="00EB5A81">
      <w:pPr>
        <w:numPr>
          <w:ilvl w:val="0"/>
          <w:numId w:val="23"/>
        </w:numPr>
        <w:spacing w:before="120" w:after="240"/>
        <w:jc w:val="both"/>
        <w:rPr>
          <w:sz w:val="24"/>
          <w:szCs w:val="24"/>
        </w:rPr>
      </w:pPr>
      <w:r w:rsidRPr="00CE4B41">
        <w:rPr>
          <w:sz w:val="24"/>
          <w:szCs w:val="24"/>
          <w:rtl/>
        </w:rPr>
        <w:t>עריכת תיקי חשבון סופי.</w:t>
      </w:r>
    </w:p>
    <w:p w14:paraId="53551923" w14:textId="77777777" w:rsidR="00EB5A81" w:rsidRPr="009A0CF9" w:rsidRDefault="00EB5A81" w:rsidP="00EB5A81">
      <w:pPr>
        <w:numPr>
          <w:ilvl w:val="0"/>
          <w:numId w:val="23"/>
        </w:numPr>
        <w:spacing w:before="120" w:after="240"/>
        <w:jc w:val="both"/>
        <w:rPr>
          <w:sz w:val="24"/>
          <w:szCs w:val="24"/>
        </w:rPr>
      </w:pPr>
      <w:r w:rsidRPr="00A94D9B">
        <w:rPr>
          <w:color w:val="000000"/>
          <w:sz w:val="24"/>
          <w:szCs w:val="24"/>
          <w:rtl/>
        </w:rPr>
        <w:lastRenderedPageBreak/>
        <w:t>הצגת</w:t>
      </w:r>
      <w:r w:rsidRPr="00CE4B41">
        <w:rPr>
          <w:sz w:val="24"/>
          <w:szCs w:val="24"/>
          <w:rtl/>
        </w:rPr>
        <w:t xml:space="preserve"> וקבלת אשור ממי שימונה ע"י הרשות המקומית לבדוק ולאשר את חשבונות הקבלנים והספקים.</w:t>
      </w:r>
    </w:p>
    <w:p w14:paraId="02B23174" w14:textId="77777777" w:rsidR="00EB5A81" w:rsidRPr="009A0CF9" w:rsidRDefault="00EB5A81" w:rsidP="00EB5A81">
      <w:pPr>
        <w:numPr>
          <w:ilvl w:val="0"/>
          <w:numId w:val="23"/>
        </w:numPr>
        <w:spacing w:before="120" w:after="240"/>
        <w:jc w:val="both"/>
        <w:rPr>
          <w:sz w:val="24"/>
          <w:szCs w:val="24"/>
        </w:rPr>
      </w:pPr>
      <w:r w:rsidRPr="00CE4B41">
        <w:rPr>
          <w:sz w:val="24"/>
          <w:szCs w:val="24"/>
          <w:rtl/>
        </w:rPr>
        <w:t>השתתפות בברורים עם המתכננים, היועצים, הקבלנים והספקים ו/או קיום ברורים איתם הכל כפי שיורה המנהל בקשר לתביעות המזמין בהם.</w:t>
      </w:r>
    </w:p>
    <w:p w14:paraId="091FEB89" w14:textId="77777777" w:rsidR="00EB5A81" w:rsidRPr="009A0CF9" w:rsidRDefault="00EB5A81" w:rsidP="00EB5A81">
      <w:pPr>
        <w:numPr>
          <w:ilvl w:val="0"/>
          <w:numId w:val="23"/>
        </w:numPr>
        <w:spacing w:before="120" w:after="240"/>
        <w:jc w:val="both"/>
        <w:rPr>
          <w:sz w:val="24"/>
          <w:szCs w:val="24"/>
        </w:rPr>
      </w:pPr>
      <w:r w:rsidRPr="00A94D9B">
        <w:rPr>
          <w:color w:val="000000"/>
          <w:sz w:val="24"/>
          <w:szCs w:val="24"/>
          <w:rtl/>
        </w:rPr>
        <w:t>סיוע</w:t>
      </w:r>
      <w:r w:rsidRPr="00CE4B41">
        <w:rPr>
          <w:sz w:val="24"/>
          <w:szCs w:val="24"/>
          <w:rtl/>
        </w:rPr>
        <w:t xml:space="preserve"> בניהול והכנת הליכים משפטיים ומעין משפטיים (לרבות בוררות) כלפי ו/או כהגנה מפני תביעות ו/או דרישות מצד מתכננים, יועצים, קבלנים, ספקים וכל צד ג' אחר בקשר עם הפרויקט ו/או האתר ככל ש</w:t>
      </w:r>
      <w:r>
        <w:rPr>
          <w:rFonts w:hint="cs"/>
          <w:sz w:val="24"/>
          <w:szCs w:val="24"/>
          <w:rtl/>
        </w:rPr>
        <w:t>י</w:t>
      </w:r>
      <w:r w:rsidRPr="00CE4B41">
        <w:rPr>
          <w:sz w:val="24"/>
          <w:szCs w:val="24"/>
          <w:rtl/>
        </w:rPr>
        <w:t>ידרש, לרבות מתן עדויות ותצהירים בפני בתי משפט או בוררים או גורמים מכריעים אחרים.</w:t>
      </w:r>
    </w:p>
    <w:p w14:paraId="289BA9AF" w14:textId="77777777" w:rsidR="00EB5A81" w:rsidRPr="009A0CF9" w:rsidRDefault="00EB5A81" w:rsidP="00EB5A81">
      <w:pPr>
        <w:numPr>
          <w:ilvl w:val="0"/>
          <w:numId w:val="23"/>
        </w:numPr>
        <w:spacing w:before="120" w:after="240"/>
        <w:jc w:val="both"/>
        <w:rPr>
          <w:color w:val="000000"/>
          <w:sz w:val="24"/>
          <w:szCs w:val="24"/>
          <w:rtl/>
        </w:rPr>
      </w:pPr>
      <w:r w:rsidRPr="00CE4B41">
        <w:rPr>
          <w:sz w:val="24"/>
          <w:szCs w:val="24"/>
          <w:rtl/>
        </w:rPr>
        <w:t xml:space="preserve">טיפול בסיום ההתקשרות עם הקבלנים והמתכננים, קבלת ערבויות, </w:t>
      </w:r>
      <w:r>
        <w:rPr>
          <w:rFonts w:hint="cs"/>
          <w:sz w:val="24"/>
          <w:szCs w:val="24"/>
          <w:rtl/>
        </w:rPr>
        <w:t>ת</w:t>
      </w:r>
      <w:r w:rsidRPr="00CE4B41">
        <w:rPr>
          <w:sz w:val="24"/>
          <w:szCs w:val="24"/>
          <w:rtl/>
        </w:rPr>
        <w:t xml:space="preserve">כניות </w:t>
      </w:r>
      <w:r w:rsidRPr="00CE4B41">
        <w:rPr>
          <w:sz w:val="24"/>
          <w:szCs w:val="24"/>
        </w:rPr>
        <w:t>as made</w:t>
      </w:r>
      <w:r w:rsidRPr="00CE4B41">
        <w:rPr>
          <w:sz w:val="24"/>
          <w:szCs w:val="24"/>
          <w:rtl/>
        </w:rPr>
        <w:t>, כתבי אחריות וכדומה.</w:t>
      </w:r>
    </w:p>
    <w:p w14:paraId="76C970E8" w14:textId="77777777" w:rsidR="00EB5A81" w:rsidRDefault="00EB5A81" w:rsidP="00EB5A81">
      <w:pPr>
        <w:spacing w:after="240"/>
        <w:ind w:left="740" w:hanging="580"/>
        <w:jc w:val="both"/>
        <w:rPr>
          <w:b/>
          <w:color w:val="000000"/>
          <w:sz w:val="24"/>
          <w:szCs w:val="24"/>
          <w:rtl/>
        </w:rPr>
      </w:pPr>
      <w:r w:rsidRPr="00A443D2">
        <w:rPr>
          <w:bCs/>
          <w:color w:val="000000"/>
          <w:sz w:val="24"/>
          <w:szCs w:val="24"/>
          <w:rtl/>
        </w:rPr>
        <w:t>ו</w:t>
      </w:r>
      <w:r w:rsidRPr="00BB3AC4">
        <w:rPr>
          <w:b/>
          <w:color w:val="000000"/>
          <w:sz w:val="24"/>
          <w:szCs w:val="24"/>
          <w:rtl/>
        </w:rPr>
        <w:t>.</w:t>
      </w:r>
      <w:r w:rsidRPr="00EF3C4E">
        <w:rPr>
          <w:b/>
          <w:color w:val="000000"/>
          <w:sz w:val="24"/>
          <w:szCs w:val="24"/>
          <w:rtl/>
        </w:rPr>
        <w:tab/>
      </w:r>
      <w:r>
        <w:rPr>
          <w:b/>
          <w:color w:val="000000"/>
          <w:sz w:val="24"/>
          <w:szCs w:val="24"/>
          <w:rtl/>
        </w:rPr>
        <w:t xml:space="preserve">טיפול ומתן מלוא שרותי המפקח עבור הקמת מבנה מכירות </w:t>
      </w:r>
      <w:r>
        <w:rPr>
          <w:rFonts w:hint="cs"/>
          <w:b/>
          <w:color w:val="000000"/>
          <w:sz w:val="24"/>
          <w:szCs w:val="24"/>
          <w:rtl/>
        </w:rPr>
        <w:t xml:space="preserve">וזאת אף אם מבנה המכירות יהיה מבנה יביל אשר מיוצר/נבנה מחוץ לשטח הפרויקט לרבות באתר היצרן. </w:t>
      </w:r>
      <w:r>
        <w:rPr>
          <w:b/>
          <w:color w:val="000000"/>
          <w:sz w:val="24"/>
          <w:szCs w:val="24"/>
          <w:rtl/>
        </w:rPr>
        <w:t>טיפול ומתן מלוא שרותי המפקח עבור</w:t>
      </w:r>
      <w:r>
        <w:rPr>
          <w:rFonts w:hint="cs"/>
          <w:b/>
          <w:color w:val="000000"/>
          <w:sz w:val="24"/>
          <w:szCs w:val="24"/>
          <w:rtl/>
        </w:rPr>
        <w:t xml:space="preserve"> בניית דירות </w:t>
      </w:r>
      <w:r>
        <w:rPr>
          <w:b/>
          <w:color w:val="000000"/>
          <w:sz w:val="24"/>
          <w:szCs w:val="24"/>
          <w:rtl/>
        </w:rPr>
        <w:t>לדוגמא.</w:t>
      </w:r>
      <w:r>
        <w:rPr>
          <w:rFonts w:hint="cs"/>
          <w:b/>
          <w:color w:val="000000"/>
          <w:sz w:val="24"/>
          <w:szCs w:val="24"/>
          <w:rtl/>
        </w:rPr>
        <w:t xml:space="preserve"> </w:t>
      </w:r>
    </w:p>
    <w:p w14:paraId="28FD7D24" w14:textId="77777777" w:rsidR="00EB5A81" w:rsidRPr="00870C9E" w:rsidRDefault="00EB5A81" w:rsidP="00EB5A81">
      <w:pPr>
        <w:spacing w:after="240"/>
        <w:ind w:left="740" w:hanging="580"/>
        <w:jc w:val="both"/>
        <w:rPr>
          <w:b/>
          <w:sz w:val="24"/>
          <w:szCs w:val="24"/>
          <w:rtl/>
        </w:rPr>
      </w:pPr>
      <w:r w:rsidRPr="00DC7F85">
        <w:rPr>
          <w:bCs/>
          <w:color w:val="000000"/>
          <w:sz w:val="24"/>
          <w:szCs w:val="24"/>
          <w:rtl/>
        </w:rPr>
        <w:t>ז</w:t>
      </w:r>
      <w:r w:rsidRPr="00BB3AC4">
        <w:rPr>
          <w:b/>
          <w:color w:val="000000"/>
          <w:sz w:val="24"/>
          <w:szCs w:val="24"/>
          <w:rtl/>
        </w:rPr>
        <w:t>.</w:t>
      </w:r>
      <w:r>
        <w:rPr>
          <w:b/>
          <w:color w:val="000000"/>
          <w:sz w:val="24"/>
          <w:szCs w:val="24"/>
          <w:rtl/>
        </w:rPr>
        <w:tab/>
        <w:t>סיוע בעריכת הסכם עם הרשות המקומית/החברה הכלכלית של הרשות המקומית לביצוע עבודות פיתוח בשטחים ציבוריים ע"י הרשות המקומית/ החברה הכלכלית של הרשות המקומית ו/או ע"י המזמין.</w:t>
      </w:r>
    </w:p>
    <w:p w14:paraId="1FB68BE5" w14:textId="77777777" w:rsidR="00EB5A81" w:rsidRPr="00870C9E" w:rsidRDefault="00EB5A81" w:rsidP="00EB5A81">
      <w:pPr>
        <w:spacing w:after="240"/>
        <w:ind w:left="740" w:hanging="580"/>
        <w:jc w:val="both"/>
        <w:rPr>
          <w:b/>
          <w:sz w:val="24"/>
          <w:szCs w:val="24"/>
          <w:rtl/>
        </w:rPr>
      </w:pPr>
      <w:r w:rsidRPr="00870C9E">
        <w:rPr>
          <w:bCs/>
          <w:sz w:val="24"/>
          <w:szCs w:val="24"/>
          <w:rtl/>
        </w:rPr>
        <w:t>ח</w:t>
      </w:r>
      <w:r w:rsidRPr="00870C9E">
        <w:rPr>
          <w:b/>
          <w:sz w:val="24"/>
          <w:szCs w:val="24"/>
          <w:rtl/>
        </w:rPr>
        <w:t>.</w:t>
      </w:r>
      <w:r w:rsidRPr="00870C9E">
        <w:rPr>
          <w:b/>
          <w:sz w:val="24"/>
          <w:szCs w:val="24"/>
          <w:rtl/>
        </w:rPr>
        <w:tab/>
        <w:t>ת</w:t>
      </w:r>
      <w:r>
        <w:rPr>
          <w:rFonts w:hint="cs"/>
          <w:b/>
          <w:sz w:val="24"/>
          <w:szCs w:val="24"/>
          <w:rtl/>
        </w:rPr>
        <w:t>י</w:t>
      </w:r>
      <w:r w:rsidRPr="00870C9E">
        <w:rPr>
          <w:b/>
          <w:sz w:val="24"/>
          <w:szCs w:val="24"/>
          <w:rtl/>
        </w:rPr>
        <w:t>אום ביצוע עבודות בשטחים גובלים באתר/בפרויקט ע"י אחרים.</w:t>
      </w:r>
    </w:p>
    <w:p w14:paraId="3921A469" w14:textId="77777777" w:rsidR="00EB5A81" w:rsidRDefault="00EB5A81" w:rsidP="00EB5A81">
      <w:pPr>
        <w:spacing w:after="240"/>
        <w:ind w:left="737" w:hanging="539"/>
        <w:jc w:val="both"/>
        <w:rPr>
          <w:bCs/>
          <w:color w:val="000000"/>
          <w:sz w:val="24"/>
          <w:szCs w:val="24"/>
          <w:rtl/>
        </w:rPr>
      </w:pPr>
      <w:r>
        <w:rPr>
          <w:bCs/>
          <w:color w:val="000000"/>
          <w:sz w:val="24"/>
          <w:szCs w:val="24"/>
          <w:rtl/>
        </w:rPr>
        <w:t>ט</w:t>
      </w:r>
      <w:r w:rsidRPr="00A443D2">
        <w:rPr>
          <w:bCs/>
          <w:color w:val="000000"/>
          <w:sz w:val="24"/>
          <w:szCs w:val="24"/>
          <w:rtl/>
        </w:rPr>
        <w:t>.</w:t>
      </w:r>
      <w:r w:rsidRPr="00CE4B41">
        <w:rPr>
          <w:bCs/>
          <w:color w:val="000000"/>
          <w:sz w:val="24"/>
          <w:szCs w:val="24"/>
          <w:rtl/>
        </w:rPr>
        <w:tab/>
      </w:r>
      <w:r w:rsidRPr="00EF3C4E">
        <w:rPr>
          <w:b/>
          <w:color w:val="000000"/>
          <w:sz w:val="24"/>
          <w:szCs w:val="24"/>
          <w:rtl/>
        </w:rPr>
        <w:t>ייעוץ למנהל בכל הקשור לבצוע העבודות ופקוח צמוד עליהן ועל התאמתן לתנאי החוזים עם הקבלנים.</w:t>
      </w:r>
    </w:p>
    <w:p w14:paraId="5AAD3047" w14:textId="77777777" w:rsidR="00EB5A81" w:rsidRPr="009014A0" w:rsidRDefault="00EB5A81" w:rsidP="00EB5A81">
      <w:pPr>
        <w:spacing w:after="240"/>
        <w:ind w:left="740" w:hanging="580"/>
        <w:jc w:val="both"/>
        <w:rPr>
          <w:color w:val="000000"/>
          <w:sz w:val="24"/>
          <w:szCs w:val="24"/>
          <w:rtl/>
        </w:rPr>
      </w:pPr>
      <w:r>
        <w:rPr>
          <w:bCs/>
          <w:color w:val="000000"/>
          <w:sz w:val="24"/>
          <w:szCs w:val="24"/>
          <w:rtl/>
        </w:rPr>
        <w:t>י</w:t>
      </w:r>
      <w:r>
        <w:rPr>
          <w:b/>
          <w:color w:val="000000"/>
          <w:sz w:val="24"/>
          <w:szCs w:val="24"/>
          <w:rtl/>
        </w:rPr>
        <w:t>.</w:t>
      </w:r>
      <w:r>
        <w:rPr>
          <w:b/>
          <w:color w:val="000000"/>
          <w:sz w:val="24"/>
          <w:szCs w:val="24"/>
          <w:rtl/>
        </w:rPr>
        <w:tab/>
      </w:r>
      <w:r w:rsidRPr="00EF3C4E">
        <w:rPr>
          <w:b/>
          <w:color w:val="000000"/>
          <w:sz w:val="24"/>
          <w:szCs w:val="24"/>
          <w:rtl/>
        </w:rPr>
        <w:t>סיוע בהכנת דוח מסכם לפרויקט.</w:t>
      </w:r>
    </w:p>
    <w:p w14:paraId="4121EF5B" w14:textId="77777777" w:rsidR="00EB5A81" w:rsidRPr="009014A0" w:rsidRDefault="00EB5A81" w:rsidP="00EB5A81">
      <w:pPr>
        <w:spacing w:after="240"/>
        <w:ind w:left="740" w:hanging="580"/>
        <w:jc w:val="both"/>
        <w:rPr>
          <w:color w:val="000000"/>
          <w:sz w:val="24"/>
          <w:szCs w:val="24"/>
          <w:rtl/>
        </w:rPr>
      </w:pPr>
      <w:r w:rsidRPr="00757755">
        <w:rPr>
          <w:bCs/>
          <w:color w:val="000000"/>
          <w:sz w:val="24"/>
          <w:szCs w:val="24"/>
          <w:rtl/>
        </w:rPr>
        <w:t>יא</w:t>
      </w:r>
      <w:r>
        <w:rPr>
          <w:b/>
          <w:color w:val="000000"/>
          <w:sz w:val="24"/>
          <w:szCs w:val="24"/>
          <w:rtl/>
        </w:rPr>
        <w:t>.</w:t>
      </w:r>
      <w:r w:rsidRPr="009014A0">
        <w:rPr>
          <w:color w:val="000000"/>
          <w:sz w:val="24"/>
          <w:szCs w:val="24"/>
          <w:rtl/>
        </w:rPr>
        <w:tab/>
        <w:t>ייעוץ מקצועי למנהל בכל הקשור לתביעות כספיות ו/או משפטיות בגין תכנון ו/או ביצוע הפרויקט.</w:t>
      </w:r>
    </w:p>
    <w:p w14:paraId="4DE84E8C" w14:textId="77777777" w:rsidR="00EB5A81" w:rsidRPr="00A443D2" w:rsidRDefault="00EB5A81" w:rsidP="00EB5A81">
      <w:pPr>
        <w:spacing w:after="240"/>
        <w:ind w:left="740" w:hanging="580"/>
        <w:jc w:val="both"/>
        <w:rPr>
          <w:b/>
          <w:bCs/>
          <w:color w:val="000000"/>
          <w:sz w:val="24"/>
          <w:szCs w:val="24"/>
          <w:rtl/>
        </w:rPr>
      </w:pPr>
      <w:r>
        <w:rPr>
          <w:bCs/>
          <w:color w:val="000000"/>
          <w:sz w:val="24"/>
          <w:szCs w:val="24"/>
          <w:rtl/>
        </w:rPr>
        <w:t>יב</w:t>
      </w:r>
      <w:r w:rsidRPr="009014A0">
        <w:rPr>
          <w:bCs/>
          <w:color w:val="000000"/>
          <w:sz w:val="24"/>
          <w:szCs w:val="24"/>
          <w:rtl/>
        </w:rPr>
        <w:t>.</w:t>
      </w:r>
      <w:r w:rsidRPr="009014A0">
        <w:rPr>
          <w:color w:val="000000"/>
          <w:sz w:val="24"/>
          <w:szCs w:val="24"/>
          <w:rtl/>
        </w:rPr>
        <w:tab/>
        <w:t xml:space="preserve">בנוסף לכל </w:t>
      </w:r>
      <w:r w:rsidRPr="009014A0">
        <w:rPr>
          <w:rFonts w:hint="cs"/>
          <w:color w:val="000000"/>
          <w:sz w:val="24"/>
          <w:szCs w:val="24"/>
          <w:rtl/>
        </w:rPr>
        <w:t>השירותי</w:t>
      </w:r>
      <w:r w:rsidRPr="009014A0">
        <w:rPr>
          <w:rFonts w:hint="eastAsia"/>
          <w:color w:val="000000"/>
          <w:sz w:val="24"/>
          <w:szCs w:val="24"/>
          <w:rtl/>
        </w:rPr>
        <w:t>ם</w:t>
      </w:r>
      <w:r w:rsidRPr="009014A0">
        <w:rPr>
          <w:color w:val="000000"/>
          <w:sz w:val="24"/>
          <w:szCs w:val="24"/>
          <w:rtl/>
        </w:rPr>
        <w:t xml:space="preserve"> המפורטים לעיל יהיה המפקח חייב לבצע כל פעולה שלפי החוזים עם המתכננים ו/או עם הקבלנים ו/או עם הרשויות הוא מופקד על ב</w:t>
      </w:r>
      <w:r>
        <w:rPr>
          <w:rFonts w:hint="cs"/>
          <w:color w:val="000000"/>
          <w:sz w:val="24"/>
          <w:szCs w:val="24"/>
          <w:rtl/>
        </w:rPr>
        <w:t>י</w:t>
      </w:r>
      <w:r w:rsidRPr="009014A0">
        <w:rPr>
          <w:color w:val="000000"/>
          <w:sz w:val="24"/>
          <w:szCs w:val="24"/>
          <w:rtl/>
        </w:rPr>
        <w:t>צועה.</w:t>
      </w:r>
    </w:p>
    <w:p w14:paraId="641A3E8D" w14:textId="77777777" w:rsidR="00EB5A81" w:rsidRPr="00A443D2" w:rsidRDefault="00EB5A81" w:rsidP="00EB5A81">
      <w:pPr>
        <w:spacing w:after="240"/>
        <w:ind w:left="740" w:hanging="580"/>
        <w:jc w:val="both"/>
        <w:rPr>
          <w:bCs/>
          <w:color w:val="000000"/>
          <w:sz w:val="24"/>
          <w:szCs w:val="24"/>
          <w:rtl/>
        </w:rPr>
      </w:pPr>
      <w:r w:rsidRPr="00A443D2">
        <w:rPr>
          <w:b/>
          <w:bCs/>
          <w:color w:val="000000"/>
          <w:sz w:val="24"/>
          <w:szCs w:val="24"/>
          <w:rtl/>
        </w:rPr>
        <w:t>יג</w:t>
      </w:r>
      <w:r>
        <w:rPr>
          <w:color w:val="000000"/>
          <w:sz w:val="24"/>
          <w:szCs w:val="24"/>
          <w:rtl/>
        </w:rPr>
        <w:t>.</w:t>
      </w:r>
      <w:r>
        <w:rPr>
          <w:color w:val="000000"/>
          <w:sz w:val="24"/>
          <w:szCs w:val="24"/>
          <w:rtl/>
        </w:rPr>
        <w:tab/>
      </w:r>
      <w:r w:rsidRPr="009014A0">
        <w:rPr>
          <w:color w:val="000000"/>
          <w:sz w:val="24"/>
          <w:szCs w:val="24"/>
          <w:rtl/>
        </w:rPr>
        <w:t>טיפול שוטף וצמוד בשינויי דיירים, לרבות מעקב אחר ביצועם על ידי הקבלן ווידוא מתן שירות אדיב, יעיל וראוי לפניות דיירים.</w:t>
      </w:r>
    </w:p>
    <w:p w14:paraId="5DDEA46D" w14:textId="77777777" w:rsidR="00EB5A81" w:rsidRPr="009014A0" w:rsidRDefault="00EB5A81" w:rsidP="00EB5A81">
      <w:pPr>
        <w:spacing w:after="240"/>
        <w:ind w:left="740" w:hanging="580"/>
        <w:jc w:val="both"/>
        <w:rPr>
          <w:color w:val="000000"/>
          <w:sz w:val="24"/>
          <w:szCs w:val="24"/>
          <w:rtl/>
        </w:rPr>
      </w:pPr>
      <w:r w:rsidRPr="00A443D2">
        <w:rPr>
          <w:bCs/>
          <w:color w:val="000000"/>
          <w:sz w:val="24"/>
          <w:szCs w:val="24"/>
          <w:rtl/>
        </w:rPr>
        <w:t>יד</w:t>
      </w:r>
      <w:r>
        <w:rPr>
          <w:color w:val="000000"/>
          <w:sz w:val="24"/>
          <w:szCs w:val="24"/>
          <w:rtl/>
        </w:rPr>
        <w:t>.</w:t>
      </w:r>
      <w:r>
        <w:rPr>
          <w:color w:val="000000"/>
          <w:sz w:val="24"/>
          <w:szCs w:val="24"/>
          <w:rtl/>
        </w:rPr>
        <w:tab/>
      </w:r>
      <w:r w:rsidRPr="009014A0">
        <w:rPr>
          <w:color w:val="000000"/>
          <w:sz w:val="24"/>
          <w:szCs w:val="24"/>
          <w:rtl/>
        </w:rPr>
        <w:t>סיוע בהליכי הפרצלציה, הנפקת חוזי חכירה ממ</w:t>
      </w:r>
      <w:r>
        <w:rPr>
          <w:rFonts w:hint="cs"/>
          <w:color w:val="000000"/>
          <w:sz w:val="24"/>
          <w:szCs w:val="24"/>
          <w:rtl/>
        </w:rPr>
        <w:t>נ</w:t>
      </w:r>
      <w:r w:rsidRPr="009014A0">
        <w:rPr>
          <w:color w:val="000000"/>
          <w:sz w:val="24"/>
          <w:szCs w:val="24"/>
          <w:rtl/>
        </w:rPr>
        <w:t>הל מקרקעי ישראל ע"ש דיירים ורישום בתים משותפים עד לאחר רישום ע"ש דיירים, על ידי טיפול במכלול הנושאים ההנדסיים הכרוכים בכך.</w:t>
      </w:r>
    </w:p>
    <w:p w14:paraId="4156D771" w14:textId="77777777" w:rsidR="00EB5A81" w:rsidRPr="009014A0" w:rsidRDefault="00EB5A81" w:rsidP="00EB5A81">
      <w:pPr>
        <w:spacing w:after="240"/>
        <w:ind w:left="740" w:hanging="580"/>
        <w:jc w:val="both"/>
        <w:rPr>
          <w:color w:val="000000"/>
          <w:sz w:val="24"/>
          <w:szCs w:val="24"/>
          <w:rtl/>
        </w:rPr>
      </w:pPr>
      <w:r w:rsidRPr="00A443D2">
        <w:rPr>
          <w:b/>
          <w:bCs/>
          <w:color w:val="000000"/>
          <w:sz w:val="24"/>
          <w:szCs w:val="24"/>
          <w:rtl/>
        </w:rPr>
        <w:t>טו</w:t>
      </w:r>
      <w:r>
        <w:rPr>
          <w:color w:val="000000"/>
          <w:sz w:val="24"/>
          <w:szCs w:val="24"/>
          <w:rtl/>
        </w:rPr>
        <w:t>.</w:t>
      </w:r>
      <w:r>
        <w:rPr>
          <w:color w:val="000000"/>
          <w:sz w:val="24"/>
          <w:szCs w:val="24"/>
          <w:rtl/>
        </w:rPr>
        <w:tab/>
      </w:r>
      <w:r w:rsidRPr="009014A0">
        <w:rPr>
          <w:color w:val="000000"/>
          <w:sz w:val="24"/>
          <w:szCs w:val="24"/>
          <w:rtl/>
        </w:rPr>
        <w:t xml:space="preserve">להסרת ספק, כל הפעולות המפורטות לעיל כוללות גם כל מעשה או פעולה טכנית הדרושים לביצוען, כגון נסיעה למשרדי רשויות שונות, השגתם בפועל של אישורים שונים, שליחויות שונות וכיו"ב ו/או כל פעילות נדרשת להשלמת כל </w:t>
      </w:r>
      <w:r w:rsidRPr="009014A0">
        <w:rPr>
          <w:rFonts w:hint="cs"/>
          <w:color w:val="000000"/>
          <w:sz w:val="24"/>
          <w:szCs w:val="24"/>
          <w:rtl/>
        </w:rPr>
        <w:t>השירותי</w:t>
      </w:r>
      <w:r w:rsidRPr="009014A0">
        <w:rPr>
          <w:rFonts w:hint="eastAsia"/>
          <w:color w:val="000000"/>
          <w:sz w:val="24"/>
          <w:szCs w:val="24"/>
          <w:rtl/>
        </w:rPr>
        <w:t>ם</w:t>
      </w:r>
      <w:r w:rsidRPr="009014A0">
        <w:rPr>
          <w:color w:val="000000"/>
          <w:sz w:val="24"/>
          <w:szCs w:val="24"/>
          <w:rtl/>
        </w:rPr>
        <w:t xml:space="preserve"> שבנספח זה ולפי קביעת המנהל.</w:t>
      </w:r>
    </w:p>
    <w:p w14:paraId="3B93EED4" w14:textId="77777777" w:rsidR="00EB5A81" w:rsidRPr="009014A0" w:rsidRDefault="00EB5A81" w:rsidP="00EB5A81">
      <w:pPr>
        <w:spacing w:after="240"/>
        <w:ind w:left="740" w:hanging="580"/>
        <w:jc w:val="both"/>
        <w:rPr>
          <w:color w:val="000000"/>
          <w:sz w:val="24"/>
          <w:szCs w:val="24"/>
          <w:rtl/>
        </w:rPr>
      </w:pPr>
      <w:r>
        <w:rPr>
          <w:bCs/>
          <w:color w:val="000000"/>
          <w:sz w:val="24"/>
          <w:szCs w:val="24"/>
          <w:rtl/>
        </w:rPr>
        <w:t>טז</w:t>
      </w:r>
      <w:r w:rsidRPr="009014A0">
        <w:rPr>
          <w:bCs/>
          <w:color w:val="000000"/>
          <w:sz w:val="24"/>
          <w:szCs w:val="24"/>
          <w:rtl/>
        </w:rPr>
        <w:t>.</w:t>
      </w:r>
      <w:r w:rsidRPr="009014A0">
        <w:rPr>
          <w:color w:val="000000"/>
          <w:sz w:val="24"/>
          <w:szCs w:val="24"/>
          <w:rtl/>
        </w:rPr>
        <w:tab/>
        <w:t xml:space="preserve">המנהל רשאי להזמין אצל המפקח את כל שלבי העבודות המפורטות בנספח זה, או חלק מהן ו/או עבודות נוספות להן, הכל כפי שפורט בנספח </w:t>
      </w:r>
      <w:r w:rsidRPr="009A0CF9">
        <w:rPr>
          <w:rFonts w:hint="cs"/>
          <w:b/>
          <w:bCs/>
          <w:color w:val="000000"/>
          <w:sz w:val="24"/>
          <w:szCs w:val="24"/>
          <w:rtl/>
        </w:rPr>
        <w:t>ד</w:t>
      </w:r>
      <w:r w:rsidRPr="009A0CF9">
        <w:rPr>
          <w:b/>
          <w:bCs/>
          <w:color w:val="000000"/>
          <w:sz w:val="24"/>
          <w:szCs w:val="24"/>
          <w:rtl/>
        </w:rPr>
        <w:t>'</w:t>
      </w:r>
      <w:r w:rsidRPr="009014A0">
        <w:rPr>
          <w:color w:val="000000"/>
          <w:sz w:val="24"/>
          <w:szCs w:val="24"/>
          <w:rtl/>
        </w:rPr>
        <w:t>.</w:t>
      </w:r>
    </w:p>
    <w:p w14:paraId="353E209F" w14:textId="77777777" w:rsidR="00EB5A81" w:rsidRPr="009014A0" w:rsidRDefault="00EB5A81" w:rsidP="00EB5A81">
      <w:pPr>
        <w:spacing w:after="240"/>
        <w:ind w:left="740" w:hanging="580"/>
        <w:jc w:val="both"/>
        <w:rPr>
          <w:color w:val="000000"/>
          <w:sz w:val="24"/>
          <w:szCs w:val="24"/>
          <w:rtl/>
        </w:rPr>
      </w:pPr>
      <w:r w:rsidRPr="00A443D2">
        <w:rPr>
          <w:b/>
          <w:bCs/>
          <w:color w:val="000000"/>
          <w:sz w:val="24"/>
          <w:szCs w:val="24"/>
          <w:rtl/>
        </w:rPr>
        <w:lastRenderedPageBreak/>
        <w:t>יז</w:t>
      </w:r>
      <w:r w:rsidRPr="009014A0">
        <w:rPr>
          <w:bCs/>
          <w:color w:val="000000"/>
          <w:sz w:val="24"/>
          <w:szCs w:val="24"/>
          <w:rtl/>
        </w:rPr>
        <w:t>.</w:t>
      </w:r>
      <w:r w:rsidRPr="009014A0">
        <w:rPr>
          <w:color w:val="000000"/>
          <w:sz w:val="24"/>
          <w:szCs w:val="24"/>
          <w:rtl/>
        </w:rPr>
        <w:tab/>
        <w:t xml:space="preserve">לא ביצע המפקח חלק </w:t>
      </w:r>
      <w:r>
        <w:rPr>
          <w:rFonts w:hint="cs"/>
          <w:color w:val="000000"/>
          <w:sz w:val="24"/>
          <w:szCs w:val="24"/>
          <w:rtl/>
        </w:rPr>
        <w:t xml:space="preserve">מהותי </w:t>
      </w:r>
      <w:r w:rsidRPr="009014A0">
        <w:rPr>
          <w:color w:val="000000"/>
          <w:sz w:val="24"/>
          <w:szCs w:val="24"/>
          <w:rtl/>
        </w:rPr>
        <w:t xml:space="preserve">מעבודות </w:t>
      </w:r>
      <w:r>
        <w:rPr>
          <w:rFonts w:hint="cs"/>
          <w:color w:val="000000"/>
          <w:sz w:val="24"/>
          <w:szCs w:val="24"/>
          <w:rtl/>
        </w:rPr>
        <w:t>המפקח</w:t>
      </w:r>
      <w:r w:rsidRPr="009014A0">
        <w:rPr>
          <w:color w:val="000000"/>
          <w:sz w:val="24"/>
          <w:szCs w:val="24"/>
          <w:rtl/>
        </w:rPr>
        <w:t>, בין אם זה שלב שלם של עבודה ובין אם זה חלק משלב, יהיה רשאי המנהל לנכות משכר טרחה, סכום, אשר לדעת המנהל יחסי לכמות העבודה שלא בוצעה.</w:t>
      </w:r>
    </w:p>
    <w:p w14:paraId="2B7632EE" w14:textId="77777777" w:rsidR="00EB5A81" w:rsidRPr="009014A0" w:rsidRDefault="00EB5A81" w:rsidP="00EB5A81">
      <w:pPr>
        <w:spacing w:after="240"/>
        <w:ind w:left="740" w:hanging="580"/>
        <w:jc w:val="both"/>
        <w:rPr>
          <w:color w:val="000000"/>
          <w:sz w:val="24"/>
          <w:szCs w:val="24"/>
          <w:rtl/>
        </w:rPr>
      </w:pPr>
      <w:r>
        <w:rPr>
          <w:bCs/>
          <w:color w:val="000000"/>
          <w:sz w:val="24"/>
          <w:szCs w:val="24"/>
          <w:rtl/>
        </w:rPr>
        <w:t>יח</w:t>
      </w:r>
      <w:r w:rsidRPr="009014A0">
        <w:rPr>
          <w:bCs/>
          <w:color w:val="000000"/>
          <w:sz w:val="24"/>
          <w:szCs w:val="24"/>
          <w:rtl/>
        </w:rPr>
        <w:t>.</w:t>
      </w:r>
      <w:r w:rsidRPr="009014A0">
        <w:rPr>
          <w:color w:val="000000"/>
          <w:sz w:val="24"/>
          <w:szCs w:val="24"/>
          <w:rtl/>
        </w:rPr>
        <w:tab/>
        <w:t>אין באמור בנספח זה כדי לגרוע מן החיובים המוטלים על המפקח בחוזה זה. יש לפרש הוראות נספח זה כמוסיפות על חיובי המפקח בחוזה זה.</w:t>
      </w:r>
    </w:p>
    <w:p w14:paraId="708C8CA8" w14:textId="77777777" w:rsidR="00EB5A81" w:rsidRPr="009014A0" w:rsidRDefault="00EB5A81" w:rsidP="00EB5A81">
      <w:pPr>
        <w:ind w:left="720"/>
        <w:jc w:val="both"/>
        <w:rPr>
          <w:bCs/>
          <w:sz w:val="24"/>
          <w:szCs w:val="24"/>
          <w:u w:val="single"/>
          <w:rtl/>
        </w:rPr>
      </w:pPr>
    </w:p>
    <w:p w14:paraId="5AFCEBB6" w14:textId="77777777" w:rsidR="00EB5A81" w:rsidRDefault="00EB5A81" w:rsidP="00EB5A81">
      <w:pPr>
        <w:jc w:val="center"/>
        <w:rPr>
          <w:bCs/>
          <w:sz w:val="28"/>
          <w:szCs w:val="28"/>
          <w:u w:val="single"/>
          <w:rtl/>
        </w:rPr>
      </w:pPr>
      <w:r>
        <w:rPr>
          <w:bCs/>
          <w:sz w:val="24"/>
          <w:szCs w:val="24"/>
          <w:u w:val="single"/>
          <w:rtl/>
        </w:rPr>
        <w:br w:type="page"/>
      </w:r>
      <w:r w:rsidRPr="00603F1E">
        <w:rPr>
          <w:rFonts w:hint="cs"/>
          <w:bCs/>
          <w:sz w:val="24"/>
          <w:szCs w:val="24"/>
          <w:u w:val="single"/>
          <w:rtl/>
        </w:rPr>
        <w:lastRenderedPageBreak/>
        <w:t>נספח ב'1</w:t>
      </w:r>
    </w:p>
    <w:p w14:paraId="33EB8780" w14:textId="77777777" w:rsidR="00EB5A81" w:rsidRDefault="00EB5A81" w:rsidP="00EB5A81">
      <w:pPr>
        <w:jc w:val="right"/>
        <w:rPr>
          <w:bCs/>
          <w:rtl/>
        </w:rPr>
      </w:pPr>
      <w:r w:rsidRPr="004D2936">
        <w:rPr>
          <w:rFonts w:hint="cs"/>
          <w:bCs/>
          <w:rtl/>
        </w:rPr>
        <w:t>טופס 3.1</w:t>
      </w:r>
    </w:p>
    <w:p w14:paraId="6DB9FFEE" w14:textId="77777777" w:rsidR="00EB5A81" w:rsidRPr="004D2936" w:rsidRDefault="00EB5A81" w:rsidP="00EB5A81">
      <w:pPr>
        <w:jc w:val="right"/>
        <w:rPr>
          <w:bCs/>
        </w:rPr>
      </w:pPr>
    </w:p>
    <w:p w14:paraId="139C43C7" w14:textId="77777777" w:rsidR="00EB5A81" w:rsidRPr="00A96E7A" w:rsidRDefault="00EB5A81" w:rsidP="00EB5A81">
      <w:pPr>
        <w:spacing w:line="360" w:lineRule="auto"/>
        <w:jc w:val="right"/>
        <w:rPr>
          <w:sz w:val="24"/>
          <w:szCs w:val="24"/>
          <w:u w:val="single"/>
          <w:rtl/>
        </w:rPr>
      </w:pPr>
      <w:r w:rsidRPr="00A96E7A">
        <w:rPr>
          <w:rFonts w:hint="cs"/>
          <w:sz w:val="24"/>
          <w:szCs w:val="24"/>
          <w:rtl/>
        </w:rPr>
        <w:t>תאריך : _________</w:t>
      </w:r>
    </w:p>
    <w:p w14:paraId="6CE0D593" w14:textId="77777777" w:rsidR="00EB5A81" w:rsidRPr="00341985" w:rsidRDefault="00EB5A81" w:rsidP="00311DA0">
      <w:pPr>
        <w:spacing w:line="360" w:lineRule="auto"/>
        <w:rPr>
          <w:sz w:val="28"/>
          <w:szCs w:val="28"/>
          <w:u w:val="single"/>
          <w:rtl/>
        </w:rPr>
      </w:pPr>
      <w:r w:rsidRPr="00A96E7A">
        <w:rPr>
          <w:sz w:val="28"/>
          <w:szCs w:val="28"/>
          <w:u w:val="single"/>
          <w:rtl/>
        </w:rPr>
        <w:t xml:space="preserve">אישור </w:t>
      </w:r>
      <w:r w:rsidRPr="00A96E7A">
        <w:rPr>
          <w:rFonts w:hint="cs"/>
          <w:sz w:val="28"/>
          <w:szCs w:val="28"/>
          <w:u w:val="single"/>
          <w:rtl/>
        </w:rPr>
        <w:t xml:space="preserve">על </w:t>
      </w:r>
      <w:r w:rsidRPr="00A96E7A">
        <w:rPr>
          <w:sz w:val="28"/>
          <w:szCs w:val="28"/>
          <w:u w:val="single"/>
          <w:rtl/>
        </w:rPr>
        <w:t xml:space="preserve">סיום </w:t>
      </w:r>
      <w:r w:rsidRPr="00A96E7A">
        <w:rPr>
          <w:rFonts w:hint="cs"/>
          <w:sz w:val="28"/>
          <w:szCs w:val="28"/>
          <w:u w:val="single"/>
          <w:rtl/>
        </w:rPr>
        <w:t>ה</w:t>
      </w:r>
      <w:r w:rsidRPr="00A96E7A">
        <w:rPr>
          <w:sz w:val="28"/>
          <w:szCs w:val="28"/>
          <w:u w:val="single"/>
          <w:rtl/>
        </w:rPr>
        <w:t>עבודות בדיר</w:t>
      </w:r>
      <w:r w:rsidRPr="00A96E7A">
        <w:rPr>
          <w:rFonts w:hint="cs"/>
          <w:sz w:val="28"/>
          <w:szCs w:val="28"/>
          <w:u w:val="single"/>
          <w:rtl/>
        </w:rPr>
        <w:t>ות</w:t>
      </w:r>
      <w:r w:rsidRPr="00A96E7A">
        <w:rPr>
          <w:sz w:val="28"/>
          <w:szCs w:val="28"/>
          <w:u w:val="single"/>
          <w:rtl/>
        </w:rPr>
        <w:t xml:space="preserve"> מס'</w:t>
      </w:r>
      <w:r w:rsidRPr="00A96E7A">
        <w:rPr>
          <w:rFonts w:hint="cs"/>
          <w:sz w:val="28"/>
          <w:szCs w:val="28"/>
          <w:u w:val="single"/>
          <w:rtl/>
        </w:rPr>
        <w:t>:</w:t>
      </w:r>
      <w:r w:rsidRPr="00341985">
        <w:rPr>
          <w:rFonts w:hint="cs"/>
          <w:sz w:val="28"/>
          <w:szCs w:val="28"/>
          <w:u w:val="single"/>
          <w:rtl/>
        </w:rPr>
        <w:t xml:space="preserve">                                        </w:t>
      </w:r>
      <w:r w:rsidR="00311DA0">
        <w:rPr>
          <w:rFonts w:hint="cs"/>
          <w:sz w:val="28"/>
          <w:szCs w:val="28"/>
          <w:u w:val="single"/>
          <w:rtl/>
        </w:rPr>
        <w:t xml:space="preserve">                               </w:t>
      </w:r>
      <w:r w:rsidRPr="00341985">
        <w:rPr>
          <w:rFonts w:hint="cs"/>
          <w:sz w:val="28"/>
          <w:szCs w:val="28"/>
          <w:u w:val="single"/>
          <w:rtl/>
        </w:rPr>
        <w:t>.</w:t>
      </w:r>
    </w:p>
    <w:p w14:paraId="086E4FA8" w14:textId="77777777" w:rsidR="00EB5A81" w:rsidRDefault="00EB5A81" w:rsidP="00311DA0">
      <w:pPr>
        <w:spacing w:line="360" w:lineRule="auto"/>
        <w:rPr>
          <w:sz w:val="28"/>
          <w:szCs w:val="28"/>
          <w:u w:val="single"/>
          <w:rtl/>
        </w:rPr>
      </w:pPr>
      <w:r w:rsidRPr="00341985">
        <w:rPr>
          <w:rFonts w:hint="cs"/>
          <w:sz w:val="28"/>
          <w:szCs w:val="28"/>
          <w:u w:val="single"/>
          <w:rtl/>
        </w:rPr>
        <w:t xml:space="preserve">                                                                                                                                    .</w:t>
      </w:r>
    </w:p>
    <w:p w14:paraId="0AF29F33" w14:textId="77777777" w:rsidR="00311DA0" w:rsidRPr="00341985" w:rsidRDefault="00311DA0" w:rsidP="00311DA0">
      <w:pPr>
        <w:spacing w:line="360" w:lineRule="auto"/>
        <w:rPr>
          <w:sz w:val="28"/>
          <w:szCs w:val="28"/>
          <w:u w:val="single"/>
          <w:rtl/>
        </w:rPr>
      </w:pPr>
      <w:r>
        <w:rPr>
          <w:rFonts w:hint="cs"/>
          <w:sz w:val="28"/>
          <w:szCs w:val="28"/>
          <w:u w:val="single"/>
          <w:rtl/>
        </w:rPr>
        <w:t xml:space="preserve">                                                                                                                                    .</w:t>
      </w:r>
    </w:p>
    <w:p w14:paraId="18D21FBA" w14:textId="77777777" w:rsidR="00EB5A81" w:rsidRPr="00A96E7A" w:rsidRDefault="00EB5A81" w:rsidP="00EB5A81">
      <w:pPr>
        <w:spacing w:line="360" w:lineRule="auto"/>
        <w:rPr>
          <w:sz w:val="28"/>
          <w:szCs w:val="28"/>
          <w:u w:val="single"/>
          <w:rtl/>
        </w:rPr>
      </w:pPr>
      <w:r w:rsidRPr="00A96E7A">
        <w:rPr>
          <w:rFonts w:hint="cs"/>
          <w:sz w:val="28"/>
          <w:szCs w:val="28"/>
          <w:u w:val="single"/>
          <w:rtl/>
        </w:rPr>
        <w:t>שב</w:t>
      </w:r>
      <w:r w:rsidRPr="00A96E7A">
        <w:rPr>
          <w:sz w:val="28"/>
          <w:szCs w:val="28"/>
          <w:u w:val="single"/>
          <w:rtl/>
        </w:rPr>
        <w:t xml:space="preserve">בניין מס'              פרויקט                                </w:t>
      </w:r>
      <w:r w:rsidRPr="00A96E7A">
        <w:rPr>
          <w:rFonts w:hint="cs"/>
          <w:sz w:val="28"/>
          <w:szCs w:val="28"/>
          <w:u w:val="single"/>
          <w:rtl/>
        </w:rPr>
        <w:t xml:space="preserve">        </w:t>
      </w:r>
      <w:r w:rsidRPr="00A96E7A">
        <w:rPr>
          <w:sz w:val="28"/>
          <w:szCs w:val="28"/>
          <w:u w:val="single"/>
          <w:rtl/>
        </w:rPr>
        <w:t xml:space="preserve">         .</w:t>
      </w:r>
    </w:p>
    <w:p w14:paraId="5017DEE3" w14:textId="77777777" w:rsidR="00EB5A81" w:rsidRPr="00A96E7A" w:rsidRDefault="00EB5A81" w:rsidP="00EB5A81">
      <w:pPr>
        <w:spacing w:line="360" w:lineRule="auto"/>
        <w:rPr>
          <w:i/>
          <w:iCs/>
          <w:rtl/>
        </w:rPr>
      </w:pPr>
    </w:p>
    <w:p w14:paraId="3ECE8CC5" w14:textId="77777777" w:rsidR="00EB5A81" w:rsidRPr="00A96E7A" w:rsidRDefault="00EB5A81" w:rsidP="00EB5A81">
      <w:pPr>
        <w:spacing w:line="360" w:lineRule="auto"/>
        <w:jc w:val="both"/>
        <w:rPr>
          <w:sz w:val="24"/>
          <w:szCs w:val="24"/>
          <w:rtl/>
        </w:rPr>
      </w:pPr>
    </w:p>
    <w:p w14:paraId="14FB4766" w14:textId="77777777" w:rsidR="00EB5A81" w:rsidRPr="00A96E7A" w:rsidRDefault="00EB5A81" w:rsidP="00EB5A81">
      <w:pPr>
        <w:spacing w:line="360" w:lineRule="auto"/>
        <w:jc w:val="both"/>
        <w:rPr>
          <w:sz w:val="24"/>
          <w:szCs w:val="24"/>
          <w:rtl/>
        </w:rPr>
      </w:pPr>
      <w:r w:rsidRPr="00A96E7A">
        <w:rPr>
          <w:rFonts w:hint="cs"/>
          <w:sz w:val="24"/>
          <w:szCs w:val="24"/>
          <w:rtl/>
        </w:rPr>
        <w:t xml:space="preserve">אני הח"מ ______________  החתום עמכם בהסכם למתן שירותי ניהול פקוח בפרויקט שבנדון מגיש בזאת דו"ח סופי המאשר לאחר בדיקת הדירות </w:t>
      </w:r>
      <w:r w:rsidRPr="00A96E7A">
        <w:rPr>
          <w:rFonts w:hint="cs"/>
          <w:b/>
          <w:bCs/>
          <w:sz w:val="24"/>
          <w:szCs w:val="24"/>
          <w:rtl/>
        </w:rPr>
        <w:t>גמר סופי ומוחלט של כל העבודות הנדרשות ביחידות הדיור</w:t>
      </w:r>
      <w:r w:rsidRPr="00A96E7A">
        <w:rPr>
          <w:rFonts w:hint="cs"/>
          <w:sz w:val="24"/>
          <w:szCs w:val="24"/>
          <w:rtl/>
        </w:rPr>
        <w:t xml:space="preserve">  לרבות : תיקונים , ניקיו</w:t>
      </w:r>
      <w:r w:rsidRPr="00A96E7A">
        <w:rPr>
          <w:rFonts w:hint="eastAsia"/>
          <w:sz w:val="24"/>
          <w:szCs w:val="24"/>
          <w:rtl/>
        </w:rPr>
        <w:t>ן</w:t>
      </w:r>
      <w:r w:rsidRPr="00A96E7A">
        <w:rPr>
          <w:rFonts w:hint="cs"/>
          <w:sz w:val="24"/>
          <w:szCs w:val="24"/>
          <w:rtl/>
        </w:rPr>
        <w:t xml:space="preserve"> , אישורים , תעודות וכיו"ב .</w:t>
      </w:r>
    </w:p>
    <w:p w14:paraId="06EEC1C4" w14:textId="77777777" w:rsidR="00EB5A81" w:rsidRPr="00A96E7A" w:rsidRDefault="00EB5A81" w:rsidP="00EB5A81">
      <w:pPr>
        <w:spacing w:line="360" w:lineRule="auto"/>
        <w:rPr>
          <w:sz w:val="24"/>
          <w:szCs w:val="24"/>
          <w:rtl/>
        </w:rPr>
      </w:pPr>
    </w:p>
    <w:p w14:paraId="108C280A" w14:textId="77777777" w:rsidR="00EB5A81" w:rsidRPr="00A96E7A" w:rsidRDefault="00EB5A81" w:rsidP="00EB5A81">
      <w:pPr>
        <w:spacing w:line="360" w:lineRule="auto"/>
        <w:rPr>
          <w:sz w:val="24"/>
          <w:szCs w:val="24"/>
          <w:u w:val="single"/>
          <w:rtl/>
        </w:rPr>
      </w:pPr>
      <w:r w:rsidRPr="00A96E7A">
        <w:rPr>
          <w:rFonts w:hint="cs"/>
          <w:sz w:val="24"/>
          <w:szCs w:val="24"/>
          <w:u w:val="single"/>
          <w:rtl/>
        </w:rPr>
        <w:t xml:space="preserve">להלן סטאטוס הנושאים העיקריים שנבדקו על-ידנו ונמצאו כמוכנים סופית וכי לא נותרו כל רג'קטים בנושא: </w:t>
      </w:r>
    </w:p>
    <w:p w14:paraId="6BE8C512" w14:textId="77777777" w:rsidR="00EB5A81" w:rsidRPr="00A96E7A" w:rsidRDefault="00EB5A81" w:rsidP="00EB5A81">
      <w:pPr>
        <w:numPr>
          <w:ilvl w:val="0"/>
          <w:numId w:val="35"/>
        </w:numPr>
        <w:spacing w:line="360" w:lineRule="auto"/>
        <w:rPr>
          <w:sz w:val="24"/>
          <w:szCs w:val="24"/>
          <w:rtl/>
        </w:rPr>
      </w:pPr>
      <w:r w:rsidRPr="00A96E7A">
        <w:rPr>
          <w:rFonts w:hint="cs"/>
          <w:sz w:val="24"/>
          <w:szCs w:val="24"/>
          <w:rtl/>
        </w:rPr>
        <w:t xml:space="preserve">בניה בדירה ללא קלינים </w:t>
      </w:r>
    </w:p>
    <w:p w14:paraId="5BDD41A4"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טיח מושלם וחלק לרבות תקרות וקירות </w:t>
      </w:r>
    </w:p>
    <w:p w14:paraId="522C2564"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עבודת ריצוף בדירה לרבות פאנלים </w:t>
      </w:r>
    </w:p>
    <w:p w14:paraId="02A34DFD"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עבודות ריצוף וחיפוי בחדרים רטובים </w:t>
      </w:r>
    </w:p>
    <w:p w14:paraId="4DF3A286"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התקנה מושלמת של אמבטיות , מקלחות  , ( ג'קוזי ככל שיש ) </w:t>
      </w:r>
    </w:p>
    <w:p w14:paraId="16AED0B1"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בצוע רובע ברצפה וקירות</w:t>
      </w:r>
    </w:p>
    <w:p w14:paraId="4B88D0E5"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נקודות חשמל במקומם </w:t>
      </w:r>
    </w:p>
    <w:p w14:paraId="5AC2BCAD"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מספורי ושמות מעגלים בלוח חשמל מצוינים</w:t>
      </w:r>
    </w:p>
    <w:p w14:paraId="7BCD30BB"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תריסים מתפקדים ללא תקלות ( נקיים וללא שריטות פנים חוץ לבנין ) </w:t>
      </w:r>
    </w:p>
    <w:p w14:paraId="09D367C1"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חלונות דלתות אלומיניו</w:t>
      </w:r>
      <w:r w:rsidRPr="00A96E7A">
        <w:rPr>
          <w:rFonts w:hint="eastAsia"/>
          <w:sz w:val="24"/>
          <w:szCs w:val="24"/>
          <w:rtl/>
        </w:rPr>
        <w:t>ם</w:t>
      </w:r>
      <w:r w:rsidRPr="00A96E7A">
        <w:rPr>
          <w:rFonts w:hint="cs"/>
          <w:sz w:val="24"/>
          <w:szCs w:val="24"/>
          <w:rtl/>
        </w:rPr>
        <w:t xml:space="preserve">  נפתחים/נסגרים וננעלים כנדרש , זיגוג תקין</w:t>
      </w:r>
    </w:p>
    <w:p w14:paraId="0E40074C"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דלת כניסה מותאמת כנדרש </w:t>
      </w:r>
      <w:r w:rsidRPr="00A96E7A">
        <w:rPr>
          <w:sz w:val="24"/>
          <w:szCs w:val="24"/>
          <w:rtl/>
        </w:rPr>
        <w:t>–</w:t>
      </w:r>
      <w:r w:rsidRPr="00A96E7A">
        <w:rPr>
          <w:rFonts w:hint="cs"/>
          <w:sz w:val="24"/>
          <w:szCs w:val="24"/>
          <w:rtl/>
        </w:rPr>
        <w:t xml:space="preserve"> גמר בלובי קומתי בסביבתה מושלם</w:t>
      </w:r>
    </w:p>
    <w:p w14:paraId="49649A38"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דלתות פנים כולל הלבשות תקינות</w:t>
      </w:r>
    </w:p>
    <w:p w14:paraId="337D253F"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דירה נקייה לאחר שטיפה , כולל ניקוי אלומיניו</w:t>
      </w:r>
      <w:r w:rsidRPr="00A96E7A">
        <w:rPr>
          <w:rFonts w:hint="eastAsia"/>
          <w:sz w:val="24"/>
          <w:szCs w:val="24"/>
          <w:rtl/>
        </w:rPr>
        <w:t>ם</w:t>
      </w:r>
      <w:r w:rsidRPr="00A96E7A">
        <w:rPr>
          <w:rFonts w:hint="cs"/>
          <w:sz w:val="24"/>
          <w:szCs w:val="24"/>
          <w:rtl/>
        </w:rPr>
        <w:t xml:space="preserve"> זיגו</w:t>
      </w:r>
      <w:r w:rsidRPr="00A96E7A">
        <w:rPr>
          <w:rFonts w:hint="eastAsia"/>
          <w:sz w:val="24"/>
          <w:szCs w:val="24"/>
          <w:rtl/>
        </w:rPr>
        <w:t>ג</w:t>
      </w:r>
      <w:r w:rsidRPr="00A96E7A">
        <w:rPr>
          <w:rFonts w:hint="cs"/>
          <w:sz w:val="24"/>
          <w:szCs w:val="24"/>
          <w:rtl/>
        </w:rPr>
        <w:t xml:space="preserve"> וכו' </w:t>
      </w:r>
    </w:p>
    <w:p w14:paraId="630A9FA0"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lastRenderedPageBreak/>
        <w:t>גינה נקייה , מלאי אדמה ללא שיירי בניה/קוצים ( לדירות צמודי קרקע בלבד )</w:t>
      </w:r>
    </w:p>
    <w:p w14:paraId="299AB0BE"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מטבח נגרות תקין , מדויק וללא שריטות </w:t>
      </w:r>
    </w:p>
    <w:p w14:paraId="2E7B26EA"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שיש ע"ג ארונות מטבח הותקן כנדרש לרבות עב' גמר .</w:t>
      </w:r>
    </w:p>
    <w:p w14:paraId="4590BA32"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סיוד מושלם בדירה לרבות קירות , תקרות ובחדרים רטובים ( אקרינול ) </w:t>
      </w:r>
    </w:p>
    <w:p w14:paraId="5C43EC2D"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מלאי מספיק של אריחים מכל הסוגים למסירה לרוכשים .</w:t>
      </w:r>
    </w:p>
    <w:p w14:paraId="34C85649"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אדני שיש שלמים , בעלי שיפוע מתאים , אטומים , אף מים לאורכם ונקיים</w:t>
      </w:r>
    </w:p>
    <w:p w14:paraId="04A3037E"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גמר התקנת אביזרי גמר </w:t>
      </w:r>
      <w:r w:rsidRPr="00A96E7A">
        <w:rPr>
          <w:sz w:val="24"/>
          <w:szCs w:val="24"/>
          <w:rtl/>
        </w:rPr>
        <w:t>–</w:t>
      </w:r>
      <w:r w:rsidRPr="00A96E7A">
        <w:rPr>
          <w:rFonts w:hint="cs"/>
          <w:sz w:val="24"/>
          <w:szCs w:val="24"/>
          <w:rtl/>
        </w:rPr>
        <w:t xml:space="preserve"> ברזים , מכסי אסלות , מכסים לקופסאות ביקורת</w:t>
      </w:r>
    </w:p>
    <w:p w14:paraId="7CC9AB7F"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מכסים לג"ת בחדרים רטובים , מרפסות פתוחות , גינה מוצמדת וכו'</w:t>
      </w:r>
    </w:p>
    <w:p w14:paraId="5FC52637"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מעקות תקינים ומושלמים במרפסות</w:t>
      </w:r>
    </w:p>
    <w:p w14:paraId="2957E838"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שיפועים תקינים וגמר בפודסט כביסה ( ככל וקיים ) </w:t>
      </w:r>
    </w:p>
    <w:p w14:paraId="2C7476D3"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אביזרי חשמל מותקנים כנדרש במקומם ותקינים לרבות שקעים , מתגים וכיו"ב </w:t>
      </w:r>
    </w:p>
    <w:p w14:paraId="0AFF4543"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תוספות נגרות מושלמות ( ארונות אמבטיה וכיו"ב ) </w:t>
      </w:r>
    </w:p>
    <w:p w14:paraId="7E10CF30"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מערכת מיזוג אוויר מושלמת ותקינה לרבות הנמכות גבס , תאורה וכו' .</w:t>
      </w:r>
    </w:p>
    <w:p w14:paraId="65E958F3" w14:textId="77777777" w:rsidR="00EB5A81" w:rsidRPr="00A96E7A" w:rsidRDefault="00EB5A81" w:rsidP="00EB5A81">
      <w:pPr>
        <w:spacing w:line="360" w:lineRule="auto"/>
        <w:rPr>
          <w:sz w:val="24"/>
          <w:szCs w:val="24"/>
          <w:rtl/>
        </w:rPr>
      </w:pPr>
    </w:p>
    <w:p w14:paraId="44064D80" w14:textId="77777777" w:rsidR="00EB5A81" w:rsidRPr="00A96E7A" w:rsidRDefault="00EB5A81" w:rsidP="00EB5A81">
      <w:pPr>
        <w:spacing w:line="360" w:lineRule="auto"/>
        <w:rPr>
          <w:sz w:val="24"/>
          <w:szCs w:val="24"/>
          <w:rtl/>
        </w:rPr>
      </w:pPr>
    </w:p>
    <w:p w14:paraId="40D7FE91" w14:textId="77777777" w:rsidR="00EB5A81" w:rsidRPr="00A96E7A" w:rsidRDefault="00EB5A81" w:rsidP="00EB5A81">
      <w:pPr>
        <w:spacing w:line="360" w:lineRule="auto"/>
        <w:rPr>
          <w:sz w:val="24"/>
          <w:szCs w:val="24"/>
          <w:rtl/>
        </w:rPr>
      </w:pPr>
    </w:p>
    <w:p w14:paraId="394DDD10" w14:textId="77777777" w:rsidR="00EB5A81" w:rsidRPr="00A96E7A" w:rsidRDefault="00EB5A81" w:rsidP="00EB5A81">
      <w:pPr>
        <w:numPr>
          <w:ilvl w:val="0"/>
          <w:numId w:val="36"/>
        </w:numPr>
        <w:spacing w:line="360" w:lineRule="auto"/>
        <w:rPr>
          <w:b/>
          <w:bCs/>
          <w:sz w:val="24"/>
          <w:szCs w:val="24"/>
        </w:rPr>
      </w:pPr>
      <w:r w:rsidRPr="00A96E7A">
        <w:rPr>
          <w:rFonts w:hint="cs"/>
          <w:b/>
          <w:bCs/>
          <w:sz w:val="24"/>
          <w:szCs w:val="24"/>
          <w:rtl/>
        </w:rPr>
        <w:t xml:space="preserve">הערות ניתנו כמפורט בפרוטוקולים המצורפים. </w:t>
      </w:r>
    </w:p>
    <w:p w14:paraId="7B268739" w14:textId="77777777" w:rsidR="00EB5A81" w:rsidRPr="00A96E7A" w:rsidRDefault="00EB5A81" w:rsidP="00311DA0">
      <w:pPr>
        <w:numPr>
          <w:ilvl w:val="0"/>
          <w:numId w:val="36"/>
        </w:numPr>
        <w:spacing w:line="360" w:lineRule="auto"/>
        <w:rPr>
          <w:b/>
          <w:bCs/>
          <w:sz w:val="24"/>
          <w:szCs w:val="24"/>
        </w:rPr>
      </w:pPr>
      <w:r w:rsidRPr="00A96E7A">
        <w:rPr>
          <w:rFonts w:hint="cs"/>
          <w:b/>
          <w:bCs/>
          <w:sz w:val="24"/>
          <w:szCs w:val="24"/>
          <w:rtl/>
        </w:rPr>
        <w:t xml:space="preserve">בדיקה מדגמית לניקוי הערות הפרוטוקולים והרשימה המפורטת לעיל בוצעה בדירות מס' </w:t>
      </w:r>
      <w:r w:rsidRPr="00311DA0">
        <w:rPr>
          <w:rFonts w:hint="cs"/>
          <w:b/>
          <w:bCs/>
          <w:sz w:val="24"/>
          <w:szCs w:val="24"/>
          <w:u w:val="single"/>
          <w:rtl/>
        </w:rPr>
        <w:t xml:space="preserve">:                                                                                                                  </w:t>
      </w:r>
      <w:r w:rsidR="00311DA0" w:rsidRPr="00311DA0">
        <w:rPr>
          <w:rFonts w:hint="cs"/>
          <w:b/>
          <w:bCs/>
          <w:sz w:val="24"/>
          <w:szCs w:val="24"/>
          <w:u w:val="single"/>
          <w:rtl/>
        </w:rPr>
        <w:t xml:space="preserve">                .</w:t>
      </w:r>
    </w:p>
    <w:p w14:paraId="101EA2CD" w14:textId="77777777" w:rsidR="00EB5A81" w:rsidRPr="00A96E7A" w:rsidRDefault="00EB5A81" w:rsidP="00311DA0">
      <w:pPr>
        <w:spacing w:line="360" w:lineRule="auto"/>
        <w:ind w:left="360"/>
        <w:rPr>
          <w:b/>
          <w:bCs/>
          <w:sz w:val="24"/>
          <w:szCs w:val="24"/>
          <w:u w:val="single"/>
          <w:rtl/>
        </w:rPr>
      </w:pPr>
      <w:r w:rsidRPr="00A96E7A">
        <w:rPr>
          <w:rFonts w:hint="cs"/>
          <w:b/>
          <w:bCs/>
          <w:sz w:val="24"/>
          <w:szCs w:val="24"/>
          <w:rtl/>
        </w:rPr>
        <w:t xml:space="preserve">       </w:t>
      </w:r>
      <w:r w:rsidRPr="00A96E7A">
        <w:rPr>
          <w:rFonts w:hint="cs"/>
          <w:b/>
          <w:bCs/>
          <w:sz w:val="24"/>
          <w:szCs w:val="24"/>
          <w:u w:val="single"/>
          <w:rtl/>
        </w:rPr>
        <w:t xml:space="preserve">                                                                                                                                          -</w:t>
      </w:r>
    </w:p>
    <w:p w14:paraId="02584727" w14:textId="77777777" w:rsidR="00EB5A81" w:rsidRPr="00A96E7A" w:rsidRDefault="00EB5A81" w:rsidP="00311DA0">
      <w:pPr>
        <w:spacing w:line="360" w:lineRule="auto"/>
        <w:ind w:left="662"/>
        <w:rPr>
          <w:b/>
          <w:bCs/>
          <w:sz w:val="24"/>
          <w:szCs w:val="24"/>
        </w:rPr>
      </w:pPr>
      <w:r w:rsidRPr="00A96E7A">
        <w:rPr>
          <w:rFonts w:hint="cs"/>
          <w:b/>
          <w:bCs/>
          <w:sz w:val="24"/>
          <w:szCs w:val="24"/>
          <w:rtl/>
        </w:rPr>
        <w:t>הבדיקה המדגמית נמצאה תקינה למעט תריסים חשמליים, מיזוג אוויר וכל הדורש חשמל קבוע.</w:t>
      </w:r>
    </w:p>
    <w:p w14:paraId="0FAE4AE2" w14:textId="77777777" w:rsidR="00EB5A81" w:rsidRPr="00A96E7A" w:rsidRDefault="00EB5A81" w:rsidP="00EB5A81">
      <w:pPr>
        <w:spacing w:line="360" w:lineRule="auto"/>
        <w:rPr>
          <w:b/>
          <w:bCs/>
          <w:sz w:val="24"/>
          <w:szCs w:val="24"/>
          <w:rtl/>
        </w:rPr>
      </w:pPr>
    </w:p>
    <w:p w14:paraId="2C7B7DEC" w14:textId="77777777" w:rsidR="00EB5A81" w:rsidRPr="00A96E7A" w:rsidRDefault="00EB5A81" w:rsidP="00EB5A81">
      <w:pPr>
        <w:spacing w:line="360" w:lineRule="auto"/>
        <w:rPr>
          <w:b/>
          <w:bCs/>
          <w:sz w:val="24"/>
          <w:szCs w:val="24"/>
          <w:rtl/>
        </w:rPr>
      </w:pPr>
    </w:p>
    <w:p w14:paraId="189A8B99" w14:textId="77777777" w:rsidR="00EB5A81" w:rsidRPr="00A96E7A" w:rsidRDefault="00EB5A81" w:rsidP="00EB5A81">
      <w:pPr>
        <w:spacing w:line="360" w:lineRule="auto"/>
        <w:rPr>
          <w:b/>
          <w:bCs/>
          <w:sz w:val="24"/>
          <w:szCs w:val="24"/>
        </w:rPr>
      </w:pPr>
    </w:p>
    <w:p w14:paraId="7BEA1D48" w14:textId="77777777" w:rsidR="00EB5A81" w:rsidRPr="00A96E7A" w:rsidRDefault="00EB5A81" w:rsidP="00EB5A81">
      <w:pPr>
        <w:spacing w:line="360" w:lineRule="auto"/>
        <w:rPr>
          <w:b/>
          <w:bCs/>
          <w:sz w:val="24"/>
          <w:szCs w:val="24"/>
          <w:rtl/>
        </w:rPr>
      </w:pPr>
      <w:r w:rsidRPr="00A96E7A">
        <w:rPr>
          <w:rFonts w:hint="cs"/>
          <w:b/>
          <w:bCs/>
          <w:sz w:val="24"/>
          <w:szCs w:val="24"/>
          <w:rtl/>
        </w:rPr>
        <w:t xml:space="preserve">אני הח"מ מאשר בזאת כי כל הסעיפים הנ"ל הושלמו למעט הערות המפורטות מטה. כמו כן, הנני מאשר כי בניית הדירות הנ"ל הושלמו ונמצאו ראויות למגורים ואין מניעה למסור אותן. </w:t>
      </w:r>
    </w:p>
    <w:p w14:paraId="5F7255E8" w14:textId="77777777" w:rsidR="00EB5A81" w:rsidRPr="00A96E7A" w:rsidRDefault="00EB5A81" w:rsidP="00EB5A81">
      <w:pPr>
        <w:spacing w:line="360" w:lineRule="auto"/>
        <w:rPr>
          <w:b/>
          <w:bCs/>
          <w:sz w:val="24"/>
          <w:szCs w:val="24"/>
          <w:rtl/>
        </w:rPr>
      </w:pPr>
      <w:r w:rsidRPr="00A96E7A">
        <w:rPr>
          <w:rFonts w:hint="cs"/>
          <w:b/>
          <w:bCs/>
          <w:sz w:val="24"/>
          <w:szCs w:val="24"/>
          <w:rtl/>
        </w:rPr>
        <w:t>הערות: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0567DC6" w14:textId="77777777" w:rsidR="00EB5A81" w:rsidRPr="00A96E7A" w:rsidRDefault="00EB5A81" w:rsidP="00EB5A81">
      <w:pPr>
        <w:spacing w:line="360" w:lineRule="auto"/>
        <w:rPr>
          <w:b/>
          <w:bCs/>
          <w:sz w:val="24"/>
          <w:szCs w:val="24"/>
          <w:rtl/>
        </w:rPr>
      </w:pPr>
    </w:p>
    <w:p w14:paraId="5123DC43" w14:textId="77777777" w:rsidR="00EB5A81" w:rsidRPr="00A96E7A" w:rsidRDefault="00EB5A81" w:rsidP="00EB5A81">
      <w:pPr>
        <w:spacing w:line="360" w:lineRule="auto"/>
        <w:rPr>
          <w:b/>
          <w:bCs/>
          <w:sz w:val="24"/>
          <w:szCs w:val="24"/>
          <w:rtl/>
        </w:rPr>
      </w:pPr>
    </w:p>
    <w:p w14:paraId="67C5CD2E" w14:textId="77777777" w:rsidR="00EB5A81" w:rsidRPr="00A96E7A" w:rsidRDefault="000521ED" w:rsidP="00EB5A81">
      <w:pPr>
        <w:spacing w:line="360" w:lineRule="auto"/>
        <w:rPr>
          <w:b/>
          <w:bCs/>
          <w:sz w:val="24"/>
          <w:szCs w:val="24"/>
          <w:rtl/>
        </w:rPr>
      </w:pPr>
      <w:r w:rsidRPr="00A96E7A">
        <w:rPr>
          <w:rFonts w:hint="cs"/>
          <w:b/>
          <w:bCs/>
          <w:noProof/>
          <w:sz w:val="24"/>
          <w:szCs w:val="24"/>
          <w:rtl/>
        </w:rPr>
        <mc:AlternateContent>
          <mc:Choice Requires="wps">
            <w:drawing>
              <wp:anchor distT="0" distB="0" distL="114300" distR="114300" simplePos="0" relativeHeight="251659264" behindDoc="0" locked="0" layoutInCell="1" allowOverlap="1" wp14:anchorId="22911F32" wp14:editId="346681E7">
                <wp:simplePos x="0" y="0"/>
                <wp:positionH relativeFrom="margin">
                  <wp:posOffset>3845560</wp:posOffset>
                </wp:positionH>
                <wp:positionV relativeFrom="paragraph">
                  <wp:posOffset>216865</wp:posOffset>
                </wp:positionV>
                <wp:extent cx="1407795" cy="0"/>
                <wp:effectExtent l="0" t="0" r="20955" b="19050"/>
                <wp:wrapNone/>
                <wp:docPr id="5"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481C3B3" id="Line 15" o:spid="_x0000_s1026" style="position:absolute;left:0;text-align:left;flip:x;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02.8pt,17.1pt" to="413.6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">
                <w10:wrap anchorx="margin"/>
              </v:line>
            </w:pict>
          </mc:Fallback>
        </mc:AlternateContent>
      </w:r>
      <w:r w:rsidRPr="00A96E7A">
        <w:rPr>
          <w:rFonts w:hint="cs"/>
          <w:b/>
          <w:bCs/>
          <w:noProof/>
          <w:sz w:val="24"/>
          <w:szCs w:val="24"/>
          <w:rtl/>
        </w:rPr>
        <mc:AlternateContent>
          <mc:Choice Requires="wps">
            <w:drawing>
              <wp:anchor distT="0" distB="0" distL="114300" distR="114300" simplePos="0" relativeHeight="251660288" behindDoc="0" locked="0" layoutInCell="1" allowOverlap="1" wp14:anchorId="5B92525C" wp14:editId="176E6C4A">
                <wp:simplePos x="0" y="0"/>
                <wp:positionH relativeFrom="column">
                  <wp:posOffset>1674825</wp:posOffset>
                </wp:positionH>
                <wp:positionV relativeFrom="paragraph">
                  <wp:posOffset>217170</wp:posOffset>
                </wp:positionV>
                <wp:extent cx="1604645" cy="0"/>
                <wp:effectExtent l="0" t="0" r="14605" b="19050"/>
                <wp:wrapNone/>
                <wp:docPr id="6"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4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79B15D8" id="Line 16" o:spid="_x0000_s1026" style="position:absolute;left:0;text-align:lef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9pt,17.1pt" to="258.2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"/>
            </w:pict>
          </mc:Fallback>
        </mc:AlternateContent>
      </w:r>
      <w:r w:rsidRPr="00A96E7A">
        <w:rPr>
          <w:rFonts w:hint="cs"/>
          <w:b/>
          <w:bCs/>
          <w:noProof/>
          <w:sz w:val="24"/>
          <w:szCs w:val="24"/>
          <w:rtl/>
        </w:rPr>
        <mc:AlternateContent>
          <mc:Choice Requires="wps">
            <w:drawing>
              <wp:anchor distT="0" distB="0" distL="114300" distR="114300" simplePos="0" relativeHeight="251661312" behindDoc="0" locked="0" layoutInCell="1" allowOverlap="1" wp14:anchorId="023D16B2" wp14:editId="7C9C6CE6">
                <wp:simplePos x="0" y="0"/>
                <wp:positionH relativeFrom="column">
                  <wp:posOffset>350520</wp:posOffset>
                </wp:positionH>
                <wp:positionV relativeFrom="paragraph">
                  <wp:posOffset>215570</wp:posOffset>
                </wp:positionV>
                <wp:extent cx="800100" cy="0"/>
                <wp:effectExtent l="0" t="0" r="19050" b="19050"/>
                <wp:wrapNone/>
                <wp:docPr id="7"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9253742" id="Line 17" o:spid="_x0000_s1026" style="position:absolute;left:0;text-align:lef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16.95pt" to="90.6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"/>
            </w:pict>
          </mc:Fallback>
        </mc:AlternateContent>
      </w:r>
    </w:p>
    <w:p w14:paraId="2A5D4B8F" w14:textId="77777777" w:rsidR="00EB5A81" w:rsidRPr="00A96E7A" w:rsidRDefault="00EB5A81" w:rsidP="00EB5A81">
      <w:pPr>
        <w:spacing w:line="360" w:lineRule="auto"/>
        <w:rPr>
          <w:b/>
          <w:bCs/>
          <w:sz w:val="24"/>
          <w:szCs w:val="24"/>
        </w:rPr>
      </w:pPr>
      <w:r w:rsidRPr="00A96E7A">
        <w:rPr>
          <w:rFonts w:hint="cs"/>
          <w:b/>
          <w:bCs/>
          <w:sz w:val="24"/>
          <w:szCs w:val="24"/>
          <w:rtl/>
        </w:rPr>
        <w:t xml:space="preserve">נציג חב' הניהול והפקוח </w:t>
      </w:r>
      <w:r w:rsidRPr="00A96E7A">
        <w:rPr>
          <w:rFonts w:hint="cs"/>
          <w:b/>
          <w:bCs/>
          <w:sz w:val="24"/>
          <w:szCs w:val="24"/>
          <w:rtl/>
        </w:rPr>
        <w:tab/>
      </w:r>
      <w:r w:rsidRPr="00A96E7A">
        <w:rPr>
          <w:rFonts w:hint="cs"/>
          <w:b/>
          <w:bCs/>
          <w:sz w:val="24"/>
          <w:szCs w:val="24"/>
          <w:rtl/>
        </w:rPr>
        <w:tab/>
        <w:t xml:space="preserve">       בעל  חב' הניהול והפקוח </w:t>
      </w:r>
      <w:r w:rsidRPr="00A96E7A">
        <w:rPr>
          <w:rFonts w:hint="cs"/>
          <w:b/>
          <w:bCs/>
          <w:sz w:val="24"/>
          <w:szCs w:val="24"/>
          <w:rtl/>
        </w:rPr>
        <w:tab/>
      </w:r>
      <w:r w:rsidRPr="00A96E7A">
        <w:rPr>
          <w:rFonts w:hint="cs"/>
          <w:b/>
          <w:bCs/>
          <w:sz w:val="24"/>
          <w:szCs w:val="24"/>
          <w:rtl/>
        </w:rPr>
        <w:tab/>
        <w:t xml:space="preserve">           תאריך </w:t>
      </w:r>
    </w:p>
    <w:p w14:paraId="58286B5D" w14:textId="77777777" w:rsidR="00EB5A81" w:rsidRPr="00A96E7A" w:rsidRDefault="00EB5A81" w:rsidP="00EB5A81">
      <w:pPr>
        <w:rPr>
          <w:noProof/>
          <w:szCs w:val="24"/>
        </w:rPr>
      </w:pPr>
    </w:p>
    <w:p w14:paraId="21ABB464" w14:textId="77777777" w:rsidR="00EB5A81" w:rsidRPr="00A96E7A" w:rsidRDefault="00EB5A81" w:rsidP="00EB5A81">
      <w:pPr>
        <w:rPr>
          <w:noProof/>
          <w:rtl/>
        </w:rPr>
      </w:pPr>
      <w:r w:rsidRPr="00A96E7A">
        <w:rPr>
          <w:rFonts w:hint="cs"/>
          <w:noProof/>
          <w:rtl/>
        </w:rPr>
        <w:t xml:space="preserve"> </w:t>
      </w:r>
    </w:p>
    <w:p w14:paraId="53341F7E" w14:textId="77777777" w:rsidR="00EB5A81" w:rsidRPr="009A0CF9" w:rsidRDefault="00EB5A81" w:rsidP="00EB5A81">
      <w:pPr>
        <w:jc w:val="center"/>
        <w:rPr>
          <w:bCs/>
          <w:sz w:val="28"/>
          <w:szCs w:val="28"/>
          <w:u w:val="single"/>
          <w:rtl/>
        </w:rPr>
      </w:pPr>
      <w:r>
        <w:rPr>
          <w:b/>
          <w:sz w:val="28"/>
          <w:szCs w:val="28"/>
          <w:rtl/>
        </w:rPr>
        <w:br w:type="page"/>
      </w:r>
      <w:r w:rsidRPr="00603F1E">
        <w:rPr>
          <w:rFonts w:hint="cs"/>
          <w:bCs/>
          <w:sz w:val="24"/>
          <w:szCs w:val="24"/>
          <w:u w:val="single"/>
          <w:rtl/>
        </w:rPr>
        <w:t>נספח ב'2</w:t>
      </w:r>
    </w:p>
    <w:p w14:paraId="11A90356" w14:textId="77777777" w:rsidR="00EB5A81" w:rsidRPr="004D2936" w:rsidRDefault="00EB5A81" w:rsidP="00EB5A81">
      <w:pPr>
        <w:spacing w:line="360" w:lineRule="auto"/>
        <w:jc w:val="right"/>
        <w:rPr>
          <w:rtl/>
        </w:rPr>
      </w:pPr>
      <w:r w:rsidRPr="004D2936">
        <w:rPr>
          <w:rFonts w:hint="cs"/>
          <w:rtl/>
        </w:rPr>
        <w:t>טופס 3.2</w:t>
      </w:r>
    </w:p>
    <w:p w14:paraId="1BF1B690" w14:textId="77777777" w:rsidR="00EB5A81" w:rsidRPr="002A1A09" w:rsidRDefault="00EB5A81" w:rsidP="00EB5A81">
      <w:pPr>
        <w:spacing w:line="360" w:lineRule="auto"/>
        <w:jc w:val="right"/>
        <w:rPr>
          <w:sz w:val="24"/>
          <w:szCs w:val="24"/>
          <w:u w:val="single"/>
          <w:rtl/>
        </w:rPr>
      </w:pPr>
      <w:r w:rsidRPr="002A1A09">
        <w:rPr>
          <w:rFonts w:hint="cs"/>
          <w:sz w:val="24"/>
          <w:szCs w:val="24"/>
          <w:rtl/>
        </w:rPr>
        <w:t>תאריך : _________</w:t>
      </w:r>
    </w:p>
    <w:p w14:paraId="22F56E42" w14:textId="77777777" w:rsidR="00EB5A81" w:rsidRPr="002A1A09" w:rsidRDefault="00EB5A81" w:rsidP="00EB5A81">
      <w:pPr>
        <w:spacing w:line="360" w:lineRule="auto"/>
        <w:jc w:val="center"/>
        <w:rPr>
          <w:b/>
          <w:bCs/>
          <w:sz w:val="28"/>
          <w:szCs w:val="28"/>
          <w:u w:val="single"/>
          <w:rtl/>
        </w:rPr>
      </w:pPr>
    </w:p>
    <w:p w14:paraId="3C939971" w14:textId="77777777" w:rsidR="00EB5A81" w:rsidRPr="002A1A09" w:rsidRDefault="00EB5A81" w:rsidP="00EB5A81">
      <w:pPr>
        <w:spacing w:line="360" w:lineRule="auto"/>
        <w:jc w:val="center"/>
        <w:rPr>
          <w:b/>
          <w:bCs/>
          <w:sz w:val="28"/>
          <w:szCs w:val="28"/>
          <w:u w:val="single"/>
          <w:rtl/>
        </w:rPr>
      </w:pPr>
    </w:p>
    <w:p w14:paraId="05725820" w14:textId="77777777" w:rsidR="00EB5A81" w:rsidRPr="002A1A09" w:rsidRDefault="00EB5A81" w:rsidP="00EB5A81">
      <w:pPr>
        <w:spacing w:line="360" w:lineRule="auto"/>
        <w:jc w:val="center"/>
        <w:rPr>
          <w:b/>
          <w:bCs/>
          <w:sz w:val="28"/>
          <w:szCs w:val="28"/>
          <w:u w:val="single"/>
          <w:rtl/>
        </w:rPr>
      </w:pPr>
      <w:r w:rsidRPr="002A1A09">
        <w:rPr>
          <w:rFonts w:hint="cs"/>
          <w:b/>
          <w:bCs/>
          <w:sz w:val="28"/>
          <w:szCs w:val="28"/>
          <w:u w:val="single"/>
          <w:rtl/>
        </w:rPr>
        <w:t>אישור סיום עבודות ברכוש המשותף שבניין מס'              פרויקט                                      .</w:t>
      </w:r>
    </w:p>
    <w:p w14:paraId="0EAB6F76" w14:textId="77777777" w:rsidR="00EB5A81" w:rsidRPr="002A1A09" w:rsidRDefault="00EB5A81" w:rsidP="00EB5A81">
      <w:pPr>
        <w:spacing w:line="360" w:lineRule="auto"/>
        <w:jc w:val="center"/>
        <w:rPr>
          <w:i/>
          <w:iCs/>
          <w:rtl/>
        </w:rPr>
      </w:pPr>
      <w:r w:rsidRPr="002A1A09">
        <w:rPr>
          <w:rFonts w:hint="cs"/>
          <w:i/>
          <w:iCs/>
          <w:rtl/>
        </w:rPr>
        <w:t xml:space="preserve"> טופס זה ימולא וייחת</w:t>
      </w:r>
      <w:r w:rsidRPr="002A1A09">
        <w:rPr>
          <w:rFonts w:hint="eastAsia"/>
          <w:i/>
          <w:iCs/>
          <w:rtl/>
        </w:rPr>
        <w:t>ם</w:t>
      </w:r>
      <w:r w:rsidRPr="002A1A09">
        <w:rPr>
          <w:rFonts w:hint="cs"/>
          <w:i/>
          <w:iCs/>
          <w:rtl/>
        </w:rPr>
        <w:t xml:space="preserve"> עם סיום העבודות ברכוש המשותף לכל בניין</w:t>
      </w:r>
    </w:p>
    <w:p w14:paraId="61DFBF4F" w14:textId="77777777" w:rsidR="00EB5A81" w:rsidRPr="002A1A09" w:rsidRDefault="00EB5A81" w:rsidP="00EB5A81">
      <w:pPr>
        <w:spacing w:line="360" w:lineRule="auto"/>
        <w:jc w:val="both"/>
        <w:rPr>
          <w:sz w:val="24"/>
          <w:szCs w:val="24"/>
          <w:rtl/>
        </w:rPr>
      </w:pPr>
    </w:p>
    <w:p w14:paraId="5FBB1170" w14:textId="77777777" w:rsidR="00EB5A81" w:rsidRPr="002A1A09" w:rsidRDefault="00EB5A81" w:rsidP="00EB5A81">
      <w:pPr>
        <w:spacing w:line="360" w:lineRule="auto"/>
        <w:jc w:val="both"/>
        <w:rPr>
          <w:sz w:val="24"/>
          <w:szCs w:val="24"/>
          <w:rtl/>
        </w:rPr>
      </w:pPr>
    </w:p>
    <w:p w14:paraId="2698EA6D" w14:textId="77777777" w:rsidR="00EB5A81" w:rsidRPr="002A1A09" w:rsidRDefault="00EB5A81" w:rsidP="00EB5A81">
      <w:pPr>
        <w:spacing w:line="360" w:lineRule="auto"/>
        <w:jc w:val="both"/>
        <w:rPr>
          <w:sz w:val="24"/>
          <w:szCs w:val="24"/>
          <w:rtl/>
        </w:rPr>
      </w:pPr>
      <w:r w:rsidRPr="002A1A09">
        <w:rPr>
          <w:rFonts w:hint="cs"/>
          <w:sz w:val="24"/>
          <w:szCs w:val="24"/>
          <w:rtl/>
        </w:rPr>
        <w:t>אני הח"מ ______________  החתום עמכם בהסכם למתן שירותי ניהול פקוח בפרויקט שבנדון מגיש בזאת דו"ח סופי המאשר לאחר בדיקת הרכוש המשותף  לרבות : תיקונים , ניקיו</w:t>
      </w:r>
      <w:r w:rsidRPr="002A1A09">
        <w:rPr>
          <w:rFonts w:hint="eastAsia"/>
          <w:sz w:val="24"/>
          <w:szCs w:val="24"/>
          <w:rtl/>
        </w:rPr>
        <w:t>ן</w:t>
      </w:r>
      <w:r w:rsidRPr="002A1A09">
        <w:rPr>
          <w:rFonts w:hint="cs"/>
          <w:sz w:val="24"/>
          <w:szCs w:val="24"/>
          <w:rtl/>
        </w:rPr>
        <w:t xml:space="preserve"> , אישורים , תעודות וכיו"ב .</w:t>
      </w:r>
    </w:p>
    <w:p w14:paraId="53663149" w14:textId="77777777" w:rsidR="00EB5A81" w:rsidRPr="002A1A09" w:rsidRDefault="00EB5A81" w:rsidP="00EB5A81">
      <w:pPr>
        <w:spacing w:line="360" w:lineRule="auto"/>
        <w:rPr>
          <w:sz w:val="24"/>
          <w:szCs w:val="24"/>
          <w:rtl/>
        </w:rPr>
      </w:pPr>
    </w:p>
    <w:p w14:paraId="127DA79F" w14:textId="77777777" w:rsidR="00EB5A81" w:rsidRPr="002A1A09" w:rsidRDefault="00EB5A81" w:rsidP="00EB5A81">
      <w:pPr>
        <w:spacing w:line="360" w:lineRule="auto"/>
        <w:rPr>
          <w:sz w:val="24"/>
          <w:szCs w:val="24"/>
          <w:u w:val="single"/>
          <w:rtl/>
        </w:rPr>
      </w:pPr>
    </w:p>
    <w:p w14:paraId="79943A07" w14:textId="77777777" w:rsidR="00EB5A81" w:rsidRPr="002A1A09" w:rsidRDefault="00EB5A81" w:rsidP="00EB5A81">
      <w:pPr>
        <w:spacing w:line="360" w:lineRule="auto"/>
        <w:rPr>
          <w:sz w:val="24"/>
          <w:szCs w:val="24"/>
          <w:u w:val="single"/>
          <w:rtl/>
        </w:rPr>
      </w:pPr>
      <w:r w:rsidRPr="002A1A09">
        <w:rPr>
          <w:rFonts w:hint="cs"/>
          <w:sz w:val="24"/>
          <w:szCs w:val="24"/>
          <w:u w:val="single"/>
          <w:rtl/>
        </w:rPr>
        <w:t xml:space="preserve">להלן סטאטוס הנושאים העיקריים שנבדקו על-ידנו ונמצאו כמוכנים סופית וכי לא נותרו כל רג'קטים בנושא: </w:t>
      </w:r>
    </w:p>
    <w:p w14:paraId="46831262"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 xml:space="preserve">כל העבודות הנדרשות בשטחי הרכוש המשותף (לרבות עבודות גמר, ריצוף, חיפוי, צבע, ארונות פח למערכות, תקרות דקורטיביות, עבודות גינון)  בכל האזורים לרבות הלוביים הקומתיים והלובי הראשי והקומה המפולשת וחדרי המדרגות והגגות וחדרי האשפה הקומתיים (לרבות מצנח אשפה) חדר אשפה ודחסנית,  והשטחים המגוננים והקומה המפולשת והחדרים הטכניים ומועדוני הדיירים והמחסנים המשותפים, והחניונים. </w:t>
      </w:r>
    </w:p>
    <w:p w14:paraId="2D650C8C"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 xml:space="preserve">אבן/טיח חוץ בקירות החיצוניים. </w:t>
      </w:r>
    </w:p>
    <w:p w14:paraId="189F33A0"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דלתות כניסה, אש ואלומיניום נפתחים/נסגרים וננעלים כנדרש.</w:t>
      </w:r>
    </w:p>
    <w:p w14:paraId="2E8C2FA8"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 xml:space="preserve">נקודות חשמל במקומם. </w:t>
      </w:r>
    </w:p>
    <w:p w14:paraId="530D1227"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מספורי ושמות מעגלים בלוח חשמל מצוינים.</w:t>
      </w:r>
    </w:p>
    <w:p w14:paraId="377E3F01"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תריסים ככל שישנן מתפקדים ללא תקלות ( נקיים וללא שריטות פנים חוץ לבניי</w:t>
      </w:r>
      <w:r w:rsidRPr="002A1A09">
        <w:rPr>
          <w:rFonts w:hint="eastAsia"/>
          <w:sz w:val="24"/>
          <w:szCs w:val="24"/>
          <w:rtl/>
        </w:rPr>
        <w:t>ן</w:t>
      </w:r>
      <w:r w:rsidRPr="002A1A09">
        <w:rPr>
          <w:rFonts w:hint="cs"/>
          <w:sz w:val="24"/>
          <w:szCs w:val="24"/>
          <w:rtl/>
        </w:rPr>
        <w:t xml:space="preserve"> ) </w:t>
      </w:r>
    </w:p>
    <w:p w14:paraId="0143E53B"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חלונות, דלתות אלומיניו</w:t>
      </w:r>
      <w:r w:rsidRPr="002A1A09">
        <w:rPr>
          <w:rFonts w:hint="eastAsia"/>
          <w:sz w:val="24"/>
          <w:szCs w:val="24"/>
          <w:rtl/>
        </w:rPr>
        <w:t>ם</w:t>
      </w:r>
      <w:r w:rsidRPr="002A1A09">
        <w:rPr>
          <w:rFonts w:hint="cs"/>
          <w:sz w:val="24"/>
          <w:szCs w:val="24"/>
          <w:rtl/>
        </w:rPr>
        <w:t xml:space="preserve">  נפתחים/נסגרים וננעלים כנדרש , זיגוג תקין.</w:t>
      </w:r>
    </w:p>
    <w:p w14:paraId="24BDB013"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כל האזורים הציבוריים נקיים לאחר שטיפה , כולל ניקוי אלומיניו</w:t>
      </w:r>
      <w:r w:rsidRPr="002A1A09">
        <w:rPr>
          <w:rFonts w:hint="eastAsia"/>
          <w:sz w:val="24"/>
          <w:szCs w:val="24"/>
          <w:rtl/>
        </w:rPr>
        <w:t>ם</w:t>
      </w:r>
      <w:r w:rsidRPr="002A1A09">
        <w:rPr>
          <w:rFonts w:hint="cs"/>
          <w:sz w:val="24"/>
          <w:szCs w:val="24"/>
          <w:rtl/>
        </w:rPr>
        <w:t xml:space="preserve"> זיגו</w:t>
      </w:r>
      <w:r w:rsidRPr="002A1A09">
        <w:rPr>
          <w:rFonts w:hint="eastAsia"/>
          <w:sz w:val="24"/>
          <w:szCs w:val="24"/>
          <w:rtl/>
        </w:rPr>
        <w:t>ג</w:t>
      </w:r>
      <w:r w:rsidRPr="002A1A09">
        <w:rPr>
          <w:rFonts w:hint="cs"/>
          <w:sz w:val="24"/>
          <w:szCs w:val="24"/>
          <w:rtl/>
        </w:rPr>
        <w:t xml:space="preserve"> וכו' </w:t>
      </w:r>
    </w:p>
    <w:p w14:paraId="1C187FC1"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גינה נקייה , מלאי אדמה ללא שיירי בניה/קוצים .</w:t>
      </w:r>
    </w:p>
    <w:p w14:paraId="72E9CC97"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מעקות תקינים ומושלמים.</w:t>
      </w:r>
    </w:p>
    <w:p w14:paraId="0E5AAB44" w14:textId="77777777" w:rsidR="00EB5A81" w:rsidRPr="002A1A09" w:rsidRDefault="00EB5A81" w:rsidP="00EB5A81">
      <w:pPr>
        <w:numPr>
          <w:ilvl w:val="0"/>
          <w:numId w:val="35"/>
        </w:numPr>
        <w:spacing w:line="360" w:lineRule="auto"/>
        <w:rPr>
          <w:sz w:val="24"/>
          <w:szCs w:val="24"/>
          <w:rtl/>
        </w:rPr>
      </w:pPr>
      <w:r w:rsidRPr="002A1A09">
        <w:rPr>
          <w:rFonts w:hint="cs"/>
          <w:sz w:val="24"/>
          <w:szCs w:val="24"/>
          <w:rtl/>
        </w:rPr>
        <w:t>תיקי מתקן מאושרים ע"י יועצי הפרויקט ומכילים:</w:t>
      </w:r>
    </w:p>
    <w:p w14:paraId="476908E0" w14:textId="77777777" w:rsidR="00EB5A81" w:rsidRPr="002A1A09" w:rsidRDefault="00EB5A81" w:rsidP="00EB5A81">
      <w:pPr>
        <w:spacing w:line="360" w:lineRule="auto"/>
        <w:ind w:left="1440"/>
        <w:rPr>
          <w:sz w:val="24"/>
          <w:szCs w:val="24"/>
          <w:rtl/>
        </w:rPr>
      </w:pPr>
      <w:r w:rsidRPr="002A1A09">
        <w:rPr>
          <w:rFonts w:hint="cs"/>
          <w:sz w:val="24"/>
          <w:szCs w:val="24"/>
          <w:rtl/>
        </w:rPr>
        <w:t xml:space="preserve"> </w:t>
      </w:r>
      <w:r w:rsidRPr="002A1A09">
        <w:rPr>
          <w:sz w:val="24"/>
          <w:szCs w:val="24"/>
          <w:rtl/>
        </w:rPr>
        <w:t>* מרכיבי מערכות השירות לרבות</w:t>
      </w:r>
      <w:r w:rsidRPr="002A1A09">
        <w:rPr>
          <w:sz w:val="24"/>
          <w:szCs w:val="24"/>
        </w:rPr>
        <w:t xml:space="preserve"> </w:t>
      </w:r>
      <w:r w:rsidRPr="002A1A09">
        <w:rPr>
          <w:sz w:val="24"/>
          <w:szCs w:val="24"/>
          <w:rtl/>
        </w:rPr>
        <w:t xml:space="preserve">מערכות בטיחות, מעליות, מערכות מיזוג אויר, </w:t>
      </w:r>
      <w:r w:rsidRPr="002A1A09">
        <w:rPr>
          <w:rFonts w:hint="cs"/>
          <w:sz w:val="24"/>
          <w:szCs w:val="24"/>
          <w:rtl/>
        </w:rPr>
        <w:t xml:space="preserve"> </w:t>
      </w:r>
    </w:p>
    <w:p w14:paraId="2386438E" w14:textId="77777777" w:rsidR="00EB5A81" w:rsidRPr="002A1A09" w:rsidRDefault="00EB5A81" w:rsidP="00EB5A81">
      <w:pPr>
        <w:spacing w:line="360" w:lineRule="auto"/>
        <w:ind w:left="1440"/>
        <w:rPr>
          <w:sz w:val="24"/>
          <w:szCs w:val="24"/>
          <w:rtl/>
        </w:rPr>
      </w:pPr>
      <w:r w:rsidRPr="002A1A09">
        <w:rPr>
          <w:rFonts w:hint="cs"/>
          <w:sz w:val="24"/>
          <w:szCs w:val="24"/>
          <w:rtl/>
        </w:rPr>
        <w:t xml:space="preserve">   </w:t>
      </w:r>
      <w:r w:rsidRPr="002A1A09">
        <w:rPr>
          <w:sz w:val="24"/>
          <w:szCs w:val="24"/>
          <w:rtl/>
        </w:rPr>
        <w:t>מערכות אלקטרו-מכאניות וכיוצא באלה.</w:t>
      </w:r>
    </w:p>
    <w:p w14:paraId="70DA71AE" w14:textId="77777777" w:rsidR="00EB5A81" w:rsidRPr="002A1A09" w:rsidRDefault="00EB5A81" w:rsidP="00EB5A81">
      <w:pPr>
        <w:spacing w:line="360" w:lineRule="auto"/>
        <w:ind w:left="198"/>
        <w:rPr>
          <w:sz w:val="24"/>
          <w:szCs w:val="24"/>
          <w:rtl/>
        </w:rPr>
      </w:pPr>
      <w:r w:rsidRPr="002A1A09">
        <w:rPr>
          <w:sz w:val="24"/>
          <w:szCs w:val="24"/>
          <w:rtl/>
        </w:rPr>
        <w:t xml:space="preserve">          </w:t>
      </w:r>
      <w:r w:rsidRPr="002A1A09">
        <w:rPr>
          <w:sz w:val="24"/>
          <w:szCs w:val="24"/>
          <w:rtl/>
        </w:rPr>
        <w:tab/>
        <w:t>* סכמת הפעלה ופעולה.</w:t>
      </w:r>
    </w:p>
    <w:p w14:paraId="07480AEA" w14:textId="77777777" w:rsidR="00EB5A81" w:rsidRPr="002A1A09" w:rsidRDefault="00EB5A81" w:rsidP="00EB5A81">
      <w:pPr>
        <w:spacing w:line="360" w:lineRule="auto"/>
        <w:ind w:left="198"/>
        <w:rPr>
          <w:sz w:val="24"/>
          <w:szCs w:val="24"/>
          <w:rtl/>
        </w:rPr>
      </w:pPr>
      <w:r w:rsidRPr="002A1A09">
        <w:rPr>
          <w:sz w:val="24"/>
          <w:szCs w:val="24"/>
          <w:rtl/>
        </w:rPr>
        <w:t xml:space="preserve">          </w:t>
      </w:r>
      <w:r w:rsidRPr="002A1A09">
        <w:rPr>
          <w:sz w:val="24"/>
          <w:szCs w:val="24"/>
          <w:rtl/>
        </w:rPr>
        <w:tab/>
        <w:t>* פעולות שוטפות לתחזוקת כל רכיבי הבניין על גימורם ומערכותיו.</w:t>
      </w:r>
    </w:p>
    <w:p w14:paraId="71D7594B" w14:textId="77777777" w:rsidR="00EB5A81" w:rsidRPr="002A1A09" w:rsidRDefault="00EB5A81" w:rsidP="00EB5A81">
      <w:pPr>
        <w:spacing w:line="360" w:lineRule="auto"/>
        <w:ind w:left="1440" w:firstLine="3"/>
        <w:rPr>
          <w:sz w:val="24"/>
          <w:szCs w:val="24"/>
          <w:rtl/>
        </w:rPr>
      </w:pPr>
      <w:r w:rsidRPr="002A1A09">
        <w:rPr>
          <w:sz w:val="24"/>
          <w:szCs w:val="24"/>
          <w:rtl/>
        </w:rPr>
        <w:t>* הוראות שימוש במקרה חירום.</w:t>
      </w:r>
    </w:p>
    <w:p w14:paraId="6D898B7A" w14:textId="77777777" w:rsidR="00EB5A81" w:rsidRPr="002A1A09" w:rsidRDefault="00EB5A81" w:rsidP="00EB5A81">
      <w:pPr>
        <w:spacing w:line="360" w:lineRule="auto"/>
        <w:ind w:left="1440" w:firstLine="6"/>
        <w:rPr>
          <w:sz w:val="24"/>
          <w:szCs w:val="24"/>
          <w:rtl/>
        </w:rPr>
      </w:pPr>
      <w:r w:rsidRPr="002A1A09">
        <w:rPr>
          <w:sz w:val="24"/>
          <w:szCs w:val="24"/>
          <w:rtl/>
        </w:rPr>
        <w:t>* הוראות תחזוקה כוללת ותחזוקה מונעת של מערכות השרות המותקנות בבניין.</w:t>
      </w:r>
    </w:p>
    <w:p w14:paraId="50B8C3A0" w14:textId="77777777" w:rsidR="00EB5A81" w:rsidRPr="002A1A09" w:rsidRDefault="00EB5A81" w:rsidP="00EB5A81">
      <w:pPr>
        <w:spacing w:line="360" w:lineRule="auto"/>
        <w:ind w:left="1443"/>
        <w:rPr>
          <w:sz w:val="24"/>
          <w:szCs w:val="24"/>
          <w:rtl/>
        </w:rPr>
      </w:pPr>
      <w:r w:rsidRPr="002A1A09">
        <w:rPr>
          <w:sz w:val="24"/>
          <w:szCs w:val="24"/>
          <w:rtl/>
        </w:rPr>
        <w:t>* הוראות בדבר תדירות ואפיון ביקורות שוטפות ותקופתיות, אם נדרשות.</w:t>
      </w:r>
    </w:p>
    <w:p w14:paraId="5B35B826" w14:textId="77777777" w:rsidR="00EB5A81" w:rsidRPr="002A1A09" w:rsidRDefault="00EB5A81" w:rsidP="00EB5A81">
      <w:pPr>
        <w:spacing w:line="360" w:lineRule="auto"/>
        <w:ind w:left="1440"/>
        <w:rPr>
          <w:sz w:val="24"/>
          <w:szCs w:val="24"/>
          <w:rtl/>
        </w:rPr>
      </w:pPr>
      <w:r w:rsidRPr="002A1A09">
        <w:rPr>
          <w:sz w:val="24"/>
          <w:szCs w:val="24"/>
          <w:rtl/>
        </w:rPr>
        <w:t>* תכניות ביצוע בפועל.</w:t>
      </w:r>
    </w:p>
    <w:p w14:paraId="36E680A4" w14:textId="77777777" w:rsidR="00EB5A81" w:rsidRPr="002A1A09" w:rsidRDefault="00EB5A81" w:rsidP="00EB5A81">
      <w:pPr>
        <w:spacing w:line="360" w:lineRule="auto"/>
        <w:ind w:left="1440" w:firstLine="3"/>
        <w:rPr>
          <w:sz w:val="24"/>
          <w:szCs w:val="24"/>
          <w:rtl/>
        </w:rPr>
      </w:pPr>
      <w:r w:rsidRPr="002A1A09">
        <w:rPr>
          <w:sz w:val="24"/>
          <w:szCs w:val="24"/>
          <w:rtl/>
        </w:rPr>
        <w:t>* המפרט טכני ותעודות אחריות של ציוד ומערכות המתוקנים במבנה, לרבות שמות</w:t>
      </w:r>
    </w:p>
    <w:p w14:paraId="43E1F090" w14:textId="77777777" w:rsidR="00EB5A81" w:rsidRPr="002A1A09" w:rsidRDefault="00EB5A81" w:rsidP="00EB5A81">
      <w:pPr>
        <w:spacing w:line="360" w:lineRule="auto"/>
        <w:ind w:left="1440" w:firstLine="3"/>
        <w:rPr>
          <w:sz w:val="24"/>
          <w:szCs w:val="24"/>
          <w:rtl/>
        </w:rPr>
      </w:pPr>
      <w:r w:rsidRPr="002A1A09">
        <w:rPr>
          <w:sz w:val="24"/>
          <w:szCs w:val="24"/>
          <w:rtl/>
        </w:rPr>
        <w:t xml:space="preserve"> </w:t>
      </w:r>
      <w:r w:rsidRPr="002A1A09">
        <w:rPr>
          <w:rFonts w:hint="cs"/>
          <w:sz w:val="24"/>
          <w:szCs w:val="24"/>
          <w:rtl/>
        </w:rPr>
        <w:t xml:space="preserve">  </w:t>
      </w:r>
      <w:r w:rsidRPr="002A1A09">
        <w:rPr>
          <w:sz w:val="24"/>
          <w:szCs w:val="24"/>
          <w:rtl/>
        </w:rPr>
        <w:t>יצרן/ספק  ומספר טלפון ליצירת קשר.</w:t>
      </w:r>
    </w:p>
    <w:p w14:paraId="4DD6AE1C" w14:textId="77777777" w:rsidR="00EB5A81" w:rsidRPr="002A1A09" w:rsidRDefault="00EB5A81" w:rsidP="00EB5A81">
      <w:pPr>
        <w:spacing w:line="360" w:lineRule="auto"/>
        <w:ind w:left="1440" w:firstLine="3"/>
        <w:rPr>
          <w:sz w:val="24"/>
          <w:szCs w:val="24"/>
          <w:rtl/>
        </w:rPr>
      </w:pPr>
      <w:r w:rsidRPr="002A1A09">
        <w:rPr>
          <w:sz w:val="24"/>
          <w:szCs w:val="24"/>
          <w:rtl/>
        </w:rPr>
        <w:t>* רשימת כתובות וטלפונים של קבלני המשנה לטיפול וקריאה במצב חירום/תקלה</w:t>
      </w:r>
      <w:r w:rsidRPr="002A1A09">
        <w:rPr>
          <w:sz w:val="24"/>
          <w:szCs w:val="24"/>
        </w:rPr>
        <w:t xml:space="preserve"> </w:t>
      </w:r>
      <w:r w:rsidRPr="002A1A09">
        <w:rPr>
          <w:sz w:val="24"/>
          <w:szCs w:val="24"/>
          <w:rtl/>
        </w:rPr>
        <w:t>.</w:t>
      </w:r>
    </w:p>
    <w:p w14:paraId="3FE2544B" w14:textId="77777777" w:rsidR="00EB5A81" w:rsidRPr="002A1A09" w:rsidRDefault="00EB5A81" w:rsidP="00EB5A81">
      <w:pPr>
        <w:spacing w:line="360" w:lineRule="auto"/>
        <w:ind w:left="198"/>
        <w:rPr>
          <w:sz w:val="24"/>
          <w:szCs w:val="24"/>
          <w:rtl/>
        </w:rPr>
      </w:pPr>
      <w:r w:rsidRPr="002A1A09">
        <w:rPr>
          <w:sz w:val="24"/>
          <w:szCs w:val="24"/>
          <w:rtl/>
        </w:rPr>
        <w:t xml:space="preserve">          </w:t>
      </w:r>
      <w:r w:rsidRPr="002A1A09">
        <w:rPr>
          <w:sz w:val="24"/>
          <w:szCs w:val="24"/>
          <w:rtl/>
        </w:rPr>
        <w:tab/>
        <w:t>* גורם נותן שרות האחזקה בתקופת האחריות, בצרוף כתבי האחריות.</w:t>
      </w:r>
    </w:p>
    <w:p w14:paraId="68C89F34" w14:textId="77777777" w:rsidR="00EB5A81" w:rsidRPr="002A1A09" w:rsidRDefault="00EB5A81" w:rsidP="00EB5A81">
      <w:pPr>
        <w:spacing w:line="360" w:lineRule="auto"/>
        <w:ind w:left="1446"/>
        <w:rPr>
          <w:sz w:val="24"/>
          <w:szCs w:val="24"/>
          <w:rtl/>
        </w:rPr>
      </w:pPr>
      <w:r w:rsidRPr="002A1A09">
        <w:rPr>
          <w:sz w:val="24"/>
          <w:szCs w:val="24"/>
          <w:rtl/>
        </w:rPr>
        <w:t>* אישורי רשויות הנדרשים להפעלת המתקנים.</w:t>
      </w:r>
    </w:p>
    <w:p w14:paraId="7390858C" w14:textId="77777777" w:rsidR="00EB5A81" w:rsidRPr="002A1A09" w:rsidRDefault="00EB5A81" w:rsidP="00EB5A81">
      <w:pPr>
        <w:spacing w:line="360" w:lineRule="auto"/>
        <w:ind w:left="1446"/>
        <w:rPr>
          <w:sz w:val="24"/>
          <w:szCs w:val="24"/>
          <w:rtl/>
        </w:rPr>
      </w:pPr>
      <w:r w:rsidRPr="002A1A09">
        <w:rPr>
          <w:sz w:val="24"/>
          <w:szCs w:val="24"/>
          <w:rtl/>
        </w:rPr>
        <w:t xml:space="preserve">* רשימת צוות המתכננים של הבניין, </w:t>
      </w:r>
      <w:r w:rsidRPr="002A1A09">
        <w:rPr>
          <w:rFonts w:hint="cs"/>
          <w:sz w:val="24"/>
          <w:szCs w:val="24"/>
          <w:rtl/>
        </w:rPr>
        <w:t xml:space="preserve">  </w:t>
      </w:r>
      <w:r w:rsidRPr="002A1A09">
        <w:rPr>
          <w:sz w:val="24"/>
          <w:szCs w:val="24"/>
          <w:rtl/>
        </w:rPr>
        <w:t xml:space="preserve">המערכות והפיתוח לרבות מספר טלפון ומספר  </w:t>
      </w:r>
    </w:p>
    <w:p w14:paraId="0A604F23" w14:textId="77777777" w:rsidR="00EB5A81" w:rsidRPr="002A1A09" w:rsidRDefault="00EB5A81" w:rsidP="00EB5A81">
      <w:pPr>
        <w:spacing w:line="360" w:lineRule="auto"/>
        <w:ind w:left="1440" w:firstLine="6"/>
        <w:rPr>
          <w:sz w:val="24"/>
          <w:szCs w:val="24"/>
          <w:rtl/>
        </w:rPr>
      </w:pPr>
      <w:r w:rsidRPr="002A1A09">
        <w:rPr>
          <w:sz w:val="24"/>
          <w:szCs w:val="24"/>
          <w:rtl/>
        </w:rPr>
        <w:t xml:space="preserve">   פקסימיליה.</w:t>
      </w:r>
    </w:p>
    <w:p w14:paraId="2BC8AE2F" w14:textId="77777777" w:rsidR="00EB5A81" w:rsidRPr="002A1A09" w:rsidRDefault="00EB5A81" w:rsidP="00EB5A81">
      <w:pPr>
        <w:ind w:left="1440" w:firstLine="6"/>
        <w:rPr>
          <w:sz w:val="24"/>
          <w:szCs w:val="24"/>
        </w:rPr>
      </w:pPr>
    </w:p>
    <w:p w14:paraId="4CCF0AF4" w14:textId="77777777" w:rsidR="00EB5A81" w:rsidRPr="002A1A09" w:rsidRDefault="00EB5A81" w:rsidP="00EB5A81">
      <w:pPr>
        <w:numPr>
          <w:ilvl w:val="0"/>
          <w:numId w:val="35"/>
        </w:numPr>
        <w:spacing w:line="360" w:lineRule="auto"/>
        <w:rPr>
          <w:sz w:val="24"/>
          <w:szCs w:val="24"/>
          <w:rtl/>
        </w:rPr>
      </w:pPr>
      <w:r w:rsidRPr="002A1A09">
        <w:rPr>
          <w:sz w:val="24"/>
          <w:szCs w:val="24"/>
          <w:rtl/>
        </w:rPr>
        <w:t>תכניות עדות (</w:t>
      </w:r>
      <w:r w:rsidRPr="002A1A09">
        <w:rPr>
          <w:sz w:val="24"/>
          <w:szCs w:val="24"/>
        </w:rPr>
        <w:t>AS MADE</w:t>
      </w:r>
      <w:r w:rsidRPr="002A1A09">
        <w:rPr>
          <w:sz w:val="24"/>
          <w:szCs w:val="24"/>
          <w:rtl/>
        </w:rPr>
        <w:t xml:space="preserve">) למערכות המשותפות בלבד של אינסטלציה סניטרית, חשמל   </w:t>
      </w:r>
    </w:p>
    <w:p w14:paraId="3DE4103A" w14:textId="77777777" w:rsidR="00EB5A81" w:rsidRPr="002A1A09" w:rsidRDefault="00EB5A81" w:rsidP="00EB5A81">
      <w:pPr>
        <w:spacing w:line="360" w:lineRule="auto"/>
        <w:rPr>
          <w:sz w:val="24"/>
          <w:szCs w:val="24"/>
        </w:rPr>
      </w:pPr>
      <w:r w:rsidRPr="002A1A09">
        <w:rPr>
          <w:rFonts w:hint="cs"/>
          <w:sz w:val="24"/>
          <w:szCs w:val="24"/>
          <w:rtl/>
        </w:rPr>
        <w:t xml:space="preserve">            ות</w:t>
      </w:r>
      <w:r w:rsidRPr="002A1A09">
        <w:rPr>
          <w:sz w:val="24"/>
          <w:szCs w:val="24"/>
          <w:rtl/>
        </w:rPr>
        <w:t>קשורת, מערכות בטיחות ומערכות אלקטרו-מכאניות במבנה ובפיתוח.</w:t>
      </w:r>
    </w:p>
    <w:p w14:paraId="714F55E3"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המערכות המפורטות תקינות: מערכות מים, מים חמים והסקה, מעליות, גנראטור חירום, מערכות חשמל ותקשורת, מערכות אספקת גז, מערכות וציוד כיבוי אש, מערכות גילוי אש, מערכות משאבות והגברת לחץ, מפוחים לאוורור, מפוחי פיר עשן, מערכות אינטרקום, מערכות בטיחות, מערכות מיזוג אויר, מערכות אלקטרו מכאניות אחרות, כל מערת אחרת המשרתת את הרכוש המשותף.</w:t>
      </w:r>
    </w:p>
    <w:p w14:paraId="0B9ED6FC" w14:textId="77777777" w:rsidR="00EB5A81" w:rsidRPr="002A1A09" w:rsidRDefault="00EB5A81" w:rsidP="00EB5A81">
      <w:pPr>
        <w:spacing w:line="360" w:lineRule="auto"/>
        <w:rPr>
          <w:sz w:val="24"/>
          <w:szCs w:val="24"/>
          <w:rtl/>
        </w:rPr>
      </w:pPr>
    </w:p>
    <w:p w14:paraId="67AA3C37" w14:textId="77777777" w:rsidR="00EB5A81" w:rsidRPr="002A1A09" w:rsidRDefault="00EB5A81" w:rsidP="00EB5A81">
      <w:pPr>
        <w:spacing w:line="360" w:lineRule="auto"/>
        <w:rPr>
          <w:sz w:val="24"/>
          <w:szCs w:val="24"/>
          <w:rtl/>
        </w:rPr>
      </w:pPr>
    </w:p>
    <w:p w14:paraId="08D4EC71" w14:textId="77777777" w:rsidR="00EB5A81" w:rsidRPr="002A1A09" w:rsidRDefault="00EB5A81" w:rsidP="00EB5A81">
      <w:pPr>
        <w:spacing w:line="360" w:lineRule="auto"/>
        <w:rPr>
          <w:b/>
          <w:bCs/>
          <w:sz w:val="24"/>
          <w:szCs w:val="24"/>
          <w:rtl/>
        </w:rPr>
      </w:pPr>
      <w:r w:rsidRPr="002A1A09">
        <w:rPr>
          <w:rFonts w:hint="cs"/>
          <w:b/>
          <w:bCs/>
          <w:sz w:val="24"/>
          <w:szCs w:val="24"/>
          <w:rtl/>
        </w:rPr>
        <w:t xml:space="preserve">אני הח"מ מאשר בזאת כי כל הסעיפים הנ"ל הושלמו למעט ההערות המפורטות מטה. כמו כן, הנני מאשר כי הושלמו כל העבודות ברכוש המשותף וכי אין מניעה למסור אותו. </w:t>
      </w:r>
    </w:p>
    <w:p w14:paraId="6B7F5216" w14:textId="77777777" w:rsidR="000521ED" w:rsidRPr="002A1A09" w:rsidRDefault="00EB5A81" w:rsidP="000521ED">
      <w:pPr>
        <w:spacing w:line="360" w:lineRule="auto"/>
        <w:rPr>
          <w:sz w:val="24"/>
          <w:szCs w:val="24"/>
          <w:rtl/>
        </w:rPr>
      </w:pPr>
      <w:r w:rsidRPr="002A1A09">
        <w:rPr>
          <w:rFonts w:hint="cs"/>
          <w:b/>
          <w:bCs/>
          <w:sz w:val="24"/>
          <w:szCs w:val="24"/>
          <w:rtl/>
        </w:rPr>
        <w:t>הערות: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E7D0830" w14:textId="77777777" w:rsidR="00EB5A81" w:rsidRPr="002A1A09" w:rsidRDefault="00EB5A81" w:rsidP="00EB5A81">
      <w:pPr>
        <w:spacing w:line="360" w:lineRule="auto"/>
        <w:rPr>
          <w:sz w:val="24"/>
          <w:szCs w:val="24"/>
          <w:rtl/>
        </w:rPr>
      </w:pPr>
    </w:p>
    <w:p w14:paraId="6DAFC604" w14:textId="77777777" w:rsidR="00EB5A81" w:rsidRPr="002A1A09" w:rsidRDefault="00EB5A81" w:rsidP="00EB5A81">
      <w:pPr>
        <w:spacing w:line="360" w:lineRule="auto"/>
        <w:rPr>
          <w:sz w:val="24"/>
          <w:szCs w:val="24"/>
          <w:rtl/>
        </w:rPr>
      </w:pPr>
    </w:p>
    <w:p w14:paraId="0B4C8A95" w14:textId="77777777" w:rsidR="00EB5A81" w:rsidRPr="002A1A09" w:rsidRDefault="00EB5A81" w:rsidP="00EB5A81">
      <w:pPr>
        <w:spacing w:line="360" w:lineRule="auto"/>
        <w:rPr>
          <w:sz w:val="24"/>
          <w:szCs w:val="24"/>
          <w:rtl/>
        </w:rPr>
      </w:pPr>
    </w:p>
    <w:p w14:paraId="126D24D0" w14:textId="77777777" w:rsidR="00EB5A81" w:rsidRPr="002A1A09" w:rsidRDefault="00EB5A81" w:rsidP="00EB5A81">
      <w:pPr>
        <w:spacing w:line="360" w:lineRule="auto"/>
        <w:rPr>
          <w:sz w:val="24"/>
          <w:szCs w:val="24"/>
          <w:rtl/>
        </w:rPr>
      </w:pPr>
    </w:p>
    <w:p w14:paraId="0029F943" w14:textId="77777777" w:rsidR="00EB5A81" w:rsidRPr="002A1A09" w:rsidRDefault="000521ED" w:rsidP="00EB5A81">
      <w:pPr>
        <w:spacing w:line="360" w:lineRule="auto"/>
        <w:rPr>
          <w:sz w:val="24"/>
          <w:szCs w:val="24"/>
          <w:rtl/>
        </w:rPr>
      </w:pPr>
      <w:r w:rsidRPr="002A1A09">
        <w:rPr>
          <w:rFonts w:hint="cs"/>
          <w:noProof/>
          <w:sz w:val="24"/>
          <w:szCs w:val="24"/>
          <w:rtl/>
        </w:rPr>
        <mc:AlternateContent>
          <mc:Choice Requires="wps">
            <w:drawing>
              <wp:anchor distT="0" distB="0" distL="114300" distR="114300" simplePos="0" relativeHeight="251664384" behindDoc="0" locked="0" layoutInCell="1" allowOverlap="1" wp14:anchorId="180AA347" wp14:editId="6B269E9A">
                <wp:simplePos x="0" y="0"/>
                <wp:positionH relativeFrom="column">
                  <wp:posOffset>317957</wp:posOffset>
                </wp:positionH>
                <wp:positionV relativeFrom="paragraph">
                  <wp:posOffset>217475</wp:posOffset>
                </wp:positionV>
                <wp:extent cx="800100" cy="0"/>
                <wp:effectExtent l="12700" t="8890" r="6350" b="10160"/>
                <wp:wrapNone/>
                <wp:docPr id="4"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C374E36" id="Line 20" o:spid="_x0000_s1026" style="position:absolute;left:0;text-align:lef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5pt,17.1pt" to="88.0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"/>
            </w:pict>
          </mc:Fallback>
        </mc:AlternateContent>
      </w:r>
      <w:r w:rsidRPr="002A1A09">
        <w:rPr>
          <w:rFonts w:hint="cs"/>
          <w:noProof/>
          <w:sz w:val="24"/>
          <w:szCs w:val="24"/>
          <w:rtl/>
        </w:rPr>
        <mc:AlternateContent>
          <mc:Choice Requires="wps">
            <w:drawing>
              <wp:anchor distT="0" distB="0" distL="114300" distR="114300" simplePos="0" relativeHeight="251663360" behindDoc="0" locked="0" layoutInCell="1" allowOverlap="1" wp14:anchorId="439F628C" wp14:editId="54945E37">
                <wp:simplePos x="0" y="0"/>
                <wp:positionH relativeFrom="column">
                  <wp:posOffset>1684020</wp:posOffset>
                </wp:positionH>
                <wp:positionV relativeFrom="paragraph">
                  <wp:posOffset>209245</wp:posOffset>
                </wp:positionV>
                <wp:extent cx="1604645" cy="0"/>
                <wp:effectExtent l="0" t="0" r="14605" b="19050"/>
                <wp:wrapNone/>
                <wp:docPr id="3"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4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05D85B" id="Line 19" o:spid="_x0000_s1026" style="position:absolute;left:0;text-align:lef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6pt,16.5pt" to="258.9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"/>
            </w:pict>
          </mc:Fallback>
        </mc:AlternateContent>
      </w:r>
      <w:r w:rsidRPr="002A1A09">
        <w:rPr>
          <w:rFonts w:hint="cs"/>
          <w:noProof/>
          <w:sz w:val="24"/>
          <w:szCs w:val="24"/>
          <w:rtl/>
        </w:rPr>
        <mc:AlternateContent>
          <mc:Choice Requires="wps">
            <w:drawing>
              <wp:anchor distT="0" distB="0" distL="114300" distR="114300" simplePos="0" relativeHeight="251662336" behindDoc="0" locked="0" layoutInCell="1" allowOverlap="1" wp14:anchorId="5AEF3726" wp14:editId="26239E79">
                <wp:simplePos x="0" y="0"/>
                <wp:positionH relativeFrom="margin">
                  <wp:align>right</wp:align>
                </wp:positionH>
                <wp:positionV relativeFrom="paragraph">
                  <wp:posOffset>210160</wp:posOffset>
                </wp:positionV>
                <wp:extent cx="1407795" cy="0"/>
                <wp:effectExtent l="0" t="0" r="20955" b="19050"/>
                <wp:wrapNone/>
                <wp:docPr id="2"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920867" id="Line 18" o:spid="_x0000_s1026" style="position:absolute;left:0;text-align:left;flip:x;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59.65pt,16.55pt" to="170.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">
                <w10:wrap anchorx="margin"/>
              </v:line>
            </w:pict>
          </mc:Fallback>
        </mc:AlternateContent>
      </w:r>
    </w:p>
    <w:p w14:paraId="654C2D92" w14:textId="77777777" w:rsidR="00EB5A81" w:rsidRPr="002A1A09" w:rsidRDefault="00EB5A81" w:rsidP="00EB5A81">
      <w:pPr>
        <w:spacing w:line="360" w:lineRule="auto"/>
        <w:rPr>
          <w:b/>
          <w:bCs/>
          <w:sz w:val="24"/>
          <w:szCs w:val="24"/>
        </w:rPr>
      </w:pPr>
      <w:r w:rsidRPr="002A1A09">
        <w:rPr>
          <w:rFonts w:hint="cs"/>
          <w:b/>
          <w:bCs/>
          <w:sz w:val="24"/>
          <w:szCs w:val="24"/>
          <w:rtl/>
        </w:rPr>
        <w:t xml:space="preserve">נציג חב' הניהול והפיקוח </w:t>
      </w:r>
      <w:r w:rsidRPr="002A1A09">
        <w:rPr>
          <w:rFonts w:hint="cs"/>
          <w:b/>
          <w:bCs/>
          <w:sz w:val="24"/>
          <w:szCs w:val="24"/>
          <w:rtl/>
        </w:rPr>
        <w:tab/>
        <w:t xml:space="preserve">       בעל  חב' הניהול והפיקוח </w:t>
      </w:r>
      <w:r w:rsidRPr="002A1A09">
        <w:rPr>
          <w:rFonts w:hint="cs"/>
          <w:b/>
          <w:bCs/>
          <w:sz w:val="24"/>
          <w:szCs w:val="24"/>
          <w:rtl/>
        </w:rPr>
        <w:tab/>
      </w:r>
      <w:r w:rsidRPr="002A1A09">
        <w:rPr>
          <w:rFonts w:hint="cs"/>
          <w:b/>
          <w:bCs/>
          <w:sz w:val="24"/>
          <w:szCs w:val="24"/>
          <w:rtl/>
        </w:rPr>
        <w:tab/>
        <w:t xml:space="preserve">           תאריך </w:t>
      </w:r>
    </w:p>
    <w:p w14:paraId="367D16A7" w14:textId="77777777" w:rsidR="00EB5A81" w:rsidRDefault="00EB5A81" w:rsidP="00EB5A81">
      <w:pPr>
        <w:jc w:val="center"/>
        <w:rPr>
          <w:bCs/>
          <w:sz w:val="24"/>
          <w:szCs w:val="24"/>
          <w:u w:val="single"/>
          <w:rtl/>
        </w:rPr>
      </w:pPr>
    </w:p>
    <w:p w14:paraId="77DADA02" w14:textId="77777777" w:rsidR="00EB5A81" w:rsidRPr="00603F1E" w:rsidRDefault="008942AD" w:rsidP="008942AD">
      <w:pPr>
        <w:spacing w:after="240"/>
        <w:jc w:val="center"/>
        <w:rPr>
          <w:bCs/>
          <w:u w:val="single"/>
          <w:rtl/>
        </w:rPr>
      </w:pPr>
      <w:r w:rsidRPr="00603F1E">
        <w:rPr>
          <w:rFonts w:hint="cs"/>
          <w:bCs/>
          <w:sz w:val="24"/>
          <w:szCs w:val="24"/>
          <w:u w:val="single"/>
          <w:rtl/>
        </w:rPr>
        <w:t>נ</w:t>
      </w:r>
      <w:r w:rsidR="00EB5A81" w:rsidRPr="00603F1E">
        <w:rPr>
          <w:rFonts w:hint="cs"/>
          <w:bCs/>
          <w:sz w:val="24"/>
          <w:szCs w:val="24"/>
          <w:u w:val="single"/>
          <w:rtl/>
        </w:rPr>
        <w:t xml:space="preserve">ספח </w:t>
      </w:r>
      <w:r w:rsidRPr="00603F1E">
        <w:rPr>
          <w:rFonts w:hint="cs"/>
          <w:bCs/>
          <w:sz w:val="24"/>
          <w:szCs w:val="24"/>
          <w:u w:val="single"/>
          <w:rtl/>
        </w:rPr>
        <w:t>"</w:t>
      </w:r>
      <w:r w:rsidR="00EB5A81" w:rsidRPr="00603F1E">
        <w:rPr>
          <w:rFonts w:hint="cs"/>
          <w:bCs/>
          <w:sz w:val="24"/>
          <w:szCs w:val="24"/>
          <w:u w:val="single"/>
          <w:rtl/>
        </w:rPr>
        <w:t>ג</w:t>
      </w:r>
      <w:r w:rsidRPr="00603F1E">
        <w:rPr>
          <w:rFonts w:hint="cs"/>
          <w:bCs/>
          <w:sz w:val="24"/>
          <w:szCs w:val="24"/>
          <w:u w:val="single"/>
          <w:rtl/>
        </w:rPr>
        <w:t>'</w:t>
      </w:r>
      <w:r w:rsidR="00EB5A81" w:rsidRPr="00603F1E">
        <w:rPr>
          <w:rFonts w:hint="cs"/>
          <w:bCs/>
          <w:sz w:val="24"/>
          <w:szCs w:val="24"/>
          <w:u w:val="single"/>
          <w:rtl/>
        </w:rPr>
        <w:t>'</w:t>
      </w:r>
      <w:r w:rsidR="00EB5A81" w:rsidRPr="00603F1E">
        <w:rPr>
          <w:rFonts w:hint="cs"/>
          <w:bCs/>
          <w:u w:val="single"/>
          <w:rtl/>
        </w:rPr>
        <w:t xml:space="preserve"> </w:t>
      </w:r>
    </w:p>
    <w:p w14:paraId="21EA7AA9" w14:textId="77777777" w:rsidR="00EB5A81" w:rsidRDefault="00EB5A81" w:rsidP="00EB5A81">
      <w:pPr>
        <w:spacing w:after="360"/>
        <w:jc w:val="center"/>
        <w:rPr>
          <w:bCs/>
          <w:sz w:val="24"/>
          <w:szCs w:val="24"/>
          <w:u w:val="single"/>
          <w:rtl/>
        </w:rPr>
      </w:pPr>
      <w:r>
        <w:rPr>
          <w:rFonts w:hint="cs"/>
          <w:bCs/>
          <w:sz w:val="24"/>
          <w:szCs w:val="24"/>
          <w:u w:val="single"/>
          <w:rtl/>
        </w:rPr>
        <w:t>נוהל הבטחת איכות על ידי המפקח באתר</w:t>
      </w:r>
    </w:p>
    <w:p w14:paraId="3B7069A8" w14:textId="77777777" w:rsidR="00EB5A81" w:rsidRPr="009C3F81" w:rsidRDefault="00EB5A81" w:rsidP="00EB5A81">
      <w:pPr>
        <w:numPr>
          <w:ilvl w:val="0"/>
          <w:numId w:val="31"/>
        </w:numPr>
        <w:spacing w:after="240"/>
        <w:ind w:left="357" w:hanging="357"/>
        <w:rPr>
          <w:b/>
          <w:bCs/>
          <w:szCs w:val="24"/>
        </w:rPr>
      </w:pPr>
      <w:r w:rsidRPr="009C3F81">
        <w:rPr>
          <w:b/>
          <w:bCs/>
          <w:szCs w:val="24"/>
          <w:u w:val="single"/>
          <w:rtl/>
        </w:rPr>
        <w:t>מטרת הנוהל</w:t>
      </w:r>
    </w:p>
    <w:p w14:paraId="629217B6"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rtl/>
        </w:rPr>
        <w:t>ניהול תהליך בקרת איכות/פיקוח עליון באמצעות המפקח באתר באמצעות סט פעילויות מפתח של תהליכים שונים</w:t>
      </w:r>
      <w:r w:rsidRPr="009C3F81">
        <w:rPr>
          <w:noProof/>
          <w:sz w:val="24"/>
          <w:szCs w:val="24"/>
          <w:rtl/>
        </w:rPr>
        <w:t>.</w:t>
      </w:r>
      <w:r w:rsidRPr="009C3F81">
        <w:rPr>
          <w:rFonts w:hint="cs"/>
          <w:noProof/>
          <w:sz w:val="24"/>
          <w:szCs w:val="24"/>
          <w:rtl/>
        </w:rPr>
        <w:t xml:space="preserve"> </w:t>
      </w:r>
    </w:p>
    <w:p w14:paraId="19A49E7A"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rtl/>
        </w:rPr>
        <w:t>כלים לזיהוי אי-התאמות בתהליך הביצוע בזמן אמת</w:t>
      </w:r>
      <w:r w:rsidRPr="009C3F81">
        <w:rPr>
          <w:rFonts w:hint="cs"/>
          <w:noProof/>
          <w:szCs w:val="24"/>
          <w:rtl/>
        </w:rPr>
        <w:t>.</w:t>
      </w:r>
    </w:p>
    <w:p w14:paraId="5B605D60" w14:textId="77777777" w:rsidR="00EB5A81" w:rsidRPr="009C3F81" w:rsidRDefault="00EB5A81" w:rsidP="00EB5A81">
      <w:pPr>
        <w:numPr>
          <w:ilvl w:val="1"/>
          <w:numId w:val="31"/>
        </w:numPr>
        <w:spacing w:after="120"/>
        <w:ind w:left="715" w:hanging="431"/>
        <w:rPr>
          <w:noProof/>
          <w:szCs w:val="24"/>
          <w:rtl/>
        </w:rPr>
      </w:pPr>
      <w:r w:rsidRPr="009C3F81">
        <w:rPr>
          <w:rFonts w:hint="cs"/>
          <w:noProof/>
          <w:szCs w:val="24"/>
          <w:rtl/>
        </w:rPr>
        <w:t xml:space="preserve">הנוהל מגדיר את אופן ביצוע </w:t>
      </w:r>
      <w:r w:rsidRPr="009C3F81">
        <w:rPr>
          <w:noProof/>
          <w:szCs w:val="24"/>
          <w:rtl/>
        </w:rPr>
        <w:t>בקרת איכות שוטפת ע"י המפקח באתר</w:t>
      </w:r>
      <w:r w:rsidRPr="009C3F81">
        <w:rPr>
          <w:rFonts w:hint="cs"/>
          <w:noProof/>
          <w:szCs w:val="24"/>
          <w:rtl/>
        </w:rPr>
        <w:t xml:space="preserve"> (סעיף 5.2).</w:t>
      </w:r>
    </w:p>
    <w:p w14:paraId="1AEB086A" w14:textId="77777777" w:rsidR="00EB5A81" w:rsidRPr="009C3F81" w:rsidRDefault="00EB5A81" w:rsidP="00EB5A81">
      <w:pPr>
        <w:numPr>
          <w:ilvl w:val="1"/>
          <w:numId w:val="31"/>
        </w:numPr>
        <w:suppressAutoHyphens/>
        <w:autoSpaceDN w:val="0"/>
        <w:spacing w:after="360"/>
        <w:ind w:left="715" w:hanging="431"/>
        <w:jc w:val="both"/>
        <w:textAlignment w:val="baseline"/>
        <w:rPr>
          <w:noProof/>
          <w:szCs w:val="24"/>
        </w:rPr>
      </w:pPr>
      <w:r w:rsidRPr="009C3F81">
        <w:rPr>
          <w:rFonts w:hint="cs"/>
          <w:noProof/>
          <w:szCs w:val="24"/>
          <w:rtl/>
        </w:rPr>
        <w:t>הנוהל מגדיר את אופן ביצוע בקרת איכות בקטעי ניסוי (סעיף 5.3).</w:t>
      </w:r>
    </w:p>
    <w:p w14:paraId="45AE8A7F" w14:textId="77777777" w:rsidR="00EB5A81" w:rsidRPr="009C3F81" w:rsidRDefault="00EB5A81" w:rsidP="00EB5A81">
      <w:pPr>
        <w:numPr>
          <w:ilvl w:val="0"/>
          <w:numId w:val="31"/>
        </w:numPr>
        <w:spacing w:before="120" w:line="480" w:lineRule="auto"/>
        <w:rPr>
          <w:b/>
          <w:bCs/>
          <w:szCs w:val="24"/>
          <w:u w:val="single"/>
        </w:rPr>
      </w:pPr>
      <w:r w:rsidRPr="009C3F81">
        <w:rPr>
          <w:b/>
          <w:bCs/>
          <w:szCs w:val="24"/>
          <w:u w:val="single"/>
          <w:rtl/>
        </w:rPr>
        <w:t>תחולה</w:t>
      </w:r>
    </w:p>
    <w:p w14:paraId="5404089F" w14:textId="77777777" w:rsidR="00EB5A81" w:rsidRPr="009A0CF9" w:rsidRDefault="00EB5A81" w:rsidP="00EB5A81">
      <w:pPr>
        <w:numPr>
          <w:ilvl w:val="1"/>
          <w:numId w:val="31"/>
        </w:numPr>
        <w:spacing w:after="360"/>
        <w:ind w:left="715" w:hanging="431"/>
        <w:rPr>
          <w:noProof/>
          <w:sz w:val="24"/>
          <w:szCs w:val="24"/>
        </w:rPr>
      </w:pPr>
      <w:r w:rsidRPr="009C3F81">
        <w:rPr>
          <w:rFonts w:hint="cs"/>
          <w:noProof/>
          <w:sz w:val="24"/>
          <w:szCs w:val="24"/>
          <w:rtl/>
        </w:rPr>
        <w:t>הנוהל חל על  מנהלי פרויקטי</w:t>
      </w:r>
      <w:r>
        <w:rPr>
          <w:rFonts w:hint="cs"/>
          <w:noProof/>
          <w:sz w:val="24"/>
          <w:szCs w:val="24"/>
          <w:rtl/>
        </w:rPr>
        <w:t>ם</w:t>
      </w:r>
    </w:p>
    <w:p w14:paraId="39CB977A" w14:textId="77777777" w:rsidR="00EB5A81" w:rsidRPr="009C3F81" w:rsidRDefault="00EB5A81" w:rsidP="00EB5A81">
      <w:pPr>
        <w:numPr>
          <w:ilvl w:val="0"/>
          <w:numId w:val="31"/>
        </w:numPr>
        <w:spacing w:before="120" w:line="480" w:lineRule="auto"/>
        <w:rPr>
          <w:b/>
          <w:bCs/>
          <w:szCs w:val="24"/>
          <w:u w:val="single"/>
        </w:rPr>
      </w:pPr>
      <w:r w:rsidRPr="009C3F81">
        <w:rPr>
          <w:b/>
          <w:bCs/>
          <w:szCs w:val="24"/>
          <w:u w:val="single"/>
          <w:rtl/>
        </w:rPr>
        <w:t>אחריות</w:t>
      </w:r>
    </w:p>
    <w:p w14:paraId="527EE362" w14:textId="77777777" w:rsidR="00EB5A81" w:rsidRDefault="00EB5A81" w:rsidP="00EB5A81">
      <w:pPr>
        <w:numPr>
          <w:ilvl w:val="1"/>
          <w:numId w:val="31"/>
        </w:numPr>
        <w:spacing w:after="360"/>
        <w:ind w:left="715" w:hanging="431"/>
        <w:rPr>
          <w:noProof/>
          <w:sz w:val="24"/>
          <w:szCs w:val="24"/>
        </w:rPr>
      </w:pPr>
      <w:r w:rsidRPr="009C3F81">
        <w:rPr>
          <w:rFonts w:hint="cs"/>
          <w:noProof/>
          <w:sz w:val="24"/>
          <w:szCs w:val="24"/>
          <w:rtl/>
        </w:rPr>
        <w:t>סמנכ"ל הנדסה</w:t>
      </w:r>
    </w:p>
    <w:p w14:paraId="68E60C0D" w14:textId="77777777" w:rsidR="00EB5A81" w:rsidRPr="009C3F81" w:rsidRDefault="00EB5A81" w:rsidP="00EB5A81">
      <w:pPr>
        <w:numPr>
          <w:ilvl w:val="0"/>
          <w:numId w:val="31"/>
        </w:numPr>
        <w:spacing w:after="240"/>
        <w:ind w:left="357" w:hanging="357"/>
        <w:rPr>
          <w:b/>
          <w:bCs/>
          <w:szCs w:val="24"/>
          <w:u w:val="single"/>
        </w:rPr>
      </w:pPr>
      <w:r w:rsidRPr="009C3F81">
        <w:rPr>
          <w:rFonts w:hint="cs"/>
          <w:b/>
          <w:bCs/>
          <w:szCs w:val="24"/>
          <w:u w:val="single"/>
          <w:rtl/>
        </w:rPr>
        <w:t>הגדרות:</w:t>
      </w:r>
    </w:p>
    <w:p w14:paraId="5C694CAD"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Cs w:val="24"/>
          <w:u w:val="single"/>
          <w:rtl/>
        </w:rPr>
        <w:t>מנהל פרויקט</w:t>
      </w:r>
      <w:r w:rsidRPr="009C3F81">
        <w:rPr>
          <w:rFonts w:hint="cs"/>
          <w:noProof/>
          <w:szCs w:val="24"/>
          <w:rtl/>
        </w:rPr>
        <w:t>: נציג ממונה מטעם היזם (אפריקה-ישראל מגורים בע"מ).</w:t>
      </w:r>
    </w:p>
    <w:p w14:paraId="4EAF6FA6"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Cs w:val="24"/>
          <w:u w:val="single"/>
          <w:rtl/>
        </w:rPr>
        <w:t>קבלן ראשי</w:t>
      </w:r>
      <w:r w:rsidRPr="009C3F81">
        <w:rPr>
          <w:rFonts w:hint="cs"/>
          <w:noProof/>
          <w:szCs w:val="24"/>
          <w:rtl/>
        </w:rPr>
        <w:t>: הקבלן המבצע את הפרוייקט באמצעות עובדיו או קבלני משנה.</w:t>
      </w:r>
    </w:p>
    <w:p w14:paraId="3B5B153D"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u w:val="single"/>
          <w:rtl/>
        </w:rPr>
        <w:t>בקרה מוקדמת</w:t>
      </w:r>
      <w:r w:rsidRPr="009C3F81">
        <w:rPr>
          <w:noProof/>
          <w:sz w:val="24"/>
          <w:szCs w:val="24"/>
          <w:rtl/>
        </w:rPr>
        <w:t xml:space="preserve">: </w:t>
      </w:r>
      <w:r w:rsidRPr="009C3F81">
        <w:rPr>
          <w:rFonts w:hint="cs"/>
          <w:noProof/>
          <w:sz w:val="24"/>
          <w:szCs w:val="24"/>
          <w:rtl/>
        </w:rPr>
        <w:t>פגישה ראשונה עם קבלן משנה לברור ציפיות</w:t>
      </w:r>
      <w:r w:rsidRPr="009C3F81">
        <w:rPr>
          <w:noProof/>
          <w:sz w:val="24"/>
          <w:szCs w:val="24"/>
          <w:rtl/>
        </w:rPr>
        <w:t>.</w:t>
      </w:r>
    </w:p>
    <w:p w14:paraId="304A8826"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u w:val="single"/>
          <w:rtl/>
        </w:rPr>
        <w:t>קטע ניסוי</w:t>
      </w:r>
      <w:r w:rsidRPr="009C3F81">
        <w:rPr>
          <w:noProof/>
          <w:sz w:val="24"/>
          <w:szCs w:val="24"/>
          <w:rtl/>
        </w:rPr>
        <w:t xml:space="preserve">:  </w:t>
      </w:r>
      <w:r w:rsidRPr="009C3F81">
        <w:rPr>
          <w:rFonts w:hint="cs"/>
          <w:noProof/>
          <w:sz w:val="24"/>
          <w:szCs w:val="24"/>
          <w:rtl/>
        </w:rPr>
        <w:t>הכנה פעם ראשונה של תהליך חדש באתר; הוכחת יכולת</w:t>
      </w:r>
      <w:r w:rsidRPr="009C3F81">
        <w:rPr>
          <w:noProof/>
          <w:sz w:val="24"/>
          <w:szCs w:val="24"/>
          <w:rtl/>
        </w:rPr>
        <w:t>.</w:t>
      </w:r>
    </w:p>
    <w:p w14:paraId="3655DC1E" w14:textId="77777777" w:rsidR="00EB5A81" w:rsidRDefault="00EB5A81" w:rsidP="00EB5A81">
      <w:pPr>
        <w:numPr>
          <w:ilvl w:val="1"/>
          <w:numId w:val="31"/>
        </w:numPr>
        <w:suppressAutoHyphens/>
        <w:autoSpaceDN w:val="0"/>
        <w:spacing w:after="360"/>
        <w:ind w:left="715" w:hanging="431"/>
        <w:jc w:val="both"/>
        <w:textAlignment w:val="baseline"/>
        <w:rPr>
          <w:noProof/>
          <w:szCs w:val="24"/>
        </w:rPr>
      </w:pPr>
      <w:r w:rsidRPr="009C3F81">
        <w:rPr>
          <w:rFonts w:hint="cs"/>
          <w:noProof/>
          <w:sz w:val="24"/>
          <w:szCs w:val="24"/>
          <w:u w:val="single"/>
          <w:rtl/>
        </w:rPr>
        <w:t>בקרה בתהליך</w:t>
      </w:r>
      <w:r w:rsidRPr="009C3F81">
        <w:rPr>
          <w:noProof/>
          <w:sz w:val="24"/>
          <w:szCs w:val="24"/>
          <w:rtl/>
        </w:rPr>
        <w:t xml:space="preserve">: </w:t>
      </w:r>
      <w:r w:rsidRPr="009C3F81">
        <w:rPr>
          <w:rFonts w:hint="cs"/>
          <w:noProof/>
          <w:sz w:val="24"/>
          <w:szCs w:val="24"/>
          <w:rtl/>
        </w:rPr>
        <w:t>ניהול עקבי של תהליך בפועל באמצעות רשימת תיוג; חוזר בכל פעם.</w:t>
      </w:r>
    </w:p>
    <w:p w14:paraId="16EA3B39" w14:textId="77777777" w:rsidR="00EB5A81" w:rsidRPr="009C3F81" w:rsidRDefault="00EB5A81" w:rsidP="00EB5A81">
      <w:pPr>
        <w:numPr>
          <w:ilvl w:val="0"/>
          <w:numId w:val="31"/>
        </w:numPr>
        <w:spacing w:after="240"/>
        <w:ind w:left="357" w:hanging="357"/>
        <w:rPr>
          <w:b/>
          <w:bCs/>
          <w:szCs w:val="24"/>
          <w:u w:val="single"/>
        </w:rPr>
      </w:pPr>
      <w:r w:rsidRPr="009C3F81">
        <w:rPr>
          <w:rFonts w:hint="cs"/>
          <w:b/>
          <w:bCs/>
          <w:szCs w:val="24"/>
          <w:u w:val="single"/>
          <w:rtl/>
        </w:rPr>
        <w:t>גוף הנוהל:</w:t>
      </w:r>
    </w:p>
    <w:p w14:paraId="32EEC8C2" w14:textId="77777777" w:rsidR="00EB5A81" w:rsidRPr="002235F7" w:rsidRDefault="00EB5A81" w:rsidP="00EB5A81">
      <w:pPr>
        <w:numPr>
          <w:ilvl w:val="1"/>
          <w:numId w:val="31"/>
        </w:numPr>
        <w:suppressAutoHyphens/>
        <w:autoSpaceDN w:val="0"/>
        <w:spacing w:before="40" w:after="240"/>
        <w:ind w:left="715" w:hanging="431"/>
        <w:jc w:val="both"/>
        <w:textAlignment w:val="baseline"/>
        <w:rPr>
          <w:noProof/>
          <w:szCs w:val="24"/>
          <w:u w:val="single"/>
        </w:rPr>
      </w:pPr>
      <w:r w:rsidRPr="004D2936">
        <w:rPr>
          <w:rFonts w:hint="cs"/>
          <w:noProof/>
          <w:sz w:val="24"/>
          <w:szCs w:val="24"/>
          <w:u w:val="single"/>
          <w:rtl/>
        </w:rPr>
        <w:t>תפקידו של המפקח</w:t>
      </w:r>
    </w:p>
    <w:p w14:paraId="0D988628" w14:textId="77777777" w:rsidR="00EB5A81" w:rsidRPr="009C3F81" w:rsidRDefault="00EB5A81" w:rsidP="00EB5A81">
      <w:pPr>
        <w:numPr>
          <w:ilvl w:val="2"/>
          <w:numId w:val="31"/>
        </w:numPr>
        <w:suppressAutoHyphens/>
        <w:autoSpaceDN w:val="0"/>
        <w:spacing w:after="120"/>
        <w:jc w:val="both"/>
        <w:textAlignment w:val="baseline"/>
        <w:rPr>
          <w:noProof/>
          <w:szCs w:val="24"/>
        </w:rPr>
      </w:pPr>
      <w:r w:rsidRPr="009C3F81">
        <w:rPr>
          <w:rFonts w:hint="cs"/>
          <w:b/>
          <w:bCs/>
          <w:noProof/>
          <w:szCs w:val="24"/>
          <w:rtl/>
        </w:rPr>
        <w:t>ניהול עדכני</w:t>
      </w:r>
      <w:r w:rsidRPr="009C3F81">
        <w:rPr>
          <w:rFonts w:hint="cs"/>
          <w:noProof/>
          <w:szCs w:val="24"/>
          <w:rtl/>
        </w:rPr>
        <w:t xml:space="preserve"> - בזמן אמת של תכניות העבודה השונות.</w:t>
      </w:r>
    </w:p>
    <w:p w14:paraId="2F5F718B" w14:textId="77777777" w:rsidR="00EB5A81" w:rsidRPr="009C3F81" w:rsidRDefault="00EB5A81" w:rsidP="00EB5A81">
      <w:pPr>
        <w:numPr>
          <w:ilvl w:val="3"/>
          <w:numId w:val="31"/>
        </w:numPr>
        <w:suppressAutoHyphens/>
        <w:autoSpaceDN w:val="0"/>
        <w:spacing w:after="120"/>
        <w:jc w:val="both"/>
        <w:textAlignment w:val="baseline"/>
        <w:rPr>
          <w:noProof/>
          <w:szCs w:val="24"/>
        </w:rPr>
      </w:pPr>
      <w:r w:rsidRPr="009C3F81">
        <w:rPr>
          <w:rFonts w:hint="cs"/>
          <w:noProof/>
          <w:szCs w:val="24"/>
          <w:rtl/>
        </w:rPr>
        <w:t xml:space="preserve">אחזקת תיקי תכניות ביצוע מעודכנות/טבלאות מעקב של תכניות הביצוע/לוודא עדכון </w:t>
      </w:r>
    </w:p>
    <w:p w14:paraId="7B93A022" w14:textId="77777777" w:rsidR="00EB5A81" w:rsidRPr="009C3F81" w:rsidRDefault="00EB5A81" w:rsidP="00EB5A81">
      <w:pPr>
        <w:suppressAutoHyphens/>
        <w:autoSpaceDN w:val="0"/>
        <w:spacing w:after="120"/>
        <w:ind w:left="1474" w:hanging="34"/>
        <w:jc w:val="both"/>
        <w:textAlignment w:val="baseline"/>
        <w:rPr>
          <w:noProof/>
          <w:szCs w:val="24"/>
        </w:rPr>
      </w:pPr>
      <w:r w:rsidRPr="009C3F81">
        <w:rPr>
          <w:rFonts w:hint="cs"/>
          <w:noProof/>
          <w:szCs w:val="24"/>
          <w:rtl/>
        </w:rPr>
        <w:t xml:space="preserve">שינויים בכל גיליון חדש/מעקב שינויים (של: יועצי תכנון/מזמין העבודה/הצעות הקבלן הראשי) , כמו כן תיוק התכניות שעודכנו . </w:t>
      </w:r>
    </w:p>
    <w:p w14:paraId="697332DB" w14:textId="77777777" w:rsidR="00EB5A81" w:rsidRPr="009C3F81" w:rsidRDefault="00EB5A81" w:rsidP="00EB5A81">
      <w:pPr>
        <w:numPr>
          <w:ilvl w:val="2"/>
          <w:numId w:val="31"/>
        </w:numPr>
        <w:suppressAutoHyphens/>
        <w:autoSpaceDN w:val="0"/>
        <w:spacing w:after="120"/>
        <w:jc w:val="both"/>
        <w:textAlignment w:val="baseline"/>
        <w:rPr>
          <w:noProof/>
          <w:szCs w:val="24"/>
        </w:rPr>
      </w:pPr>
      <w:r w:rsidRPr="009C3F81">
        <w:rPr>
          <w:rFonts w:hint="cs"/>
          <w:b/>
          <w:bCs/>
          <w:noProof/>
          <w:szCs w:val="24"/>
          <w:rtl/>
        </w:rPr>
        <w:t>התאמה או עדכון מפרטי הביצוע</w:t>
      </w:r>
      <w:r w:rsidRPr="009C3F81">
        <w:rPr>
          <w:rFonts w:hint="cs"/>
          <w:noProof/>
          <w:szCs w:val="24"/>
          <w:rtl/>
        </w:rPr>
        <w:t xml:space="preserve"> המיוחדים על רקע שינויים בתכניות.</w:t>
      </w:r>
    </w:p>
    <w:p w14:paraId="0372FB2A" w14:textId="77777777" w:rsidR="00EB5A81" w:rsidRDefault="00EB5A81" w:rsidP="00EB5A81">
      <w:pPr>
        <w:numPr>
          <w:ilvl w:val="3"/>
          <w:numId w:val="31"/>
        </w:numPr>
        <w:suppressAutoHyphens/>
        <w:autoSpaceDN w:val="0"/>
        <w:spacing w:after="120"/>
        <w:jc w:val="both"/>
        <w:textAlignment w:val="baseline"/>
        <w:rPr>
          <w:noProof/>
          <w:szCs w:val="24"/>
        </w:rPr>
      </w:pPr>
      <w:r w:rsidRPr="009C3F81">
        <w:rPr>
          <w:rFonts w:hint="cs"/>
          <w:noProof/>
          <w:szCs w:val="24"/>
          <w:rtl/>
        </w:rPr>
        <w:t>נגישות מלאה לכל מפרטי הביצוע/מפרט מיוחד/מפרטי יועצים/הסכם ביצוע בין המזמין לבין קבלני המשנה/חישוב כללי של שינויים/משמעות הארכת זמן/לוח זמנים.</w:t>
      </w:r>
    </w:p>
    <w:p w14:paraId="6D1A3A8B" w14:textId="77777777" w:rsidR="00EB5A81" w:rsidRDefault="00EB5A81" w:rsidP="00EB5A81">
      <w:pPr>
        <w:suppressAutoHyphens/>
        <w:autoSpaceDN w:val="0"/>
        <w:spacing w:after="120"/>
        <w:ind w:left="1728"/>
        <w:jc w:val="both"/>
        <w:textAlignment w:val="baseline"/>
        <w:rPr>
          <w:noProof/>
          <w:szCs w:val="24"/>
          <w:rtl/>
        </w:rPr>
      </w:pPr>
    </w:p>
    <w:p w14:paraId="2244E0DB" w14:textId="77777777" w:rsidR="00406518" w:rsidRDefault="00406518" w:rsidP="00EB5A81">
      <w:pPr>
        <w:suppressAutoHyphens/>
        <w:autoSpaceDN w:val="0"/>
        <w:spacing w:after="120"/>
        <w:ind w:left="1728"/>
        <w:jc w:val="both"/>
        <w:textAlignment w:val="baseline"/>
        <w:rPr>
          <w:noProof/>
          <w:szCs w:val="24"/>
          <w:rtl/>
        </w:rPr>
      </w:pPr>
    </w:p>
    <w:p w14:paraId="4772FCDD" w14:textId="77777777" w:rsidR="00406518" w:rsidRPr="009C3F81" w:rsidRDefault="00406518" w:rsidP="00EB5A81">
      <w:pPr>
        <w:suppressAutoHyphens/>
        <w:autoSpaceDN w:val="0"/>
        <w:spacing w:after="120"/>
        <w:ind w:left="1728"/>
        <w:jc w:val="both"/>
        <w:textAlignment w:val="baseline"/>
        <w:rPr>
          <w:noProof/>
          <w:szCs w:val="24"/>
        </w:rPr>
      </w:pPr>
    </w:p>
    <w:p w14:paraId="215B72D1" w14:textId="77777777" w:rsidR="00EB5A81" w:rsidRPr="009C3F81" w:rsidRDefault="00EB5A81" w:rsidP="00EB5A81">
      <w:pPr>
        <w:numPr>
          <w:ilvl w:val="2"/>
          <w:numId w:val="31"/>
        </w:numPr>
        <w:suppressAutoHyphens/>
        <w:autoSpaceDN w:val="0"/>
        <w:spacing w:after="120"/>
        <w:jc w:val="both"/>
        <w:textAlignment w:val="baseline"/>
        <w:rPr>
          <w:noProof/>
          <w:szCs w:val="24"/>
        </w:rPr>
      </w:pPr>
      <w:r w:rsidRPr="009C3F81">
        <w:rPr>
          <w:rFonts w:hint="cs"/>
          <w:b/>
          <w:bCs/>
          <w:noProof/>
          <w:szCs w:val="24"/>
          <w:rtl/>
        </w:rPr>
        <w:t>תיעוד מסמכים</w:t>
      </w:r>
      <w:r w:rsidRPr="009C3F81">
        <w:rPr>
          <w:rFonts w:hint="cs"/>
          <w:noProof/>
          <w:szCs w:val="24"/>
          <w:rtl/>
        </w:rPr>
        <w:t>.</w:t>
      </w:r>
    </w:p>
    <w:p w14:paraId="4C508F2C" w14:textId="77777777" w:rsidR="00EB5A81" w:rsidRPr="009C3F81" w:rsidRDefault="00EB5A81" w:rsidP="00EB5A81">
      <w:pPr>
        <w:numPr>
          <w:ilvl w:val="3"/>
          <w:numId w:val="31"/>
        </w:numPr>
        <w:suppressAutoHyphens/>
        <w:autoSpaceDN w:val="0"/>
        <w:spacing w:after="120"/>
        <w:ind w:left="1474" w:hanging="394"/>
        <w:jc w:val="both"/>
        <w:textAlignment w:val="baseline"/>
        <w:rPr>
          <w:noProof/>
          <w:szCs w:val="24"/>
        </w:rPr>
      </w:pPr>
      <w:r w:rsidRPr="009C3F81">
        <w:rPr>
          <w:rFonts w:hint="cs"/>
          <w:noProof/>
          <w:szCs w:val="24"/>
          <w:rtl/>
        </w:rPr>
        <w:t>תעודות מעבדה/פרוטוקולים שבועיים/יומני עבודה/סיכומי פיקוח עליון/תיעוד פגישה מקדימה/ תיעוד קטעי ניסוי/שינויי דיירים.</w:t>
      </w:r>
    </w:p>
    <w:p w14:paraId="49915D41" w14:textId="77777777" w:rsidR="00EB5A81" w:rsidRPr="009C3F81" w:rsidRDefault="00EB5A81" w:rsidP="00EB5A81">
      <w:pPr>
        <w:numPr>
          <w:ilvl w:val="2"/>
          <w:numId w:val="31"/>
        </w:numPr>
        <w:suppressAutoHyphens/>
        <w:autoSpaceDN w:val="0"/>
        <w:spacing w:after="40"/>
        <w:jc w:val="both"/>
        <w:textAlignment w:val="baseline"/>
        <w:rPr>
          <w:b/>
          <w:bCs/>
          <w:noProof/>
          <w:szCs w:val="24"/>
        </w:rPr>
      </w:pPr>
      <w:r w:rsidRPr="009C3F81">
        <w:rPr>
          <w:rFonts w:hint="cs"/>
          <w:b/>
          <w:bCs/>
          <w:noProof/>
          <w:szCs w:val="24"/>
          <w:rtl/>
        </w:rPr>
        <w:t>בקרה</w:t>
      </w:r>
    </w:p>
    <w:p w14:paraId="68B37162" w14:textId="77777777" w:rsidR="00EB5A81" w:rsidRPr="009A0CF9" w:rsidRDefault="00EB5A81" w:rsidP="00EB5A81">
      <w:pPr>
        <w:numPr>
          <w:ilvl w:val="3"/>
          <w:numId w:val="31"/>
        </w:numPr>
        <w:suppressAutoHyphens/>
        <w:autoSpaceDN w:val="0"/>
        <w:spacing w:after="240"/>
        <w:ind w:left="1723" w:hanging="646"/>
        <w:jc w:val="both"/>
        <w:textAlignment w:val="baseline"/>
        <w:rPr>
          <w:noProof/>
          <w:szCs w:val="24"/>
        </w:rPr>
      </w:pPr>
      <w:r w:rsidRPr="009C3F81">
        <w:rPr>
          <w:rFonts w:hint="cs"/>
          <w:noProof/>
          <w:szCs w:val="24"/>
          <w:rtl/>
        </w:rPr>
        <w:t>בקרה בתהליך על בסיס תדירות שבועית/טבלת תדירות מבדקים/תיעוד והעברת מידע.</w:t>
      </w:r>
    </w:p>
    <w:p w14:paraId="4711B696" w14:textId="77777777" w:rsidR="00EB5A81" w:rsidRPr="004D2936" w:rsidRDefault="00EB5A81" w:rsidP="00EB5A81">
      <w:pPr>
        <w:numPr>
          <w:ilvl w:val="1"/>
          <w:numId w:val="31"/>
        </w:numPr>
        <w:suppressAutoHyphens/>
        <w:autoSpaceDN w:val="0"/>
        <w:spacing w:before="40" w:after="240"/>
        <w:ind w:left="715" w:hanging="431"/>
        <w:jc w:val="both"/>
        <w:textAlignment w:val="baseline"/>
        <w:rPr>
          <w:noProof/>
          <w:sz w:val="24"/>
          <w:szCs w:val="24"/>
          <w:u w:val="single"/>
        </w:rPr>
      </w:pPr>
      <w:r w:rsidRPr="004D2936">
        <w:rPr>
          <w:rFonts w:hint="cs"/>
          <w:noProof/>
          <w:sz w:val="24"/>
          <w:szCs w:val="24"/>
          <w:u w:val="single"/>
          <w:rtl/>
        </w:rPr>
        <w:t>בקרת הבטחת איכות שוטפת ע"י המפקח באתר</w:t>
      </w:r>
    </w:p>
    <w:p w14:paraId="0D96673F" w14:textId="77777777" w:rsidR="00EB5A81" w:rsidRPr="009C3F81" w:rsidRDefault="00EB5A81" w:rsidP="00EB5A81">
      <w:pPr>
        <w:numPr>
          <w:ilvl w:val="2"/>
          <w:numId w:val="31"/>
        </w:numPr>
        <w:suppressAutoHyphens/>
        <w:autoSpaceDN w:val="0"/>
        <w:spacing w:after="120"/>
        <w:ind w:left="1225" w:hanging="505"/>
        <w:jc w:val="both"/>
        <w:textAlignment w:val="baseline"/>
        <w:rPr>
          <w:noProof/>
          <w:szCs w:val="24"/>
        </w:rPr>
      </w:pPr>
      <w:r w:rsidRPr="009C3F81">
        <w:rPr>
          <w:rFonts w:hint="cs"/>
          <w:noProof/>
          <w:szCs w:val="24"/>
          <w:rtl/>
        </w:rPr>
        <w:t>בקרת הבטחת האיכות, תעשה באחריות הקבלן הראשי</w:t>
      </w:r>
      <w:r w:rsidRPr="009C3F81">
        <w:rPr>
          <w:noProof/>
          <w:szCs w:val="24"/>
          <w:rtl/>
        </w:rPr>
        <w:t>.</w:t>
      </w:r>
    </w:p>
    <w:p w14:paraId="5E038BB1" w14:textId="77777777" w:rsidR="00EB5A81" w:rsidRPr="009C3F81" w:rsidRDefault="00EB5A81" w:rsidP="00EB5A81">
      <w:pPr>
        <w:numPr>
          <w:ilvl w:val="2"/>
          <w:numId w:val="31"/>
        </w:numPr>
        <w:suppressAutoHyphens/>
        <w:autoSpaceDN w:val="0"/>
        <w:spacing w:after="40"/>
        <w:ind w:left="1225" w:hanging="505"/>
        <w:jc w:val="both"/>
        <w:textAlignment w:val="baseline"/>
        <w:rPr>
          <w:noProof/>
          <w:szCs w:val="24"/>
        </w:rPr>
      </w:pPr>
      <w:r w:rsidRPr="009C3F81">
        <w:rPr>
          <w:rFonts w:hint="cs"/>
          <w:noProof/>
          <w:szCs w:val="24"/>
          <w:rtl/>
        </w:rPr>
        <w:t>בקרה מדגמית של פעילויות המפתח של התהליכים השונים, תעשה על ידי המפקח</w:t>
      </w:r>
      <w:r w:rsidRPr="009C3F81">
        <w:rPr>
          <w:noProof/>
          <w:szCs w:val="24"/>
          <w:rtl/>
        </w:rPr>
        <w:t>.</w:t>
      </w:r>
    </w:p>
    <w:p w14:paraId="4912DACB"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rFonts w:hint="cs"/>
          <w:noProof/>
          <w:szCs w:val="24"/>
          <w:rtl/>
        </w:rPr>
        <w:t>הבקרה המדגמית תעשה על בסיס שבועי במקביל לפעילויות השונות בתהליך הביצוע, תוך שימוש ברשימות תיוג מובנות לתהליכים הנבחרים</w:t>
      </w:r>
      <w:r w:rsidRPr="009C3F81">
        <w:rPr>
          <w:noProof/>
          <w:szCs w:val="24"/>
          <w:rtl/>
        </w:rPr>
        <w:t>.</w:t>
      </w:r>
    </w:p>
    <w:p w14:paraId="73608140"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rFonts w:hint="cs"/>
          <w:noProof/>
          <w:szCs w:val="24"/>
          <w:rtl/>
        </w:rPr>
        <w:t>סטאטוס ביצוע הבקרות ידווח באמצעות דוח חודשי למנהל הפרוייקט</w:t>
      </w:r>
      <w:r w:rsidRPr="009C3F81">
        <w:rPr>
          <w:noProof/>
          <w:szCs w:val="24"/>
          <w:rtl/>
        </w:rPr>
        <w:t>.</w:t>
      </w:r>
      <w:r w:rsidRPr="009C3F81">
        <w:rPr>
          <w:rFonts w:hint="cs"/>
          <w:noProof/>
          <w:szCs w:val="24"/>
          <w:rtl/>
        </w:rPr>
        <w:t xml:space="preserve"> בדוח החודשי יצויינו נושאי בקרה שוטפים ופירוט בקרות בתהליך שבוצעו במהלך החודש בהתאם לשלב הביצוע.</w:t>
      </w:r>
    </w:p>
    <w:p w14:paraId="584B567B" w14:textId="77777777" w:rsidR="00EB5A81" w:rsidRPr="009A0CF9" w:rsidRDefault="00EB5A81" w:rsidP="00EB5A81">
      <w:pPr>
        <w:numPr>
          <w:ilvl w:val="3"/>
          <w:numId w:val="31"/>
        </w:numPr>
        <w:suppressAutoHyphens/>
        <w:autoSpaceDN w:val="0"/>
        <w:spacing w:after="120"/>
        <w:ind w:left="1723" w:hanging="646"/>
        <w:jc w:val="both"/>
        <w:textAlignment w:val="baseline"/>
        <w:rPr>
          <w:noProof/>
          <w:szCs w:val="24"/>
          <w:rtl/>
        </w:rPr>
      </w:pPr>
      <w:r w:rsidRPr="009C3F81">
        <w:rPr>
          <w:rFonts w:hint="cs"/>
          <w:noProof/>
          <w:szCs w:val="24"/>
          <w:rtl/>
        </w:rPr>
        <w:t>דוח חודשי מפקח יועבר על גבי טופס דוח חודשי מס' 320 כמפורט בנספח מס' 1.</w:t>
      </w:r>
    </w:p>
    <w:p w14:paraId="5D418B9E" w14:textId="77777777" w:rsidR="00EB5A81" w:rsidRPr="004D2936" w:rsidRDefault="00EB5A81" w:rsidP="00EB5A81">
      <w:pPr>
        <w:numPr>
          <w:ilvl w:val="2"/>
          <w:numId w:val="31"/>
        </w:numPr>
        <w:suppressAutoHyphens/>
        <w:autoSpaceDN w:val="0"/>
        <w:spacing w:after="40"/>
        <w:jc w:val="both"/>
        <w:textAlignment w:val="baseline"/>
        <w:rPr>
          <w:noProof/>
          <w:szCs w:val="24"/>
        </w:rPr>
      </w:pPr>
      <w:r w:rsidRPr="004D2936">
        <w:rPr>
          <w:rFonts w:hint="cs"/>
          <w:noProof/>
          <w:sz w:val="24"/>
          <w:szCs w:val="24"/>
          <w:rtl/>
        </w:rPr>
        <w:t>תמהיל הבדיקות של המפקח</w:t>
      </w:r>
      <w:r>
        <w:rPr>
          <w:rFonts w:hint="cs"/>
          <w:noProof/>
          <w:sz w:val="24"/>
          <w:szCs w:val="24"/>
          <w:rtl/>
        </w:rPr>
        <w:t>:</w:t>
      </w:r>
    </w:p>
    <w:p w14:paraId="36960B8F" w14:textId="77777777" w:rsidR="00EB5A81" w:rsidRPr="009C3F81" w:rsidRDefault="00EB5A81" w:rsidP="00EB5A81">
      <w:pPr>
        <w:numPr>
          <w:ilvl w:val="3"/>
          <w:numId w:val="31"/>
        </w:numPr>
        <w:suppressAutoHyphens/>
        <w:autoSpaceDN w:val="0"/>
        <w:spacing w:after="40"/>
        <w:jc w:val="both"/>
        <w:textAlignment w:val="baseline"/>
        <w:rPr>
          <w:noProof/>
          <w:szCs w:val="24"/>
        </w:rPr>
      </w:pPr>
      <w:r w:rsidRPr="009C3F81">
        <w:rPr>
          <w:rFonts w:hint="cs"/>
          <w:noProof/>
          <w:szCs w:val="24"/>
          <w:rtl/>
        </w:rPr>
        <w:t>בקרה שוטפת ודיווח בפורמט דוח חודשי הכולל:</w:t>
      </w:r>
    </w:p>
    <w:p w14:paraId="35463AA7"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rFonts w:hint="cs"/>
          <w:noProof/>
          <w:szCs w:val="24"/>
          <w:rtl/>
        </w:rPr>
        <w:t>יומן עבודה, בטיחות, עדכון מהדורות תכניות, רישוי, שינויי דיירים.</w:t>
      </w:r>
    </w:p>
    <w:p w14:paraId="6244DA01" w14:textId="77777777" w:rsidR="00EB5A81" w:rsidRPr="009C3F81" w:rsidRDefault="00EB5A81" w:rsidP="00EB5A81">
      <w:pPr>
        <w:numPr>
          <w:ilvl w:val="3"/>
          <w:numId w:val="31"/>
        </w:numPr>
        <w:rPr>
          <w:noProof/>
          <w:szCs w:val="24"/>
        </w:rPr>
      </w:pPr>
      <w:r w:rsidRPr="009C3F81">
        <w:rPr>
          <w:rFonts w:hint="cs"/>
          <w:noProof/>
          <w:szCs w:val="24"/>
          <w:rtl/>
        </w:rPr>
        <w:t xml:space="preserve">בקרת איכות בתהליך הביצוע </w:t>
      </w:r>
      <w:r w:rsidRPr="009C3F81">
        <w:rPr>
          <w:noProof/>
          <w:szCs w:val="24"/>
          <w:rtl/>
        </w:rPr>
        <w:t xml:space="preserve">ע"פ רשימות תיוג </w:t>
      </w:r>
      <w:r w:rsidRPr="009C3F81">
        <w:rPr>
          <w:rFonts w:hint="cs"/>
          <w:noProof/>
          <w:szCs w:val="24"/>
          <w:rtl/>
        </w:rPr>
        <w:t xml:space="preserve">- </w:t>
      </w:r>
      <w:r w:rsidRPr="009C3F81">
        <w:rPr>
          <w:noProof/>
          <w:szCs w:val="24"/>
          <w:rtl/>
        </w:rPr>
        <w:t>כמפורט בנספח מס' 2</w:t>
      </w:r>
      <w:r w:rsidRPr="009C3F81">
        <w:rPr>
          <w:rFonts w:hint="cs"/>
          <w:noProof/>
          <w:szCs w:val="24"/>
          <w:rtl/>
        </w:rPr>
        <w:t>:</w:t>
      </w:r>
    </w:p>
    <w:p w14:paraId="066C4131"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קידוח ויציקת כלונסאות</w:t>
      </w:r>
      <w:r w:rsidRPr="009C3F81">
        <w:rPr>
          <w:rFonts w:hint="cs"/>
          <w:noProof/>
          <w:szCs w:val="24"/>
          <w:rtl/>
        </w:rPr>
        <w:t xml:space="preserve"> </w:t>
      </w:r>
    </w:p>
    <w:p w14:paraId="020DACB4"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יציקת בטון באתר</w:t>
      </w:r>
      <w:r w:rsidRPr="009C3F81">
        <w:rPr>
          <w:rFonts w:hint="cs"/>
          <w:noProof/>
          <w:szCs w:val="24"/>
          <w:rtl/>
        </w:rPr>
        <w:t xml:space="preserve"> </w:t>
      </w:r>
    </w:p>
    <w:p w14:paraId="61A715D5"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rFonts w:hint="cs"/>
          <w:noProof/>
          <w:szCs w:val="24"/>
          <w:rtl/>
        </w:rPr>
        <w:t xml:space="preserve">עבודות בנייה/ </w:t>
      </w:r>
      <w:r w:rsidRPr="009C3F81">
        <w:rPr>
          <w:noProof/>
          <w:szCs w:val="24"/>
          <w:rtl/>
        </w:rPr>
        <w:t xml:space="preserve">בניית מחיצות </w:t>
      </w:r>
    </w:p>
    <w:p w14:paraId="61FD7F2B"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התקנת מערכות אינסטלציה </w:t>
      </w:r>
    </w:p>
    <w:p w14:paraId="55048FF4"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התקנת מערכת החשמל </w:t>
      </w:r>
    </w:p>
    <w:p w14:paraId="2B135CBB"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איטום חדר רטוב </w:t>
      </w:r>
    </w:p>
    <w:p w14:paraId="20D94AA7"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חיפוי קרמיקה חדר רטוב </w:t>
      </w:r>
    </w:p>
    <w:p w14:paraId="4B119E8B"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חיפוי אבן/אתר/טרומי</w:t>
      </w:r>
      <w:r w:rsidRPr="009C3F81">
        <w:rPr>
          <w:rFonts w:hint="cs"/>
          <w:noProof/>
          <w:szCs w:val="24"/>
          <w:rtl/>
        </w:rPr>
        <w:t xml:space="preserve"> </w:t>
      </w:r>
    </w:p>
    <w:p w14:paraId="7DFC04F9"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איטום מרפסת </w:t>
      </w:r>
    </w:p>
    <w:p w14:paraId="4857B36D"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 ריצוף </w:t>
      </w:r>
    </w:p>
    <w:p w14:paraId="678B36E2"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התקנת אלומיניום </w:t>
      </w:r>
    </w:p>
    <w:p w14:paraId="62C57795"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איטום גגות (חניון/גג עליון)</w:t>
      </w:r>
      <w:r w:rsidRPr="009C3F81">
        <w:rPr>
          <w:rFonts w:hint="cs"/>
          <w:noProof/>
          <w:szCs w:val="24"/>
          <w:rtl/>
        </w:rPr>
        <w:t xml:space="preserve"> </w:t>
      </w:r>
    </w:p>
    <w:p w14:paraId="4C897628"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rFonts w:hint="cs"/>
          <w:noProof/>
          <w:szCs w:val="24"/>
          <w:rtl/>
        </w:rPr>
        <w:t xml:space="preserve">עב' פיתוח </w:t>
      </w:r>
    </w:p>
    <w:p w14:paraId="5086AD01" w14:textId="77777777" w:rsidR="00EB5A81" w:rsidRPr="009C3F81" w:rsidRDefault="00EB5A81" w:rsidP="00EB5A81">
      <w:pPr>
        <w:numPr>
          <w:ilvl w:val="3"/>
          <w:numId w:val="33"/>
        </w:numPr>
        <w:suppressAutoHyphens/>
        <w:autoSpaceDN w:val="0"/>
        <w:spacing w:after="240"/>
        <w:ind w:left="1723" w:hanging="646"/>
        <w:jc w:val="both"/>
        <w:textAlignment w:val="baseline"/>
        <w:rPr>
          <w:noProof/>
          <w:szCs w:val="24"/>
        </w:rPr>
      </w:pPr>
      <w:r w:rsidRPr="009C3F81">
        <w:rPr>
          <w:rFonts w:hint="cs"/>
          <w:noProof/>
          <w:szCs w:val="24"/>
          <w:rtl/>
        </w:rPr>
        <w:t>פירוט  בדיקות מעבדה / יועצים ובדיקות אחרות נדרשות (כמפורט בדוגמא המצורפת - נספח מס' 3).</w:t>
      </w:r>
    </w:p>
    <w:p w14:paraId="59A7DC59" w14:textId="77777777" w:rsidR="00EB5A81" w:rsidRPr="004D2936" w:rsidRDefault="00EB5A81" w:rsidP="00EB5A81">
      <w:pPr>
        <w:numPr>
          <w:ilvl w:val="1"/>
          <w:numId w:val="31"/>
        </w:numPr>
        <w:suppressAutoHyphens/>
        <w:autoSpaceDN w:val="0"/>
        <w:spacing w:before="40" w:after="120"/>
        <w:ind w:left="715" w:hanging="431"/>
        <w:jc w:val="both"/>
        <w:textAlignment w:val="baseline"/>
        <w:rPr>
          <w:noProof/>
          <w:sz w:val="24"/>
          <w:szCs w:val="24"/>
          <w:u w:val="single"/>
        </w:rPr>
      </w:pPr>
      <w:r w:rsidRPr="004D2936">
        <w:rPr>
          <w:rFonts w:hint="cs"/>
          <w:noProof/>
          <w:sz w:val="24"/>
          <w:szCs w:val="24"/>
          <w:u w:val="single"/>
          <w:rtl/>
        </w:rPr>
        <w:t>בקרה מוקדמת וביצוע קטעי ניסוי</w:t>
      </w:r>
    </w:p>
    <w:p w14:paraId="17BD2C22" w14:textId="77777777" w:rsidR="00EB5A81" w:rsidRPr="009C3F81" w:rsidRDefault="00EB5A81" w:rsidP="00EB5A81">
      <w:pPr>
        <w:numPr>
          <w:ilvl w:val="2"/>
          <w:numId w:val="31"/>
        </w:numPr>
        <w:suppressAutoHyphens/>
        <w:autoSpaceDN w:val="0"/>
        <w:spacing w:after="40"/>
        <w:jc w:val="both"/>
        <w:textAlignment w:val="baseline"/>
        <w:rPr>
          <w:noProof/>
          <w:szCs w:val="24"/>
        </w:rPr>
      </w:pPr>
      <w:r w:rsidRPr="009C3F81">
        <w:rPr>
          <w:noProof/>
          <w:szCs w:val="24"/>
          <w:rtl/>
        </w:rPr>
        <w:t xml:space="preserve">יישום בפועל של קטעי ניסוי מוגדרים מראש. </w:t>
      </w:r>
      <w:r w:rsidRPr="009C3F81">
        <w:rPr>
          <w:rFonts w:hint="cs"/>
          <w:noProof/>
          <w:szCs w:val="24"/>
          <w:rtl/>
        </w:rPr>
        <w:t>טבלת קטעי הניסוי</w:t>
      </w:r>
      <w:r w:rsidRPr="009C3F81">
        <w:rPr>
          <w:noProof/>
          <w:szCs w:val="24"/>
          <w:rtl/>
        </w:rPr>
        <w:t xml:space="preserve"> ת</w:t>
      </w:r>
      <w:r w:rsidRPr="009C3F81">
        <w:rPr>
          <w:rFonts w:hint="cs"/>
          <w:noProof/>
          <w:szCs w:val="24"/>
          <w:rtl/>
        </w:rPr>
        <w:t>ות</w:t>
      </w:r>
      <w:r w:rsidRPr="009C3F81">
        <w:rPr>
          <w:noProof/>
          <w:szCs w:val="24"/>
          <w:rtl/>
        </w:rPr>
        <w:t>אם לתמהיל הפרוייקט ע"י המפקח והממונה עליו ותימסר לקבלן הראשי לידיעה והתארגנות.</w:t>
      </w:r>
    </w:p>
    <w:p w14:paraId="4F52DA1C" w14:textId="77777777" w:rsidR="00EB5A81" w:rsidRPr="009C3F81" w:rsidRDefault="00EB5A81" w:rsidP="00EB5A81">
      <w:pPr>
        <w:numPr>
          <w:ilvl w:val="2"/>
          <w:numId w:val="31"/>
        </w:numPr>
        <w:suppressAutoHyphens/>
        <w:autoSpaceDN w:val="0"/>
        <w:spacing w:after="40"/>
        <w:jc w:val="both"/>
        <w:textAlignment w:val="baseline"/>
        <w:rPr>
          <w:noProof/>
          <w:szCs w:val="24"/>
        </w:rPr>
      </w:pPr>
      <w:r w:rsidRPr="009C3F81">
        <w:rPr>
          <w:noProof/>
          <w:szCs w:val="24"/>
          <w:rtl/>
        </w:rPr>
        <w:t>לכל קטע ניסוי תתקיים קודם פגישת בקרה מוקדמת (ראה הגדרה) עם קבלן המשנה, נציגי הקבלן הראשי, יועצים או מתכננים שהמפקח יזמין.</w:t>
      </w:r>
    </w:p>
    <w:p w14:paraId="38864222" w14:textId="77777777" w:rsidR="00EB5A81" w:rsidRPr="00F53790" w:rsidRDefault="00EB5A81" w:rsidP="00EB5A81">
      <w:pPr>
        <w:numPr>
          <w:ilvl w:val="2"/>
          <w:numId w:val="31"/>
        </w:numPr>
        <w:suppressAutoHyphens/>
        <w:autoSpaceDN w:val="0"/>
        <w:spacing w:after="40"/>
        <w:jc w:val="both"/>
        <w:textAlignment w:val="baseline"/>
        <w:rPr>
          <w:noProof/>
          <w:szCs w:val="24"/>
        </w:rPr>
      </w:pPr>
      <w:r w:rsidRPr="004D2936">
        <w:rPr>
          <w:noProof/>
          <w:szCs w:val="24"/>
          <w:rtl/>
        </w:rPr>
        <w:t>מטרת הבקרה המוקדמת</w:t>
      </w:r>
      <w:r w:rsidRPr="002235F7">
        <w:rPr>
          <w:noProof/>
          <w:szCs w:val="24"/>
          <w:rtl/>
        </w:rPr>
        <w:t>:</w:t>
      </w:r>
    </w:p>
    <w:p w14:paraId="11A3E3A7"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לוודא התאמת הקבלן למשימה: בקיאות מקצועית; הסמכות מקצועיות; כוח אדם מנוסה; ציוד וכלי עבודה מתאימים; תזמון ועמידה במסגרת לוח הזמנים.</w:t>
      </w:r>
    </w:p>
    <w:p w14:paraId="57613437"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 xml:space="preserve">בפורום זה יכול </w:t>
      </w:r>
      <w:r w:rsidRPr="009C3F81">
        <w:rPr>
          <w:rFonts w:hint="cs"/>
          <w:noProof/>
          <w:szCs w:val="24"/>
          <w:rtl/>
        </w:rPr>
        <w:t>ה</w:t>
      </w:r>
      <w:r w:rsidRPr="009C3F81">
        <w:rPr>
          <w:noProof/>
          <w:szCs w:val="24"/>
          <w:rtl/>
        </w:rPr>
        <w:t>קבלן  להעלות השגות מקצועיות, שינויים, אופני ביצוע, החלפת חומרים, ברור פרטים נוספים או שחסרים, קבלת הבהרות וכדומה, בנוכחות היועצים הרלוונטיים ונציגות המזמין. שינויים בהסכמת היועץ והמפקח.</w:t>
      </w:r>
    </w:p>
    <w:p w14:paraId="471D04D0"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 xml:space="preserve">יש לוודא שהתכניות ו/או המפרט המיוחד או הנחיות </w:t>
      </w:r>
      <w:r w:rsidRPr="009C3F81">
        <w:rPr>
          <w:rFonts w:hint="cs"/>
          <w:noProof/>
          <w:szCs w:val="24"/>
          <w:rtl/>
        </w:rPr>
        <w:t>ה</w:t>
      </w:r>
      <w:r w:rsidRPr="009C3F81">
        <w:rPr>
          <w:noProof/>
          <w:szCs w:val="24"/>
          <w:rtl/>
        </w:rPr>
        <w:t>יועץ מובנות לחלוטין לקבלן המשנה; במפגש הזה יכול הקבלן לבדוק ולהשלים את המידע החסר או שמבקש לעדכן מיוזמתו</w:t>
      </w:r>
      <w:r w:rsidRPr="009C3F81">
        <w:rPr>
          <w:rFonts w:hint="cs"/>
          <w:noProof/>
          <w:szCs w:val="24"/>
          <w:rtl/>
        </w:rPr>
        <w:t>.</w:t>
      </w:r>
    </w:p>
    <w:p w14:paraId="3F4E6971"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rFonts w:hint="cs"/>
          <w:noProof/>
          <w:szCs w:val="24"/>
          <w:rtl/>
        </w:rPr>
        <w:t>ה</w:t>
      </w:r>
      <w:r w:rsidRPr="009C3F81">
        <w:rPr>
          <w:noProof/>
          <w:szCs w:val="24"/>
          <w:rtl/>
        </w:rPr>
        <w:t>קבלן  יציג את החומרים שמתכוון להשתמש והתאמתם לדרישות המפרט המיוחד. חלופות אחרות יאושרו במעמד הפגישה או יועברו לאישור בנפרד. שימוש בחומרים חלופיים מותנה באישור היועץ ו/או הפיקוח.</w:t>
      </w:r>
    </w:p>
    <w:p w14:paraId="3E2FF1A3"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 xml:space="preserve">הקבלן ישכנע שיכול ומתכוון לבצע את העבודה על פי הנחיות הנוהל הזה וללא סטיות. </w:t>
      </w:r>
    </w:p>
    <w:p w14:paraId="5055CF08"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קביעת תאריך ביצוע של קטע ניסוי.</w:t>
      </w:r>
    </w:p>
    <w:p w14:paraId="06F4576D" w14:textId="77777777" w:rsidR="00EB5A81" w:rsidRPr="009C3F81" w:rsidRDefault="00EB5A81" w:rsidP="00EB5A81">
      <w:pPr>
        <w:numPr>
          <w:ilvl w:val="3"/>
          <w:numId w:val="31"/>
        </w:numPr>
        <w:suppressAutoHyphens/>
        <w:autoSpaceDN w:val="0"/>
        <w:spacing w:after="120"/>
        <w:ind w:left="1468" w:hanging="391"/>
        <w:jc w:val="both"/>
        <w:textAlignment w:val="baseline"/>
        <w:rPr>
          <w:noProof/>
          <w:szCs w:val="24"/>
          <w:rtl/>
        </w:rPr>
      </w:pPr>
      <w:r w:rsidRPr="009C3F81">
        <w:rPr>
          <w:noProof/>
          <w:szCs w:val="24"/>
          <w:rtl/>
        </w:rPr>
        <w:t xml:space="preserve">התרשמות כללית </w:t>
      </w:r>
      <w:r w:rsidRPr="009C3F81">
        <w:rPr>
          <w:rFonts w:hint="cs"/>
          <w:noProof/>
          <w:szCs w:val="24"/>
          <w:rtl/>
        </w:rPr>
        <w:t xml:space="preserve">מהקבלן - </w:t>
      </w:r>
      <w:r w:rsidRPr="009C3F81">
        <w:rPr>
          <w:noProof/>
          <w:szCs w:val="24"/>
          <w:rtl/>
        </w:rPr>
        <w:t xml:space="preserve">בתום הפגישה </w:t>
      </w:r>
      <w:r w:rsidRPr="009C3F81">
        <w:rPr>
          <w:rFonts w:hint="cs"/>
          <w:noProof/>
          <w:szCs w:val="24"/>
          <w:rtl/>
        </w:rPr>
        <w:t>אם הקבלן איננו</w:t>
      </w:r>
      <w:r w:rsidRPr="009C3F81">
        <w:rPr>
          <w:noProof/>
          <w:szCs w:val="24"/>
          <w:rtl/>
        </w:rPr>
        <w:t xml:space="preserve"> עומד ברמת הציפיות, יש לשקול פסילת</w:t>
      </w:r>
      <w:r w:rsidRPr="009C3F81">
        <w:rPr>
          <w:rFonts w:hint="cs"/>
          <w:noProof/>
          <w:szCs w:val="24"/>
          <w:rtl/>
        </w:rPr>
        <w:t>ו.</w:t>
      </w:r>
    </w:p>
    <w:p w14:paraId="66CAAB31" w14:textId="77777777" w:rsidR="00EB5A81" w:rsidRPr="004D2936" w:rsidRDefault="00EB5A81" w:rsidP="00EB5A81">
      <w:pPr>
        <w:numPr>
          <w:ilvl w:val="2"/>
          <w:numId w:val="31"/>
        </w:numPr>
        <w:suppressAutoHyphens/>
        <w:autoSpaceDN w:val="0"/>
        <w:spacing w:after="40"/>
        <w:jc w:val="both"/>
        <w:textAlignment w:val="baseline"/>
        <w:rPr>
          <w:noProof/>
          <w:szCs w:val="24"/>
        </w:rPr>
      </w:pPr>
      <w:r w:rsidRPr="004D2936">
        <w:rPr>
          <w:rFonts w:hint="cs"/>
          <w:noProof/>
          <w:szCs w:val="24"/>
          <w:rtl/>
        </w:rPr>
        <w:t xml:space="preserve">ביצוע </w:t>
      </w:r>
      <w:r w:rsidRPr="004D2936">
        <w:rPr>
          <w:noProof/>
          <w:szCs w:val="24"/>
          <w:rtl/>
        </w:rPr>
        <w:t>קטע ניסוי</w:t>
      </w:r>
      <w:r>
        <w:rPr>
          <w:rFonts w:hint="cs"/>
          <w:noProof/>
          <w:szCs w:val="24"/>
          <w:rtl/>
        </w:rPr>
        <w:t>:</w:t>
      </w:r>
    </w:p>
    <w:p w14:paraId="0816524B"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התארגנות באחריות קבלן המשנה בתאריך המוסכם.</w:t>
      </w:r>
    </w:p>
    <w:p w14:paraId="5B5FB267"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זימון מראש והשתתפות: הפיקוח, מנהל הפרוייקט ויועצים רלוונטיים שיוזמנו בהתאמה.</w:t>
      </w:r>
    </w:p>
    <w:p w14:paraId="014C0B3D"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זימון מעבדה מוסמכת לצורך נטילת מדגמים (בהתאמה לקטע הניסוי).</w:t>
      </w:r>
    </w:p>
    <w:p w14:paraId="5D57D343"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לווי תהליך הביצוע ע"י המפקח היועצים והקבלן הראשי; יישום או התייחסות בזמן אמת לתיקונים או שיפור התהליך. תיקונים במקום או עצירת התהליך במידת הצורך.</w:t>
      </w:r>
    </w:p>
    <w:p w14:paraId="0D50A2B6"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אישור הקטע; בדיקות ביצוע/מעבדה/אישור יציקה.</w:t>
      </w:r>
    </w:p>
    <w:p w14:paraId="697ED83C"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בדיקה ויזואלית; הערות לשיפור.</w:t>
      </w:r>
    </w:p>
    <w:p w14:paraId="423A77DF"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תיקונים - במקום.</w:t>
      </w:r>
    </w:p>
    <w:p w14:paraId="58158C70"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תיעוד התהליך בכתב (וצילומים). הערות תיקונים וסיכום כללי.</w:t>
      </w:r>
    </w:p>
    <w:p w14:paraId="4DB98A24" w14:textId="77777777" w:rsidR="00EB5A81" w:rsidRPr="009C3F81" w:rsidRDefault="00EB5A81" w:rsidP="00EB5A81">
      <w:pPr>
        <w:numPr>
          <w:ilvl w:val="3"/>
          <w:numId w:val="31"/>
        </w:numPr>
        <w:suppressAutoHyphens/>
        <w:autoSpaceDN w:val="0"/>
        <w:spacing w:after="240"/>
        <w:ind w:left="1468" w:hanging="391"/>
        <w:jc w:val="both"/>
        <w:textAlignment w:val="baseline"/>
        <w:rPr>
          <w:noProof/>
          <w:szCs w:val="24"/>
        </w:rPr>
      </w:pPr>
      <w:r w:rsidRPr="009C3F81">
        <w:rPr>
          <w:noProof/>
          <w:szCs w:val="24"/>
          <w:rtl/>
        </w:rPr>
        <w:t>אישור המשך ביצוע כפוף לשיפורים הנדרשים.</w:t>
      </w:r>
    </w:p>
    <w:p w14:paraId="61F55EAB" w14:textId="77777777" w:rsidR="00EB5A81" w:rsidRPr="009C3F81" w:rsidRDefault="00EB5A81" w:rsidP="00EB5A81">
      <w:pPr>
        <w:spacing w:before="120" w:line="480" w:lineRule="auto"/>
        <w:ind w:left="360"/>
        <w:rPr>
          <w:b/>
          <w:bCs/>
          <w:szCs w:val="24"/>
          <w:u w:val="single"/>
          <w:rtl/>
        </w:rPr>
      </w:pPr>
      <w:r w:rsidRPr="009C3F81">
        <w:rPr>
          <w:b/>
          <w:bCs/>
          <w:szCs w:val="24"/>
          <w:u w:val="single"/>
          <w:rtl/>
        </w:rPr>
        <w:t>טבלת קטעי הניסוי של עבודות הבנייה השונות:</w:t>
      </w:r>
    </w:p>
    <w:tbl>
      <w:tblPr>
        <w:bidiVisual/>
        <w:tblW w:w="8079" w:type="dxa"/>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3182"/>
        <w:gridCol w:w="1726"/>
        <w:gridCol w:w="1736"/>
        <w:gridCol w:w="760"/>
      </w:tblGrid>
      <w:tr w:rsidR="00EB5A81" w:rsidRPr="009C3F81" w14:paraId="4D33CA6E" w14:textId="77777777" w:rsidTr="00603F1E">
        <w:tc>
          <w:tcPr>
            <w:tcW w:w="709" w:type="dxa"/>
            <w:shd w:val="clear" w:color="auto" w:fill="auto"/>
          </w:tcPr>
          <w:p w14:paraId="1D3DACED" w14:textId="77777777" w:rsidR="00EB5A81" w:rsidRPr="009C3F81" w:rsidRDefault="00EB5A81" w:rsidP="00341985">
            <w:pPr>
              <w:suppressAutoHyphens/>
              <w:autoSpaceDN w:val="0"/>
              <w:spacing w:after="40"/>
              <w:jc w:val="center"/>
              <w:textAlignment w:val="baseline"/>
              <w:rPr>
                <w:rFonts w:ascii="Arial" w:eastAsia="Calibri" w:hAnsi="Arial" w:cs="Narkisim"/>
                <w:sz w:val="18"/>
                <w:szCs w:val="24"/>
                <w:rtl/>
              </w:rPr>
            </w:pPr>
          </w:p>
        </w:tc>
        <w:tc>
          <w:tcPr>
            <w:tcW w:w="3401" w:type="dxa"/>
            <w:shd w:val="clear" w:color="auto" w:fill="auto"/>
            <w:vAlign w:val="center"/>
          </w:tcPr>
          <w:p w14:paraId="621FBBAA"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תיאור</w:t>
            </w:r>
          </w:p>
        </w:tc>
        <w:tc>
          <w:tcPr>
            <w:tcW w:w="1843" w:type="dxa"/>
            <w:shd w:val="clear" w:color="auto" w:fill="auto"/>
            <w:vAlign w:val="center"/>
          </w:tcPr>
          <w:p w14:paraId="766F521B"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שם הקבלן המבצע</w:t>
            </w:r>
          </w:p>
        </w:tc>
        <w:tc>
          <w:tcPr>
            <w:tcW w:w="1843" w:type="dxa"/>
            <w:shd w:val="clear" w:color="auto" w:fill="auto"/>
            <w:vAlign w:val="center"/>
          </w:tcPr>
          <w:p w14:paraId="27ADBE7C"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תאריך פ. מוקדמת</w:t>
            </w:r>
          </w:p>
        </w:tc>
        <w:tc>
          <w:tcPr>
            <w:tcW w:w="283" w:type="dxa"/>
            <w:shd w:val="clear" w:color="auto" w:fill="auto"/>
            <w:vAlign w:val="center"/>
          </w:tcPr>
          <w:p w14:paraId="4F716B72"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תאריך ק. ניסוי</w:t>
            </w:r>
          </w:p>
        </w:tc>
      </w:tr>
      <w:tr w:rsidR="00EB5A81" w:rsidRPr="009C3F81" w14:paraId="3C19B4B7" w14:textId="77777777" w:rsidTr="00603F1E">
        <w:tc>
          <w:tcPr>
            <w:tcW w:w="709" w:type="dxa"/>
            <w:shd w:val="clear" w:color="auto" w:fill="auto"/>
          </w:tcPr>
          <w:p w14:paraId="56E9CBE1" w14:textId="77777777" w:rsidR="00EB5A81" w:rsidRPr="009C3F81" w:rsidRDefault="00EB5A81" w:rsidP="00341985">
            <w:pPr>
              <w:suppressAutoHyphens/>
              <w:autoSpaceDN w:val="0"/>
              <w:spacing w:after="4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1</w:t>
            </w:r>
          </w:p>
        </w:tc>
        <w:tc>
          <w:tcPr>
            <w:tcW w:w="3401" w:type="dxa"/>
            <w:shd w:val="clear" w:color="auto" w:fill="auto"/>
            <w:vAlign w:val="center"/>
          </w:tcPr>
          <w:p w14:paraId="623F627C" w14:textId="77777777" w:rsidR="00EB5A81" w:rsidRPr="009C3F81" w:rsidRDefault="00EB5A81" w:rsidP="00341985">
            <w:pPr>
              <w:suppressAutoHyphens/>
              <w:autoSpaceDN w:val="0"/>
              <w:spacing w:before="20" w:after="20"/>
              <w:textAlignment w:val="baseline"/>
              <w:rPr>
                <w:rFonts w:ascii="Arial" w:eastAsia="Calibri" w:hAnsi="Arial" w:cs="Arial"/>
                <w:sz w:val="18"/>
                <w:szCs w:val="24"/>
                <w:rtl/>
              </w:rPr>
            </w:pPr>
            <w:r w:rsidRPr="009C3F81">
              <w:rPr>
                <w:rFonts w:ascii="Arial" w:eastAsia="Calibri" w:hAnsi="Arial" w:cs="Arial"/>
                <w:sz w:val="14"/>
                <w:rtl/>
              </w:rPr>
              <w:t>קידוח ויציקת כלונסאות</w:t>
            </w:r>
            <w:r w:rsidRPr="009C3F81">
              <w:rPr>
                <w:rFonts w:ascii="Arial" w:eastAsia="Calibri" w:hAnsi="Arial" w:cs="Arial" w:hint="cs"/>
                <w:sz w:val="18"/>
                <w:szCs w:val="24"/>
                <w:rtl/>
              </w:rPr>
              <w:t xml:space="preserve"> </w:t>
            </w:r>
            <w:r w:rsidRPr="009C3F81">
              <w:rPr>
                <w:rFonts w:ascii="Arial" w:eastAsia="Calibri" w:hAnsi="Arial" w:cs="Arial" w:hint="cs"/>
                <w:sz w:val="14"/>
                <w:rtl/>
              </w:rPr>
              <w:t>(כלונס ראשון)</w:t>
            </w:r>
          </w:p>
        </w:tc>
        <w:tc>
          <w:tcPr>
            <w:tcW w:w="1843" w:type="dxa"/>
            <w:shd w:val="clear" w:color="auto" w:fill="auto"/>
            <w:vAlign w:val="center"/>
          </w:tcPr>
          <w:p w14:paraId="34B21088"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2E30F0F2"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26984EF4"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7EE7EC01" w14:textId="77777777" w:rsidTr="00603F1E">
        <w:tc>
          <w:tcPr>
            <w:tcW w:w="709" w:type="dxa"/>
            <w:shd w:val="clear" w:color="auto" w:fill="auto"/>
          </w:tcPr>
          <w:p w14:paraId="4136B4A9"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2</w:t>
            </w:r>
          </w:p>
        </w:tc>
        <w:tc>
          <w:tcPr>
            <w:tcW w:w="3401" w:type="dxa"/>
            <w:shd w:val="clear" w:color="auto" w:fill="auto"/>
            <w:vAlign w:val="center"/>
          </w:tcPr>
          <w:p w14:paraId="6ABD8B9D" w14:textId="77777777" w:rsidR="00EB5A81" w:rsidRPr="009C3F81" w:rsidRDefault="00EB5A81" w:rsidP="00341985">
            <w:pPr>
              <w:suppressAutoHyphens/>
              <w:autoSpaceDN w:val="0"/>
              <w:spacing w:before="20" w:after="20"/>
              <w:textAlignment w:val="baseline"/>
              <w:rPr>
                <w:rFonts w:ascii="Arial" w:eastAsia="Calibri" w:hAnsi="Arial" w:cs="Arial"/>
                <w:rtl/>
              </w:rPr>
            </w:pPr>
            <w:r w:rsidRPr="009C3F81">
              <w:rPr>
                <w:rFonts w:ascii="Arial" w:eastAsia="Calibri" w:hAnsi="Arial" w:cs="Arial"/>
                <w:rtl/>
              </w:rPr>
              <w:t>יציקת בטון באתר</w:t>
            </w:r>
            <w:r w:rsidRPr="009C3F81">
              <w:rPr>
                <w:rFonts w:ascii="Arial" w:eastAsia="Calibri" w:hAnsi="Arial" w:cs="Arial" w:hint="cs"/>
                <w:rtl/>
              </w:rPr>
              <w:t xml:space="preserve"> (קיר; עמוד - ראשון)</w:t>
            </w:r>
          </w:p>
        </w:tc>
        <w:tc>
          <w:tcPr>
            <w:tcW w:w="1843" w:type="dxa"/>
            <w:shd w:val="clear" w:color="auto" w:fill="auto"/>
            <w:vAlign w:val="center"/>
          </w:tcPr>
          <w:p w14:paraId="04A1E62C"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5207DB2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12707291"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3F75945B" w14:textId="77777777" w:rsidTr="00603F1E">
        <w:tc>
          <w:tcPr>
            <w:tcW w:w="709" w:type="dxa"/>
            <w:shd w:val="clear" w:color="auto" w:fill="auto"/>
          </w:tcPr>
          <w:p w14:paraId="2255DF92"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3</w:t>
            </w:r>
          </w:p>
        </w:tc>
        <w:tc>
          <w:tcPr>
            <w:tcW w:w="3401" w:type="dxa"/>
            <w:shd w:val="clear" w:color="auto" w:fill="auto"/>
            <w:vAlign w:val="center"/>
          </w:tcPr>
          <w:p w14:paraId="536EAB98"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 xml:space="preserve">בניית מחיצות כולל </w:t>
            </w:r>
            <w:r w:rsidRPr="009C3F81">
              <w:rPr>
                <w:rFonts w:ascii="Arial" w:eastAsia="Calibri" w:hAnsi="Arial" w:cs="Arial"/>
                <w:sz w:val="14"/>
                <w:rtl/>
              </w:rPr>
              <w:t>גימור (צבע/טיח וכו</w:t>
            </w:r>
            <w:r w:rsidRPr="009C3F81">
              <w:rPr>
                <w:rFonts w:ascii="Arial" w:eastAsia="Calibri" w:hAnsi="Arial" w:cs="Arial" w:hint="cs"/>
                <w:sz w:val="14"/>
                <w:rtl/>
              </w:rPr>
              <w:t xml:space="preserve">)  (ד. טכ) </w:t>
            </w:r>
          </w:p>
        </w:tc>
        <w:tc>
          <w:tcPr>
            <w:tcW w:w="1843" w:type="dxa"/>
            <w:shd w:val="clear" w:color="auto" w:fill="auto"/>
            <w:vAlign w:val="center"/>
          </w:tcPr>
          <w:p w14:paraId="57B9D1F7"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0EB8D237"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6365478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6AF2E99F" w14:textId="77777777" w:rsidTr="00603F1E">
        <w:tc>
          <w:tcPr>
            <w:tcW w:w="709" w:type="dxa"/>
            <w:shd w:val="clear" w:color="auto" w:fill="auto"/>
          </w:tcPr>
          <w:p w14:paraId="1CC93523"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4</w:t>
            </w:r>
          </w:p>
        </w:tc>
        <w:tc>
          <w:tcPr>
            <w:tcW w:w="3401" w:type="dxa"/>
            <w:shd w:val="clear" w:color="auto" w:fill="auto"/>
            <w:vAlign w:val="center"/>
          </w:tcPr>
          <w:p w14:paraId="6E083D87"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התקנת מערכות אינסטלציה (ד. טכ)</w:t>
            </w:r>
          </w:p>
        </w:tc>
        <w:tc>
          <w:tcPr>
            <w:tcW w:w="1843" w:type="dxa"/>
            <w:shd w:val="clear" w:color="auto" w:fill="auto"/>
            <w:vAlign w:val="center"/>
          </w:tcPr>
          <w:p w14:paraId="4D2D5EA0"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60940042"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28DABF8A"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545DC7C8" w14:textId="77777777" w:rsidTr="00603F1E">
        <w:tc>
          <w:tcPr>
            <w:tcW w:w="709" w:type="dxa"/>
            <w:shd w:val="clear" w:color="auto" w:fill="auto"/>
          </w:tcPr>
          <w:p w14:paraId="03F96676"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5</w:t>
            </w:r>
          </w:p>
        </w:tc>
        <w:tc>
          <w:tcPr>
            <w:tcW w:w="3401" w:type="dxa"/>
            <w:shd w:val="clear" w:color="auto" w:fill="auto"/>
            <w:vAlign w:val="center"/>
          </w:tcPr>
          <w:p w14:paraId="11DC6D59"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התקנת מערכת החשמל (ד. טכ)</w:t>
            </w:r>
          </w:p>
        </w:tc>
        <w:tc>
          <w:tcPr>
            <w:tcW w:w="1843" w:type="dxa"/>
            <w:shd w:val="clear" w:color="auto" w:fill="auto"/>
            <w:vAlign w:val="center"/>
          </w:tcPr>
          <w:p w14:paraId="505BB6D0"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69812E57"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1BDBA536"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6AEAFEAF" w14:textId="77777777" w:rsidTr="00603F1E">
        <w:tc>
          <w:tcPr>
            <w:tcW w:w="709" w:type="dxa"/>
            <w:shd w:val="clear" w:color="auto" w:fill="auto"/>
          </w:tcPr>
          <w:p w14:paraId="2CC62238"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6</w:t>
            </w:r>
          </w:p>
        </w:tc>
        <w:tc>
          <w:tcPr>
            <w:tcW w:w="3401" w:type="dxa"/>
            <w:shd w:val="clear" w:color="auto" w:fill="auto"/>
            <w:vAlign w:val="center"/>
          </w:tcPr>
          <w:p w14:paraId="481B7AA9"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 xml:space="preserve">איטום חדר רטוב (ד. טכ) </w:t>
            </w:r>
          </w:p>
        </w:tc>
        <w:tc>
          <w:tcPr>
            <w:tcW w:w="1843" w:type="dxa"/>
            <w:shd w:val="clear" w:color="auto" w:fill="auto"/>
            <w:vAlign w:val="center"/>
          </w:tcPr>
          <w:p w14:paraId="613D87B3"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108BC3DC"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5CE57CA0"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414A56B2" w14:textId="77777777" w:rsidTr="00603F1E">
        <w:tc>
          <w:tcPr>
            <w:tcW w:w="709" w:type="dxa"/>
            <w:shd w:val="clear" w:color="auto" w:fill="auto"/>
          </w:tcPr>
          <w:p w14:paraId="54396361"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7</w:t>
            </w:r>
          </w:p>
        </w:tc>
        <w:tc>
          <w:tcPr>
            <w:tcW w:w="3401" w:type="dxa"/>
            <w:shd w:val="clear" w:color="auto" w:fill="auto"/>
            <w:vAlign w:val="center"/>
          </w:tcPr>
          <w:p w14:paraId="38A657FB"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חיפוי קרמיקה חדר רטוב (ד. טכ)</w:t>
            </w:r>
          </w:p>
        </w:tc>
        <w:tc>
          <w:tcPr>
            <w:tcW w:w="1843" w:type="dxa"/>
            <w:shd w:val="clear" w:color="auto" w:fill="auto"/>
            <w:vAlign w:val="center"/>
          </w:tcPr>
          <w:p w14:paraId="608A068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2A2A75A4"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39EFD850"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7EA17D04" w14:textId="77777777" w:rsidTr="00603F1E">
        <w:tc>
          <w:tcPr>
            <w:tcW w:w="709" w:type="dxa"/>
            <w:shd w:val="clear" w:color="auto" w:fill="auto"/>
          </w:tcPr>
          <w:p w14:paraId="5BECB823"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8</w:t>
            </w:r>
          </w:p>
        </w:tc>
        <w:tc>
          <w:tcPr>
            <w:tcW w:w="3401" w:type="dxa"/>
            <w:shd w:val="clear" w:color="auto" w:fill="auto"/>
            <w:vAlign w:val="center"/>
          </w:tcPr>
          <w:p w14:paraId="23610FE0"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חיפוי אבן/אתר/טרומי</w:t>
            </w:r>
          </w:p>
        </w:tc>
        <w:tc>
          <w:tcPr>
            <w:tcW w:w="1843" w:type="dxa"/>
            <w:shd w:val="clear" w:color="auto" w:fill="auto"/>
            <w:vAlign w:val="center"/>
          </w:tcPr>
          <w:p w14:paraId="5DAAD333"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7D7528A9"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12A5D322"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3F4F42B1" w14:textId="77777777" w:rsidTr="00603F1E">
        <w:tc>
          <w:tcPr>
            <w:tcW w:w="709" w:type="dxa"/>
            <w:shd w:val="clear" w:color="auto" w:fill="auto"/>
          </w:tcPr>
          <w:p w14:paraId="1445EF1A"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9</w:t>
            </w:r>
          </w:p>
        </w:tc>
        <w:tc>
          <w:tcPr>
            <w:tcW w:w="3401" w:type="dxa"/>
            <w:shd w:val="clear" w:color="auto" w:fill="auto"/>
            <w:vAlign w:val="center"/>
          </w:tcPr>
          <w:p w14:paraId="59F27A9B"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איטום מרפסת (ד. טכ)</w:t>
            </w:r>
          </w:p>
        </w:tc>
        <w:tc>
          <w:tcPr>
            <w:tcW w:w="1843" w:type="dxa"/>
            <w:shd w:val="clear" w:color="auto" w:fill="auto"/>
            <w:vAlign w:val="center"/>
          </w:tcPr>
          <w:p w14:paraId="4656750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7DD597BD"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062B1EF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28F2B7D7" w14:textId="77777777" w:rsidTr="00603F1E">
        <w:tc>
          <w:tcPr>
            <w:tcW w:w="709" w:type="dxa"/>
            <w:shd w:val="clear" w:color="auto" w:fill="auto"/>
          </w:tcPr>
          <w:p w14:paraId="5EBE6826"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10</w:t>
            </w:r>
          </w:p>
        </w:tc>
        <w:tc>
          <w:tcPr>
            <w:tcW w:w="3401" w:type="dxa"/>
            <w:shd w:val="clear" w:color="auto" w:fill="auto"/>
            <w:vAlign w:val="center"/>
          </w:tcPr>
          <w:p w14:paraId="49AE7091"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הנחת ריצוף (ד. טכ)</w:t>
            </w:r>
          </w:p>
        </w:tc>
        <w:tc>
          <w:tcPr>
            <w:tcW w:w="1843" w:type="dxa"/>
            <w:shd w:val="clear" w:color="auto" w:fill="auto"/>
            <w:vAlign w:val="center"/>
          </w:tcPr>
          <w:p w14:paraId="442140B2"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4ABBB438"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1DFDB418"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7795F810" w14:textId="77777777" w:rsidTr="00603F1E">
        <w:tc>
          <w:tcPr>
            <w:tcW w:w="709" w:type="dxa"/>
            <w:shd w:val="clear" w:color="auto" w:fill="auto"/>
          </w:tcPr>
          <w:p w14:paraId="028372A6"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11</w:t>
            </w:r>
          </w:p>
        </w:tc>
        <w:tc>
          <w:tcPr>
            <w:tcW w:w="3401" w:type="dxa"/>
            <w:shd w:val="clear" w:color="auto" w:fill="auto"/>
            <w:vAlign w:val="center"/>
          </w:tcPr>
          <w:p w14:paraId="07D1FEFC"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התקנת אלומיניום (ד. טכ)</w:t>
            </w:r>
          </w:p>
        </w:tc>
        <w:tc>
          <w:tcPr>
            <w:tcW w:w="1843" w:type="dxa"/>
            <w:shd w:val="clear" w:color="auto" w:fill="auto"/>
            <w:vAlign w:val="center"/>
          </w:tcPr>
          <w:p w14:paraId="1E2FB143"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26B02C27"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4F9A9013"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3ED186FB" w14:textId="77777777" w:rsidTr="00603F1E">
        <w:tc>
          <w:tcPr>
            <w:tcW w:w="709" w:type="dxa"/>
            <w:shd w:val="clear" w:color="auto" w:fill="auto"/>
          </w:tcPr>
          <w:p w14:paraId="4F5A6729"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12</w:t>
            </w:r>
          </w:p>
        </w:tc>
        <w:tc>
          <w:tcPr>
            <w:tcW w:w="3401" w:type="dxa"/>
            <w:shd w:val="clear" w:color="auto" w:fill="auto"/>
            <w:vAlign w:val="center"/>
          </w:tcPr>
          <w:p w14:paraId="5A3478B8"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איטום גגות (חניון/גג עליון)</w:t>
            </w:r>
          </w:p>
        </w:tc>
        <w:tc>
          <w:tcPr>
            <w:tcW w:w="1843" w:type="dxa"/>
            <w:shd w:val="clear" w:color="auto" w:fill="auto"/>
            <w:vAlign w:val="center"/>
          </w:tcPr>
          <w:p w14:paraId="2A08091B"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1152179E"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1560D4D4"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bl>
    <w:p w14:paraId="07342D58" w14:textId="77777777" w:rsidR="00EB5A81" w:rsidRPr="009C3F81" w:rsidRDefault="00EB5A81" w:rsidP="00EB5A81">
      <w:pPr>
        <w:suppressAutoHyphens/>
        <w:autoSpaceDN w:val="0"/>
        <w:spacing w:before="240" w:after="40"/>
        <w:ind w:left="397"/>
        <w:jc w:val="both"/>
        <w:textAlignment w:val="baseline"/>
        <w:rPr>
          <w:rFonts w:ascii="Arial" w:eastAsia="Calibri" w:hAnsi="Arial" w:cs="Arial"/>
          <w:sz w:val="16"/>
          <w:rtl/>
        </w:rPr>
      </w:pPr>
      <w:r w:rsidRPr="009C3F81">
        <w:rPr>
          <w:rFonts w:ascii="Arial" w:eastAsia="Calibri" w:hAnsi="Arial" w:cs="Arial"/>
          <w:sz w:val="14"/>
          <w:rtl/>
        </w:rPr>
        <w:t>ד. טכ. = דירה טכנית</w:t>
      </w:r>
    </w:p>
    <w:p w14:paraId="77BC3A7E" w14:textId="77777777" w:rsidR="00661BCC" w:rsidRPr="00661BCC" w:rsidRDefault="00EB5A81" w:rsidP="00661BCC">
      <w:pPr>
        <w:suppressAutoHyphens/>
        <w:autoSpaceDN w:val="0"/>
        <w:spacing w:after="40"/>
        <w:ind w:left="397"/>
        <w:jc w:val="both"/>
        <w:textAlignment w:val="baseline"/>
        <w:rPr>
          <w:rFonts w:ascii="Arial" w:eastAsia="Calibri" w:hAnsi="Arial" w:cs="Arial"/>
          <w:rtl/>
        </w:rPr>
      </w:pPr>
      <w:r w:rsidRPr="009A0CF9">
        <w:rPr>
          <w:rFonts w:ascii="Arial" w:eastAsia="Calibri" w:hAnsi="Arial" w:cs="Arial" w:hint="cs"/>
          <w:rtl/>
        </w:rPr>
        <w:t xml:space="preserve">ק.טכ = קומה טכנית -  רכוש משותף </w:t>
      </w:r>
    </w:p>
    <w:p w14:paraId="0B1CF674" w14:textId="77777777" w:rsidR="00EB5A81" w:rsidRPr="009C3F81" w:rsidRDefault="00EB5A81" w:rsidP="00EB5A81">
      <w:pPr>
        <w:spacing w:before="120" w:line="480" w:lineRule="auto"/>
        <w:rPr>
          <w:b/>
          <w:bCs/>
          <w:szCs w:val="24"/>
          <w:u w:val="single"/>
        </w:rPr>
      </w:pPr>
      <w:r w:rsidRPr="009C3F81">
        <w:rPr>
          <w:rFonts w:hint="cs"/>
          <w:b/>
          <w:bCs/>
          <w:szCs w:val="24"/>
          <w:u w:val="single"/>
          <w:rtl/>
        </w:rPr>
        <w:t>בקרה:</w:t>
      </w:r>
    </w:p>
    <w:p w14:paraId="71276B39" w14:textId="77777777" w:rsidR="00EB5A81" w:rsidRPr="009C3F81" w:rsidRDefault="00EB5A81" w:rsidP="00EB5A81">
      <w:pPr>
        <w:numPr>
          <w:ilvl w:val="2"/>
          <w:numId w:val="31"/>
        </w:numPr>
        <w:spacing w:after="120"/>
        <w:ind w:left="1225" w:hanging="505"/>
        <w:rPr>
          <w:noProof/>
          <w:szCs w:val="24"/>
        </w:rPr>
      </w:pPr>
      <w:r w:rsidRPr="009C3F81">
        <w:rPr>
          <w:rFonts w:hint="cs"/>
          <w:noProof/>
          <w:szCs w:val="24"/>
          <w:rtl/>
        </w:rPr>
        <w:t xml:space="preserve"> המפקח ינהל טבלת מעקב עם עמודות לציון תאריכי מבדקי האיכות השוטפים.</w:t>
      </w:r>
    </w:p>
    <w:p w14:paraId="1049548F" w14:textId="77777777" w:rsidR="00EB5A81" w:rsidRPr="009C3F81" w:rsidRDefault="00EB5A81" w:rsidP="00EB5A81">
      <w:pPr>
        <w:numPr>
          <w:ilvl w:val="2"/>
          <w:numId w:val="31"/>
        </w:numPr>
        <w:spacing w:after="120"/>
        <w:ind w:left="1225" w:hanging="505"/>
        <w:rPr>
          <w:noProof/>
          <w:szCs w:val="24"/>
        </w:rPr>
      </w:pPr>
      <w:r w:rsidRPr="009C3F81">
        <w:rPr>
          <w:rFonts w:hint="cs"/>
          <w:noProof/>
          <w:szCs w:val="24"/>
          <w:rtl/>
        </w:rPr>
        <w:t>המפקח ינהל טבלת מעקב של אי-התאמות ופעילויות מתקנות.</w:t>
      </w:r>
    </w:p>
    <w:p w14:paraId="683DA652" w14:textId="77777777" w:rsidR="00EB5A81" w:rsidRPr="009C3F81" w:rsidRDefault="00EB5A81" w:rsidP="00EB5A81">
      <w:pPr>
        <w:numPr>
          <w:ilvl w:val="2"/>
          <w:numId w:val="31"/>
        </w:numPr>
        <w:spacing w:after="360"/>
        <w:ind w:left="1225" w:hanging="505"/>
        <w:rPr>
          <w:noProof/>
          <w:szCs w:val="24"/>
        </w:rPr>
      </w:pPr>
      <w:r w:rsidRPr="009C3F81">
        <w:rPr>
          <w:rFonts w:hint="cs"/>
          <w:noProof/>
          <w:szCs w:val="24"/>
          <w:rtl/>
        </w:rPr>
        <w:t xml:space="preserve">יש לבצע מספר מבדקים בדירות שונות, בלפחות 10% מסה"כ הדירות באתר. </w:t>
      </w:r>
    </w:p>
    <w:p w14:paraId="202296B8" w14:textId="77777777" w:rsidR="00EB5A81" w:rsidRPr="009C3F81" w:rsidRDefault="00EB5A81" w:rsidP="00EB5A81">
      <w:pPr>
        <w:numPr>
          <w:ilvl w:val="0"/>
          <w:numId w:val="31"/>
        </w:numPr>
        <w:spacing w:after="240"/>
        <w:ind w:left="357" w:hanging="357"/>
        <w:rPr>
          <w:b/>
          <w:bCs/>
          <w:szCs w:val="24"/>
          <w:u w:val="single"/>
        </w:rPr>
      </w:pPr>
      <w:r w:rsidRPr="009C3F81">
        <w:rPr>
          <w:rFonts w:hint="cs"/>
          <w:b/>
          <w:bCs/>
          <w:szCs w:val="24"/>
          <w:u w:val="single"/>
          <w:rtl/>
        </w:rPr>
        <w:t>נספחים:</w:t>
      </w:r>
    </w:p>
    <w:p w14:paraId="69FCDF24" w14:textId="77777777" w:rsidR="00EB5A81" w:rsidRPr="009C3F81" w:rsidRDefault="00EB5A81" w:rsidP="00EB5A81">
      <w:pPr>
        <w:numPr>
          <w:ilvl w:val="1"/>
          <w:numId w:val="31"/>
        </w:numPr>
        <w:spacing w:after="120"/>
        <w:ind w:left="715" w:hanging="431"/>
        <w:rPr>
          <w:szCs w:val="24"/>
        </w:rPr>
      </w:pPr>
      <w:r w:rsidRPr="009C3F81">
        <w:rPr>
          <w:rFonts w:hint="cs"/>
          <w:szCs w:val="24"/>
          <w:rtl/>
        </w:rPr>
        <w:t xml:space="preserve">נספח מס' 1 </w:t>
      </w:r>
      <w:r w:rsidRPr="009C3F81">
        <w:rPr>
          <w:szCs w:val="24"/>
          <w:rtl/>
        </w:rPr>
        <w:t>–</w:t>
      </w:r>
      <w:r w:rsidRPr="009C3F81">
        <w:rPr>
          <w:rFonts w:hint="cs"/>
          <w:szCs w:val="24"/>
          <w:rtl/>
        </w:rPr>
        <w:t xml:space="preserve"> פורמט דוח חודשי למפקח (טופס מס' 320)</w:t>
      </w:r>
    </w:p>
    <w:p w14:paraId="2509612A" w14:textId="77777777" w:rsidR="00EB5A81" w:rsidRPr="009C3F81" w:rsidRDefault="00EB5A81" w:rsidP="00EB5A81">
      <w:pPr>
        <w:numPr>
          <w:ilvl w:val="1"/>
          <w:numId w:val="31"/>
        </w:numPr>
        <w:spacing w:after="120"/>
        <w:ind w:left="715" w:hanging="431"/>
        <w:rPr>
          <w:szCs w:val="24"/>
        </w:rPr>
      </w:pPr>
      <w:r w:rsidRPr="009C3F81">
        <w:rPr>
          <w:rFonts w:hint="cs"/>
          <w:szCs w:val="24"/>
          <w:rtl/>
        </w:rPr>
        <w:t xml:space="preserve">נספח מס' 2 </w:t>
      </w:r>
      <w:r w:rsidRPr="009C3F81">
        <w:rPr>
          <w:szCs w:val="24"/>
          <w:rtl/>
        </w:rPr>
        <w:t>–</w:t>
      </w:r>
      <w:r w:rsidRPr="009C3F81">
        <w:rPr>
          <w:rFonts w:hint="cs"/>
          <w:szCs w:val="24"/>
          <w:rtl/>
        </w:rPr>
        <w:t xml:space="preserve"> רשימות תיוג לבקרת איכות בתהליך:</w:t>
      </w:r>
    </w:p>
    <w:p w14:paraId="73E1501C" w14:textId="77777777" w:rsidR="00EB5A81" w:rsidRPr="009C3F81" w:rsidRDefault="00EB5A81" w:rsidP="00EB5A81">
      <w:pPr>
        <w:numPr>
          <w:ilvl w:val="2"/>
          <w:numId w:val="32"/>
        </w:numPr>
        <w:spacing w:before="120" w:after="40"/>
        <w:ind w:left="1225" w:hanging="505"/>
        <w:jc w:val="both"/>
        <w:rPr>
          <w:szCs w:val="24"/>
        </w:rPr>
      </w:pPr>
      <w:r w:rsidRPr="009C3F81">
        <w:rPr>
          <w:rFonts w:hint="cs"/>
          <w:szCs w:val="24"/>
          <w:rtl/>
        </w:rPr>
        <w:t>רשימת תיוג:  קידוח ויציקת כלונסאות</w:t>
      </w:r>
      <w:r w:rsidRPr="009C3F81">
        <w:rPr>
          <w:rFonts w:hint="cs"/>
          <w:szCs w:val="24"/>
          <w:rtl/>
        </w:rPr>
        <w:tab/>
      </w:r>
      <w:r w:rsidRPr="009C3F81">
        <w:rPr>
          <w:rFonts w:hint="cs"/>
          <w:szCs w:val="24"/>
          <w:rtl/>
        </w:rPr>
        <w:tab/>
        <w:t xml:space="preserve"> מס' </w:t>
      </w:r>
      <w:r w:rsidRPr="009C3F81">
        <w:rPr>
          <w:rFonts w:hint="cs"/>
          <w:szCs w:val="24"/>
          <w:rtl/>
        </w:rPr>
        <w:tab/>
        <w:t>02/001</w:t>
      </w:r>
    </w:p>
    <w:p w14:paraId="25CB49CB"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רשימת תיוג:</w:t>
      </w:r>
      <w:r w:rsidRPr="009C3F81">
        <w:rPr>
          <w:rFonts w:hint="cs"/>
          <w:szCs w:val="24"/>
          <w:rtl/>
        </w:rPr>
        <w:t xml:space="preserve"> יציקת בטון</w:t>
      </w:r>
      <w:r w:rsidRPr="009C3F81">
        <w:rPr>
          <w:szCs w:val="24"/>
          <w:rtl/>
        </w:rPr>
        <w:tab/>
      </w:r>
      <w:r w:rsidRPr="009C3F81">
        <w:rPr>
          <w:szCs w:val="24"/>
          <w:rtl/>
        </w:rPr>
        <w:tab/>
      </w:r>
      <w:r w:rsidRPr="009C3F81">
        <w:rPr>
          <w:rFonts w:hint="cs"/>
          <w:szCs w:val="24"/>
          <w:rtl/>
        </w:rPr>
        <w:tab/>
      </w:r>
      <w:r w:rsidRPr="009C3F81">
        <w:rPr>
          <w:rFonts w:hint="cs"/>
          <w:szCs w:val="24"/>
          <w:rtl/>
        </w:rPr>
        <w:tab/>
      </w:r>
      <w:r w:rsidRPr="009C3F81">
        <w:rPr>
          <w:szCs w:val="24"/>
          <w:rtl/>
        </w:rPr>
        <w:t xml:space="preserve"> מס'</w:t>
      </w:r>
      <w:r w:rsidRPr="009C3F81">
        <w:rPr>
          <w:szCs w:val="24"/>
          <w:rtl/>
        </w:rPr>
        <w:tab/>
        <w:t>02/002</w:t>
      </w:r>
    </w:p>
    <w:p w14:paraId="02DAC1E6" w14:textId="77777777" w:rsidR="00EB5A81" w:rsidRPr="009C3F81" w:rsidRDefault="00EB5A81" w:rsidP="00EB5A81">
      <w:pPr>
        <w:numPr>
          <w:ilvl w:val="2"/>
          <w:numId w:val="32"/>
        </w:numPr>
        <w:spacing w:before="120" w:after="40"/>
        <w:ind w:left="1225" w:hanging="505"/>
        <w:jc w:val="both"/>
        <w:rPr>
          <w:szCs w:val="24"/>
        </w:rPr>
      </w:pPr>
      <w:r w:rsidRPr="009C3F81">
        <w:rPr>
          <w:rFonts w:hint="cs"/>
          <w:szCs w:val="24"/>
          <w:rtl/>
        </w:rPr>
        <w:t>רשימת תיוג : עבודות בניה</w:t>
      </w:r>
      <w:r w:rsidRPr="009C3F81">
        <w:rPr>
          <w:rFonts w:hint="cs"/>
          <w:szCs w:val="24"/>
          <w:rtl/>
        </w:rPr>
        <w:tab/>
      </w:r>
      <w:r w:rsidRPr="009C3F81">
        <w:rPr>
          <w:rFonts w:hint="cs"/>
          <w:szCs w:val="24"/>
          <w:rtl/>
        </w:rPr>
        <w:tab/>
      </w:r>
      <w:r w:rsidRPr="009C3F81">
        <w:rPr>
          <w:rFonts w:hint="cs"/>
          <w:szCs w:val="24"/>
          <w:rtl/>
        </w:rPr>
        <w:tab/>
      </w:r>
      <w:r w:rsidRPr="009C3F81">
        <w:rPr>
          <w:rFonts w:hint="cs"/>
          <w:szCs w:val="24"/>
          <w:rtl/>
        </w:rPr>
        <w:tab/>
        <w:t xml:space="preserve">מס' </w:t>
      </w:r>
      <w:r w:rsidRPr="009C3F81">
        <w:rPr>
          <w:rFonts w:hint="cs"/>
          <w:szCs w:val="24"/>
          <w:rtl/>
        </w:rPr>
        <w:tab/>
        <w:t>02/003</w:t>
      </w:r>
    </w:p>
    <w:p w14:paraId="1D4D3D2B"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רשימת תיוג:  עבודות אינסטלציה</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4</w:t>
      </w:r>
    </w:p>
    <w:p w14:paraId="37305F55"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עבודות חשמל </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5</w:t>
      </w:r>
    </w:p>
    <w:p w14:paraId="55C62003"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איטום מרפסות שמש/חדרים רטובים </w:t>
      </w:r>
      <w:r w:rsidRPr="009C3F81">
        <w:rPr>
          <w:szCs w:val="24"/>
          <w:rtl/>
        </w:rPr>
        <w:tab/>
        <w:t>מס'</w:t>
      </w:r>
      <w:r w:rsidRPr="009C3F81">
        <w:rPr>
          <w:szCs w:val="24"/>
          <w:rtl/>
        </w:rPr>
        <w:tab/>
        <w:t>02/00</w:t>
      </w:r>
      <w:r w:rsidRPr="009C3F81">
        <w:rPr>
          <w:rFonts w:hint="cs"/>
          <w:szCs w:val="24"/>
          <w:rtl/>
        </w:rPr>
        <w:t>6</w:t>
      </w:r>
    </w:p>
    <w:p w14:paraId="2CC6EEA7"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חיפוי קרמיקה </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7</w:t>
      </w:r>
    </w:p>
    <w:p w14:paraId="66BE5528" w14:textId="77777777" w:rsidR="00EB5A81" w:rsidRPr="009C3F81" w:rsidRDefault="00EB5A81" w:rsidP="00EB5A81">
      <w:pPr>
        <w:numPr>
          <w:ilvl w:val="2"/>
          <w:numId w:val="32"/>
        </w:numPr>
        <w:spacing w:before="120" w:after="40"/>
        <w:ind w:left="1225" w:hanging="505"/>
        <w:jc w:val="both"/>
        <w:rPr>
          <w:szCs w:val="24"/>
          <w:rtl/>
        </w:rPr>
      </w:pPr>
      <w:r w:rsidRPr="009C3F81">
        <w:rPr>
          <w:szCs w:val="24"/>
          <w:rtl/>
        </w:rPr>
        <w:t xml:space="preserve">רשימת תיוג:  חיפוי אבן </w:t>
      </w:r>
      <w:r w:rsidRPr="009C3F81">
        <w:rPr>
          <w:szCs w:val="24"/>
          <w:rtl/>
        </w:rPr>
        <w:tab/>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8</w:t>
      </w:r>
      <w:r w:rsidRPr="009C3F81">
        <w:rPr>
          <w:szCs w:val="24"/>
          <w:rtl/>
        </w:rPr>
        <w:t xml:space="preserve"> </w:t>
      </w:r>
    </w:p>
    <w:p w14:paraId="2ED5CD3A"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איטום מרפסת </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9</w:t>
      </w:r>
    </w:p>
    <w:p w14:paraId="5B2F00E9" w14:textId="77777777" w:rsidR="00EB5A81" w:rsidRPr="009C3F81" w:rsidRDefault="00EB5A81" w:rsidP="00EB5A81">
      <w:pPr>
        <w:numPr>
          <w:ilvl w:val="2"/>
          <w:numId w:val="32"/>
        </w:numPr>
        <w:spacing w:before="120" w:after="40"/>
        <w:jc w:val="both"/>
        <w:rPr>
          <w:szCs w:val="24"/>
        </w:rPr>
      </w:pPr>
      <w:r w:rsidRPr="009C3F81">
        <w:rPr>
          <w:szCs w:val="24"/>
          <w:rtl/>
        </w:rPr>
        <w:t xml:space="preserve">רשימת תיוג:  הנחת ריצוף </w:t>
      </w:r>
      <w:r w:rsidRPr="009C3F81">
        <w:rPr>
          <w:szCs w:val="24"/>
          <w:rtl/>
        </w:rPr>
        <w:tab/>
      </w:r>
      <w:r w:rsidRPr="009C3F81">
        <w:rPr>
          <w:szCs w:val="24"/>
          <w:rtl/>
        </w:rPr>
        <w:tab/>
      </w:r>
      <w:r w:rsidRPr="009C3F81">
        <w:rPr>
          <w:szCs w:val="24"/>
          <w:rtl/>
        </w:rPr>
        <w:tab/>
      </w:r>
      <w:r w:rsidRPr="009C3F81">
        <w:rPr>
          <w:szCs w:val="24"/>
          <w:rtl/>
        </w:rPr>
        <w:tab/>
        <w:t>מס'</w:t>
      </w:r>
      <w:r w:rsidRPr="009C3F81">
        <w:rPr>
          <w:szCs w:val="24"/>
          <w:rtl/>
        </w:rPr>
        <w:tab/>
        <w:t>02/0</w:t>
      </w:r>
      <w:r w:rsidRPr="009C3F81">
        <w:rPr>
          <w:rFonts w:hint="cs"/>
          <w:szCs w:val="24"/>
          <w:rtl/>
        </w:rPr>
        <w:t>10</w:t>
      </w:r>
    </w:p>
    <w:p w14:paraId="3542D87E" w14:textId="77777777" w:rsidR="00EB5A81" w:rsidRPr="009C3F81" w:rsidRDefault="00EB5A81" w:rsidP="00EB5A81">
      <w:pPr>
        <w:numPr>
          <w:ilvl w:val="2"/>
          <w:numId w:val="32"/>
        </w:numPr>
        <w:spacing w:before="120" w:after="40"/>
        <w:jc w:val="both"/>
        <w:rPr>
          <w:szCs w:val="24"/>
        </w:rPr>
      </w:pPr>
      <w:r w:rsidRPr="009C3F81">
        <w:rPr>
          <w:szCs w:val="24"/>
          <w:rtl/>
        </w:rPr>
        <w:t xml:space="preserve">רשימת תיוג:  התקנת אלומיניום  </w:t>
      </w:r>
      <w:r w:rsidRPr="009C3F81">
        <w:rPr>
          <w:szCs w:val="24"/>
          <w:rtl/>
        </w:rPr>
        <w:tab/>
      </w:r>
      <w:r w:rsidRPr="009C3F81">
        <w:rPr>
          <w:szCs w:val="24"/>
          <w:rtl/>
        </w:rPr>
        <w:tab/>
      </w:r>
      <w:r w:rsidRPr="009C3F81">
        <w:rPr>
          <w:rFonts w:hint="cs"/>
          <w:szCs w:val="24"/>
          <w:rtl/>
        </w:rPr>
        <w:tab/>
      </w:r>
      <w:r w:rsidRPr="009C3F81">
        <w:rPr>
          <w:szCs w:val="24"/>
          <w:rtl/>
        </w:rPr>
        <w:t xml:space="preserve">מס' </w:t>
      </w:r>
      <w:r w:rsidRPr="009C3F81">
        <w:rPr>
          <w:rFonts w:hint="cs"/>
          <w:szCs w:val="24"/>
          <w:rtl/>
        </w:rPr>
        <w:tab/>
      </w:r>
      <w:r w:rsidRPr="009C3F81">
        <w:rPr>
          <w:szCs w:val="24"/>
          <w:rtl/>
        </w:rPr>
        <w:t xml:space="preserve"> 02/0</w:t>
      </w:r>
      <w:r w:rsidRPr="009C3F81">
        <w:rPr>
          <w:rFonts w:hint="cs"/>
          <w:szCs w:val="24"/>
          <w:rtl/>
        </w:rPr>
        <w:t>11</w:t>
      </w:r>
    </w:p>
    <w:p w14:paraId="60781830" w14:textId="77777777" w:rsidR="00EB5A81" w:rsidRPr="009C3F81" w:rsidRDefault="00EB5A81" w:rsidP="00EB5A81">
      <w:pPr>
        <w:numPr>
          <w:ilvl w:val="2"/>
          <w:numId w:val="32"/>
        </w:numPr>
        <w:spacing w:before="120" w:after="40"/>
        <w:jc w:val="both"/>
        <w:rPr>
          <w:szCs w:val="24"/>
        </w:rPr>
      </w:pPr>
      <w:r w:rsidRPr="009C3F81">
        <w:rPr>
          <w:szCs w:val="24"/>
          <w:rtl/>
        </w:rPr>
        <w:t xml:space="preserve">רשימת תיוג:  איטום גג/חניון </w:t>
      </w:r>
      <w:r w:rsidRPr="009C3F81">
        <w:rPr>
          <w:szCs w:val="24"/>
          <w:rtl/>
        </w:rPr>
        <w:tab/>
      </w:r>
      <w:r w:rsidRPr="009C3F81">
        <w:rPr>
          <w:szCs w:val="24"/>
          <w:rtl/>
        </w:rPr>
        <w:tab/>
      </w:r>
      <w:r w:rsidRPr="009C3F81">
        <w:rPr>
          <w:szCs w:val="24"/>
          <w:rtl/>
        </w:rPr>
        <w:tab/>
        <w:t>מס'</w:t>
      </w:r>
      <w:r w:rsidRPr="009C3F81">
        <w:rPr>
          <w:rFonts w:hint="cs"/>
          <w:szCs w:val="24"/>
          <w:rtl/>
        </w:rPr>
        <w:tab/>
      </w:r>
      <w:r w:rsidRPr="009C3F81">
        <w:rPr>
          <w:szCs w:val="24"/>
          <w:rtl/>
        </w:rPr>
        <w:t xml:space="preserve"> 02/0</w:t>
      </w:r>
      <w:r w:rsidRPr="009C3F81">
        <w:rPr>
          <w:rFonts w:hint="cs"/>
          <w:szCs w:val="24"/>
          <w:rtl/>
        </w:rPr>
        <w:t>12</w:t>
      </w:r>
    </w:p>
    <w:p w14:paraId="7A44CF09" w14:textId="77777777" w:rsidR="00EB5A81" w:rsidRPr="009C3F81" w:rsidRDefault="00EB5A81" w:rsidP="00EB5A81">
      <w:pPr>
        <w:numPr>
          <w:ilvl w:val="2"/>
          <w:numId w:val="32"/>
        </w:numPr>
        <w:spacing w:after="40"/>
        <w:ind w:left="1225" w:hanging="505"/>
        <w:jc w:val="both"/>
        <w:rPr>
          <w:szCs w:val="24"/>
        </w:rPr>
      </w:pPr>
      <w:r w:rsidRPr="009C3F81">
        <w:rPr>
          <w:rFonts w:hint="cs"/>
          <w:szCs w:val="24"/>
          <w:rtl/>
        </w:rPr>
        <w:t>רשימת תיוג: עבודות פיתוח</w:t>
      </w:r>
      <w:r w:rsidRPr="009C3F81">
        <w:rPr>
          <w:rFonts w:hint="cs"/>
          <w:szCs w:val="24"/>
          <w:rtl/>
        </w:rPr>
        <w:tab/>
      </w:r>
      <w:r w:rsidRPr="009C3F81">
        <w:rPr>
          <w:rFonts w:hint="cs"/>
          <w:szCs w:val="24"/>
          <w:rtl/>
        </w:rPr>
        <w:tab/>
      </w:r>
      <w:r w:rsidRPr="009C3F81">
        <w:rPr>
          <w:rFonts w:hint="cs"/>
          <w:szCs w:val="24"/>
          <w:rtl/>
        </w:rPr>
        <w:tab/>
      </w:r>
      <w:r w:rsidRPr="009C3F81">
        <w:rPr>
          <w:rFonts w:hint="cs"/>
          <w:szCs w:val="24"/>
          <w:rtl/>
        </w:rPr>
        <w:tab/>
        <w:t>מס'</w:t>
      </w:r>
      <w:r w:rsidRPr="009C3F81">
        <w:rPr>
          <w:rFonts w:hint="cs"/>
          <w:szCs w:val="24"/>
          <w:rtl/>
        </w:rPr>
        <w:tab/>
        <w:t>02/013</w:t>
      </w:r>
    </w:p>
    <w:p w14:paraId="3CC79829" w14:textId="77777777" w:rsidR="00EB5A81" w:rsidRDefault="00EB5A81" w:rsidP="00EB5A81">
      <w:pPr>
        <w:numPr>
          <w:ilvl w:val="1"/>
          <w:numId w:val="31"/>
        </w:numPr>
        <w:spacing w:before="120" w:line="480" w:lineRule="auto"/>
        <w:rPr>
          <w:szCs w:val="24"/>
        </w:rPr>
      </w:pPr>
      <w:r w:rsidRPr="009C3F81">
        <w:rPr>
          <w:rFonts w:hint="cs"/>
          <w:szCs w:val="24"/>
          <w:rtl/>
        </w:rPr>
        <w:t xml:space="preserve">נספח מס' 3 - </w:t>
      </w:r>
      <w:r w:rsidRPr="009C3F81">
        <w:rPr>
          <w:szCs w:val="24"/>
          <w:rtl/>
        </w:rPr>
        <w:t xml:space="preserve">בדיקות </w:t>
      </w:r>
      <w:r w:rsidRPr="009C3F81">
        <w:rPr>
          <w:rFonts w:hint="cs"/>
          <w:szCs w:val="24"/>
          <w:rtl/>
        </w:rPr>
        <w:t xml:space="preserve">נדרשות </w:t>
      </w:r>
      <w:r w:rsidRPr="009C3F81">
        <w:rPr>
          <w:szCs w:val="24"/>
          <w:rtl/>
        </w:rPr>
        <w:t>–</w:t>
      </w:r>
      <w:r w:rsidRPr="009C3F81">
        <w:rPr>
          <w:rFonts w:hint="cs"/>
          <w:szCs w:val="24"/>
          <w:rtl/>
        </w:rPr>
        <w:t xml:space="preserve"> מעבדה ויועצים (דוגמא).</w:t>
      </w:r>
    </w:p>
    <w:p w14:paraId="50253B87" w14:textId="77777777" w:rsidR="00EB5A81" w:rsidRPr="009C3F81" w:rsidRDefault="00EB5A81" w:rsidP="00EB5A81">
      <w:pPr>
        <w:spacing w:before="120" w:line="480" w:lineRule="auto"/>
        <w:ind w:left="308"/>
        <w:rPr>
          <w:szCs w:val="24"/>
        </w:rPr>
      </w:pPr>
      <w:r>
        <w:rPr>
          <w:rFonts w:hint="cs"/>
          <w:szCs w:val="24"/>
          <w:rtl/>
        </w:rPr>
        <w:t>(ראה הנספחים להלן)</w:t>
      </w:r>
    </w:p>
    <w:p w14:paraId="3F6993B1" w14:textId="77777777" w:rsidR="00EB5A81" w:rsidRPr="009C3F81" w:rsidRDefault="00EB5A81" w:rsidP="00EB5A81">
      <w:pPr>
        <w:spacing w:before="120" w:line="480" w:lineRule="auto"/>
        <w:ind w:left="792"/>
        <w:jc w:val="right"/>
        <w:rPr>
          <w:rtl/>
        </w:rPr>
      </w:pPr>
      <w:r w:rsidRPr="009C3F81">
        <w:rPr>
          <w:b/>
          <w:bCs/>
          <w:szCs w:val="24"/>
          <w:rtl/>
        </w:rPr>
        <w:br w:type="page"/>
      </w:r>
      <w:r w:rsidRPr="009C3F81">
        <w:rPr>
          <w:rFonts w:hint="cs"/>
          <w:rtl/>
        </w:rPr>
        <w:t>טופס מס' 320</w:t>
      </w:r>
    </w:p>
    <w:p w14:paraId="5053CB7C" w14:textId="77777777" w:rsidR="00EB5A81" w:rsidRPr="009A0CF9" w:rsidRDefault="00EB5A81" w:rsidP="00EB5A81">
      <w:pPr>
        <w:spacing w:before="120" w:line="480" w:lineRule="auto"/>
        <w:ind w:left="24"/>
        <w:jc w:val="both"/>
        <w:rPr>
          <w:b/>
          <w:bCs/>
          <w:sz w:val="24"/>
          <w:szCs w:val="24"/>
          <w:u w:val="single"/>
          <w:rtl/>
        </w:rPr>
      </w:pPr>
      <w:r w:rsidRPr="009A0CF9">
        <w:rPr>
          <w:rFonts w:hint="cs"/>
          <w:b/>
          <w:bCs/>
          <w:sz w:val="24"/>
          <w:szCs w:val="24"/>
          <w:u w:val="single"/>
          <w:rtl/>
        </w:rPr>
        <w:t xml:space="preserve">6.1 </w:t>
      </w:r>
      <w:r w:rsidRPr="009A0CF9">
        <w:rPr>
          <w:b/>
          <w:bCs/>
          <w:sz w:val="24"/>
          <w:szCs w:val="24"/>
          <w:u w:val="single"/>
          <w:rtl/>
        </w:rPr>
        <w:tab/>
      </w:r>
      <w:r w:rsidRPr="009A0CF9">
        <w:rPr>
          <w:rFonts w:hint="cs"/>
          <w:b/>
          <w:bCs/>
          <w:sz w:val="24"/>
          <w:szCs w:val="24"/>
          <w:u w:val="single"/>
          <w:rtl/>
        </w:rPr>
        <w:t xml:space="preserve">נספח מס' 1 </w:t>
      </w:r>
      <w:r w:rsidRPr="009A0CF9">
        <w:rPr>
          <w:rFonts w:hint="cs"/>
          <w:b/>
          <w:bCs/>
          <w:sz w:val="24"/>
          <w:szCs w:val="24"/>
          <w:u w:val="single"/>
          <w:rtl/>
        </w:rPr>
        <w:tab/>
      </w:r>
      <w:r w:rsidRPr="009A0CF9">
        <w:rPr>
          <w:rFonts w:hint="cs"/>
          <w:b/>
          <w:bCs/>
          <w:sz w:val="24"/>
          <w:szCs w:val="24"/>
          <w:u w:val="single"/>
          <w:rtl/>
        </w:rPr>
        <w:tab/>
      </w:r>
      <w:r w:rsidRPr="009A0CF9">
        <w:rPr>
          <w:rFonts w:hint="cs"/>
          <w:b/>
          <w:bCs/>
          <w:sz w:val="24"/>
          <w:szCs w:val="24"/>
          <w:u w:val="single"/>
          <w:rtl/>
        </w:rPr>
        <w:tab/>
        <w:t>דוח חודשי - פיקוח</w:t>
      </w:r>
    </w:p>
    <w:p w14:paraId="39B23A40" w14:textId="77777777" w:rsidR="00EB5A81" w:rsidRPr="009A0CF9" w:rsidRDefault="00EB5A81" w:rsidP="00EB5A81">
      <w:pPr>
        <w:jc w:val="both"/>
        <w:rPr>
          <w:sz w:val="26"/>
          <w:szCs w:val="26"/>
          <w:rtl/>
        </w:rPr>
      </w:pPr>
      <w:r w:rsidRPr="009A0CF9">
        <w:rPr>
          <w:rFonts w:hint="cs"/>
          <w:sz w:val="26"/>
          <w:szCs w:val="26"/>
          <w:rtl/>
        </w:rPr>
        <w:t>חודש:_____________</w:t>
      </w:r>
    </w:p>
    <w:p w14:paraId="057179CD" w14:textId="77777777" w:rsidR="00EB5A81" w:rsidRPr="009A0CF9" w:rsidRDefault="00EB5A81" w:rsidP="00EB5A81">
      <w:pPr>
        <w:jc w:val="both"/>
        <w:rPr>
          <w:sz w:val="26"/>
          <w:szCs w:val="26"/>
          <w:rtl/>
        </w:rPr>
      </w:pPr>
    </w:p>
    <w:tbl>
      <w:tblPr>
        <w:bidiVisual/>
        <w:tblW w:w="9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5"/>
        <w:gridCol w:w="2551"/>
        <w:gridCol w:w="2552"/>
        <w:gridCol w:w="1843"/>
      </w:tblGrid>
      <w:tr w:rsidR="00EB5A81" w:rsidRPr="009A0CF9" w14:paraId="111736CB" w14:textId="77777777" w:rsidTr="00603F1E">
        <w:tc>
          <w:tcPr>
            <w:tcW w:w="2375" w:type="dxa"/>
            <w:shd w:val="pct5" w:color="auto" w:fill="auto"/>
          </w:tcPr>
          <w:p w14:paraId="6D5A6B10" w14:textId="77777777" w:rsidR="00EB5A81" w:rsidRPr="009A0CF9" w:rsidRDefault="00EB5A81" w:rsidP="00341985">
            <w:pPr>
              <w:jc w:val="both"/>
              <w:rPr>
                <w:sz w:val="24"/>
                <w:szCs w:val="24"/>
                <w:rtl/>
              </w:rPr>
            </w:pPr>
            <w:r w:rsidRPr="009A0CF9">
              <w:rPr>
                <w:rFonts w:hint="cs"/>
                <w:sz w:val="24"/>
                <w:szCs w:val="24"/>
                <w:rtl/>
              </w:rPr>
              <w:t>פרויקט/בניין</w:t>
            </w:r>
          </w:p>
        </w:tc>
        <w:tc>
          <w:tcPr>
            <w:tcW w:w="2551" w:type="dxa"/>
            <w:shd w:val="clear" w:color="auto" w:fill="auto"/>
          </w:tcPr>
          <w:p w14:paraId="40CA2A7E" w14:textId="77777777" w:rsidR="00EB5A81" w:rsidRPr="009A0CF9" w:rsidRDefault="00EB5A81" w:rsidP="00341985">
            <w:pPr>
              <w:jc w:val="both"/>
              <w:rPr>
                <w:sz w:val="24"/>
                <w:szCs w:val="24"/>
                <w:rtl/>
              </w:rPr>
            </w:pPr>
          </w:p>
        </w:tc>
        <w:tc>
          <w:tcPr>
            <w:tcW w:w="2552" w:type="dxa"/>
            <w:shd w:val="pct5" w:color="auto" w:fill="auto"/>
          </w:tcPr>
          <w:p w14:paraId="26CCE9FC" w14:textId="77777777" w:rsidR="00EB5A81" w:rsidRPr="009A0CF9" w:rsidRDefault="00EB5A81" w:rsidP="00341985">
            <w:pPr>
              <w:jc w:val="both"/>
              <w:rPr>
                <w:sz w:val="24"/>
                <w:szCs w:val="24"/>
                <w:rtl/>
              </w:rPr>
            </w:pPr>
            <w:r w:rsidRPr="009A0CF9">
              <w:rPr>
                <w:rFonts w:hint="cs"/>
                <w:sz w:val="24"/>
                <w:szCs w:val="24"/>
                <w:rtl/>
              </w:rPr>
              <w:t>מנ"פ אפריקה</w:t>
            </w:r>
          </w:p>
        </w:tc>
        <w:tc>
          <w:tcPr>
            <w:tcW w:w="1843" w:type="dxa"/>
            <w:shd w:val="clear" w:color="auto" w:fill="auto"/>
          </w:tcPr>
          <w:p w14:paraId="1E392398" w14:textId="77777777" w:rsidR="00EB5A81" w:rsidRPr="009A0CF9" w:rsidRDefault="00EB5A81" w:rsidP="00341985">
            <w:pPr>
              <w:jc w:val="both"/>
              <w:rPr>
                <w:sz w:val="24"/>
                <w:szCs w:val="24"/>
                <w:rtl/>
              </w:rPr>
            </w:pPr>
          </w:p>
        </w:tc>
      </w:tr>
      <w:tr w:rsidR="00EB5A81" w:rsidRPr="009A0CF9" w14:paraId="6C797481" w14:textId="77777777" w:rsidTr="00603F1E">
        <w:tc>
          <w:tcPr>
            <w:tcW w:w="2375" w:type="dxa"/>
            <w:shd w:val="pct5" w:color="auto" w:fill="auto"/>
          </w:tcPr>
          <w:p w14:paraId="429DC28B" w14:textId="77777777" w:rsidR="00EB5A81" w:rsidRPr="009A0CF9" w:rsidRDefault="00EB5A81" w:rsidP="00341985">
            <w:pPr>
              <w:jc w:val="both"/>
              <w:rPr>
                <w:sz w:val="24"/>
                <w:szCs w:val="24"/>
                <w:rtl/>
              </w:rPr>
            </w:pPr>
            <w:r w:rsidRPr="009A0CF9">
              <w:rPr>
                <w:rFonts w:hint="cs"/>
                <w:sz w:val="24"/>
                <w:szCs w:val="24"/>
                <w:rtl/>
              </w:rPr>
              <w:t>חברת פיקוח:</w:t>
            </w:r>
          </w:p>
        </w:tc>
        <w:tc>
          <w:tcPr>
            <w:tcW w:w="2551" w:type="dxa"/>
            <w:shd w:val="clear" w:color="auto" w:fill="auto"/>
          </w:tcPr>
          <w:p w14:paraId="393D1C33" w14:textId="77777777" w:rsidR="00EB5A81" w:rsidRPr="009A0CF9" w:rsidRDefault="00EB5A81" w:rsidP="00341985">
            <w:pPr>
              <w:jc w:val="both"/>
              <w:rPr>
                <w:sz w:val="24"/>
                <w:szCs w:val="24"/>
                <w:rtl/>
              </w:rPr>
            </w:pPr>
          </w:p>
        </w:tc>
        <w:tc>
          <w:tcPr>
            <w:tcW w:w="2552" w:type="dxa"/>
            <w:shd w:val="pct5" w:color="auto" w:fill="auto"/>
          </w:tcPr>
          <w:p w14:paraId="786F91DD" w14:textId="77777777" w:rsidR="00EB5A81" w:rsidRPr="009A0CF9" w:rsidRDefault="00EB5A81" w:rsidP="00341985">
            <w:pPr>
              <w:jc w:val="both"/>
              <w:rPr>
                <w:sz w:val="24"/>
                <w:szCs w:val="24"/>
                <w:rtl/>
              </w:rPr>
            </w:pPr>
            <w:r w:rsidRPr="009A0CF9">
              <w:rPr>
                <w:rFonts w:hint="cs"/>
                <w:sz w:val="24"/>
                <w:szCs w:val="24"/>
                <w:rtl/>
              </w:rPr>
              <w:t>שם המפקח:</w:t>
            </w:r>
          </w:p>
        </w:tc>
        <w:tc>
          <w:tcPr>
            <w:tcW w:w="1843" w:type="dxa"/>
            <w:shd w:val="clear" w:color="auto" w:fill="auto"/>
          </w:tcPr>
          <w:p w14:paraId="6B3BB41C" w14:textId="77777777" w:rsidR="00EB5A81" w:rsidRPr="009A0CF9" w:rsidRDefault="00EB5A81" w:rsidP="00341985">
            <w:pPr>
              <w:jc w:val="both"/>
              <w:rPr>
                <w:sz w:val="24"/>
                <w:szCs w:val="24"/>
                <w:rtl/>
              </w:rPr>
            </w:pPr>
          </w:p>
        </w:tc>
      </w:tr>
      <w:tr w:rsidR="00EB5A81" w:rsidRPr="009A0CF9" w14:paraId="2C276BF4" w14:textId="77777777" w:rsidTr="00603F1E">
        <w:tc>
          <w:tcPr>
            <w:tcW w:w="2375" w:type="dxa"/>
            <w:shd w:val="pct5" w:color="auto" w:fill="auto"/>
          </w:tcPr>
          <w:p w14:paraId="0A776D15" w14:textId="77777777" w:rsidR="00EB5A81" w:rsidRPr="009A0CF9" w:rsidRDefault="00EB5A81" w:rsidP="00341985">
            <w:pPr>
              <w:jc w:val="both"/>
              <w:rPr>
                <w:sz w:val="24"/>
                <w:szCs w:val="24"/>
                <w:rtl/>
              </w:rPr>
            </w:pPr>
            <w:r w:rsidRPr="009A0CF9">
              <w:rPr>
                <w:rFonts w:hint="cs"/>
                <w:sz w:val="24"/>
                <w:szCs w:val="24"/>
                <w:rtl/>
              </w:rPr>
              <w:t>קבלן:</w:t>
            </w:r>
          </w:p>
        </w:tc>
        <w:tc>
          <w:tcPr>
            <w:tcW w:w="2551" w:type="dxa"/>
            <w:shd w:val="clear" w:color="auto" w:fill="auto"/>
          </w:tcPr>
          <w:p w14:paraId="22A0679E" w14:textId="77777777" w:rsidR="00EB5A81" w:rsidRPr="009A0CF9" w:rsidRDefault="00EB5A81" w:rsidP="00341985">
            <w:pPr>
              <w:jc w:val="both"/>
              <w:rPr>
                <w:sz w:val="24"/>
                <w:szCs w:val="24"/>
                <w:rtl/>
              </w:rPr>
            </w:pPr>
          </w:p>
        </w:tc>
        <w:tc>
          <w:tcPr>
            <w:tcW w:w="2552" w:type="dxa"/>
            <w:shd w:val="pct5" w:color="auto" w:fill="auto"/>
          </w:tcPr>
          <w:p w14:paraId="7EB3D995" w14:textId="77777777" w:rsidR="00EB5A81" w:rsidRPr="009A0CF9" w:rsidRDefault="00EB5A81" w:rsidP="00341985">
            <w:pPr>
              <w:jc w:val="both"/>
              <w:rPr>
                <w:sz w:val="24"/>
                <w:szCs w:val="24"/>
                <w:rtl/>
              </w:rPr>
            </w:pPr>
            <w:r w:rsidRPr="009A0CF9">
              <w:rPr>
                <w:rFonts w:hint="cs"/>
                <w:sz w:val="24"/>
                <w:szCs w:val="24"/>
                <w:rtl/>
              </w:rPr>
              <w:t xml:space="preserve">מנ"פ קבלן:     </w:t>
            </w:r>
          </w:p>
          <w:p w14:paraId="54AF2A61" w14:textId="77777777" w:rsidR="00EB5A81" w:rsidRPr="009A0CF9" w:rsidRDefault="00EB5A81" w:rsidP="00341985">
            <w:pPr>
              <w:jc w:val="both"/>
              <w:rPr>
                <w:sz w:val="24"/>
                <w:szCs w:val="24"/>
                <w:rtl/>
              </w:rPr>
            </w:pPr>
            <w:r w:rsidRPr="009A0CF9">
              <w:rPr>
                <w:rFonts w:hint="cs"/>
                <w:sz w:val="24"/>
                <w:szCs w:val="24"/>
                <w:rtl/>
              </w:rPr>
              <w:t>מנהל עבודה:</w:t>
            </w:r>
          </w:p>
        </w:tc>
        <w:tc>
          <w:tcPr>
            <w:tcW w:w="1843" w:type="dxa"/>
            <w:shd w:val="clear" w:color="auto" w:fill="auto"/>
          </w:tcPr>
          <w:p w14:paraId="5EF9B1D0" w14:textId="77777777" w:rsidR="00EB5A81" w:rsidRPr="009A0CF9" w:rsidRDefault="00EB5A81" w:rsidP="00341985">
            <w:pPr>
              <w:jc w:val="both"/>
              <w:rPr>
                <w:sz w:val="24"/>
                <w:szCs w:val="24"/>
                <w:rtl/>
              </w:rPr>
            </w:pPr>
          </w:p>
        </w:tc>
      </w:tr>
    </w:tbl>
    <w:p w14:paraId="7F653EFC" w14:textId="77777777" w:rsidR="00EB5A81" w:rsidRPr="009A0CF9" w:rsidRDefault="00EB5A81" w:rsidP="00EB5A81">
      <w:pPr>
        <w:jc w:val="both"/>
        <w:rPr>
          <w:sz w:val="26"/>
          <w:szCs w:val="26"/>
          <w:rtl/>
        </w:rPr>
      </w:pPr>
    </w:p>
    <w:tbl>
      <w:tblPr>
        <w:bidiVisual/>
        <w:tblW w:w="9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3"/>
        <w:gridCol w:w="2747"/>
        <w:gridCol w:w="2268"/>
        <w:gridCol w:w="1903"/>
      </w:tblGrid>
      <w:tr w:rsidR="00EB5A81" w:rsidRPr="009A0CF9" w14:paraId="4B5D5974" w14:textId="77777777" w:rsidTr="00603F1E">
        <w:tc>
          <w:tcPr>
            <w:tcW w:w="2463" w:type="dxa"/>
            <w:shd w:val="pct5" w:color="auto" w:fill="auto"/>
          </w:tcPr>
          <w:p w14:paraId="6A2E5775" w14:textId="77777777" w:rsidR="00EB5A81" w:rsidRPr="009A0CF9" w:rsidRDefault="00EB5A81" w:rsidP="00341985">
            <w:pPr>
              <w:jc w:val="both"/>
              <w:rPr>
                <w:sz w:val="26"/>
                <w:szCs w:val="26"/>
                <w:rtl/>
              </w:rPr>
            </w:pPr>
            <w:r w:rsidRPr="009A0CF9">
              <w:rPr>
                <w:rFonts w:hint="cs"/>
                <w:sz w:val="26"/>
                <w:szCs w:val="26"/>
                <w:rtl/>
              </w:rPr>
              <w:t>נושא</w:t>
            </w:r>
          </w:p>
        </w:tc>
        <w:tc>
          <w:tcPr>
            <w:tcW w:w="2747" w:type="dxa"/>
            <w:shd w:val="pct5" w:color="auto" w:fill="auto"/>
          </w:tcPr>
          <w:p w14:paraId="0EDE24E9" w14:textId="77777777" w:rsidR="00EB5A81" w:rsidRPr="009A0CF9" w:rsidRDefault="00EB5A81" w:rsidP="00341985">
            <w:pPr>
              <w:jc w:val="both"/>
              <w:rPr>
                <w:sz w:val="26"/>
                <w:szCs w:val="26"/>
                <w:rtl/>
              </w:rPr>
            </w:pPr>
            <w:r w:rsidRPr="009A0CF9">
              <w:rPr>
                <w:rFonts w:hint="cs"/>
                <w:sz w:val="26"/>
                <w:szCs w:val="26"/>
                <w:rtl/>
              </w:rPr>
              <w:t>פירוט</w:t>
            </w:r>
          </w:p>
        </w:tc>
        <w:tc>
          <w:tcPr>
            <w:tcW w:w="2268" w:type="dxa"/>
            <w:shd w:val="pct5" w:color="auto" w:fill="auto"/>
          </w:tcPr>
          <w:p w14:paraId="7B3AA65A" w14:textId="77777777" w:rsidR="00EB5A81" w:rsidRPr="009A0CF9" w:rsidRDefault="00EB5A81" w:rsidP="00341985">
            <w:pPr>
              <w:jc w:val="both"/>
              <w:rPr>
                <w:sz w:val="26"/>
                <w:szCs w:val="26"/>
                <w:rtl/>
              </w:rPr>
            </w:pPr>
            <w:r w:rsidRPr="009A0CF9">
              <w:rPr>
                <w:rFonts w:hint="cs"/>
                <w:sz w:val="26"/>
                <w:szCs w:val="26"/>
                <w:rtl/>
              </w:rPr>
              <w:t>סטאטוס</w:t>
            </w:r>
          </w:p>
        </w:tc>
        <w:tc>
          <w:tcPr>
            <w:tcW w:w="1903" w:type="dxa"/>
            <w:shd w:val="pct5" w:color="auto" w:fill="auto"/>
          </w:tcPr>
          <w:p w14:paraId="140CD53E" w14:textId="77777777" w:rsidR="00EB5A81" w:rsidRPr="009A0CF9" w:rsidRDefault="00EB5A81" w:rsidP="00341985">
            <w:pPr>
              <w:jc w:val="both"/>
              <w:rPr>
                <w:sz w:val="26"/>
                <w:szCs w:val="26"/>
                <w:rtl/>
              </w:rPr>
            </w:pPr>
            <w:r w:rsidRPr="009A0CF9">
              <w:rPr>
                <w:rFonts w:hint="cs"/>
                <w:sz w:val="26"/>
                <w:szCs w:val="26"/>
                <w:rtl/>
              </w:rPr>
              <w:t>הערות</w:t>
            </w:r>
          </w:p>
        </w:tc>
      </w:tr>
      <w:tr w:rsidR="00EB5A81" w:rsidRPr="009A0CF9" w14:paraId="2552C520" w14:textId="77777777" w:rsidTr="00603F1E">
        <w:tc>
          <w:tcPr>
            <w:tcW w:w="2463" w:type="dxa"/>
            <w:shd w:val="clear" w:color="auto" w:fill="auto"/>
          </w:tcPr>
          <w:p w14:paraId="573D9E3E" w14:textId="77777777" w:rsidR="00EB5A81" w:rsidRPr="009A0CF9" w:rsidRDefault="00EB5A81" w:rsidP="00341985">
            <w:pPr>
              <w:jc w:val="both"/>
              <w:rPr>
                <w:rtl/>
              </w:rPr>
            </w:pPr>
            <w:r w:rsidRPr="009A0CF9">
              <w:rPr>
                <w:rFonts w:hint="cs"/>
                <w:rtl/>
              </w:rPr>
              <w:t>יומן עבודה</w:t>
            </w:r>
          </w:p>
        </w:tc>
        <w:tc>
          <w:tcPr>
            <w:tcW w:w="2747" w:type="dxa"/>
            <w:shd w:val="clear" w:color="auto" w:fill="auto"/>
          </w:tcPr>
          <w:p w14:paraId="71EC87F6" w14:textId="77777777" w:rsidR="00EB5A81" w:rsidRPr="009A0CF9" w:rsidRDefault="00EB5A81" w:rsidP="00341985">
            <w:pPr>
              <w:jc w:val="both"/>
              <w:rPr>
                <w:rtl/>
              </w:rPr>
            </w:pPr>
            <w:r w:rsidRPr="009A0CF9">
              <w:rPr>
                <w:rFonts w:hint="cs"/>
                <w:rtl/>
              </w:rPr>
              <w:t>נבדק מתאריך_______</w:t>
            </w:r>
          </w:p>
          <w:p w14:paraId="1A28E799" w14:textId="77777777" w:rsidR="00EB5A81" w:rsidRPr="009A0CF9" w:rsidRDefault="00EB5A81" w:rsidP="00341985">
            <w:pPr>
              <w:jc w:val="both"/>
              <w:rPr>
                <w:rtl/>
              </w:rPr>
            </w:pPr>
            <w:r w:rsidRPr="009A0CF9">
              <w:rPr>
                <w:rFonts w:hint="cs"/>
                <w:rtl/>
              </w:rPr>
              <w:t>עד תאריך__________</w:t>
            </w:r>
          </w:p>
        </w:tc>
        <w:tc>
          <w:tcPr>
            <w:tcW w:w="2268" w:type="dxa"/>
            <w:shd w:val="clear" w:color="auto" w:fill="auto"/>
          </w:tcPr>
          <w:p w14:paraId="2E499C8B" w14:textId="77777777" w:rsidR="00EB5A81" w:rsidRPr="009A0CF9" w:rsidRDefault="00EB5A81" w:rsidP="00341985">
            <w:pPr>
              <w:jc w:val="both"/>
              <w:rPr>
                <w:rtl/>
              </w:rPr>
            </w:pPr>
            <w:r w:rsidRPr="009A0CF9">
              <w:t></w:t>
            </w:r>
            <w:r w:rsidRPr="009A0CF9">
              <w:rPr>
                <w:rtl/>
              </w:rPr>
              <w:t xml:space="preserve"> </w:t>
            </w:r>
            <w:r w:rsidRPr="009A0CF9">
              <w:rPr>
                <w:rFonts w:hint="cs"/>
                <w:rtl/>
              </w:rPr>
              <w:t>תקין</w:t>
            </w:r>
          </w:p>
          <w:p w14:paraId="590750AB" w14:textId="77777777" w:rsidR="00EB5A81" w:rsidRPr="009A0CF9" w:rsidRDefault="00EB5A81" w:rsidP="00341985">
            <w:pPr>
              <w:jc w:val="both"/>
              <w:rPr>
                <w:rtl/>
              </w:rPr>
            </w:pPr>
            <w:r w:rsidRPr="009A0CF9">
              <w:t></w:t>
            </w:r>
            <w:r w:rsidRPr="009A0CF9">
              <w:rPr>
                <w:rtl/>
              </w:rPr>
              <w:t xml:space="preserve"> </w:t>
            </w:r>
            <w:r w:rsidRPr="009A0CF9">
              <w:rPr>
                <w:rFonts w:hint="cs"/>
                <w:rtl/>
              </w:rPr>
              <w:t>לא תקין</w:t>
            </w:r>
          </w:p>
          <w:p w14:paraId="08AE979A" w14:textId="77777777" w:rsidR="00EB5A81" w:rsidRPr="009A0CF9" w:rsidRDefault="00EB5A81" w:rsidP="00341985">
            <w:pPr>
              <w:jc w:val="both"/>
              <w:rPr>
                <w:rtl/>
              </w:rPr>
            </w:pPr>
          </w:p>
        </w:tc>
        <w:tc>
          <w:tcPr>
            <w:tcW w:w="1903" w:type="dxa"/>
            <w:shd w:val="clear" w:color="auto" w:fill="auto"/>
          </w:tcPr>
          <w:p w14:paraId="2CFA9C81" w14:textId="77777777" w:rsidR="00EB5A81" w:rsidRPr="009A0CF9" w:rsidRDefault="00EB5A81" w:rsidP="00341985">
            <w:pPr>
              <w:jc w:val="both"/>
              <w:rPr>
                <w:rtl/>
              </w:rPr>
            </w:pPr>
          </w:p>
        </w:tc>
      </w:tr>
      <w:tr w:rsidR="00EB5A81" w:rsidRPr="009A0CF9" w14:paraId="18F1D9EA" w14:textId="77777777" w:rsidTr="00603F1E">
        <w:tc>
          <w:tcPr>
            <w:tcW w:w="2463" w:type="dxa"/>
            <w:shd w:val="clear" w:color="auto" w:fill="auto"/>
          </w:tcPr>
          <w:p w14:paraId="7361224E" w14:textId="77777777" w:rsidR="00EB5A81" w:rsidRPr="009A0CF9" w:rsidRDefault="00EB5A81" w:rsidP="00341985">
            <w:pPr>
              <w:jc w:val="both"/>
              <w:rPr>
                <w:rtl/>
              </w:rPr>
            </w:pPr>
            <w:r w:rsidRPr="009A0CF9">
              <w:rPr>
                <w:rFonts w:hint="cs"/>
                <w:rtl/>
              </w:rPr>
              <w:t>שלב ביצוע</w:t>
            </w:r>
          </w:p>
        </w:tc>
        <w:tc>
          <w:tcPr>
            <w:tcW w:w="2747" w:type="dxa"/>
            <w:shd w:val="clear" w:color="auto" w:fill="auto"/>
          </w:tcPr>
          <w:p w14:paraId="706E07B0" w14:textId="77777777" w:rsidR="00EB5A81" w:rsidRPr="009A0CF9" w:rsidRDefault="00EB5A81" w:rsidP="00341985">
            <w:pPr>
              <w:jc w:val="both"/>
              <w:rPr>
                <w:rtl/>
              </w:rPr>
            </w:pPr>
            <w:r w:rsidRPr="009A0CF9">
              <w:t></w:t>
            </w:r>
            <w:r w:rsidRPr="009A0CF9">
              <w:rPr>
                <w:rFonts w:hint="cs"/>
                <w:rtl/>
              </w:rPr>
              <w:t>קידוח ויציקת כלונסאות</w:t>
            </w:r>
          </w:p>
          <w:p w14:paraId="4829E6CB" w14:textId="77777777" w:rsidR="00EB5A81" w:rsidRPr="009A0CF9" w:rsidRDefault="00EB5A81" w:rsidP="00341985">
            <w:pPr>
              <w:jc w:val="both"/>
              <w:rPr>
                <w:rtl/>
              </w:rPr>
            </w:pPr>
            <w:r w:rsidRPr="009A0CF9">
              <w:t></w:t>
            </w:r>
            <w:r w:rsidRPr="009A0CF9">
              <w:rPr>
                <w:rtl/>
              </w:rPr>
              <w:t xml:space="preserve"> </w:t>
            </w:r>
            <w:r w:rsidRPr="009A0CF9">
              <w:rPr>
                <w:rFonts w:hint="cs"/>
                <w:rtl/>
              </w:rPr>
              <w:t>יציקות בטון</w:t>
            </w:r>
          </w:p>
          <w:p w14:paraId="0A87DD54" w14:textId="77777777" w:rsidR="00EB5A81" w:rsidRPr="009A0CF9" w:rsidRDefault="00EB5A81" w:rsidP="00341985">
            <w:pPr>
              <w:jc w:val="both"/>
              <w:rPr>
                <w:rtl/>
              </w:rPr>
            </w:pPr>
            <w:r w:rsidRPr="009A0CF9">
              <w:t></w:t>
            </w:r>
            <w:r w:rsidRPr="009A0CF9">
              <w:rPr>
                <w:rtl/>
              </w:rPr>
              <w:t xml:space="preserve"> </w:t>
            </w:r>
            <w:r w:rsidRPr="009A0CF9">
              <w:rPr>
                <w:rFonts w:hint="cs"/>
                <w:rtl/>
              </w:rPr>
              <w:t>בניית מחיצות</w:t>
            </w:r>
          </w:p>
          <w:p w14:paraId="1942A25B" w14:textId="77777777" w:rsidR="00EB5A81" w:rsidRPr="009A0CF9" w:rsidRDefault="00EB5A81" w:rsidP="00341985">
            <w:pPr>
              <w:jc w:val="both"/>
              <w:rPr>
                <w:rtl/>
              </w:rPr>
            </w:pPr>
            <w:r w:rsidRPr="009A0CF9">
              <w:t></w:t>
            </w:r>
            <w:r w:rsidRPr="009A0CF9">
              <w:rPr>
                <w:rtl/>
              </w:rPr>
              <w:t xml:space="preserve"> </w:t>
            </w:r>
            <w:r w:rsidRPr="009A0CF9">
              <w:rPr>
                <w:rFonts w:hint="cs"/>
                <w:rtl/>
              </w:rPr>
              <w:t>אינסטלציה</w:t>
            </w:r>
          </w:p>
          <w:p w14:paraId="2C5B316F" w14:textId="77777777" w:rsidR="00EB5A81" w:rsidRPr="009A0CF9" w:rsidRDefault="00EB5A81" w:rsidP="00341985">
            <w:pPr>
              <w:jc w:val="both"/>
              <w:rPr>
                <w:rtl/>
              </w:rPr>
            </w:pPr>
            <w:r w:rsidRPr="009A0CF9">
              <w:t></w:t>
            </w:r>
            <w:r w:rsidRPr="009A0CF9">
              <w:rPr>
                <w:rtl/>
              </w:rPr>
              <w:t xml:space="preserve"> </w:t>
            </w:r>
            <w:r w:rsidRPr="009A0CF9">
              <w:rPr>
                <w:rFonts w:hint="cs"/>
                <w:rtl/>
              </w:rPr>
              <w:t>חשמל</w:t>
            </w:r>
          </w:p>
          <w:p w14:paraId="418447E4" w14:textId="77777777" w:rsidR="00EB5A81" w:rsidRPr="009A0CF9" w:rsidRDefault="00EB5A81" w:rsidP="00341985">
            <w:pPr>
              <w:jc w:val="both"/>
              <w:rPr>
                <w:rtl/>
              </w:rPr>
            </w:pPr>
            <w:r w:rsidRPr="009A0CF9">
              <w:t></w:t>
            </w:r>
            <w:r w:rsidRPr="009A0CF9">
              <w:rPr>
                <w:rtl/>
              </w:rPr>
              <w:t xml:space="preserve"> </w:t>
            </w:r>
            <w:r w:rsidRPr="009A0CF9">
              <w:rPr>
                <w:rFonts w:hint="cs"/>
                <w:rtl/>
              </w:rPr>
              <w:t>אלומיניום</w:t>
            </w:r>
          </w:p>
          <w:p w14:paraId="0AC6C422" w14:textId="77777777" w:rsidR="00EB5A81" w:rsidRPr="009A0CF9" w:rsidRDefault="00EB5A81" w:rsidP="00341985">
            <w:pPr>
              <w:jc w:val="both"/>
              <w:rPr>
                <w:rtl/>
              </w:rPr>
            </w:pPr>
            <w:r w:rsidRPr="009A0CF9">
              <w:t></w:t>
            </w:r>
            <w:r w:rsidRPr="009A0CF9">
              <w:rPr>
                <w:rtl/>
              </w:rPr>
              <w:t xml:space="preserve"> </w:t>
            </w:r>
            <w:r w:rsidRPr="009A0CF9">
              <w:rPr>
                <w:rFonts w:hint="cs"/>
                <w:rtl/>
              </w:rPr>
              <w:t>איטום</w:t>
            </w:r>
          </w:p>
          <w:p w14:paraId="065EF8B7" w14:textId="77777777" w:rsidR="00EB5A81" w:rsidRPr="009A0CF9" w:rsidRDefault="00EB5A81" w:rsidP="00341985">
            <w:pPr>
              <w:jc w:val="both"/>
              <w:rPr>
                <w:rtl/>
              </w:rPr>
            </w:pPr>
            <w:r w:rsidRPr="009A0CF9">
              <w:t></w:t>
            </w:r>
            <w:r w:rsidRPr="009A0CF9">
              <w:rPr>
                <w:rtl/>
              </w:rPr>
              <w:t xml:space="preserve"> </w:t>
            </w:r>
            <w:r w:rsidRPr="009A0CF9">
              <w:rPr>
                <w:rFonts w:hint="cs"/>
                <w:rtl/>
              </w:rPr>
              <w:t>חיפוי</w:t>
            </w:r>
          </w:p>
          <w:p w14:paraId="047825FA" w14:textId="77777777" w:rsidR="00EB5A81" w:rsidRPr="009A0CF9" w:rsidRDefault="00EB5A81" w:rsidP="00341985">
            <w:pPr>
              <w:jc w:val="both"/>
              <w:rPr>
                <w:rtl/>
              </w:rPr>
            </w:pPr>
            <w:r w:rsidRPr="009A0CF9">
              <w:t></w:t>
            </w:r>
            <w:r w:rsidRPr="009A0CF9">
              <w:rPr>
                <w:rtl/>
              </w:rPr>
              <w:t xml:space="preserve"> </w:t>
            </w:r>
            <w:r w:rsidRPr="009A0CF9">
              <w:rPr>
                <w:rFonts w:hint="cs"/>
                <w:rtl/>
              </w:rPr>
              <w:t>ריצוף</w:t>
            </w:r>
          </w:p>
          <w:p w14:paraId="1055A2B8" w14:textId="77777777" w:rsidR="00EB5A81" w:rsidRPr="009A0CF9" w:rsidRDefault="00EB5A81" w:rsidP="00341985">
            <w:pPr>
              <w:jc w:val="both"/>
              <w:rPr>
                <w:rtl/>
              </w:rPr>
            </w:pPr>
            <w:r w:rsidRPr="009A0CF9">
              <w:rPr>
                <w:rFonts w:hint="cs"/>
                <w:rtl/>
              </w:rPr>
              <w:t>* יש לסמן עבודות מבוצעות באתר</w:t>
            </w:r>
          </w:p>
        </w:tc>
        <w:tc>
          <w:tcPr>
            <w:tcW w:w="2268" w:type="dxa"/>
            <w:shd w:val="clear" w:color="auto" w:fill="auto"/>
          </w:tcPr>
          <w:p w14:paraId="4050177A"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5BA18AB8"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5F53A828"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2766F547"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33DC6A1A"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29DF41F6"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74F23E06"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0C426D36"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6B645C00"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042A4C5D" w14:textId="77777777" w:rsidR="00EB5A81" w:rsidRPr="009A0CF9" w:rsidRDefault="00EB5A81" w:rsidP="00341985">
            <w:pPr>
              <w:jc w:val="both"/>
              <w:rPr>
                <w:rtl/>
              </w:rPr>
            </w:pPr>
            <w:r w:rsidRPr="009A0CF9">
              <w:rPr>
                <w:rFonts w:hint="cs"/>
                <w:rtl/>
              </w:rPr>
              <w:t>* יש לצרף דוח בדיקה</w:t>
            </w:r>
          </w:p>
        </w:tc>
        <w:tc>
          <w:tcPr>
            <w:tcW w:w="1903" w:type="dxa"/>
            <w:shd w:val="clear" w:color="auto" w:fill="auto"/>
          </w:tcPr>
          <w:p w14:paraId="65C02FAD" w14:textId="77777777" w:rsidR="00EB5A81" w:rsidRPr="009A0CF9" w:rsidRDefault="00EB5A81" w:rsidP="00341985">
            <w:pPr>
              <w:jc w:val="both"/>
              <w:rPr>
                <w:rtl/>
              </w:rPr>
            </w:pPr>
          </w:p>
        </w:tc>
      </w:tr>
      <w:tr w:rsidR="00EB5A81" w:rsidRPr="009A0CF9" w14:paraId="0FF285D1" w14:textId="77777777" w:rsidTr="00603F1E">
        <w:tc>
          <w:tcPr>
            <w:tcW w:w="2463" w:type="dxa"/>
            <w:vMerge w:val="restart"/>
            <w:shd w:val="clear" w:color="auto" w:fill="auto"/>
          </w:tcPr>
          <w:p w14:paraId="1141A639" w14:textId="77777777" w:rsidR="00EB5A81" w:rsidRPr="009A0CF9" w:rsidRDefault="00EB5A81" w:rsidP="00341985">
            <w:pPr>
              <w:jc w:val="both"/>
              <w:rPr>
                <w:rtl/>
              </w:rPr>
            </w:pPr>
            <w:r w:rsidRPr="009A0CF9">
              <w:rPr>
                <w:rFonts w:hint="cs"/>
                <w:rtl/>
              </w:rPr>
              <w:t>בטיחות</w:t>
            </w:r>
          </w:p>
        </w:tc>
        <w:tc>
          <w:tcPr>
            <w:tcW w:w="2747" w:type="dxa"/>
            <w:shd w:val="clear" w:color="auto" w:fill="auto"/>
          </w:tcPr>
          <w:p w14:paraId="1E92A5BC" w14:textId="77777777" w:rsidR="00EB5A81" w:rsidRPr="009A0CF9" w:rsidRDefault="00EB5A81" w:rsidP="00341985">
            <w:pPr>
              <w:jc w:val="both"/>
              <w:rPr>
                <w:rtl/>
              </w:rPr>
            </w:pPr>
            <w:r w:rsidRPr="009A0CF9">
              <w:rPr>
                <w:rFonts w:hint="cs"/>
                <w:rtl/>
              </w:rPr>
              <w:t>אירועי בטיחות</w:t>
            </w:r>
          </w:p>
        </w:tc>
        <w:tc>
          <w:tcPr>
            <w:tcW w:w="2268" w:type="dxa"/>
            <w:shd w:val="clear" w:color="auto" w:fill="auto"/>
          </w:tcPr>
          <w:p w14:paraId="7AECECA5" w14:textId="77777777" w:rsidR="00EB5A81" w:rsidRPr="009A0CF9" w:rsidRDefault="00EB5A81" w:rsidP="00341985">
            <w:pPr>
              <w:jc w:val="both"/>
              <w:rPr>
                <w:rtl/>
              </w:rPr>
            </w:pPr>
          </w:p>
        </w:tc>
        <w:tc>
          <w:tcPr>
            <w:tcW w:w="1903" w:type="dxa"/>
            <w:shd w:val="clear" w:color="auto" w:fill="auto"/>
          </w:tcPr>
          <w:p w14:paraId="6E3F5D7D" w14:textId="77777777" w:rsidR="00EB5A81" w:rsidRPr="009A0CF9" w:rsidRDefault="00EB5A81" w:rsidP="00341985">
            <w:pPr>
              <w:jc w:val="both"/>
              <w:rPr>
                <w:rtl/>
              </w:rPr>
            </w:pPr>
          </w:p>
        </w:tc>
      </w:tr>
      <w:tr w:rsidR="00EB5A81" w:rsidRPr="009A0CF9" w14:paraId="46FF0C39" w14:textId="77777777" w:rsidTr="00603F1E">
        <w:tc>
          <w:tcPr>
            <w:tcW w:w="2463" w:type="dxa"/>
            <w:vMerge/>
            <w:shd w:val="clear" w:color="auto" w:fill="auto"/>
          </w:tcPr>
          <w:p w14:paraId="66044AB6" w14:textId="77777777" w:rsidR="00EB5A81" w:rsidRPr="009A0CF9" w:rsidRDefault="00EB5A81" w:rsidP="00341985">
            <w:pPr>
              <w:jc w:val="both"/>
              <w:rPr>
                <w:rtl/>
              </w:rPr>
            </w:pPr>
          </w:p>
        </w:tc>
        <w:tc>
          <w:tcPr>
            <w:tcW w:w="2747" w:type="dxa"/>
            <w:shd w:val="clear" w:color="auto" w:fill="auto"/>
          </w:tcPr>
          <w:p w14:paraId="4DB31344" w14:textId="77777777" w:rsidR="00EB5A81" w:rsidRPr="009A0CF9" w:rsidRDefault="00EB5A81" w:rsidP="00341985">
            <w:pPr>
              <w:jc w:val="both"/>
              <w:rPr>
                <w:rtl/>
              </w:rPr>
            </w:pPr>
            <w:r w:rsidRPr="009A0CF9">
              <w:rPr>
                <w:rFonts w:hint="cs"/>
                <w:rtl/>
              </w:rPr>
              <w:t>מפגעי בטיחות</w:t>
            </w:r>
          </w:p>
        </w:tc>
        <w:tc>
          <w:tcPr>
            <w:tcW w:w="2268" w:type="dxa"/>
            <w:shd w:val="clear" w:color="auto" w:fill="auto"/>
          </w:tcPr>
          <w:p w14:paraId="69F6E7CD" w14:textId="77777777" w:rsidR="00EB5A81" w:rsidRPr="009A0CF9" w:rsidRDefault="00EB5A81" w:rsidP="00341985">
            <w:pPr>
              <w:jc w:val="both"/>
              <w:rPr>
                <w:rtl/>
              </w:rPr>
            </w:pPr>
          </w:p>
        </w:tc>
        <w:tc>
          <w:tcPr>
            <w:tcW w:w="1903" w:type="dxa"/>
            <w:shd w:val="clear" w:color="auto" w:fill="auto"/>
          </w:tcPr>
          <w:p w14:paraId="402783FB" w14:textId="77777777" w:rsidR="00EB5A81" w:rsidRPr="009A0CF9" w:rsidRDefault="00EB5A81" w:rsidP="00341985">
            <w:pPr>
              <w:jc w:val="both"/>
              <w:rPr>
                <w:rtl/>
              </w:rPr>
            </w:pPr>
          </w:p>
        </w:tc>
      </w:tr>
      <w:tr w:rsidR="00EB5A81" w:rsidRPr="009A0CF9" w14:paraId="2A4612CE" w14:textId="77777777" w:rsidTr="00603F1E">
        <w:tc>
          <w:tcPr>
            <w:tcW w:w="2463" w:type="dxa"/>
            <w:vMerge/>
            <w:shd w:val="clear" w:color="auto" w:fill="auto"/>
          </w:tcPr>
          <w:p w14:paraId="4184D0F5" w14:textId="77777777" w:rsidR="00EB5A81" w:rsidRPr="009A0CF9" w:rsidRDefault="00EB5A81" w:rsidP="00341985">
            <w:pPr>
              <w:jc w:val="both"/>
              <w:rPr>
                <w:rtl/>
              </w:rPr>
            </w:pPr>
          </w:p>
        </w:tc>
        <w:tc>
          <w:tcPr>
            <w:tcW w:w="2747" w:type="dxa"/>
            <w:shd w:val="clear" w:color="auto" w:fill="auto"/>
          </w:tcPr>
          <w:p w14:paraId="1F511036" w14:textId="77777777" w:rsidR="00EB5A81" w:rsidRPr="009A0CF9" w:rsidRDefault="00EB5A81" w:rsidP="00341985">
            <w:pPr>
              <w:jc w:val="both"/>
              <w:rPr>
                <w:rtl/>
              </w:rPr>
            </w:pPr>
            <w:r w:rsidRPr="009A0CF9">
              <w:rPr>
                <w:rFonts w:hint="cs"/>
                <w:rtl/>
              </w:rPr>
              <w:t xml:space="preserve">פעולות לשיפור </w:t>
            </w:r>
            <w:r w:rsidRPr="009A0CF9">
              <w:rPr>
                <w:rtl/>
              </w:rPr>
              <w:t>–</w:t>
            </w:r>
            <w:r w:rsidRPr="009A0CF9">
              <w:rPr>
                <w:rFonts w:hint="cs"/>
                <w:rtl/>
              </w:rPr>
              <w:t xml:space="preserve"> קבלן</w:t>
            </w:r>
          </w:p>
        </w:tc>
        <w:tc>
          <w:tcPr>
            <w:tcW w:w="2268" w:type="dxa"/>
            <w:shd w:val="clear" w:color="auto" w:fill="auto"/>
          </w:tcPr>
          <w:p w14:paraId="03E7ACDB" w14:textId="77777777" w:rsidR="00EB5A81" w:rsidRPr="009A0CF9" w:rsidRDefault="00EB5A81" w:rsidP="00341985">
            <w:pPr>
              <w:jc w:val="both"/>
              <w:rPr>
                <w:rtl/>
              </w:rPr>
            </w:pPr>
          </w:p>
        </w:tc>
        <w:tc>
          <w:tcPr>
            <w:tcW w:w="1903" w:type="dxa"/>
            <w:shd w:val="clear" w:color="auto" w:fill="auto"/>
          </w:tcPr>
          <w:p w14:paraId="69DEFABD" w14:textId="77777777" w:rsidR="00EB5A81" w:rsidRPr="009A0CF9" w:rsidRDefault="00EB5A81" w:rsidP="00341985">
            <w:pPr>
              <w:jc w:val="both"/>
              <w:rPr>
                <w:rtl/>
              </w:rPr>
            </w:pPr>
          </w:p>
        </w:tc>
      </w:tr>
      <w:tr w:rsidR="00EB5A81" w:rsidRPr="009A0CF9" w14:paraId="064F6527" w14:textId="77777777" w:rsidTr="00603F1E">
        <w:tc>
          <w:tcPr>
            <w:tcW w:w="2463" w:type="dxa"/>
            <w:vMerge/>
            <w:shd w:val="clear" w:color="auto" w:fill="auto"/>
          </w:tcPr>
          <w:p w14:paraId="5D4C4320" w14:textId="77777777" w:rsidR="00EB5A81" w:rsidRPr="009A0CF9" w:rsidRDefault="00EB5A81" w:rsidP="00341985">
            <w:pPr>
              <w:jc w:val="both"/>
              <w:rPr>
                <w:rtl/>
              </w:rPr>
            </w:pPr>
          </w:p>
        </w:tc>
        <w:tc>
          <w:tcPr>
            <w:tcW w:w="2747" w:type="dxa"/>
            <w:shd w:val="clear" w:color="auto" w:fill="auto"/>
          </w:tcPr>
          <w:p w14:paraId="51B7F7BE" w14:textId="77777777" w:rsidR="00EB5A81" w:rsidRPr="009A0CF9" w:rsidRDefault="00EB5A81" w:rsidP="00341985">
            <w:pPr>
              <w:jc w:val="both"/>
              <w:rPr>
                <w:rtl/>
              </w:rPr>
            </w:pPr>
            <w:r w:rsidRPr="009A0CF9">
              <w:rPr>
                <w:rFonts w:hint="cs"/>
                <w:rtl/>
              </w:rPr>
              <w:t>הדרכות</w:t>
            </w:r>
          </w:p>
        </w:tc>
        <w:tc>
          <w:tcPr>
            <w:tcW w:w="2268" w:type="dxa"/>
            <w:shd w:val="clear" w:color="auto" w:fill="auto"/>
          </w:tcPr>
          <w:p w14:paraId="19A81B0D" w14:textId="77777777" w:rsidR="00EB5A81" w:rsidRPr="009A0CF9" w:rsidRDefault="00EB5A81" w:rsidP="00341985">
            <w:pPr>
              <w:jc w:val="both"/>
              <w:rPr>
                <w:rtl/>
              </w:rPr>
            </w:pPr>
          </w:p>
        </w:tc>
        <w:tc>
          <w:tcPr>
            <w:tcW w:w="1903" w:type="dxa"/>
            <w:shd w:val="clear" w:color="auto" w:fill="auto"/>
          </w:tcPr>
          <w:p w14:paraId="61229232" w14:textId="77777777" w:rsidR="00EB5A81" w:rsidRPr="009A0CF9" w:rsidRDefault="00EB5A81" w:rsidP="00341985">
            <w:pPr>
              <w:jc w:val="both"/>
              <w:rPr>
                <w:rtl/>
              </w:rPr>
            </w:pPr>
          </w:p>
        </w:tc>
      </w:tr>
      <w:tr w:rsidR="00EB5A81" w:rsidRPr="009A0CF9" w14:paraId="3F476600" w14:textId="77777777" w:rsidTr="00603F1E">
        <w:tc>
          <w:tcPr>
            <w:tcW w:w="2463" w:type="dxa"/>
            <w:vMerge/>
            <w:shd w:val="clear" w:color="auto" w:fill="auto"/>
          </w:tcPr>
          <w:p w14:paraId="2EE84C9B" w14:textId="77777777" w:rsidR="00EB5A81" w:rsidRPr="009A0CF9" w:rsidRDefault="00EB5A81" w:rsidP="00341985">
            <w:pPr>
              <w:jc w:val="both"/>
              <w:rPr>
                <w:rtl/>
              </w:rPr>
            </w:pPr>
          </w:p>
        </w:tc>
        <w:tc>
          <w:tcPr>
            <w:tcW w:w="2747" w:type="dxa"/>
            <w:shd w:val="clear" w:color="auto" w:fill="auto"/>
          </w:tcPr>
          <w:p w14:paraId="20CF9C12" w14:textId="77777777" w:rsidR="00EB5A81" w:rsidRPr="009A0CF9" w:rsidRDefault="00EB5A81" w:rsidP="00341985">
            <w:pPr>
              <w:jc w:val="both"/>
              <w:rPr>
                <w:rtl/>
              </w:rPr>
            </w:pPr>
            <w:r w:rsidRPr="009A0CF9">
              <w:rPr>
                <w:rFonts w:hint="cs"/>
                <w:rtl/>
              </w:rPr>
              <w:t>אחר</w:t>
            </w:r>
          </w:p>
        </w:tc>
        <w:tc>
          <w:tcPr>
            <w:tcW w:w="2268" w:type="dxa"/>
            <w:shd w:val="clear" w:color="auto" w:fill="auto"/>
          </w:tcPr>
          <w:p w14:paraId="57A31622" w14:textId="77777777" w:rsidR="00EB5A81" w:rsidRPr="009A0CF9" w:rsidRDefault="00EB5A81" w:rsidP="00341985">
            <w:pPr>
              <w:jc w:val="both"/>
              <w:rPr>
                <w:rtl/>
              </w:rPr>
            </w:pPr>
          </w:p>
        </w:tc>
        <w:tc>
          <w:tcPr>
            <w:tcW w:w="1903" w:type="dxa"/>
            <w:shd w:val="clear" w:color="auto" w:fill="auto"/>
          </w:tcPr>
          <w:p w14:paraId="26950E04" w14:textId="77777777" w:rsidR="00EB5A81" w:rsidRPr="009A0CF9" w:rsidRDefault="00EB5A81" w:rsidP="00341985">
            <w:pPr>
              <w:jc w:val="both"/>
              <w:rPr>
                <w:rtl/>
              </w:rPr>
            </w:pPr>
          </w:p>
        </w:tc>
      </w:tr>
      <w:tr w:rsidR="00EB5A81" w:rsidRPr="009A0CF9" w14:paraId="2CD56EC7" w14:textId="77777777" w:rsidTr="00603F1E">
        <w:tc>
          <w:tcPr>
            <w:tcW w:w="2463" w:type="dxa"/>
            <w:shd w:val="clear" w:color="auto" w:fill="auto"/>
          </w:tcPr>
          <w:p w14:paraId="3120F0D5" w14:textId="77777777" w:rsidR="00EB5A81" w:rsidRPr="009A0CF9" w:rsidRDefault="00EB5A81" w:rsidP="00341985">
            <w:pPr>
              <w:jc w:val="both"/>
              <w:rPr>
                <w:rtl/>
              </w:rPr>
            </w:pPr>
            <w:r w:rsidRPr="009A0CF9">
              <w:rPr>
                <w:rFonts w:hint="cs"/>
                <w:rtl/>
              </w:rPr>
              <w:t>תכניות</w:t>
            </w:r>
          </w:p>
        </w:tc>
        <w:tc>
          <w:tcPr>
            <w:tcW w:w="2747" w:type="dxa"/>
            <w:shd w:val="clear" w:color="auto" w:fill="auto"/>
          </w:tcPr>
          <w:p w14:paraId="57C3E542" w14:textId="77777777" w:rsidR="00EB5A81" w:rsidRPr="009A0CF9" w:rsidRDefault="00EB5A81" w:rsidP="00341985">
            <w:pPr>
              <w:jc w:val="both"/>
              <w:rPr>
                <w:rtl/>
              </w:rPr>
            </w:pPr>
            <w:r w:rsidRPr="009A0CF9">
              <w:rPr>
                <w:rFonts w:hint="cs"/>
                <w:rtl/>
              </w:rPr>
              <w:t>בדיקה ועדכון  מהדורת תכניות</w:t>
            </w:r>
          </w:p>
          <w:p w14:paraId="113EF291" w14:textId="77777777" w:rsidR="00EB5A81" w:rsidRPr="009A0CF9" w:rsidRDefault="00EB5A81" w:rsidP="00341985">
            <w:pPr>
              <w:jc w:val="both"/>
              <w:rPr>
                <w:rtl/>
              </w:rPr>
            </w:pPr>
          </w:p>
        </w:tc>
        <w:tc>
          <w:tcPr>
            <w:tcW w:w="2268" w:type="dxa"/>
            <w:shd w:val="clear" w:color="auto" w:fill="auto"/>
          </w:tcPr>
          <w:p w14:paraId="36EC5322" w14:textId="77777777" w:rsidR="00EB5A81" w:rsidRPr="009A0CF9" w:rsidRDefault="00EB5A81" w:rsidP="00341985">
            <w:pPr>
              <w:jc w:val="both"/>
              <w:rPr>
                <w:rtl/>
              </w:rPr>
            </w:pPr>
            <w:r w:rsidRPr="009A0CF9">
              <w:t></w:t>
            </w:r>
            <w:r w:rsidRPr="009A0CF9">
              <w:rPr>
                <w:rtl/>
              </w:rPr>
              <w:t xml:space="preserve"> </w:t>
            </w:r>
            <w:r w:rsidRPr="009A0CF9">
              <w:rPr>
                <w:rFonts w:hint="cs"/>
                <w:rtl/>
              </w:rPr>
              <w:t>תקין</w:t>
            </w:r>
          </w:p>
          <w:p w14:paraId="233E0A82" w14:textId="77777777" w:rsidR="00EB5A81" w:rsidRPr="009A0CF9" w:rsidRDefault="00EB5A81" w:rsidP="00341985">
            <w:pPr>
              <w:jc w:val="both"/>
              <w:rPr>
                <w:rtl/>
              </w:rPr>
            </w:pPr>
            <w:r w:rsidRPr="009A0CF9">
              <w:t></w:t>
            </w:r>
            <w:r w:rsidRPr="009A0CF9">
              <w:rPr>
                <w:rtl/>
              </w:rPr>
              <w:t xml:space="preserve"> </w:t>
            </w:r>
            <w:r w:rsidRPr="009A0CF9">
              <w:rPr>
                <w:rFonts w:hint="cs"/>
                <w:rtl/>
              </w:rPr>
              <w:t>לא תקין</w:t>
            </w:r>
          </w:p>
        </w:tc>
        <w:tc>
          <w:tcPr>
            <w:tcW w:w="1903" w:type="dxa"/>
            <w:shd w:val="clear" w:color="auto" w:fill="auto"/>
          </w:tcPr>
          <w:p w14:paraId="1E25D7D3" w14:textId="77777777" w:rsidR="00EB5A81" w:rsidRPr="009A0CF9" w:rsidRDefault="00EB5A81" w:rsidP="00341985">
            <w:pPr>
              <w:jc w:val="both"/>
              <w:rPr>
                <w:rtl/>
              </w:rPr>
            </w:pPr>
            <w:r w:rsidRPr="009A0CF9">
              <w:rPr>
                <w:rFonts w:hint="cs"/>
                <w:rtl/>
              </w:rPr>
              <w:t>פרוט רשימת תכניות</w:t>
            </w:r>
          </w:p>
        </w:tc>
      </w:tr>
      <w:tr w:rsidR="00EB5A81" w:rsidRPr="009A0CF9" w14:paraId="5A0DA60C" w14:textId="77777777" w:rsidTr="00603F1E">
        <w:tc>
          <w:tcPr>
            <w:tcW w:w="2463" w:type="dxa"/>
            <w:shd w:val="clear" w:color="auto" w:fill="auto"/>
          </w:tcPr>
          <w:p w14:paraId="130799D1" w14:textId="77777777" w:rsidR="00EB5A81" w:rsidRPr="009A0CF9" w:rsidRDefault="00EB5A81" w:rsidP="00341985">
            <w:pPr>
              <w:jc w:val="both"/>
              <w:rPr>
                <w:rtl/>
              </w:rPr>
            </w:pPr>
            <w:r w:rsidRPr="009A0CF9">
              <w:rPr>
                <w:rFonts w:hint="cs"/>
                <w:rtl/>
              </w:rPr>
              <w:t>רישוי</w:t>
            </w:r>
          </w:p>
        </w:tc>
        <w:tc>
          <w:tcPr>
            <w:tcW w:w="2747" w:type="dxa"/>
            <w:shd w:val="clear" w:color="auto" w:fill="auto"/>
          </w:tcPr>
          <w:p w14:paraId="25A4B261" w14:textId="77777777" w:rsidR="00EB5A81" w:rsidRPr="009A0CF9" w:rsidRDefault="00EB5A81" w:rsidP="00341985">
            <w:pPr>
              <w:jc w:val="both"/>
              <w:rPr>
                <w:rtl/>
              </w:rPr>
            </w:pPr>
            <w:r w:rsidRPr="009A0CF9">
              <w:t></w:t>
            </w:r>
            <w:r w:rsidRPr="009A0CF9">
              <w:rPr>
                <w:rtl/>
              </w:rPr>
              <w:t xml:space="preserve"> </w:t>
            </w:r>
            <w:r w:rsidRPr="009A0CF9">
              <w:rPr>
                <w:rFonts w:hint="cs"/>
                <w:rtl/>
              </w:rPr>
              <w:t>היתר בניה</w:t>
            </w:r>
          </w:p>
          <w:p w14:paraId="3A5C09B5" w14:textId="77777777" w:rsidR="00EB5A81" w:rsidRPr="009A0CF9" w:rsidRDefault="00EB5A81" w:rsidP="00341985">
            <w:pPr>
              <w:jc w:val="both"/>
              <w:rPr>
                <w:rtl/>
              </w:rPr>
            </w:pPr>
            <w:r w:rsidRPr="009A0CF9">
              <w:t></w:t>
            </w:r>
            <w:r w:rsidRPr="009A0CF9">
              <w:rPr>
                <w:rtl/>
              </w:rPr>
              <w:t xml:space="preserve"> </w:t>
            </w:r>
            <w:r w:rsidRPr="009A0CF9">
              <w:rPr>
                <w:rFonts w:hint="cs"/>
                <w:rtl/>
              </w:rPr>
              <w:t>טופס 4</w:t>
            </w:r>
          </w:p>
          <w:p w14:paraId="77ED2FC1" w14:textId="77777777" w:rsidR="00EB5A81" w:rsidRPr="009A0CF9" w:rsidRDefault="00EB5A81" w:rsidP="00341985">
            <w:pPr>
              <w:jc w:val="both"/>
              <w:rPr>
                <w:rtl/>
              </w:rPr>
            </w:pPr>
            <w:r w:rsidRPr="009A0CF9">
              <w:rPr>
                <w:rFonts w:hint="cs"/>
                <w:rtl/>
              </w:rPr>
              <w:t xml:space="preserve">ת. גמר </w:t>
            </w:r>
          </w:p>
          <w:p w14:paraId="614DF87F" w14:textId="77777777" w:rsidR="00EB5A81" w:rsidRPr="009A0CF9" w:rsidRDefault="00EB5A81" w:rsidP="00341985">
            <w:pPr>
              <w:jc w:val="both"/>
              <w:rPr>
                <w:rtl/>
              </w:rPr>
            </w:pPr>
          </w:p>
        </w:tc>
        <w:tc>
          <w:tcPr>
            <w:tcW w:w="2268" w:type="dxa"/>
            <w:shd w:val="clear" w:color="auto" w:fill="auto"/>
          </w:tcPr>
          <w:p w14:paraId="074303DF" w14:textId="77777777" w:rsidR="00EB5A81" w:rsidRPr="009A0CF9" w:rsidRDefault="00EB5A81" w:rsidP="00341985">
            <w:pPr>
              <w:jc w:val="both"/>
              <w:rPr>
                <w:rtl/>
              </w:rPr>
            </w:pPr>
          </w:p>
          <w:p w14:paraId="30F82C6C" w14:textId="77777777" w:rsidR="00EB5A81" w:rsidRPr="009A0CF9" w:rsidRDefault="00EB5A81" w:rsidP="00341985">
            <w:pPr>
              <w:jc w:val="both"/>
              <w:rPr>
                <w:rtl/>
              </w:rPr>
            </w:pPr>
          </w:p>
          <w:p w14:paraId="3BCCFDBB" w14:textId="77777777" w:rsidR="00EB5A81" w:rsidRPr="009A0CF9" w:rsidRDefault="00EB5A81" w:rsidP="00341985">
            <w:pPr>
              <w:jc w:val="both"/>
              <w:rPr>
                <w:rtl/>
              </w:rPr>
            </w:pPr>
          </w:p>
          <w:p w14:paraId="422EC840" w14:textId="77777777" w:rsidR="00EB5A81" w:rsidRPr="009A0CF9" w:rsidRDefault="00EB5A81" w:rsidP="00341985">
            <w:pPr>
              <w:jc w:val="both"/>
              <w:rPr>
                <w:rtl/>
              </w:rPr>
            </w:pPr>
          </w:p>
          <w:p w14:paraId="17C50682" w14:textId="77777777" w:rsidR="00EB5A81" w:rsidRPr="009A0CF9" w:rsidRDefault="00EB5A81" w:rsidP="00341985">
            <w:pPr>
              <w:jc w:val="both"/>
              <w:rPr>
                <w:rtl/>
              </w:rPr>
            </w:pPr>
            <w:r w:rsidRPr="009A0CF9">
              <w:rPr>
                <w:rFonts w:hint="cs"/>
                <w:rtl/>
              </w:rPr>
              <w:t>* צרף דוח סטאטוס</w:t>
            </w:r>
          </w:p>
        </w:tc>
        <w:tc>
          <w:tcPr>
            <w:tcW w:w="1903" w:type="dxa"/>
            <w:shd w:val="clear" w:color="auto" w:fill="auto"/>
          </w:tcPr>
          <w:p w14:paraId="7C977919" w14:textId="77777777" w:rsidR="00EB5A81" w:rsidRPr="009A0CF9" w:rsidRDefault="00EB5A81" w:rsidP="00341985">
            <w:pPr>
              <w:jc w:val="both"/>
              <w:rPr>
                <w:rtl/>
              </w:rPr>
            </w:pPr>
          </w:p>
        </w:tc>
      </w:tr>
      <w:tr w:rsidR="00EB5A81" w:rsidRPr="009A0CF9" w14:paraId="12A4E729" w14:textId="77777777" w:rsidTr="00603F1E">
        <w:tc>
          <w:tcPr>
            <w:tcW w:w="2463" w:type="dxa"/>
            <w:shd w:val="clear" w:color="auto" w:fill="auto"/>
          </w:tcPr>
          <w:p w14:paraId="58A7FED6" w14:textId="77777777" w:rsidR="00EB5A81" w:rsidRPr="009A0CF9" w:rsidRDefault="00EB5A81" w:rsidP="00341985">
            <w:pPr>
              <w:jc w:val="both"/>
              <w:rPr>
                <w:rtl/>
              </w:rPr>
            </w:pPr>
            <w:r w:rsidRPr="009A0CF9">
              <w:rPr>
                <w:rFonts w:hint="cs"/>
                <w:rtl/>
              </w:rPr>
              <w:t>שינויי  דיירים</w:t>
            </w:r>
          </w:p>
        </w:tc>
        <w:tc>
          <w:tcPr>
            <w:tcW w:w="2747" w:type="dxa"/>
            <w:shd w:val="clear" w:color="auto" w:fill="auto"/>
          </w:tcPr>
          <w:p w14:paraId="3FE847D6" w14:textId="77777777" w:rsidR="00EB5A81" w:rsidRPr="009A0CF9" w:rsidRDefault="00EB5A81" w:rsidP="00341985">
            <w:pPr>
              <w:jc w:val="both"/>
              <w:rPr>
                <w:rtl/>
              </w:rPr>
            </w:pPr>
            <w:r w:rsidRPr="009A0CF9">
              <w:t></w:t>
            </w:r>
            <w:r w:rsidRPr="009A0CF9">
              <w:rPr>
                <w:rtl/>
              </w:rPr>
              <w:t xml:space="preserve"> </w:t>
            </w:r>
            <w:r w:rsidRPr="009A0CF9">
              <w:rPr>
                <w:rFonts w:hint="cs"/>
                <w:rtl/>
              </w:rPr>
              <w:t>בדיקת דירות מיוחדות- כל הדירות</w:t>
            </w:r>
          </w:p>
          <w:p w14:paraId="4D18AC64" w14:textId="77777777" w:rsidR="00EB5A81" w:rsidRPr="009A0CF9" w:rsidDel="00E00F08" w:rsidRDefault="00EB5A81" w:rsidP="00341985">
            <w:pPr>
              <w:jc w:val="both"/>
            </w:pPr>
            <w:r w:rsidRPr="009A0CF9">
              <w:t></w:t>
            </w:r>
            <w:r w:rsidRPr="009A0CF9">
              <w:rPr>
                <w:rtl/>
              </w:rPr>
              <w:t xml:space="preserve"> </w:t>
            </w:r>
            <w:r w:rsidRPr="009A0CF9">
              <w:rPr>
                <w:rFonts w:hint="cs"/>
                <w:rtl/>
              </w:rPr>
              <w:t>דירות רגילות- בדיקת דירה בקומה</w:t>
            </w:r>
          </w:p>
          <w:p w14:paraId="469A5564" w14:textId="77777777" w:rsidR="00EB5A81" w:rsidRPr="009A0CF9" w:rsidRDefault="00EB5A81" w:rsidP="00341985">
            <w:pPr>
              <w:jc w:val="both"/>
              <w:rPr>
                <w:rtl/>
              </w:rPr>
            </w:pPr>
          </w:p>
        </w:tc>
        <w:tc>
          <w:tcPr>
            <w:tcW w:w="2268" w:type="dxa"/>
            <w:shd w:val="clear" w:color="auto" w:fill="auto"/>
          </w:tcPr>
          <w:p w14:paraId="29CAA7BC" w14:textId="77777777" w:rsidR="00EB5A81" w:rsidRPr="009A0CF9" w:rsidRDefault="00EB5A81" w:rsidP="00341985">
            <w:pPr>
              <w:jc w:val="both"/>
              <w:rPr>
                <w:rtl/>
              </w:rPr>
            </w:pPr>
          </w:p>
        </w:tc>
        <w:tc>
          <w:tcPr>
            <w:tcW w:w="1903" w:type="dxa"/>
            <w:shd w:val="clear" w:color="auto" w:fill="auto"/>
          </w:tcPr>
          <w:p w14:paraId="5E9198EF" w14:textId="77777777" w:rsidR="00EB5A81" w:rsidRPr="009A0CF9" w:rsidRDefault="00EB5A81" w:rsidP="00341985">
            <w:pPr>
              <w:jc w:val="both"/>
              <w:rPr>
                <w:rtl/>
              </w:rPr>
            </w:pPr>
          </w:p>
        </w:tc>
      </w:tr>
      <w:tr w:rsidR="00EB5A81" w:rsidRPr="009A0CF9" w14:paraId="2D87DE36" w14:textId="77777777" w:rsidTr="00603F1E">
        <w:tc>
          <w:tcPr>
            <w:tcW w:w="2463" w:type="dxa"/>
            <w:shd w:val="clear" w:color="auto" w:fill="auto"/>
          </w:tcPr>
          <w:p w14:paraId="5B44DDAB" w14:textId="77777777" w:rsidR="00EB5A81" w:rsidRPr="009A0CF9" w:rsidRDefault="00EB5A81" w:rsidP="00341985">
            <w:pPr>
              <w:jc w:val="both"/>
              <w:rPr>
                <w:rtl/>
              </w:rPr>
            </w:pPr>
            <w:r w:rsidRPr="009A0CF9">
              <w:rPr>
                <w:rFonts w:hint="cs"/>
                <w:rtl/>
              </w:rPr>
              <w:t xml:space="preserve">מבדקי איכות </w:t>
            </w:r>
          </w:p>
        </w:tc>
        <w:tc>
          <w:tcPr>
            <w:tcW w:w="2747" w:type="dxa"/>
            <w:shd w:val="clear" w:color="auto" w:fill="auto"/>
          </w:tcPr>
          <w:p w14:paraId="7BF8D7C9" w14:textId="77777777" w:rsidR="00EB5A81" w:rsidRPr="009A0CF9" w:rsidRDefault="00EB5A81" w:rsidP="00341985">
            <w:pPr>
              <w:jc w:val="both"/>
              <w:rPr>
                <w:rtl/>
              </w:rPr>
            </w:pPr>
            <w:r w:rsidRPr="009A0CF9">
              <w:t></w:t>
            </w:r>
            <w:r w:rsidRPr="009A0CF9">
              <w:rPr>
                <w:rtl/>
              </w:rPr>
              <w:t xml:space="preserve"> </w:t>
            </w:r>
            <w:r w:rsidRPr="009A0CF9">
              <w:rPr>
                <w:rFonts w:hint="cs"/>
                <w:rtl/>
              </w:rPr>
              <w:t>מבדק פנימי</w:t>
            </w:r>
          </w:p>
          <w:p w14:paraId="147B4517" w14:textId="77777777" w:rsidR="00EB5A81" w:rsidRPr="009A0CF9" w:rsidRDefault="00EB5A81" w:rsidP="00341985">
            <w:pPr>
              <w:jc w:val="both"/>
              <w:rPr>
                <w:rtl/>
              </w:rPr>
            </w:pPr>
            <w:r w:rsidRPr="009A0CF9">
              <w:t></w:t>
            </w:r>
            <w:r w:rsidRPr="009A0CF9">
              <w:rPr>
                <w:rtl/>
              </w:rPr>
              <w:t xml:space="preserve"> </w:t>
            </w:r>
            <w:r w:rsidRPr="009A0CF9">
              <w:rPr>
                <w:rFonts w:hint="cs"/>
                <w:rtl/>
              </w:rPr>
              <w:t>מבדק חיצוני</w:t>
            </w:r>
          </w:p>
        </w:tc>
        <w:tc>
          <w:tcPr>
            <w:tcW w:w="2268" w:type="dxa"/>
            <w:shd w:val="clear" w:color="auto" w:fill="auto"/>
          </w:tcPr>
          <w:p w14:paraId="58163BA0" w14:textId="77777777" w:rsidR="00EB5A81" w:rsidRPr="009A0CF9" w:rsidRDefault="00EB5A81" w:rsidP="00341985">
            <w:pPr>
              <w:jc w:val="both"/>
              <w:rPr>
                <w:rtl/>
              </w:rPr>
            </w:pPr>
            <w:r w:rsidRPr="009A0CF9">
              <w:t></w:t>
            </w:r>
            <w:r w:rsidRPr="009A0CF9">
              <w:rPr>
                <w:rtl/>
              </w:rPr>
              <w:t xml:space="preserve"> </w:t>
            </w:r>
            <w:r w:rsidRPr="009A0CF9">
              <w:rPr>
                <w:rFonts w:hint="cs"/>
                <w:rtl/>
              </w:rPr>
              <w:t>בוצע בדירות:</w:t>
            </w:r>
          </w:p>
          <w:p w14:paraId="67FA52C6" w14:textId="77777777" w:rsidR="00EB5A81" w:rsidRPr="009A0CF9" w:rsidRDefault="00EB5A81" w:rsidP="00341985">
            <w:pPr>
              <w:jc w:val="both"/>
              <w:rPr>
                <w:rtl/>
              </w:rPr>
            </w:pPr>
            <w:r w:rsidRPr="009A0CF9">
              <w:rPr>
                <w:rFonts w:hint="cs"/>
                <w:rtl/>
              </w:rPr>
              <w:t>_______________</w:t>
            </w:r>
          </w:p>
          <w:p w14:paraId="0946541E" w14:textId="77777777" w:rsidR="00EB5A81" w:rsidRPr="009A0CF9" w:rsidRDefault="00EB5A81" w:rsidP="00341985">
            <w:pPr>
              <w:jc w:val="both"/>
              <w:rPr>
                <w:rtl/>
              </w:rPr>
            </w:pPr>
          </w:p>
          <w:p w14:paraId="6A15C2BC" w14:textId="77777777" w:rsidR="00EB5A81" w:rsidRPr="009A0CF9" w:rsidRDefault="00EB5A81" w:rsidP="00341985">
            <w:pPr>
              <w:jc w:val="both"/>
              <w:rPr>
                <w:rtl/>
              </w:rPr>
            </w:pPr>
            <w:r w:rsidRPr="009A0CF9">
              <w:rPr>
                <w:rFonts w:hint="cs"/>
                <w:rtl/>
              </w:rPr>
              <w:t>* צרף דוח מבדק</w:t>
            </w:r>
          </w:p>
        </w:tc>
        <w:tc>
          <w:tcPr>
            <w:tcW w:w="1903" w:type="dxa"/>
            <w:shd w:val="clear" w:color="auto" w:fill="auto"/>
          </w:tcPr>
          <w:p w14:paraId="5FDC9D35" w14:textId="77777777" w:rsidR="00EB5A81" w:rsidRPr="009A0CF9" w:rsidRDefault="00EB5A81" w:rsidP="00341985">
            <w:pPr>
              <w:jc w:val="both"/>
              <w:rPr>
                <w:rtl/>
              </w:rPr>
            </w:pPr>
          </w:p>
        </w:tc>
      </w:tr>
    </w:tbl>
    <w:p w14:paraId="50647CEE" w14:textId="77777777" w:rsidR="00EB5A81" w:rsidRPr="009A0CF9" w:rsidRDefault="00EB5A81" w:rsidP="00EB5A81">
      <w:pPr>
        <w:jc w:val="both"/>
        <w:rPr>
          <w:rtl/>
        </w:rPr>
      </w:pPr>
      <w:r w:rsidRPr="009A0CF9">
        <w:t></w:t>
      </w:r>
      <w:r w:rsidRPr="009A0CF9">
        <w:rPr>
          <w:rtl/>
        </w:rPr>
        <w:t xml:space="preserve"> </w:t>
      </w:r>
      <w:r w:rsidRPr="009A0CF9">
        <w:rPr>
          <w:rFonts w:hint="cs"/>
          <w:rtl/>
        </w:rPr>
        <w:t>יש לצרף לחשבון חודשי - מפקח</w:t>
      </w:r>
    </w:p>
    <w:p w14:paraId="3A19A2F5" w14:textId="77777777" w:rsidR="00EB5A81" w:rsidRPr="009A0CF9" w:rsidRDefault="00EB5A81" w:rsidP="00EB5A81">
      <w:pPr>
        <w:jc w:val="both"/>
        <w:rPr>
          <w:rtl/>
        </w:rPr>
      </w:pPr>
    </w:p>
    <w:p w14:paraId="048D6B72" w14:textId="77777777" w:rsidR="00EB5A81" w:rsidRPr="009A0CF9" w:rsidRDefault="00EB5A81" w:rsidP="00EB5A81">
      <w:pPr>
        <w:spacing w:after="120"/>
        <w:ind w:left="24"/>
        <w:jc w:val="both"/>
        <w:rPr>
          <w:b/>
          <w:bCs/>
          <w:sz w:val="24"/>
          <w:szCs w:val="24"/>
        </w:rPr>
      </w:pPr>
      <w:r w:rsidRPr="009A0CF9">
        <w:rPr>
          <w:rFonts w:ascii="Arial" w:eastAsia="Calibri" w:hAnsi="Arial"/>
          <w:sz w:val="26"/>
          <w:szCs w:val="26"/>
          <w:rtl/>
        </w:rPr>
        <w:br w:type="page"/>
      </w:r>
      <w:r w:rsidRPr="009A0CF9">
        <w:rPr>
          <w:rFonts w:hint="cs"/>
          <w:b/>
          <w:bCs/>
          <w:sz w:val="24"/>
          <w:szCs w:val="24"/>
          <w:u w:val="single"/>
          <w:rtl/>
        </w:rPr>
        <w:t xml:space="preserve">6.2 </w:t>
      </w:r>
      <w:r w:rsidRPr="009A0CF9">
        <w:rPr>
          <w:b/>
          <w:bCs/>
          <w:sz w:val="24"/>
          <w:szCs w:val="24"/>
          <w:u w:val="single"/>
          <w:rtl/>
        </w:rPr>
        <w:tab/>
      </w:r>
      <w:r w:rsidRPr="009A0CF9">
        <w:rPr>
          <w:rFonts w:hint="cs"/>
          <w:b/>
          <w:bCs/>
          <w:sz w:val="24"/>
          <w:szCs w:val="24"/>
          <w:u w:val="single"/>
          <w:rtl/>
        </w:rPr>
        <w:t xml:space="preserve">נספח מס' 2 </w:t>
      </w:r>
      <w:r w:rsidRPr="009A0CF9">
        <w:rPr>
          <w:b/>
          <w:bCs/>
          <w:sz w:val="24"/>
          <w:szCs w:val="24"/>
          <w:u w:val="single"/>
          <w:rtl/>
        </w:rPr>
        <w:t>–</w:t>
      </w:r>
      <w:r w:rsidRPr="009A0CF9">
        <w:rPr>
          <w:rFonts w:hint="cs"/>
          <w:b/>
          <w:bCs/>
          <w:sz w:val="24"/>
          <w:szCs w:val="24"/>
          <w:u w:val="single"/>
          <w:rtl/>
        </w:rPr>
        <w:t xml:space="preserve"> רשימות תיוג לבקרת איכות בתהליך</w:t>
      </w:r>
    </w:p>
    <w:p w14:paraId="405FB11B" w14:textId="77777777" w:rsidR="00EB5A81" w:rsidRDefault="00EB5A81" w:rsidP="00EB5A81">
      <w:pPr>
        <w:spacing w:after="40"/>
        <w:rPr>
          <w:rFonts w:ascii="Arial" w:eastAsia="Calibri" w:hAnsi="Arial"/>
          <w:sz w:val="26"/>
          <w:szCs w:val="26"/>
          <w:rtl/>
        </w:rPr>
      </w:pPr>
    </w:p>
    <w:p w14:paraId="321A3798" w14:textId="77777777" w:rsidR="00EB5A81" w:rsidRPr="009A0CF9" w:rsidRDefault="00EB5A81" w:rsidP="00EB5A81">
      <w:pPr>
        <w:spacing w:after="40"/>
        <w:rPr>
          <w:rFonts w:ascii="Arial" w:eastAsia="Calibri" w:hAnsi="Arial"/>
          <w:sz w:val="18"/>
          <w:szCs w:val="24"/>
        </w:rPr>
      </w:pPr>
      <w:r w:rsidRPr="009A0CF9">
        <w:rPr>
          <w:rFonts w:ascii="Arial" w:eastAsia="Calibri" w:hAnsi="Arial" w:hint="cs"/>
          <w:b/>
          <w:bCs/>
          <w:sz w:val="26"/>
          <w:szCs w:val="26"/>
          <w:rtl/>
        </w:rPr>
        <w:t>רשימת תיוג:  קידוח ויציקת כלונסאות</w:t>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מס' </w:t>
      </w:r>
      <w:r w:rsidRPr="009A0CF9">
        <w:rPr>
          <w:rFonts w:ascii="Arial" w:eastAsia="Calibri" w:hAnsi="Arial" w:hint="cs"/>
          <w:sz w:val="18"/>
          <w:szCs w:val="24"/>
          <w:rtl/>
        </w:rPr>
        <w:tab/>
        <w:t>02/001</w:t>
      </w:r>
    </w:p>
    <w:p w14:paraId="32D39371"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1"/>
        <w:gridCol w:w="3076"/>
        <w:gridCol w:w="825"/>
        <w:gridCol w:w="3764"/>
      </w:tblGrid>
      <w:tr w:rsidR="00EB5A81" w:rsidRPr="009A0CF9" w14:paraId="7F4FF8B9" w14:textId="77777777" w:rsidTr="00341985">
        <w:tc>
          <w:tcPr>
            <w:tcW w:w="533" w:type="dxa"/>
            <w:tcBorders>
              <w:bottom w:val="single" w:sz="4" w:space="0" w:color="auto"/>
            </w:tcBorders>
            <w:shd w:val="clear" w:color="auto" w:fill="auto"/>
            <w:vAlign w:val="center"/>
          </w:tcPr>
          <w:p w14:paraId="79CC2BFE"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tcBorders>
              <w:bottom w:val="single" w:sz="4" w:space="0" w:color="auto"/>
            </w:tcBorders>
            <w:shd w:val="pct5" w:color="auto" w:fill="auto"/>
            <w:vAlign w:val="center"/>
          </w:tcPr>
          <w:p w14:paraId="28C0963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פרויקט:                                        בניין:                   דירה:</w:t>
            </w:r>
          </w:p>
        </w:tc>
      </w:tr>
      <w:tr w:rsidR="00EB5A81" w:rsidRPr="009A0CF9" w14:paraId="55608418" w14:textId="77777777" w:rsidTr="00341985">
        <w:tc>
          <w:tcPr>
            <w:tcW w:w="533" w:type="dxa"/>
            <w:shd w:val="clear" w:color="auto" w:fill="auto"/>
            <w:vAlign w:val="center"/>
          </w:tcPr>
          <w:p w14:paraId="3A05C040"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shd w:val="clear" w:color="auto" w:fill="auto"/>
            <w:vAlign w:val="center"/>
          </w:tcPr>
          <w:p w14:paraId="09AD3896"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3EAD92F0" w14:textId="77777777" w:rsidTr="00341985">
        <w:tc>
          <w:tcPr>
            <w:tcW w:w="533" w:type="dxa"/>
            <w:shd w:val="clear" w:color="auto" w:fill="auto"/>
            <w:vAlign w:val="center"/>
          </w:tcPr>
          <w:p w14:paraId="72B86FF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40" w:type="dxa"/>
            <w:shd w:val="clear" w:color="auto" w:fill="auto"/>
            <w:vAlign w:val="center"/>
          </w:tcPr>
          <w:p w14:paraId="28AD7D5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 xml:space="preserve"> *</w:t>
            </w:r>
          </w:p>
        </w:tc>
        <w:tc>
          <w:tcPr>
            <w:tcW w:w="848" w:type="dxa"/>
            <w:shd w:val="clear" w:color="auto" w:fill="auto"/>
            <w:vAlign w:val="center"/>
          </w:tcPr>
          <w:p w14:paraId="22ADC46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607" w:type="dxa"/>
            <w:shd w:val="clear" w:color="auto" w:fill="auto"/>
            <w:vAlign w:val="center"/>
          </w:tcPr>
          <w:p w14:paraId="7F536DF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0641CBC6" w14:textId="77777777" w:rsidTr="00341985">
        <w:tc>
          <w:tcPr>
            <w:tcW w:w="533" w:type="dxa"/>
            <w:shd w:val="clear" w:color="auto" w:fill="auto"/>
          </w:tcPr>
          <w:p w14:paraId="23EAD9A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40" w:type="dxa"/>
            <w:shd w:val="clear" w:color="auto" w:fill="auto"/>
          </w:tcPr>
          <w:p w14:paraId="03ADAF8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בדיקות ואישור בנטונייט/ניקיון הקידוח</w:t>
            </w:r>
          </w:p>
        </w:tc>
        <w:tc>
          <w:tcPr>
            <w:tcW w:w="848" w:type="dxa"/>
            <w:shd w:val="clear" w:color="auto" w:fill="auto"/>
          </w:tcPr>
          <w:p w14:paraId="39343E5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vAlign w:val="center"/>
          </w:tcPr>
          <w:p w14:paraId="24485717"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עומק הקידוח/בדיקות איכות של הבנטונייט</w:t>
            </w:r>
          </w:p>
        </w:tc>
      </w:tr>
      <w:tr w:rsidR="00EB5A81" w:rsidRPr="009A0CF9" w14:paraId="61F00E89" w14:textId="77777777" w:rsidTr="00341985">
        <w:tc>
          <w:tcPr>
            <w:tcW w:w="533" w:type="dxa"/>
            <w:shd w:val="clear" w:color="auto" w:fill="auto"/>
          </w:tcPr>
          <w:p w14:paraId="25332A2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40" w:type="dxa"/>
            <w:shd w:val="clear" w:color="auto" w:fill="auto"/>
          </w:tcPr>
          <w:p w14:paraId="36E5992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קידוח - קייסינג/קוטר</w:t>
            </w:r>
          </w:p>
        </w:tc>
        <w:tc>
          <w:tcPr>
            <w:tcW w:w="848" w:type="dxa"/>
            <w:shd w:val="clear" w:color="auto" w:fill="auto"/>
          </w:tcPr>
          <w:p w14:paraId="2131255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7573437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46933F7" w14:textId="77777777" w:rsidTr="00341985">
        <w:tc>
          <w:tcPr>
            <w:tcW w:w="533" w:type="dxa"/>
            <w:shd w:val="clear" w:color="auto" w:fill="auto"/>
          </w:tcPr>
          <w:p w14:paraId="516A839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40" w:type="dxa"/>
            <w:shd w:val="clear" w:color="auto" w:fill="auto"/>
          </w:tcPr>
          <w:p w14:paraId="7E4758A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6"/>
                <w:rtl/>
              </w:rPr>
              <w:t>בדיקת כלובים/שומרי מרחק/צינור גמא</w:t>
            </w:r>
          </w:p>
        </w:tc>
        <w:tc>
          <w:tcPr>
            <w:tcW w:w="848" w:type="dxa"/>
            <w:shd w:val="clear" w:color="auto" w:fill="auto"/>
          </w:tcPr>
          <w:p w14:paraId="1220D0D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0FF9922B"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צינורות בדיקה/ריתוכים</w:t>
            </w:r>
          </w:p>
        </w:tc>
      </w:tr>
      <w:tr w:rsidR="00EB5A81" w:rsidRPr="009A0CF9" w14:paraId="26065498" w14:textId="77777777" w:rsidTr="00341985">
        <w:tc>
          <w:tcPr>
            <w:tcW w:w="533" w:type="dxa"/>
            <w:shd w:val="clear" w:color="auto" w:fill="auto"/>
          </w:tcPr>
          <w:p w14:paraId="02FB7B5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40" w:type="dxa"/>
            <w:shd w:val="clear" w:color="auto" w:fill="auto"/>
          </w:tcPr>
          <w:p w14:paraId="04B7DF7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יציקה רצופה</w:t>
            </w:r>
          </w:p>
        </w:tc>
        <w:tc>
          <w:tcPr>
            <w:tcW w:w="848" w:type="dxa"/>
            <w:shd w:val="clear" w:color="auto" w:fill="auto"/>
          </w:tcPr>
          <w:p w14:paraId="1D04EC2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60E400FA"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עומק הצינור  הטרמי בתהליך היציקה</w:t>
            </w:r>
          </w:p>
        </w:tc>
      </w:tr>
      <w:tr w:rsidR="00EB5A81" w:rsidRPr="009A0CF9" w14:paraId="45FCCA1B" w14:textId="77777777" w:rsidTr="00341985">
        <w:tc>
          <w:tcPr>
            <w:tcW w:w="533" w:type="dxa"/>
            <w:shd w:val="clear" w:color="auto" w:fill="auto"/>
          </w:tcPr>
          <w:p w14:paraId="5BE81E3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40" w:type="dxa"/>
            <w:shd w:val="clear" w:color="auto" w:fill="auto"/>
          </w:tcPr>
          <w:p w14:paraId="72DCEDE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גובה יציקה/גובה קוצים; נקודת יחוס</w:t>
            </w:r>
          </w:p>
        </w:tc>
        <w:tc>
          <w:tcPr>
            <w:tcW w:w="848" w:type="dxa"/>
            <w:shd w:val="clear" w:color="auto" w:fill="auto"/>
          </w:tcPr>
          <w:p w14:paraId="209F149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11E62A98"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סימון באמצעות מודד; מדידה</w:t>
            </w:r>
          </w:p>
        </w:tc>
      </w:tr>
      <w:tr w:rsidR="00EB5A81" w:rsidRPr="009A0CF9" w14:paraId="5566260C" w14:textId="77777777" w:rsidTr="00341985">
        <w:tc>
          <w:tcPr>
            <w:tcW w:w="533" w:type="dxa"/>
            <w:shd w:val="clear" w:color="auto" w:fill="auto"/>
          </w:tcPr>
          <w:p w14:paraId="0DE2533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40" w:type="dxa"/>
            <w:shd w:val="clear" w:color="auto" w:fill="auto"/>
          </w:tcPr>
          <w:p w14:paraId="3E9E291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התקנת מערכות ברפסודה</w:t>
            </w:r>
          </w:p>
        </w:tc>
        <w:tc>
          <w:tcPr>
            <w:tcW w:w="848" w:type="dxa"/>
            <w:shd w:val="clear" w:color="auto" w:fill="auto"/>
          </w:tcPr>
          <w:p w14:paraId="549A0F5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354C911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906A1B0" w14:textId="77777777" w:rsidTr="00341985">
        <w:tc>
          <w:tcPr>
            <w:tcW w:w="533" w:type="dxa"/>
            <w:shd w:val="clear" w:color="auto" w:fill="auto"/>
          </w:tcPr>
          <w:p w14:paraId="4ACE714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640" w:type="dxa"/>
            <w:shd w:val="clear" w:color="auto" w:fill="auto"/>
          </w:tcPr>
          <w:p w14:paraId="6CDC7F3E"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620A4E2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406620D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909BED9" w14:textId="77777777" w:rsidTr="00341985">
        <w:tc>
          <w:tcPr>
            <w:tcW w:w="533" w:type="dxa"/>
            <w:shd w:val="clear" w:color="auto" w:fill="auto"/>
          </w:tcPr>
          <w:p w14:paraId="7E759EA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01542B9D"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1519C95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194D643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E1F97CE" w14:textId="77777777" w:rsidTr="00341985">
        <w:tc>
          <w:tcPr>
            <w:tcW w:w="533" w:type="dxa"/>
            <w:shd w:val="clear" w:color="auto" w:fill="auto"/>
          </w:tcPr>
          <w:p w14:paraId="15EB638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02555E21"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2008BAA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09EE82E1" w14:textId="77777777" w:rsidR="00EB5A81" w:rsidRPr="009A0CF9" w:rsidRDefault="00EB5A81" w:rsidP="00341985">
            <w:pPr>
              <w:suppressAutoHyphens/>
              <w:autoSpaceDN w:val="0"/>
              <w:jc w:val="both"/>
              <w:textAlignment w:val="baseline"/>
              <w:rPr>
                <w:rFonts w:ascii="Arial" w:eastAsia="Calibri" w:hAnsi="Arial"/>
                <w:i/>
                <w:iCs/>
                <w:rtl/>
              </w:rPr>
            </w:pPr>
          </w:p>
        </w:tc>
      </w:tr>
    </w:tbl>
    <w:p w14:paraId="3D0F77CD"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1573D5A2"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17D75962"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3B8CBA8D"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30787130" w14:textId="77777777" w:rsidTr="00341985">
        <w:tc>
          <w:tcPr>
            <w:tcW w:w="815" w:type="dxa"/>
            <w:shd w:val="clear" w:color="auto" w:fill="auto"/>
          </w:tcPr>
          <w:p w14:paraId="20DD84A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6D377EF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050ECAB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0" w:type="dxa"/>
            <w:shd w:val="clear" w:color="auto" w:fill="auto"/>
          </w:tcPr>
          <w:p w14:paraId="2382664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5C9A8F4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44B4B914" w14:textId="77777777" w:rsidTr="00341985">
        <w:tc>
          <w:tcPr>
            <w:tcW w:w="815" w:type="dxa"/>
            <w:shd w:val="clear" w:color="auto" w:fill="auto"/>
            <w:vAlign w:val="center"/>
          </w:tcPr>
          <w:p w14:paraId="179B0DB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3269DFB3"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22B7B50A"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CA90065"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A8112A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E12E417" w14:textId="77777777" w:rsidTr="00341985">
        <w:tc>
          <w:tcPr>
            <w:tcW w:w="815" w:type="dxa"/>
            <w:shd w:val="clear" w:color="auto" w:fill="auto"/>
            <w:vAlign w:val="center"/>
          </w:tcPr>
          <w:p w14:paraId="642D013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2D9489BA"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367469E1"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B0EB741"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E98FC4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10ABCA6" w14:textId="77777777" w:rsidTr="00341985">
        <w:tc>
          <w:tcPr>
            <w:tcW w:w="815" w:type="dxa"/>
            <w:shd w:val="clear" w:color="auto" w:fill="auto"/>
            <w:vAlign w:val="center"/>
          </w:tcPr>
          <w:p w14:paraId="35C53E7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AFA3BA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1CCFB9D5"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818E888"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E9DA68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8B3895B" w14:textId="77777777" w:rsidTr="00341985">
        <w:tc>
          <w:tcPr>
            <w:tcW w:w="815" w:type="dxa"/>
            <w:shd w:val="clear" w:color="auto" w:fill="auto"/>
            <w:vAlign w:val="center"/>
          </w:tcPr>
          <w:p w14:paraId="33F3EED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01E935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0070CEE"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987D343"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AC0922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8C6DF02" w14:textId="77777777" w:rsidTr="00341985">
        <w:tc>
          <w:tcPr>
            <w:tcW w:w="815" w:type="dxa"/>
            <w:shd w:val="clear" w:color="auto" w:fill="auto"/>
            <w:vAlign w:val="center"/>
          </w:tcPr>
          <w:p w14:paraId="2AA941E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A51E63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2FA1875"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F893517"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DC6A57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6B7CBE6" w14:textId="77777777" w:rsidTr="00341985">
        <w:tc>
          <w:tcPr>
            <w:tcW w:w="815" w:type="dxa"/>
            <w:shd w:val="clear" w:color="auto" w:fill="auto"/>
            <w:vAlign w:val="center"/>
          </w:tcPr>
          <w:p w14:paraId="6066379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C6EF92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58599646"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FE6E959"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892E71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9902EF3" w14:textId="77777777" w:rsidTr="00341985">
        <w:tc>
          <w:tcPr>
            <w:tcW w:w="815" w:type="dxa"/>
            <w:shd w:val="clear" w:color="auto" w:fill="auto"/>
            <w:vAlign w:val="center"/>
          </w:tcPr>
          <w:p w14:paraId="2416040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BA579B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163ABD38"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679C41D"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865844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24A9778" w14:textId="77777777" w:rsidTr="00341985">
        <w:tc>
          <w:tcPr>
            <w:tcW w:w="815" w:type="dxa"/>
            <w:shd w:val="clear" w:color="auto" w:fill="auto"/>
            <w:vAlign w:val="center"/>
          </w:tcPr>
          <w:p w14:paraId="4B65D8A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D343C6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7FD2F4D"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70C838D"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61F855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83143CB" w14:textId="77777777" w:rsidTr="00341985">
        <w:tc>
          <w:tcPr>
            <w:tcW w:w="815" w:type="dxa"/>
            <w:shd w:val="clear" w:color="auto" w:fill="auto"/>
            <w:vAlign w:val="center"/>
          </w:tcPr>
          <w:p w14:paraId="42A1BA0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16A537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70FF907"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3AD17FB9"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21DB18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BE14901" w14:textId="77777777" w:rsidTr="00341985">
        <w:tc>
          <w:tcPr>
            <w:tcW w:w="815" w:type="dxa"/>
            <w:shd w:val="clear" w:color="auto" w:fill="auto"/>
            <w:vAlign w:val="center"/>
          </w:tcPr>
          <w:p w14:paraId="350286D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CFC5DA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38A2485B"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4BE9FBA"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0028626" w14:textId="77777777" w:rsidR="00EB5A81" w:rsidRPr="009A0CF9" w:rsidRDefault="00EB5A81" w:rsidP="00341985">
            <w:pPr>
              <w:suppressAutoHyphens/>
              <w:autoSpaceDN w:val="0"/>
              <w:textAlignment w:val="baseline"/>
              <w:rPr>
                <w:rFonts w:ascii="Arial" w:eastAsia="Calibri" w:hAnsi="Arial"/>
                <w:sz w:val="14"/>
                <w:rtl/>
              </w:rPr>
            </w:pPr>
          </w:p>
        </w:tc>
      </w:tr>
    </w:tbl>
    <w:p w14:paraId="6CBA8619" w14:textId="77777777" w:rsidR="00EB5A81" w:rsidRPr="009A0CF9" w:rsidRDefault="00EB5A81" w:rsidP="00EB5A81">
      <w:pPr>
        <w:suppressAutoHyphens/>
        <w:autoSpaceDN w:val="0"/>
        <w:jc w:val="both"/>
        <w:textAlignment w:val="baseline"/>
        <w:rPr>
          <w:rFonts w:ascii="Arial" w:eastAsia="Calibri" w:hAnsi="Arial"/>
          <w:sz w:val="18"/>
          <w:szCs w:val="24"/>
        </w:rPr>
      </w:pPr>
    </w:p>
    <w:p w14:paraId="4AB76C03" w14:textId="77777777" w:rsidR="00EB5A81" w:rsidRPr="009A0CF9" w:rsidRDefault="00EB5A81" w:rsidP="00EB5A81">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צילומים (רצוי במידות 4/3 ס"מ) + תאריך.</w:t>
      </w:r>
    </w:p>
    <w:p w14:paraId="79B77D89" w14:textId="77777777" w:rsidR="00EB5A81" w:rsidRPr="009A0CF9" w:rsidRDefault="00EB5A81" w:rsidP="00EB5A81">
      <w:pPr>
        <w:suppressAutoHyphens/>
        <w:autoSpaceDN w:val="0"/>
        <w:jc w:val="both"/>
        <w:textAlignment w:val="baseline"/>
        <w:rPr>
          <w:rFonts w:ascii="Arial" w:eastAsia="Calibri" w:hAnsi="Arial"/>
          <w:sz w:val="18"/>
          <w:szCs w:val="24"/>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1998"/>
        <w:gridCol w:w="1998"/>
        <w:gridCol w:w="2302"/>
      </w:tblGrid>
      <w:tr w:rsidR="00EB5A81" w:rsidRPr="009A0CF9" w14:paraId="5E7967F7" w14:textId="77777777" w:rsidTr="00341985">
        <w:trPr>
          <w:trHeight w:val="1701"/>
        </w:trPr>
        <w:tc>
          <w:tcPr>
            <w:tcW w:w="2268" w:type="dxa"/>
            <w:shd w:val="clear" w:color="auto" w:fill="auto"/>
            <w:tcMar>
              <w:left w:w="0" w:type="dxa"/>
              <w:right w:w="0" w:type="dxa"/>
            </w:tcMar>
          </w:tcPr>
          <w:p w14:paraId="0F57F7C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3CC9E68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289CF92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13" w:type="dxa"/>
            <w:shd w:val="clear" w:color="auto" w:fill="auto"/>
            <w:tcMar>
              <w:left w:w="0" w:type="dxa"/>
              <w:right w:w="0" w:type="dxa"/>
            </w:tcMar>
          </w:tcPr>
          <w:p w14:paraId="290FCEB3"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72965EBF" w14:textId="77777777" w:rsidR="00EB5A81" w:rsidRPr="009A0CF9" w:rsidRDefault="00EB5A81" w:rsidP="00EB5A81">
      <w:pPr>
        <w:suppressAutoHyphens/>
        <w:autoSpaceDN w:val="0"/>
        <w:jc w:val="both"/>
        <w:textAlignment w:val="baseline"/>
        <w:rPr>
          <w:rFonts w:ascii="Arial" w:eastAsia="Calibri" w:hAnsi="Arial"/>
          <w:sz w:val="18"/>
          <w:szCs w:val="24"/>
        </w:rPr>
      </w:pPr>
    </w:p>
    <w:p w14:paraId="0DBDB46F" w14:textId="77777777" w:rsidR="00EB5A81" w:rsidRPr="009A0CF9" w:rsidRDefault="00EB5A81" w:rsidP="00EB5A81">
      <w:pPr>
        <w:spacing w:after="40"/>
        <w:rPr>
          <w:rFonts w:ascii="Arial" w:eastAsia="Calibri" w:hAnsi="Arial"/>
          <w:b/>
          <w:bCs/>
          <w:sz w:val="26"/>
          <w:szCs w:val="26"/>
          <w:rtl/>
        </w:rPr>
      </w:pPr>
      <w:r w:rsidRPr="009A0CF9">
        <w:rPr>
          <w:rFonts w:hint="cs"/>
          <w:noProof/>
          <w:szCs w:val="24"/>
          <w:rtl/>
        </w:rPr>
        <w:t xml:space="preserve">* </w:t>
      </w:r>
      <w:r w:rsidRPr="009A0CF9">
        <w:rPr>
          <w:rFonts w:hint="cs"/>
          <w:noProof/>
          <w:rtl/>
        </w:rPr>
        <w:t>מבצע הסיור יתאים את סעיפי הבדיקה לסוג העבודה ו/או לסוג המבנה בהתאם לצורך.</w:t>
      </w:r>
    </w:p>
    <w:p w14:paraId="41BFC14B"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t>רשימת תיוג:  יציקות בטון</w:t>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מס' </w:t>
      </w:r>
      <w:r w:rsidRPr="009A0CF9">
        <w:rPr>
          <w:rFonts w:ascii="Arial" w:eastAsia="Calibri" w:hAnsi="Arial" w:hint="cs"/>
          <w:sz w:val="18"/>
          <w:szCs w:val="24"/>
          <w:rtl/>
        </w:rPr>
        <w:tab/>
        <w:t>02/002</w:t>
      </w:r>
    </w:p>
    <w:p w14:paraId="74673236"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148"/>
        <w:gridCol w:w="828"/>
        <w:gridCol w:w="3690"/>
      </w:tblGrid>
      <w:tr w:rsidR="00EB5A81" w:rsidRPr="009A0CF9" w14:paraId="60937AD4" w14:textId="77777777" w:rsidTr="00341985">
        <w:tc>
          <w:tcPr>
            <w:tcW w:w="533" w:type="dxa"/>
            <w:tcBorders>
              <w:bottom w:val="single" w:sz="4" w:space="0" w:color="auto"/>
            </w:tcBorders>
            <w:shd w:val="clear" w:color="auto" w:fill="auto"/>
            <w:vAlign w:val="center"/>
          </w:tcPr>
          <w:p w14:paraId="35FE24E6"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tcBorders>
              <w:bottom w:val="single" w:sz="4" w:space="0" w:color="auto"/>
            </w:tcBorders>
            <w:shd w:val="pct5" w:color="auto" w:fill="auto"/>
            <w:vAlign w:val="center"/>
          </w:tcPr>
          <w:p w14:paraId="71DA58F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פרויקט:                                        בניין:                   דירה:</w:t>
            </w:r>
          </w:p>
        </w:tc>
      </w:tr>
      <w:tr w:rsidR="00EB5A81" w:rsidRPr="009A0CF9" w14:paraId="7D4111E6" w14:textId="77777777" w:rsidTr="00341985">
        <w:tc>
          <w:tcPr>
            <w:tcW w:w="533" w:type="dxa"/>
            <w:shd w:val="clear" w:color="auto" w:fill="auto"/>
            <w:vAlign w:val="center"/>
          </w:tcPr>
          <w:p w14:paraId="14DC1054"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shd w:val="clear" w:color="auto" w:fill="auto"/>
            <w:vAlign w:val="center"/>
          </w:tcPr>
          <w:p w14:paraId="596B1CEA"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15863814" w14:textId="77777777" w:rsidTr="00341985">
        <w:tc>
          <w:tcPr>
            <w:tcW w:w="533" w:type="dxa"/>
            <w:shd w:val="clear" w:color="auto" w:fill="auto"/>
            <w:vAlign w:val="center"/>
          </w:tcPr>
          <w:p w14:paraId="44589D0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40" w:type="dxa"/>
            <w:shd w:val="clear" w:color="auto" w:fill="auto"/>
            <w:vAlign w:val="center"/>
          </w:tcPr>
          <w:p w14:paraId="168D657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8" w:type="dxa"/>
            <w:shd w:val="clear" w:color="auto" w:fill="auto"/>
            <w:vAlign w:val="center"/>
          </w:tcPr>
          <w:p w14:paraId="497A887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607" w:type="dxa"/>
            <w:shd w:val="clear" w:color="auto" w:fill="auto"/>
            <w:vAlign w:val="center"/>
          </w:tcPr>
          <w:p w14:paraId="7CD1BE8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19A0B270" w14:textId="77777777" w:rsidTr="00341985">
        <w:tc>
          <w:tcPr>
            <w:tcW w:w="533" w:type="dxa"/>
            <w:shd w:val="clear" w:color="auto" w:fill="auto"/>
          </w:tcPr>
          <w:p w14:paraId="5922093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40" w:type="dxa"/>
            <w:shd w:val="clear" w:color="auto" w:fill="auto"/>
          </w:tcPr>
          <w:p w14:paraId="09C96F4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מהנדס הביצוע על היציקה וסידור הברזל</w:t>
            </w:r>
          </w:p>
        </w:tc>
        <w:tc>
          <w:tcPr>
            <w:tcW w:w="848" w:type="dxa"/>
            <w:shd w:val="clear" w:color="auto" w:fill="auto"/>
          </w:tcPr>
          <w:p w14:paraId="0FBEFC3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vAlign w:val="center"/>
          </w:tcPr>
          <w:p w14:paraId="2CDF9D42"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6F9C69F0" w14:textId="77777777" w:rsidTr="00341985">
        <w:tc>
          <w:tcPr>
            <w:tcW w:w="533" w:type="dxa"/>
            <w:shd w:val="clear" w:color="auto" w:fill="auto"/>
          </w:tcPr>
          <w:p w14:paraId="44EA34C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40" w:type="dxa"/>
            <w:shd w:val="clear" w:color="auto" w:fill="auto"/>
          </w:tcPr>
          <w:p w14:paraId="67F771B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המפקח על היציקה וסידור הברזל</w:t>
            </w:r>
          </w:p>
        </w:tc>
        <w:tc>
          <w:tcPr>
            <w:tcW w:w="848" w:type="dxa"/>
            <w:shd w:val="clear" w:color="auto" w:fill="auto"/>
          </w:tcPr>
          <w:p w14:paraId="1AD22E8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0C4FE1F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C22F817" w14:textId="77777777" w:rsidTr="00341985">
        <w:tc>
          <w:tcPr>
            <w:tcW w:w="533" w:type="dxa"/>
            <w:shd w:val="clear" w:color="auto" w:fill="auto"/>
          </w:tcPr>
          <w:p w14:paraId="5E9918A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40" w:type="dxa"/>
            <w:shd w:val="clear" w:color="auto" w:fill="auto"/>
          </w:tcPr>
          <w:p w14:paraId="3253408B"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הקונסטרוקטור על היציקה וסידור הברזל</w:t>
            </w:r>
          </w:p>
        </w:tc>
        <w:tc>
          <w:tcPr>
            <w:tcW w:w="848" w:type="dxa"/>
            <w:shd w:val="clear" w:color="auto" w:fill="auto"/>
          </w:tcPr>
          <w:p w14:paraId="3EDFDCB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2D23A94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67A6767" w14:textId="77777777" w:rsidTr="00341985">
        <w:tc>
          <w:tcPr>
            <w:tcW w:w="533" w:type="dxa"/>
            <w:shd w:val="clear" w:color="auto" w:fill="auto"/>
          </w:tcPr>
          <w:p w14:paraId="749473A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40" w:type="dxa"/>
            <w:shd w:val="clear" w:color="auto" w:fill="auto"/>
          </w:tcPr>
          <w:p w14:paraId="7E24C931"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6447579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1FF8CA6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1AA3B2E" w14:textId="77777777" w:rsidTr="00341985">
        <w:tc>
          <w:tcPr>
            <w:tcW w:w="533" w:type="dxa"/>
            <w:shd w:val="clear" w:color="auto" w:fill="auto"/>
          </w:tcPr>
          <w:p w14:paraId="40DDAFE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40" w:type="dxa"/>
            <w:shd w:val="clear" w:color="auto" w:fill="auto"/>
          </w:tcPr>
          <w:p w14:paraId="13B2612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3D45D10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3A712521"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FF5F511" w14:textId="77777777" w:rsidTr="00341985">
        <w:tc>
          <w:tcPr>
            <w:tcW w:w="533" w:type="dxa"/>
            <w:shd w:val="clear" w:color="auto" w:fill="auto"/>
          </w:tcPr>
          <w:p w14:paraId="1AAD258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40" w:type="dxa"/>
            <w:shd w:val="clear" w:color="auto" w:fill="auto"/>
          </w:tcPr>
          <w:p w14:paraId="7F85B9BB"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4833274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6D76C1CE"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56152E8" w14:textId="77777777" w:rsidTr="00341985">
        <w:tc>
          <w:tcPr>
            <w:tcW w:w="533" w:type="dxa"/>
            <w:shd w:val="clear" w:color="auto" w:fill="auto"/>
          </w:tcPr>
          <w:p w14:paraId="19C7897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640" w:type="dxa"/>
            <w:shd w:val="clear" w:color="auto" w:fill="auto"/>
          </w:tcPr>
          <w:p w14:paraId="16F21AB6"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60F7889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133FE5D8"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522521E" w14:textId="77777777" w:rsidTr="00341985">
        <w:tc>
          <w:tcPr>
            <w:tcW w:w="533" w:type="dxa"/>
            <w:shd w:val="clear" w:color="auto" w:fill="auto"/>
          </w:tcPr>
          <w:p w14:paraId="51B6540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5AC2E19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0155558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41BE85D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59D3BDC" w14:textId="77777777" w:rsidTr="00341985">
        <w:tc>
          <w:tcPr>
            <w:tcW w:w="533" w:type="dxa"/>
            <w:shd w:val="clear" w:color="auto" w:fill="auto"/>
          </w:tcPr>
          <w:p w14:paraId="50B51E3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4F56061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32348AD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24BEC521" w14:textId="77777777" w:rsidR="00EB5A81" w:rsidRPr="009A0CF9" w:rsidRDefault="00EB5A81" w:rsidP="00341985">
            <w:pPr>
              <w:suppressAutoHyphens/>
              <w:autoSpaceDN w:val="0"/>
              <w:jc w:val="both"/>
              <w:textAlignment w:val="baseline"/>
              <w:rPr>
                <w:rFonts w:ascii="Arial" w:eastAsia="Calibri" w:hAnsi="Arial"/>
                <w:i/>
                <w:iCs/>
                <w:rtl/>
              </w:rPr>
            </w:pPr>
          </w:p>
        </w:tc>
      </w:tr>
    </w:tbl>
    <w:p w14:paraId="3C0E3B97"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rtl/>
        </w:rPr>
        <w:t>ת=תקין; ש=שיפור; פ=פסול</w:t>
      </w:r>
      <w:r w:rsidRPr="009A0CF9">
        <w:rPr>
          <w:rFonts w:ascii="Arial" w:eastAsia="Calibri" w:hAnsi="Arial" w:hint="cs"/>
          <w:i/>
          <w:iCs/>
          <w:sz w:val="18"/>
          <w:szCs w:val="24"/>
          <w:rtl/>
        </w:rPr>
        <w:t>.</w:t>
      </w:r>
    </w:p>
    <w:p w14:paraId="0910F370"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6A57D285"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4634396B"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12ED7EF6" w14:textId="77777777" w:rsidTr="00341985">
        <w:tc>
          <w:tcPr>
            <w:tcW w:w="815" w:type="dxa"/>
            <w:shd w:val="clear" w:color="auto" w:fill="auto"/>
          </w:tcPr>
          <w:p w14:paraId="5C8B966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721714F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7A8D00A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0" w:type="dxa"/>
            <w:shd w:val="clear" w:color="auto" w:fill="auto"/>
          </w:tcPr>
          <w:p w14:paraId="0E5E0EB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4967171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2353E943" w14:textId="77777777" w:rsidTr="00341985">
        <w:tc>
          <w:tcPr>
            <w:tcW w:w="815" w:type="dxa"/>
            <w:shd w:val="clear" w:color="auto" w:fill="auto"/>
            <w:vAlign w:val="center"/>
          </w:tcPr>
          <w:p w14:paraId="3C2C604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0D769DD9"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1A9252B2"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A7B275D"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1A21D8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93A2EB3" w14:textId="77777777" w:rsidTr="00341985">
        <w:tc>
          <w:tcPr>
            <w:tcW w:w="815" w:type="dxa"/>
            <w:shd w:val="clear" w:color="auto" w:fill="auto"/>
            <w:vAlign w:val="center"/>
          </w:tcPr>
          <w:p w14:paraId="652876A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5C5D7B53"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09510D00"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56C776B"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D2E031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4270723" w14:textId="77777777" w:rsidTr="00341985">
        <w:tc>
          <w:tcPr>
            <w:tcW w:w="815" w:type="dxa"/>
            <w:shd w:val="clear" w:color="auto" w:fill="auto"/>
            <w:vAlign w:val="center"/>
          </w:tcPr>
          <w:p w14:paraId="281E679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178C82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01A4224B"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0C456B7"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73F583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511B376" w14:textId="77777777" w:rsidTr="00341985">
        <w:tc>
          <w:tcPr>
            <w:tcW w:w="815" w:type="dxa"/>
            <w:shd w:val="clear" w:color="auto" w:fill="auto"/>
            <w:vAlign w:val="center"/>
          </w:tcPr>
          <w:p w14:paraId="584995D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A0647E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E021B5F"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31E10845"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107032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472ECD0" w14:textId="77777777" w:rsidTr="00341985">
        <w:tc>
          <w:tcPr>
            <w:tcW w:w="815" w:type="dxa"/>
            <w:shd w:val="clear" w:color="auto" w:fill="auto"/>
            <w:vAlign w:val="center"/>
          </w:tcPr>
          <w:p w14:paraId="331E6EB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18B1D5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0F10318"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91098EA"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CC74A1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6B1B438" w14:textId="77777777" w:rsidTr="00341985">
        <w:tc>
          <w:tcPr>
            <w:tcW w:w="815" w:type="dxa"/>
            <w:shd w:val="clear" w:color="auto" w:fill="auto"/>
            <w:vAlign w:val="center"/>
          </w:tcPr>
          <w:p w14:paraId="57F3BCD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CA005F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6212366A"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FBE5E3E"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532534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0A288FE" w14:textId="77777777" w:rsidTr="00341985">
        <w:tc>
          <w:tcPr>
            <w:tcW w:w="815" w:type="dxa"/>
            <w:shd w:val="clear" w:color="auto" w:fill="auto"/>
            <w:vAlign w:val="center"/>
          </w:tcPr>
          <w:p w14:paraId="0A5B91B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5F1533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61196D5"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BD431FC"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68E6AC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A41D524" w14:textId="77777777" w:rsidTr="00341985">
        <w:tc>
          <w:tcPr>
            <w:tcW w:w="815" w:type="dxa"/>
            <w:shd w:val="clear" w:color="auto" w:fill="auto"/>
            <w:vAlign w:val="center"/>
          </w:tcPr>
          <w:p w14:paraId="166E3D0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E29388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E6B335E"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19E7530"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7029CB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F5B6643" w14:textId="77777777" w:rsidTr="00341985">
        <w:tc>
          <w:tcPr>
            <w:tcW w:w="815" w:type="dxa"/>
            <w:shd w:val="clear" w:color="auto" w:fill="auto"/>
            <w:vAlign w:val="center"/>
          </w:tcPr>
          <w:p w14:paraId="2A9AB1A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B9F0D6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6FD1A378"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879333F"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CAFCD1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F48E66F" w14:textId="77777777" w:rsidTr="00341985">
        <w:tc>
          <w:tcPr>
            <w:tcW w:w="815" w:type="dxa"/>
            <w:shd w:val="clear" w:color="auto" w:fill="auto"/>
            <w:vAlign w:val="center"/>
          </w:tcPr>
          <w:p w14:paraId="306EE4B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94837A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528C34AC"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7CD8200"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20119D5" w14:textId="77777777" w:rsidR="00EB5A81" w:rsidRPr="009A0CF9" w:rsidRDefault="00EB5A81" w:rsidP="00341985">
            <w:pPr>
              <w:suppressAutoHyphens/>
              <w:autoSpaceDN w:val="0"/>
              <w:textAlignment w:val="baseline"/>
              <w:rPr>
                <w:rFonts w:ascii="Arial" w:eastAsia="Calibri" w:hAnsi="Arial"/>
                <w:sz w:val="14"/>
                <w:rtl/>
              </w:rPr>
            </w:pPr>
          </w:p>
        </w:tc>
      </w:tr>
    </w:tbl>
    <w:p w14:paraId="7ABCF2EF" w14:textId="77777777" w:rsidR="00EB5A81" w:rsidRPr="009A0CF9" w:rsidRDefault="00EB5A81" w:rsidP="00EB5A81">
      <w:pPr>
        <w:suppressAutoHyphens/>
        <w:autoSpaceDN w:val="0"/>
        <w:jc w:val="both"/>
        <w:textAlignment w:val="baseline"/>
        <w:rPr>
          <w:rFonts w:ascii="Arial" w:eastAsia="Calibri" w:hAnsi="Arial"/>
          <w:sz w:val="18"/>
          <w:szCs w:val="24"/>
        </w:rPr>
      </w:pPr>
    </w:p>
    <w:p w14:paraId="3DC0A705" w14:textId="77777777" w:rsidR="00EB5A81" w:rsidRPr="009A0CF9" w:rsidRDefault="00EB5A81" w:rsidP="00EB5A81">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צילומים (רצוי במידות 4/3 ס"מ) + תאריך.</w:t>
      </w:r>
    </w:p>
    <w:p w14:paraId="22D44FBF" w14:textId="77777777" w:rsidR="00EB5A81" w:rsidRPr="009A0CF9" w:rsidRDefault="00EB5A81" w:rsidP="00EB5A81">
      <w:pPr>
        <w:suppressAutoHyphens/>
        <w:autoSpaceDN w:val="0"/>
        <w:jc w:val="both"/>
        <w:textAlignment w:val="baseline"/>
        <w:rPr>
          <w:rFonts w:ascii="Arial" w:eastAsia="Calibri" w:hAnsi="Arial"/>
          <w:sz w:val="18"/>
          <w:szCs w:val="24"/>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1998"/>
        <w:gridCol w:w="1998"/>
        <w:gridCol w:w="2302"/>
      </w:tblGrid>
      <w:tr w:rsidR="00EB5A81" w:rsidRPr="009A0CF9" w14:paraId="2B9992B1" w14:textId="77777777" w:rsidTr="00341985">
        <w:trPr>
          <w:trHeight w:val="1701"/>
        </w:trPr>
        <w:tc>
          <w:tcPr>
            <w:tcW w:w="2268" w:type="dxa"/>
            <w:shd w:val="clear" w:color="auto" w:fill="auto"/>
            <w:tcMar>
              <w:left w:w="0" w:type="dxa"/>
              <w:right w:w="0" w:type="dxa"/>
            </w:tcMar>
          </w:tcPr>
          <w:p w14:paraId="46041F9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273BB49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388C30E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13" w:type="dxa"/>
            <w:shd w:val="clear" w:color="auto" w:fill="auto"/>
            <w:tcMar>
              <w:left w:w="0" w:type="dxa"/>
              <w:right w:w="0" w:type="dxa"/>
            </w:tcMar>
          </w:tcPr>
          <w:p w14:paraId="753C7676"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3D9D53A9" w14:textId="77777777" w:rsidR="00EB5A81" w:rsidRPr="009A0CF9" w:rsidRDefault="00EB5A81" w:rsidP="00EB5A81">
      <w:pPr>
        <w:suppressAutoHyphens/>
        <w:autoSpaceDN w:val="0"/>
        <w:jc w:val="both"/>
        <w:textAlignment w:val="baseline"/>
        <w:rPr>
          <w:rFonts w:ascii="Arial" w:eastAsia="Calibri" w:hAnsi="Arial"/>
          <w:sz w:val="18"/>
          <w:szCs w:val="24"/>
        </w:rPr>
      </w:pPr>
    </w:p>
    <w:p w14:paraId="579F5F8C" w14:textId="77777777" w:rsidR="00EB5A81" w:rsidRPr="009A0CF9" w:rsidRDefault="00EB5A81" w:rsidP="00EB5A81">
      <w:pPr>
        <w:spacing w:after="40"/>
        <w:rPr>
          <w:rFonts w:ascii="Arial" w:eastAsia="Calibri" w:hAnsi="Arial"/>
          <w:b/>
          <w:bCs/>
          <w:sz w:val="26"/>
          <w:szCs w:val="26"/>
          <w:rtl/>
        </w:rPr>
      </w:pPr>
      <w:r w:rsidRPr="009A0CF9">
        <w:rPr>
          <w:rFonts w:hint="cs"/>
          <w:noProof/>
          <w:szCs w:val="24"/>
          <w:rtl/>
        </w:rPr>
        <w:t xml:space="preserve">* </w:t>
      </w:r>
      <w:r w:rsidRPr="009A0CF9">
        <w:rPr>
          <w:rFonts w:hint="cs"/>
          <w:noProof/>
          <w:rtl/>
        </w:rPr>
        <w:t>מבצע הסיור יתאים את סעיפי הבדיקה לסוג העבודה ו/או לסוג המבנה בהתאם לצורך.</w:t>
      </w:r>
    </w:p>
    <w:p w14:paraId="18215FF1" w14:textId="77777777" w:rsidR="00EB5A81" w:rsidRPr="009A0CF9" w:rsidRDefault="00EB5A81" w:rsidP="00EB5A81">
      <w:pPr>
        <w:spacing w:after="40"/>
        <w:rPr>
          <w:rFonts w:ascii="Arial" w:eastAsia="Calibri" w:hAnsi="Arial"/>
          <w:b/>
          <w:bCs/>
          <w:sz w:val="26"/>
          <w:szCs w:val="26"/>
          <w:rtl/>
        </w:rPr>
      </w:pPr>
    </w:p>
    <w:p w14:paraId="536A7179" w14:textId="77777777" w:rsidR="00EB5A81" w:rsidRPr="009A0CF9" w:rsidRDefault="00EB5A81" w:rsidP="00EB5A81">
      <w:pPr>
        <w:spacing w:after="40"/>
        <w:rPr>
          <w:rFonts w:ascii="Arial" w:eastAsia="Calibri" w:hAnsi="Arial"/>
          <w:b/>
          <w:bCs/>
          <w:sz w:val="26"/>
          <w:szCs w:val="26"/>
          <w:rtl/>
        </w:rPr>
      </w:pPr>
    </w:p>
    <w:p w14:paraId="35900F64" w14:textId="77777777" w:rsidR="00EB5A81" w:rsidRPr="009A0CF9" w:rsidRDefault="00EB5A81" w:rsidP="00EB5A81">
      <w:pPr>
        <w:spacing w:after="40"/>
        <w:rPr>
          <w:rFonts w:ascii="Arial" w:eastAsia="Calibri" w:hAnsi="Arial"/>
          <w:b/>
          <w:bCs/>
          <w:sz w:val="26"/>
          <w:szCs w:val="26"/>
          <w:rtl/>
        </w:rPr>
      </w:pPr>
    </w:p>
    <w:p w14:paraId="72AB4066" w14:textId="77777777" w:rsidR="00EB5A81" w:rsidRPr="009A0CF9" w:rsidRDefault="00EB5A81" w:rsidP="00EB5A81">
      <w:pPr>
        <w:spacing w:after="40"/>
        <w:rPr>
          <w:rFonts w:ascii="Arial" w:eastAsia="Calibri" w:hAnsi="Arial"/>
          <w:sz w:val="18"/>
          <w:szCs w:val="24"/>
        </w:rPr>
      </w:pPr>
      <w:r w:rsidRPr="009A0CF9">
        <w:rPr>
          <w:rFonts w:ascii="Arial" w:eastAsia="Calibri" w:hAnsi="Arial"/>
          <w:sz w:val="26"/>
          <w:szCs w:val="26"/>
          <w:rtl/>
        </w:rPr>
        <w:br w:type="page"/>
      </w:r>
      <w:r w:rsidRPr="009A0CF9">
        <w:rPr>
          <w:rFonts w:ascii="Arial" w:eastAsia="Calibri" w:hAnsi="Arial" w:hint="cs"/>
          <w:b/>
          <w:bCs/>
          <w:sz w:val="26"/>
          <w:szCs w:val="26"/>
          <w:rtl/>
        </w:rPr>
        <w:t>רשימת תיוג: עבודות בניה</w:t>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sz w:val="18"/>
          <w:szCs w:val="24"/>
          <w:rtl/>
        </w:rPr>
        <w:t xml:space="preserve"> מס'</w:t>
      </w:r>
      <w:r w:rsidRPr="009A0CF9">
        <w:rPr>
          <w:rFonts w:ascii="Arial" w:eastAsia="Calibri" w:hAnsi="Arial" w:hint="cs"/>
          <w:sz w:val="18"/>
          <w:szCs w:val="24"/>
          <w:rtl/>
        </w:rPr>
        <w:tab/>
        <w:t>02/003</w:t>
      </w:r>
    </w:p>
    <w:p w14:paraId="2ED2776D"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3"/>
        <w:gridCol w:w="3299"/>
        <w:gridCol w:w="823"/>
        <w:gridCol w:w="3521"/>
      </w:tblGrid>
      <w:tr w:rsidR="00EB5A81" w:rsidRPr="009A0CF9" w14:paraId="523F5385" w14:textId="77777777" w:rsidTr="00341985">
        <w:tc>
          <w:tcPr>
            <w:tcW w:w="662" w:type="dxa"/>
            <w:shd w:val="clear" w:color="auto" w:fill="auto"/>
            <w:vAlign w:val="center"/>
          </w:tcPr>
          <w:p w14:paraId="5B3C5980"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3542799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פרויקט:                                        בניין:                   דירה:</w:t>
            </w:r>
          </w:p>
        </w:tc>
      </w:tr>
      <w:tr w:rsidR="00EB5A81" w:rsidRPr="009A0CF9" w14:paraId="104DADD7" w14:textId="77777777" w:rsidTr="00341985">
        <w:tc>
          <w:tcPr>
            <w:tcW w:w="662" w:type="dxa"/>
            <w:shd w:val="clear" w:color="auto" w:fill="auto"/>
            <w:vAlign w:val="center"/>
          </w:tcPr>
          <w:p w14:paraId="627401F6"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177C22BF"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489EAF63" w14:textId="77777777" w:rsidTr="00341985">
        <w:tc>
          <w:tcPr>
            <w:tcW w:w="662" w:type="dxa"/>
            <w:shd w:val="clear" w:color="auto" w:fill="auto"/>
          </w:tcPr>
          <w:p w14:paraId="0F12CA47"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סעיף</w:t>
            </w:r>
          </w:p>
        </w:tc>
        <w:tc>
          <w:tcPr>
            <w:tcW w:w="3625" w:type="dxa"/>
            <w:shd w:val="clear" w:color="auto" w:fill="auto"/>
          </w:tcPr>
          <w:p w14:paraId="5EE6CFF8"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tcPr>
          <w:p w14:paraId="57C5568D"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ת/ש/פ</w:t>
            </w:r>
          </w:p>
        </w:tc>
        <w:tc>
          <w:tcPr>
            <w:tcW w:w="4494" w:type="dxa"/>
            <w:shd w:val="clear" w:color="auto" w:fill="auto"/>
          </w:tcPr>
          <w:p w14:paraId="489649EC"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הערות</w:t>
            </w:r>
          </w:p>
        </w:tc>
      </w:tr>
      <w:tr w:rsidR="00EB5A81" w:rsidRPr="009A0CF9" w14:paraId="63687D8F" w14:textId="77777777" w:rsidTr="00341985">
        <w:tc>
          <w:tcPr>
            <w:tcW w:w="662" w:type="dxa"/>
            <w:shd w:val="clear" w:color="auto" w:fill="auto"/>
          </w:tcPr>
          <w:p w14:paraId="0ABB3BD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25" w:type="dxa"/>
            <w:shd w:val="clear" w:color="auto" w:fill="auto"/>
          </w:tcPr>
          <w:p w14:paraId="4BF3568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סימון צירים ראשיים</w:t>
            </w:r>
          </w:p>
        </w:tc>
        <w:tc>
          <w:tcPr>
            <w:tcW w:w="847" w:type="dxa"/>
            <w:shd w:val="clear" w:color="auto" w:fill="auto"/>
          </w:tcPr>
          <w:p w14:paraId="514B9EC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vAlign w:val="center"/>
          </w:tcPr>
          <w:p w14:paraId="5D1756C4"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6BB8FB0C" w14:textId="77777777" w:rsidTr="00341985">
        <w:tc>
          <w:tcPr>
            <w:tcW w:w="662" w:type="dxa"/>
            <w:shd w:val="clear" w:color="auto" w:fill="auto"/>
          </w:tcPr>
          <w:p w14:paraId="3AA5C76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25" w:type="dxa"/>
            <w:shd w:val="clear" w:color="auto" w:fill="auto"/>
          </w:tcPr>
          <w:p w14:paraId="04E0200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6"/>
                <w:rtl/>
              </w:rPr>
              <w:t>בדיקת שורה ראשונה/מקבילות/אלכסונים</w:t>
            </w:r>
          </w:p>
        </w:tc>
        <w:tc>
          <w:tcPr>
            <w:tcW w:w="847" w:type="dxa"/>
            <w:shd w:val="clear" w:color="auto" w:fill="auto"/>
          </w:tcPr>
          <w:p w14:paraId="2538687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000C1CC9"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סטייה מותרת באלכסונים 3 מ"מ</w:t>
            </w:r>
          </w:p>
        </w:tc>
      </w:tr>
      <w:tr w:rsidR="00EB5A81" w:rsidRPr="009A0CF9" w14:paraId="08507432" w14:textId="77777777" w:rsidTr="00341985">
        <w:tc>
          <w:tcPr>
            <w:tcW w:w="662" w:type="dxa"/>
            <w:shd w:val="clear" w:color="auto" w:fill="auto"/>
          </w:tcPr>
          <w:p w14:paraId="3283E5C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25" w:type="dxa"/>
            <w:shd w:val="clear" w:color="auto" w:fill="auto"/>
          </w:tcPr>
          <w:p w14:paraId="0912286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שינויי דיירים</w:t>
            </w:r>
          </w:p>
        </w:tc>
        <w:tc>
          <w:tcPr>
            <w:tcW w:w="847" w:type="dxa"/>
            <w:shd w:val="clear" w:color="auto" w:fill="auto"/>
          </w:tcPr>
          <w:p w14:paraId="18A4EAF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09D6964B"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לפחות דירה אחת הכל סבב מבדק</w:t>
            </w:r>
          </w:p>
        </w:tc>
      </w:tr>
      <w:tr w:rsidR="00EB5A81" w:rsidRPr="009A0CF9" w14:paraId="01096673" w14:textId="77777777" w:rsidTr="00341985">
        <w:tc>
          <w:tcPr>
            <w:tcW w:w="662" w:type="dxa"/>
            <w:shd w:val="clear" w:color="auto" w:fill="auto"/>
          </w:tcPr>
          <w:p w14:paraId="1186577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25" w:type="dxa"/>
            <w:shd w:val="clear" w:color="auto" w:fill="auto"/>
          </w:tcPr>
          <w:p w14:paraId="69D54325"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חגורות/עיגונים לשלד הבניין</w:t>
            </w:r>
          </w:p>
        </w:tc>
        <w:tc>
          <w:tcPr>
            <w:tcW w:w="847" w:type="dxa"/>
            <w:shd w:val="clear" w:color="auto" w:fill="auto"/>
          </w:tcPr>
          <w:p w14:paraId="357DCC0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36088CA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14BFA70" w14:textId="77777777" w:rsidTr="00341985">
        <w:tc>
          <w:tcPr>
            <w:tcW w:w="662" w:type="dxa"/>
            <w:shd w:val="clear" w:color="auto" w:fill="auto"/>
          </w:tcPr>
          <w:p w14:paraId="60ABF39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25" w:type="dxa"/>
            <w:shd w:val="clear" w:color="auto" w:fill="auto"/>
          </w:tcPr>
          <w:p w14:paraId="3FACA8F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מילוי סביב קירות בלוק לבן</w:t>
            </w:r>
          </w:p>
        </w:tc>
        <w:tc>
          <w:tcPr>
            <w:tcW w:w="847" w:type="dxa"/>
            <w:shd w:val="clear" w:color="auto" w:fill="auto"/>
          </w:tcPr>
          <w:p w14:paraId="5DDB117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383A57E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69EE553" w14:textId="77777777" w:rsidTr="00341985">
        <w:tc>
          <w:tcPr>
            <w:tcW w:w="662" w:type="dxa"/>
            <w:shd w:val="clear" w:color="auto" w:fill="auto"/>
          </w:tcPr>
          <w:p w14:paraId="4AD35E4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25" w:type="dxa"/>
            <w:shd w:val="clear" w:color="auto" w:fill="auto"/>
          </w:tcPr>
          <w:p w14:paraId="29D4772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מישוריות עם סרגל 2 מטר</w:t>
            </w:r>
          </w:p>
        </w:tc>
        <w:tc>
          <w:tcPr>
            <w:tcW w:w="847" w:type="dxa"/>
            <w:shd w:val="clear" w:color="auto" w:fill="auto"/>
          </w:tcPr>
          <w:p w14:paraId="56EADC5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0B13EE0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09B2966" w14:textId="77777777" w:rsidTr="00341985">
        <w:tc>
          <w:tcPr>
            <w:tcW w:w="662" w:type="dxa"/>
            <w:shd w:val="clear" w:color="auto" w:fill="auto"/>
          </w:tcPr>
          <w:p w14:paraId="68D05AC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25" w:type="dxa"/>
            <w:shd w:val="clear" w:color="auto" w:fill="auto"/>
          </w:tcPr>
          <w:p w14:paraId="1C372B8F"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Pr>
          <w:p w14:paraId="0B8EC75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7F815B5E"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5CA95A5" w14:textId="77777777" w:rsidTr="00341985">
        <w:tc>
          <w:tcPr>
            <w:tcW w:w="662" w:type="dxa"/>
            <w:shd w:val="clear" w:color="auto" w:fill="auto"/>
          </w:tcPr>
          <w:p w14:paraId="7B8FF87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25" w:type="dxa"/>
            <w:shd w:val="clear" w:color="auto" w:fill="auto"/>
          </w:tcPr>
          <w:p w14:paraId="5D3B8881"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Pr>
          <w:p w14:paraId="4FF09B3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5C7EC14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CDA9D8E" w14:textId="77777777" w:rsidTr="00341985">
        <w:tc>
          <w:tcPr>
            <w:tcW w:w="662" w:type="dxa"/>
            <w:shd w:val="clear" w:color="auto" w:fill="auto"/>
          </w:tcPr>
          <w:p w14:paraId="47DB994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25" w:type="dxa"/>
            <w:shd w:val="clear" w:color="auto" w:fill="auto"/>
          </w:tcPr>
          <w:p w14:paraId="4E943DCA"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Pr>
          <w:p w14:paraId="2813580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09250918" w14:textId="77777777" w:rsidR="00EB5A81" w:rsidRPr="009A0CF9" w:rsidRDefault="00EB5A81" w:rsidP="00341985">
            <w:pPr>
              <w:suppressAutoHyphens/>
              <w:autoSpaceDN w:val="0"/>
              <w:jc w:val="both"/>
              <w:textAlignment w:val="baseline"/>
              <w:rPr>
                <w:rFonts w:ascii="Arial" w:eastAsia="Calibri" w:hAnsi="Arial"/>
                <w:i/>
                <w:iCs/>
                <w:rtl/>
              </w:rPr>
            </w:pPr>
          </w:p>
        </w:tc>
      </w:tr>
    </w:tbl>
    <w:p w14:paraId="19DB4780"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0C52B72B"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5C49B2E7"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1261304C"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3586880F"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187A454C" w14:textId="77777777" w:rsidTr="00341985">
        <w:tc>
          <w:tcPr>
            <w:tcW w:w="815" w:type="dxa"/>
            <w:shd w:val="clear" w:color="auto" w:fill="auto"/>
          </w:tcPr>
          <w:p w14:paraId="051E86F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7F2D3BB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055921A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0" w:type="dxa"/>
            <w:shd w:val="clear" w:color="auto" w:fill="auto"/>
          </w:tcPr>
          <w:p w14:paraId="476D618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4A43720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23FF6B1C" w14:textId="77777777" w:rsidTr="00341985">
        <w:tc>
          <w:tcPr>
            <w:tcW w:w="815" w:type="dxa"/>
            <w:shd w:val="clear" w:color="auto" w:fill="auto"/>
            <w:vAlign w:val="center"/>
          </w:tcPr>
          <w:p w14:paraId="25C1246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7D9ECBFF"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5004FF81"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ACADA18"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31DA99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DCCD6A5" w14:textId="77777777" w:rsidTr="00341985">
        <w:tc>
          <w:tcPr>
            <w:tcW w:w="815" w:type="dxa"/>
            <w:shd w:val="clear" w:color="auto" w:fill="auto"/>
            <w:vAlign w:val="center"/>
          </w:tcPr>
          <w:p w14:paraId="18BCCA9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1DB412C4"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2040A6DF"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B4E7F4B"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D76489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E858672" w14:textId="77777777" w:rsidTr="00341985">
        <w:tc>
          <w:tcPr>
            <w:tcW w:w="815" w:type="dxa"/>
            <w:shd w:val="clear" w:color="auto" w:fill="auto"/>
            <w:vAlign w:val="center"/>
          </w:tcPr>
          <w:p w14:paraId="365384C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D1ABF4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6281A72"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B8B6E98"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F1E754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8F171B4" w14:textId="77777777" w:rsidTr="00341985">
        <w:tc>
          <w:tcPr>
            <w:tcW w:w="815" w:type="dxa"/>
            <w:shd w:val="clear" w:color="auto" w:fill="auto"/>
            <w:vAlign w:val="center"/>
          </w:tcPr>
          <w:p w14:paraId="7383AE0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DB87B5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95FA991"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5F90307"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CF61E3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69C13D3" w14:textId="77777777" w:rsidTr="00341985">
        <w:tc>
          <w:tcPr>
            <w:tcW w:w="815" w:type="dxa"/>
            <w:shd w:val="clear" w:color="auto" w:fill="auto"/>
            <w:vAlign w:val="center"/>
          </w:tcPr>
          <w:p w14:paraId="21A3E4E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790411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641DCF6B"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6AB2152"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E2A44B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55928D9" w14:textId="77777777" w:rsidTr="00341985">
        <w:tc>
          <w:tcPr>
            <w:tcW w:w="815" w:type="dxa"/>
            <w:shd w:val="clear" w:color="auto" w:fill="auto"/>
            <w:vAlign w:val="center"/>
          </w:tcPr>
          <w:p w14:paraId="6CB1679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CDFA87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5B4F3925"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9501EC8"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1B98611" w14:textId="77777777" w:rsidR="00EB5A81" w:rsidRPr="009A0CF9" w:rsidRDefault="00EB5A81" w:rsidP="00341985">
            <w:pPr>
              <w:suppressAutoHyphens/>
              <w:autoSpaceDN w:val="0"/>
              <w:textAlignment w:val="baseline"/>
              <w:rPr>
                <w:rFonts w:ascii="Arial" w:eastAsia="Calibri" w:hAnsi="Arial"/>
                <w:sz w:val="14"/>
                <w:rtl/>
              </w:rPr>
            </w:pPr>
          </w:p>
        </w:tc>
      </w:tr>
    </w:tbl>
    <w:p w14:paraId="6880CB2C" w14:textId="77777777" w:rsidR="00EB5A81" w:rsidRPr="009A0CF9" w:rsidRDefault="00EB5A81" w:rsidP="00EB5A81">
      <w:pPr>
        <w:suppressAutoHyphens/>
        <w:autoSpaceDN w:val="0"/>
        <w:jc w:val="both"/>
        <w:textAlignment w:val="baseline"/>
        <w:rPr>
          <w:rFonts w:ascii="Arial" w:eastAsia="Calibri" w:hAnsi="Arial"/>
          <w:sz w:val="18"/>
          <w:szCs w:val="24"/>
        </w:rPr>
      </w:pPr>
    </w:p>
    <w:p w14:paraId="2FFF359F"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8222" w:type="dxa"/>
        <w:tblInd w:w="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2268"/>
        <w:gridCol w:w="2268"/>
        <w:gridCol w:w="2268"/>
      </w:tblGrid>
      <w:tr w:rsidR="00EB5A81" w:rsidRPr="009A0CF9" w14:paraId="7EB8403E" w14:textId="77777777" w:rsidTr="00603F1E">
        <w:trPr>
          <w:trHeight w:val="1672"/>
        </w:trPr>
        <w:tc>
          <w:tcPr>
            <w:tcW w:w="1418" w:type="dxa"/>
            <w:shd w:val="clear" w:color="auto" w:fill="auto"/>
            <w:tcMar>
              <w:left w:w="0" w:type="dxa"/>
              <w:right w:w="0" w:type="dxa"/>
            </w:tcMar>
          </w:tcPr>
          <w:p w14:paraId="6CB8D80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0A45228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194B14C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068C771"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7D859703" w14:textId="77777777" w:rsidR="00EB5A81" w:rsidRPr="009A0CF9" w:rsidRDefault="00EB5A81" w:rsidP="00EB5A81">
      <w:pPr>
        <w:spacing w:before="120" w:line="360" w:lineRule="auto"/>
        <w:rPr>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08FF3E1D"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t>רשימת תיוג:  עבודות אינסטלציה</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02/004</w:t>
      </w:r>
    </w:p>
    <w:p w14:paraId="42FE80ED"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3158"/>
        <w:gridCol w:w="828"/>
        <w:gridCol w:w="3655"/>
      </w:tblGrid>
      <w:tr w:rsidR="00EB5A81" w:rsidRPr="009A0CF9" w14:paraId="13B9FF6E" w14:textId="77777777" w:rsidTr="00341985">
        <w:tc>
          <w:tcPr>
            <w:tcW w:w="662" w:type="dxa"/>
            <w:shd w:val="clear" w:color="auto" w:fill="auto"/>
            <w:vAlign w:val="center"/>
          </w:tcPr>
          <w:p w14:paraId="38A4EC40"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2A08192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2E659753" w14:textId="77777777" w:rsidTr="00341985">
        <w:tc>
          <w:tcPr>
            <w:tcW w:w="662" w:type="dxa"/>
            <w:shd w:val="clear" w:color="auto" w:fill="auto"/>
            <w:vAlign w:val="center"/>
          </w:tcPr>
          <w:p w14:paraId="6188E804"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5C39BF1D"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2CBC8A73" w14:textId="77777777" w:rsidTr="00341985">
        <w:tc>
          <w:tcPr>
            <w:tcW w:w="662" w:type="dxa"/>
            <w:shd w:val="clear" w:color="auto" w:fill="auto"/>
            <w:vAlign w:val="center"/>
          </w:tcPr>
          <w:p w14:paraId="0A6B123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01" w:type="dxa"/>
            <w:shd w:val="clear" w:color="auto" w:fill="auto"/>
            <w:vAlign w:val="center"/>
          </w:tcPr>
          <w:p w14:paraId="48A5766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vAlign w:val="center"/>
          </w:tcPr>
          <w:p w14:paraId="0EBC4BC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518" w:type="dxa"/>
            <w:shd w:val="clear" w:color="auto" w:fill="auto"/>
            <w:vAlign w:val="center"/>
          </w:tcPr>
          <w:p w14:paraId="68B2C1A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1D4EB960" w14:textId="77777777" w:rsidTr="00341985">
        <w:tc>
          <w:tcPr>
            <w:tcW w:w="662" w:type="dxa"/>
            <w:shd w:val="clear" w:color="auto" w:fill="auto"/>
          </w:tcPr>
          <w:p w14:paraId="581822A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01" w:type="dxa"/>
            <w:shd w:val="clear" w:color="auto" w:fill="auto"/>
            <w:tcMar>
              <w:top w:w="28" w:type="dxa"/>
            </w:tcMar>
          </w:tcPr>
          <w:p w14:paraId="30F59E48" w14:textId="77777777" w:rsidR="00EB5A81" w:rsidRPr="009A0CF9" w:rsidRDefault="00EB5A81" w:rsidP="00341985">
            <w:pPr>
              <w:suppressAutoHyphens/>
              <w:autoSpaceDN w:val="0"/>
              <w:jc w:val="both"/>
              <w:textAlignment w:val="baseline"/>
              <w:rPr>
                <w:rFonts w:ascii="Arial" w:eastAsia="Calibri" w:hAnsi="Arial"/>
                <w:i/>
                <w:iCs/>
                <w:sz w:val="23"/>
                <w:szCs w:val="23"/>
                <w:rtl/>
              </w:rPr>
            </w:pPr>
            <w:r w:rsidRPr="009A0CF9">
              <w:rPr>
                <w:rFonts w:ascii="Arial" w:eastAsia="Calibri" w:hAnsi="Arial" w:hint="cs"/>
                <w:i/>
                <w:iCs/>
                <w:sz w:val="23"/>
                <w:szCs w:val="23"/>
                <w:rtl/>
              </w:rPr>
              <w:t>מעברי קולטנים בתקרות - ניתוק מהבטון</w:t>
            </w:r>
          </w:p>
        </w:tc>
        <w:tc>
          <w:tcPr>
            <w:tcW w:w="847" w:type="dxa"/>
            <w:shd w:val="clear" w:color="auto" w:fill="auto"/>
            <w:tcMar>
              <w:top w:w="28" w:type="dxa"/>
            </w:tcMar>
          </w:tcPr>
          <w:p w14:paraId="59C60C8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vAlign w:val="center"/>
          </w:tcPr>
          <w:p w14:paraId="1DDC08EA"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מילוי בבטון</w:t>
            </w:r>
          </w:p>
        </w:tc>
      </w:tr>
      <w:tr w:rsidR="00EB5A81" w:rsidRPr="009A0CF9" w14:paraId="1120119A" w14:textId="77777777" w:rsidTr="00341985">
        <w:tc>
          <w:tcPr>
            <w:tcW w:w="662" w:type="dxa"/>
            <w:shd w:val="clear" w:color="auto" w:fill="auto"/>
          </w:tcPr>
          <w:p w14:paraId="702A4C7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01" w:type="dxa"/>
            <w:shd w:val="clear" w:color="auto" w:fill="auto"/>
            <w:tcMar>
              <w:top w:w="28" w:type="dxa"/>
            </w:tcMar>
          </w:tcPr>
          <w:p w14:paraId="21C4AB6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חגורות הפרדה</w:t>
            </w:r>
          </w:p>
        </w:tc>
        <w:tc>
          <w:tcPr>
            <w:tcW w:w="847" w:type="dxa"/>
            <w:shd w:val="clear" w:color="auto" w:fill="auto"/>
            <w:tcMar>
              <w:top w:w="28" w:type="dxa"/>
            </w:tcMar>
          </w:tcPr>
          <w:p w14:paraId="10F15CF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1688974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ED137AD" w14:textId="77777777" w:rsidTr="00341985">
        <w:tc>
          <w:tcPr>
            <w:tcW w:w="662" w:type="dxa"/>
            <w:shd w:val="clear" w:color="auto" w:fill="auto"/>
          </w:tcPr>
          <w:p w14:paraId="16500B2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01" w:type="dxa"/>
            <w:shd w:val="clear" w:color="auto" w:fill="auto"/>
            <w:tcMar>
              <w:top w:w="28" w:type="dxa"/>
            </w:tcMar>
          </w:tcPr>
          <w:p w14:paraId="17C79DB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שרוולים במעברים אנכיים/אופקיים</w:t>
            </w:r>
          </w:p>
        </w:tc>
        <w:tc>
          <w:tcPr>
            <w:tcW w:w="847" w:type="dxa"/>
            <w:shd w:val="clear" w:color="auto" w:fill="auto"/>
            <w:tcMar>
              <w:top w:w="28" w:type="dxa"/>
            </w:tcMar>
          </w:tcPr>
          <w:p w14:paraId="5FFA868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29084F2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B13D175" w14:textId="77777777" w:rsidTr="00341985">
        <w:tc>
          <w:tcPr>
            <w:tcW w:w="662" w:type="dxa"/>
            <w:shd w:val="clear" w:color="auto" w:fill="auto"/>
          </w:tcPr>
          <w:p w14:paraId="7B51BDA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01" w:type="dxa"/>
            <w:shd w:val="clear" w:color="auto" w:fill="auto"/>
            <w:tcMar>
              <w:top w:w="28" w:type="dxa"/>
            </w:tcMar>
          </w:tcPr>
          <w:p w14:paraId="09E5159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לחץ</w:t>
            </w:r>
          </w:p>
        </w:tc>
        <w:tc>
          <w:tcPr>
            <w:tcW w:w="847" w:type="dxa"/>
            <w:shd w:val="clear" w:color="auto" w:fill="auto"/>
            <w:tcMar>
              <w:top w:w="28" w:type="dxa"/>
            </w:tcMar>
          </w:tcPr>
          <w:p w14:paraId="347A39F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500E991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63D45F1" w14:textId="77777777" w:rsidTr="00341985">
        <w:tc>
          <w:tcPr>
            <w:tcW w:w="662" w:type="dxa"/>
            <w:shd w:val="clear" w:color="auto" w:fill="auto"/>
          </w:tcPr>
          <w:p w14:paraId="225767F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01" w:type="dxa"/>
            <w:shd w:val="clear" w:color="auto" w:fill="auto"/>
            <w:tcMar>
              <w:top w:w="28" w:type="dxa"/>
            </w:tcMar>
          </w:tcPr>
          <w:p w14:paraId="0E3D6A1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חיבור אביק לקופסה</w:t>
            </w:r>
          </w:p>
        </w:tc>
        <w:tc>
          <w:tcPr>
            <w:tcW w:w="847" w:type="dxa"/>
            <w:shd w:val="clear" w:color="auto" w:fill="auto"/>
            <w:tcMar>
              <w:top w:w="28" w:type="dxa"/>
            </w:tcMar>
          </w:tcPr>
          <w:p w14:paraId="651BE6F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7A799B07"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צינור גמיש</w:t>
            </w:r>
          </w:p>
        </w:tc>
      </w:tr>
      <w:tr w:rsidR="00EB5A81" w:rsidRPr="009A0CF9" w14:paraId="6220FAEC" w14:textId="77777777" w:rsidTr="00341985">
        <w:tc>
          <w:tcPr>
            <w:tcW w:w="662" w:type="dxa"/>
            <w:shd w:val="clear" w:color="auto" w:fill="auto"/>
          </w:tcPr>
          <w:p w14:paraId="17B105B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01" w:type="dxa"/>
            <w:shd w:val="clear" w:color="auto" w:fill="auto"/>
            <w:tcMar>
              <w:top w:w="28" w:type="dxa"/>
            </w:tcMar>
          </w:tcPr>
          <w:p w14:paraId="7D343AA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שינוי כיוון של קולטן</w:t>
            </w:r>
          </w:p>
        </w:tc>
        <w:tc>
          <w:tcPr>
            <w:tcW w:w="847" w:type="dxa"/>
            <w:shd w:val="clear" w:color="auto" w:fill="auto"/>
            <w:tcMar>
              <w:top w:w="28" w:type="dxa"/>
            </w:tcMar>
          </w:tcPr>
          <w:p w14:paraId="57BB135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3EE13E54"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 xml:space="preserve">ברך °45 ואורך קוטר </w:t>
            </w:r>
            <w:r w:rsidRPr="009A0CF9">
              <w:rPr>
                <w:rFonts w:ascii="Arial" w:eastAsia="Calibri" w:hAnsi="Arial"/>
                <w:i/>
                <w:iCs/>
              </w:rPr>
              <w:t>X2</w:t>
            </w:r>
          </w:p>
        </w:tc>
      </w:tr>
      <w:tr w:rsidR="00EB5A81" w:rsidRPr="009A0CF9" w14:paraId="3802CC8B" w14:textId="77777777" w:rsidTr="00341985">
        <w:tc>
          <w:tcPr>
            <w:tcW w:w="662" w:type="dxa"/>
            <w:shd w:val="clear" w:color="auto" w:fill="auto"/>
          </w:tcPr>
          <w:p w14:paraId="26472AD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1" w:type="dxa"/>
            <w:shd w:val="clear" w:color="auto" w:fill="auto"/>
            <w:tcMar>
              <w:top w:w="28" w:type="dxa"/>
            </w:tcMar>
          </w:tcPr>
          <w:p w14:paraId="134364A8"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1B793FC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158F5D81"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044EC9D" w14:textId="77777777" w:rsidTr="00341985">
        <w:tc>
          <w:tcPr>
            <w:tcW w:w="662" w:type="dxa"/>
            <w:shd w:val="clear" w:color="auto" w:fill="auto"/>
          </w:tcPr>
          <w:p w14:paraId="5E6DD08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1" w:type="dxa"/>
            <w:shd w:val="clear" w:color="auto" w:fill="auto"/>
            <w:tcMar>
              <w:top w:w="28" w:type="dxa"/>
            </w:tcMar>
          </w:tcPr>
          <w:p w14:paraId="35E6AC2E"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6D683D5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5305601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AB8BF08" w14:textId="77777777" w:rsidTr="00341985">
        <w:tc>
          <w:tcPr>
            <w:tcW w:w="662" w:type="dxa"/>
            <w:shd w:val="clear" w:color="auto" w:fill="auto"/>
          </w:tcPr>
          <w:p w14:paraId="3F35FFB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1" w:type="dxa"/>
            <w:shd w:val="clear" w:color="auto" w:fill="auto"/>
            <w:tcMar>
              <w:top w:w="28" w:type="dxa"/>
            </w:tcMar>
          </w:tcPr>
          <w:p w14:paraId="15A0615C"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44C3B14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2274ED1A" w14:textId="77777777" w:rsidR="00EB5A81" w:rsidRPr="009A0CF9" w:rsidRDefault="00EB5A81" w:rsidP="00341985">
            <w:pPr>
              <w:suppressAutoHyphens/>
              <w:autoSpaceDN w:val="0"/>
              <w:jc w:val="both"/>
              <w:textAlignment w:val="baseline"/>
              <w:rPr>
                <w:rFonts w:ascii="Arial" w:eastAsia="Calibri" w:hAnsi="Arial"/>
                <w:i/>
                <w:iCs/>
                <w:rtl/>
              </w:rPr>
            </w:pPr>
          </w:p>
        </w:tc>
      </w:tr>
    </w:tbl>
    <w:p w14:paraId="1C8585C7"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rtl/>
        </w:rPr>
        <w:t>ת=תקין; ש=שיפור; פ=פסול</w:t>
      </w:r>
      <w:r w:rsidRPr="009A0CF9">
        <w:rPr>
          <w:rFonts w:ascii="Arial" w:eastAsia="Calibri" w:hAnsi="Arial" w:hint="cs"/>
          <w:i/>
          <w:iCs/>
          <w:sz w:val="18"/>
          <w:szCs w:val="24"/>
          <w:rtl/>
        </w:rPr>
        <w:t>.</w:t>
      </w:r>
    </w:p>
    <w:p w14:paraId="4969DE1D"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7D7AC890"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6A6D27D5"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789E0964"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690"/>
        <w:gridCol w:w="1897"/>
        <w:gridCol w:w="2222"/>
        <w:gridCol w:w="2689"/>
      </w:tblGrid>
      <w:tr w:rsidR="00EB5A81" w:rsidRPr="009A0CF9" w14:paraId="4C02E059" w14:textId="77777777" w:rsidTr="00341985">
        <w:tc>
          <w:tcPr>
            <w:tcW w:w="814" w:type="dxa"/>
            <w:shd w:val="clear" w:color="auto" w:fill="auto"/>
          </w:tcPr>
          <w:p w14:paraId="61DB3A8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708" w:type="dxa"/>
            <w:shd w:val="clear" w:color="auto" w:fill="auto"/>
          </w:tcPr>
          <w:p w14:paraId="32627C4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2235" w:type="dxa"/>
            <w:shd w:val="clear" w:color="auto" w:fill="auto"/>
          </w:tcPr>
          <w:p w14:paraId="0745B09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2652" w:type="dxa"/>
            <w:shd w:val="clear" w:color="auto" w:fill="auto"/>
          </w:tcPr>
          <w:p w14:paraId="1793742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3219" w:type="dxa"/>
            <w:shd w:val="clear" w:color="auto" w:fill="auto"/>
          </w:tcPr>
          <w:p w14:paraId="0EDCE9D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086BAB63" w14:textId="77777777" w:rsidTr="00341985">
        <w:tc>
          <w:tcPr>
            <w:tcW w:w="814" w:type="dxa"/>
            <w:shd w:val="clear" w:color="auto" w:fill="auto"/>
            <w:vAlign w:val="center"/>
          </w:tcPr>
          <w:p w14:paraId="2565A5F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vAlign w:val="center"/>
          </w:tcPr>
          <w:p w14:paraId="479D3406" w14:textId="77777777" w:rsidR="00EB5A81" w:rsidRPr="009A0CF9" w:rsidRDefault="00EB5A81" w:rsidP="00341985">
            <w:pPr>
              <w:suppressAutoHyphens/>
              <w:autoSpaceDN w:val="0"/>
              <w:textAlignment w:val="baseline"/>
              <w:rPr>
                <w:rFonts w:ascii="Arial" w:eastAsia="Calibri" w:hAnsi="Arial"/>
                <w:sz w:val="18"/>
                <w:szCs w:val="24"/>
                <w:rtl/>
              </w:rPr>
            </w:pPr>
          </w:p>
        </w:tc>
        <w:tc>
          <w:tcPr>
            <w:tcW w:w="2235" w:type="dxa"/>
            <w:shd w:val="clear" w:color="auto" w:fill="auto"/>
            <w:vAlign w:val="center"/>
          </w:tcPr>
          <w:p w14:paraId="74E1999A"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0DCE9778"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4995871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95D09F6" w14:textId="77777777" w:rsidTr="00341985">
        <w:tc>
          <w:tcPr>
            <w:tcW w:w="814" w:type="dxa"/>
            <w:shd w:val="clear" w:color="auto" w:fill="auto"/>
            <w:vAlign w:val="center"/>
          </w:tcPr>
          <w:p w14:paraId="259AB36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vAlign w:val="center"/>
          </w:tcPr>
          <w:p w14:paraId="3AE075D7" w14:textId="77777777" w:rsidR="00EB5A81" w:rsidRPr="009A0CF9" w:rsidRDefault="00EB5A81" w:rsidP="00341985">
            <w:pPr>
              <w:suppressAutoHyphens/>
              <w:autoSpaceDN w:val="0"/>
              <w:textAlignment w:val="baseline"/>
              <w:rPr>
                <w:rFonts w:ascii="Arial" w:eastAsia="Calibri" w:hAnsi="Arial"/>
                <w:sz w:val="18"/>
                <w:szCs w:val="24"/>
                <w:rtl/>
              </w:rPr>
            </w:pPr>
          </w:p>
        </w:tc>
        <w:tc>
          <w:tcPr>
            <w:tcW w:w="2235" w:type="dxa"/>
            <w:shd w:val="clear" w:color="auto" w:fill="auto"/>
            <w:vAlign w:val="center"/>
          </w:tcPr>
          <w:p w14:paraId="50159EA2" w14:textId="77777777" w:rsidR="00EB5A81" w:rsidRPr="009A0CF9" w:rsidRDefault="00EB5A81" w:rsidP="00341985">
            <w:pPr>
              <w:suppressAutoHyphens/>
              <w:autoSpaceDN w:val="0"/>
              <w:textAlignment w:val="baseline"/>
              <w:rPr>
                <w:rFonts w:ascii="Arial" w:eastAsia="Calibri" w:hAnsi="Arial"/>
                <w:sz w:val="19"/>
                <w:szCs w:val="19"/>
                <w:rtl/>
              </w:rPr>
            </w:pPr>
          </w:p>
        </w:tc>
        <w:tc>
          <w:tcPr>
            <w:tcW w:w="2652" w:type="dxa"/>
            <w:shd w:val="clear" w:color="auto" w:fill="auto"/>
            <w:vAlign w:val="center"/>
          </w:tcPr>
          <w:p w14:paraId="68738B69"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33B81DD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9BD5F01" w14:textId="77777777" w:rsidTr="00341985">
        <w:tc>
          <w:tcPr>
            <w:tcW w:w="814" w:type="dxa"/>
            <w:shd w:val="clear" w:color="auto" w:fill="auto"/>
            <w:vAlign w:val="center"/>
          </w:tcPr>
          <w:p w14:paraId="4153E1D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4A0B7C7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35B219FA"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0C9B4944"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3C56671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A3A6E93" w14:textId="77777777" w:rsidTr="00341985">
        <w:tc>
          <w:tcPr>
            <w:tcW w:w="814" w:type="dxa"/>
            <w:shd w:val="clear" w:color="auto" w:fill="auto"/>
            <w:vAlign w:val="center"/>
          </w:tcPr>
          <w:p w14:paraId="50F2830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029A73D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7A5A20EB"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6EADCB36"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1C59C07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FBB5FE8" w14:textId="77777777" w:rsidTr="00341985">
        <w:tc>
          <w:tcPr>
            <w:tcW w:w="814" w:type="dxa"/>
            <w:shd w:val="clear" w:color="auto" w:fill="auto"/>
            <w:vAlign w:val="center"/>
          </w:tcPr>
          <w:p w14:paraId="6EB0DE3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12498B2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2A6CCA76"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2A9FE28A"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52C2A18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F05404B" w14:textId="77777777" w:rsidTr="00341985">
        <w:tc>
          <w:tcPr>
            <w:tcW w:w="814" w:type="dxa"/>
            <w:shd w:val="clear" w:color="auto" w:fill="auto"/>
            <w:vAlign w:val="center"/>
          </w:tcPr>
          <w:p w14:paraId="225B130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1AF60C4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6C40ADC4"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08573317"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144FA8A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6E14230" w14:textId="77777777" w:rsidTr="00341985">
        <w:tc>
          <w:tcPr>
            <w:tcW w:w="814" w:type="dxa"/>
            <w:shd w:val="clear" w:color="auto" w:fill="auto"/>
            <w:vAlign w:val="center"/>
          </w:tcPr>
          <w:p w14:paraId="1780573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319F786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4DDAFEEE"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6572BF6F"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7E26F06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7AC6E91" w14:textId="77777777" w:rsidTr="00341985">
        <w:tc>
          <w:tcPr>
            <w:tcW w:w="814" w:type="dxa"/>
            <w:shd w:val="clear" w:color="auto" w:fill="auto"/>
            <w:vAlign w:val="center"/>
          </w:tcPr>
          <w:p w14:paraId="7AB4E9B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0976760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209BE502"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17AD431D"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6CF46AA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C76CAF5" w14:textId="77777777" w:rsidTr="00341985">
        <w:tc>
          <w:tcPr>
            <w:tcW w:w="814" w:type="dxa"/>
            <w:shd w:val="clear" w:color="auto" w:fill="auto"/>
            <w:vAlign w:val="center"/>
          </w:tcPr>
          <w:p w14:paraId="2D1AB21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742E776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35A808A8"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0A60E548"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4248C33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E36DA84" w14:textId="77777777" w:rsidTr="00341985">
        <w:tc>
          <w:tcPr>
            <w:tcW w:w="814" w:type="dxa"/>
            <w:shd w:val="clear" w:color="auto" w:fill="auto"/>
            <w:vAlign w:val="center"/>
          </w:tcPr>
          <w:p w14:paraId="7455040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7C875C8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6FF56980"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34DD5833"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2A8D6A61" w14:textId="77777777" w:rsidR="00EB5A81" w:rsidRPr="009A0CF9" w:rsidRDefault="00EB5A81" w:rsidP="00341985">
            <w:pPr>
              <w:suppressAutoHyphens/>
              <w:autoSpaceDN w:val="0"/>
              <w:textAlignment w:val="baseline"/>
              <w:rPr>
                <w:rFonts w:ascii="Arial" w:eastAsia="Calibri" w:hAnsi="Arial"/>
                <w:sz w:val="14"/>
                <w:rtl/>
              </w:rPr>
            </w:pPr>
          </w:p>
        </w:tc>
      </w:tr>
    </w:tbl>
    <w:p w14:paraId="6969B42C" w14:textId="77777777" w:rsidR="00EB5A81" w:rsidRPr="009A0CF9" w:rsidRDefault="00EB5A81" w:rsidP="00EB5A81">
      <w:pPr>
        <w:suppressAutoHyphens/>
        <w:autoSpaceDN w:val="0"/>
        <w:jc w:val="both"/>
        <w:textAlignment w:val="baseline"/>
        <w:rPr>
          <w:rFonts w:ascii="Arial" w:eastAsia="Calibri" w:hAnsi="Arial"/>
          <w:sz w:val="18"/>
          <w:szCs w:val="24"/>
        </w:rPr>
      </w:pPr>
    </w:p>
    <w:p w14:paraId="1731DAFF"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8364"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268"/>
        <w:gridCol w:w="2268"/>
        <w:gridCol w:w="2268"/>
      </w:tblGrid>
      <w:tr w:rsidR="00EB5A81" w:rsidRPr="009A0CF9" w14:paraId="380CB9AC" w14:textId="77777777" w:rsidTr="00603F1E">
        <w:trPr>
          <w:trHeight w:val="1672"/>
        </w:trPr>
        <w:tc>
          <w:tcPr>
            <w:tcW w:w="1560" w:type="dxa"/>
            <w:shd w:val="clear" w:color="auto" w:fill="auto"/>
            <w:tcMar>
              <w:left w:w="0" w:type="dxa"/>
              <w:right w:w="0" w:type="dxa"/>
            </w:tcMar>
          </w:tcPr>
          <w:p w14:paraId="6EAB286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3739C10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3DADDED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524B9129"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5B3BC4EA" w14:textId="77777777" w:rsidR="00EB5A81" w:rsidRPr="009A0CF9" w:rsidRDefault="00EB5A81" w:rsidP="00EB5A81">
      <w:pPr>
        <w:suppressAutoHyphens/>
        <w:autoSpaceDN w:val="0"/>
        <w:jc w:val="both"/>
        <w:textAlignment w:val="baseline"/>
        <w:rPr>
          <w:rFonts w:ascii="Arial" w:eastAsia="Calibri" w:hAnsi="Arial"/>
          <w:rtl/>
        </w:rPr>
      </w:pPr>
    </w:p>
    <w:p w14:paraId="1EFE1F26"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rFonts w:ascii="Arial" w:eastAsia="Calibri" w:hAnsi="Arial"/>
          <w:sz w:val="18"/>
          <w:szCs w:val="24"/>
          <w:rtl/>
        </w:rPr>
        <w:br w:type="page"/>
      </w:r>
    </w:p>
    <w:p w14:paraId="15FDBBFD" w14:textId="77777777" w:rsidR="00EB5A81" w:rsidRPr="009A0CF9" w:rsidRDefault="00EB5A81" w:rsidP="00EB5A81">
      <w:pPr>
        <w:suppressAutoHyphens/>
        <w:autoSpaceDN w:val="0"/>
        <w:spacing w:after="40"/>
        <w:jc w:val="both"/>
        <w:textAlignment w:val="baseline"/>
        <w:rPr>
          <w:rFonts w:ascii="Arial" w:eastAsia="Calibri" w:hAnsi="Arial"/>
          <w:sz w:val="18"/>
          <w:szCs w:val="24"/>
        </w:rPr>
      </w:pPr>
      <w:r w:rsidRPr="009A0CF9">
        <w:rPr>
          <w:rFonts w:ascii="Arial" w:eastAsia="Calibri" w:hAnsi="Arial" w:hint="cs"/>
          <w:b/>
          <w:bCs/>
          <w:sz w:val="26"/>
          <w:szCs w:val="26"/>
          <w:rtl/>
        </w:rPr>
        <w:t>רשימת תיוג:  עבודות חשמל</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02/005</w:t>
      </w:r>
    </w:p>
    <w:p w14:paraId="4221A1D1"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
        <w:gridCol w:w="3107"/>
        <w:gridCol w:w="828"/>
        <w:gridCol w:w="3705"/>
      </w:tblGrid>
      <w:tr w:rsidR="00EB5A81" w:rsidRPr="009A0CF9" w14:paraId="5F5CEB86" w14:textId="77777777" w:rsidTr="00341985">
        <w:tc>
          <w:tcPr>
            <w:tcW w:w="662" w:type="dxa"/>
            <w:shd w:val="clear" w:color="auto" w:fill="auto"/>
            <w:vAlign w:val="center"/>
          </w:tcPr>
          <w:p w14:paraId="1F499EA7"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66582A5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37C7DA17" w14:textId="77777777" w:rsidTr="00341985">
        <w:tc>
          <w:tcPr>
            <w:tcW w:w="662" w:type="dxa"/>
            <w:shd w:val="clear" w:color="auto" w:fill="auto"/>
            <w:vAlign w:val="center"/>
          </w:tcPr>
          <w:p w14:paraId="0AC45C0F"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2A0C5FE7"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41579F66" w14:textId="77777777" w:rsidTr="00341985">
        <w:tc>
          <w:tcPr>
            <w:tcW w:w="662" w:type="dxa"/>
            <w:shd w:val="clear" w:color="auto" w:fill="auto"/>
            <w:vAlign w:val="center"/>
          </w:tcPr>
          <w:p w14:paraId="09066E8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595" w:type="dxa"/>
            <w:shd w:val="clear" w:color="auto" w:fill="auto"/>
            <w:vAlign w:val="center"/>
          </w:tcPr>
          <w:p w14:paraId="56CB50D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vAlign w:val="center"/>
          </w:tcPr>
          <w:p w14:paraId="50EA18F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524" w:type="dxa"/>
            <w:shd w:val="clear" w:color="auto" w:fill="auto"/>
            <w:vAlign w:val="center"/>
          </w:tcPr>
          <w:p w14:paraId="3FCD483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5E6BB3E1" w14:textId="77777777" w:rsidTr="00341985">
        <w:tc>
          <w:tcPr>
            <w:tcW w:w="662" w:type="dxa"/>
            <w:shd w:val="clear" w:color="auto" w:fill="auto"/>
          </w:tcPr>
          <w:p w14:paraId="598AE1D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595" w:type="dxa"/>
            <w:shd w:val="clear" w:color="auto" w:fill="auto"/>
            <w:tcMar>
              <w:top w:w="28" w:type="dxa"/>
            </w:tcMar>
          </w:tcPr>
          <w:p w14:paraId="40071AD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תווי אנכי של המובילים</w:t>
            </w:r>
          </w:p>
        </w:tc>
        <w:tc>
          <w:tcPr>
            <w:tcW w:w="847" w:type="dxa"/>
            <w:shd w:val="clear" w:color="auto" w:fill="auto"/>
            <w:tcMar>
              <w:top w:w="28" w:type="dxa"/>
            </w:tcMar>
          </w:tcPr>
          <w:p w14:paraId="6B9DC89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ש</w:t>
            </w:r>
          </w:p>
        </w:tc>
        <w:tc>
          <w:tcPr>
            <w:tcW w:w="4524" w:type="dxa"/>
            <w:shd w:val="clear" w:color="auto" w:fill="auto"/>
            <w:tcMar>
              <w:top w:w="28" w:type="dxa"/>
            </w:tcMar>
            <w:vAlign w:val="center"/>
          </w:tcPr>
          <w:p w14:paraId="1F24B620"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לתקן כיוון</w:t>
            </w:r>
          </w:p>
        </w:tc>
      </w:tr>
      <w:tr w:rsidR="00EB5A81" w:rsidRPr="009A0CF9" w14:paraId="2976F1A2" w14:textId="77777777" w:rsidTr="00341985">
        <w:tc>
          <w:tcPr>
            <w:tcW w:w="662" w:type="dxa"/>
            <w:shd w:val="clear" w:color="auto" w:fill="auto"/>
          </w:tcPr>
          <w:p w14:paraId="64E098C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595" w:type="dxa"/>
            <w:shd w:val="clear" w:color="auto" w:fill="auto"/>
            <w:tcMar>
              <w:top w:w="28" w:type="dxa"/>
            </w:tcMar>
          </w:tcPr>
          <w:p w14:paraId="1752D70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מערכת החשמל תקרה</w:t>
            </w:r>
          </w:p>
        </w:tc>
        <w:tc>
          <w:tcPr>
            <w:tcW w:w="847" w:type="dxa"/>
            <w:shd w:val="clear" w:color="auto" w:fill="auto"/>
            <w:tcMar>
              <w:top w:w="28" w:type="dxa"/>
            </w:tcMar>
          </w:tcPr>
          <w:p w14:paraId="6010DAB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ש</w:t>
            </w:r>
          </w:p>
        </w:tc>
        <w:tc>
          <w:tcPr>
            <w:tcW w:w="4524" w:type="dxa"/>
            <w:shd w:val="clear" w:color="auto" w:fill="auto"/>
            <w:tcMar>
              <w:top w:w="28" w:type="dxa"/>
            </w:tcMar>
          </w:tcPr>
          <w:p w14:paraId="01A4C71A"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איטום חיבורים</w:t>
            </w:r>
          </w:p>
        </w:tc>
      </w:tr>
      <w:tr w:rsidR="00EB5A81" w:rsidRPr="009A0CF9" w14:paraId="2A6EFC8C" w14:textId="77777777" w:rsidTr="00341985">
        <w:tc>
          <w:tcPr>
            <w:tcW w:w="662" w:type="dxa"/>
            <w:shd w:val="clear" w:color="auto" w:fill="auto"/>
          </w:tcPr>
          <w:p w14:paraId="5320AEB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595" w:type="dxa"/>
            <w:shd w:val="clear" w:color="auto" w:fill="auto"/>
            <w:tcMar>
              <w:top w:w="28" w:type="dxa"/>
            </w:tcMar>
          </w:tcPr>
          <w:p w14:paraId="27DC7AA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שימש במובילים קטן מ- 16 מ"מ</w:t>
            </w:r>
          </w:p>
        </w:tc>
        <w:tc>
          <w:tcPr>
            <w:tcW w:w="847" w:type="dxa"/>
            <w:shd w:val="clear" w:color="auto" w:fill="auto"/>
            <w:tcMar>
              <w:top w:w="28" w:type="dxa"/>
            </w:tcMar>
          </w:tcPr>
          <w:p w14:paraId="505AA06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3FC9592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94D320B" w14:textId="77777777" w:rsidTr="00341985">
        <w:tc>
          <w:tcPr>
            <w:tcW w:w="662" w:type="dxa"/>
            <w:shd w:val="clear" w:color="auto" w:fill="auto"/>
          </w:tcPr>
          <w:p w14:paraId="7EDB619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595" w:type="dxa"/>
            <w:shd w:val="clear" w:color="auto" w:fill="auto"/>
            <w:tcMar>
              <w:top w:w="28" w:type="dxa"/>
            </w:tcMar>
          </w:tcPr>
          <w:p w14:paraId="413C032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שינויי דיירים</w:t>
            </w:r>
          </w:p>
        </w:tc>
        <w:tc>
          <w:tcPr>
            <w:tcW w:w="847" w:type="dxa"/>
            <w:shd w:val="clear" w:color="auto" w:fill="auto"/>
            <w:tcMar>
              <w:top w:w="28" w:type="dxa"/>
            </w:tcMar>
          </w:tcPr>
          <w:p w14:paraId="3651974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7324794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65EC042" w14:textId="77777777" w:rsidTr="00341985">
        <w:tc>
          <w:tcPr>
            <w:tcW w:w="662" w:type="dxa"/>
            <w:shd w:val="clear" w:color="auto" w:fill="auto"/>
          </w:tcPr>
          <w:p w14:paraId="0185B21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595" w:type="dxa"/>
            <w:shd w:val="clear" w:color="auto" w:fill="auto"/>
            <w:tcMar>
              <w:top w:w="28" w:type="dxa"/>
            </w:tcMar>
          </w:tcPr>
          <w:p w14:paraId="010D7A3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אבזרים בחדר רטוב</w:t>
            </w:r>
          </w:p>
        </w:tc>
        <w:tc>
          <w:tcPr>
            <w:tcW w:w="847" w:type="dxa"/>
            <w:shd w:val="clear" w:color="auto" w:fill="auto"/>
            <w:tcMar>
              <w:top w:w="28" w:type="dxa"/>
            </w:tcMar>
          </w:tcPr>
          <w:p w14:paraId="7D1563D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ש</w:t>
            </w:r>
          </w:p>
        </w:tc>
        <w:tc>
          <w:tcPr>
            <w:tcW w:w="4524" w:type="dxa"/>
            <w:shd w:val="clear" w:color="auto" w:fill="auto"/>
            <w:tcMar>
              <w:top w:w="28" w:type="dxa"/>
            </w:tcMar>
          </w:tcPr>
          <w:p w14:paraId="38A53E96"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תקן מיקום</w:t>
            </w:r>
          </w:p>
        </w:tc>
      </w:tr>
      <w:tr w:rsidR="00EB5A81" w:rsidRPr="009A0CF9" w14:paraId="598BF825" w14:textId="77777777" w:rsidTr="00341985">
        <w:tc>
          <w:tcPr>
            <w:tcW w:w="662" w:type="dxa"/>
            <w:shd w:val="clear" w:color="auto" w:fill="auto"/>
          </w:tcPr>
          <w:p w14:paraId="6C026D8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595" w:type="dxa"/>
            <w:shd w:val="clear" w:color="auto" w:fill="auto"/>
            <w:tcMar>
              <w:top w:w="28" w:type="dxa"/>
            </w:tcMar>
          </w:tcPr>
          <w:p w14:paraId="3431C8A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הפרדה בין חשמל/גז/מים</w:t>
            </w:r>
          </w:p>
        </w:tc>
        <w:tc>
          <w:tcPr>
            <w:tcW w:w="847" w:type="dxa"/>
            <w:shd w:val="clear" w:color="auto" w:fill="auto"/>
            <w:tcMar>
              <w:top w:w="28" w:type="dxa"/>
            </w:tcMar>
          </w:tcPr>
          <w:p w14:paraId="74EBE0C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181ADC8E"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984357D" w14:textId="77777777" w:rsidTr="00341985">
        <w:tc>
          <w:tcPr>
            <w:tcW w:w="662" w:type="dxa"/>
            <w:shd w:val="clear" w:color="auto" w:fill="auto"/>
          </w:tcPr>
          <w:p w14:paraId="69BB84F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595" w:type="dxa"/>
            <w:shd w:val="clear" w:color="auto" w:fill="auto"/>
            <w:tcMar>
              <w:top w:w="28" w:type="dxa"/>
            </w:tcMar>
          </w:tcPr>
          <w:p w14:paraId="59EA1782"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מערכות חשמל בבניין ( ח.</w:t>
            </w:r>
            <w:r>
              <w:rPr>
                <w:rFonts w:ascii="Arial" w:eastAsia="Calibri" w:hAnsi="Arial" w:hint="cs"/>
                <w:i/>
                <w:iCs/>
                <w:sz w:val="18"/>
                <w:szCs w:val="24"/>
                <w:rtl/>
              </w:rPr>
              <w:t xml:space="preserve"> </w:t>
            </w:r>
            <w:r w:rsidRPr="009A0CF9">
              <w:rPr>
                <w:rFonts w:ascii="Arial" w:eastAsia="Calibri" w:hAnsi="Arial" w:hint="cs"/>
                <w:i/>
                <w:iCs/>
                <w:sz w:val="18"/>
                <w:szCs w:val="24"/>
                <w:rtl/>
              </w:rPr>
              <w:t xml:space="preserve">גנרטור , חשמל וכו ) </w:t>
            </w:r>
          </w:p>
        </w:tc>
        <w:tc>
          <w:tcPr>
            <w:tcW w:w="847" w:type="dxa"/>
            <w:shd w:val="clear" w:color="auto" w:fill="auto"/>
            <w:tcMar>
              <w:top w:w="28" w:type="dxa"/>
            </w:tcMar>
          </w:tcPr>
          <w:p w14:paraId="0494AD2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56C332E4"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0A84DDF" w14:textId="77777777" w:rsidTr="00341985">
        <w:tc>
          <w:tcPr>
            <w:tcW w:w="662" w:type="dxa"/>
            <w:shd w:val="clear" w:color="auto" w:fill="auto"/>
          </w:tcPr>
          <w:p w14:paraId="0004BC0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595" w:type="dxa"/>
            <w:shd w:val="clear" w:color="auto" w:fill="auto"/>
            <w:tcMar>
              <w:top w:w="28" w:type="dxa"/>
            </w:tcMar>
          </w:tcPr>
          <w:p w14:paraId="50AE142F"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41493F6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3211D1B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33A9050" w14:textId="77777777" w:rsidTr="00341985">
        <w:tc>
          <w:tcPr>
            <w:tcW w:w="662" w:type="dxa"/>
            <w:shd w:val="clear" w:color="auto" w:fill="auto"/>
          </w:tcPr>
          <w:p w14:paraId="03C05AC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595" w:type="dxa"/>
            <w:shd w:val="clear" w:color="auto" w:fill="auto"/>
            <w:tcMar>
              <w:top w:w="28" w:type="dxa"/>
            </w:tcMar>
          </w:tcPr>
          <w:p w14:paraId="0567340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634398B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33461904" w14:textId="77777777" w:rsidR="00EB5A81" w:rsidRPr="009A0CF9" w:rsidRDefault="00EB5A81" w:rsidP="00341985">
            <w:pPr>
              <w:suppressAutoHyphens/>
              <w:autoSpaceDN w:val="0"/>
              <w:jc w:val="both"/>
              <w:textAlignment w:val="baseline"/>
              <w:rPr>
                <w:rFonts w:ascii="Arial" w:eastAsia="Calibri" w:hAnsi="Arial"/>
                <w:i/>
                <w:iCs/>
                <w:rtl/>
              </w:rPr>
            </w:pPr>
          </w:p>
        </w:tc>
      </w:tr>
    </w:tbl>
    <w:p w14:paraId="18BF0915"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73CC310F"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7B8302C2"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6C0DC57C"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675E0D5F"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4BD5D41F" w14:textId="77777777" w:rsidTr="00341985">
        <w:tc>
          <w:tcPr>
            <w:tcW w:w="815" w:type="dxa"/>
            <w:shd w:val="clear" w:color="auto" w:fill="auto"/>
          </w:tcPr>
          <w:p w14:paraId="1E33E1E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476F614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16F4616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תאור הליקוי</w:t>
            </w:r>
          </w:p>
        </w:tc>
        <w:tc>
          <w:tcPr>
            <w:tcW w:w="3220" w:type="dxa"/>
            <w:shd w:val="clear" w:color="auto" w:fill="auto"/>
          </w:tcPr>
          <w:p w14:paraId="384A4AA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151E70B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779EA00A" w14:textId="77777777" w:rsidTr="00341985">
        <w:tc>
          <w:tcPr>
            <w:tcW w:w="815" w:type="dxa"/>
            <w:shd w:val="clear" w:color="auto" w:fill="auto"/>
            <w:vAlign w:val="center"/>
          </w:tcPr>
          <w:p w14:paraId="65378E5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1F5C7AB8"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39DCB9E3"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3D41985"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AE3FE4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821C4B9" w14:textId="77777777" w:rsidTr="00341985">
        <w:tc>
          <w:tcPr>
            <w:tcW w:w="815" w:type="dxa"/>
            <w:shd w:val="clear" w:color="auto" w:fill="auto"/>
            <w:vAlign w:val="center"/>
          </w:tcPr>
          <w:p w14:paraId="1B6E8CF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7B224713"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6D0DAD52"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0BF01B9"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AB1F57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2D1BAAA" w14:textId="77777777" w:rsidTr="00341985">
        <w:tc>
          <w:tcPr>
            <w:tcW w:w="815" w:type="dxa"/>
            <w:shd w:val="clear" w:color="auto" w:fill="auto"/>
            <w:vAlign w:val="center"/>
          </w:tcPr>
          <w:p w14:paraId="6284AA9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6909A2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47782D8"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37E371C9"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B90F34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8A898FD" w14:textId="77777777" w:rsidTr="00341985">
        <w:tc>
          <w:tcPr>
            <w:tcW w:w="815" w:type="dxa"/>
            <w:shd w:val="clear" w:color="auto" w:fill="auto"/>
            <w:vAlign w:val="center"/>
          </w:tcPr>
          <w:p w14:paraId="72F2FDB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EFC86A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68C7D7BD"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5AC6AB7"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286CE6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1C5A0E7" w14:textId="77777777" w:rsidTr="00341985">
        <w:tc>
          <w:tcPr>
            <w:tcW w:w="815" w:type="dxa"/>
            <w:shd w:val="clear" w:color="auto" w:fill="auto"/>
            <w:vAlign w:val="center"/>
          </w:tcPr>
          <w:p w14:paraId="1701E06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E0A95A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371AFC88"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156CC58"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9EA04C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8DC1914" w14:textId="77777777" w:rsidTr="00341985">
        <w:tc>
          <w:tcPr>
            <w:tcW w:w="815" w:type="dxa"/>
            <w:shd w:val="clear" w:color="auto" w:fill="auto"/>
            <w:vAlign w:val="center"/>
          </w:tcPr>
          <w:p w14:paraId="55BAA59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470873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1C0073F8"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86DB80D"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43AA51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0F5D7AE" w14:textId="77777777" w:rsidTr="00341985">
        <w:tc>
          <w:tcPr>
            <w:tcW w:w="815" w:type="dxa"/>
            <w:shd w:val="clear" w:color="auto" w:fill="auto"/>
            <w:vAlign w:val="center"/>
          </w:tcPr>
          <w:p w14:paraId="0EBAF72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5A923D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34D07BD8"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3D2BE2AA"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7A35B6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6CC1D84" w14:textId="77777777" w:rsidTr="00341985">
        <w:tc>
          <w:tcPr>
            <w:tcW w:w="815" w:type="dxa"/>
            <w:shd w:val="clear" w:color="auto" w:fill="auto"/>
            <w:vAlign w:val="center"/>
          </w:tcPr>
          <w:p w14:paraId="62600B9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9A8C65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ACCE8F0"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2114563"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B9FA6B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481E8F4" w14:textId="77777777" w:rsidTr="00341985">
        <w:tc>
          <w:tcPr>
            <w:tcW w:w="815" w:type="dxa"/>
            <w:shd w:val="clear" w:color="auto" w:fill="auto"/>
            <w:vAlign w:val="center"/>
          </w:tcPr>
          <w:p w14:paraId="5F9512A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4F9E90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326ED478"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0D9C859"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DE7E67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C5C8F1D" w14:textId="77777777" w:rsidTr="00341985">
        <w:tc>
          <w:tcPr>
            <w:tcW w:w="815" w:type="dxa"/>
            <w:shd w:val="clear" w:color="auto" w:fill="auto"/>
            <w:vAlign w:val="center"/>
          </w:tcPr>
          <w:p w14:paraId="66D2C48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ECAAB3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00162E1A"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DF350DE"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A72420C" w14:textId="77777777" w:rsidR="00EB5A81" w:rsidRPr="009A0CF9" w:rsidRDefault="00EB5A81" w:rsidP="00341985">
            <w:pPr>
              <w:suppressAutoHyphens/>
              <w:autoSpaceDN w:val="0"/>
              <w:textAlignment w:val="baseline"/>
              <w:rPr>
                <w:rFonts w:ascii="Arial" w:eastAsia="Calibri" w:hAnsi="Arial"/>
                <w:sz w:val="14"/>
                <w:rtl/>
              </w:rPr>
            </w:pPr>
          </w:p>
        </w:tc>
      </w:tr>
    </w:tbl>
    <w:p w14:paraId="05EB33B0" w14:textId="77777777" w:rsidR="00EB5A81" w:rsidRPr="009A0CF9" w:rsidRDefault="00EB5A81" w:rsidP="00EB5A81">
      <w:pPr>
        <w:suppressAutoHyphens/>
        <w:autoSpaceDN w:val="0"/>
        <w:jc w:val="both"/>
        <w:textAlignment w:val="baseline"/>
        <w:rPr>
          <w:rFonts w:ascii="Arial" w:eastAsia="Calibri" w:hAnsi="Arial"/>
          <w:sz w:val="18"/>
          <w:szCs w:val="24"/>
        </w:rPr>
      </w:pPr>
    </w:p>
    <w:p w14:paraId="2B2AACFF"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8364"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268"/>
        <w:gridCol w:w="2268"/>
        <w:gridCol w:w="2268"/>
      </w:tblGrid>
      <w:tr w:rsidR="00EB5A81" w:rsidRPr="009A0CF9" w14:paraId="1E4F91F0" w14:textId="77777777" w:rsidTr="00603F1E">
        <w:trPr>
          <w:trHeight w:val="1672"/>
        </w:trPr>
        <w:tc>
          <w:tcPr>
            <w:tcW w:w="1560" w:type="dxa"/>
            <w:shd w:val="clear" w:color="auto" w:fill="auto"/>
            <w:tcMar>
              <w:left w:w="0" w:type="dxa"/>
              <w:right w:w="0" w:type="dxa"/>
            </w:tcMar>
          </w:tcPr>
          <w:p w14:paraId="1F3B861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4994A0F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65F0C1F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604DA8BF"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6D9E62E6" w14:textId="77777777" w:rsidR="00EB5A81" w:rsidRPr="009A0CF9" w:rsidRDefault="00EB5A81" w:rsidP="00EB5A81">
      <w:pPr>
        <w:suppressAutoHyphens/>
        <w:autoSpaceDN w:val="0"/>
        <w:jc w:val="both"/>
        <w:textAlignment w:val="baseline"/>
        <w:rPr>
          <w:rFonts w:ascii="Arial" w:eastAsia="Calibri" w:hAnsi="Arial"/>
          <w:sz w:val="18"/>
          <w:szCs w:val="24"/>
        </w:rPr>
      </w:pPr>
    </w:p>
    <w:p w14:paraId="70451307" w14:textId="77777777" w:rsidR="00EB5A81" w:rsidRPr="009A0CF9" w:rsidRDefault="00EB5A81" w:rsidP="00EB5A81">
      <w:pPr>
        <w:spacing w:after="40"/>
        <w:rPr>
          <w:rFonts w:ascii="Arial" w:eastAsia="Calibri" w:hAnsi="Arial"/>
          <w:sz w:val="18"/>
          <w:szCs w:val="24"/>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r w:rsidRPr="009A0CF9">
        <w:rPr>
          <w:rFonts w:hint="cs"/>
          <w:noProof/>
          <w:szCs w:val="24"/>
          <w:rtl/>
        </w:rPr>
        <w:t>.</w:t>
      </w:r>
      <w:r w:rsidRPr="009A0CF9">
        <w:rPr>
          <w:szCs w:val="24"/>
          <w:rtl/>
        </w:rPr>
        <w:br w:type="page"/>
      </w:r>
      <w:r w:rsidRPr="009A0CF9">
        <w:rPr>
          <w:rFonts w:ascii="Arial" w:eastAsia="Calibri" w:hAnsi="Arial" w:hint="cs"/>
          <w:b/>
          <w:bCs/>
          <w:sz w:val="26"/>
          <w:szCs w:val="26"/>
          <w:rtl/>
        </w:rPr>
        <w:t>רשימת תיוג: איטום מרפסות / חדרים רטובים</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 xml:space="preserve">02/006 </w:t>
      </w:r>
    </w:p>
    <w:p w14:paraId="24F7EEF4"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4"/>
        <w:gridCol w:w="3155"/>
        <w:gridCol w:w="827"/>
        <w:gridCol w:w="3660"/>
      </w:tblGrid>
      <w:tr w:rsidR="00EB5A81" w:rsidRPr="009A0CF9" w14:paraId="3B11933F" w14:textId="77777777" w:rsidTr="00341985">
        <w:tc>
          <w:tcPr>
            <w:tcW w:w="662" w:type="dxa"/>
            <w:shd w:val="clear" w:color="auto" w:fill="auto"/>
            <w:vAlign w:val="center"/>
          </w:tcPr>
          <w:p w14:paraId="5696C069"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706057B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05CCA8D0" w14:textId="77777777" w:rsidTr="00341985">
        <w:tc>
          <w:tcPr>
            <w:tcW w:w="662" w:type="dxa"/>
            <w:shd w:val="clear" w:color="auto" w:fill="auto"/>
            <w:vAlign w:val="center"/>
          </w:tcPr>
          <w:p w14:paraId="2C4A9F4B"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45CDDE0E"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0ED8FC95" w14:textId="77777777" w:rsidTr="00341985">
        <w:tc>
          <w:tcPr>
            <w:tcW w:w="662" w:type="dxa"/>
            <w:shd w:val="clear" w:color="auto" w:fill="auto"/>
            <w:vAlign w:val="center"/>
          </w:tcPr>
          <w:p w14:paraId="1774F25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02" w:type="dxa"/>
            <w:shd w:val="clear" w:color="auto" w:fill="auto"/>
            <w:vAlign w:val="center"/>
          </w:tcPr>
          <w:p w14:paraId="7C8248C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vAlign w:val="center"/>
          </w:tcPr>
          <w:p w14:paraId="2D2ECB3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517" w:type="dxa"/>
            <w:shd w:val="clear" w:color="auto" w:fill="auto"/>
            <w:vAlign w:val="center"/>
          </w:tcPr>
          <w:p w14:paraId="7736DD6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2E365F16" w14:textId="77777777" w:rsidTr="00341985">
        <w:tc>
          <w:tcPr>
            <w:tcW w:w="662" w:type="dxa"/>
            <w:shd w:val="clear" w:color="auto" w:fill="auto"/>
          </w:tcPr>
          <w:p w14:paraId="355EA84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02" w:type="dxa"/>
            <w:shd w:val="clear" w:color="auto" w:fill="auto"/>
            <w:tcMar>
              <w:top w:w="28" w:type="dxa"/>
            </w:tcMar>
          </w:tcPr>
          <w:p w14:paraId="0B6ACF4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מפלס אמת של הבטון במרפסת</w:t>
            </w:r>
          </w:p>
        </w:tc>
        <w:tc>
          <w:tcPr>
            <w:tcW w:w="847" w:type="dxa"/>
            <w:shd w:val="clear" w:color="auto" w:fill="auto"/>
            <w:tcMar>
              <w:top w:w="28" w:type="dxa"/>
            </w:tcMar>
          </w:tcPr>
          <w:p w14:paraId="1B9F0A6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vAlign w:val="center"/>
          </w:tcPr>
          <w:p w14:paraId="3F5EAD97"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גובה מערכת הריצוף לפי תכנית יתכנות לביצוע שיפועים</w:t>
            </w:r>
          </w:p>
        </w:tc>
      </w:tr>
      <w:tr w:rsidR="00EB5A81" w:rsidRPr="009A0CF9" w14:paraId="0B184C78" w14:textId="77777777" w:rsidTr="00341985">
        <w:tc>
          <w:tcPr>
            <w:tcW w:w="662" w:type="dxa"/>
            <w:shd w:val="clear" w:color="auto" w:fill="auto"/>
          </w:tcPr>
          <w:p w14:paraId="76EA91A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02" w:type="dxa"/>
            <w:shd w:val="clear" w:color="auto" w:fill="auto"/>
            <w:tcMar>
              <w:top w:w="28" w:type="dxa"/>
            </w:tcMar>
          </w:tcPr>
          <w:p w14:paraId="1FE38D0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תכנון שיפועים</w:t>
            </w:r>
          </w:p>
        </w:tc>
        <w:tc>
          <w:tcPr>
            <w:tcW w:w="847" w:type="dxa"/>
            <w:shd w:val="clear" w:color="auto" w:fill="auto"/>
            <w:tcMar>
              <w:top w:w="28" w:type="dxa"/>
            </w:tcMar>
          </w:tcPr>
          <w:p w14:paraId="77A58CF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251E00FA"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שיפועים עם אפשרות מילוי או הדבקה ישירה של הריצוף</w:t>
            </w:r>
          </w:p>
        </w:tc>
      </w:tr>
      <w:tr w:rsidR="00EB5A81" w:rsidRPr="009A0CF9" w14:paraId="639A1AB3" w14:textId="77777777" w:rsidTr="00341985">
        <w:tc>
          <w:tcPr>
            <w:tcW w:w="662" w:type="dxa"/>
            <w:shd w:val="clear" w:color="auto" w:fill="auto"/>
          </w:tcPr>
          <w:p w14:paraId="3E3A3C4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02" w:type="dxa"/>
            <w:shd w:val="clear" w:color="auto" w:fill="auto"/>
            <w:tcMar>
              <w:top w:w="28" w:type="dxa"/>
            </w:tcMar>
          </w:tcPr>
          <w:p w14:paraId="5B287CB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מערכת האיטום</w:t>
            </w:r>
          </w:p>
        </w:tc>
        <w:tc>
          <w:tcPr>
            <w:tcW w:w="847" w:type="dxa"/>
            <w:shd w:val="clear" w:color="auto" w:fill="auto"/>
            <w:tcMar>
              <w:top w:w="28" w:type="dxa"/>
            </w:tcMar>
          </w:tcPr>
          <w:p w14:paraId="3B444B8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46130B02"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יריעות או מריחות; אישור סוג החומר ע"י היועץ</w:t>
            </w:r>
          </w:p>
        </w:tc>
      </w:tr>
      <w:tr w:rsidR="00EB5A81" w:rsidRPr="009A0CF9" w14:paraId="1E4952D0" w14:textId="77777777" w:rsidTr="00341985">
        <w:tc>
          <w:tcPr>
            <w:tcW w:w="662" w:type="dxa"/>
            <w:shd w:val="clear" w:color="auto" w:fill="auto"/>
          </w:tcPr>
          <w:p w14:paraId="29FF301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02" w:type="dxa"/>
            <w:shd w:val="clear" w:color="auto" w:fill="auto"/>
            <w:tcMar>
              <w:top w:w="28" w:type="dxa"/>
            </w:tcMar>
          </w:tcPr>
          <w:p w14:paraId="3DE51E9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ניקוז כפול</w:t>
            </w:r>
          </w:p>
        </w:tc>
        <w:tc>
          <w:tcPr>
            <w:tcW w:w="847" w:type="dxa"/>
            <w:shd w:val="clear" w:color="auto" w:fill="auto"/>
            <w:tcMar>
              <w:top w:w="28" w:type="dxa"/>
            </w:tcMar>
          </w:tcPr>
          <w:p w14:paraId="19D2D20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47D05492"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חובה כאשר יש מילוי</w:t>
            </w:r>
          </w:p>
        </w:tc>
      </w:tr>
      <w:tr w:rsidR="00EB5A81" w:rsidRPr="009A0CF9" w14:paraId="37CE5676" w14:textId="77777777" w:rsidTr="00341985">
        <w:tc>
          <w:tcPr>
            <w:tcW w:w="662" w:type="dxa"/>
            <w:shd w:val="clear" w:color="auto" w:fill="auto"/>
          </w:tcPr>
          <w:p w14:paraId="7DFAAD0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02" w:type="dxa"/>
            <w:shd w:val="clear" w:color="auto" w:fill="auto"/>
            <w:tcMar>
              <w:top w:w="28" w:type="dxa"/>
            </w:tcMar>
          </w:tcPr>
          <w:p w14:paraId="14CC0F7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שיפוע סופי במרפסות מינימום 1%</w:t>
            </w:r>
          </w:p>
        </w:tc>
        <w:tc>
          <w:tcPr>
            <w:tcW w:w="847" w:type="dxa"/>
            <w:shd w:val="clear" w:color="auto" w:fill="auto"/>
            <w:tcMar>
              <w:top w:w="28" w:type="dxa"/>
            </w:tcMar>
          </w:tcPr>
          <w:p w14:paraId="7379940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1A2FD36A"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מדידה</w:t>
            </w:r>
          </w:p>
        </w:tc>
      </w:tr>
      <w:tr w:rsidR="00EB5A81" w:rsidRPr="009A0CF9" w14:paraId="169ECECB" w14:textId="77777777" w:rsidTr="00341985">
        <w:tc>
          <w:tcPr>
            <w:tcW w:w="662" w:type="dxa"/>
            <w:shd w:val="clear" w:color="auto" w:fill="auto"/>
          </w:tcPr>
          <w:p w14:paraId="01D7B54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02" w:type="dxa"/>
            <w:shd w:val="clear" w:color="auto" w:fill="auto"/>
            <w:tcMar>
              <w:top w:w="28" w:type="dxa"/>
            </w:tcMar>
          </w:tcPr>
          <w:p w14:paraId="4B511D8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סף מעבר וויטרינה/פרוזדור</w:t>
            </w:r>
          </w:p>
        </w:tc>
        <w:tc>
          <w:tcPr>
            <w:tcW w:w="847" w:type="dxa"/>
            <w:shd w:val="clear" w:color="auto" w:fill="auto"/>
            <w:tcMar>
              <w:top w:w="28" w:type="dxa"/>
            </w:tcMar>
          </w:tcPr>
          <w:p w14:paraId="01E7D17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355B9CE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AB46DFB" w14:textId="77777777" w:rsidTr="00341985">
        <w:tc>
          <w:tcPr>
            <w:tcW w:w="662" w:type="dxa"/>
            <w:shd w:val="clear" w:color="auto" w:fill="auto"/>
          </w:tcPr>
          <w:p w14:paraId="657004C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2" w:type="dxa"/>
            <w:shd w:val="clear" w:color="auto" w:fill="auto"/>
            <w:tcMar>
              <w:top w:w="28" w:type="dxa"/>
            </w:tcMar>
          </w:tcPr>
          <w:p w14:paraId="1575427B"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4E8434E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40EDB7E4"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C0B16D6" w14:textId="77777777" w:rsidTr="00341985">
        <w:tc>
          <w:tcPr>
            <w:tcW w:w="662" w:type="dxa"/>
            <w:shd w:val="clear" w:color="auto" w:fill="auto"/>
          </w:tcPr>
          <w:p w14:paraId="76EC335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2" w:type="dxa"/>
            <w:shd w:val="clear" w:color="auto" w:fill="auto"/>
            <w:tcMar>
              <w:top w:w="28" w:type="dxa"/>
            </w:tcMar>
          </w:tcPr>
          <w:p w14:paraId="5E796B16"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730E21E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00377EE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4984CF8" w14:textId="77777777" w:rsidTr="00341985">
        <w:tc>
          <w:tcPr>
            <w:tcW w:w="662" w:type="dxa"/>
            <w:shd w:val="clear" w:color="auto" w:fill="auto"/>
          </w:tcPr>
          <w:p w14:paraId="00780A2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2" w:type="dxa"/>
            <w:shd w:val="clear" w:color="auto" w:fill="auto"/>
            <w:tcMar>
              <w:top w:w="28" w:type="dxa"/>
            </w:tcMar>
          </w:tcPr>
          <w:p w14:paraId="182B40EF"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4E66C97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584BF239" w14:textId="77777777" w:rsidR="00EB5A81" w:rsidRPr="009A0CF9" w:rsidRDefault="00EB5A81" w:rsidP="00341985">
            <w:pPr>
              <w:suppressAutoHyphens/>
              <w:autoSpaceDN w:val="0"/>
              <w:jc w:val="both"/>
              <w:textAlignment w:val="baseline"/>
              <w:rPr>
                <w:rFonts w:ascii="Arial" w:eastAsia="Calibri" w:hAnsi="Arial"/>
                <w:i/>
                <w:iCs/>
                <w:rtl/>
              </w:rPr>
            </w:pPr>
          </w:p>
        </w:tc>
      </w:tr>
    </w:tbl>
    <w:p w14:paraId="11CDC540"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1E14E52B"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22A86FF3"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2DB8223"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2A1C4FC8"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0D70C967" w14:textId="77777777" w:rsidTr="00341985">
        <w:tc>
          <w:tcPr>
            <w:tcW w:w="815" w:type="dxa"/>
            <w:shd w:val="clear" w:color="auto" w:fill="auto"/>
          </w:tcPr>
          <w:p w14:paraId="1B2D880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3CC8E66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023C30E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5A2BB5F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59F0FEE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513D57E9" w14:textId="77777777" w:rsidTr="00341985">
        <w:tc>
          <w:tcPr>
            <w:tcW w:w="815" w:type="dxa"/>
            <w:shd w:val="clear" w:color="auto" w:fill="auto"/>
            <w:vAlign w:val="center"/>
          </w:tcPr>
          <w:p w14:paraId="3AEB3F3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DE445A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95094A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3645A2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BE2A76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154D01F" w14:textId="77777777" w:rsidTr="00341985">
        <w:tc>
          <w:tcPr>
            <w:tcW w:w="815" w:type="dxa"/>
            <w:shd w:val="clear" w:color="auto" w:fill="auto"/>
            <w:vAlign w:val="center"/>
          </w:tcPr>
          <w:p w14:paraId="39626DA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015314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8103E9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23D2F5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04E27A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F301755" w14:textId="77777777" w:rsidTr="00341985">
        <w:tc>
          <w:tcPr>
            <w:tcW w:w="815" w:type="dxa"/>
            <w:shd w:val="clear" w:color="auto" w:fill="auto"/>
            <w:vAlign w:val="center"/>
          </w:tcPr>
          <w:p w14:paraId="7DC0F88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F0BF10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82B194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8756A0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B71289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330E117" w14:textId="77777777" w:rsidTr="00341985">
        <w:tc>
          <w:tcPr>
            <w:tcW w:w="815" w:type="dxa"/>
            <w:shd w:val="clear" w:color="auto" w:fill="auto"/>
            <w:vAlign w:val="center"/>
          </w:tcPr>
          <w:p w14:paraId="32FBDAF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30B18D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BC46F94"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9F9768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24604B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CE68DAB" w14:textId="77777777" w:rsidTr="00341985">
        <w:tc>
          <w:tcPr>
            <w:tcW w:w="815" w:type="dxa"/>
            <w:shd w:val="clear" w:color="auto" w:fill="auto"/>
            <w:vAlign w:val="center"/>
          </w:tcPr>
          <w:p w14:paraId="2537F0B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E199F1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7FA6CE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D30076D"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699949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7B5BE35" w14:textId="77777777" w:rsidTr="00341985">
        <w:tc>
          <w:tcPr>
            <w:tcW w:w="815" w:type="dxa"/>
            <w:shd w:val="clear" w:color="auto" w:fill="auto"/>
            <w:vAlign w:val="center"/>
          </w:tcPr>
          <w:p w14:paraId="43D5BC0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99B296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08FBAC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4FDD31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897EEE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6F8EDC3" w14:textId="77777777" w:rsidTr="00341985">
        <w:tc>
          <w:tcPr>
            <w:tcW w:w="815" w:type="dxa"/>
            <w:shd w:val="clear" w:color="auto" w:fill="auto"/>
            <w:vAlign w:val="center"/>
          </w:tcPr>
          <w:p w14:paraId="224ED55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55C300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CAB047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7D7ECA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19D9F6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C675BD4" w14:textId="77777777" w:rsidTr="00341985">
        <w:tc>
          <w:tcPr>
            <w:tcW w:w="815" w:type="dxa"/>
            <w:shd w:val="clear" w:color="auto" w:fill="auto"/>
            <w:vAlign w:val="center"/>
          </w:tcPr>
          <w:p w14:paraId="26C6264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AB78D3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EB0865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51F776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334672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1530E67" w14:textId="77777777" w:rsidTr="00341985">
        <w:tc>
          <w:tcPr>
            <w:tcW w:w="815" w:type="dxa"/>
            <w:shd w:val="clear" w:color="auto" w:fill="auto"/>
            <w:vAlign w:val="center"/>
          </w:tcPr>
          <w:p w14:paraId="343AA11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843D23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CE46B6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1F9766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A4056E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3DE4DF0" w14:textId="77777777" w:rsidTr="00341985">
        <w:tc>
          <w:tcPr>
            <w:tcW w:w="815" w:type="dxa"/>
            <w:shd w:val="clear" w:color="auto" w:fill="auto"/>
            <w:vAlign w:val="center"/>
          </w:tcPr>
          <w:p w14:paraId="6A5C2C2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D16D0D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F5703B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836C9D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8E92933" w14:textId="77777777" w:rsidR="00EB5A81" w:rsidRPr="009A0CF9" w:rsidRDefault="00EB5A81" w:rsidP="00341985">
            <w:pPr>
              <w:suppressAutoHyphens/>
              <w:autoSpaceDN w:val="0"/>
              <w:textAlignment w:val="baseline"/>
              <w:rPr>
                <w:rFonts w:ascii="Arial" w:eastAsia="Calibri" w:hAnsi="Arial"/>
                <w:sz w:val="14"/>
                <w:rtl/>
              </w:rPr>
            </w:pPr>
          </w:p>
        </w:tc>
      </w:tr>
    </w:tbl>
    <w:p w14:paraId="4260C3CF" w14:textId="77777777" w:rsidR="00EB5A81" w:rsidRPr="009A0CF9" w:rsidRDefault="00EB5A81" w:rsidP="00EB5A81">
      <w:pPr>
        <w:suppressAutoHyphens/>
        <w:autoSpaceDN w:val="0"/>
        <w:jc w:val="both"/>
        <w:textAlignment w:val="baseline"/>
        <w:rPr>
          <w:rFonts w:ascii="Arial" w:eastAsia="Calibri" w:hAnsi="Arial"/>
          <w:sz w:val="18"/>
          <w:szCs w:val="24"/>
        </w:rPr>
      </w:pPr>
    </w:p>
    <w:p w14:paraId="1544AAF4"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9"/>
        <w:gridCol w:w="2079"/>
        <w:gridCol w:w="2069"/>
        <w:gridCol w:w="2069"/>
      </w:tblGrid>
      <w:tr w:rsidR="00EB5A81" w:rsidRPr="009A0CF9" w14:paraId="6D55261B" w14:textId="77777777" w:rsidTr="00341985">
        <w:trPr>
          <w:trHeight w:val="1701"/>
        </w:trPr>
        <w:tc>
          <w:tcPr>
            <w:tcW w:w="2280" w:type="dxa"/>
            <w:shd w:val="clear" w:color="auto" w:fill="auto"/>
            <w:tcMar>
              <w:left w:w="0" w:type="dxa"/>
              <w:right w:w="0" w:type="dxa"/>
            </w:tcMar>
          </w:tcPr>
          <w:p w14:paraId="065F027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80" w:type="dxa"/>
            <w:shd w:val="clear" w:color="auto" w:fill="auto"/>
            <w:tcMar>
              <w:left w:w="0" w:type="dxa"/>
              <w:right w:w="0" w:type="dxa"/>
            </w:tcMar>
          </w:tcPr>
          <w:p w14:paraId="05EDA4E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08DC3BC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03EE7041"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76A3D85C" w14:textId="77777777" w:rsidR="00EB5A81" w:rsidRPr="009A0CF9" w:rsidRDefault="00EB5A81" w:rsidP="00EB5A81">
      <w:pPr>
        <w:suppressAutoHyphens/>
        <w:autoSpaceDN w:val="0"/>
        <w:jc w:val="both"/>
        <w:textAlignment w:val="baseline"/>
        <w:rPr>
          <w:rFonts w:ascii="Arial" w:eastAsia="Calibri" w:hAnsi="Arial"/>
          <w:sz w:val="18"/>
          <w:szCs w:val="24"/>
        </w:rPr>
      </w:pPr>
    </w:p>
    <w:p w14:paraId="06B039B0" w14:textId="77777777" w:rsidR="00EB5A81" w:rsidRPr="009A0CF9" w:rsidRDefault="00EB5A81" w:rsidP="00EB5A81">
      <w:pPr>
        <w:spacing w:after="40"/>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t xml:space="preserve">רשימת תיוג:  חיפוי אריחים  </w:t>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sz w:val="18"/>
          <w:szCs w:val="24"/>
          <w:rtl/>
        </w:rPr>
        <w:t>מס'</w:t>
      </w:r>
      <w:r w:rsidRPr="009A0CF9">
        <w:rPr>
          <w:rFonts w:ascii="Arial" w:eastAsia="Calibri" w:hAnsi="Arial" w:hint="cs"/>
          <w:sz w:val="18"/>
          <w:szCs w:val="24"/>
          <w:rtl/>
        </w:rPr>
        <w:tab/>
        <w:t xml:space="preserve">02/007 </w:t>
      </w:r>
    </w:p>
    <w:p w14:paraId="31A1B695"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174"/>
        <w:gridCol w:w="828"/>
        <w:gridCol w:w="3664"/>
      </w:tblGrid>
      <w:tr w:rsidR="00EB5A81" w:rsidRPr="009A0CF9" w14:paraId="49546569" w14:textId="77777777" w:rsidTr="00341985">
        <w:tc>
          <w:tcPr>
            <w:tcW w:w="532" w:type="dxa"/>
            <w:shd w:val="clear" w:color="auto" w:fill="auto"/>
            <w:vAlign w:val="center"/>
          </w:tcPr>
          <w:p w14:paraId="23E63AF6" w14:textId="77777777" w:rsidR="00EB5A81" w:rsidRPr="009A0CF9" w:rsidRDefault="00EB5A81" w:rsidP="00341985">
            <w:pPr>
              <w:suppressAutoHyphens/>
              <w:autoSpaceDN w:val="0"/>
              <w:textAlignment w:val="baseline"/>
              <w:rPr>
                <w:rFonts w:ascii="Arial" w:eastAsia="Calibri" w:hAnsi="Arial"/>
                <w:b/>
                <w:bCs/>
                <w:sz w:val="16"/>
                <w:rtl/>
              </w:rPr>
            </w:pPr>
          </w:p>
        </w:tc>
        <w:tc>
          <w:tcPr>
            <w:tcW w:w="9096" w:type="dxa"/>
            <w:gridSpan w:val="3"/>
            <w:shd w:val="pct5" w:color="auto" w:fill="auto"/>
            <w:vAlign w:val="center"/>
          </w:tcPr>
          <w:p w14:paraId="5270B81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213D15D7" w14:textId="77777777" w:rsidTr="00341985">
        <w:tc>
          <w:tcPr>
            <w:tcW w:w="532" w:type="dxa"/>
            <w:shd w:val="clear" w:color="auto" w:fill="auto"/>
            <w:vAlign w:val="center"/>
          </w:tcPr>
          <w:p w14:paraId="45C3596A" w14:textId="77777777" w:rsidR="00EB5A81" w:rsidRPr="009A0CF9" w:rsidRDefault="00EB5A81" w:rsidP="00341985">
            <w:pPr>
              <w:suppressAutoHyphens/>
              <w:autoSpaceDN w:val="0"/>
              <w:textAlignment w:val="baseline"/>
              <w:rPr>
                <w:rFonts w:ascii="Arial" w:eastAsia="Calibri" w:hAnsi="Arial"/>
                <w:b/>
                <w:bCs/>
                <w:sz w:val="16"/>
                <w:rtl/>
              </w:rPr>
            </w:pPr>
          </w:p>
        </w:tc>
        <w:tc>
          <w:tcPr>
            <w:tcW w:w="9096" w:type="dxa"/>
            <w:gridSpan w:val="3"/>
            <w:shd w:val="clear" w:color="auto" w:fill="auto"/>
            <w:vAlign w:val="center"/>
          </w:tcPr>
          <w:p w14:paraId="724A2367"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578DDD88" w14:textId="77777777" w:rsidTr="00341985">
        <w:tc>
          <w:tcPr>
            <w:tcW w:w="532" w:type="dxa"/>
            <w:shd w:val="clear" w:color="auto" w:fill="auto"/>
            <w:vAlign w:val="center"/>
          </w:tcPr>
          <w:p w14:paraId="3F7B907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46" w:type="dxa"/>
            <w:shd w:val="clear" w:color="auto" w:fill="auto"/>
            <w:vAlign w:val="center"/>
          </w:tcPr>
          <w:p w14:paraId="02627B1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9" w:type="dxa"/>
            <w:shd w:val="clear" w:color="auto" w:fill="auto"/>
            <w:vAlign w:val="center"/>
          </w:tcPr>
          <w:p w14:paraId="1718712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601" w:type="dxa"/>
            <w:shd w:val="clear" w:color="auto" w:fill="auto"/>
            <w:vAlign w:val="center"/>
          </w:tcPr>
          <w:p w14:paraId="1FBAAD0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4B59366E" w14:textId="77777777" w:rsidTr="00341985">
        <w:tc>
          <w:tcPr>
            <w:tcW w:w="532" w:type="dxa"/>
            <w:shd w:val="clear" w:color="auto" w:fill="auto"/>
          </w:tcPr>
          <w:p w14:paraId="7878966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46" w:type="dxa"/>
            <w:shd w:val="clear" w:color="auto" w:fill="auto"/>
            <w:tcMar>
              <w:top w:w="28" w:type="dxa"/>
            </w:tcMar>
          </w:tcPr>
          <w:p w14:paraId="452DD74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מישוריות פני הקירות/עובי הדבק</w:t>
            </w:r>
          </w:p>
        </w:tc>
        <w:tc>
          <w:tcPr>
            <w:tcW w:w="849" w:type="dxa"/>
            <w:shd w:val="clear" w:color="auto" w:fill="auto"/>
            <w:tcMar>
              <w:top w:w="28" w:type="dxa"/>
            </w:tcMar>
          </w:tcPr>
          <w:p w14:paraId="0AA7FEE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vAlign w:val="center"/>
          </w:tcPr>
          <w:p w14:paraId="69E9D9E6"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מוגבל ל- 10 מ"מ על פי הנחיות היצרן</w:t>
            </w:r>
          </w:p>
        </w:tc>
      </w:tr>
      <w:tr w:rsidR="00EB5A81" w:rsidRPr="009A0CF9" w14:paraId="5A389A7C" w14:textId="77777777" w:rsidTr="00341985">
        <w:tc>
          <w:tcPr>
            <w:tcW w:w="532" w:type="dxa"/>
            <w:shd w:val="clear" w:color="auto" w:fill="auto"/>
          </w:tcPr>
          <w:p w14:paraId="3889E6B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46" w:type="dxa"/>
            <w:shd w:val="clear" w:color="auto" w:fill="auto"/>
            <w:tcMar>
              <w:top w:w="28" w:type="dxa"/>
            </w:tcMar>
          </w:tcPr>
          <w:p w14:paraId="1D63C7C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וודא מערכת מתואמת עם הספקים</w:t>
            </w:r>
          </w:p>
        </w:tc>
        <w:tc>
          <w:tcPr>
            <w:tcW w:w="849" w:type="dxa"/>
            <w:shd w:val="clear" w:color="auto" w:fill="auto"/>
            <w:tcMar>
              <w:top w:w="28" w:type="dxa"/>
            </w:tcMar>
          </w:tcPr>
          <w:p w14:paraId="17F3EEF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0423532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78A5094" w14:textId="77777777" w:rsidTr="00341985">
        <w:tc>
          <w:tcPr>
            <w:tcW w:w="532" w:type="dxa"/>
            <w:shd w:val="clear" w:color="auto" w:fill="auto"/>
          </w:tcPr>
          <w:p w14:paraId="488B792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46" w:type="dxa"/>
            <w:shd w:val="clear" w:color="auto" w:fill="auto"/>
            <w:tcMar>
              <w:top w:w="28" w:type="dxa"/>
            </w:tcMar>
          </w:tcPr>
          <w:p w14:paraId="29B40C3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איטום בסיסי</w:t>
            </w:r>
          </w:p>
        </w:tc>
        <w:tc>
          <w:tcPr>
            <w:tcW w:w="849" w:type="dxa"/>
            <w:shd w:val="clear" w:color="auto" w:fill="auto"/>
            <w:tcMar>
              <w:top w:w="28" w:type="dxa"/>
            </w:tcMar>
          </w:tcPr>
          <w:p w14:paraId="7B463AA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5045F9B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F0AA3F9" w14:textId="77777777" w:rsidTr="00341985">
        <w:tc>
          <w:tcPr>
            <w:tcW w:w="532" w:type="dxa"/>
            <w:shd w:val="clear" w:color="auto" w:fill="auto"/>
          </w:tcPr>
          <w:p w14:paraId="004208D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46" w:type="dxa"/>
            <w:shd w:val="clear" w:color="auto" w:fill="auto"/>
            <w:tcMar>
              <w:top w:w="28" w:type="dxa"/>
            </w:tcMar>
          </w:tcPr>
          <w:p w14:paraId="005A207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הדבקה/פוגות פינה</w:t>
            </w:r>
          </w:p>
        </w:tc>
        <w:tc>
          <w:tcPr>
            <w:tcW w:w="849" w:type="dxa"/>
            <w:shd w:val="clear" w:color="auto" w:fill="auto"/>
            <w:tcMar>
              <w:top w:w="28" w:type="dxa"/>
            </w:tcMar>
          </w:tcPr>
          <w:p w14:paraId="1C9C081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28F0200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46C1A77" w14:textId="77777777" w:rsidTr="00341985">
        <w:tc>
          <w:tcPr>
            <w:tcW w:w="532" w:type="dxa"/>
            <w:shd w:val="clear" w:color="auto" w:fill="auto"/>
          </w:tcPr>
          <w:p w14:paraId="7641525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46" w:type="dxa"/>
            <w:shd w:val="clear" w:color="auto" w:fill="auto"/>
            <w:tcMar>
              <w:top w:w="28" w:type="dxa"/>
            </w:tcMar>
          </w:tcPr>
          <w:p w14:paraId="4300FC15"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סף מעבר וויטרינה/פרוזדור</w:t>
            </w:r>
          </w:p>
        </w:tc>
        <w:tc>
          <w:tcPr>
            <w:tcW w:w="849" w:type="dxa"/>
            <w:shd w:val="clear" w:color="auto" w:fill="auto"/>
            <w:tcMar>
              <w:top w:w="28" w:type="dxa"/>
            </w:tcMar>
          </w:tcPr>
          <w:p w14:paraId="17D3887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29275171"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FE1A153" w14:textId="77777777" w:rsidTr="00341985">
        <w:tc>
          <w:tcPr>
            <w:tcW w:w="532" w:type="dxa"/>
            <w:shd w:val="clear" w:color="auto" w:fill="auto"/>
          </w:tcPr>
          <w:p w14:paraId="22402CD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1304CCE9"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3A35BED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3AE720C9"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423911B" w14:textId="77777777" w:rsidTr="00341985">
        <w:tc>
          <w:tcPr>
            <w:tcW w:w="532" w:type="dxa"/>
            <w:shd w:val="clear" w:color="auto" w:fill="auto"/>
          </w:tcPr>
          <w:p w14:paraId="1DF6D2F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2108BB41"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67047EC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3281AF01"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88E1AC5" w14:textId="77777777" w:rsidTr="00341985">
        <w:tc>
          <w:tcPr>
            <w:tcW w:w="532" w:type="dxa"/>
            <w:shd w:val="clear" w:color="auto" w:fill="auto"/>
          </w:tcPr>
          <w:p w14:paraId="5382872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5188EFC3"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0D62F5F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2881D9D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D374AFE" w14:textId="77777777" w:rsidTr="00341985">
        <w:tc>
          <w:tcPr>
            <w:tcW w:w="532" w:type="dxa"/>
            <w:shd w:val="clear" w:color="auto" w:fill="auto"/>
          </w:tcPr>
          <w:p w14:paraId="1EA5A40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539162D3"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0B8915C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2515B7C2" w14:textId="77777777" w:rsidR="00EB5A81" w:rsidRPr="009A0CF9" w:rsidRDefault="00EB5A81" w:rsidP="00341985">
            <w:pPr>
              <w:suppressAutoHyphens/>
              <w:autoSpaceDN w:val="0"/>
              <w:jc w:val="both"/>
              <w:textAlignment w:val="baseline"/>
              <w:rPr>
                <w:rFonts w:ascii="Arial" w:eastAsia="Calibri" w:hAnsi="Arial"/>
                <w:i/>
                <w:iCs/>
                <w:rtl/>
              </w:rPr>
            </w:pPr>
          </w:p>
        </w:tc>
      </w:tr>
    </w:tbl>
    <w:p w14:paraId="5D44D0FB"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34121DCD"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60E1B8A"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56433D58"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6C954C5B"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527FDA5F" w14:textId="77777777" w:rsidTr="00341985">
        <w:tc>
          <w:tcPr>
            <w:tcW w:w="815" w:type="dxa"/>
            <w:shd w:val="clear" w:color="auto" w:fill="auto"/>
          </w:tcPr>
          <w:p w14:paraId="369F34C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14B8513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7E0FA6A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39795D6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0001720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6425F1CF" w14:textId="77777777" w:rsidTr="00341985">
        <w:tc>
          <w:tcPr>
            <w:tcW w:w="815" w:type="dxa"/>
            <w:shd w:val="clear" w:color="auto" w:fill="auto"/>
            <w:vAlign w:val="center"/>
          </w:tcPr>
          <w:p w14:paraId="0DE93CF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7D497E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1D3B63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202DC4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2CAAB9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FD90D11" w14:textId="77777777" w:rsidTr="00341985">
        <w:tc>
          <w:tcPr>
            <w:tcW w:w="815" w:type="dxa"/>
            <w:shd w:val="clear" w:color="auto" w:fill="auto"/>
            <w:vAlign w:val="center"/>
          </w:tcPr>
          <w:p w14:paraId="1EBA7B5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319F2E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589246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947113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66D080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BF7843A" w14:textId="77777777" w:rsidTr="00341985">
        <w:tc>
          <w:tcPr>
            <w:tcW w:w="815" w:type="dxa"/>
            <w:shd w:val="clear" w:color="auto" w:fill="auto"/>
            <w:vAlign w:val="center"/>
          </w:tcPr>
          <w:p w14:paraId="54D7250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CB3A3C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29EF244"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6C106E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6328A7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E0A0D95" w14:textId="77777777" w:rsidTr="00341985">
        <w:tc>
          <w:tcPr>
            <w:tcW w:w="815" w:type="dxa"/>
            <w:shd w:val="clear" w:color="auto" w:fill="auto"/>
            <w:vAlign w:val="center"/>
          </w:tcPr>
          <w:p w14:paraId="01985BF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D0DFE9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CEC75C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66ECB2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3736C2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C36B740" w14:textId="77777777" w:rsidTr="00341985">
        <w:tc>
          <w:tcPr>
            <w:tcW w:w="815" w:type="dxa"/>
            <w:shd w:val="clear" w:color="auto" w:fill="auto"/>
            <w:vAlign w:val="center"/>
          </w:tcPr>
          <w:p w14:paraId="42B7E40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3B46ED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C0BDBD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DFE468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EE4D7C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1BF4A07" w14:textId="77777777" w:rsidTr="00341985">
        <w:tc>
          <w:tcPr>
            <w:tcW w:w="815" w:type="dxa"/>
            <w:shd w:val="clear" w:color="auto" w:fill="auto"/>
            <w:vAlign w:val="center"/>
          </w:tcPr>
          <w:p w14:paraId="7A20D07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7E94FB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CA5445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B3C151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B02493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37C8E15" w14:textId="77777777" w:rsidTr="00341985">
        <w:tc>
          <w:tcPr>
            <w:tcW w:w="815" w:type="dxa"/>
            <w:shd w:val="clear" w:color="auto" w:fill="auto"/>
            <w:vAlign w:val="center"/>
          </w:tcPr>
          <w:p w14:paraId="7287A4D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8CCA69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E1F2BA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CDA356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A3F8FC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8F73F47" w14:textId="77777777" w:rsidTr="00341985">
        <w:tc>
          <w:tcPr>
            <w:tcW w:w="815" w:type="dxa"/>
            <w:shd w:val="clear" w:color="auto" w:fill="auto"/>
            <w:vAlign w:val="center"/>
          </w:tcPr>
          <w:p w14:paraId="7C63709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DE3ADE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292FE0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C2882ED"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933880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6138065" w14:textId="77777777" w:rsidTr="00341985">
        <w:tc>
          <w:tcPr>
            <w:tcW w:w="815" w:type="dxa"/>
            <w:shd w:val="clear" w:color="auto" w:fill="auto"/>
            <w:vAlign w:val="center"/>
          </w:tcPr>
          <w:p w14:paraId="6043577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280484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E628F6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624760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FD0BDF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504D035" w14:textId="77777777" w:rsidTr="00341985">
        <w:tc>
          <w:tcPr>
            <w:tcW w:w="815" w:type="dxa"/>
            <w:shd w:val="clear" w:color="auto" w:fill="auto"/>
            <w:vAlign w:val="center"/>
          </w:tcPr>
          <w:p w14:paraId="7531853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7D0B01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BFFB71F"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C21018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9441C77" w14:textId="77777777" w:rsidR="00EB5A81" w:rsidRPr="009A0CF9" w:rsidRDefault="00EB5A81" w:rsidP="00341985">
            <w:pPr>
              <w:suppressAutoHyphens/>
              <w:autoSpaceDN w:val="0"/>
              <w:textAlignment w:val="baseline"/>
              <w:rPr>
                <w:rFonts w:ascii="Arial" w:eastAsia="Calibri" w:hAnsi="Arial"/>
                <w:sz w:val="14"/>
                <w:rtl/>
              </w:rPr>
            </w:pPr>
          </w:p>
        </w:tc>
      </w:tr>
    </w:tbl>
    <w:p w14:paraId="14B445F7" w14:textId="77777777" w:rsidR="00EB5A81" w:rsidRPr="009A0CF9" w:rsidRDefault="00EB5A81" w:rsidP="00EB5A81">
      <w:pPr>
        <w:suppressAutoHyphens/>
        <w:autoSpaceDN w:val="0"/>
        <w:jc w:val="both"/>
        <w:textAlignment w:val="baseline"/>
        <w:rPr>
          <w:rFonts w:ascii="Arial" w:eastAsia="Calibri" w:hAnsi="Arial"/>
          <w:sz w:val="18"/>
          <w:szCs w:val="24"/>
        </w:rPr>
      </w:pPr>
    </w:p>
    <w:p w14:paraId="62ECDDDC"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6"/>
        <w:gridCol w:w="2067"/>
        <w:gridCol w:w="2065"/>
        <w:gridCol w:w="2058"/>
      </w:tblGrid>
      <w:tr w:rsidR="00EB5A81" w:rsidRPr="009A0CF9" w14:paraId="1A0FC209" w14:textId="77777777" w:rsidTr="00341985">
        <w:trPr>
          <w:trHeight w:val="1700"/>
        </w:trPr>
        <w:tc>
          <w:tcPr>
            <w:tcW w:w="2320" w:type="dxa"/>
            <w:shd w:val="clear" w:color="auto" w:fill="auto"/>
            <w:tcMar>
              <w:left w:w="0" w:type="dxa"/>
              <w:right w:w="0" w:type="dxa"/>
            </w:tcMar>
          </w:tcPr>
          <w:p w14:paraId="3408258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379569E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5" w:type="dxa"/>
            <w:shd w:val="clear" w:color="auto" w:fill="auto"/>
            <w:tcMar>
              <w:left w:w="0" w:type="dxa"/>
              <w:right w:w="0" w:type="dxa"/>
            </w:tcMar>
          </w:tcPr>
          <w:p w14:paraId="7A0C173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3CE4369C"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6993920F" w14:textId="77777777" w:rsidR="00EB5A81" w:rsidRPr="009A0CF9" w:rsidRDefault="00EB5A81" w:rsidP="00EB5A81">
      <w:pPr>
        <w:suppressAutoHyphens/>
        <w:autoSpaceDN w:val="0"/>
        <w:jc w:val="both"/>
        <w:textAlignment w:val="baseline"/>
        <w:rPr>
          <w:rFonts w:ascii="Arial" w:eastAsia="Calibri" w:hAnsi="Arial"/>
          <w:sz w:val="18"/>
          <w:szCs w:val="24"/>
        </w:rPr>
      </w:pPr>
    </w:p>
    <w:p w14:paraId="5D572B87" w14:textId="77777777" w:rsidR="00EB5A81" w:rsidRPr="009A0CF9" w:rsidRDefault="00EB5A81" w:rsidP="00EB5A81">
      <w:pPr>
        <w:spacing w:after="40"/>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t>רשימת תיוג:  חיפוי אבן</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 xml:space="preserve">02/008 </w:t>
      </w:r>
    </w:p>
    <w:p w14:paraId="742DD153"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
        <w:gridCol w:w="3402"/>
        <w:gridCol w:w="1700"/>
        <w:gridCol w:w="2552"/>
      </w:tblGrid>
      <w:tr w:rsidR="00EB5A81" w:rsidRPr="009A0CF9" w14:paraId="3B0A4E93" w14:textId="77777777" w:rsidTr="00603F1E">
        <w:tc>
          <w:tcPr>
            <w:tcW w:w="532" w:type="dxa"/>
            <w:shd w:val="clear" w:color="auto" w:fill="auto"/>
            <w:vAlign w:val="center"/>
          </w:tcPr>
          <w:p w14:paraId="1CC463F3" w14:textId="77777777" w:rsidR="00EB5A81" w:rsidRPr="009A0CF9" w:rsidRDefault="00EB5A81" w:rsidP="00341985">
            <w:pPr>
              <w:suppressAutoHyphens/>
              <w:autoSpaceDN w:val="0"/>
              <w:textAlignment w:val="baseline"/>
              <w:rPr>
                <w:rFonts w:ascii="Arial" w:eastAsia="Calibri" w:hAnsi="Arial"/>
                <w:b/>
                <w:bCs/>
                <w:sz w:val="16"/>
                <w:rtl/>
              </w:rPr>
            </w:pPr>
          </w:p>
        </w:tc>
        <w:tc>
          <w:tcPr>
            <w:tcW w:w="7654" w:type="dxa"/>
            <w:gridSpan w:val="3"/>
            <w:shd w:val="pct5" w:color="auto" w:fill="auto"/>
            <w:vAlign w:val="center"/>
          </w:tcPr>
          <w:p w14:paraId="353B326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2C570D63" w14:textId="77777777" w:rsidTr="00603F1E">
        <w:tc>
          <w:tcPr>
            <w:tcW w:w="532" w:type="dxa"/>
            <w:shd w:val="clear" w:color="auto" w:fill="auto"/>
            <w:vAlign w:val="center"/>
          </w:tcPr>
          <w:p w14:paraId="1575221D" w14:textId="77777777" w:rsidR="00EB5A81" w:rsidRPr="009A0CF9" w:rsidRDefault="00EB5A81" w:rsidP="00341985">
            <w:pPr>
              <w:suppressAutoHyphens/>
              <w:autoSpaceDN w:val="0"/>
              <w:textAlignment w:val="baseline"/>
              <w:rPr>
                <w:rFonts w:ascii="Arial" w:eastAsia="Calibri" w:hAnsi="Arial"/>
                <w:b/>
                <w:bCs/>
                <w:sz w:val="16"/>
                <w:rtl/>
              </w:rPr>
            </w:pPr>
          </w:p>
        </w:tc>
        <w:tc>
          <w:tcPr>
            <w:tcW w:w="7654" w:type="dxa"/>
            <w:gridSpan w:val="3"/>
            <w:shd w:val="clear" w:color="auto" w:fill="auto"/>
            <w:vAlign w:val="center"/>
          </w:tcPr>
          <w:p w14:paraId="49AA7BAA"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26555B2E" w14:textId="77777777" w:rsidTr="00603F1E">
        <w:tc>
          <w:tcPr>
            <w:tcW w:w="532" w:type="dxa"/>
            <w:shd w:val="clear" w:color="auto" w:fill="auto"/>
            <w:vAlign w:val="center"/>
          </w:tcPr>
          <w:p w14:paraId="22A966A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w:t>
            </w:r>
          </w:p>
        </w:tc>
        <w:tc>
          <w:tcPr>
            <w:tcW w:w="3402" w:type="dxa"/>
            <w:shd w:val="clear" w:color="auto" w:fill="auto"/>
            <w:vAlign w:val="center"/>
          </w:tcPr>
          <w:p w14:paraId="57D31C4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700" w:type="dxa"/>
            <w:shd w:val="clear" w:color="auto" w:fill="auto"/>
            <w:vAlign w:val="center"/>
          </w:tcPr>
          <w:p w14:paraId="58EFEDC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552" w:type="dxa"/>
            <w:shd w:val="clear" w:color="auto" w:fill="auto"/>
            <w:vAlign w:val="center"/>
          </w:tcPr>
          <w:p w14:paraId="078221B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1A84A77A" w14:textId="77777777" w:rsidTr="00603F1E">
        <w:tc>
          <w:tcPr>
            <w:tcW w:w="532" w:type="dxa"/>
            <w:shd w:val="clear" w:color="auto" w:fill="auto"/>
          </w:tcPr>
          <w:p w14:paraId="3397AF6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402" w:type="dxa"/>
            <w:shd w:val="clear" w:color="auto" w:fill="auto"/>
            <w:tcMar>
              <w:top w:w="28" w:type="dxa"/>
              <w:left w:w="57" w:type="dxa"/>
              <w:right w:w="57" w:type="dxa"/>
            </w:tcMar>
          </w:tcPr>
          <w:p w14:paraId="5D31DFE2"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בדיקות מעבדה/בדיקות שוטפות</w:t>
            </w:r>
          </w:p>
        </w:tc>
        <w:tc>
          <w:tcPr>
            <w:tcW w:w="1700" w:type="dxa"/>
            <w:shd w:val="clear" w:color="auto" w:fill="auto"/>
            <w:tcMar>
              <w:top w:w="28" w:type="dxa"/>
              <w:left w:w="57" w:type="dxa"/>
              <w:right w:w="57" w:type="dxa"/>
            </w:tcMar>
          </w:tcPr>
          <w:p w14:paraId="5D66C18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vAlign w:val="center"/>
          </w:tcPr>
          <w:p w14:paraId="4A1B75D7"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אישור ראשוני; וכל 1500 מ"ר.</w:t>
            </w:r>
          </w:p>
        </w:tc>
      </w:tr>
      <w:tr w:rsidR="00EB5A81" w:rsidRPr="009A0CF9" w14:paraId="043A9D2C" w14:textId="77777777" w:rsidTr="00603F1E">
        <w:tc>
          <w:tcPr>
            <w:tcW w:w="532" w:type="dxa"/>
            <w:shd w:val="clear" w:color="auto" w:fill="auto"/>
          </w:tcPr>
          <w:p w14:paraId="6E19BC2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402" w:type="dxa"/>
            <w:shd w:val="clear" w:color="auto" w:fill="auto"/>
            <w:tcMar>
              <w:top w:w="28" w:type="dxa"/>
              <w:left w:w="57" w:type="dxa"/>
              <w:right w:w="57" w:type="dxa"/>
            </w:tcMar>
          </w:tcPr>
          <w:p w14:paraId="6C53ECE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קטע ניסוי/חומרים</w:t>
            </w:r>
          </w:p>
        </w:tc>
        <w:tc>
          <w:tcPr>
            <w:tcW w:w="1700" w:type="dxa"/>
            <w:shd w:val="clear" w:color="auto" w:fill="auto"/>
            <w:tcMar>
              <w:top w:w="28" w:type="dxa"/>
              <w:left w:w="57" w:type="dxa"/>
              <w:right w:w="57" w:type="dxa"/>
            </w:tcMar>
          </w:tcPr>
          <w:p w14:paraId="6AB501F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3D190752"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נירוסטה 316/רשת מגולוונת באבץ חם</w:t>
            </w:r>
          </w:p>
        </w:tc>
      </w:tr>
      <w:tr w:rsidR="00EB5A81" w:rsidRPr="009A0CF9" w14:paraId="0D48F6DC" w14:textId="77777777" w:rsidTr="00603F1E">
        <w:tc>
          <w:tcPr>
            <w:tcW w:w="532" w:type="dxa"/>
            <w:shd w:val="clear" w:color="auto" w:fill="auto"/>
          </w:tcPr>
          <w:p w14:paraId="57AC664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402" w:type="dxa"/>
            <w:shd w:val="clear" w:color="auto" w:fill="auto"/>
            <w:tcMar>
              <w:top w:w="28" w:type="dxa"/>
              <w:left w:w="57" w:type="dxa"/>
              <w:right w:w="57" w:type="dxa"/>
            </w:tcMar>
          </w:tcPr>
          <w:p w14:paraId="0BDD25C3"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איטום מעטפת/איטום גב האבן/בידוד</w:t>
            </w:r>
          </w:p>
        </w:tc>
        <w:tc>
          <w:tcPr>
            <w:tcW w:w="1700" w:type="dxa"/>
            <w:shd w:val="clear" w:color="auto" w:fill="auto"/>
            <w:tcMar>
              <w:top w:w="28" w:type="dxa"/>
              <w:left w:w="57" w:type="dxa"/>
              <w:right w:w="57" w:type="dxa"/>
            </w:tcMar>
          </w:tcPr>
          <w:p w14:paraId="3DFE6D8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64BBA229"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הרבצה/ביטומני/בידוד תרמי</w:t>
            </w:r>
          </w:p>
        </w:tc>
      </w:tr>
      <w:tr w:rsidR="00EB5A81" w:rsidRPr="009A0CF9" w14:paraId="6553BB70" w14:textId="77777777" w:rsidTr="00603F1E">
        <w:tc>
          <w:tcPr>
            <w:tcW w:w="532" w:type="dxa"/>
            <w:shd w:val="clear" w:color="auto" w:fill="auto"/>
          </w:tcPr>
          <w:p w14:paraId="433301F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402" w:type="dxa"/>
            <w:shd w:val="clear" w:color="auto" w:fill="auto"/>
            <w:tcMar>
              <w:top w:w="28" w:type="dxa"/>
              <w:left w:w="57" w:type="dxa"/>
              <w:right w:w="57" w:type="dxa"/>
            </w:tcMar>
          </w:tcPr>
          <w:p w14:paraId="16DFCC8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הביצוע</w:t>
            </w:r>
          </w:p>
        </w:tc>
        <w:tc>
          <w:tcPr>
            <w:tcW w:w="1700" w:type="dxa"/>
            <w:shd w:val="clear" w:color="auto" w:fill="auto"/>
            <w:tcMar>
              <w:top w:w="28" w:type="dxa"/>
              <w:left w:w="57" w:type="dxa"/>
              <w:right w:w="57" w:type="dxa"/>
            </w:tcMar>
          </w:tcPr>
          <w:p w14:paraId="22B648C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4613168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780686B" w14:textId="77777777" w:rsidTr="00603F1E">
        <w:tc>
          <w:tcPr>
            <w:tcW w:w="532" w:type="dxa"/>
            <w:shd w:val="clear" w:color="auto" w:fill="auto"/>
          </w:tcPr>
          <w:p w14:paraId="584AB0B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402" w:type="dxa"/>
            <w:shd w:val="clear" w:color="auto" w:fill="auto"/>
            <w:tcMar>
              <w:top w:w="28" w:type="dxa"/>
              <w:left w:w="57" w:type="dxa"/>
              <w:right w:w="57" w:type="dxa"/>
            </w:tcMar>
          </w:tcPr>
          <w:p w14:paraId="446983E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פוגות הרפיה</w:t>
            </w:r>
          </w:p>
        </w:tc>
        <w:tc>
          <w:tcPr>
            <w:tcW w:w="1700" w:type="dxa"/>
            <w:shd w:val="clear" w:color="auto" w:fill="auto"/>
            <w:tcMar>
              <w:top w:w="28" w:type="dxa"/>
              <w:left w:w="57" w:type="dxa"/>
              <w:right w:w="57" w:type="dxa"/>
            </w:tcMar>
          </w:tcPr>
          <w:p w14:paraId="1EF68D6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739ADF9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1C9A8BC" w14:textId="77777777" w:rsidTr="00603F1E">
        <w:tc>
          <w:tcPr>
            <w:tcW w:w="532" w:type="dxa"/>
            <w:shd w:val="clear" w:color="auto" w:fill="auto"/>
          </w:tcPr>
          <w:p w14:paraId="34328C2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402" w:type="dxa"/>
            <w:shd w:val="clear" w:color="auto" w:fill="auto"/>
            <w:tcMar>
              <w:top w:w="28" w:type="dxa"/>
              <w:left w:w="57" w:type="dxa"/>
              <w:right w:w="57" w:type="dxa"/>
            </w:tcMar>
          </w:tcPr>
          <w:p w14:paraId="12370E8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טרומי: ביקור במפעל היצור</w:t>
            </w:r>
          </w:p>
        </w:tc>
        <w:tc>
          <w:tcPr>
            <w:tcW w:w="1700" w:type="dxa"/>
            <w:shd w:val="clear" w:color="auto" w:fill="auto"/>
            <w:tcMar>
              <w:top w:w="28" w:type="dxa"/>
              <w:left w:w="57" w:type="dxa"/>
              <w:right w:w="57" w:type="dxa"/>
            </w:tcMar>
          </w:tcPr>
          <w:p w14:paraId="6536306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6AEAEE6D"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הכנת האבן; איטום; כיסוי בטון; עוגנים.</w:t>
            </w:r>
          </w:p>
        </w:tc>
      </w:tr>
      <w:tr w:rsidR="00EB5A81" w:rsidRPr="009A0CF9" w14:paraId="04DF94D2" w14:textId="77777777" w:rsidTr="00603F1E">
        <w:tc>
          <w:tcPr>
            <w:tcW w:w="532" w:type="dxa"/>
            <w:shd w:val="clear" w:color="auto" w:fill="auto"/>
          </w:tcPr>
          <w:p w14:paraId="405B05B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402" w:type="dxa"/>
            <w:shd w:val="clear" w:color="auto" w:fill="auto"/>
            <w:tcMar>
              <w:top w:w="28" w:type="dxa"/>
              <w:left w:w="57" w:type="dxa"/>
              <w:right w:w="57" w:type="dxa"/>
            </w:tcMar>
          </w:tcPr>
          <w:p w14:paraId="7EF834DE"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700" w:type="dxa"/>
            <w:shd w:val="clear" w:color="auto" w:fill="auto"/>
            <w:tcMar>
              <w:top w:w="28" w:type="dxa"/>
              <w:left w:w="57" w:type="dxa"/>
              <w:right w:w="57" w:type="dxa"/>
            </w:tcMar>
          </w:tcPr>
          <w:p w14:paraId="1311299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1475C3A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6A54EAC" w14:textId="77777777" w:rsidTr="00603F1E">
        <w:tc>
          <w:tcPr>
            <w:tcW w:w="532" w:type="dxa"/>
            <w:shd w:val="clear" w:color="auto" w:fill="auto"/>
          </w:tcPr>
          <w:p w14:paraId="105CE3C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402" w:type="dxa"/>
            <w:shd w:val="clear" w:color="auto" w:fill="auto"/>
            <w:tcMar>
              <w:top w:w="28" w:type="dxa"/>
              <w:left w:w="57" w:type="dxa"/>
              <w:right w:w="57" w:type="dxa"/>
            </w:tcMar>
          </w:tcPr>
          <w:p w14:paraId="569B1891"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700" w:type="dxa"/>
            <w:shd w:val="clear" w:color="auto" w:fill="auto"/>
            <w:tcMar>
              <w:top w:w="28" w:type="dxa"/>
              <w:left w:w="57" w:type="dxa"/>
              <w:right w:w="57" w:type="dxa"/>
            </w:tcMar>
          </w:tcPr>
          <w:p w14:paraId="170A534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0228E9F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CB879C4" w14:textId="77777777" w:rsidTr="00603F1E">
        <w:tc>
          <w:tcPr>
            <w:tcW w:w="532" w:type="dxa"/>
            <w:shd w:val="clear" w:color="auto" w:fill="auto"/>
          </w:tcPr>
          <w:p w14:paraId="3EC80C6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402" w:type="dxa"/>
            <w:shd w:val="clear" w:color="auto" w:fill="auto"/>
            <w:tcMar>
              <w:top w:w="28" w:type="dxa"/>
              <w:left w:w="57" w:type="dxa"/>
              <w:right w:w="57" w:type="dxa"/>
            </w:tcMar>
          </w:tcPr>
          <w:p w14:paraId="1B91B0C1"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700" w:type="dxa"/>
            <w:shd w:val="clear" w:color="auto" w:fill="auto"/>
            <w:tcMar>
              <w:top w:w="28" w:type="dxa"/>
              <w:left w:w="57" w:type="dxa"/>
              <w:right w:w="57" w:type="dxa"/>
            </w:tcMar>
          </w:tcPr>
          <w:p w14:paraId="3F3698F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2C96B55D" w14:textId="77777777" w:rsidR="00EB5A81" w:rsidRPr="009A0CF9" w:rsidRDefault="00EB5A81" w:rsidP="00341985">
            <w:pPr>
              <w:suppressAutoHyphens/>
              <w:autoSpaceDN w:val="0"/>
              <w:jc w:val="both"/>
              <w:textAlignment w:val="baseline"/>
              <w:rPr>
                <w:rFonts w:ascii="Arial" w:eastAsia="Calibri" w:hAnsi="Arial"/>
                <w:i/>
                <w:iCs/>
                <w:rtl/>
              </w:rPr>
            </w:pPr>
          </w:p>
        </w:tc>
      </w:tr>
    </w:tbl>
    <w:p w14:paraId="3C242AE5"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528E7319"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DE2731A"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366914D"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00E0FD2F"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0B2F3CE1" w14:textId="77777777" w:rsidTr="00341985">
        <w:tc>
          <w:tcPr>
            <w:tcW w:w="815" w:type="dxa"/>
            <w:shd w:val="clear" w:color="auto" w:fill="auto"/>
          </w:tcPr>
          <w:p w14:paraId="525DAF1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6F13F0D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6B0B060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20F21A2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02E0F54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3CD3B890" w14:textId="77777777" w:rsidTr="00341985">
        <w:tc>
          <w:tcPr>
            <w:tcW w:w="815" w:type="dxa"/>
            <w:shd w:val="clear" w:color="auto" w:fill="auto"/>
            <w:vAlign w:val="center"/>
          </w:tcPr>
          <w:p w14:paraId="2E3F362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A0DE37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1DBD3E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95D700E"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0A09DD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30128F7" w14:textId="77777777" w:rsidTr="00341985">
        <w:tc>
          <w:tcPr>
            <w:tcW w:w="815" w:type="dxa"/>
            <w:shd w:val="clear" w:color="auto" w:fill="auto"/>
            <w:vAlign w:val="center"/>
          </w:tcPr>
          <w:p w14:paraId="215C516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DAB447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E6D781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8A510D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F8456C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9F4573F" w14:textId="77777777" w:rsidTr="00341985">
        <w:tc>
          <w:tcPr>
            <w:tcW w:w="815" w:type="dxa"/>
            <w:shd w:val="clear" w:color="auto" w:fill="auto"/>
            <w:vAlign w:val="center"/>
          </w:tcPr>
          <w:p w14:paraId="0E8D796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478217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FA7B38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F9F4D3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D60E9C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0A2F1DC" w14:textId="77777777" w:rsidTr="00341985">
        <w:tc>
          <w:tcPr>
            <w:tcW w:w="815" w:type="dxa"/>
            <w:shd w:val="clear" w:color="auto" w:fill="auto"/>
            <w:vAlign w:val="center"/>
          </w:tcPr>
          <w:p w14:paraId="6DC3E65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F67E13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F378D3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130499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484404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2F7ABED" w14:textId="77777777" w:rsidTr="00341985">
        <w:tc>
          <w:tcPr>
            <w:tcW w:w="815" w:type="dxa"/>
            <w:shd w:val="clear" w:color="auto" w:fill="auto"/>
            <w:vAlign w:val="center"/>
          </w:tcPr>
          <w:p w14:paraId="0625476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F3058D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CCDE89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260BC5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425A35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835198F" w14:textId="77777777" w:rsidTr="00341985">
        <w:tc>
          <w:tcPr>
            <w:tcW w:w="815" w:type="dxa"/>
            <w:shd w:val="clear" w:color="auto" w:fill="auto"/>
            <w:vAlign w:val="center"/>
          </w:tcPr>
          <w:p w14:paraId="128B77D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B815DA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CF2B4B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60CDE8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6C0A98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4201877" w14:textId="77777777" w:rsidTr="00341985">
        <w:tc>
          <w:tcPr>
            <w:tcW w:w="815" w:type="dxa"/>
            <w:shd w:val="clear" w:color="auto" w:fill="auto"/>
            <w:vAlign w:val="center"/>
          </w:tcPr>
          <w:p w14:paraId="4822312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2C58E5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FF1CD1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A56858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44DB4D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9234632" w14:textId="77777777" w:rsidTr="00341985">
        <w:tc>
          <w:tcPr>
            <w:tcW w:w="815" w:type="dxa"/>
            <w:shd w:val="clear" w:color="auto" w:fill="auto"/>
            <w:vAlign w:val="center"/>
          </w:tcPr>
          <w:p w14:paraId="7E575E1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8C0FEB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EF9214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67E766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C9271C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A80C7EC" w14:textId="77777777" w:rsidTr="00341985">
        <w:tc>
          <w:tcPr>
            <w:tcW w:w="815" w:type="dxa"/>
            <w:shd w:val="clear" w:color="auto" w:fill="auto"/>
            <w:vAlign w:val="center"/>
          </w:tcPr>
          <w:p w14:paraId="4948A56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2FE7E4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83FD23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370996B"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1BA7E0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1F59E1E" w14:textId="77777777" w:rsidTr="00341985">
        <w:tc>
          <w:tcPr>
            <w:tcW w:w="815" w:type="dxa"/>
            <w:shd w:val="clear" w:color="auto" w:fill="auto"/>
            <w:vAlign w:val="center"/>
          </w:tcPr>
          <w:p w14:paraId="3982A79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464134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E43CF2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A6ECE8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7F5F645" w14:textId="77777777" w:rsidR="00EB5A81" w:rsidRPr="009A0CF9" w:rsidRDefault="00EB5A81" w:rsidP="00341985">
            <w:pPr>
              <w:suppressAutoHyphens/>
              <w:autoSpaceDN w:val="0"/>
              <w:textAlignment w:val="baseline"/>
              <w:rPr>
                <w:rFonts w:ascii="Arial" w:eastAsia="Calibri" w:hAnsi="Arial"/>
                <w:sz w:val="14"/>
                <w:rtl/>
              </w:rPr>
            </w:pPr>
          </w:p>
        </w:tc>
      </w:tr>
    </w:tbl>
    <w:p w14:paraId="06BFB1B4" w14:textId="77777777" w:rsidR="00EB5A81" w:rsidRPr="009A0CF9" w:rsidRDefault="00EB5A81" w:rsidP="00EB5A81">
      <w:pPr>
        <w:suppressAutoHyphens/>
        <w:autoSpaceDN w:val="0"/>
        <w:jc w:val="both"/>
        <w:textAlignment w:val="baseline"/>
        <w:rPr>
          <w:rFonts w:ascii="Arial" w:eastAsia="Calibri" w:hAnsi="Arial"/>
          <w:sz w:val="18"/>
          <w:szCs w:val="24"/>
        </w:rPr>
      </w:pPr>
    </w:p>
    <w:p w14:paraId="031100D7"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2028"/>
        <w:gridCol w:w="2028"/>
        <w:gridCol w:w="2028"/>
      </w:tblGrid>
      <w:tr w:rsidR="00EB5A81" w:rsidRPr="009A0CF9" w14:paraId="6A0D9A42" w14:textId="77777777" w:rsidTr="00341985">
        <w:trPr>
          <w:trHeight w:val="1701"/>
        </w:trPr>
        <w:tc>
          <w:tcPr>
            <w:tcW w:w="2484" w:type="dxa"/>
            <w:shd w:val="clear" w:color="auto" w:fill="auto"/>
            <w:tcMar>
              <w:left w:w="0" w:type="dxa"/>
              <w:right w:w="0" w:type="dxa"/>
            </w:tcMar>
          </w:tcPr>
          <w:p w14:paraId="3E59DF4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18D81A0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356AC6C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5C59548D"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26E3CB8A" w14:textId="77777777" w:rsidR="00EB5A81" w:rsidRPr="009A0CF9" w:rsidRDefault="00EB5A81" w:rsidP="00EB5A81">
      <w:pPr>
        <w:spacing w:before="120" w:line="360" w:lineRule="auto"/>
        <w:rPr>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0C0446C0"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t xml:space="preserve">רשימת תיוג:  איטום מרפסת </w:t>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sz w:val="18"/>
          <w:szCs w:val="24"/>
          <w:rtl/>
        </w:rPr>
        <w:t>מס'</w:t>
      </w:r>
      <w:r w:rsidRPr="009A0CF9">
        <w:rPr>
          <w:rFonts w:ascii="Arial" w:eastAsia="Calibri" w:hAnsi="Arial" w:hint="cs"/>
          <w:sz w:val="18"/>
          <w:szCs w:val="24"/>
          <w:rtl/>
        </w:rPr>
        <w:tab/>
        <w:t xml:space="preserve">02/009 </w:t>
      </w:r>
    </w:p>
    <w:p w14:paraId="1B1AF085" w14:textId="77777777" w:rsidR="00EB5A81" w:rsidRPr="009A0CF9" w:rsidRDefault="00EB5A81" w:rsidP="00EB5A81">
      <w:pPr>
        <w:suppressAutoHyphens/>
        <w:autoSpaceDN w:val="0"/>
        <w:spacing w:after="40"/>
        <w:jc w:val="both"/>
        <w:textAlignment w:val="baseline"/>
        <w:rPr>
          <w:rFonts w:ascii="Arial" w:eastAsia="Calibri" w:hAnsi="Arial"/>
          <w:sz w:val="18"/>
          <w:szCs w:val="24"/>
        </w:rPr>
      </w:pPr>
    </w:p>
    <w:tbl>
      <w:tblPr>
        <w:bidiVisual/>
        <w:tblW w:w="8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
        <w:gridCol w:w="3351"/>
        <w:gridCol w:w="1680"/>
        <w:gridCol w:w="2352"/>
      </w:tblGrid>
      <w:tr w:rsidR="00EB5A81" w:rsidRPr="009A0CF9" w14:paraId="481DE8F3" w14:textId="77777777" w:rsidTr="00603F1E">
        <w:tc>
          <w:tcPr>
            <w:tcW w:w="662" w:type="dxa"/>
            <w:shd w:val="clear" w:color="auto" w:fill="auto"/>
            <w:vAlign w:val="center"/>
          </w:tcPr>
          <w:p w14:paraId="7389DDB4" w14:textId="77777777" w:rsidR="00EB5A81" w:rsidRPr="009A0CF9" w:rsidRDefault="00EB5A81" w:rsidP="00341985">
            <w:pPr>
              <w:suppressAutoHyphens/>
              <w:autoSpaceDN w:val="0"/>
              <w:textAlignment w:val="baseline"/>
              <w:rPr>
                <w:rFonts w:ascii="Arial" w:eastAsia="Calibri" w:hAnsi="Arial"/>
                <w:b/>
                <w:bCs/>
                <w:sz w:val="16"/>
                <w:rtl/>
              </w:rPr>
            </w:pPr>
          </w:p>
        </w:tc>
        <w:tc>
          <w:tcPr>
            <w:tcW w:w="7383" w:type="dxa"/>
            <w:gridSpan w:val="3"/>
            <w:shd w:val="pct5" w:color="auto" w:fill="auto"/>
            <w:vAlign w:val="center"/>
          </w:tcPr>
          <w:p w14:paraId="0B0B35D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27CE2044" w14:textId="77777777" w:rsidTr="00603F1E">
        <w:tc>
          <w:tcPr>
            <w:tcW w:w="662" w:type="dxa"/>
            <w:shd w:val="clear" w:color="auto" w:fill="auto"/>
            <w:vAlign w:val="center"/>
          </w:tcPr>
          <w:p w14:paraId="3E7E9CAD" w14:textId="77777777" w:rsidR="00EB5A81" w:rsidRPr="009A0CF9" w:rsidRDefault="00EB5A81" w:rsidP="00341985">
            <w:pPr>
              <w:suppressAutoHyphens/>
              <w:autoSpaceDN w:val="0"/>
              <w:textAlignment w:val="baseline"/>
              <w:rPr>
                <w:rFonts w:ascii="Arial" w:eastAsia="Calibri" w:hAnsi="Arial"/>
                <w:b/>
                <w:bCs/>
                <w:sz w:val="16"/>
                <w:rtl/>
              </w:rPr>
            </w:pPr>
          </w:p>
        </w:tc>
        <w:tc>
          <w:tcPr>
            <w:tcW w:w="7383" w:type="dxa"/>
            <w:gridSpan w:val="3"/>
            <w:shd w:val="clear" w:color="auto" w:fill="auto"/>
            <w:vAlign w:val="center"/>
          </w:tcPr>
          <w:p w14:paraId="1A4D6FFE"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311735E0" w14:textId="77777777" w:rsidTr="00603F1E">
        <w:tc>
          <w:tcPr>
            <w:tcW w:w="662" w:type="dxa"/>
            <w:shd w:val="clear" w:color="auto" w:fill="auto"/>
            <w:vAlign w:val="center"/>
          </w:tcPr>
          <w:p w14:paraId="29B8A50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351" w:type="dxa"/>
            <w:shd w:val="clear" w:color="auto" w:fill="auto"/>
            <w:vAlign w:val="center"/>
          </w:tcPr>
          <w:p w14:paraId="2B9EB1B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80" w:type="dxa"/>
            <w:shd w:val="clear" w:color="auto" w:fill="auto"/>
            <w:vAlign w:val="center"/>
          </w:tcPr>
          <w:p w14:paraId="0215771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352" w:type="dxa"/>
            <w:shd w:val="clear" w:color="auto" w:fill="auto"/>
            <w:vAlign w:val="center"/>
          </w:tcPr>
          <w:p w14:paraId="0C86F95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1DD6F1B3" w14:textId="77777777" w:rsidTr="00603F1E">
        <w:tc>
          <w:tcPr>
            <w:tcW w:w="662" w:type="dxa"/>
            <w:shd w:val="clear" w:color="auto" w:fill="auto"/>
          </w:tcPr>
          <w:p w14:paraId="627AAB9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351" w:type="dxa"/>
            <w:shd w:val="clear" w:color="auto" w:fill="auto"/>
            <w:tcMar>
              <w:left w:w="57" w:type="dxa"/>
              <w:right w:w="57" w:type="dxa"/>
            </w:tcMar>
          </w:tcPr>
          <w:p w14:paraId="171630B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תכנון ביצוע/אישור תהליך</w:t>
            </w:r>
          </w:p>
        </w:tc>
        <w:tc>
          <w:tcPr>
            <w:tcW w:w="1680" w:type="dxa"/>
            <w:shd w:val="clear" w:color="auto" w:fill="auto"/>
          </w:tcPr>
          <w:p w14:paraId="49579EB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vAlign w:val="center"/>
          </w:tcPr>
          <w:p w14:paraId="4170C233"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לוודא שיש מקום לתהליך של שיפועים מילוי והנחת ריצוף.</w:t>
            </w:r>
          </w:p>
        </w:tc>
      </w:tr>
      <w:tr w:rsidR="00EB5A81" w:rsidRPr="009A0CF9" w14:paraId="5E1BA95A" w14:textId="77777777" w:rsidTr="00603F1E">
        <w:tc>
          <w:tcPr>
            <w:tcW w:w="662" w:type="dxa"/>
            <w:shd w:val="clear" w:color="auto" w:fill="auto"/>
          </w:tcPr>
          <w:p w14:paraId="5A032B5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351" w:type="dxa"/>
            <w:shd w:val="clear" w:color="auto" w:fill="auto"/>
            <w:tcMar>
              <w:left w:w="57" w:type="dxa"/>
              <w:right w:w="57" w:type="dxa"/>
            </w:tcMar>
          </w:tcPr>
          <w:p w14:paraId="46A2246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בידוד תרמי מרפסת מעל מגורים</w:t>
            </w:r>
          </w:p>
        </w:tc>
        <w:tc>
          <w:tcPr>
            <w:tcW w:w="1680" w:type="dxa"/>
            <w:shd w:val="clear" w:color="auto" w:fill="auto"/>
          </w:tcPr>
          <w:p w14:paraId="555BA36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3798059A"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מרפסת גג מחייב בידוד</w:t>
            </w:r>
          </w:p>
        </w:tc>
      </w:tr>
      <w:tr w:rsidR="00EB5A81" w:rsidRPr="009A0CF9" w14:paraId="308671D9" w14:textId="77777777" w:rsidTr="00603F1E">
        <w:tc>
          <w:tcPr>
            <w:tcW w:w="662" w:type="dxa"/>
            <w:shd w:val="clear" w:color="auto" w:fill="auto"/>
          </w:tcPr>
          <w:p w14:paraId="663CDBA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351" w:type="dxa"/>
            <w:shd w:val="clear" w:color="auto" w:fill="auto"/>
            <w:tcMar>
              <w:left w:w="57" w:type="dxa"/>
              <w:right w:w="57" w:type="dxa"/>
            </w:tcMar>
          </w:tcPr>
          <w:p w14:paraId="47C470F6"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איטום מעטפת/איטום גב האבן/בידוד</w:t>
            </w:r>
          </w:p>
        </w:tc>
        <w:tc>
          <w:tcPr>
            <w:tcW w:w="1680" w:type="dxa"/>
            <w:shd w:val="clear" w:color="auto" w:fill="auto"/>
          </w:tcPr>
          <w:p w14:paraId="562E638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4CAD5443"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הרבצה/ביטומני/בידוד תרמי</w:t>
            </w:r>
          </w:p>
        </w:tc>
      </w:tr>
      <w:tr w:rsidR="00EB5A81" w:rsidRPr="009A0CF9" w14:paraId="7717E685" w14:textId="77777777" w:rsidTr="00603F1E">
        <w:tc>
          <w:tcPr>
            <w:tcW w:w="662" w:type="dxa"/>
            <w:shd w:val="clear" w:color="auto" w:fill="auto"/>
          </w:tcPr>
          <w:p w14:paraId="30CA4DB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351" w:type="dxa"/>
            <w:shd w:val="clear" w:color="auto" w:fill="auto"/>
            <w:tcMar>
              <w:left w:w="57" w:type="dxa"/>
              <w:right w:w="57" w:type="dxa"/>
            </w:tcMar>
          </w:tcPr>
          <w:p w14:paraId="5C13AAE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הביצוע</w:t>
            </w:r>
          </w:p>
        </w:tc>
        <w:tc>
          <w:tcPr>
            <w:tcW w:w="1680" w:type="dxa"/>
            <w:shd w:val="clear" w:color="auto" w:fill="auto"/>
          </w:tcPr>
          <w:p w14:paraId="798F9EA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15C664DB"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שיפועים 1.5% לפני ריצוף.</w:t>
            </w:r>
          </w:p>
        </w:tc>
      </w:tr>
      <w:tr w:rsidR="00EB5A81" w:rsidRPr="009A0CF9" w14:paraId="4BB693F1" w14:textId="77777777" w:rsidTr="00603F1E">
        <w:tc>
          <w:tcPr>
            <w:tcW w:w="662" w:type="dxa"/>
            <w:shd w:val="clear" w:color="auto" w:fill="auto"/>
          </w:tcPr>
          <w:p w14:paraId="6AF368A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351" w:type="dxa"/>
            <w:shd w:val="clear" w:color="auto" w:fill="auto"/>
            <w:tcMar>
              <w:left w:w="57" w:type="dxa"/>
              <w:right w:w="57" w:type="dxa"/>
            </w:tcMar>
          </w:tcPr>
          <w:p w14:paraId="17030E6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ניקוז כפול</w:t>
            </w:r>
          </w:p>
        </w:tc>
        <w:tc>
          <w:tcPr>
            <w:tcW w:w="1680" w:type="dxa"/>
            <w:shd w:val="clear" w:color="auto" w:fill="auto"/>
          </w:tcPr>
          <w:p w14:paraId="6B4CA51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7666401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8184555" w14:textId="77777777" w:rsidTr="00603F1E">
        <w:tc>
          <w:tcPr>
            <w:tcW w:w="662" w:type="dxa"/>
            <w:shd w:val="clear" w:color="auto" w:fill="auto"/>
          </w:tcPr>
          <w:p w14:paraId="365664A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351" w:type="dxa"/>
            <w:shd w:val="clear" w:color="auto" w:fill="auto"/>
            <w:tcMar>
              <w:left w:w="57" w:type="dxa"/>
              <w:right w:w="57" w:type="dxa"/>
            </w:tcMar>
          </w:tcPr>
          <w:p w14:paraId="2B61692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הצפה 72 שעות</w:t>
            </w:r>
          </w:p>
        </w:tc>
        <w:tc>
          <w:tcPr>
            <w:tcW w:w="1680" w:type="dxa"/>
            <w:shd w:val="clear" w:color="auto" w:fill="auto"/>
          </w:tcPr>
          <w:p w14:paraId="530B3C3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71118495"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w:t>
            </w:r>
          </w:p>
        </w:tc>
      </w:tr>
      <w:tr w:rsidR="00EB5A81" w:rsidRPr="009A0CF9" w14:paraId="6661BACE" w14:textId="77777777" w:rsidTr="00603F1E">
        <w:tc>
          <w:tcPr>
            <w:tcW w:w="662" w:type="dxa"/>
            <w:shd w:val="clear" w:color="auto" w:fill="auto"/>
          </w:tcPr>
          <w:p w14:paraId="6628BBC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351" w:type="dxa"/>
            <w:shd w:val="clear" w:color="auto" w:fill="auto"/>
            <w:tcMar>
              <w:left w:w="57" w:type="dxa"/>
              <w:right w:w="57" w:type="dxa"/>
            </w:tcMar>
          </w:tcPr>
          <w:p w14:paraId="43B96CDB"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השלמת חיפוי</w:t>
            </w:r>
          </w:p>
        </w:tc>
        <w:tc>
          <w:tcPr>
            <w:tcW w:w="1680" w:type="dxa"/>
            <w:shd w:val="clear" w:color="auto" w:fill="auto"/>
          </w:tcPr>
          <w:p w14:paraId="3B91EF0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688C3888"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48F88EE" w14:textId="77777777" w:rsidTr="00603F1E">
        <w:tc>
          <w:tcPr>
            <w:tcW w:w="662" w:type="dxa"/>
            <w:shd w:val="clear" w:color="auto" w:fill="auto"/>
          </w:tcPr>
          <w:p w14:paraId="4E48654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1" w:type="dxa"/>
            <w:shd w:val="clear" w:color="auto" w:fill="auto"/>
            <w:tcMar>
              <w:left w:w="57" w:type="dxa"/>
              <w:right w:w="57" w:type="dxa"/>
            </w:tcMar>
          </w:tcPr>
          <w:p w14:paraId="4A62129C"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0" w:type="dxa"/>
            <w:shd w:val="clear" w:color="auto" w:fill="auto"/>
          </w:tcPr>
          <w:p w14:paraId="2F70BEE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135810F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B74DC22" w14:textId="77777777" w:rsidTr="00603F1E">
        <w:tc>
          <w:tcPr>
            <w:tcW w:w="662" w:type="dxa"/>
            <w:shd w:val="clear" w:color="auto" w:fill="auto"/>
          </w:tcPr>
          <w:p w14:paraId="0184EAF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1" w:type="dxa"/>
            <w:shd w:val="clear" w:color="auto" w:fill="auto"/>
            <w:tcMar>
              <w:left w:w="57" w:type="dxa"/>
              <w:right w:w="57" w:type="dxa"/>
            </w:tcMar>
          </w:tcPr>
          <w:p w14:paraId="633659F8"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0" w:type="dxa"/>
            <w:shd w:val="clear" w:color="auto" w:fill="auto"/>
          </w:tcPr>
          <w:p w14:paraId="37267C4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5A7B68EB" w14:textId="77777777" w:rsidR="00EB5A81" w:rsidRPr="009A0CF9" w:rsidRDefault="00EB5A81" w:rsidP="00341985">
            <w:pPr>
              <w:suppressAutoHyphens/>
              <w:autoSpaceDN w:val="0"/>
              <w:jc w:val="both"/>
              <w:textAlignment w:val="baseline"/>
              <w:rPr>
                <w:rFonts w:ascii="Arial" w:eastAsia="Calibri" w:hAnsi="Arial"/>
                <w:i/>
                <w:iCs/>
                <w:rtl/>
              </w:rPr>
            </w:pPr>
          </w:p>
        </w:tc>
      </w:tr>
    </w:tbl>
    <w:p w14:paraId="5D2DD93E"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42F41802"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2949E190"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125F2D2D"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6854E559"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7736FD87" w14:textId="77777777" w:rsidTr="00341985">
        <w:tc>
          <w:tcPr>
            <w:tcW w:w="815" w:type="dxa"/>
            <w:shd w:val="clear" w:color="auto" w:fill="auto"/>
          </w:tcPr>
          <w:p w14:paraId="1BEF648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49F100D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3DB9F18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תאור הליקוי</w:t>
            </w:r>
          </w:p>
        </w:tc>
        <w:tc>
          <w:tcPr>
            <w:tcW w:w="3226" w:type="dxa"/>
            <w:shd w:val="clear" w:color="auto" w:fill="auto"/>
          </w:tcPr>
          <w:p w14:paraId="21729A9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44A1333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50039CB9" w14:textId="77777777" w:rsidTr="00341985">
        <w:tc>
          <w:tcPr>
            <w:tcW w:w="815" w:type="dxa"/>
            <w:shd w:val="clear" w:color="auto" w:fill="auto"/>
            <w:vAlign w:val="center"/>
          </w:tcPr>
          <w:p w14:paraId="13A90C7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7511FB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E3A25B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7C6AC5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BCE2F9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0318DE4" w14:textId="77777777" w:rsidTr="00341985">
        <w:tc>
          <w:tcPr>
            <w:tcW w:w="815" w:type="dxa"/>
            <w:shd w:val="clear" w:color="auto" w:fill="auto"/>
            <w:vAlign w:val="center"/>
          </w:tcPr>
          <w:p w14:paraId="35A0574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33FF74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7FD83F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3BD0854"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5F557A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A4A4D82" w14:textId="77777777" w:rsidTr="00341985">
        <w:tc>
          <w:tcPr>
            <w:tcW w:w="815" w:type="dxa"/>
            <w:shd w:val="clear" w:color="auto" w:fill="auto"/>
            <w:vAlign w:val="center"/>
          </w:tcPr>
          <w:p w14:paraId="381D624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A513B8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9667BA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BA33B1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01ED7D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8190231" w14:textId="77777777" w:rsidTr="00341985">
        <w:tc>
          <w:tcPr>
            <w:tcW w:w="815" w:type="dxa"/>
            <w:shd w:val="clear" w:color="auto" w:fill="auto"/>
            <w:vAlign w:val="center"/>
          </w:tcPr>
          <w:p w14:paraId="3F8C535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564EAC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B90599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BC8F82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7E3C56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6140B05" w14:textId="77777777" w:rsidTr="00341985">
        <w:tc>
          <w:tcPr>
            <w:tcW w:w="815" w:type="dxa"/>
            <w:shd w:val="clear" w:color="auto" w:fill="auto"/>
            <w:vAlign w:val="center"/>
          </w:tcPr>
          <w:p w14:paraId="227602B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4531C6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3760AF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28F744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46BC93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61593C6" w14:textId="77777777" w:rsidTr="00341985">
        <w:tc>
          <w:tcPr>
            <w:tcW w:w="815" w:type="dxa"/>
            <w:shd w:val="clear" w:color="auto" w:fill="auto"/>
            <w:vAlign w:val="center"/>
          </w:tcPr>
          <w:p w14:paraId="09F791D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9A2A27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F3FCCB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D9DF49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FBCB91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D3DFB0A" w14:textId="77777777" w:rsidTr="00341985">
        <w:tc>
          <w:tcPr>
            <w:tcW w:w="815" w:type="dxa"/>
            <w:shd w:val="clear" w:color="auto" w:fill="auto"/>
            <w:vAlign w:val="center"/>
          </w:tcPr>
          <w:p w14:paraId="34D30CC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F9D7C2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7B1439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67B5DC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5CAB99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2AC43CE" w14:textId="77777777" w:rsidTr="00341985">
        <w:tc>
          <w:tcPr>
            <w:tcW w:w="815" w:type="dxa"/>
            <w:shd w:val="clear" w:color="auto" w:fill="auto"/>
            <w:vAlign w:val="center"/>
          </w:tcPr>
          <w:p w14:paraId="7DD4A92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269A35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9AB412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9EF502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CE1EF7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99F058B" w14:textId="77777777" w:rsidTr="00341985">
        <w:tc>
          <w:tcPr>
            <w:tcW w:w="815" w:type="dxa"/>
            <w:shd w:val="clear" w:color="auto" w:fill="auto"/>
            <w:vAlign w:val="center"/>
          </w:tcPr>
          <w:p w14:paraId="65B209A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A2A3BD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1477D74"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EA4A1D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CE1484A" w14:textId="77777777" w:rsidR="00EB5A81" w:rsidRPr="009A0CF9" w:rsidRDefault="00EB5A81" w:rsidP="00341985">
            <w:pPr>
              <w:suppressAutoHyphens/>
              <w:autoSpaceDN w:val="0"/>
              <w:textAlignment w:val="baseline"/>
              <w:rPr>
                <w:rFonts w:ascii="Arial" w:eastAsia="Calibri" w:hAnsi="Arial"/>
                <w:sz w:val="14"/>
                <w:rtl/>
              </w:rPr>
            </w:pPr>
          </w:p>
        </w:tc>
      </w:tr>
    </w:tbl>
    <w:p w14:paraId="54A463FC" w14:textId="77777777" w:rsidR="00EB5A81" w:rsidRPr="009A0CF9" w:rsidRDefault="00EB5A81" w:rsidP="00EB5A81">
      <w:pPr>
        <w:suppressAutoHyphens/>
        <w:autoSpaceDN w:val="0"/>
        <w:jc w:val="both"/>
        <w:textAlignment w:val="baseline"/>
        <w:rPr>
          <w:rFonts w:ascii="Arial" w:eastAsia="Calibri" w:hAnsi="Arial"/>
          <w:sz w:val="18"/>
          <w:szCs w:val="24"/>
        </w:rPr>
      </w:pPr>
    </w:p>
    <w:p w14:paraId="419CA71E"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6"/>
        <w:gridCol w:w="2076"/>
        <w:gridCol w:w="2067"/>
      </w:tblGrid>
      <w:tr w:rsidR="00EB5A81" w:rsidRPr="009A0CF9" w14:paraId="4A715F44" w14:textId="77777777" w:rsidTr="00341985">
        <w:trPr>
          <w:trHeight w:val="1701"/>
        </w:trPr>
        <w:tc>
          <w:tcPr>
            <w:tcW w:w="2278" w:type="dxa"/>
            <w:shd w:val="clear" w:color="auto" w:fill="auto"/>
            <w:tcMar>
              <w:left w:w="0" w:type="dxa"/>
              <w:right w:w="0" w:type="dxa"/>
            </w:tcMar>
          </w:tcPr>
          <w:p w14:paraId="31C40B4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48F28E4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1C48CC3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2FCF9AC6"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7A609C86" w14:textId="77777777" w:rsidR="00EB5A81" w:rsidRPr="009A0CF9" w:rsidRDefault="00EB5A81" w:rsidP="00EB5A81">
      <w:pPr>
        <w:spacing w:before="120" w:line="360" w:lineRule="auto"/>
        <w:rPr>
          <w:szCs w:val="24"/>
          <w:rtl/>
        </w:rPr>
      </w:pPr>
    </w:p>
    <w:p w14:paraId="6761C54D" w14:textId="77777777" w:rsidR="00EB5A81" w:rsidRPr="009A0CF9" w:rsidRDefault="00EB5A81" w:rsidP="00EB5A81">
      <w:pPr>
        <w:spacing w:after="40"/>
        <w:rPr>
          <w:rFonts w:ascii="Arial" w:eastAsia="Calibri" w:hAnsi="Arial"/>
          <w:sz w:val="18"/>
          <w:szCs w:val="24"/>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t>רשימת תיוג:  הנחת ריצוף</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 xml:space="preserve">02/010 </w:t>
      </w:r>
    </w:p>
    <w:p w14:paraId="2CDB084B"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
        <w:gridCol w:w="3355"/>
        <w:gridCol w:w="1683"/>
        <w:gridCol w:w="2628"/>
      </w:tblGrid>
      <w:tr w:rsidR="00EB5A81" w:rsidRPr="009A0CF9" w14:paraId="26A7F862" w14:textId="77777777" w:rsidTr="00603F1E">
        <w:tc>
          <w:tcPr>
            <w:tcW w:w="662" w:type="dxa"/>
            <w:shd w:val="clear" w:color="auto" w:fill="auto"/>
            <w:vAlign w:val="center"/>
          </w:tcPr>
          <w:p w14:paraId="69D9FF9B" w14:textId="77777777" w:rsidR="00EB5A81" w:rsidRPr="009A0CF9" w:rsidRDefault="00EB5A81" w:rsidP="00341985">
            <w:pPr>
              <w:suppressAutoHyphens/>
              <w:autoSpaceDN w:val="0"/>
              <w:textAlignment w:val="baseline"/>
              <w:rPr>
                <w:rFonts w:ascii="Arial" w:eastAsia="Calibri" w:hAnsi="Arial"/>
                <w:b/>
                <w:bCs/>
                <w:sz w:val="16"/>
                <w:rtl/>
              </w:rPr>
            </w:pPr>
          </w:p>
        </w:tc>
        <w:tc>
          <w:tcPr>
            <w:tcW w:w="7666" w:type="dxa"/>
            <w:gridSpan w:val="3"/>
            <w:shd w:val="pct5" w:color="auto" w:fill="auto"/>
            <w:vAlign w:val="center"/>
          </w:tcPr>
          <w:p w14:paraId="6B2FDFC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654118B7" w14:textId="77777777" w:rsidTr="00603F1E">
        <w:tc>
          <w:tcPr>
            <w:tcW w:w="662" w:type="dxa"/>
            <w:shd w:val="clear" w:color="auto" w:fill="auto"/>
            <w:vAlign w:val="center"/>
          </w:tcPr>
          <w:p w14:paraId="14F09874" w14:textId="77777777" w:rsidR="00EB5A81" w:rsidRPr="009A0CF9" w:rsidRDefault="00EB5A81" w:rsidP="00341985">
            <w:pPr>
              <w:suppressAutoHyphens/>
              <w:autoSpaceDN w:val="0"/>
              <w:textAlignment w:val="baseline"/>
              <w:rPr>
                <w:rFonts w:ascii="Arial" w:eastAsia="Calibri" w:hAnsi="Arial"/>
                <w:b/>
                <w:bCs/>
                <w:sz w:val="16"/>
                <w:rtl/>
              </w:rPr>
            </w:pPr>
          </w:p>
        </w:tc>
        <w:tc>
          <w:tcPr>
            <w:tcW w:w="7666" w:type="dxa"/>
            <w:gridSpan w:val="3"/>
            <w:shd w:val="clear" w:color="auto" w:fill="auto"/>
            <w:vAlign w:val="center"/>
          </w:tcPr>
          <w:p w14:paraId="6D154D3D"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7C49F324" w14:textId="77777777" w:rsidTr="00603F1E">
        <w:tc>
          <w:tcPr>
            <w:tcW w:w="662" w:type="dxa"/>
            <w:shd w:val="clear" w:color="auto" w:fill="auto"/>
            <w:vAlign w:val="center"/>
          </w:tcPr>
          <w:p w14:paraId="0D5E128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355" w:type="dxa"/>
            <w:shd w:val="clear" w:color="auto" w:fill="auto"/>
            <w:vAlign w:val="center"/>
          </w:tcPr>
          <w:p w14:paraId="6CFA7E8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83" w:type="dxa"/>
            <w:shd w:val="clear" w:color="auto" w:fill="auto"/>
            <w:vAlign w:val="center"/>
          </w:tcPr>
          <w:p w14:paraId="60D573B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628" w:type="dxa"/>
            <w:shd w:val="clear" w:color="auto" w:fill="auto"/>
            <w:vAlign w:val="center"/>
          </w:tcPr>
          <w:p w14:paraId="77C5DA0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4E7E9A2C" w14:textId="77777777" w:rsidTr="00603F1E">
        <w:tc>
          <w:tcPr>
            <w:tcW w:w="662" w:type="dxa"/>
            <w:shd w:val="clear" w:color="auto" w:fill="auto"/>
          </w:tcPr>
          <w:p w14:paraId="3C0199B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355" w:type="dxa"/>
            <w:shd w:val="clear" w:color="auto" w:fill="auto"/>
            <w:tcMar>
              <w:left w:w="57" w:type="dxa"/>
              <w:right w:w="57" w:type="dxa"/>
            </w:tcMar>
          </w:tcPr>
          <w:p w14:paraId="247237F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תכנון ביצוע/אישור תהליך</w:t>
            </w:r>
          </w:p>
        </w:tc>
        <w:tc>
          <w:tcPr>
            <w:tcW w:w="1683" w:type="dxa"/>
            <w:shd w:val="clear" w:color="auto" w:fill="auto"/>
          </w:tcPr>
          <w:p w14:paraId="4CDA446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vAlign w:val="center"/>
          </w:tcPr>
          <w:p w14:paraId="6C7E909C"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פגישה מוקדמת. קטע ניסוי</w:t>
            </w:r>
          </w:p>
        </w:tc>
      </w:tr>
      <w:tr w:rsidR="00EB5A81" w:rsidRPr="009A0CF9" w14:paraId="79C103BA" w14:textId="77777777" w:rsidTr="00603F1E">
        <w:tc>
          <w:tcPr>
            <w:tcW w:w="662" w:type="dxa"/>
            <w:shd w:val="clear" w:color="auto" w:fill="auto"/>
          </w:tcPr>
          <w:p w14:paraId="69ED5A3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355" w:type="dxa"/>
            <w:shd w:val="clear" w:color="auto" w:fill="auto"/>
            <w:tcMar>
              <w:left w:w="57" w:type="dxa"/>
              <w:right w:w="57" w:type="dxa"/>
            </w:tcMar>
          </w:tcPr>
          <w:p w14:paraId="51AB77E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בידוד תרמי/ בידוד אקוסטי</w:t>
            </w:r>
          </w:p>
        </w:tc>
        <w:tc>
          <w:tcPr>
            <w:tcW w:w="1683" w:type="dxa"/>
            <w:shd w:val="clear" w:color="auto" w:fill="auto"/>
          </w:tcPr>
          <w:p w14:paraId="3A22C28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628DECC4"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בידוד תרמי קומה ראשונה.</w:t>
            </w:r>
          </w:p>
        </w:tc>
      </w:tr>
      <w:tr w:rsidR="00EB5A81" w:rsidRPr="009A0CF9" w14:paraId="0497284D" w14:textId="77777777" w:rsidTr="00603F1E">
        <w:tc>
          <w:tcPr>
            <w:tcW w:w="662" w:type="dxa"/>
            <w:shd w:val="clear" w:color="auto" w:fill="auto"/>
          </w:tcPr>
          <w:p w14:paraId="7CB8DF5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355" w:type="dxa"/>
            <w:shd w:val="clear" w:color="auto" w:fill="auto"/>
            <w:tcMar>
              <w:left w:w="57" w:type="dxa"/>
              <w:right w:w="57" w:type="dxa"/>
            </w:tcMar>
          </w:tcPr>
          <w:p w14:paraId="5B5C243B"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מערכות. לבודד קולטנים</w:t>
            </w:r>
          </w:p>
        </w:tc>
        <w:tc>
          <w:tcPr>
            <w:tcW w:w="1683" w:type="dxa"/>
            <w:shd w:val="clear" w:color="auto" w:fill="auto"/>
          </w:tcPr>
          <w:p w14:paraId="78E6C45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480861A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0CF60E2" w14:textId="77777777" w:rsidTr="00603F1E">
        <w:tc>
          <w:tcPr>
            <w:tcW w:w="662" w:type="dxa"/>
            <w:shd w:val="clear" w:color="auto" w:fill="auto"/>
          </w:tcPr>
          <w:p w14:paraId="35F1C34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355" w:type="dxa"/>
            <w:shd w:val="clear" w:color="auto" w:fill="auto"/>
            <w:tcMar>
              <w:left w:w="57" w:type="dxa"/>
              <w:right w:w="57" w:type="dxa"/>
            </w:tcMar>
          </w:tcPr>
          <w:p w14:paraId="16DD423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הביצוע</w:t>
            </w:r>
          </w:p>
        </w:tc>
        <w:tc>
          <w:tcPr>
            <w:tcW w:w="1683" w:type="dxa"/>
            <w:shd w:val="clear" w:color="auto" w:fill="auto"/>
          </w:tcPr>
          <w:p w14:paraId="41417C5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084BD8F8"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הנחת "רטוב על רטוב"/פילוס</w:t>
            </w:r>
          </w:p>
        </w:tc>
      </w:tr>
      <w:tr w:rsidR="00EB5A81" w:rsidRPr="009A0CF9" w14:paraId="2FB2DC0B" w14:textId="77777777" w:rsidTr="00603F1E">
        <w:tc>
          <w:tcPr>
            <w:tcW w:w="662" w:type="dxa"/>
            <w:shd w:val="clear" w:color="auto" w:fill="auto"/>
          </w:tcPr>
          <w:p w14:paraId="0EC4A03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355" w:type="dxa"/>
            <w:shd w:val="clear" w:color="auto" w:fill="auto"/>
            <w:tcMar>
              <w:left w:w="57" w:type="dxa"/>
              <w:right w:w="57" w:type="dxa"/>
            </w:tcMar>
          </w:tcPr>
          <w:p w14:paraId="2841FC0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פוגת הרפיה היקפית/בידוד אקוסטי</w:t>
            </w:r>
          </w:p>
        </w:tc>
        <w:tc>
          <w:tcPr>
            <w:tcW w:w="1683" w:type="dxa"/>
            <w:shd w:val="clear" w:color="auto" w:fill="auto"/>
          </w:tcPr>
          <w:p w14:paraId="066D461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2925F19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A26E38A" w14:textId="77777777" w:rsidTr="00603F1E">
        <w:tc>
          <w:tcPr>
            <w:tcW w:w="662" w:type="dxa"/>
            <w:shd w:val="clear" w:color="auto" w:fill="auto"/>
          </w:tcPr>
          <w:p w14:paraId="7BB05AD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37993FC6"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0D3050C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119848A0"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w:t>
            </w:r>
          </w:p>
        </w:tc>
      </w:tr>
      <w:tr w:rsidR="00EB5A81" w:rsidRPr="009A0CF9" w14:paraId="7B25692B" w14:textId="77777777" w:rsidTr="00603F1E">
        <w:tc>
          <w:tcPr>
            <w:tcW w:w="662" w:type="dxa"/>
            <w:shd w:val="clear" w:color="auto" w:fill="auto"/>
          </w:tcPr>
          <w:p w14:paraId="60F3EE9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0913E474"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5B2FFD5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5B16220E"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B62D016" w14:textId="77777777" w:rsidTr="00603F1E">
        <w:tc>
          <w:tcPr>
            <w:tcW w:w="662" w:type="dxa"/>
            <w:shd w:val="clear" w:color="auto" w:fill="auto"/>
          </w:tcPr>
          <w:p w14:paraId="6540A10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7B6DDCCF"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40BCE08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28FF0B5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7D14878" w14:textId="77777777" w:rsidTr="00603F1E">
        <w:tc>
          <w:tcPr>
            <w:tcW w:w="662" w:type="dxa"/>
            <w:shd w:val="clear" w:color="auto" w:fill="auto"/>
          </w:tcPr>
          <w:p w14:paraId="78D5C0C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3B512B2B"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33F1F62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647CEE5D" w14:textId="77777777" w:rsidR="00EB5A81" w:rsidRPr="009A0CF9" w:rsidRDefault="00EB5A81" w:rsidP="00341985">
            <w:pPr>
              <w:suppressAutoHyphens/>
              <w:autoSpaceDN w:val="0"/>
              <w:jc w:val="both"/>
              <w:textAlignment w:val="baseline"/>
              <w:rPr>
                <w:rFonts w:ascii="Arial" w:eastAsia="Calibri" w:hAnsi="Arial"/>
                <w:i/>
                <w:iCs/>
                <w:rtl/>
              </w:rPr>
            </w:pPr>
          </w:p>
        </w:tc>
      </w:tr>
    </w:tbl>
    <w:p w14:paraId="22D5DF8A"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01ED709A"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0D0571A8"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24E5E5DE"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22B04A16"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6"/>
        <w:gridCol w:w="1792"/>
        <w:gridCol w:w="2545"/>
        <w:gridCol w:w="2365"/>
      </w:tblGrid>
      <w:tr w:rsidR="00EB5A81" w:rsidRPr="009A0CF9" w14:paraId="31C23872" w14:textId="77777777" w:rsidTr="00341985">
        <w:tc>
          <w:tcPr>
            <w:tcW w:w="815" w:type="dxa"/>
            <w:shd w:val="clear" w:color="auto" w:fill="auto"/>
          </w:tcPr>
          <w:p w14:paraId="6016ED6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51" w:type="dxa"/>
            <w:shd w:val="clear" w:color="auto" w:fill="auto"/>
          </w:tcPr>
          <w:p w14:paraId="6A9F05A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2126" w:type="dxa"/>
            <w:shd w:val="clear" w:color="auto" w:fill="auto"/>
          </w:tcPr>
          <w:p w14:paraId="71A8259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119" w:type="dxa"/>
            <w:shd w:val="clear" w:color="auto" w:fill="auto"/>
          </w:tcPr>
          <w:p w14:paraId="5AB7EB5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35" w:type="dxa"/>
            <w:shd w:val="clear" w:color="auto" w:fill="auto"/>
          </w:tcPr>
          <w:p w14:paraId="5CCCA42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107C9EEC" w14:textId="77777777" w:rsidTr="00341985">
        <w:tc>
          <w:tcPr>
            <w:tcW w:w="815" w:type="dxa"/>
            <w:shd w:val="clear" w:color="auto" w:fill="auto"/>
            <w:vAlign w:val="center"/>
          </w:tcPr>
          <w:p w14:paraId="02FC43C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22C2203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0C5B74F2"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2BA2158C"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0421671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B905A15" w14:textId="77777777" w:rsidTr="00341985">
        <w:tc>
          <w:tcPr>
            <w:tcW w:w="815" w:type="dxa"/>
            <w:shd w:val="clear" w:color="auto" w:fill="auto"/>
            <w:vAlign w:val="center"/>
          </w:tcPr>
          <w:p w14:paraId="17E974B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7230488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415C5DE1"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0F8A68F8"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4BE9989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C27C877" w14:textId="77777777" w:rsidTr="00341985">
        <w:tc>
          <w:tcPr>
            <w:tcW w:w="815" w:type="dxa"/>
            <w:shd w:val="clear" w:color="auto" w:fill="auto"/>
            <w:vAlign w:val="center"/>
          </w:tcPr>
          <w:p w14:paraId="4BDCC76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6FDB545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4C40AE0E"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68623E81"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1C04B88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C35FF40" w14:textId="77777777" w:rsidTr="00341985">
        <w:tc>
          <w:tcPr>
            <w:tcW w:w="815" w:type="dxa"/>
            <w:shd w:val="clear" w:color="auto" w:fill="auto"/>
            <w:vAlign w:val="center"/>
          </w:tcPr>
          <w:p w14:paraId="1D426AA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18015D7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076B2979"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3522C3E0"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11C135B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8CC1709" w14:textId="77777777" w:rsidTr="00341985">
        <w:tc>
          <w:tcPr>
            <w:tcW w:w="815" w:type="dxa"/>
            <w:shd w:val="clear" w:color="auto" w:fill="auto"/>
            <w:vAlign w:val="center"/>
          </w:tcPr>
          <w:p w14:paraId="7E8E115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2B3B2CD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1833000E"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7795E06A"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4BCF3FB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C74DBC5" w14:textId="77777777" w:rsidTr="00341985">
        <w:tc>
          <w:tcPr>
            <w:tcW w:w="815" w:type="dxa"/>
            <w:shd w:val="clear" w:color="auto" w:fill="auto"/>
            <w:vAlign w:val="center"/>
          </w:tcPr>
          <w:p w14:paraId="789CA00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2BB39AF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244BA8CE"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0597A27C"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254112A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03A9298" w14:textId="77777777" w:rsidTr="00341985">
        <w:tc>
          <w:tcPr>
            <w:tcW w:w="815" w:type="dxa"/>
            <w:shd w:val="clear" w:color="auto" w:fill="auto"/>
            <w:vAlign w:val="center"/>
          </w:tcPr>
          <w:p w14:paraId="3A1FE54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74AB2D3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65F30DDE"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3867EAF8"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05AE067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A354C67" w14:textId="77777777" w:rsidTr="00341985">
        <w:tc>
          <w:tcPr>
            <w:tcW w:w="815" w:type="dxa"/>
            <w:shd w:val="clear" w:color="auto" w:fill="auto"/>
            <w:vAlign w:val="center"/>
          </w:tcPr>
          <w:p w14:paraId="62168DC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164942B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139041CB"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2038B2C8"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3A2F78A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B33DBD6" w14:textId="77777777" w:rsidTr="00341985">
        <w:tc>
          <w:tcPr>
            <w:tcW w:w="815" w:type="dxa"/>
            <w:shd w:val="clear" w:color="auto" w:fill="auto"/>
            <w:vAlign w:val="center"/>
          </w:tcPr>
          <w:p w14:paraId="79C0F72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7AD6E7B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218523A4"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0BB5064D"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3ABF628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F98B2F4" w14:textId="77777777" w:rsidTr="00341985">
        <w:tc>
          <w:tcPr>
            <w:tcW w:w="815" w:type="dxa"/>
            <w:shd w:val="clear" w:color="auto" w:fill="auto"/>
            <w:vAlign w:val="center"/>
          </w:tcPr>
          <w:p w14:paraId="6F85982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732BE4B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75F22FBF"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671EA88C"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1E34EDEF" w14:textId="77777777" w:rsidR="00EB5A81" w:rsidRPr="009A0CF9" w:rsidRDefault="00EB5A81" w:rsidP="00341985">
            <w:pPr>
              <w:suppressAutoHyphens/>
              <w:autoSpaceDN w:val="0"/>
              <w:textAlignment w:val="baseline"/>
              <w:rPr>
                <w:rFonts w:ascii="Arial" w:eastAsia="Calibri" w:hAnsi="Arial"/>
                <w:sz w:val="14"/>
                <w:rtl/>
              </w:rPr>
            </w:pPr>
          </w:p>
        </w:tc>
      </w:tr>
    </w:tbl>
    <w:p w14:paraId="50161F45" w14:textId="77777777" w:rsidR="00EB5A81" w:rsidRPr="009A0CF9" w:rsidRDefault="00EB5A81" w:rsidP="00EB5A81">
      <w:pPr>
        <w:suppressAutoHyphens/>
        <w:autoSpaceDN w:val="0"/>
        <w:jc w:val="both"/>
        <w:textAlignment w:val="baseline"/>
        <w:rPr>
          <w:rFonts w:ascii="Arial" w:eastAsia="Calibri" w:hAnsi="Arial"/>
          <w:sz w:val="18"/>
          <w:szCs w:val="24"/>
        </w:rPr>
      </w:pPr>
    </w:p>
    <w:p w14:paraId="7BBA71CE"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9"/>
        <w:gridCol w:w="2079"/>
        <w:gridCol w:w="2069"/>
        <w:gridCol w:w="2069"/>
      </w:tblGrid>
      <w:tr w:rsidR="00EB5A81" w:rsidRPr="009A0CF9" w14:paraId="2130F1E3" w14:textId="77777777" w:rsidTr="00341985">
        <w:trPr>
          <w:trHeight w:val="1701"/>
        </w:trPr>
        <w:tc>
          <w:tcPr>
            <w:tcW w:w="2278" w:type="dxa"/>
            <w:shd w:val="clear" w:color="auto" w:fill="auto"/>
            <w:tcMar>
              <w:left w:w="0" w:type="dxa"/>
              <w:right w:w="0" w:type="dxa"/>
            </w:tcMar>
          </w:tcPr>
          <w:p w14:paraId="3AACE09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1530413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743B93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C248C8D"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6DBC6442"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6F5F2D29"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31548165" w14:textId="77777777" w:rsidR="00EB5A81" w:rsidRPr="009A0CF9" w:rsidRDefault="00EB5A81" w:rsidP="00EB5A81">
      <w:pPr>
        <w:suppressAutoHyphens/>
        <w:autoSpaceDN w:val="0"/>
        <w:jc w:val="both"/>
        <w:textAlignment w:val="baseline"/>
        <w:rPr>
          <w:rFonts w:ascii="Arial" w:eastAsia="Calibri" w:hAnsi="Arial"/>
          <w:sz w:val="18"/>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11F4D124"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7808168F"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t>רשימת תיוג:  התקנת אלומיניום</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מס'  02/011 </w:t>
      </w:r>
    </w:p>
    <w:p w14:paraId="69566CE6"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363"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225"/>
        <w:gridCol w:w="1639"/>
        <w:gridCol w:w="2869"/>
      </w:tblGrid>
      <w:tr w:rsidR="00EB5A81" w:rsidRPr="009A0CF9" w14:paraId="70C25C47" w14:textId="77777777" w:rsidTr="00603F1E">
        <w:tc>
          <w:tcPr>
            <w:tcW w:w="630" w:type="dxa"/>
            <w:shd w:val="clear" w:color="auto" w:fill="auto"/>
            <w:vAlign w:val="center"/>
          </w:tcPr>
          <w:p w14:paraId="339CA49F" w14:textId="77777777" w:rsidR="00EB5A81" w:rsidRPr="009A0CF9" w:rsidRDefault="00EB5A81" w:rsidP="00341985">
            <w:pPr>
              <w:suppressAutoHyphens/>
              <w:autoSpaceDN w:val="0"/>
              <w:textAlignment w:val="baseline"/>
              <w:rPr>
                <w:rFonts w:ascii="Arial" w:eastAsia="Calibri" w:hAnsi="Arial"/>
                <w:b/>
                <w:bCs/>
                <w:sz w:val="16"/>
                <w:rtl/>
              </w:rPr>
            </w:pPr>
          </w:p>
        </w:tc>
        <w:tc>
          <w:tcPr>
            <w:tcW w:w="7733" w:type="dxa"/>
            <w:gridSpan w:val="3"/>
            <w:shd w:val="pct5" w:color="auto" w:fill="auto"/>
            <w:vAlign w:val="center"/>
          </w:tcPr>
          <w:p w14:paraId="1B64454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08A1CC53" w14:textId="77777777" w:rsidTr="00603F1E">
        <w:tc>
          <w:tcPr>
            <w:tcW w:w="630" w:type="dxa"/>
            <w:shd w:val="clear" w:color="auto" w:fill="auto"/>
            <w:vAlign w:val="center"/>
          </w:tcPr>
          <w:p w14:paraId="6B5B056E" w14:textId="77777777" w:rsidR="00EB5A81" w:rsidRPr="009A0CF9" w:rsidRDefault="00EB5A81" w:rsidP="00341985">
            <w:pPr>
              <w:suppressAutoHyphens/>
              <w:autoSpaceDN w:val="0"/>
              <w:textAlignment w:val="baseline"/>
              <w:rPr>
                <w:rFonts w:ascii="Arial" w:eastAsia="Calibri" w:hAnsi="Arial"/>
                <w:b/>
                <w:bCs/>
                <w:sz w:val="16"/>
                <w:rtl/>
              </w:rPr>
            </w:pPr>
          </w:p>
        </w:tc>
        <w:tc>
          <w:tcPr>
            <w:tcW w:w="7733" w:type="dxa"/>
            <w:gridSpan w:val="3"/>
            <w:shd w:val="clear" w:color="auto" w:fill="auto"/>
            <w:vAlign w:val="center"/>
          </w:tcPr>
          <w:p w14:paraId="1DEC2DB2"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7FC5B374" w14:textId="77777777" w:rsidTr="00603F1E">
        <w:tc>
          <w:tcPr>
            <w:tcW w:w="630" w:type="dxa"/>
            <w:shd w:val="clear" w:color="auto" w:fill="auto"/>
            <w:vAlign w:val="center"/>
          </w:tcPr>
          <w:p w14:paraId="42284AA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225" w:type="dxa"/>
            <w:shd w:val="clear" w:color="auto" w:fill="auto"/>
            <w:vAlign w:val="center"/>
          </w:tcPr>
          <w:p w14:paraId="1EC4622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39" w:type="dxa"/>
            <w:shd w:val="clear" w:color="auto" w:fill="auto"/>
            <w:vAlign w:val="center"/>
          </w:tcPr>
          <w:p w14:paraId="6EF62D3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869" w:type="dxa"/>
            <w:shd w:val="clear" w:color="auto" w:fill="auto"/>
            <w:vAlign w:val="center"/>
          </w:tcPr>
          <w:p w14:paraId="75314F8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18C1D2A8" w14:textId="77777777" w:rsidTr="00603F1E">
        <w:tc>
          <w:tcPr>
            <w:tcW w:w="630" w:type="dxa"/>
            <w:shd w:val="clear" w:color="auto" w:fill="auto"/>
          </w:tcPr>
          <w:p w14:paraId="5E82643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225" w:type="dxa"/>
            <w:shd w:val="clear" w:color="auto" w:fill="auto"/>
            <w:tcMar>
              <w:left w:w="57" w:type="dxa"/>
              <w:right w:w="57" w:type="dxa"/>
            </w:tcMar>
          </w:tcPr>
          <w:p w14:paraId="4B4CAF82"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קבלן משנה</w:t>
            </w:r>
          </w:p>
        </w:tc>
        <w:tc>
          <w:tcPr>
            <w:tcW w:w="1639" w:type="dxa"/>
            <w:shd w:val="clear" w:color="auto" w:fill="auto"/>
          </w:tcPr>
          <w:p w14:paraId="57F5FA4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vAlign w:val="center"/>
          </w:tcPr>
          <w:p w14:paraId="128F266D"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751A9A1D" w14:textId="77777777" w:rsidTr="00603F1E">
        <w:tc>
          <w:tcPr>
            <w:tcW w:w="630" w:type="dxa"/>
            <w:shd w:val="clear" w:color="auto" w:fill="auto"/>
          </w:tcPr>
          <w:p w14:paraId="5EBB2D3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225" w:type="dxa"/>
            <w:shd w:val="clear" w:color="auto" w:fill="auto"/>
            <w:tcMar>
              <w:left w:w="57" w:type="dxa"/>
              <w:right w:w="57" w:type="dxa"/>
            </w:tcMar>
          </w:tcPr>
          <w:p w14:paraId="4DC20A3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תכניות יצור מתואמות עם יועצים</w:t>
            </w:r>
          </w:p>
        </w:tc>
        <w:tc>
          <w:tcPr>
            <w:tcW w:w="1639" w:type="dxa"/>
            <w:shd w:val="clear" w:color="auto" w:fill="auto"/>
          </w:tcPr>
          <w:p w14:paraId="280FCB0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00EBE771"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EAC063C" w14:textId="77777777" w:rsidTr="00603F1E">
        <w:tc>
          <w:tcPr>
            <w:tcW w:w="630" w:type="dxa"/>
            <w:shd w:val="clear" w:color="auto" w:fill="auto"/>
          </w:tcPr>
          <w:p w14:paraId="18972FF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225" w:type="dxa"/>
            <w:shd w:val="clear" w:color="auto" w:fill="auto"/>
            <w:tcMar>
              <w:left w:w="57" w:type="dxa"/>
              <w:right w:w="57" w:type="dxa"/>
            </w:tcMar>
          </w:tcPr>
          <w:p w14:paraId="7B18E009"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מבדק יצור במפעל</w:t>
            </w:r>
          </w:p>
        </w:tc>
        <w:tc>
          <w:tcPr>
            <w:tcW w:w="1639" w:type="dxa"/>
            <w:shd w:val="clear" w:color="auto" w:fill="auto"/>
          </w:tcPr>
          <w:p w14:paraId="0457C56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363C3438"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9C4A269" w14:textId="77777777" w:rsidTr="00603F1E">
        <w:tc>
          <w:tcPr>
            <w:tcW w:w="630" w:type="dxa"/>
            <w:shd w:val="clear" w:color="auto" w:fill="auto"/>
          </w:tcPr>
          <w:p w14:paraId="687806F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225" w:type="dxa"/>
            <w:shd w:val="clear" w:color="auto" w:fill="auto"/>
            <w:tcMar>
              <w:left w:w="57" w:type="dxa"/>
              <w:right w:w="57" w:type="dxa"/>
            </w:tcMar>
          </w:tcPr>
          <w:p w14:paraId="5FB0CD8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קטע ניסוי</w:t>
            </w:r>
          </w:p>
        </w:tc>
        <w:tc>
          <w:tcPr>
            <w:tcW w:w="1639" w:type="dxa"/>
            <w:shd w:val="clear" w:color="auto" w:fill="auto"/>
          </w:tcPr>
          <w:p w14:paraId="1CCAC2E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29A3536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CC73DD3" w14:textId="77777777" w:rsidTr="00603F1E">
        <w:tc>
          <w:tcPr>
            <w:tcW w:w="630" w:type="dxa"/>
            <w:shd w:val="clear" w:color="auto" w:fill="auto"/>
          </w:tcPr>
          <w:p w14:paraId="0797953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225" w:type="dxa"/>
            <w:shd w:val="clear" w:color="auto" w:fill="auto"/>
            <w:tcMar>
              <w:left w:w="57" w:type="dxa"/>
              <w:right w:w="57" w:type="dxa"/>
            </w:tcMar>
          </w:tcPr>
          <w:p w14:paraId="5D4487F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התקנה של משקופים עיוורים</w:t>
            </w:r>
          </w:p>
        </w:tc>
        <w:tc>
          <w:tcPr>
            <w:tcW w:w="1639" w:type="dxa"/>
            <w:shd w:val="clear" w:color="auto" w:fill="auto"/>
          </w:tcPr>
          <w:p w14:paraId="2920196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4F7B004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4199B00" w14:textId="77777777" w:rsidTr="00603F1E">
        <w:tc>
          <w:tcPr>
            <w:tcW w:w="630" w:type="dxa"/>
            <w:shd w:val="clear" w:color="auto" w:fill="auto"/>
          </w:tcPr>
          <w:p w14:paraId="429B95C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225" w:type="dxa"/>
            <w:shd w:val="clear" w:color="auto" w:fill="auto"/>
            <w:tcMar>
              <w:left w:w="57" w:type="dxa"/>
              <w:right w:w="57" w:type="dxa"/>
            </w:tcMar>
          </w:tcPr>
          <w:p w14:paraId="65CEC49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מרווחים בין פרט למשקוף עיוור</w:t>
            </w:r>
          </w:p>
        </w:tc>
        <w:tc>
          <w:tcPr>
            <w:tcW w:w="1639" w:type="dxa"/>
            <w:shd w:val="clear" w:color="auto" w:fill="auto"/>
          </w:tcPr>
          <w:p w14:paraId="4859D7D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39BAF36E"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w:t>
            </w:r>
          </w:p>
        </w:tc>
      </w:tr>
      <w:tr w:rsidR="00EB5A81" w:rsidRPr="009A0CF9" w14:paraId="4D41AECC" w14:textId="77777777" w:rsidTr="00603F1E">
        <w:tc>
          <w:tcPr>
            <w:tcW w:w="630" w:type="dxa"/>
            <w:shd w:val="clear" w:color="auto" w:fill="auto"/>
          </w:tcPr>
          <w:p w14:paraId="755C393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225" w:type="dxa"/>
            <w:shd w:val="clear" w:color="auto" w:fill="auto"/>
            <w:tcMar>
              <w:left w:w="57" w:type="dxa"/>
              <w:right w:w="57" w:type="dxa"/>
            </w:tcMar>
          </w:tcPr>
          <w:p w14:paraId="6E0D157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בדיקות מעטפת</w:t>
            </w:r>
          </w:p>
        </w:tc>
        <w:tc>
          <w:tcPr>
            <w:tcW w:w="1639" w:type="dxa"/>
            <w:shd w:val="clear" w:color="auto" w:fill="auto"/>
          </w:tcPr>
          <w:p w14:paraId="06FCEED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30627C2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5941AA1" w14:textId="77777777" w:rsidTr="00603F1E">
        <w:tc>
          <w:tcPr>
            <w:tcW w:w="630" w:type="dxa"/>
            <w:shd w:val="clear" w:color="auto" w:fill="auto"/>
          </w:tcPr>
          <w:p w14:paraId="6BDB9EA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225" w:type="dxa"/>
            <w:shd w:val="clear" w:color="auto" w:fill="auto"/>
            <w:tcMar>
              <w:left w:w="57" w:type="dxa"/>
              <w:right w:w="57" w:type="dxa"/>
            </w:tcMar>
          </w:tcPr>
          <w:p w14:paraId="63623EA3"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9" w:type="dxa"/>
            <w:shd w:val="clear" w:color="auto" w:fill="auto"/>
          </w:tcPr>
          <w:p w14:paraId="4B09E8A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562E342A"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38DE542" w14:textId="77777777" w:rsidTr="00603F1E">
        <w:tc>
          <w:tcPr>
            <w:tcW w:w="630" w:type="dxa"/>
            <w:shd w:val="clear" w:color="auto" w:fill="auto"/>
          </w:tcPr>
          <w:p w14:paraId="5DCE777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225" w:type="dxa"/>
            <w:shd w:val="clear" w:color="auto" w:fill="auto"/>
            <w:tcMar>
              <w:left w:w="57" w:type="dxa"/>
              <w:right w:w="57" w:type="dxa"/>
            </w:tcMar>
          </w:tcPr>
          <w:p w14:paraId="54CAF0EB"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9" w:type="dxa"/>
            <w:shd w:val="clear" w:color="auto" w:fill="auto"/>
          </w:tcPr>
          <w:p w14:paraId="0889408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147DA775" w14:textId="77777777" w:rsidR="00EB5A81" w:rsidRPr="009A0CF9" w:rsidRDefault="00EB5A81" w:rsidP="00341985">
            <w:pPr>
              <w:suppressAutoHyphens/>
              <w:autoSpaceDN w:val="0"/>
              <w:jc w:val="both"/>
              <w:textAlignment w:val="baseline"/>
              <w:rPr>
                <w:rFonts w:ascii="Arial" w:eastAsia="Calibri" w:hAnsi="Arial"/>
                <w:i/>
                <w:iCs/>
                <w:rtl/>
              </w:rPr>
            </w:pPr>
          </w:p>
        </w:tc>
      </w:tr>
    </w:tbl>
    <w:p w14:paraId="65A0DFD4"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67B7B376"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0D6CA1D8"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1B898522"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05C51C88"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649C689B" w14:textId="77777777" w:rsidTr="00341985">
        <w:tc>
          <w:tcPr>
            <w:tcW w:w="815" w:type="dxa"/>
            <w:shd w:val="clear" w:color="auto" w:fill="auto"/>
          </w:tcPr>
          <w:p w14:paraId="75E4433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50F30BC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17172B0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6ED9A62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2EC8B38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3D23FF7B" w14:textId="77777777" w:rsidTr="00341985">
        <w:tc>
          <w:tcPr>
            <w:tcW w:w="815" w:type="dxa"/>
            <w:shd w:val="clear" w:color="auto" w:fill="auto"/>
            <w:vAlign w:val="center"/>
          </w:tcPr>
          <w:p w14:paraId="5F65FA5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641DB5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78926A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39C7A0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5035D6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E8CAD7C" w14:textId="77777777" w:rsidTr="00341985">
        <w:tc>
          <w:tcPr>
            <w:tcW w:w="815" w:type="dxa"/>
            <w:shd w:val="clear" w:color="auto" w:fill="auto"/>
            <w:vAlign w:val="center"/>
          </w:tcPr>
          <w:p w14:paraId="290CE63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EE82E8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C4E08D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8B646F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3CD85A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B8DEDCB" w14:textId="77777777" w:rsidTr="00341985">
        <w:tc>
          <w:tcPr>
            <w:tcW w:w="815" w:type="dxa"/>
            <w:shd w:val="clear" w:color="auto" w:fill="auto"/>
            <w:vAlign w:val="center"/>
          </w:tcPr>
          <w:p w14:paraId="35E83DC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996929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082BDD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2BAAFA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EF1C13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A857A9B" w14:textId="77777777" w:rsidTr="00341985">
        <w:tc>
          <w:tcPr>
            <w:tcW w:w="815" w:type="dxa"/>
            <w:shd w:val="clear" w:color="auto" w:fill="auto"/>
            <w:vAlign w:val="center"/>
          </w:tcPr>
          <w:p w14:paraId="7EE83F9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EDB67B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2264FE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2D4909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FBB966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015CC3D" w14:textId="77777777" w:rsidTr="00341985">
        <w:tc>
          <w:tcPr>
            <w:tcW w:w="815" w:type="dxa"/>
            <w:shd w:val="clear" w:color="auto" w:fill="auto"/>
            <w:vAlign w:val="center"/>
          </w:tcPr>
          <w:p w14:paraId="7DBD7BF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9490BD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2582CF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BC1F53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AE937F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D45C4CC" w14:textId="77777777" w:rsidTr="00341985">
        <w:tc>
          <w:tcPr>
            <w:tcW w:w="815" w:type="dxa"/>
            <w:shd w:val="clear" w:color="auto" w:fill="auto"/>
            <w:vAlign w:val="center"/>
          </w:tcPr>
          <w:p w14:paraId="1F49062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F7D85F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D8859D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2EBB7D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7F997E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B646B2F" w14:textId="77777777" w:rsidTr="00341985">
        <w:tc>
          <w:tcPr>
            <w:tcW w:w="815" w:type="dxa"/>
            <w:shd w:val="clear" w:color="auto" w:fill="auto"/>
            <w:vAlign w:val="center"/>
          </w:tcPr>
          <w:p w14:paraId="389BA96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6BE2EA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910A7E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F05ACE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7C6A99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574F0DA" w14:textId="77777777" w:rsidTr="00341985">
        <w:tc>
          <w:tcPr>
            <w:tcW w:w="815" w:type="dxa"/>
            <w:shd w:val="clear" w:color="auto" w:fill="auto"/>
            <w:vAlign w:val="center"/>
          </w:tcPr>
          <w:p w14:paraId="7670AA6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B4765A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D137EE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FF919F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266311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6397B40" w14:textId="77777777" w:rsidTr="00341985">
        <w:tc>
          <w:tcPr>
            <w:tcW w:w="815" w:type="dxa"/>
            <w:shd w:val="clear" w:color="auto" w:fill="auto"/>
            <w:vAlign w:val="center"/>
          </w:tcPr>
          <w:p w14:paraId="3248C45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CA0518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D65B7A3"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242B62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452595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4EDE561" w14:textId="77777777" w:rsidTr="00341985">
        <w:tc>
          <w:tcPr>
            <w:tcW w:w="815" w:type="dxa"/>
            <w:shd w:val="clear" w:color="auto" w:fill="auto"/>
            <w:vAlign w:val="center"/>
          </w:tcPr>
          <w:p w14:paraId="763A25A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FC29A7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7AC55D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966030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99003C8" w14:textId="77777777" w:rsidR="00EB5A81" w:rsidRPr="009A0CF9" w:rsidRDefault="00EB5A81" w:rsidP="00341985">
            <w:pPr>
              <w:suppressAutoHyphens/>
              <w:autoSpaceDN w:val="0"/>
              <w:textAlignment w:val="baseline"/>
              <w:rPr>
                <w:rFonts w:ascii="Arial" w:eastAsia="Calibri" w:hAnsi="Arial"/>
                <w:sz w:val="14"/>
                <w:rtl/>
              </w:rPr>
            </w:pPr>
          </w:p>
        </w:tc>
      </w:tr>
    </w:tbl>
    <w:p w14:paraId="058565ED" w14:textId="77777777" w:rsidR="00EB5A81" w:rsidRPr="009A0CF9" w:rsidRDefault="00EB5A81" w:rsidP="00EB5A81">
      <w:pPr>
        <w:suppressAutoHyphens/>
        <w:autoSpaceDN w:val="0"/>
        <w:jc w:val="both"/>
        <w:textAlignment w:val="baseline"/>
        <w:rPr>
          <w:rFonts w:ascii="Arial" w:eastAsia="Calibri" w:hAnsi="Arial"/>
          <w:sz w:val="18"/>
          <w:szCs w:val="24"/>
        </w:rPr>
      </w:pPr>
    </w:p>
    <w:p w14:paraId="69A3E49A"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6"/>
        <w:gridCol w:w="2076"/>
        <w:gridCol w:w="2067"/>
      </w:tblGrid>
      <w:tr w:rsidR="00EB5A81" w:rsidRPr="009A0CF9" w14:paraId="72A45F0D" w14:textId="77777777" w:rsidTr="00341985">
        <w:trPr>
          <w:trHeight w:val="1701"/>
        </w:trPr>
        <w:tc>
          <w:tcPr>
            <w:tcW w:w="2278" w:type="dxa"/>
            <w:shd w:val="clear" w:color="auto" w:fill="auto"/>
            <w:tcMar>
              <w:left w:w="0" w:type="dxa"/>
              <w:right w:w="0" w:type="dxa"/>
            </w:tcMar>
          </w:tcPr>
          <w:p w14:paraId="4F85C7E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5A53C31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5A7003B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164BBD28"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26DF666B"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6368D18A"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473B7D97" w14:textId="77777777" w:rsidR="00EB5A81" w:rsidRPr="009A0CF9" w:rsidRDefault="00EB5A81" w:rsidP="00EB5A81">
      <w:pPr>
        <w:suppressAutoHyphens/>
        <w:autoSpaceDN w:val="0"/>
        <w:jc w:val="both"/>
        <w:textAlignment w:val="baseline"/>
        <w:rPr>
          <w:rFonts w:ascii="Arial" w:eastAsia="Calibri" w:hAnsi="Arial"/>
          <w:rtl/>
        </w:rPr>
      </w:pPr>
      <w:r w:rsidRPr="009A0CF9">
        <w:rPr>
          <w:rFonts w:hint="cs"/>
          <w:noProof/>
          <w:rtl/>
        </w:rPr>
        <w:t>*מבצע הסיור יתאים את סעיפי הבדיקה לסוג העבודה ו/או לסוג המבנה בהתאם לצורך.</w:t>
      </w:r>
    </w:p>
    <w:p w14:paraId="504DD741"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t>רשימת תיוג:  איטום גג/חניון</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 02/012</w:t>
      </w:r>
    </w:p>
    <w:p w14:paraId="5547CACE"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9356"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279"/>
        <w:gridCol w:w="1628"/>
        <w:gridCol w:w="3819"/>
      </w:tblGrid>
      <w:tr w:rsidR="00EB5A81" w:rsidRPr="009A0CF9" w14:paraId="397C29C4" w14:textId="77777777" w:rsidTr="00603F1E">
        <w:tc>
          <w:tcPr>
            <w:tcW w:w="272" w:type="dxa"/>
            <w:shd w:val="clear" w:color="auto" w:fill="auto"/>
            <w:vAlign w:val="center"/>
          </w:tcPr>
          <w:p w14:paraId="3E3C13C8" w14:textId="77777777" w:rsidR="00EB5A81" w:rsidRPr="009A0CF9" w:rsidRDefault="00EB5A81" w:rsidP="00341985">
            <w:pPr>
              <w:suppressAutoHyphens/>
              <w:autoSpaceDN w:val="0"/>
              <w:textAlignment w:val="baseline"/>
              <w:rPr>
                <w:rFonts w:ascii="Arial" w:eastAsia="Calibri" w:hAnsi="Arial"/>
                <w:b/>
                <w:bCs/>
                <w:sz w:val="16"/>
                <w:rtl/>
              </w:rPr>
            </w:pPr>
          </w:p>
        </w:tc>
        <w:tc>
          <w:tcPr>
            <w:tcW w:w="9084" w:type="dxa"/>
            <w:gridSpan w:val="3"/>
            <w:shd w:val="pct5" w:color="auto" w:fill="auto"/>
            <w:vAlign w:val="center"/>
          </w:tcPr>
          <w:p w14:paraId="21CFBC6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286DA7D9" w14:textId="77777777" w:rsidTr="00603F1E">
        <w:tc>
          <w:tcPr>
            <w:tcW w:w="272" w:type="dxa"/>
            <w:shd w:val="clear" w:color="auto" w:fill="auto"/>
            <w:vAlign w:val="center"/>
          </w:tcPr>
          <w:p w14:paraId="6B5B1652" w14:textId="77777777" w:rsidR="00EB5A81" w:rsidRPr="009A0CF9" w:rsidRDefault="00EB5A81" w:rsidP="00341985">
            <w:pPr>
              <w:suppressAutoHyphens/>
              <w:autoSpaceDN w:val="0"/>
              <w:textAlignment w:val="baseline"/>
              <w:rPr>
                <w:rFonts w:ascii="Arial" w:eastAsia="Calibri" w:hAnsi="Arial"/>
                <w:b/>
                <w:bCs/>
                <w:sz w:val="16"/>
                <w:rtl/>
              </w:rPr>
            </w:pPr>
          </w:p>
        </w:tc>
        <w:tc>
          <w:tcPr>
            <w:tcW w:w="9084" w:type="dxa"/>
            <w:gridSpan w:val="3"/>
            <w:shd w:val="clear" w:color="auto" w:fill="auto"/>
            <w:vAlign w:val="center"/>
          </w:tcPr>
          <w:p w14:paraId="20744AFE"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2446C49A" w14:textId="77777777" w:rsidTr="00603F1E">
        <w:tc>
          <w:tcPr>
            <w:tcW w:w="272" w:type="dxa"/>
            <w:shd w:val="clear" w:color="auto" w:fill="auto"/>
            <w:vAlign w:val="center"/>
          </w:tcPr>
          <w:p w14:paraId="11CD04C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369" w:type="dxa"/>
            <w:shd w:val="clear" w:color="auto" w:fill="auto"/>
            <w:vAlign w:val="center"/>
          </w:tcPr>
          <w:p w14:paraId="013E059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82" w:type="dxa"/>
            <w:shd w:val="clear" w:color="auto" w:fill="auto"/>
            <w:vAlign w:val="center"/>
          </w:tcPr>
          <w:p w14:paraId="43683E0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4033" w:type="dxa"/>
            <w:shd w:val="clear" w:color="auto" w:fill="auto"/>
            <w:vAlign w:val="center"/>
          </w:tcPr>
          <w:p w14:paraId="11206EC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3EAD3F72" w14:textId="77777777" w:rsidTr="00603F1E">
        <w:tc>
          <w:tcPr>
            <w:tcW w:w="272" w:type="dxa"/>
            <w:shd w:val="clear" w:color="auto" w:fill="auto"/>
          </w:tcPr>
          <w:p w14:paraId="49F1088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369" w:type="dxa"/>
            <w:shd w:val="clear" w:color="auto" w:fill="auto"/>
            <w:tcMar>
              <w:top w:w="28" w:type="dxa"/>
              <w:left w:w="57" w:type="dxa"/>
              <w:right w:w="57" w:type="dxa"/>
            </w:tcMar>
          </w:tcPr>
          <w:p w14:paraId="3EE1394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קבלן משנה</w:t>
            </w:r>
          </w:p>
        </w:tc>
        <w:tc>
          <w:tcPr>
            <w:tcW w:w="1682" w:type="dxa"/>
            <w:shd w:val="clear" w:color="auto" w:fill="auto"/>
            <w:tcMar>
              <w:top w:w="28" w:type="dxa"/>
              <w:left w:w="57" w:type="dxa"/>
              <w:right w:w="57" w:type="dxa"/>
            </w:tcMar>
          </w:tcPr>
          <w:p w14:paraId="615F138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vAlign w:val="center"/>
          </w:tcPr>
          <w:p w14:paraId="177D5832"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4BF6169C" w14:textId="77777777" w:rsidTr="00603F1E">
        <w:tc>
          <w:tcPr>
            <w:tcW w:w="272" w:type="dxa"/>
            <w:shd w:val="clear" w:color="auto" w:fill="auto"/>
          </w:tcPr>
          <w:p w14:paraId="1767C49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369" w:type="dxa"/>
            <w:shd w:val="clear" w:color="auto" w:fill="auto"/>
            <w:tcMar>
              <w:top w:w="28" w:type="dxa"/>
              <w:left w:w="57" w:type="dxa"/>
              <w:right w:w="57" w:type="dxa"/>
            </w:tcMar>
          </w:tcPr>
          <w:p w14:paraId="02EEB0D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ניקוי/יסודות/קוביות</w:t>
            </w:r>
          </w:p>
        </w:tc>
        <w:tc>
          <w:tcPr>
            <w:tcW w:w="1682" w:type="dxa"/>
            <w:shd w:val="clear" w:color="auto" w:fill="auto"/>
            <w:tcMar>
              <w:top w:w="28" w:type="dxa"/>
              <w:left w:w="57" w:type="dxa"/>
              <w:right w:w="57" w:type="dxa"/>
            </w:tcMar>
          </w:tcPr>
          <w:p w14:paraId="1A0256D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66C919F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790742B" w14:textId="77777777" w:rsidTr="00603F1E">
        <w:tc>
          <w:tcPr>
            <w:tcW w:w="272" w:type="dxa"/>
            <w:shd w:val="clear" w:color="auto" w:fill="auto"/>
          </w:tcPr>
          <w:p w14:paraId="3ACE3E8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369" w:type="dxa"/>
            <w:shd w:val="clear" w:color="auto" w:fill="auto"/>
            <w:tcMar>
              <w:top w:w="28" w:type="dxa"/>
              <w:left w:w="57" w:type="dxa"/>
              <w:right w:w="57" w:type="dxa"/>
            </w:tcMar>
          </w:tcPr>
          <w:p w14:paraId="1540C0EB"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שיפועים/אשפרה/יבוש</w:t>
            </w:r>
          </w:p>
        </w:tc>
        <w:tc>
          <w:tcPr>
            <w:tcW w:w="1682" w:type="dxa"/>
            <w:shd w:val="clear" w:color="auto" w:fill="auto"/>
            <w:tcMar>
              <w:top w:w="28" w:type="dxa"/>
              <w:left w:w="57" w:type="dxa"/>
              <w:right w:w="57" w:type="dxa"/>
            </w:tcMar>
          </w:tcPr>
          <w:p w14:paraId="7035B9F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582CBE61"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1.5%</w:t>
            </w:r>
          </w:p>
        </w:tc>
      </w:tr>
      <w:tr w:rsidR="00EB5A81" w:rsidRPr="009A0CF9" w14:paraId="05EE9AAE" w14:textId="77777777" w:rsidTr="00603F1E">
        <w:tc>
          <w:tcPr>
            <w:tcW w:w="272" w:type="dxa"/>
            <w:shd w:val="clear" w:color="auto" w:fill="auto"/>
          </w:tcPr>
          <w:p w14:paraId="0BC562C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369" w:type="dxa"/>
            <w:shd w:val="clear" w:color="auto" w:fill="auto"/>
            <w:tcMar>
              <w:top w:w="28" w:type="dxa"/>
              <w:left w:w="57" w:type="dxa"/>
              <w:right w:w="57" w:type="dxa"/>
            </w:tcMar>
          </w:tcPr>
          <w:p w14:paraId="2E6C096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קטע ניסוי</w:t>
            </w:r>
          </w:p>
        </w:tc>
        <w:tc>
          <w:tcPr>
            <w:tcW w:w="1682" w:type="dxa"/>
            <w:shd w:val="clear" w:color="auto" w:fill="auto"/>
            <w:tcMar>
              <w:top w:w="28" w:type="dxa"/>
              <w:left w:w="57" w:type="dxa"/>
              <w:right w:w="57" w:type="dxa"/>
            </w:tcMar>
          </w:tcPr>
          <w:p w14:paraId="01B1470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08FDA6A4"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405AD6B" w14:textId="77777777" w:rsidTr="00603F1E">
        <w:tc>
          <w:tcPr>
            <w:tcW w:w="272" w:type="dxa"/>
            <w:shd w:val="clear" w:color="auto" w:fill="auto"/>
          </w:tcPr>
          <w:p w14:paraId="2DB0B90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369" w:type="dxa"/>
            <w:shd w:val="clear" w:color="auto" w:fill="auto"/>
            <w:tcMar>
              <w:top w:w="28" w:type="dxa"/>
              <w:left w:w="57" w:type="dxa"/>
              <w:right w:w="57" w:type="dxa"/>
            </w:tcMar>
          </w:tcPr>
          <w:p w14:paraId="6FB80CF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יריעת חיזוק ויריעת חיפוי</w:t>
            </w:r>
          </w:p>
        </w:tc>
        <w:tc>
          <w:tcPr>
            <w:tcW w:w="1682" w:type="dxa"/>
            <w:shd w:val="clear" w:color="auto" w:fill="auto"/>
            <w:tcMar>
              <w:top w:w="28" w:type="dxa"/>
              <w:left w:w="57" w:type="dxa"/>
              <w:right w:w="57" w:type="dxa"/>
            </w:tcMar>
          </w:tcPr>
          <w:p w14:paraId="02D6C34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040EBA1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2B8CA7C" w14:textId="77777777" w:rsidTr="00603F1E">
        <w:tc>
          <w:tcPr>
            <w:tcW w:w="272" w:type="dxa"/>
            <w:shd w:val="clear" w:color="auto" w:fill="auto"/>
          </w:tcPr>
          <w:p w14:paraId="28DAC10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369" w:type="dxa"/>
            <w:shd w:val="clear" w:color="auto" w:fill="auto"/>
            <w:tcMar>
              <w:top w:w="28" w:type="dxa"/>
              <w:left w:w="57" w:type="dxa"/>
              <w:right w:w="57" w:type="dxa"/>
            </w:tcMar>
          </w:tcPr>
          <w:p w14:paraId="6B2BC19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הידבקות</w:t>
            </w:r>
          </w:p>
        </w:tc>
        <w:tc>
          <w:tcPr>
            <w:tcW w:w="1682" w:type="dxa"/>
            <w:shd w:val="clear" w:color="auto" w:fill="auto"/>
            <w:tcMar>
              <w:top w:w="28" w:type="dxa"/>
              <w:left w:w="57" w:type="dxa"/>
              <w:right w:w="57" w:type="dxa"/>
            </w:tcMar>
          </w:tcPr>
          <w:p w14:paraId="08AEC9D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348162D1"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בדיקה ויזואלית.</w:t>
            </w:r>
          </w:p>
        </w:tc>
      </w:tr>
      <w:tr w:rsidR="00EB5A81" w:rsidRPr="009A0CF9" w14:paraId="74097290" w14:textId="77777777" w:rsidTr="00603F1E">
        <w:tc>
          <w:tcPr>
            <w:tcW w:w="272" w:type="dxa"/>
            <w:shd w:val="clear" w:color="auto" w:fill="auto"/>
          </w:tcPr>
          <w:p w14:paraId="663CD9B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369" w:type="dxa"/>
            <w:shd w:val="clear" w:color="auto" w:fill="auto"/>
            <w:tcMar>
              <w:top w:w="28" w:type="dxa"/>
              <w:left w:w="57" w:type="dxa"/>
              <w:right w:w="57" w:type="dxa"/>
            </w:tcMar>
          </w:tcPr>
          <w:p w14:paraId="477996E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גמר ובדיקה</w:t>
            </w:r>
          </w:p>
        </w:tc>
        <w:tc>
          <w:tcPr>
            <w:tcW w:w="1682" w:type="dxa"/>
            <w:shd w:val="clear" w:color="auto" w:fill="auto"/>
            <w:tcMar>
              <w:top w:w="28" w:type="dxa"/>
              <w:left w:w="57" w:type="dxa"/>
              <w:right w:w="57" w:type="dxa"/>
            </w:tcMar>
          </w:tcPr>
          <w:p w14:paraId="1E9DF53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2CD49FF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C285B9D" w14:textId="77777777" w:rsidTr="00603F1E">
        <w:tc>
          <w:tcPr>
            <w:tcW w:w="272" w:type="dxa"/>
            <w:shd w:val="clear" w:color="auto" w:fill="auto"/>
          </w:tcPr>
          <w:p w14:paraId="297CE21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8</w:t>
            </w:r>
          </w:p>
        </w:tc>
        <w:tc>
          <w:tcPr>
            <w:tcW w:w="3369" w:type="dxa"/>
            <w:shd w:val="clear" w:color="auto" w:fill="auto"/>
            <w:tcMar>
              <w:top w:w="28" w:type="dxa"/>
              <w:left w:w="57" w:type="dxa"/>
              <w:right w:w="57" w:type="dxa"/>
            </w:tcMar>
          </w:tcPr>
          <w:p w14:paraId="36FB70A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מעבדה</w:t>
            </w:r>
          </w:p>
        </w:tc>
        <w:tc>
          <w:tcPr>
            <w:tcW w:w="1682" w:type="dxa"/>
            <w:shd w:val="clear" w:color="auto" w:fill="auto"/>
            <w:tcMar>
              <w:top w:w="28" w:type="dxa"/>
              <w:left w:w="57" w:type="dxa"/>
              <w:right w:w="57" w:type="dxa"/>
            </w:tcMar>
          </w:tcPr>
          <w:p w14:paraId="671D11F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61469754"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ADB52E4" w14:textId="77777777" w:rsidTr="00603F1E">
        <w:tc>
          <w:tcPr>
            <w:tcW w:w="272" w:type="dxa"/>
            <w:shd w:val="clear" w:color="auto" w:fill="auto"/>
          </w:tcPr>
          <w:p w14:paraId="634F77A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69" w:type="dxa"/>
            <w:shd w:val="clear" w:color="auto" w:fill="auto"/>
            <w:tcMar>
              <w:top w:w="28" w:type="dxa"/>
              <w:left w:w="57" w:type="dxa"/>
              <w:right w:w="57" w:type="dxa"/>
            </w:tcMar>
          </w:tcPr>
          <w:p w14:paraId="7AAEA8AB"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2" w:type="dxa"/>
            <w:shd w:val="clear" w:color="auto" w:fill="auto"/>
            <w:tcMar>
              <w:top w:w="28" w:type="dxa"/>
              <w:left w:w="57" w:type="dxa"/>
              <w:right w:w="57" w:type="dxa"/>
            </w:tcMar>
          </w:tcPr>
          <w:p w14:paraId="1989A84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51086A1A" w14:textId="77777777" w:rsidR="00EB5A81" w:rsidRPr="009A0CF9" w:rsidRDefault="00EB5A81" w:rsidP="00341985">
            <w:pPr>
              <w:suppressAutoHyphens/>
              <w:autoSpaceDN w:val="0"/>
              <w:jc w:val="both"/>
              <w:textAlignment w:val="baseline"/>
              <w:rPr>
                <w:rFonts w:ascii="Arial" w:eastAsia="Calibri" w:hAnsi="Arial"/>
                <w:i/>
                <w:iCs/>
                <w:rtl/>
              </w:rPr>
            </w:pPr>
          </w:p>
        </w:tc>
      </w:tr>
    </w:tbl>
    <w:p w14:paraId="5B07E0CC"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5847E87F"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59AF29AD"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2FDEAE03"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0CC66C9B"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1D158376" w14:textId="77777777" w:rsidTr="00341985">
        <w:tc>
          <w:tcPr>
            <w:tcW w:w="815" w:type="dxa"/>
            <w:shd w:val="clear" w:color="auto" w:fill="auto"/>
          </w:tcPr>
          <w:p w14:paraId="33411CA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63F5CC5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67AC5DD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5A98410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1E04113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53AEE1E1" w14:textId="77777777" w:rsidTr="00341985">
        <w:tc>
          <w:tcPr>
            <w:tcW w:w="815" w:type="dxa"/>
            <w:shd w:val="clear" w:color="auto" w:fill="auto"/>
            <w:vAlign w:val="center"/>
          </w:tcPr>
          <w:p w14:paraId="5D6111D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FF66C5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BA78D3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5E14CA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F45613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805C6CB" w14:textId="77777777" w:rsidTr="00341985">
        <w:tc>
          <w:tcPr>
            <w:tcW w:w="815" w:type="dxa"/>
            <w:shd w:val="clear" w:color="auto" w:fill="auto"/>
            <w:vAlign w:val="center"/>
          </w:tcPr>
          <w:p w14:paraId="771C546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4DF8B5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EF1C68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C5AD44E"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38FA04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CFCF1A4" w14:textId="77777777" w:rsidTr="00341985">
        <w:tc>
          <w:tcPr>
            <w:tcW w:w="815" w:type="dxa"/>
            <w:shd w:val="clear" w:color="auto" w:fill="auto"/>
            <w:vAlign w:val="center"/>
          </w:tcPr>
          <w:p w14:paraId="10A8609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68F657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63363EF"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C8DB764"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3C162E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41CE073" w14:textId="77777777" w:rsidTr="00341985">
        <w:tc>
          <w:tcPr>
            <w:tcW w:w="815" w:type="dxa"/>
            <w:shd w:val="clear" w:color="auto" w:fill="auto"/>
            <w:vAlign w:val="center"/>
          </w:tcPr>
          <w:p w14:paraId="3ECF0EB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874A9A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E9D0200"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862726D"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3CC6A7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DB0ACAD" w14:textId="77777777" w:rsidTr="00341985">
        <w:tc>
          <w:tcPr>
            <w:tcW w:w="815" w:type="dxa"/>
            <w:shd w:val="clear" w:color="auto" w:fill="auto"/>
            <w:vAlign w:val="center"/>
          </w:tcPr>
          <w:p w14:paraId="32DB5C5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4734BA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62A26C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A1E635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AD6636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2D30E31" w14:textId="77777777" w:rsidTr="00341985">
        <w:tc>
          <w:tcPr>
            <w:tcW w:w="815" w:type="dxa"/>
            <w:shd w:val="clear" w:color="auto" w:fill="auto"/>
            <w:vAlign w:val="center"/>
          </w:tcPr>
          <w:p w14:paraId="5DDD5A8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FE6427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F91624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774A984"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19817B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1D809C2" w14:textId="77777777" w:rsidTr="00341985">
        <w:tc>
          <w:tcPr>
            <w:tcW w:w="815" w:type="dxa"/>
            <w:shd w:val="clear" w:color="auto" w:fill="auto"/>
            <w:vAlign w:val="center"/>
          </w:tcPr>
          <w:p w14:paraId="65D43C8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A23C36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90BA8D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F5863C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CF944F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3EF4868" w14:textId="77777777" w:rsidTr="00341985">
        <w:tc>
          <w:tcPr>
            <w:tcW w:w="815" w:type="dxa"/>
            <w:shd w:val="clear" w:color="auto" w:fill="auto"/>
            <w:vAlign w:val="center"/>
          </w:tcPr>
          <w:p w14:paraId="57FB105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5AEFB0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4E0299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6A81944"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9DDFAE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FBFA99E" w14:textId="77777777" w:rsidTr="00341985">
        <w:tc>
          <w:tcPr>
            <w:tcW w:w="815" w:type="dxa"/>
            <w:shd w:val="clear" w:color="auto" w:fill="auto"/>
            <w:vAlign w:val="center"/>
          </w:tcPr>
          <w:p w14:paraId="6DB9AB7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6F43E2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30198D0"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F504F4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6FF6B2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3D9D3F6" w14:textId="77777777" w:rsidTr="00341985">
        <w:tc>
          <w:tcPr>
            <w:tcW w:w="815" w:type="dxa"/>
            <w:shd w:val="clear" w:color="auto" w:fill="auto"/>
            <w:vAlign w:val="center"/>
          </w:tcPr>
          <w:p w14:paraId="16DAC71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213F1F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236E800"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F6F1C3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49A707A" w14:textId="77777777" w:rsidR="00EB5A81" w:rsidRPr="009A0CF9" w:rsidRDefault="00EB5A81" w:rsidP="00341985">
            <w:pPr>
              <w:suppressAutoHyphens/>
              <w:autoSpaceDN w:val="0"/>
              <w:textAlignment w:val="baseline"/>
              <w:rPr>
                <w:rFonts w:ascii="Arial" w:eastAsia="Calibri" w:hAnsi="Arial"/>
                <w:sz w:val="14"/>
                <w:rtl/>
              </w:rPr>
            </w:pPr>
          </w:p>
        </w:tc>
      </w:tr>
    </w:tbl>
    <w:p w14:paraId="26A53D77" w14:textId="77777777" w:rsidR="00EB5A81" w:rsidRPr="009A0CF9" w:rsidRDefault="00EB5A81" w:rsidP="00EB5A81">
      <w:pPr>
        <w:suppressAutoHyphens/>
        <w:autoSpaceDN w:val="0"/>
        <w:jc w:val="both"/>
        <w:textAlignment w:val="baseline"/>
        <w:rPr>
          <w:rFonts w:ascii="Arial" w:eastAsia="Calibri" w:hAnsi="Arial"/>
          <w:sz w:val="18"/>
          <w:szCs w:val="24"/>
        </w:rPr>
      </w:pPr>
    </w:p>
    <w:p w14:paraId="2C33C171"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4"/>
        <w:gridCol w:w="2077"/>
        <w:gridCol w:w="2068"/>
      </w:tblGrid>
      <w:tr w:rsidR="00EB5A81" w:rsidRPr="009A0CF9" w14:paraId="61A147EC" w14:textId="77777777" w:rsidTr="00341985">
        <w:trPr>
          <w:trHeight w:val="1701"/>
        </w:trPr>
        <w:tc>
          <w:tcPr>
            <w:tcW w:w="2278" w:type="dxa"/>
            <w:shd w:val="clear" w:color="auto" w:fill="auto"/>
            <w:tcMar>
              <w:left w:w="0" w:type="dxa"/>
              <w:right w:w="0" w:type="dxa"/>
            </w:tcMar>
          </w:tcPr>
          <w:p w14:paraId="5890E34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5" w:type="dxa"/>
            <w:shd w:val="clear" w:color="auto" w:fill="auto"/>
            <w:tcMar>
              <w:left w:w="0" w:type="dxa"/>
              <w:right w:w="0" w:type="dxa"/>
            </w:tcMar>
          </w:tcPr>
          <w:p w14:paraId="496B920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3ECDE6B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C18E1F4"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0351135D"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5860761B" w14:textId="77777777" w:rsidR="00EB5A81" w:rsidRPr="009A0CF9" w:rsidRDefault="00EB5A81" w:rsidP="00EB5A81">
      <w:pPr>
        <w:spacing w:after="40"/>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t>רשימת תיוג:  עבודות פיתוח</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 02/013</w:t>
      </w:r>
    </w:p>
    <w:p w14:paraId="079FC0CE"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937"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081"/>
        <w:gridCol w:w="1583"/>
        <w:gridCol w:w="3643"/>
      </w:tblGrid>
      <w:tr w:rsidR="00EB5A81" w:rsidRPr="009A0CF9" w14:paraId="1814D293" w14:textId="77777777" w:rsidTr="00603F1E">
        <w:tc>
          <w:tcPr>
            <w:tcW w:w="236" w:type="dxa"/>
            <w:shd w:val="clear" w:color="auto" w:fill="auto"/>
            <w:vAlign w:val="center"/>
          </w:tcPr>
          <w:p w14:paraId="16B464E6" w14:textId="77777777" w:rsidR="00EB5A81" w:rsidRPr="009A0CF9" w:rsidRDefault="00EB5A81" w:rsidP="00341985">
            <w:pPr>
              <w:suppressAutoHyphens/>
              <w:autoSpaceDN w:val="0"/>
              <w:textAlignment w:val="baseline"/>
              <w:rPr>
                <w:rFonts w:ascii="Arial" w:eastAsia="Calibri" w:hAnsi="Arial"/>
                <w:b/>
                <w:bCs/>
                <w:sz w:val="16"/>
                <w:rtl/>
              </w:rPr>
            </w:pPr>
          </w:p>
        </w:tc>
        <w:tc>
          <w:tcPr>
            <w:tcW w:w="8701" w:type="dxa"/>
            <w:gridSpan w:val="3"/>
            <w:shd w:val="pct5" w:color="auto" w:fill="auto"/>
            <w:vAlign w:val="center"/>
          </w:tcPr>
          <w:p w14:paraId="218F78A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342FB9F1" w14:textId="77777777" w:rsidTr="00603F1E">
        <w:tc>
          <w:tcPr>
            <w:tcW w:w="236" w:type="dxa"/>
            <w:shd w:val="clear" w:color="auto" w:fill="auto"/>
            <w:vAlign w:val="center"/>
          </w:tcPr>
          <w:p w14:paraId="71DF0972" w14:textId="77777777" w:rsidR="00EB5A81" w:rsidRPr="009A0CF9" w:rsidRDefault="00EB5A81" w:rsidP="00341985">
            <w:pPr>
              <w:suppressAutoHyphens/>
              <w:autoSpaceDN w:val="0"/>
              <w:textAlignment w:val="baseline"/>
              <w:rPr>
                <w:rFonts w:ascii="Arial" w:eastAsia="Calibri" w:hAnsi="Arial"/>
                <w:b/>
                <w:bCs/>
                <w:sz w:val="16"/>
                <w:rtl/>
              </w:rPr>
            </w:pPr>
          </w:p>
        </w:tc>
        <w:tc>
          <w:tcPr>
            <w:tcW w:w="8701" w:type="dxa"/>
            <w:gridSpan w:val="3"/>
            <w:shd w:val="clear" w:color="auto" w:fill="auto"/>
            <w:vAlign w:val="center"/>
          </w:tcPr>
          <w:p w14:paraId="147A5586"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285F7A15" w14:textId="77777777" w:rsidTr="00603F1E">
        <w:tc>
          <w:tcPr>
            <w:tcW w:w="236" w:type="dxa"/>
            <w:shd w:val="clear" w:color="auto" w:fill="auto"/>
            <w:vAlign w:val="center"/>
          </w:tcPr>
          <w:p w14:paraId="25FD183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227" w:type="dxa"/>
            <w:shd w:val="clear" w:color="auto" w:fill="auto"/>
            <w:vAlign w:val="center"/>
          </w:tcPr>
          <w:p w14:paraId="79978CC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33" w:type="dxa"/>
            <w:shd w:val="clear" w:color="auto" w:fill="auto"/>
            <w:vAlign w:val="center"/>
          </w:tcPr>
          <w:p w14:paraId="4600F6C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3841" w:type="dxa"/>
            <w:shd w:val="clear" w:color="auto" w:fill="auto"/>
            <w:vAlign w:val="center"/>
          </w:tcPr>
          <w:p w14:paraId="2E08F30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566E9128" w14:textId="77777777" w:rsidTr="00603F1E">
        <w:tc>
          <w:tcPr>
            <w:tcW w:w="236" w:type="dxa"/>
            <w:shd w:val="clear" w:color="auto" w:fill="auto"/>
          </w:tcPr>
          <w:p w14:paraId="71DB2FB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227" w:type="dxa"/>
            <w:shd w:val="clear" w:color="auto" w:fill="auto"/>
            <w:tcMar>
              <w:top w:w="28" w:type="dxa"/>
              <w:left w:w="57" w:type="dxa"/>
              <w:right w:w="57" w:type="dxa"/>
            </w:tcMar>
          </w:tcPr>
          <w:p w14:paraId="00C3B47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זימון אדריכל הפיתוח, קבלן ראשי, קבלן פיתוח וחברת הפיקוח לפתיחת העבודה.</w:t>
            </w:r>
          </w:p>
        </w:tc>
        <w:tc>
          <w:tcPr>
            <w:tcW w:w="1633" w:type="dxa"/>
            <w:shd w:val="clear" w:color="auto" w:fill="auto"/>
            <w:tcMar>
              <w:top w:w="28" w:type="dxa"/>
              <w:left w:w="57" w:type="dxa"/>
              <w:right w:w="57" w:type="dxa"/>
            </w:tcMar>
          </w:tcPr>
          <w:p w14:paraId="6EEEF94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vAlign w:val="center"/>
          </w:tcPr>
          <w:p w14:paraId="60DE97B3"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מעבר על תכניות, חתכים, חומרי גמר, עבודות חשמל ועוד.</w:t>
            </w:r>
          </w:p>
        </w:tc>
      </w:tr>
      <w:tr w:rsidR="00EB5A81" w:rsidRPr="009A0CF9" w14:paraId="55E32DED" w14:textId="77777777" w:rsidTr="00603F1E">
        <w:tc>
          <w:tcPr>
            <w:tcW w:w="236" w:type="dxa"/>
            <w:shd w:val="clear" w:color="auto" w:fill="auto"/>
          </w:tcPr>
          <w:p w14:paraId="6AC3914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227" w:type="dxa"/>
            <w:shd w:val="clear" w:color="auto" w:fill="auto"/>
            <w:tcMar>
              <w:top w:w="28" w:type="dxa"/>
              <w:left w:w="57" w:type="dxa"/>
              <w:right w:w="57" w:type="dxa"/>
            </w:tcMar>
          </w:tcPr>
          <w:p w14:paraId="6BA96A9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זימון אדריכל הפיתוח לאישור כל שלב בביצוע.</w:t>
            </w:r>
          </w:p>
        </w:tc>
        <w:tc>
          <w:tcPr>
            <w:tcW w:w="1633" w:type="dxa"/>
            <w:shd w:val="clear" w:color="auto" w:fill="auto"/>
            <w:tcMar>
              <w:top w:w="28" w:type="dxa"/>
              <w:left w:w="57" w:type="dxa"/>
              <w:right w:w="57" w:type="dxa"/>
            </w:tcMar>
          </w:tcPr>
          <w:p w14:paraId="5D6C2C1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19E3DEB3"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לדוגמא: ריצוף, אבני שפה, שתילה, חיפוי, אלמנטים עיצוביים ועוד.</w:t>
            </w:r>
          </w:p>
        </w:tc>
      </w:tr>
      <w:tr w:rsidR="00EB5A81" w:rsidRPr="009A0CF9" w14:paraId="159FDBCE" w14:textId="77777777" w:rsidTr="00603F1E">
        <w:tc>
          <w:tcPr>
            <w:tcW w:w="236" w:type="dxa"/>
            <w:shd w:val="clear" w:color="auto" w:fill="auto"/>
          </w:tcPr>
          <w:p w14:paraId="0765C01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227" w:type="dxa"/>
            <w:shd w:val="clear" w:color="auto" w:fill="auto"/>
            <w:tcMar>
              <w:top w:w="28" w:type="dxa"/>
              <w:left w:w="57" w:type="dxa"/>
              <w:right w:w="57" w:type="dxa"/>
            </w:tcMar>
          </w:tcPr>
          <w:p w14:paraId="65869714"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מסירת העבודה בסיומה למזמין ואדריכל הפיתוח.</w:t>
            </w:r>
          </w:p>
        </w:tc>
        <w:tc>
          <w:tcPr>
            <w:tcW w:w="1633" w:type="dxa"/>
            <w:shd w:val="clear" w:color="auto" w:fill="auto"/>
            <w:tcMar>
              <w:top w:w="28" w:type="dxa"/>
              <w:left w:w="57" w:type="dxa"/>
              <w:right w:w="57" w:type="dxa"/>
            </w:tcMar>
          </w:tcPr>
          <w:p w14:paraId="775ED5F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0C43870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7431FAD" w14:textId="77777777" w:rsidTr="00603F1E">
        <w:tc>
          <w:tcPr>
            <w:tcW w:w="236" w:type="dxa"/>
            <w:shd w:val="clear" w:color="auto" w:fill="auto"/>
          </w:tcPr>
          <w:p w14:paraId="30C0338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227" w:type="dxa"/>
            <w:shd w:val="clear" w:color="auto" w:fill="auto"/>
            <w:tcMar>
              <w:top w:w="28" w:type="dxa"/>
              <w:left w:w="57" w:type="dxa"/>
              <w:right w:w="57" w:type="dxa"/>
            </w:tcMar>
          </w:tcPr>
          <w:p w14:paraId="58854C4F"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0CCD481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3A54837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3CC1022" w14:textId="77777777" w:rsidTr="00603F1E">
        <w:tc>
          <w:tcPr>
            <w:tcW w:w="236" w:type="dxa"/>
            <w:shd w:val="clear" w:color="auto" w:fill="auto"/>
          </w:tcPr>
          <w:p w14:paraId="45230E5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227" w:type="dxa"/>
            <w:shd w:val="clear" w:color="auto" w:fill="auto"/>
            <w:tcMar>
              <w:top w:w="28" w:type="dxa"/>
              <w:left w:w="57" w:type="dxa"/>
              <w:right w:w="57" w:type="dxa"/>
            </w:tcMar>
          </w:tcPr>
          <w:p w14:paraId="6CE9AE9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5BDBBD4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17F958B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6DDB51D" w14:textId="77777777" w:rsidTr="00603F1E">
        <w:tc>
          <w:tcPr>
            <w:tcW w:w="236" w:type="dxa"/>
            <w:shd w:val="clear" w:color="auto" w:fill="auto"/>
          </w:tcPr>
          <w:p w14:paraId="5693CB0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227" w:type="dxa"/>
            <w:shd w:val="clear" w:color="auto" w:fill="auto"/>
            <w:tcMar>
              <w:top w:w="28" w:type="dxa"/>
              <w:left w:w="57" w:type="dxa"/>
              <w:right w:w="57" w:type="dxa"/>
            </w:tcMar>
          </w:tcPr>
          <w:p w14:paraId="7EE0D435"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123A017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5656468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7D13EDB" w14:textId="77777777" w:rsidTr="00603F1E">
        <w:tc>
          <w:tcPr>
            <w:tcW w:w="236" w:type="dxa"/>
            <w:shd w:val="clear" w:color="auto" w:fill="auto"/>
          </w:tcPr>
          <w:p w14:paraId="4279F93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227" w:type="dxa"/>
            <w:shd w:val="clear" w:color="auto" w:fill="auto"/>
            <w:tcMar>
              <w:top w:w="28" w:type="dxa"/>
              <w:left w:w="57" w:type="dxa"/>
              <w:right w:w="57" w:type="dxa"/>
            </w:tcMar>
          </w:tcPr>
          <w:p w14:paraId="5C5AB175"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1E56C6B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02126C4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AC7A5E2" w14:textId="77777777" w:rsidTr="00603F1E">
        <w:tc>
          <w:tcPr>
            <w:tcW w:w="236" w:type="dxa"/>
            <w:shd w:val="clear" w:color="auto" w:fill="auto"/>
          </w:tcPr>
          <w:p w14:paraId="5165279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8</w:t>
            </w:r>
          </w:p>
        </w:tc>
        <w:tc>
          <w:tcPr>
            <w:tcW w:w="3227" w:type="dxa"/>
            <w:shd w:val="clear" w:color="auto" w:fill="auto"/>
            <w:tcMar>
              <w:top w:w="28" w:type="dxa"/>
              <w:left w:w="57" w:type="dxa"/>
              <w:right w:w="57" w:type="dxa"/>
            </w:tcMar>
          </w:tcPr>
          <w:p w14:paraId="30AC6FAC"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6244EC9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0934D478"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1ABF536" w14:textId="77777777" w:rsidTr="00603F1E">
        <w:tc>
          <w:tcPr>
            <w:tcW w:w="236" w:type="dxa"/>
            <w:shd w:val="clear" w:color="auto" w:fill="auto"/>
          </w:tcPr>
          <w:p w14:paraId="6833A1F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227" w:type="dxa"/>
            <w:shd w:val="clear" w:color="auto" w:fill="auto"/>
            <w:tcMar>
              <w:top w:w="28" w:type="dxa"/>
              <w:left w:w="57" w:type="dxa"/>
              <w:right w:w="57" w:type="dxa"/>
            </w:tcMar>
          </w:tcPr>
          <w:p w14:paraId="1FD9A341"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7B58A74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1315AD74" w14:textId="77777777" w:rsidR="00EB5A81" w:rsidRPr="009A0CF9" w:rsidRDefault="00EB5A81" w:rsidP="00341985">
            <w:pPr>
              <w:suppressAutoHyphens/>
              <w:autoSpaceDN w:val="0"/>
              <w:jc w:val="both"/>
              <w:textAlignment w:val="baseline"/>
              <w:rPr>
                <w:rFonts w:ascii="Arial" w:eastAsia="Calibri" w:hAnsi="Arial"/>
                <w:i/>
                <w:iCs/>
                <w:rtl/>
              </w:rPr>
            </w:pPr>
          </w:p>
        </w:tc>
      </w:tr>
    </w:tbl>
    <w:p w14:paraId="7CEAE9B0"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5B13F34E"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2769E69B"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24C09809"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0B954EF0"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66CF541B" w14:textId="77777777" w:rsidTr="00341985">
        <w:tc>
          <w:tcPr>
            <w:tcW w:w="815" w:type="dxa"/>
            <w:shd w:val="clear" w:color="auto" w:fill="auto"/>
          </w:tcPr>
          <w:p w14:paraId="7A02137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3CB1CAF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0BC466F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08AF91B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5274D2F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0B143109" w14:textId="77777777" w:rsidTr="00341985">
        <w:tc>
          <w:tcPr>
            <w:tcW w:w="815" w:type="dxa"/>
            <w:shd w:val="clear" w:color="auto" w:fill="auto"/>
            <w:vAlign w:val="center"/>
          </w:tcPr>
          <w:p w14:paraId="3ADA76F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A137FF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920AEC0"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5DCBFE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0BC18E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BC414D1" w14:textId="77777777" w:rsidTr="00341985">
        <w:tc>
          <w:tcPr>
            <w:tcW w:w="815" w:type="dxa"/>
            <w:shd w:val="clear" w:color="auto" w:fill="auto"/>
            <w:vAlign w:val="center"/>
          </w:tcPr>
          <w:p w14:paraId="20A9D4F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E5B4E5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FD90DD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4F4A75B"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8C5150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6635ADF" w14:textId="77777777" w:rsidTr="00341985">
        <w:tc>
          <w:tcPr>
            <w:tcW w:w="815" w:type="dxa"/>
            <w:shd w:val="clear" w:color="auto" w:fill="auto"/>
            <w:vAlign w:val="center"/>
          </w:tcPr>
          <w:p w14:paraId="6C5F722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4AB7FB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2503E6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B7750A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B5E294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FDFAA2F" w14:textId="77777777" w:rsidTr="00341985">
        <w:tc>
          <w:tcPr>
            <w:tcW w:w="815" w:type="dxa"/>
            <w:shd w:val="clear" w:color="auto" w:fill="auto"/>
            <w:vAlign w:val="center"/>
          </w:tcPr>
          <w:p w14:paraId="7CA1E61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A03F7D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547A8A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91EF02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2F0EDC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4D5581B" w14:textId="77777777" w:rsidTr="00341985">
        <w:tc>
          <w:tcPr>
            <w:tcW w:w="815" w:type="dxa"/>
            <w:shd w:val="clear" w:color="auto" w:fill="auto"/>
            <w:vAlign w:val="center"/>
          </w:tcPr>
          <w:p w14:paraId="4290CFA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87BEA6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4DC40F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0B6265E"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6EAB2A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6558583" w14:textId="77777777" w:rsidTr="00341985">
        <w:tc>
          <w:tcPr>
            <w:tcW w:w="815" w:type="dxa"/>
            <w:shd w:val="clear" w:color="auto" w:fill="auto"/>
            <w:vAlign w:val="center"/>
          </w:tcPr>
          <w:p w14:paraId="37A20C0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EB44B1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5B0EC4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F65012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0E96F0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B09DFBF" w14:textId="77777777" w:rsidTr="00341985">
        <w:tc>
          <w:tcPr>
            <w:tcW w:w="815" w:type="dxa"/>
            <w:shd w:val="clear" w:color="auto" w:fill="auto"/>
            <w:vAlign w:val="center"/>
          </w:tcPr>
          <w:p w14:paraId="39EFB2E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BAE35B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550388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195549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8DB95A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06EEBD7" w14:textId="77777777" w:rsidTr="00341985">
        <w:tc>
          <w:tcPr>
            <w:tcW w:w="815" w:type="dxa"/>
            <w:shd w:val="clear" w:color="auto" w:fill="auto"/>
            <w:vAlign w:val="center"/>
          </w:tcPr>
          <w:p w14:paraId="14D96A5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3D08DA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2D70C8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F09186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AFABE9B" w14:textId="77777777" w:rsidR="00EB5A81" w:rsidRPr="009A0CF9" w:rsidRDefault="00EB5A81" w:rsidP="00341985">
            <w:pPr>
              <w:suppressAutoHyphens/>
              <w:autoSpaceDN w:val="0"/>
              <w:textAlignment w:val="baseline"/>
              <w:rPr>
                <w:rFonts w:ascii="Arial" w:eastAsia="Calibri" w:hAnsi="Arial"/>
                <w:sz w:val="14"/>
                <w:rtl/>
              </w:rPr>
            </w:pPr>
          </w:p>
        </w:tc>
      </w:tr>
    </w:tbl>
    <w:p w14:paraId="4A5A8566" w14:textId="77777777" w:rsidR="00EB5A81" w:rsidRPr="009A0CF9" w:rsidRDefault="00EB5A81" w:rsidP="00EB5A81">
      <w:pPr>
        <w:suppressAutoHyphens/>
        <w:autoSpaceDN w:val="0"/>
        <w:jc w:val="both"/>
        <w:textAlignment w:val="baseline"/>
        <w:rPr>
          <w:rFonts w:ascii="Arial" w:eastAsia="Calibri" w:hAnsi="Arial"/>
          <w:sz w:val="18"/>
          <w:szCs w:val="24"/>
        </w:rPr>
      </w:pPr>
    </w:p>
    <w:p w14:paraId="0DBC8249"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4"/>
        <w:gridCol w:w="2077"/>
        <w:gridCol w:w="2068"/>
      </w:tblGrid>
      <w:tr w:rsidR="00EB5A81" w:rsidRPr="009A0CF9" w14:paraId="31479A0C" w14:textId="77777777" w:rsidTr="00341985">
        <w:trPr>
          <w:trHeight w:val="1701"/>
        </w:trPr>
        <w:tc>
          <w:tcPr>
            <w:tcW w:w="2278" w:type="dxa"/>
            <w:shd w:val="clear" w:color="auto" w:fill="auto"/>
            <w:tcMar>
              <w:left w:w="0" w:type="dxa"/>
              <w:right w:w="0" w:type="dxa"/>
            </w:tcMar>
          </w:tcPr>
          <w:p w14:paraId="13DED10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5" w:type="dxa"/>
            <w:shd w:val="clear" w:color="auto" w:fill="auto"/>
            <w:tcMar>
              <w:left w:w="0" w:type="dxa"/>
              <w:right w:w="0" w:type="dxa"/>
            </w:tcMar>
          </w:tcPr>
          <w:p w14:paraId="660607A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10618E0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09919681"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22ED8744"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0D6B0B6E" w14:textId="77777777" w:rsidR="00EB5A81" w:rsidRPr="009A0CF9" w:rsidRDefault="00EB5A81" w:rsidP="00EB5A81">
      <w:pPr>
        <w:spacing w:before="120" w:line="360" w:lineRule="auto"/>
        <w:rPr>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5EA238A0" w14:textId="77777777" w:rsidR="00EB5A81" w:rsidRPr="009A0CF9" w:rsidRDefault="00EB5A81" w:rsidP="00EB5A81">
      <w:pPr>
        <w:spacing w:before="120" w:after="240" w:line="360" w:lineRule="auto"/>
        <w:jc w:val="both"/>
        <w:rPr>
          <w:b/>
          <w:bCs/>
          <w:sz w:val="24"/>
          <w:szCs w:val="24"/>
          <w:u w:val="single"/>
          <w:rtl/>
        </w:rPr>
      </w:pPr>
      <w:r>
        <w:rPr>
          <w:szCs w:val="24"/>
          <w:rtl/>
        </w:rPr>
        <w:br w:type="page"/>
      </w:r>
      <w:r w:rsidRPr="009A0CF9">
        <w:rPr>
          <w:rFonts w:hint="cs"/>
          <w:b/>
          <w:bCs/>
          <w:sz w:val="24"/>
          <w:szCs w:val="24"/>
          <w:u w:val="single"/>
          <w:rtl/>
        </w:rPr>
        <w:t xml:space="preserve">6.3 </w:t>
      </w:r>
      <w:r w:rsidRPr="009A0CF9">
        <w:rPr>
          <w:rFonts w:hint="cs"/>
          <w:b/>
          <w:bCs/>
          <w:sz w:val="24"/>
          <w:szCs w:val="24"/>
          <w:u w:val="single"/>
          <w:rtl/>
        </w:rPr>
        <w:tab/>
        <w:t xml:space="preserve">נספח מס' 3 </w:t>
      </w:r>
      <w:r w:rsidRPr="009A0CF9">
        <w:rPr>
          <w:b/>
          <w:bCs/>
          <w:sz w:val="24"/>
          <w:szCs w:val="24"/>
          <w:u w:val="single"/>
          <w:rtl/>
        </w:rPr>
        <w:t>–</w:t>
      </w:r>
      <w:r w:rsidRPr="009A0CF9">
        <w:rPr>
          <w:rFonts w:hint="cs"/>
          <w:b/>
          <w:bCs/>
          <w:sz w:val="24"/>
          <w:szCs w:val="24"/>
          <w:u w:val="single"/>
          <w:rtl/>
        </w:rPr>
        <w:t xml:space="preserve"> </w:t>
      </w:r>
      <w:r w:rsidRPr="009A0CF9">
        <w:rPr>
          <w:b/>
          <w:bCs/>
          <w:sz w:val="24"/>
          <w:szCs w:val="24"/>
          <w:u w:val="single"/>
          <w:rtl/>
        </w:rPr>
        <w:t xml:space="preserve">בדיקות </w:t>
      </w:r>
      <w:r w:rsidRPr="009A0CF9">
        <w:rPr>
          <w:rFonts w:hint="cs"/>
          <w:b/>
          <w:bCs/>
          <w:sz w:val="24"/>
          <w:szCs w:val="24"/>
          <w:u w:val="single"/>
          <w:rtl/>
        </w:rPr>
        <w:t xml:space="preserve">נדרשות </w:t>
      </w:r>
      <w:r w:rsidRPr="009A0CF9">
        <w:rPr>
          <w:b/>
          <w:bCs/>
          <w:sz w:val="24"/>
          <w:szCs w:val="24"/>
          <w:u w:val="single"/>
          <w:rtl/>
        </w:rPr>
        <w:t>–</w:t>
      </w:r>
      <w:r w:rsidRPr="009A0CF9">
        <w:rPr>
          <w:rFonts w:hint="cs"/>
          <w:b/>
          <w:bCs/>
          <w:sz w:val="24"/>
          <w:szCs w:val="24"/>
          <w:u w:val="single"/>
          <w:rtl/>
        </w:rPr>
        <w:t xml:space="preserve"> מעבדה ויועצים (דוגמא)</w:t>
      </w:r>
    </w:p>
    <w:p w14:paraId="10633EC6" w14:textId="77777777" w:rsidR="00EB5A81" w:rsidRPr="009A0CF9" w:rsidRDefault="00EB5A81" w:rsidP="00EB5A81">
      <w:pPr>
        <w:jc w:val="center"/>
        <w:outlineLvl w:val="0"/>
        <w:rPr>
          <w:rFonts w:ascii="Times" w:hAnsi="Times"/>
          <w:b/>
          <w:bCs/>
          <w:sz w:val="24"/>
          <w:szCs w:val="24"/>
          <w:u w:val="single"/>
          <w:rtl/>
        </w:rPr>
      </w:pPr>
      <w:r w:rsidRPr="009A0CF9">
        <w:rPr>
          <w:rFonts w:ascii="Times" w:hAnsi="Times" w:hint="cs"/>
          <w:b/>
          <w:bCs/>
          <w:sz w:val="24"/>
          <w:szCs w:val="24"/>
          <w:u w:val="single"/>
          <w:rtl/>
        </w:rPr>
        <w:t>(דוגמא)</w:t>
      </w:r>
    </w:p>
    <w:p w14:paraId="4A6BF3F1" w14:textId="77777777" w:rsidR="00EB5A81" w:rsidRPr="009A0CF9" w:rsidRDefault="00EB5A81" w:rsidP="00EB5A81">
      <w:pPr>
        <w:jc w:val="center"/>
        <w:outlineLvl w:val="0"/>
        <w:rPr>
          <w:rFonts w:ascii="Times" w:hAnsi="Times"/>
          <w:b/>
          <w:bCs/>
          <w:sz w:val="24"/>
          <w:szCs w:val="24"/>
          <w:u w:val="single"/>
          <w:rtl/>
        </w:rPr>
      </w:pPr>
      <w:r w:rsidRPr="009A0CF9">
        <w:rPr>
          <w:rFonts w:ascii="Times" w:hAnsi="Times" w:hint="cs"/>
          <w:b/>
          <w:bCs/>
          <w:sz w:val="24"/>
          <w:szCs w:val="24"/>
          <w:u w:val="single"/>
          <w:rtl/>
        </w:rPr>
        <w:t>פרוגרמה רעיונית - בדיקות לאתר</w:t>
      </w:r>
    </w:p>
    <w:p w14:paraId="2A7A3F5E" w14:textId="77777777" w:rsidR="00EB5A81" w:rsidRPr="009A0CF9" w:rsidRDefault="00EB5A81" w:rsidP="00EB5A81">
      <w:pPr>
        <w:ind w:left="2880"/>
        <w:rPr>
          <w:rFonts w:ascii="Times" w:hAnsi="Times"/>
          <w:b/>
          <w:bCs/>
          <w:u w:val="single"/>
          <w:rtl/>
        </w:rPr>
      </w:pPr>
    </w:p>
    <w:p w14:paraId="2EDDB252" w14:textId="77777777" w:rsidR="00EB5A81" w:rsidRPr="009A0CF9" w:rsidRDefault="00EB5A81" w:rsidP="00EB5A81">
      <w:pPr>
        <w:jc w:val="both"/>
        <w:rPr>
          <w:rFonts w:ascii="Times" w:hAnsi="Times"/>
          <w:rtl/>
        </w:rPr>
      </w:pPr>
      <w:r w:rsidRPr="009A0CF9">
        <w:rPr>
          <w:rFonts w:ascii="Times" w:hAnsi="Times" w:hint="cs"/>
          <w:b/>
          <w:bCs/>
          <w:rtl/>
        </w:rPr>
        <w:t>תאריך עדכון:</w:t>
      </w:r>
      <w:r w:rsidRPr="009A0CF9">
        <w:rPr>
          <w:rFonts w:ascii="Times" w:hAnsi="Times" w:hint="cs"/>
          <w:b/>
          <w:bCs/>
          <w:u w:val="single"/>
          <w:rtl/>
        </w:rPr>
        <w:t>_________</w:t>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p>
    <w:p w14:paraId="0A0EBDF9" w14:textId="77777777" w:rsidR="00EB5A81" w:rsidRPr="009A0CF9" w:rsidRDefault="00EB5A81" w:rsidP="00EB5A81">
      <w:pPr>
        <w:ind w:left="2880"/>
        <w:rPr>
          <w:rFonts w:ascii="Times" w:hAnsi="Times"/>
          <w:b/>
          <w:bCs/>
          <w:u w:val="single"/>
          <w:rtl/>
        </w:rPr>
      </w:pPr>
    </w:p>
    <w:p w14:paraId="729AA630" w14:textId="77777777" w:rsidR="00EB5A81" w:rsidRPr="009A0CF9" w:rsidRDefault="00EB5A81" w:rsidP="00EB5A81">
      <w:pPr>
        <w:numPr>
          <w:ilvl w:val="0"/>
          <w:numId w:val="34"/>
        </w:numPr>
        <w:rPr>
          <w:rFonts w:ascii="Times" w:hAnsi="Times"/>
          <w:b/>
          <w:bCs/>
          <w:u w:val="single"/>
        </w:rPr>
      </w:pPr>
      <w:r w:rsidRPr="009A0CF9">
        <w:rPr>
          <w:rFonts w:ascii="Times" w:hAnsi="Times" w:hint="cs"/>
          <w:rtl/>
        </w:rPr>
        <w:t xml:space="preserve"> עם תחילת העבודה יש לבצע פגישה עם מעבדה מורשית והקבלן הראשי להגדרת פרוגרמת הבדיקות הנדרשות לאתר ע"פ דרישות החוק, דרישת רשויות לטופס 4 ותעודת גמר, דרישות יועצים, מנהל פרויקט וכד'.</w:t>
      </w:r>
    </w:p>
    <w:p w14:paraId="31E66A23" w14:textId="77777777" w:rsidR="00EB5A81" w:rsidRPr="009A0CF9" w:rsidRDefault="00EB5A81" w:rsidP="00EB5A81">
      <w:pPr>
        <w:rPr>
          <w:rFonts w:ascii="Times" w:hAnsi="Times"/>
          <w:b/>
          <w:bCs/>
          <w:u w:val="single"/>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5"/>
        <w:gridCol w:w="1230"/>
        <w:gridCol w:w="2370"/>
        <w:gridCol w:w="1304"/>
        <w:gridCol w:w="1235"/>
        <w:gridCol w:w="1562"/>
      </w:tblGrid>
      <w:tr w:rsidR="00EB5A81" w:rsidRPr="009A0CF9" w14:paraId="133763F2" w14:textId="77777777" w:rsidTr="00341985">
        <w:trPr>
          <w:tblHeader/>
        </w:trPr>
        <w:tc>
          <w:tcPr>
            <w:tcW w:w="615" w:type="dxa"/>
            <w:shd w:val="clear" w:color="auto" w:fill="D9D9D9"/>
          </w:tcPr>
          <w:p w14:paraId="6F828D5D" w14:textId="77777777" w:rsidR="00EB5A81" w:rsidRPr="009A0CF9" w:rsidRDefault="00EB5A81" w:rsidP="00341985">
            <w:pPr>
              <w:rPr>
                <w:rFonts w:ascii="Times" w:hAnsi="Times"/>
                <w:b/>
                <w:bCs/>
              </w:rPr>
            </w:pPr>
            <w:r w:rsidRPr="009A0CF9">
              <w:rPr>
                <w:rFonts w:ascii="Times" w:hAnsi="Times"/>
                <w:b/>
                <w:bCs/>
                <w:rtl/>
              </w:rPr>
              <w:t>מס'</w:t>
            </w:r>
          </w:p>
        </w:tc>
        <w:tc>
          <w:tcPr>
            <w:tcW w:w="1269" w:type="dxa"/>
            <w:shd w:val="clear" w:color="auto" w:fill="D9D9D9"/>
          </w:tcPr>
          <w:p w14:paraId="7E762204" w14:textId="77777777" w:rsidR="00EB5A81" w:rsidRPr="009A0CF9" w:rsidRDefault="00EB5A81" w:rsidP="00341985">
            <w:pPr>
              <w:rPr>
                <w:rFonts w:ascii="Times" w:hAnsi="Times"/>
                <w:b/>
                <w:bCs/>
              </w:rPr>
            </w:pPr>
            <w:r w:rsidRPr="009A0CF9">
              <w:rPr>
                <w:rFonts w:ascii="Times" w:hAnsi="Times"/>
                <w:b/>
                <w:bCs/>
                <w:rtl/>
              </w:rPr>
              <w:t>פרק</w:t>
            </w:r>
          </w:p>
        </w:tc>
        <w:tc>
          <w:tcPr>
            <w:tcW w:w="2813" w:type="dxa"/>
            <w:shd w:val="clear" w:color="auto" w:fill="D9D9D9"/>
          </w:tcPr>
          <w:p w14:paraId="1503EFC3" w14:textId="77777777" w:rsidR="00EB5A81" w:rsidRPr="009A0CF9" w:rsidRDefault="00EB5A81" w:rsidP="00341985">
            <w:pPr>
              <w:rPr>
                <w:rFonts w:ascii="Times" w:hAnsi="Times"/>
                <w:b/>
                <w:bCs/>
              </w:rPr>
            </w:pPr>
            <w:r w:rsidRPr="009A0CF9">
              <w:rPr>
                <w:rFonts w:ascii="Times" w:hAnsi="Times"/>
                <w:b/>
                <w:bCs/>
                <w:rtl/>
              </w:rPr>
              <w:t>הבדיקה עפ"י שלבי העבודה</w:t>
            </w:r>
          </w:p>
        </w:tc>
        <w:tc>
          <w:tcPr>
            <w:tcW w:w="1406" w:type="dxa"/>
            <w:shd w:val="clear" w:color="auto" w:fill="D9D9D9"/>
          </w:tcPr>
          <w:p w14:paraId="5311CC81" w14:textId="77777777" w:rsidR="00EB5A81" w:rsidRPr="009A0CF9" w:rsidRDefault="00EB5A81" w:rsidP="00341985">
            <w:pPr>
              <w:rPr>
                <w:rFonts w:ascii="Times" w:hAnsi="Times"/>
                <w:b/>
                <w:bCs/>
              </w:rPr>
            </w:pPr>
            <w:r w:rsidRPr="009A0CF9">
              <w:rPr>
                <w:rFonts w:ascii="Times" w:hAnsi="Times"/>
                <w:b/>
                <w:bCs/>
                <w:rtl/>
              </w:rPr>
              <w:t>מבוצע ע"י</w:t>
            </w:r>
          </w:p>
        </w:tc>
        <w:tc>
          <w:tcPr>
            <w:tcW w:w="1370" w:type="dxa"/>
            <w:shd w:val="clear" w:color="auto" w:fill="D9D9D9"/>
          </w:tcPr>
          <w:p w14:paraId="6CDF4155" w14:textId="77777777" w:rsidR="00EB5A81" w:rsidRPr="009A0CF9" w:rsidRDefault="00EB5A81" w:rsidP="00341985">
            <w:pPr>
              <w:rPr>
                <w:rFonts w:ascii="Times" w:hAnsi="Times"/>
                <w:b/>
                <w:bCs/>
              </w:rPr>
            </w:pPr>
            <w:r w:rsidRPr="009A0CF9">
              <w:rPr>
                <w:rFonts w:ascii="Times" w:hAnsi="Times"/>
                <w:b/>
                <w:bCs/>
                <w:rtl/>
              </w:rPr>
              <w:t>תאריך מתוכנן לביצוע הבדיקה</w:t>
            </w:r>
          </w:p>
        </w:tc>
        <w:tc>
          <w:tcPr>
            <w:tcW w:w="1905" w:type="dxa"/>
            <w:shd w:val="clear" w:color="auto" w:fill="D9D9D9"/>
          </w:tcPr>
          <w:p w14:paraId="4BDA5D3A" w14:textId="77777777" w:rsidR="00EB5A81" w:rsidRPr="009A0CF9" w:rsidRDefault="00EB5A81" w:rsidP="00341985">
            <w:pPr>
              <w:rPr>
                <w:rFonts w:ascii="Times" w:hAnsi="Times"/>
                <w:b/>
                <w:bCs/>
              </w:rPr>
            </w:pPr>
            <w:r w:rsidRPr="009A0CF9">
              <w:rPr>
                <w:rFonts w:ascii="Times" w:hAnsi="Times" w:hint="cs"/>
                <w:b/>
                <w:bCs/>
                <w:rtl/>
              </w:rPr>
              <w:t>ביצוע</w:t>
            </w:r>
          </w:p>
        </w:tc>
      </w:tr>
      <w:tr w:rsidR="00EB5A81" w:rsidRPr="009A0CF9" w14:paraId="04F98412" w14:textId="77777777" w:rsidTr="00341985">
        <w:tc>
          <w:tcPr>
            <w:tcW w:w="615" w:type="dxa"/>
            <w:shd w:val="clear" w:color="auto" w:fill="auto"/>
          </w:tcPr>
          <w:p w14:paraId="4F0207A4" w14:textId="77777777" w:rsidR="00EB5A81" w:rsidRPr="009A0CF9" w:rsidRDefault="00EB5A81" w:rsidP="00341985">
            <w:pPr>
              <w:jc w:val="right"/>
              <w:rPr>
                <w:rFonts w:ascii="Times" w:hAnsi="Times"/>
                <w:rtl/>
              </w:rPr>
            </w:pPr>
            <w:r w:rsidRPr="009A0CF9">
              <w:rPr>
                <w:rFonts w:ascii="Times" w:hAnsi="Times" w:hint="cs"/>
                <w:rtl/>
              </w:rPr>
              <w:t>1</w:t>
            </w:r>
          </w:p>
        </w:tc>
        <w:tc>
          <w:tcPr>
            <w:tcW w:w="1269" w:type="dxa"/>
            <w:shd w:val="clear" w:color="auto" w:fill="auto"/>
          </w:tcPr>
          <w:p w14:paraId="1BEBF86B" w14:textId="77777777" w:rsidR="00EB5A81" w:rsidRPr="009A0CF9" w:rsidRDefault="00EB5A81" w:rsidP="00341985">
            <w:pPr>
              <w:jc w:val="right"/>
              <w:rPr>
                <w:rFonts w:ascii="Times" w:hAnsi="Times"/>
              </w:rPr>
            </w:pPr>
            <w:r w:rsidRPr="009A0CF9">
              <w:rPr>
                <w:rFonts w:ascii="Times" w:hAnsi="Times" w:hint="cs"/>
                <w:rtl/>
              </w:rPr>
              <w:t>כלונסאות</w:t>
            </w:r>
          </w:p>
        </w:tc>
        <w:tc>
          <w:tcPr>
            <w:tcW w:w="2813" w:type="dxa"/>
            <w:shd w:val="clear" w:color="auto" w:fill="auto"/>
          </w:tcPr>
          <w:p w14:paraId="46A5F28B" w14:textId="77777777" w:rsidR="00EB5A81" w:rsidRPr="009A0CF9" w:rsidRDefault="00EB5A81" w:rsidP="00341985">
            <w:pPr>
              <w:jc w:val="right"/>
              <w:rPr>
                <w:rFonts w:ascii="Times" w:hAnsi="Times"/>
                <w:rtl/>
              </w:rPr>
            </w:pPr>
            <w:r w:rsidRPr="009A0CF9">
              <w:rPr>
                <w:rFonts w:ascii="Times" w:hAnsi="Times" w:hint="cs"/>
                <w:rtl/>
              </w:rPr>
              <w:t>בדיקת הבטונייט</w:t>
            </w:r>
          </w:p>
        </w:tc>
        <w:tc>
          <w:tcPr>
            <w:tcW w:w="1406" w:type="dxa"/>
            <w:shd w:val="clear" w:color="auto" w:fill="auto"/>
          </w:tcPr>
          <w:p w14:paraId="675697E2"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000DADB2" w14:textId="77777777" w:rsidR="00EB5A81" w:rsidRPr="009A0CF9" w:rsidRDefault="00EB5A81" w:rsidP="00341985">
            <w:pPr>
              <w:jc w:val="right"/>
              <w:rPr>
                <w:rFonts w:ascii="Times" w:hAnsi="Times"/>
                <w:rtl/>
              </w:rPr>
            </w:pPr>
          </w:p>
        </w:tc>
        <w:tc>
          <w:tcPr>
            <w:tcW w:w="1905" w:type="dxa"/>
            <w:shd w:val="clear" w:color="auto" w:fill="auto"/>
          </w:tcPr>
          <w:p w14:paraId="27CD2B0E" w14:textId="77777777" w:rsidR="00EB5A81" w:rsidRPr="009A0CF9" w:rsidRDefault="00EB5A81" w:rsidP="00341985">
            <w:pPr>
              <w:jc w:val="right"/>
              <w:rPr>
                <w:rFonts w:ascii="Times" w:hAnsi="Times"/>
                <w:rtl/>
              </w:rPr>
            </w:pPr>
          </w:p>
        </w:tc>
      </w:tr>
      <w:tr w:rsidR="00EB5A81" w:rsidRPr="009A0CF9" w14:paraId="019F9CED" w14:textId="77777777" w:rsidTr="00341985">
        <w:tc>
          <w:tcPr>
            <w:tcW w:w="615" w:type="dxa"/>
            <w:shd w:val="clear" w:color="auto" w:fill="auto"/>
          </w:tcPr>
          <w:p w14:paraId="734C4854" w14:textId="77777777" w:rsidR="00EB5A81" w:rsidRPr="009A0CF9" w:rsidRDefault="00EB5A81" w:rsidP="00341985">
            <w:pPr>
              <w:jc w:val="right"/>
              <w:rPr>
                <w:rFonts w:ascii="Times" w:hAnsi="Times"/>
                <w:rtl/>
              </w:rPr>
            </w:pPr>
            <w:r w:rsidRPr="009A0CF9">
              <w:rPr>
                <w:rFonts w:ascii="Times" w:hAnsi="Times"/>
              </w:rPr>
              <w:t>2</w:t>
            </w:r>
          </w:p>
        </w:tc>
        <w:tc>
          <w:tcPr>
            <w:tcW w:w="1269" w:type="dxa"/>
            <w:shd w:val="clear" w:color="auto" w:fill="auto"/>
          </w:tcPr>
          <w:p w14:paraId="507FBBA5" w14:textId="77777777" w:rsidR="00EB5A81" w:rsidRPr="009A0CF9" w:rsidRDefault="00EB5A81" w:rsidP="00341985">
            <w:pPr>
              <w:jc w:val="right"/>
              <w:rPr>
                <w:rFonts w:ascii="Times" w:hAnsi="Times"/>
              </w:rPr>
            </w:pPr>
          </w:p>
        </w:tc>
        <w:tc>
          <w:tcPr>
            <w:tcW w:w="2813" w:type="dxa"/>
            <w:shd w:val="clear" w:color="auto" w:fill="auto"/>
          </w:tcPr>
          <w:p w14:paraId="4F4E8FF8" w14:textId="77777777" w:rsidR="00EB5A81" w:rsidRPr="009A0CF9" w:rsidRDefault="00EB5A81" w:rsidP="00341985">
            <w:pPr>
              <w:jc w:val="right"/>
              <w:rPr>
                <w:rFonts w:ascii="Times" w:hAnsi="Times"/>
                <w:rtl/>
              </w:rPr>
            </w:pPr>
            <w:r w:rsidRPr="009A0CF9">
              <w:rPr>
                <w:rFonts w:ascii="Times" w:hAnsi="Times" w:hint="cs"/>
                <w:rtl/>
              </w:rPr>
              <w:t>בדיקת חוזק בטון טרי המשמש ליציקת הכלונסאות (1/3 מכמות הבטון המפוזר או לפי דרישת היועץ)</w:t>
            </w:r>
          </w:p>
        </w:tc>
        <w:tc>
          <w:tcPr>
            <w:tcW w:w="1406" w:type="dxa"/>
            <w:shd w:val="clear" w:color="auto" w:fill="auto"/>
          </w:tcPr>
          <w:p w14:paraId="13F5ED92"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5CA7B0A9" w14:textId="77777777" w:rsidR="00EB5A81" w:rsidRPr="009A0CF9" w:rsidRDefault="00EB5A81" w:rsidP="00341985">
            <w:pPr>
              <w:jc w:val="right"/>
              <w:rPr>
                <w:rFonts w:ascii="Times" w:hAnsi="Times"/>
                <w:rtl/>
              </w:rPr>
            </w:pPr>
          </w:p>
        </w:tc>
        <w:tc>
          <w:tcPr>
            <w:tcW w:w="1905" w:type="dxa"/>
            <w:shd w:val="clear" w:color="auto" w:fill="auto"/>
          </w:tcPr>
          <w:p w14:paraId="28312D32" w14:textId="77777777" w:rsidR="00EB5A81" w:rsidRPr="009A0CF9" w:rsidRDefault="00EB5A81" w:rsidP="00341985">
            <w:pPr>
              <w:jc w:val="right"/>
              <w:rPr>
                <w:rFonts w:ascii="Times" w:hAnsi="Times"/>
                <w:rtl/>
              </w:rPr>
            </w:pPr>
          </w:p>
        </w:tc>
      </w:tr>
      <w:tr w:rsidR="00EB5A81" w:rsidRPr="009A0CF9" w14:paraId="4EE3916C" w14:textId="77777777" w:rsidTr="00341985">
        <w:tc>
          <w:tcPr>
            <w:tcW w:w="615" w:type="dxa"/>
            <w:shd w:val="clear" w:color="auto" w:fill="auto"/>
          </w:tcPr>
          <w:p w14:paraId="6353E7B1" w14:textId="77777777" w:rsidR="00EB5A81" w:rsidRPr="009A0CF9" w:rsidRDefault="00EB5A81" w:rsidP="00341985">
            <w:pPr>
              <w:jc w:val="right"/>
              <w:rPr>
                <w:rFonts w:ascii="Times" w:hAnsi="Times"/>
                <w:rtl/>
              </w:rPr>
            </w:pPr>
            <w:r w:rsidRPr="009A0CF9">
              <w:rPr>
                <w:rFonts w:ascii="Times" w:hAnsi="Times"/>
              </w:rPr>
              <w:t>3</w:t>
            </w:r>
          </w:p>
        </w:tc>
        <w:tc>
          <w:tcPr>
            <w:tcW w:w="1269" w:type="dxa"/>
            <w:shd w:val="clear" w:color="auto" w:fill="auto"/>
          </w:tcPr>
          <w:p w14:paraId="24EC68F7" w14:textId="77777777" w:rsidR="00EB5A81" w:rsidRPr="009A0CF9" w:rsidRDefault="00EB5A81" w:rsidP="00341985">
            <w:pPr>
              <w:jc w:val="right"/>
              <w:rPr>
                <w:rFonts w:ascii="Times" w:hAnsi="Times"/>
              </w:rPr>
            </w:pPr>
          </w:p>
        </w:tc>
        <w:tc>
          <w:tcPr>
            <w:tcW w:w="2813" w:type="dxa"/>
            <w:shd w:val="clear" w:color="auto" w:fill="auto"/>
          </w:tcPr>
          <w:p w14:paraId="1C838DBF" w14:textId="77777777" w:rsidR="00EB5A81" w:rsidRPr="009A0CF9" w:rsidRDefault="00EB5A81" w:rsidP="00341985">
            <w:pPr>
              <w:jc w:val="right"/>
              <w:rPr>
                <w:rFonts w:ascii="Times" w:hAnsi="Times"/>
                <w:rtl/>
              </w:rPr>
            </w:pPr>
            <w:r w:rsidRPr="009A0CF9">
              <w:rPr>
                <w:rFonts w:ascii="Times" w:hAnsi="Times" w:hint="cs"/>
                <w:rtl/>
              </w:rPr>
              <w:t>בדיקה סונית</w:t>
            </w:r>
          </w:p>
        </w:tc>
        <w:tc>
          <w:tcPr>
            <w:tcW w:w="1406" w:type="dxa"/>
            <w:shd w:val="clear" w:color="auto" w:fill="auto"/>
          </w:tcPr>
          <w:p w14:paraId="7DE18CD5"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50E4CD46" w14:textId="77777777" w:rsidR="00EB5A81" w:rsidRPr="009A0CF9" w:rsidRDefault="00EB5A81" w:rsidP="00341985">
            <w:pPr>
              <w:jc w:val="right"/>
              <w:rPr>
                <w:rFonts w:ascii="Times" w:hAnsi="Times"/>
                <w:rtl/>
              </w:rPr>
            </w:pPr>
          </w:p>
        </w:tc>
        <w:tc>
          <w:tcPr>
            <w:tcW w:w="1905" w:type="dxa"/>
            <w:shd w:val="clear" w:color="auto" w:fill="auto"/>
          </w:tcPr>
          <w:p w14:paraId="74A3E70B" w14:textId="77777777" w:rsidR="00EB5A81" w:rsidRPr="009A0CF9" w:rsidRDefault="00EB5A81" w:rsidP="00341985">
            <w:pPr>
              <w:jc w:val="right"/>
              <w:rPr>
                <w:rFonts w:ascii="Times" w:hAnsi="Times"/>
                <w:rtl/>
              </w:rPr>
            </w:pPr>
          </w:p>
        </w:tc>
      </w:tr>
      <w:tr w:rsidR="00EB5A81" w:rsidRPr="009A0CF9" w14:paraId="28425AAB" w14:textId="77777777" w:rsidTr="00341985">
        <w:tc>
          <w:tcPr>
            <w:tcW w:w="615" w:type="dxa"/>
            <w:shd w:val="clear" w:color="auto" w:fill="auto"/>
          </w:tcPr>
          <w:p w14:paraId="0B4EC2F7" w14:textId="77777777" w:rsidR="00EB5A81" w:rsidRPr="009A0CF9" w:rsidRDefault="00EB5A81" w:rsidP="00341985">
            <w:pPr>
              <w:jc w:val="right"/>
              <w:rPr>
                <w:rFonts w:ascii="Times" w:hAnsi="Times"/>
                <w:rtl/>
              </w:rPr>
            </w:pPr>
            <w:r w:rsidRPr="009A0CF9">
              <w:rPr>
                <w:rFonts w:ascii="Times" w:hAnsi="Times"/>
              </w:rPr>
              <w:t>4</w:t>
            </w:r>
          </w:p>
        </w:tc>
        <w:tc>
          <w:tcPr>
            <w:tcW w:w="1269" w:type="dxa"/>
            <w:shd w:val="clear" w:color="auto" w:fill="auto"/>
          </w:tcPr>
          <w:p w14:paraId="679A3254" w14:textId="77777777" w:rsidR="00EB5A81" w:rsidRPr="009A0CF9" w:rsidRDefault="00EB5A81" w:rsidP="00341985">
            <w:pPr>
              <w:jc w:val="right"/>
              <w:rPr>
                <w:rFonts w:ascii="Times" w:hAnsi="Times"/>
              </w:rPr>
            </w:pPr>
          </w:p>
        </w:tc>
        <w:tc>
          <w:tcPr>
            <w:tcW w:w="2813" w:type="dxa"/>
            <w:shd w:val="clear" w:color="auto" w:fill="auto"/>
          </w:tcPr>
          <w:p w14:paraId="2189ADFD" w14:textId="77777777" w:rsidR="00EB5A81" w:rsidRPr="009A0CF9" w:rsidRDefault="00EB5A81" w:rsidP="00341985">
            <w:pPr>
              <w:jc w:val="right"/>
              <w:rPr>
                <w:rFonts w:ascii="Times" w:hAnsi="Times"/>
                <w:rtl/>
              </w:rPr>
            </w:pPr>
            <w:r w:rsidRPr="009A0CF9">
              <w:rPr>
                <w:rFonts w:ascii="Times" w:hAnsi="Times" w:hint="cs"/>
                <w:rtl/>
              </w:rPr>
              <w:t>בדיקה אולטרא -סונית</w:t>
            </w:r>
          </w:p>
        </w:tc>
        <w:tc>
          <w:tcPr>
            <w:tcW w:w="1406" w:type="dxa"/>
            <w:shd w:val="clear" w:color="auto" w:fill="auto"/>
          </w:tcPr>
          <w:p w14:paraId="39E484D9"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0EC94CAE" w14:textId="77777777" w:rsidR="00EB5A81" w:rsidRPr="009A0CF9" w:rsidRDefault="00EB5A81" w:rsidP="00341985">
            <w:pPr>
              <w:jc w:val="right"/>
              <w:rPr>
                <w:rFonts w:ascii="Times" w:hAnsi="Times"/>
                <w:rtl/>
              </w:rPr>
            </w:pPr>
          </w:p>
        </w:tc>
        <w:tc>
          <w:tcPr>
            <w:tcW w:w="1905" w:type="dxa"/>
            <w:shd w:val="clear" w:color="auto" w:fill="auto"/>
          </w:tcPr>
          <w:p w14:paraId="5B8F6C80" w14:textId="77777777" w:rsidR="00EB5A81" w:rsidRPr="009A0CF9" w:rsidRDefault="00EB5A81" w:rsidP="00341985">
            <w:pPr>
              <w:jc w:val="right"/>
              <w:rPr>
                <w:rFonts w:ascii="Times" w:hAnsi="Times"/>
                <w:rtl/>
              </w:rPr>
            </w:pPr>
          </w:p>
        </w:tc>
      </w:tr>
      <w:tr w:rsidR="00EB5A81" w:rsidRPr="009A0CF9" w14:paraId="1BCE8D09" w14:textId="77777777" w:rsidTr="00341985">
        <w:tc>
          <w:tcPr>
            <w:tcW w:w="615" w:type="dxa"/>
            <w:shd w:val="clear" w:color="auto" w:fill="auto"/>
          </w:tcPr>
          <w:p w14:paraId="149D28BE" w14:textId="77777777" w:rsidR="00EB5A81" w:rsidRPr="009A0CF9" w:rsidRDefault="00EB5A81" w:rsidP="00341985">
            <w:pPr>
              <w:jc w:val="right"/>
              <w:rPr>
                <w:rFonts w:ascii="Times" w:hAnsi="Times"/>
                <w:rtl/>
              </w:rPr>
            </w:pPr>
            <w:r w:rsidRPr="009A0CF9">
              <w:rPr>
                <w:rFonts w:ascii="Times" w:hAnsi="Times"/>
              </w:rPr>
              <w:t>5</w:t>
            </w:r>
          </w:p>
        </w:tc>
        <w:tc>
          <w:tcPr>
            <w:tcW w:w="1269" w:type="dxa"/>
            <w:shd w:val="clear" w:color="auto" w:fill="auto"/>
          </w:tcPr>
          <w:p w14:paraId="6C30B399" w14:textId="77777777" w:rsidR="00EB5A81" w:rsidRPr="009A0CF9" w:rsidRDefault="00EB5A81" w:rsidP="00341985">
            <w:pPr>
              <w:jc w:val="right"/>
              <w:rPr>
                <w:rFonts w:ascii="Times" w:hAnsi="Times"/>
                <w:rtl/>
              </w:rPr>
            </w:pPr>
            <w:r w:rsidRPr="009A0CF9">
              <w:rPr>
                <w:rFonts w:ascii="Times" w:hAnsi="Times" w:hint="cs"/>
                <w:rtl/>
              </w:rPr>
              <w:t>עפר</w:t>
            </w:r>
          </w:p>
        </w:tc>
        <w:tc>
          <w:tcPr>
            <w:tcW w:w="2813" w:type="dxa"/>
            <w:shd w:val="clear" w:color="auto" w:fill="auto"/>
          </w:tcPr>
          <w:p w14:paraId="2366E5BA" w14:textId="77777777" w:rsidR="00EB5A81" w:rsidRPr="009A0CF9" w:rsidRDefault="00EB5A81" w:rsidP="00341985">
            <w:pPr>
              <w:jc w:val="right"/>
              <w:rPr>
                <w:rFonts w:ascii="Times" w:hAnsi="Times"/>
                <w:rtl/>
              </w:rPr>
            </w:pPr>
            <w:r w:rsidRPr="009A0CF9">
              <w:rPr>
                <w:rFonts w:ascii="Times" w:hAnsi="Times" w:hint="cs"/>
                <w:rtl/>
              </w:rPr>
              <w:t>הידוק תשתיות</w:t>
            </w:r>
          </w:p>
        </w:tc>
        <w:tc>
          <w:tcPr>
            <w:tcW w:w="1406" w:type="dxa"/>
            <w:shd w:val="clear" w:color="auto" w:fill="auto"/>
          </w:tcPr>
          <w:p w14:paraId="3D87CED6"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1E16BF69" w14:textId="77777777" w:rsidR="00EB5A81" w:rsidRPr="009A0CF9" w:rsidRDefault="00EB5A81" w:rsidP="00341985">
            <w:pPr>
              <w:jc w:val="right"/>
              <w:rPr>
                <w:rFonts w:ascii="Times" w:hAnsi="Times"/>
                <w:rtl/>
              </w:rPr>
            </w:pPr>
          </w:p>
        </w:tc>
        <w:tc>
          <w:tcPr>
            <w:tcW w:w="1905" w:type="dxa"/>
            <w:shd w:val="clear" w:color="auto" w:fill="auto"/>
          </w:tcPr>
          <w:p w14:paraId="69B9E68D" w14:textId="77777777" w:rsidR="00EB5A81" w:rsidRPr="009A0CF9" w:rsidRDefault="00EB5A81" w:rsidP="00341985">
            <w:pPr>
              <w:jc w:val="right"/>
              <w:rPr>
                <w:rFonts w:ascii="Times" w:hAnsi="Times"/>
                <w:rtl/>
              </w:rPr>
            </w:pPr>
          </w:p>
        </w:tc>
      </w:tr>
      <w:tr w:rsidR="00EB5A81" w:rsidRPr="009A0CF9" w14:paraId="006F0898" w14:textId="77777777" w:rsidTr="00341985">
        <w:tc>
          <w:tcPr>
            <w:tcW w:w="615" w:type="dxa"/>
            <w:shd w:val="clear" w:color="auto" w:fill="auto"/>
          </w:tcPr>
          <w:p w14:paraId="5E0555A1" w14:textId="77777777" w:rsidR="00EB5A81" w:rsidRPr="009A0CF9" w:rsidRDefault="00EB5A81" w:rsidP="00341985">
            <w:pPr>
              <w:jc w:val="right"/>
              <w:rPr>
                <w:rFonts w:ascii="Times" w:hAnsi="Times"/>
                <w:rtl/>
              </w:rPr>
            </w:pPr>
            <w:r w:rsidRPr="009A0CF9">
              <w:rPr>
                <w:rFonts w:ascii="Times" w:hAnsi="Times"/>
              </w:rPr>
              <w:t>6</w:t>
            </w:r>
          </w:p>
        </w:tc>
        <w:tc>
          <w:tcPr>
            <w:tcW w:w="1269" w:type="dxa"/>
            <w:shd w:val="clear" w:color="auto" w:fill="auto"/>
          </w:tcPr>
          <w:p w14:paraId="0DB2E6A5" w14:textId="77777777" w:rsidR="00EB5A81" w:rsidRPr="009A0CF9" w:rsidRDefault="00EB5A81" w:rsidP="00341985">
            <w:pPr>
              <w:jc w:val="right"/>
              <w:rPr>
                <w:rFonts w:ascii="Times" w:hAnsi="Times"/>
              </w:rPr>
            </w:pPr>
          </w:p>
        </w:tc>
        <w:tc>
          <w:tcPr>
            <w:tcW w:w="2813" w:type="dxa"/>
            <w:shd w:val="clear" w:color="auto" w:fill="auto"/>
          </w:tcPr>
          <w:p w14:paraId="234703A9" w14:textId="77777777" w:rsidR="00EB5A81" w:rsidRPr="009A0CF9" w:rsidRDefault="00EB5A81" w:rsidP="00341985">
            <w:pPr>
              <w:jc w:val="right"/>
              <w:rPr>
                <w:rFonts w:ascii="Times" w:hAnsi="Times"/>
                <w:rtl/>
              </w:rPr>
            </w:pPr>
            <w:r w:rsidRPr="009A0CF9">
              <w:rPr>
                <w:rFonts w:ascii="Times" w:hAnsi="Times" w:hint="cs"/>
                <w:rtl/>
              </w:rPr>
              <w:t>בדיקת 100 אחוז לחומר מילוי</w:t>
            </w:r>
          </w:p>
        </w:tc>
        <w:tc>
          <w:tcPr>
            <w:tcW w:w="1406" w:type="dxa"/>
            <w:shd w:val="clear" w:color="auto" w:fill="auto"/>
          </w:tcPr>
          <w:p w14:paraId="76643B50"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7E4472DB" w14:textId="77777777" w:rsidR="00EB5A81" w:rsidRPr="009A0CF9" w:rsidRDefault="00EB5A81" w:rsidP="00341985">
            <w:pPr>
              <w:jc w:val="right"/>
              <w:rPr>
                <w:rFonts w:ascii="Times" w:hAnsi="Times"/>
                <w:rtl/>
              </w:rPr>
            </w:pPr>
          </w:p>
        </w:tc>
        <w:tc>
          <w:tcPr>
            <w:tcW w:w="1905" w:type="dxa"/>
            <w:shd w:val="clear" w:color="auto" w:fill="auto"/>
          </w:tcPr>
          <w:p w14:paraId="22F73312" w14:textId="77777777" w:rsidR="00EB5A81" w:rsidRPr="009A0CF9" w:rsidRDefault="00EB5A81" w:rsidP="00341985">
            <w:pPr>
              <w:jc w:val="right"/>
              <w:rPr>
                <w:rFonts w:ascii="Times" w:hAnsi="Times"/>
                <w:rtl/>
              </w:rPr>
            </w:pPr>
          </w:p>
        </w:tc>
      </w:tr>
      <w:tr w:rsidR="00EB5A81" w:rsidRPr="009A0CF9" w14:paraId="08EC6F2B" w14:textId="77777777" w:rsidTr="00341985">
        <w:tc>
          <w:tcPr>
            <w:tcW w:w="615" w:type="dxa"/>
            <w:shd w:val="clear" w:color="auto" w:fill="auto"/>
          </w:tcPr>
          <w:p w14:paraId="3EA95489" w14:textId="77777777" w:rsidR="00EB5A81" w:rsidRPr="009A0CF9" w:rsidRDefault="00EB5A81" w:rsidP="00341985">
            <w:pPr>
              <w:jc w:val="right"/>
              <w:rPr>
                <w:rFonts w:ascii="Times" w:hAnsi="Times"/>
                <w:rtl/>
              </w:rPr>
            </w:pPr>
            <w:r w:rsidRPr="009A0CF9">
              <w:rPr>
                <w:rFonts w:ascii="Times" w:hAnsi="Times"/>
              </w:rPr>
              <w:t>7</w:t>
            </w:r>
          </w:p>
        </w:tc>
        <w:tc>
          <w:tcPr>
            <w:tcW w:w="1269" w:type="dxa"/>
            <w:shd w:val="clear" w:color="auto" w:fill="auto"/>
          </w:tcPr>
          <w:p w14:paraId="011CD0C9" w14:textId="77777777" w:rsidR="00EB5A81" w:rsidRPr="009A0CF9" w:rsidRDefault="00EB5A81" w:rsidP="00341985">
            <w:pPr>
              <w:jc w:val="right"/>
              <w:rPr>
                <w:rFonts w:ascii="Times" w:hAnsi="Times"/>
                <w:rtl/>
              </w:rPr>
            </w:pPr>
          </w:p>
        </w:tc>
        <w:tc>
          <w:tcPr>
            <w:tcW w:w="2813" w:type="dxa"/>
            <w:shd w:val="clear" w:color="auto" w:fill="auto"/>
          </w:tcPr>
          <w:p w14:paraId="498252C3" w14:textId="77777777" w:rsidR="00EB5A81" w:rsidRPr="009A0CF9" w:rsidRDefault="00EB5A81" w:rsidP="00341985">
            <w:pPr>
              <w:jc w:val="right"/>
              <w:rPr>
                <w:rFonts w:ascii="Times" w:hAnsi="Times"/>
                <w:rtl/>
              </w:rPr>
            </w:pPr>
            <w:r w:rsidRPr="009A0CF9">
              <w:rPr>
                <w:rFonts w:ascii="Times" w:hAnsi="Times" w:hint="cs"/>
                <w:rtl/>
              </w:rPr>
              <w:t>בדיקת שכבות המילוי לפי הנחיות מדוח הקרקע</w:t>
            </w:r>
          </w:p>
        </w:tc>
        <w:tc>
          <w:tcPr>
            <w:tcW w:w="1406" w:type="dxa"/>
            <w:shd w:val="clear" w:color="auto" w:fill="auto"/>
          </w:tcPr>
          <w:p w14:paraId="27ADCEF8"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51E9D403" w14:textId="77777777" w:rsidR="00EB5A81" w:rsidRPr="009A0CF9" w:rsidRDefault="00EB5A81" w:rsidP="00341985">
            <w:pPr>
              <w:jc w:val="right"/>
              <w:rPr>
                <w:rFonts w:ascii="Times" w:hAnsi="Times"/>
                <w:rtl/>
              </w:rPr>
            </w:pPr>
          </w:p>
        </w:tc>
        <w:tc>
          <w:tcPr>
            <w:tcW w:w="1905" w:type="dxa"/>
            <w:shd w:val="clear" w:color="auto" w:fill="auto"/>
          </w:tcPr>
          <w:p w14:paraId="127761B7" w14:textId="77777777" w:rsidR="00EB5A81" w:rsidRPr="009A0CF9" w:rsidRDefault="00EB5A81" w:rsidP="00341985">
            <w:pPr>
              <w:jc w:val="right"/>
              <w:rPr>
                <w:rFonts w:ascii="Times" w:hAnsi="Times"/>
                <w:rtl/>
              </w:rPr>
            </w:pPr>
          </w:p>
        </w:tc>
      </w:tr>
      <w:tr w:rsidR="00EB5A81" w:rsidRPr="009A0CF9" w14:paraId="7D648CD0" w14:textId="77777777" w:rsidTr="00341985">
        <w:tc>
          <w:tcPr>
            <w:tcW w:w="615" w:type="dxa"/>
            <w:shd w:val="clear" w:color="auto" w:fill="auto"/>
          </w:tcPr>
          <w:p w14:paraId="7171753F" w14:textId="77777777" w:rsidR="00EB5A81" w:rsidRPr="009A0CF9" w:rsidRDefault="00EB5A81" w:rsidP="00341985">
            <w:pPr>
              <w:jc w:val="right"/>
              <w:rPr>
                <w:rFonts w:ascii="Times" w:hAnsi="Times"/>
                <w:rtl/>
              </w:rPr>
            </w:pPr>
            <w:r w:rsidRPr="009A0CF9">
              <w:rPr>
                <w:rFonts w:ascii="Times" w:hAnsi="Times"/>
              </w:rPr>
              <w:t>8</w:t>
            </w:r>
          </w:p>
        </w:tc>
        <w:tc>
          <w:tcPr>
            <w:tcW w:w="1269" w:type="dxa"/>
            <w:shd w:val="clear" w:color="auto" w:fill="auto"/>
          </w:tcPr>
          <w:p w14:paraId="28ABEDAC" w14:textId="77777777" w:rsidR="00EB5A81" w:rsidRPr="009A0CF9" w:rsidRDefault="00EB5A81" w:rsidP="00341985">
            <w:pPr>
              <w:jc w:val="right"/>
              <w:rPr>
                <w:rFonts w:ascii="Times" w:hAnsi="Times"/>
                <w:rtl/>
              </w:rPr>
            </w:pPr>
            <w:r w:rsidRPr="009A0CF9">
              <w:rPr>
                <w:rFonts w:ascii="Times" w:hAnsi="Times" w:hint="cs"/>
                <w:rtl/>
              </w:rPr>
              <w:t>שלד</w:t>
            </w:r>
          </w:p>
        </w:tc>
        <w:tc>
          <w:tcPr>
            <w:tcW w:w="2813" w:type="dxa"/>
            <w:shd w:val="clear" w:color="auto" w:fill="auto"/>
          </w:tcPr>
          <w:p w14:paraId="66C995A8" w14:textId="77777777" w:rsidR="00EB5A81" w:rsidRPr="009A0CF9" w:rsidRDefault="00EB5A81" w:rsidP="00341985">
            <w:pPr>
              <w:jc w:val="right"/>
              <w:rPr>
                <w:rFonts w:ascii="Times" w:hAnsi="Times"/>
              </w:rPr>
            </w:pPr>
            <w:r w:rsidRPr="009A0CF9">
              <w:rPr>
                <w:rFonts w:ascii="Times" w:hAnsi="Times"/>
                <w:rtl/>
              </w:rPr>
              <w:t>בדיקת בטונים בכל הממדים והקומות לפי הנדרש</w:t>
            </w:r>
            <w:r w:rsidRPr="009A0CF9">
              <w:rPr>
                <w:rFonts w:ascii="Times" w:hAnsi="Times"/>
              </w:rPr>
              <w:t xml:space="preserve"> </w:t>
            </w:r>
          </w:p>
        </w:tc>
        <w:tc>
          <w:tcPr>
            <w:tcW w:w="1406" w:type="dxa"/>
            <w:shd w:val="clear" w:color="auto" w:fill="auto"/>
          </w:tcPr>
          <w:p w14:paraId="5E7F3462"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51097216" w14:textId="77777777" w:rsidR="00EB5A81" w:rsidRPr="009A0CF9" w:rsidRDefault="00EB5A81" w:rsidP="00341985">
            <w:pPr>
              <w:jc w:val="right"/>
              <w:rPr>
                <w:rFonts w:ascii="Times" w:hAnsi="Times"/>
                <w:rtl/>
              </w:rPr>
            </w:pPr>
          </w:p>
        </w:tc>
        <w:tc>
          <w:tcPr>
            <w:tcW w:w="1905" w:type="dxa"/>
            <w:shd w:val="clear" w:color="auto" w:fill="auto"/>
          </w:tcPr>
          <w:p w14:paraId="726A91B4" w14:textId="77777777" w:rsidR="00EB5A81" w:rsidRPr="009A0CF9" w:rsidRDefault="00EB5A81" w:rsidP="00341985">
            <w:pPr>
              <w:jc w:val="right"/>
              <w:rPr>
                <w:rFonts w:ascii="Times" w:hAnsi="Times"/>
                <w:rtl/>
              </w:rPr>
            </w:pPr>
          </w:p>
        </w:tc>
      </w:tr>
      <w:tr w:rsidR="00EB5A81" w:rsidRPr="009A0CF9" w14:paraId="3D056577" w14:textId="77777777" w:rsidTr="00341985">
        <w:tc>
          <w:tcPr>
            <w:tcW w:w="615" w:type="dxa"/>
            <w:shd w:val="clear" w:color="auto" w:fill="auto"/>
          </w:tcPr>
          <w:p w14:paraId="157B1375" w14:textId="77777777" w:rsidR="00EB5A81" w:rsidRPr="009A0CF9" w:rsidRDefault="00EB5A81" w:rsidP="00341985">
            <w:pPr>
              <w:jc w:val="right"/>
              <w:rPr>
                <w:rFonts w:ascii="Times" w:hAnsi="Times"/>
                <w:rtl/>
              </w:rPr>
            </w:pPr>
            <w:r w:rsidRPr="009A0CF9">
              <w:rPr>
                <w:rFonts w:ascii="Times" w:hAnsi="Times"/>
              </w:rPr>
              <w:t>9</w:t>
            </w:r>
          </w:p>
        </w:tc>
        <w:tc>
          <w:tcPr>
            <w:tcW w:w="1269" w:type="dxa"/>
            <w:shd w:val="clear" w:color="auto" w:fill="auto"/>
          </w:tcPr>
          <w:p w14:paraId="2DA627C7" w14:textId="77777777" w:rsidR="00EB5A81" w:rsidRPr="009A0CF9" w:rsidRDefault="00EB5A81" w:rsidP="00341985">
            <w:pPr>
              <w:jc w:val="right"/>
              <w:rPr>
                <w:rFonts w:ascii="Times" w:hAnsi="Times"/>
                <w:rtl/>
              </w:rPr>
            </w:pPr>
          </w:p>
        </w:tc>
        <w:tc>
          <w:tcPr>
            <w:tcW w:w="2813" w:type="dxa"/>
            <w:shd w:val="clear" w:color="auto" w:fill="auto"/>
          </w:tcPr>
          <w:p w14:paraId="5A50C094" w14:textId="77777777" w:rsidR="00EB5A81" w:rsidRPr="009A0CF9" w:rsidRDefault="00EB5A81" w:rsidP="00341985">
            <w:pPr>
              <w:rPr>
                <w:rFonts w:ascii="Times" w:hAnsi="Times"/>
              </w:rPr>
            </w:pPr>
            <w:r w:rsidRPr="009A0CF9">
              <w:rPr>
                <w:rFonts w:ascii="Times" w:hAnsi="Times"/>
                <w:rtl/>
              </w:rPr>
              <w:t>בדיקת שליפת אבן</w:t>
            </w:r>
          </w:p>
        </w:tc>
        <w:tc>
          <w:tcPr>
            <w:tcW w:w="1406" w:type="dxa"/>
            <w:shd w:val="clear" w:color="auto" w:fill="auto"/>
          </w:tcPr>
          <w:p w14:paraId="66F8CBF3"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71B50F7A" w14:textId="77777777" w:rsidR="00EB5A81" w:rsidRPr="009A0CF9" w:rsidRDefault="00EB5A81" w:rsidP="00341985">
            <w:pPr>
              <w:jc w:val="right"/>
              <w:rPr>
                <w:rFonts w:ascii="Times" w:hAnsi="Times"/>
                <w:rtl/>
              </w:rPr>
            </w:pPr>
          </w:p>
        </w:tc>
        <w:tc>
          <w:tcPr>
            <w:tcW w:w="1905" w:type="dxa"/>
            <w:shd w:val="clear" w:color="auto" w:fill="auto"/>
          </w:tcPr>
          <w:p w14:paraId="4A1FB23B" w14:textId="77777777" w:rsidR="00EB5A81" w:rsidRPr="009A0CF9" w:rsidRDefault="00EB5A81" w:rsidP="00341985">
            <w:pPr>
              <w:jc w:val="right"/>
              <w:rPr>
                <w:rFonts w:ascii="Times" w:hAnsi="Times"/>
                <w:rtl/>
              </w:rPr>
            </w:pPr>
          </w:p>
        </w:tc>
      </w:tr>
      <w:tr w:rsidR="00EB5A81" w:rsidRPr="009A0CF9" w14:paraId="2A258B95" w14:textId="77777777" w:rsidTr="00341985">
        <w:tc>
          <w:tcPr>
            <w:tcW w:w="615" w:type="dxa"/>
            <w:shd w:val="clear" w:color="auto" w:fill="auto"/>
          </w:tcPr>
          <w:p w14:paraId="13124C84" w14:textId="77777777" w:rsidR="00EB5A81" w:rsidRPr="009A0CF9" w:rsidRDefault="00EB5A81" w:rsidP="00341985">
            <w:pPr>
              <w:jc w:val="right"/>
              <w:rPr>
                <w:rFonts w:ascii="Times" w:hAnsi="Times"/>
                <w:rtl/>
              </w:rPr>
            </w:pPr>
            <w:r w:rsidRPr="009A0CF9">
              <w:rPr>
                <w:rFonts w:ascii="Times" w:hAnsi="Times"/>
              </w:rPr>
              <w:t>10</w:t>
            </w:r>
          </w:p>
        </w:tc>
        <w:tc>
          <w:tcPr>
            <w:tcW w:w="1269" w:type="dxa"/>
            <w:shd w:val="clear" w:color="auto" w:fill="auto"/>
          </w:tcPr>
          <w:p w14:paraId="400E25F7" w14:textId="77777777" w:rsidR="00EB5A81" w:rsidRPr="009A0CF9" w:rsidRDefault="00EB5A81" w:rsidP="00341985">
            <w:pPr>
              <w:jc w:val="right"/>
              <w:rPr>
                <w:rFonts w:ascii="Times" w:hAnsi="Times"/>
                <w:rtl/>
              </w:rPr>
            </w:pPr>
          </w:p>
        </w:tc>
        <w:tc>
          <w:tcPr>
            <w:tcW w:w="2813" w:type="dxa"/>
            <w:shd w:val="clear" w:color="auto" w:fill="auto"/>
          </w:tcPr>
          <w:p w14:paraId="79D34F8A" w14:textId="77777777" w:rsidR="00EB5A81" w:rsidRPr="009A0CF9" w:rsidRDefault="00EB5A81" w:rsidP="00341985">
            <w:pPr>
              <w:jc w:val="right"/>
              <w:rPr>
                <w:rFonts w:ascii="Times" w:hAnsi="Times"/>
                <w:rtl/>
              </w:rPr>
            </w:pPr>
            <w:r w:rsidRPr="009A0CF9">
              <w:rPr>
                <w:rFonts w:ascii="Times" w:hAnsi="Times"/>
                <w:rtl/>
              </w:rPr>
              <w:t>ריכוז בטונים לכל המבנה  - תעודות</w:t>
            </w:r>
          </w:p>
        </w:tc>
        <w:tc>
          <w:tcPr>
            <w:tcW w:w="1406" w:type="dxa"/>
            <w:shd w:val="clear" w:color="auto" w:fill="auto"/>
          </w:tcPr>
          <w:p w14:paraId="3A9F6708"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1040682A" w14:textId="77777777" w:rsidR="00EB5A81" w:rsidRPr="009A0CF9" w:rsidRDefault="00EB5A81" w:rsidP="00341985">
            <w:pPr>
              <w:jc w:val="right"/>
              <w:rPr>
                <w:rFonts w:ascii="Times" w:hAnsi="Times"/>
                <w:rtl/>
              </w:rPr>
            </w:pPr>
          </w:p>
        </w:tc>
        <w:tc>
          <w:tcPr>
            <w:tcW w:w="1905" w:type="dxa"/>
            <w:shd w:val="clear" w:color="auto" w:fill="auto"/>
          </w:tcPr>
          <w:p w14:paraId="11E8C6F6" w14:textId="77777777" w:rsidR="00EB5A81" w:rsidRPr="009A0CF9" w:rsidRDefault="00EB5A81" w:rsidP="00341985">
            <w:pPr>
              <w:jc w:val="right"/>
              <w:rPr>
                <w:rFonts w:ascii="Times" w:hAnsi="Times"/>
                <w:rtl/>
              </w:rPr>
            </w:pPr>
          </w:p>
        </w:tc>
      </w:tr>
      <w:tr w:rsidR="00EB5A81" w:rsidRPr="009A0CF9" w14:paraId="4431E96C" w14:textId="77777777" w:rsidTr="00341985">
        <w:tc>
          <w:tcPr>
            <w:tcW w:w="615" w:type="dxa"/>
            <w:shd w:val="clear" w:color="auto" w:fill="auto"/>
          </w:tcPr>
          <w:p w14:paraId="7D68A027" w14:textId="77777777" w:rsidR="00EB5A81" w:rsidRPr="009A0CF9" w:rsidRDefault="00EB5A81" w:rsidP="00341985">
            <w:pPr>
              <w:jc w:val="right"/>
              <w:rPr>
                <w:rFonts w:ascii="Times" w:hAnsi="Times"/>
                <w:rtl/>
              </w:rPr>
            </w:pPr>
            <w:r w:rsidRPr="009A0CF9">
              <w:rPr>
                <w:rFonts w:ascii="Times" w:hAnsi="Times"/>
              </w:rPr>
              <w:t>11</w:t>
            </w:r>
          </w:p>
        </w:tc>
        <w:tc>
          <w:tcPr>
            <w:tcW w:w="1269" w:type="dxa"/>
            <w:shd w:val="clear" w:color="auto" w:fill="auto"/>
          </w:tcPr>
          <w:p w14:paraId="31D4EDE2" w14:textId="77777777" w:rsidR="00EB5A81" w:rsidRPr="009A0CF9" w:rsidRDefault="00EB5A81" w:rsidP="00341985">
            <w:pPr>
              <w:jc w:val="right"/>
              <w:rPr>
                <w:rFonts w:ascii="Times" w:hAnsi="Times"/>
                <w:rtl/>
              </w:rPr>
            </w:pPr>
            <w:r w:rsidRPr="009A0CF9">
              <w:rPr>
                <w:rFonts w:ascii="Times" w:hAnsi="Times" w:hint="cs"/>
                <w:rtl/>
              </w:rPr>
              <w:t>אינסטלציה</w:t>
            </w:r>
          </w:p>
        </w:tc>
        <w:tc>
          <w:tcPr>
            <w:tcW w:w="2813" w:type="dxa"/>
            <w:shd w:val="clear" w:color="auto" w:fill="auto"/>
          </w:tcPr>
          <w:p w14:paraId="50B6B85D" w14:textId="77777777" w:rsidR="00EB5A81" w:rsidRPr="009A0CF9" w:rsidRDefault="00EB5A81" w:rsidP="00341985">
            <w:pPr>
              <w:jc w:val="right"/>
              <w:rPr>
                <w:rFonts w:ascii="Times" w:hAnsi="Times"/>
              </w:rPr>
            </w:pPr>
            <w:r w:rsidRPr="009A0CF9">
              <w:rPr>
                <w:rFonts w:ascii="Times" w:hAnsi="Times"/>
                <w:rtl/>
              </w:rPr>
              <w:t>בדיקת מערכת ניקוז מתחת לרצפת קומת הקרקע</w:t>
            </w:r>
          </w:p>
        </w:tc>
        <w:tc>
          <w:tcPr>
            <w:tcW w:w="1406" w:type="dxa"/>
            <w:shd w:val="clear" w:color="auto" w:fill="auto"/>
          </w:tcPr>
          <w:p w14:paraId="0CCBA9A5"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7C37DAF5" w14:textId="77777777" w:rsidR="00EB5A81" w:rsidRPr="009A0CF9" w:rsidRDefault="00EB5A81" w:rsidP="00341985">
            <w:pPr>
              <w:jc w:val="right"/>
              <w:rPr>
                <w:rFonts w:ascii="Times" w:hAnsi="Times"/>
                <w:rtl/>
              </w:rPr>
            </w:pPr>
          </w:p>
        </w:tc>
        <w:tc>
          <w:tcPr>
            <w:tcW w:w="1905" w:type="dxa"/>
            <w:shd w:val="clear" w:color="auto" w:fill="auto"/>
          </w:tcPr>
          <w:p w14:paraId="05D7D5CE" w14:textId="77777777" w:rsidR="00EB5A81" w:rsidRPr="009A0CF9" w:rsidRDefault="00EB5A81" w:rsidP="00341985">
            <w:pPr>
              <w:jc w:val="right"/>
              <w:rPr>
                <w:rFonts w:ascii="Times" w:hAnsi="Times"/>
                <w:rtl/>
              </w:rPr>
            </w:pPr>
          </w:p>
        </w:tc>
      </w:tr>
      <w:tr w:rsidR="00EB5A81" w:rsidRPr="009A0CF9" w14:paraId="2009A91F" w14:textId="77777777" w:rsidTr="00341985">
        <w:tc>
          <w:tcPr>
            <w:tcW w:w="615" w:type="dxa"/>
            <w:shd w:val="clear" w:color="auto" w:fill="auto"/>
          </w:tcPr>
          <w:p w14:paraId="49D4A6CE" w14:textId="77777777" w:rsidR="00EB5A81" w:rsidRPr="009A0CF9" w:rsidRDefault="00EB5A81" w:rsidP="00341985">
            <w:pPr>
              <w:jc w:val="right"/>
              <w:rPr>
                <w:rFonts w:ascii="Times" w:hAnsi="Times"/>
                <w:rtl/>
              </w:rPr>
            </w:pPr>
            <w:r w:rsidRPr="009A0CF9">
              <w:rPr>
                <w:rFonts w:ascii="Times" w:hAnsi="Times"/>
              </w:rPr>
              <w:t>12</w:t>
            </w:r>
          </w:p>
        </w:tc>
        <w:tc>
          <w:tcPr>
            <w:tcW w:w="1269" w:type="dxa"/>
            <w:shd w:val="clear" w:color="auto" w:fill="auto"/>
          </w:tcPr>
          <w:p w14:paraId="7E100D1E" w14:textId="77777777" w:rsidR="00EB5A81" w:rsidRPr="009A0CF9" w:rsidRDefault="00EB5A81" w:rsidP="00341985">
            <w:pPr>
              <w:jc w:val="right"/>
              <w:rPr>
                <w:rFonts w:ascii="Times" w:hAnsi="Times"/>
                <w:rtl/>
              </w:rPr>
            </w:pPr>
          </w:p>
        </w:tc>
        <w:tc>
          <w:tcPr>
            <w:tcW w:w="2813" w:type="dxa"/>
            <w:shd w:val="clear" w:color="auto" w:fill="auto"/>
          </w:tcPr>
          <w:p w14:paraId="48D42166" w14:textId="77777777" w:rsidR="00EB5A81" w:rsidRPr="009A0CF9" w:rsidRDefault="00EB5A81" w:rsidP="00341985">
            <w:pPr>
              <w:jc w:val="right"/>
              <w:rPr>
                <w:rFonts w:ascii="Times" w:hAnsi="Times"/>
              </w:rPr>
            </w:pPr>
            <w:r w:rsidRPr="009A0CF9">
              <w:rPr>
                <w:rFonts w:ascii="Times" w:hAnsi="Times"/>
                <w:rtl/>
              </w:rPr>
              <w:t xml:space="preserve">בדיקת תכנון מערכת ספרינקלרים וקבלת </w:t>
            </w:r>
            <w:r w:rsidRPr="009A0CF9">
              <w:rPr>
                <w:rFonts w:ascii="Times" w:hAnsi="Times" w:hint="cs"/>
                <w:rtl/>
              </w:rPr>
              <w:t>תכניות</w:t>
            </w:r>
            <w:r w:rsidRPr="009A0CF9">
              <w:rPr>
                <w:rFonts w:ascii="Times" w:hAnsi="Times"/>
                <w:rtl/>
              </w:rPr>
              <w:t xml:space="preserve"> חתומות מהיזם</w:t>
            </w:r>
          </w:p>
        </w:tc>
        <w:tc>
          <w:tcPr>
            <w:tcW w:w="1406" w:type="dxa"/>
            <w:shd w:val="clear" w:color="auto" w:fill="auto"/>
          </w:tcPr>
          <w:p w14:paraId="0D12164E"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09EE766C" w14:textId="77777777" w:rsidR="00EB5A81" w:rsidRPr="009A0CF9" w:rsidRDefault="00EB5A81" w:rsidP="00341985">
            <w:pPr>
              <w:jc w:val="right"/>
              <w:rPr>
                <w:rFonts w:ascii="Times" w:hAnsi="Times"/>
                <w:rtl/>
              </w:rPr>
            </w:pPr>
          </w:p>
        </w:tc>
        <w:tc>
          <w:tcPr>
            <w:tcW w:w="1905" w:type="dxa"/>
            <w:shd w:val="clear" w:color="auto" w:fill="auto"/>
          </w:tcPr>
          <w:p w14:paraId="1C41B6AC" w14:textId="77777777" w:rsidR="00EB5A81" w:rsidRPr="009A0CF9" w:rsidRDefault="00EB5A81" w:rsidP="00341985">
            <w:pPr>
              <w:jc w:val="right"/>
              <w:rPr>
                <w:rFonts w:ascii="Times" w:hAnsi="Times"/>
                <w:rtl/>
              </w:rPr>
            </w:pPr>
          </w:p>
        </w:tc>
      </w:tr>
      <w:tr w:rsidR="00EB5A81" w:rsidRPr="009A0CF9" w14:paraId="76A43DF9" w14:textId="77777777" w:rsidTr="00341985">
        <w:tc>
          <w:tcPr>
            <w:tcW w:w="615" w:type="dxa"/>
            <w:shd w:val="clear" w:color="auto" w:fill="auto"/>
          </w:tcPr>
          <w:p w14:paraId="2DA9CC6D" w14:textId="77777777" w:rsidR="00EB5A81" w:rsidRPr="009A0CF9" w:rsidRDefault="00EB5A81" w:rsidP="00341985">
            <w:pPr>
              <w:jc w:val="right"/>
              <w:rPr>
                <w:rFonts w:ascii="Times" w:hAnsi="Times"/>
                <w:rtl/>
              </w:rPr>
            </w:pPr>
            <w:r w:rsidRPr="009A0CF9">
              <w:rPr>
                <w:rFonts w:ascii="Times" w:hAnsi="Times"/>
              </w:rPr>
              <w:t>13</w:t>
            </w:r>
          </w:p>
        </w:tc>
        <w:tc>
          <w:tcPr>
            <w:tcW w:w="1269" w:type="dxa"/>
            <w:shd w:val="clear" w:color="auto" w:fill="auto"/>
          </w:tcPr>
          <w:p w14:paraId="661433FB" w14:textId="77777777" w:rsidR="00EB5A81" w:rsidRPr="009A0CF9" w:rsidRDefault="00EB5A81" w:rsidP="00341985">
            <w:pPr>
              <w:jc w:val="right"/>
              <w:rPr>
                <w:rFonts w:ascii="Times" w:hAnsi="Times"/>
                <w:rtl/>
              </w:rPr>
            </w:pPr>
          </w:p>
        </w:tc>
        <w:tc>
          <w:tcPr>
            <w:tcW w:w="2813" w:type="dxa"/>
            <w:shd w:val="clear" w:color="auto" w:fill="auto"/>
          </w:tcPr>
          <w:p w14:paraId="301B21D7" w14:textId="77777777" w:rsidR="00EB5A81" w:rsidRPr="009A0CF9" w:rsidRDefault="00EB5A81" w:rsidP="00341985">
            <w:pPr>
              <w:rPr>
                <w:rFonts w:ascii="Times" w:hAnsi="Times"/>
              </w:rPr>
            </w:pPr>
            <w:r w:rsidRPr="009A0CF9">
              <w:rPr>
                <w:rFonts w:ascii="Times" w:hAnsi="Times"/>
                <w:rtl/>
              </w:rPr>
              <w:t>ביצוע ספרינקלרים + חדר משאבות ספרינקלרים</w:t>
            </w:r>
          </w:p>
        </w:tc>
        <w:tc>
          <w:tcPr>
            <w:tcW w:w="1406" w:type="dxa"/>
            <w:shd w:val="clear" w:color="auto" w:fill="auto"/>
          </w:tcPr>
          <w:p w14:paraId="1BEE0009"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14842553" w14:textId="77777777" w:rsidR="00EB5A81" w:rsidRPr="009A0CF9" w:rsidRDefault="00EB5A81" w:rsidP="00341985">
            <w:pPr>
              <w:jc w:val="right"/>
              <w:rPr>
                <w:rFonts w:ascii="Times" w:hAnsi="Times"/>
                <w:rtl/>
              </w:rPr>
            </w:pPr>
          </w:p>
        </w:tc>
        <w:tc>
          <w:tcPr>
            <w:tcW w:w="1905" w:type="dxa"/>
            <w:shd w:val="clear" w:color="auto" w:fill="auto"/>
          </w:tcPr>
          <w:p w14:paraId="2C98A2A4" w14:textId="77777777" w:rsidR="00EB5A81" w:rsidRPr="009A0CF9" w:rsidRDefault="00EB5A81" w:rsidP="00341985">
            <w:pPr>
              <w:jc w:val="right"/>
              <w:rPr>
                <w:rFonts w:ascii="Times" w:hAnsi="Times"/>
                <w:rtl/>
              </w:rPr>
            </w:pPr>
          </w:p>
        </w:tc>
      </w:tr>
      <w:tr w:rsidR="00EB5A81" w:rsidRPr="009A0CF9" w14:paraId="2E3CF1F3" w14:textId="77777777" w:rsidTr="00341985">
        <w:tc>
          <w:tcPr>
            <w:tcW w:w="615" w:type="dxa"/>
            <w:shd w:val="clear" w:color="auto" w:fill="auto"/>
          </w:tcPr>
          <w:p w14:paraId="15EA75D7" w14:textId="77777777" w:rsidR="00EB5A81" w:rsidRPr="009A0CF9" w:rsidRDefault="00EB5A81" w:rsidP="00341985">
            <w:pPr>
              <w:jc w:val="right"/>
              <w:rPr>
                <w:rFonts w:ascii="Times" w:hAnsi="Times"/>
                <w:rtl/>
              </w:rPr>
            </w:pPr>
            <w:r w:rsidRPr="009A0CF9">
              <w:rPr>
                <w:rFonts w:ascii="Times" w:hAnsi="Times"/>
              </w:rPr>
              <w:t>14</w:t>
            </w:r>
          </w:p>
        </w:tc>
        <w:tc>
          <w:tcPr>
            <w:tcW w:w="1269" w:type="dxa"/>
            <w:shd w:val="clear" w:color="auto" w:fill="auto"/>
          </w:tcPr>
          <w:p w14:paraId="5EB780A9" w14:textId="77777777" w:rsidR="00EB5A81" w:rsidRPr="009A0CF9" w:rsidRDefault="00EB5A81" w:rsidP="00341985">
            <w:pPr>
              <w:jc w:val="right"/>
              <w:rPr>
                <w:rFonts w:ascii="Times" w:hAnsi="Times"/>
                <w:rtl/>
              </w:rPr>
            </w:pPr>
          </w:p>
        </w:tc>
        <w:tc>
          <w:tcPr>
            <w:tcW w:w="2813" w:type="dxa"/>
            <w:shd w:val="clear" w:color="auto" w:fill="auto"/>
          </w:tcPr>
          <w:p w14:paraId="40CFBF24" w14:textId="77777777" w:rsidR="00EB5A81" w:rsidRPr="009A0CF9" w:rsidRDefault="00EB5A81" w:rsidP="00341985">
            <w:pPr>
              <w:jc w:val="right"/>
              <w:rPr>
                <w:rFonts w:ascii="Times" w:hAnsi="Times"/>
              </w:rPr>
            </w:pPr>
            <w:r w:rsidRPr="009A0CF9">
              <w:rPr>
                <w:rFonts w:ascii="Times" w:hAnsi="Times"/>
                <w:rtl/>
              </w:rPr>
              <w:t>מערכת ניקוז</w:t>
            </w:r>
            <w:r w:rsidRPr="009A0CF9">
              <w:rPr>
                <w:rFonts w:ascii="Times" w:hAnsi="Times" w:hint="cs"/>
                <w:rtl/>
              </w:rPr>
              <w:t xml:space="preserve"> </w:t>
            </w:r>
            <w:r w:rsidRPr="009A0CF9">
              <w:rPr>
                <w:rFonts w:ascii="Times" w:hAnsi="Times"/>
                <w:rtl/>
              </w:rPr>
              <w:t xml:space="preserve">שפכים בפיתוח </w:t>
            </w:r>
          </w:p>
        </w:tc>
        <w:tc>
          <w:tcPr>
            <w:tcW w:w="1406" w:type="dxa"/>
            <w:shd w:val="clear" w:color="auto" w:fill="auto"/>
          </w:tcPr>
          <w:p w14:paraId="7CE4A98E" w14:textId="77777777" w:rsidR="00EB5A81" w:rsidRPr="009A0CF9" w:rsidRDefault="00EB5A81" w:rsidP="00341985">
            <w:pPr>
              <w:jc w:val="right"/>
              <w:rPr>
                <w:rFonts w:ascii="Times" w:hAnsi="Times"/>
              </w:rPr>
            </w:pPr>
            <w:r w:rsidRPr="009A0CF9">
              <w:rPr>
                <w:rFonts w:ascii="Times" w:hAnsi="Times"/>
                <w:rtl/>
              </w:rPr>
              <w:t>מת"י + יועץ</w:t>
            </w:r>
          </w:p>
        </w:tc>
        <w:tc>
          <w:tcPr>
            <w:tcW w:w="1370" w:type="dxa"/>
            <w:shd w:val="clear" w:color="auto" w:fill="auto"/>
          </w:tcPr>
          <w:p w14:paraId="6B49B8D9" w14:textId="77777777" w:rsidR="00EB5A81" w:rsidRPr="009A0CF9" w:rsidRDefault="00EB5A81" w:rsidP="00341985">
            <w:pPr>
              <w:rPr>
                <w:rFonts w:ascii="Times" w:hAnsi="Times"/>
              </w:rPr>
            </w:pPr>
          </w:p>
        </w:tc>
        <w:tc>
          <w:tcPr>
            <w:tcW w:w="1905" w:type="dxa"/>
            <w:shd w:val="clear" w:color="auto" w:fill="auto"/>
          </w:tcPr>
          <w:p w14:paraId="06455E3D" w14:textId="77777777" w:rsidR="00EB5A81" w:rsidRPr="009A0CF9" w:rsidRDefault="00EB5A81" w:rsidP="00341985">
            <w:pPr>
              <w:jc w:val="right"/>
              <w:rPr>
                <w:rFonts w:ascii="Times" w:hAnsi="Times"/>
                <w:rtl/>
              </w:rPr>
            </w:pPr>
          </w:p>
        </w:tc>
      </w:tr>
      <w:tr w:rsidR="00EB5A81" w:rsidRPr="009A0CF9" w14:paraId="2CC9C025" w14:textId="77777777" w:rsidTr="00341985">
        <w:tc>
          <w:tcPr>
            <w:tcW w:w="615" w:type="dxa"/>
            <w:shd w:val="clear" w:color="auto" w:fill="auto"/>
          </w:tcPr>
          <w:p w14:paraId="731ABC0F" w14:textId="77777777" w:rsidR="00EB5A81" w:rsidRPr="009A0CF9" w:rsidRDefault="00EB5A81" w:rsidP="00341985">
            <w:pPr>
              <w:jc w:val="right"/>
              <w:rPr>
                <w:rFonts w:ascii="Times" w:hAnsi="Times"/>
                <w:rtl/>
              </w:rPr>
            </w:pPr>
            <w:r w:rsidRPr="009A0CF9">
              <w:rPr>
                <w:rFonts w:ascii="Times" w:hAnsi="Times"/>
              </w:rPr>
              <w:t>15</w:t>
            </w:r>
          </w:p>
        </w:tc>
        <w:tc>
          <w:tcPr>
            <w:tcW w:w="1269" w:type="dxa"/>
            <w:shd w:val="clear" w:color="auto" w:fill="auto"/>
          </w:tcPr>
          <w:p w14:paraId="63AD81E9" w14:textId="77777777" w:rsidR="00EB5A81" w:rsidRPr="009A0CF9" w:rsidRDefault="00EB5A81" w:rsidP="00341985">
            <w:pPr>
              <w:jc w:val="right"/>
              <w:rPr>
                <w:rFonts w:ascii="Times" w:hAnsi="Times"/>
                <w:rtl/>
              </w:rPr>
            </w:pPr>
          </w:p>
        </w:tc>
        <w:tc>
          <w:tcPr>
            <w:tcW w:w="2813" w:type="dxa"/>
            <w:shd w:val="clear" w:color="auto" w:fill="auto"/>
          </w:tcPr>
          <w:p w14:paraId="125DA83B" w14:textId="77777777" w:rsidR="00EB5A81" w:rsidRPr="009A0CF9" w:rsidRDefault="00EB5A81" w:rsidP="00341985">
            <w:pPr>
              <w:rPr>
                <w:rFonts w:ascii="Times" w:hAnsi="Times"/>
              </w:rPr>
            </w:pPr>
            <w:r w:rsidRPr="009A0CF9">
              <w:rPr>
                <w:rFonts w:ascii="Times" w:hAnsi="Times"/>
                <w:rtl/>
              </w:rPr>
              <w:t>בדיקת מערכת הגז</w:t>
            </w:r>
          </w:p>
        </w:tc>
        <w:tc>
          <w:tcPr>
            <w:tcW w:w="1406" w:type="dxa"/>
            <w:shd w:val="clear" w:color="auto" w:fill="auto"/>
          </w:tcPr>
          <w:p w14:paraId="2E0B9815" w14:textId="77777777" w:rsidR="00EB5A81" w:rsidRPr="009A0CF9" w:rsidRDefault="00EB5A81" w:rsidP="00341985">
            <w:pPr>
              <w:rPr>
                <w:rFonts w:ascii="Times" w:hAnsi="Times"/>
              </w:rPr>
            </w:pPr>
            <w:r w:rsidRPr="009A0CF9">
              <w:rPr>
                <w:rFonts w:ascii="Times" w:hAnsi="Times"/>
                <w:rtl/>
              </w:rPr>
              <w:t>מת"י + משרד העבודה</w:t>
            </w:r>
          </w:p>
        </w:tc>
        <w:tc>
          <w:tcPr>
            <w:tcW w:w="1370" w:type="dxa"/>
            <w:shd w:val="clear" w:color="auto" w:fill="auto"/>
          </w:tcPr>
          <w:p w14:paraId="0DD61D65" w14:textId="77777777" w:rsidR="00EB5A81" w:rsidRPr="009A0CF9" w:rsidRDefault="00EB5A81" w:rsidP="00341985">
            <w:pPr>
              <w:rPr>
                <w:rFonts w:ascii="Times" w:hAnsi="Times"/>
              </w:rPr>
            </w:pPr>
          </w:p>
        </w:tc>
        <w:tc>
          <w:tcPr>
            <w:tcW w:w="1905" w:type="dxa"/>
            <w:shd w:val="clear" w:color="auto" w:fill="auto"/>
          </w:tcPr>
          <w:p w14:paraId="6A327545" w14:textId="77777777" w:rsidR="00EB5A81" w:rsidRPr="009A0CF9" w:rsidRDefault="00EB5A81" w:rsidP="00341985">
            <w:pPr>
              <w:jc w:val="right"/>
              <w:rPr>
                <w:rFonts w:ascii="Times" w:hAnsi="Times"/>
                <w:rtl/>
              </w:rPr>
            </w:pPr>
          </w:p>
        </w:tc>
      </w:tr>
      <w:tr w:rsidR="00EB5A81" w:rsidRPr="009A0CF9" w14:paraId="1604B4D5" w14:textId="77777777" w:rsidTr="00341985">
        <w:tc>
          <w:tcPr>
            <w:tcW w:w="615" w:type="dxa"/>
            <w:shd w:val="clear" w:color="auto" w:fill="auto"/>
          </w:tcPr>
          <w:p w14:paraId="52DD0A61" w14:textId="77777777" w:rsidR="00EB5A81" w:rsidRPr="009A0CF9" w:rsidRDefault="00EB5A81" w:rsidP="00341985">
            <w:pPr>
              <w:jc w:val="right"/>
              <w:rPr>
                <w:rFonts w:ascii="Times" w:hAnsi="Times"/>
                <w:rtl/>
              </w:rPr>
            </w:pPr>
            <w:r w:rsidRPr="009A0CF9">
              <w:rPr>
                <w:rFonts w:ascii="Times" w:hAnsi="Times"/>
              </w:rPr>
              <w:t>16</w:t>
            </w:r>
          </w:p>
        </w:tc>
        <w:tc>
          <w:tcPr>
            <w:tcW w:w="1269" w:type="dxa"/>
            <w:shd w:val="clear" w:color="auto" w:fill="auto"/>
          </w:tcPr>
          <w:p w14:paraId="04E41B43" w14:textId="77777777" w:rsidR="00EB5A81" w:rsidRPr="009A0CF9" w:rsidRDefault="00EB5A81" w:rsidP="00341985">
            <w:pPr>
              <w:jc w:val="right"/>
              <w:rPr>
                <w:rFonts w:ascii="Times" w:hAnsi="Times"/>
                <w:rtl/>
              </w:rPr>
            </w:pPr>
            <w:r w:rsidRPr="009A0CF9">
              <w:rPr>
                <w:rFonts w:ascii="Times" w:hAnsi="Times" w:hint="cs"/>
                <w:rtl/>
              </w:rPr>
              <w:t>איטום</w:t>
            </w:r>
          </w:p>
        </w:tc>
        <w:tc>
          <w:tcPr>
            <w:tcW w:w="2813" w:type="dxa"/>
            <w:shd w:val="clear" w:color="auto" w:fill="auto"/>
          </w:tcPr>
          <w:p w14:paraId="3DF67BA8" w14:textId="77777777" w:rsidR="00EB5A81" w:rsidRPr="009A0CF9" w:rsidRDefault="00EB5A81" w:rsidP="00341985">
            <w:pPr>
              <w:jc w:val="right"/>
              <w:rPr>
                <w:rFonts w:ascii="Times" w:hAnsi="Times"/>
              </w:rPr>
            </w:pPr>
            <w:r w:rsidRPr="009A0CF9">
              <w:rPr>
                <w:rFonts w:ascii="Times" w:hAnsi="Times"/>
                <w:rtl/>
              </w:rPr>
              <w:t>בדיקת הצפה גג עליון לפני ביצוע הגנה</w:t>
            </w:r>
          </w:p>
        </w:tc>
        <w:tc>
          <w:tcPr>
            <w:tcW w:w="1406" w:type="dxa"/>
            <w:shd w:val="clear" w:color="auto" w:fill="auto"/>
          </w:tcPr>
          <w:p w14:paraId="33F2BD37"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0251B104" w14:textId="77777777" w:rsidR="00EB5A81" w:rsidRPr="009A0CF9" w:rsidRDefault="00EB5A81" w:rsidP="00341985">
            <w:pPr>
              <w:jc w:val="right"/>
              <w:rPr>
                <w:rFonts w:ascii="Times" w:hAnsi="Times"/>
                <w:rtl/>
              </w:rPr>
            </w:pPr>
          </w:p>
        </w:tc>
        <w:tc>
          <w:tcPr>
            <w:tcW w:w="1905" w:type="dxa"/>
            <w:shd w:val="clear" w:color="auto" w:fill="auto"/>
          </w:tcPr>
          <w:p w14:paraId="13008540" w14:textId="77777777" w:rsidR="00EB5A81" w:rsidRPr="009A0CF9" w:rsidRDefault="00EB5A81" w:rsidP="00341985">
            <w:pPr>
              <w:jc w:val="right"/>
              <w:rPr>
                <w:rFonts w:ascii="Times" w:hAnsi="Times"/>
                <w:rtl/>
              </w:rPr>
            </w:pPr>
          </w:p>
        </w:tc>
      </w:tr>
      <w:tr w:rsidR="00EB5A81" w:rsidRPr="009A0CF9" w14:paraId="7D0B7C35" w14:textId="77777777" w:rsidTr="00341985">
        <w:tc>
          <w:tcPr>
            <w:tcW w:w="615" w:type="dxa"/>
            <w:shd w:val="clear" w:color="auto" w:fill="auto"/>
          </w:tcPr>
          <w:p w14:paraId="4D9A0BEC" w14:textId="77777777" w:rsidR="00EB5A81" w:rsidRPr="009A0CF9" w:rsidRDefault="00EB5A81" w:rsidP="00341985">
            <w:pPr>
              <w:jc w:val="right"/>
              <w:rPr>
                <w:rFonts w:ascii="Times" w:hAnsi="Times"/>
                <w:rtl/>
              </w:rPr>
            </w:pPr>
            <w:r w:rsidRPr="009A0CF9">
              <w:rPr>
                <w:rFonts w:ascii="Times" w:hAnsi="Times"/>
              </w:rPr>
              <w:t>17</w:t>
            </w:r>
          </w:p>
        </w:tc>
        <w:tc>
          <w:tcPr>
            <w:tcW w:w="1269" w:type="dxa"/>
            <w:shd w:val="clear" w:color="auto" w:fill="auto"/>
          </w:tcPr>
          <w:p w14:paraId="29C82D95" w14:textId="77777777" w:rsidR="00EB5A81" w:rsidRPr="009A0CF9" w:rsidRDefault="00EB5A81" w:rsidP="00341985">
            <w:pPr>
              <w:jc w:val="right"/>
              <w:rPr>
                <w:rFonts w:ascii="Times" w:hAnsi="Times"/>
                <w:rtl/>
              </w:rPr>
            </w:pPr>
          </w:p>
        </w:tc>
        <w:tc>
          <w:tcPr>
            <w:tcW w:w="2813" w:type="dxa"/>
            <w:shd w:val="clear" w:color="auto" w:fill="auto"/>
          </w:tcPr>
          <w:p w14:paraId="7F898697" w14:textId="77777777" w:rsidR="00EB5A81" w:rsidRPr="009A0CF9" w:rsidRDefault="00EB5A81" w:rsidP="00341985">
            <w:pPr>
              <w:jc w:val="right"/>
              <w:rPr>
                <w:rFonts w:ascii="Times" w:hAnsi="Times"/>
              </w:rPr>
            </w:pPr>
            <w:r w:rsidRPr="009A0CF9">
              <w:rPr>
                <w:rFonts w:ascii="Times" w:hAnsi="Times"/>
                <w:rtl/>
              </w:rPr>
              <w:t>בדיקת הצפה גגות חדרים טכניים לפני ביצוע הגנה</w:t>
            </w:r>
          </w:p>
        </w:tc>
        <w:tc>
          <w:tcPr>
            <w:tcW w:w="1406" w:type="dxa"/>
            <w:shd w:val="clear" w:color="auto" w:fill="auto"/>
          </w:tcPr>
          <w:p w14:paraId="59FD4A69"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651C8C36" w14:textId="77777777" w:rsidR="00EB5A81" w:rsidRPr="009A0CF9" w:rsidRDefault="00EB5A81" w:rsidP="00341985">
            <w:pPr>
              <w:jc w:val="right"/>
              <w:rPr>
                <w:rFonts w:ascii="Times" w:hAnsi="Times"/>
                <w:rtl/>
              </w:rPr>
            </w:pPr>
          </w:p>
        </w:tc>
        <w:tc>
          <w:tcPr>
            <w:tcW w:w="1905" w:type="dxa"/>
            <w:shd w:val="clear" w:color="auto" w:fill="auto"/>
          </w:tcPr>
          <w:p w14:paraId="133BED4E" w14:textId="77777777" w:rsidR="00EB5A81" w:rsidRPr="009A0CF9" w:rsidRDefault="00EB5A81" w:rsidP="00341985">
            <w:pPr>
              <w:jc w:val="right"/>
              <w:rPr>
                <w:rFonts w:ascii="Times" w:hAnsi="Times"/>
                <w:rtl/>
              </w:rPr>
            </w:pPr>
          </w:p>
        </w:tc>
      </w:tr>
      <w:tr w:rsidR="00EB5A81" w:rsidRPr="009A0CF9" w14:paraId="17B4B8F9" w14:textId="77777777" w:rsidTr="00341985">
        <w:tc>
          <w:tcPr>
            <w:tcW w:w="615" w:type="dxa"/>
            <w:shd w:val="clear" w:color="auto" w:fill="auto"/>
          </w:tcPr>
          <w:p w14:paraId="3CA90A45" w14:textId="77777777" w:rsidR="00EB5A81" w:rsidRPr="009A0CF9" w:rsidRDefault="00EB5A81" w:rsidP="00341985">
            <w:pPr>
              <w:jc w:val="right"/>
              <w:rPr>
                <w:rFonts w:ascii="Times" w:hAnsi="Times"/>
                <w:rtl/>
              </w:rPr>
            </w:pPr>
            <w:r w:rsidRPr="009A0CF9">
              <w:rPr>
                <w:rFonts w:ascii="Times" w:hAnsi="Times"/>
              </w:rPr>
              <w:t>18</w:t>
            </w:r>
          </w:p>
        </w:tc>
        <w:tc>
          <w:tcPr>
            <w:tcW w:w="1269" w:type="dxa"/>
            <w:shd w:val="clear" w:color="auto" w:fill="auto"/>
          </w:tcPr>
          <w:p w14:paraId="3BFBCD36" w14:textId="77777777" w:rsidR="00EB5A81" w:rsidRPr="009A0CF9" w:rsidRDefault="00EB5A81" w:rsidP="00341985">
            <w:pPr>
              <w:jc w:val="right"/>
              <w:rPr>
                <w:rFonts w:ascii="Times" w:hAnsi="Times"/>
                <w:rtl/>
              </w:rPr>
            </w:pPr>
          </w:p>
        </w:tc>
        <w:tc>
          <w:tcPr>
            <w:tcW w:w="2813" w:type="dxa"/>
            <w:shd w:val="clear" w:color="auto" w:fill="auto"/>
          </w:tcPr>
          <w:p w14:paraId="45FC69C8" w14:textId="77777777" w:rsidR="00EB5A81" w:rsidRPr="009A0CF9" w:rsidRDefault="00EB5A81" w:rsidP="00341985">
            <w:pPr>
              <w:jc w:val="right"/>
              <w:rPr>
                <w:rFonts w:ascii="Times" w:hAnsi="Times"/>
                <w:rtl/>
              </w:rPr>
            </w:pPr>
            <w:r w:rsidRPr="009A0CF9">
              <w:rPr>
                <w:rFonts w:ascii="Times" w:hAnsi="Times" w:hint="cs"/>
                <w:rtl/>
              </w:rPr>
              <w:t>בדיקת הצפה תקרת חניון (במידה וקיים)</w:t>
            </w:r>
          </w:p>
        </w:tc>
        <w:tc>
          <w:tcPr>
            <w:tcW w:w="1406" w:type="dxa"/>
            <w:shd w:val="clear" w:color="auto" w:fill="auto"/>
          </w:tcPr>
          <w:p w14:paraId="7F72FD56"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796DCAB8" w14:textId="77777777" w:rsidR="00EB5A81" w:rsidRPr="009A0CF9" w:rsidRDefault="00EB5A81" w:rsidP="00341985">
            <w:pPr>
              <w:jc w:val="right"/>
              <w:rPr>
                <w:rFonts w:ascii="Times" w:hAnsi="Times"/>
                <w:rtl/>
              </w:rPr>
            </w:pPr>
          </w:p>
        </w:tc>
        <w:tc>
          <w:tcPr>
            <w:tcW w:w="1905" w:type="dxa"/>
            <w:shd w:val="clear" w:color="auto" w:fill="auto"/>
          </w:tcPr>
          <w:p w14:paraId="0406E610" w14:textId="77777777" w:rsidR="00EB5A81" w:rsidRPr="009A0CF9" w:rsidRDefault="00EB5A81" w:rsidP="00341985">
            <w:pPr>
              <w:jc w:val="right"/>
              <w:rPr>
                <w:rFonts w:ascii="Times" w:hAnsi="Times"/>
                <w:rtl/>
              </w:rPr>
            </w:pPr>
          </w:p>
        </w:tc>
      </w:tr>
      <w:tr w:rsidR="00EB5A81" w:rsidRPr="009A0CF9" w14:paraId="3CD52654" w14:textId="77777777" w:rsidTr="00341985">
        <w:tc>
          <w:tcPr>
            <w:tcW w:w="615" w:type="dxa"/>
            <w:shd w:val="clear" w:color="auto" w:fill="auto"/>
          </w:tcPr>
          <w:p w14:paraId="0B28F50A" w14:textId="77777777" w:rsidR="00EB5A81" w:rsidRPr="009A0CF9" w:rsidRDefault="00EB5A81" w:rsidP="00341985">
            <w:pPr>
              <w:jc w:val="right"/>
              <w:rPr>
                <w:rFonts w:ascii="Times" w:hAnsi="Times"/>
                <w:rtl/>
              </w:rPr>
            </w:pPr>
            <w:r w:rsidRPr="009A0CF9">
              <w:rPr>
                <w:rFonts w:ascii="Times" w:hAnsi="Times"/>
              </w:rPr>
              <w:t>19</w:t>
            </w:r>
          </w:p>
        </w:tc>
        <w:tc>
          <w:tcPr>
            <w:tcW w:w="1269" w:type="dxa"/>
            <w:shd w:val="clear" w:color="auto" w:fill="auto"/>
          </w:tcPr>
          <w:p w14:paraId="3D4D262C" w14:textId="77777777" w:rsidR="00EB5A81" w:rsidRPr="009A0CF9" w:rsidRDefault="00EB5A81" w:rsidP="00341985">
            <w:pPr>
              <w:jc w:val="right"/>
              <w:rPr>
                <w:rFonts w:ascii="Times" w:hAnsi="Times"/>
                <w:rtl/>
              </w:rPr>
            </w:pPr>
          </w:p>
        </w:tc>
        <w:tc>
          <w:tcPr>
            <w:tcW w:w="2813" w:type="dxa"/>
            <w:shd w:val="clear" w:color="auto" w:fill="auto"/>
          </w:tcPr>
          <w:p w14:paraId="53BE3FE6" w14:textId="77777777" w:rsidR="00EB5A81" w:rsidRPr="009A0CF9" w:rsidRDefault="00EB5A81" w:rsidP="00341985">
            <w:pPr>
              <w:jc w:val="right"/>
              <w:rPr>
                <w:rFonts w:ascii="Times" w:hAnsi="Times"/>
              </w:rPr>
            </w:pPr>
            <w:r w:rsidRPr="009A0CF9">
              <w:rPr>
                <w:rFonts w:ascii="Times" w:hAnsi="Times"/>
                <w:rtl/>
              </w:rPr>
              <w:t>בדיקת הצפה מרפסות (במידה וקיימות</w:t>
            </w:r>
            <w:r w:rsidRPr="009A0CF9">
              <w:rPr>
                <w:rFonts w:ascii="Times" w:hAnsi="Times" w:hint="cs"/>
                <w:rtl/>
              </w:rPr>
              <w:t>)</w:t>
            </w:r>
            <w:r w:rsidRPr="009A0CF9">
              <w:rPr>
                <w:rFonts w:ascii="Times" w:hAnsi="Times"/>
              </w:rPr>
              <w:t>)</w:t>
            </w:r>
          </w:p>
        </w:tc>
        <w:tc>
          <w:tcPr>
            <w:tcW w:w="1406" w:type="dxa"/>
            <w:shd w:val="clear" w:color="auto" w:fill="auto"/>
          </w:tcPr>
          <w:p w14:paraId="44A63332"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3706DA6F" w14:textId="77777777" w:rsidR="00EB5A81" w:rsidRPr="009A0CF9" w:rsidRDefault="00EB5A81" w:rsidP="00341985">
            <w:pPr>
              <w:jc w:val="right"/>
              <w:rPr>
                <w:rFonts w:ascii="Times" w:hAnsi="Times"/>
                <w:rtl/>
              </w:rPr>
            </w:pPr>
          </w:p>
        </w:tc>
        <w:tc>
          <w:tcPr>
            <w:tcW w:w="1905" w:type="dxa"/>
            <w:shd w:val="clear" w:color="auto" w:fill="auto"/>
          </w:tcPr>
          <w:p w14:paraId="1CF6A2ED" w14:textId="77777777" w:rsidR="00EB5A81" w:rsidRPr="009A0CF9" w:rsidRDefault="00EB5A81" w:rsidP="00341985">
            <w:pPr>
              <w:jc w:val="right"/>
              <w:rPr>
                <w:rFonts w:ascii="Times" w:hAnsi="Times"/>
                <w:rtl/>
              </w:rPr>
            </w:pPr>
          </w:p>
        </w:tc>
      </w:tr>
      <w:tr w:rsidR="00EB5A81" w:rsidRPr="009A0CF9" w14:paraId="244FF709" w14:textId="77777777" w:rsidTr="00341985">
        <w:tc>
          <w:tcPr>
            <w:tcW w:w="615" w:type="dxa"/>
            <w:shd w:val="clear" w:color="auto" w:fill="auto"/>
          </w:tcPr>
          <w:p w14:paraId="582C4240" w14:textId="77777777" w:rsidR="00EB5A81" w:rsidRPr="009A0CF9" w:rsidRDefault="00EB5A81" w:rsidP="00341985">
            <w:pPr>
              <w:jc w:val="right"/>
              <w:rPr>
                <w:rFonts w:ascii="Times" w:hAnsi="Times"/>
                <w:rtl/>
              </w:rPr>
            </w:pPr>
            <w:r w:rsidRPr="009A0CF9">
              <w:rPr>
                <w:rFonts w:ascii="Times" w:hAnsi="Times"/>
              </w:rPr>
              <w:t>20</w:t>
            </w:r>
          </w:p>
        </w:tc>
        <w:tc>
          <w:tcPr>
            <w:tcW w:w="1269" w:type="dxa"/>
            <w:shd w:val="clear" w:color="auto" w:fill="auto"/>
          </w:tcPr>
          <w:p w14:paraId="34F67402" w14:textId="77777777" w:rsidR="00EB5A81" w:rsidRPr="009A0CF9" w:rsidRDefault="00EB5A81" w:rsidP="00341985">
            <w:pPr>
              <w:jc w:val="right"/>
              <w:rPr>
                <w:rFonts w:ascii="Times" w:hAnsi="Times"/>
                <w:rtl/>
              </w:rPr>
            </w:pPr>
          </w:p>
        </w:tc>
        <w:tc>
          <w:tcPr>
            <w:tcW w:w="2813" w:type="dxa"/>
            <w:shd w:val="clear" w:color="auto" w:fill="auto"/>
          </w:tcPr>
          <w:p w14:paraId="6DCD33A3" w14:textId="77777777" w:rsidR="00EB5A81" w:rsidRPr="009A0CF9" w:rsidRDefault="00EB5A81" w:rsidP="00341985">
            <w:pPr>
              <w:jc w:val="right"/>
              <w:rPr>
                <w:rFonts w:ascii="Times" w:hAnsi="Times"/>
              </w:rPr>
            </w:pPr>
            <w:r w:rsidRPr="009A0CF9">
              <w:rPr>
                <w:rFonts w:ascii="Times" w:hAnsi="Times"/>
                <w:rtl/>
              </w:rPr>
              <w:t>בדיקת שיפועי בטקל</w:t>
            </w:r>
            <w:r w:rsidRPr="009A0CF9">
              <w:rPr>
                <w:rFonts w:ascii="Times" w:hAnsi="Times" w:hint="cs"/>
                <w:rtl/>
              </w:rPr>
              <w:t xml:space="preserve"> </w:t>
            </w:r>
            <w:r w:rsidRPr="009A0CF9">
              <w:rPr>
                <w:rFonts w:ascii="Times" w:hAnsi="Times"/>
                <w:rtl/>
              </w:rPr>
              <w:t>( משקל מרחבי וחוזק לחיצה</w:t>
            </w:r>
            <w:r w:rsidRPr="009A0CF9">
              <w:rPr>
                <w:rFonts w:ascii="Times" w:hAnsi="Times" w:hint="cs"/>
                <w:rtl/>
              </w:rPr>
              <w:t>)</w:t>
            </w:r>
            <w:r w:rsidRPr="009A0CF9">
              <w:rPr>
                <w:rFonts w:ascii="Times" w:hAnsi="Times"/>
              </w:rPr>
              <w:t xml:space="preserve"> </w:t>
            </w:r>
          </w:p>
        </w:tc>
        <w:tc>
          <w:tcPr>
            <w:tcW w:w="1406" w:type="dxa"/>
            <w:shd w:val="clear" w:color="auto" w:fill="auto"/>
          </w:tcPr>
          <w:p w14:paraId="7442D5EB"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4315932E" w14:textId="77777777" w:rsidR="00EB5A81" w:rsidRPr="009A0CF9" w:rsidRDefault="00EB5A81" w:rsidP="00341985">
            <w:pPr>
              <w:jc w:val="right"/>
              <w:rPr>
                <w:rFonts w:ascii="Times" w:hAnsi="Times"/>
                <w:rtl/>
              </w:rPr>
            </w:pPr>
          </w:p>
        </w:tc>
        <w:tc>
          <w:tcPr>
            <w:tcW w:w="1905" w:type="dxa"/>
            <w:shd w:val="clear" w:color="auto" w:fill="auto"/>
          </w:tcPr>
          <w:p w14:paraId="2DBC1A76" w14:textId="77777777" w:rsidR="00EB5A81" w:rsidRPr="009A0CF9" w:rsidRDefault="00EB5A81" w:rsidP="00341985">
            <w:pPr>
              <w:jc w:val="right"/>
              <w:rPr>
                <w:rFonts w:ascii="Times" w:hAnsi="Times"/>
                <w:rtl/>
              </w:rPr>
            </w:pPr>
          </w:p>
        </w:tc>
      </w:tr>
      <w:tr w:rsidR="00EB5A81" w:rsidRPr="009A0CF9" w14:paraId="7C5D8005" w14:textId="77777777" w:rsidTr="00341985">
        <w:tc>
          <w:tcPr>
            <w:tcW w:w="615" w:type="dxa"/>
            <w:shd w:val="clear" w:color="auto" w:fill="auto"/>
          </w:tcPr>
          <w:p w14:paraId="2AC4E9C4" w14:textId="77777777" w:rsidR="00EB5A81" w:rsidRPr="009A0CF9" w:rsidRDefault="00EB5A81" w:rsidP="00341985">
            <w:pPr>
              <w:jc w:val="right"/>
              <w:rPr>
                <w:rFonts w:ascii="Times" w:hAnsi="Times"/>
                <w:rtl/>
              </w:rPr>
            </w:pPr>
            <w:r w:rsidRPr="009A0CF9">
              <w:rPr>
                <w:rFonts w:ascii="Times" w:hAnsi="Times"/>
              </w:rPr>
              <w:t>21</w:t>
            </w:r>
          </w:p>
        </w:tc>
        <w:tc>
          <w:tcPr>
            <w:tcW w:w="1269" w:type="dxa"/>
            <w:shd w:val="clear" w:color="auto" w:fill="auto"/>
          </w:tcPr>
          <w:p w14:paraId="5F48C158" w14:textId="77777777" w:rsidR="00EB5A81" w:rsidRPr="009A0CF9" w:rsidRDefault="00EB5A81" w:rsidP="00341985">
            <w:pPr>
              <w:jc w:val="right"/>
              <w:rPr>
                <w:rFonts w:ascii="Times" w:hAnsi="Times"/>
                <w:rtl/>
              </w:rPr>
            </w:pPr>
          </w:p>
        </w:tc>
        <w:tc>
          <w:tcPr>
            <w:tcW w:w="2813" w:type="dxa"/>
            <w:shd w:val="clear" w:color="auto" w:fill="auto"/>
          </w:tcPr>
          <w:p w14:paraId="052E2F34" w14:textId="77777777" w:rsidR="00EB5A81" w:rsidRPr="009A0CF9" w:rsidRDefault="00EB5A81" w:rsidP="00341985">
            <w:pPr>
              <w:jc w:val="right"/>
              <w:rPr>
                <w:rFonts w:ascii="Times" w:hAnsi="Times"/>
              </w:rPr>
            </w:pPr>
            <w:r w:rsidRPr="009A0CF9">
              <w:rPr>
                <w:rFonts w:ascii="Times" w:hAnsi="Times"/>
                <w:rtl/>
              </w:rPr>
              <w:t>בדיקת איטום קירות חוץ לפני חיפוי פחים</w:t>
            </w:r>
          </w:p>
        </w:tc>
        <w:tc>
          <w:tcPr>
            <w:tcW w:w="1406" w:type="dxa"/>
            <w:shd w:val="clear" w:color="auto" w:fill="auto"/>
          </w:tcPr>
          <w:p w14:paraId="57D59663"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37F72C28" w14:textId="77777777" w:rsidR="00EB5A81" w:rsidRPr="009A0CF9" w:rsidRDefault="00EB5A81" w:rsidP="00341985">
            <w:pPr>
              <w:jc w:val="right"/>
              <w:rPr>
                <w:rFonts w:ascii="Times" w:hAnsi="Times"/>
                <w:rtl/>
              </w:rPr>
            </w:pPr>
          </w:p>
        </w:tc>
        <w:tc>
          <w:tcPr>
            <w:tcW w:w="1905" w:type="dxa"/>
            <w:shd w:val="clear" w:color="auto" w:fill="auto"/>
          </w:tcPr>
          <w:p w14:paraId="2065CC5B" w14:textId="77777777" w:rsidR="00EB5A81" w:rsidRPr="009A0CF9" w:rsidRDefault="00EB5A81" w:rsidP="00341985">
            <w:pPr>
              <w:jc w:val="right"/>
              <w:rPr>
                <w:rFonts w:ascii="Times" w:hAnsi="Times"/>
                <w:rtl/>
              </w:rPr>
            </w:pPr>
          </w:p>
        </w:tc>
      </w:tr>
      <w:tr w:rsidR="00EB5A81" w:rsidRPr="009A0CF9" w14:paraId="7144F59D" w14:textId="77777777" w:rsidTr="00341985">
        <w:tc>
          <w:tcPr>
            <w:tcW w:w="615" w:type="dxa"/>
            <w:shd w:val="clear" w:color="auto" w:fill="auto"/>
          </w:tcPr>
          <w:p w14:paraId="2A052C2A" w14:textId="77777777" w:rsidR="00EB5A81" w:rsidRPr="009A0CF9" w:rsidRDefault="00EB5A81" w:rsidP="00341985">
            <w:pPr>
              <w:jc w:val="right"/>
              <w:rPr>
                <w:rFonts w:ascii="Times" w:hAnsi="Times"/>
                <w:rtl/>
              </w:rPr>
            </w:pPr>
            <w:r w:rsidRPr="009A0CF9">
              <w:rPr>
                <w:rFonts w:ascii="Times" w:hAnsi="Times"/>
              </w:rPr>
              <w:t>22</w:t>
            </w:r>
          </w:p>
        </w:tc>
        <w:tc>
          <w:tcPr>
            <w:tcW w:w="1269" w:type="dxa"/>
            <w:shd w:val="clear" w:color="auto" w:fill="auto"/>
          </w:tcPr>
          <w:p w14:paraId="237C13E9" w14:textId="77777777" w:rsidR="00EB5A81" w:rsidRPr="009A0CF9" w:rsidRDefault="00EB5A81" w:rsidP="00341985">
            <w:pPr>
              <w:jc w:val="right"/>
              <w:rPr>
                <w:rFonts w:ascii="Times" w:hAnsi="Times"/>
                <w:rtl/>
              </w:rPr>
            </w:pPr>
          </w:p>
        </w:tc>
        <w:tc>
          <w:tcPr>
            <w:tcW w:w="2813" w:type="dxa"/>
            <w:shd w:val="clear" w:color="auto" w:fill="auto"/>
          </w:tcPr>
          <w:p w14:paraId="6A14A483" w14:textId="77777777" w:rsidR="00EB5A81" w:rsidRPr="009A0CF9" w:rsidRDefault="00EB5A81" w:rsidP="00341985">
            <w:pPr>
              <w:rPr>
                <w:rFonts w:ascii="Times" w:hAnsi="Times"/>
                <w:rtl/>
              </w:rPr>
            </w:pPr>
            <w:r w:rsidRPr="009A0CF9">
              <w:rPr>
                <w:rFonts w:ascii="Times" w:hAnsi="Times"/>
                <w:rtl/>
              </w:rPr>
              <w:t>ביצוע המטרת חלונות + תפרים באלמנטים הטרומיים בחזיתות</w:t>
            </w:r>
          </w:p>
        </w:tc>
        <w:tc>
          <w:tcPr>
            <w:tcW w:w="1406" w:type="dxa"/>
            <w:shd w:val="clear" w:color="auto" w:fill="auto"/>
          </w:tcPr>
          <w:p w14:paraId="34F831BF"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30994567" w14:textId="77777777" w:rsidR="00EB5A81" w:rsidRPr="009A0CF9" w:rsidRDefault="00EB5A81" w:rsidP="00341985">
            <w:pPr>
              <w:jc w:val="right"/>
              <w:rPr>
                <w:rFonts w:ascii="Times" w:hAnsi="Times"/>
                <w:rtl/>
              </w:rPr>
            </w:pPr>
          </w:p>
        </w:tc>
        <w:tc>
          <w:tcPr>
            <w:tcW w:w="1905" w:type="dxa"/>
            <w:shd w:val="clear" w:color="auto" w:fill="auto"/>
          </w:tcPr>
          <w:p w14:paraId="0308522B" w14:textId="77777777" w:rsidR="00EB5A81" w:rsidRPr="009A0CF9" w:rsidRDefault="00EB5A81" w:rsidP="00341985">
            <w:pPr>
              <w:jc w:val="right"/>
              <w:rPr>
                <w:rFonts w:ascii="Times" w:hAnsi="Times"/>
                <w:rtl/>
              </w:rPr>
            </w:pPr>
          </w:p>
        </w:tc>
      </w:tr>
      <w:tr w:rsidR="00EB5A81" w:rsidRPr="009A0CF9" w14:paraId="53775969" w14:textId="77777777" w:rsidTr="00341985">
        <w:tc>
          <w:tcPr>
            <w:tcW w:w="615" w:type="dxa"/>
            <w:shd w:val="clear" w:color="auto" w:fill="auto"/>
          </w:tcPr>
          <w:p w14:paraId="7D8F7880" w14:textId="77777777" w:rsidR="00EB5A81" w:rsidRPr="009A0CF9" w:rsidRDefault="00EB5A81" w:rsidP="00341985">
            <w:pPr>
              <w:jc w:val="right"/>
              <w:rPr>
                <w:rFonts w:ascii="Times" w:hAnsi="Times"/>
                <w:rtl/>
              </w:rPr>
            </w:pPr>
            <w:r w:rsidRPr="009A0CF9">
              <w:rPr>
                <w:rFonts w:ascii="Times" w:hAnsi="Times"/>
              </w:rPr>
              <w:t>23</w:t>
            </w:r>
          </w:p>
        </w:tc>
        <w:tc>
          <w:tcPr>
            <w:tcW w:w="1269" w:type="dxa"/>
            <w:shd w:val="clear" w:color="auto" w:fill="auto"/>
          </w:tcPr>
          <w:p w14:paraId="040ECFFF" w14:textId="77777777" w:rsidR="00EB5A81" w:rsidRPr="009A0CF9" w:rsidRDefault="00EB5A81" w:rsidP="00341985">
            <w:pPr>
              <w:jc w:val="right"/>
              <w:rPr>
                <w:rFonts w:ascii="Times" w:hAnsi="Times"/>
                <w:rtl/>
              </w:rPr>
            </w:pPr>
            <w:r w:rsidRPr="009A0CF9">
              <w:rPr>
                <w:rFonts w:ascii="Times" w:hAnsi="Times" w:hint="cs"/>
                <w:rtl/>
              </w:rPr>
              <w:t>אלומיניום</w:t>
            </w:r>
          </w:p>
        </w:tc>
        <w:tc>
          <w:tcPr>
            <w:tcW w:w="2813" w:type="dxa"/>
            <w:shd w:val="clear" w:color="auto" w:fill="auto"/>
          </w:tcPr>
          <w:p w14:paraId="474E291A" w14:textId="77777777" w:rsidR="00EB5A81" w:rsidRPr="009A0CF9" w:rsidRDefault="00EB5A81" w:rsidP="00341985">
            <w:pPr>
              <w:jc w:val="right"/>
              <w:rPr>
                <w:rFonts w:ascii="Times" w:hAnsi="Times"/>
              </w:rPr>
            </w:pPr>
            <w:r w:rsidRPr="009A0CF9">
              <w:rPr>
                <w:rFonts w:ascii="Times" w:hAnsi="Times"/>
                <w:rtl/>
              </w:rPr>
              <w:t>בדיקת מעקה לפי ת"י 1142</w:t>
            </w:r>
          </w:p>
        </w:tc>
        <w:tc>
          <w:tcPr>
            <w:tcW w:w="1406" w:type="dxa"/>
            <w:shd w:val="clear" w:color="auto" w:fill="auto"/>
          </w:tcPr>
          <w:p w14:paraId="1C8B9E84"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334D0027" w14:textId="77777777" w:rsidR="00EB5A81" w:rsidRPr="009A0CF9" w:rsidRDefault="00EB5A81" w:rsidP="00341985">
            <w:pPr>
              <w:jc w:val="right"/>
              <w:rPr>
                <w:rFonts w:ascii="Times" w:hAnsi="Times"/>
                <w:rtl/>
              </w:rPr>
            </w:pPr>
          </w:p>
        </w:tc>
        <w:tc>
          <w:tcPr>
            <w:tcW w:w="1905" w:type="dxa"/>
            <w:shd w:val="clear" w:color="auto" w:fill="auto"/>
          </w:tcPr>
          <w:p w14:paraId="2C0B959C" w14:textId="77777777" w:rsidR="00EB5A81" w:rsidRPr="009A0CF9" w:rsidRDefault="00EB5A81" w:rsidP="00341985">
            <w:pPr>
              <w:jc w:val="right"/>
              <w:rPr>
                <w:rFonts w:ascii="Times" w:hAnsi="Times"/>
                <w:rtl/>
              </w:rPr>
            </w:pPr>
          </w:p>
        </w:tc>
      </w:tr>
      <w:tr w:rsidR="00EB5A81" w:rsidRPr="009A0CF9" w14:paraId="7D079C31" w14:textId="77777777" w:rsidTr="00341985">
        <w:tc>
          <w:tcPr>
            <w:tcW w:w="615" w:type="dxa"/>
            <w:shd w:val="clear" w:color="auto" w:fill="auto"/>
          </w:tcPr>
          <w:p w14:paraId="24AE05E3" w14:textId="77777777" w:rsidR="00EB5A81" w:rsidRPr="009A0CF9" w:rsidRDefault="00EB5A81" w:rsidP="00341985">
            <w:pPr>
              <w:jc w:val="right"/>
              <w:rPr>
                <w:rFonts w:ascii="Times" w:hAnsi="Times"/>
                <w:rtl/>
              </w:rPr>
            </w:pPr>
            <w:r w:rsidRPr="009A0CF9">
              <w:rPr>
                <w:rFonts w:ascii="Times" w:hAnsi="Times"/>
              </w:rPr>
              <w:t>24</w:t>
            </w:r>
          </w:p>
        </w:tc>
        <w:tc>
          <w:tcPr>
            <w:tcW w:w="1269" w:type="dxa"/>
            <w:shd w:val="clear" w:color="auto" w:fill="auto"/>
          </w:tcPr>
          <w:p w14:paraId="432488CA" w14:textId="77777777" w:rsidR="00EB5A81" w:rsidRPr="009A0CF9" w:rsidRDefault="00EB5A81" w:rsidP="00341985">
            <w:pPr>
              <w:jc w:val="right"/>
              <w:rPr>
                <w:rFonts w:ascii="Times" w:hAnsi="Times"/>
                <w:rtl/>
              </w:rPr>
            </w:pPr>
          </w:p>
        </w:tc>
        <w:tc>
          <w:tcPr>
            <w:tcW w:w="2813" w:type="dxa"/>
            <w:shd w:val="clear" w:color="auto" w:fill="auto"/>
          </w:tcPr>
          <w:p w14:paraId="6BA0977B" w14:textId="77777777" w:rsidR="00EB5A81" w:rsidRPr="009A0CF9" w:rsidRDefault="00EB5A81" w:rsidP="00341985">
            <w:pPr>
              <w:jc w:val="right"/>
              <w:rPr>
                <w:rFonts w:ascii="Times" w:hAnsi="Times"/>
              </w:rPr>
            </w:pPr>
            <w:r w:rsidRPr="009A0CF9">
              <w:rPr>
                <w:rFonts w:ascii="Times" w:hAnsi="Times"/>
                <w:rtl/>
              </w:rPr>
              <w:t>בדיקה של מעקה טיפוסי</w:t>
            </w:r>
          </w:p>
        </w:tc>
        <w:tc>
          <w:tcPr>
            <w:tcW w:w="1406" w:type="dxa"/>
            <w:shd w:val="clear" w:color="auto" w:fill="auto"/>
          </w:tcPr>
          <w:p w14:paraId="0AE02B52"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54EA8FFA" w14:textId="77777777" w:rsidR="00EB5A81" w:rsidRPr="009A0CF9" w:rsidRDefault="00EB5A81" w:rsidP="00341985">
            <w:pPr>
              <w:jc w:val="right"/>
              <w:rPr>
                <w:rFonts w:ascii="Times" w:hAnsi="Times"/>
                <w:rtl/>
              </w:rPr>
            </w:pPr>
          </w:p>
        </w:tc>
        <w:tc>
          <w:tcPr>
            <w:tcW w:w="1905" w:type="dxa"/>
            <w:shd w:val="clear" w:color="auto" w:fill="auto"/>
          </w:tcPr>
          <w:p w14:paraId="45A24396" w14:textId="77777777" w:rsidR="00EB5A81" w:rsidRPr="009A0CF9" w:rsidRDefault="00EB5A81" w:rsidP="00341985">
            <w:pPr>
              <w:jc w:val="right"/>
              <w:rPr>
                <w:rFonts w:ascii="Times" w:hAnsi="Times"/>
                <w:rtl/>
              </w:rPr>
            </w:pPr>
          </w:p>
        </w:tc>
      </w:tr>
      <w:tr w:rsidR="00EB5A81" w:rsidRPr="009A0CF9" w14:paraId="069203EA" w14:textId="77777777" w:rsidTr="00341985">
        <w:tc>
          <w:tcPr>
            <w:tcW w:w="615" w:type="dxa"/>
            <w:shd w:val="clear" w:color="auto" w:fill="auto"/>
          </w:tcPr>
          <w:p w14:paraId="280007AD" w14:textId="77777777" w:rsidR="00EB5A81" w:rsidRPr="009A0CF9" w:rsidRDefault="00EB5A81" w:rsidP="00341985">
            <w:pPr>
              <w:jc w:val="right"/>
              <w:rPr>
                <w:rFonts w:ascii="Times" w:hAnsi="Times"/>
                <w:rtl/>
              </w:rPr>
            </w:pPr>
            <w:r w:rsidRPr="009A0CF9">
              <w:rPr>
                <w:rFonts w:ascii="Times" w:hAnsi="Times"/>
              </w:rPr>
              <w:t>25</w:t>
            </w:r>
          </w:p>
        </w:tc>
        <w:tc>
          <w:tcPr>
            <w:tcW w:w="1269" w:type="dxa"/>
            <w:shd w:val="clear" w:color="auto" w:fill="auto"/>
          </w:tcPr>
          <w:p w14:paraId="243345B3" w14:textId="77777777" w:rsidR="00EB5A81" w:rsidRPr="009A0CF9" w:rsidRDefault="00EB5A81" w:rsidP="00341985">
            <w:pPr>
              <w:jc w:val="right"/>
              <w:rPr>
                <w:rFonts w:ascii="Times" w:hAnsi="Times"/>
                <w:rtl/>
              </w:rPr>
            </w:pPr>
          </w:p>
        </w:tc>
        <w:tc>
          <w:tcPr>
            <w:tcW w:w="2813" w:type="dxa"/>
            <w:shd w:val="clear" w:color="auto" w:fill="auto"/>
          </w:tcPr>
          <w:p w14:paraId="5E05B34D" w14:textId="77777777" w:rsidR="00EB5A81" w:rsidRPr="009A0CF9" w:rsidRDefault="00EB5A81" w:rsidP="00341985">
            <w:pPr>
              <w:rPr>
                <w:rFonts w:ascii="Times" w:hAnsi="Times"/>
              </w:rPr>
            </w:pPr>
            <w:r w:rsidRPr="009A0CF9">
              <w:rPr>
                <w:rFonts w:ascii="Times" w:hAnsi="Times"/>
                <w:rtl/>
              </w:rPr>
              <w:t xml:space="preserve">בדיקת ואישור </w:t>
            </w:r>
            <w:r w:rsidRPr="009A0CF9">
              <w:rPr>
                <w:rFonts w:ascii="Times" w:hAnsi="Times" w:hint="cs"/>
                <w:rtl/>
              </w:rPr>
              <w:t>תכניות</w:t>
            </w:r>
            <w:r w:rsidRPr="009A0CF9">
              <w:rPr>
                <w:rFonts w:ascii="Times" w:hAnsi="Times"/>
              </w:rPr>
              <w:t xml:space="preserve"> </w:t>
            </w:r>
          </w:p>
        </w:tc>
        <w:tc>
          <w:tcPr>
            <w:tcW w:w="1406" w:type="dxa"/>
            <w:shd w:val="clear" w:color="auto" w:fill="auto"/>
          </w:tcPr>
          <w:p w14:paraId="1BBC718F" w14:textId="77777777" w:rsidR="00EB5A81" w:rsidRPr="009A0CF9" w:rsidRDefault="00EB5A81" w:rsidP="00341985">
            <w:pPr>
              <w:rPr>
                <w:rFonts w:ascii="Times" w:hAnsi="Times"/>
              </w:rPr>
            </w:pPr>
            <w:r w:rsidRPr="009A0CF9">
              <w:rPr>
                <w:rFonts w:ascii="Times" w:hAnsi="Times"/>
                <w:rtl/>
              </w:rPr>
              <w:t>אדריכל +</w:t>
            </w:r>
            <w:r w:rsidRPr="009A0CF9">
              <w:rPr>
                <w:rFonts w:ascii="Times" w:hAnsi="Times" w:hint="cs"/>
                <w:rtl/>
              </w:rPr>
              <w:t xml:space="preserve">    </w:t>
            </w:r>
            <w:r w:rsidRPr="009A0CF9">
              <w:rPr>
                <w:rFonts w:ascii="Times" w:hAnsi="Times"/>
                <w:rtl/>
              </w:rPr>
              <w:t xml:space="preserve"> יועץ אלומיניום</w:t>
            </w:r>
          </w:p>
        </w:tc>
        <w:tc>
          <w:tcPr>
            <w:tcW w:w="1370" w:type="dxa"/>
            <w:shd w:val="clear" w:color="auto" w:fill="auto"/>
          </w:tcPr>
          <w:p w14:paraId="275D3399" w14:textId="77777777" w:rsidR="00EB5A81" w:rsidRPr="009A0CF9" w:rsidRDefault="00EB5A81" w:rsidP="00341985">
            <w:pPr>
              <w:jc w:val="right"/>
              <w:rPr>
                <w:rFonts w:ascii="Times" w:hAnsi="Times"/>
                <w:rtl/>
              </w:rPr>
            </w:pPr>
          </w:p>
        </w:tc>
        <w:tc>
          <w:tcPr>
            <w:tcW w:w="1905" w:type="dxa"/>
            <w:shd w:val="clear" w:color="auto" w:fill="auto"/>
          </w:tcPr>
          <w:p w14:paraId="3D913459" w14:textId="77777777" w:rsidR="00EB5A81" w:rsidRPr="009A0CF9" w:rsidRDefault="00EB5A81" w:rsidP="00341985">
            <w:pPr>
              <w:jc w:val="right"/>
              <w:rPr>
                <w:rFonts w:ascii="Times" w:hAnsi="Times"/>
                <w:rtl/>
              </w:rPr>
            </w:pPr>
          </w:p>
        </w:tc>
      </w:tr>
      <w:tr w:rsidR="00EB5A81" w:rsidRPr="009A0CF9" w14:paraId="5668A87B" w14:textId="77777777" w:rsidTr="00341985">
        <w:tc>
          <w:tcPr>
            <w:tcW w:w="615" w:type="dxa"/>
            <w:shd w:val="clear" w:color="auto" w:fill="auto"/>
          </w:tcPr>
          <w:p w14:paraId="2AACE9B9" w14:textId="77777777" w:rsidR="00EB5A81" w:rsidRPr="009A0CF9" w:rsidRDefault="00EB5A81" w:rsidP="00341985">
            <w:pPr>
              <w:jc w:val="right"/>
              <w:rPr>
                <w:rFonts w:ascii="Times" w:hAnsi="Times"/>
                <w:rtl/>
              </w:rPr>
            </w:pPr>
            <w:r w:rsidRPr="009A0CF9">
              <w:rPr>
                <w:rFonts w:ascii="Times" w:hAnsi="Times"/>
              </w:rPr>
              <w:t>26</w:t>
            </w:r>
          </w:p>
        </w:tc>
        <w:tc>
          <w:tcPr>
            <w:tcW w:w="1269" w:type="dxa"/>
            <w:shd w:val="clear" w:color="auto" w:fill="auto"/>
          </w:tcPr>
          <w:p w14:paraId="468F1D26" w14:textId="77777777" w:rsidR="00EB5A81" w:rsidRPr="009A0CF9" w:rsidRDefault="00EB5A81" w:rsidP="00341985">
            <w:pPr>
              <w:jc w:val="right"/>
              <w:rPr>
                <w:rFonts w:ascii="Times" w:hAnsi="Times"/>
                <w:rtl/>
              </w:rPr>
            </w:pPr>
            <w:r w:rsidRPr="009A0CF9">
              <w:rPr>
                <w:rFonts w:ascii="Times" w:hAnsi="Times" w:hint="cs"/>
                <w:rtl/>
              </w:rPr>
              <w:t>מיזוג אוויר</w:t>
            </w:r>
          </w:p>
        </w:tc>
        <w:tc>
          <w:tcPr>
            <w:tcW w:w="2813" w:type="dxa"/>
            <w:shd w:val="clear" w:color="auto" w:fill="auto"/>
          </w:tcPr>
          <w:p w14:paraId="7B5E0475" w14:textId="77777777" w:rsidR="00EB5A81" w:rsidRPr="009A0CF9" w:rsidRDefault="00EB5A81" w:rsidP="00341985">
            <w:pPr>
              <w:rPr>
                <w:rFonts w:ascii="Times" w:hAnsi="Times"/>
                <w:rtl/>
              </w:rPr>
            </w:pPr>
            <w:r w:rsidRPr="009A0CF9">
              <w:rPr>
                <w:rFonts w:ascii="Times" w:hAnsi="Times" w:hint="cs"/>
                <w:rtl/>
              </w:rPr>
              <w:t>אישור ציודי מ"א; גז "ירוק"</w:t>
            </w:r>
          </w:p>
        </w:tc>
        <w:tc>
          <w:tcPr>
            <w:tcW w:w="1406" w:type="dxa"/>
            <w:shd w:val="clear" w:color="auto" w:fill="auto"/>
          </w:tcPr>
          <w:p w14:paraId="60DDEB8C" w14:textId="77777777" w:rsidR="00EB5A81" w:rsidRPr="009A0CF9" w:rsidRDefault="00EB5A81" w:rsidP="00341985">
            <w:pPr>
              <w:jc w:val="right"/>
              <w:rPr>
                <w:rFonts w:ascii="Times" w:hAnsi="Times"/>
              </w:rPr>
            </w:pPr>
            <w:r w:rsidRPr="009A0CF9">
              <w:rPr>
                <w:rFonts w:ascii="Times" w:hAnsi="Times"/>
                <w:rtl/>
              </w:rPr>
              <w:t>יועץ מ"א</w:t>
            </w:r>
          </w:p>
        </w:tc>
        <w:tc>
          <w:tcPr>
            <w:tcW w:w="1370" w:type="dxa"/>
            <w:shd w:val="clear" w:color="auto" w:fill="auto"/>
          </w:tcPr>
          <w:p w14:paraId="3CA23B31" w14:textId="77777777" w:rsidR="00EB5A81" w:rsidRPr="009A0CF9" w:rsidRDefault="00EB5A81" w:rsidP="00341985">
            <w:pPr>
              <w:jc w:val="right"/>
              <w:rPr>
                <w:rFonts w:ascii="Times" w:hAnsi="Times"/>
                <w:rtl/>
              </w:rPr>
            </w:pPr>
          </w:p>
        </w:tc>
        <w:tc>
          <w:tcPr>
            <w:tcW w:w="1905" w:type="dxa"/>
            <w:shd w:val="clear" w:color="auto" w:fill="auto"/>
          </w:tcPr>
          <w:p w14:paraId="36C59EC4" w14:textId="77777777" w:rsidR="00EB5A81" w:rsidRPr="009A0CF9" w:rsidRDefault="00EB5A81" w:rsidP="00341985">
            <w:pPr>
              <w:jc w:val="right"/>
              <w:rPr>
                <w:rFonts w:ascii="Times" w:hAnsi="Times"/>
                <w:rtl/>
              </w:rPr>
            </w:pPr>
          </w:p>
        </w:tc>
      </w:tr>
      <w:tr w:rsidR="00EB5A81" w:rsidRPr="009A0CF9" w14:paraId="621A0461" w14:textId="77777777" w:rsidTr="00341985">
        <w:tc>
          <w:tcPr>
            <w:tcW w:w="615" w:type="dxa"/>
            <w:shd w:val="clear" w:color="auto" w:fill="auto"/>
          </w:tcPr>
          <w:p w14:paraId="08146A60" w14:textId="77777777" w:rsidR="00EB5A81" w:rsidRPr="009A0CF9" w:rsidRDefault="00EB5A81" w:rsidP="00341985">
            <w:pPr>
              <w:jc w:val="right"/>
              <w:rPr>
                <w:rFonts w:ascii="Times" w:hAnsi="Times"/>
                <w:rtl/>
              </w:rPr>
            </w:pPr>
            <w:r w:rsidRPr="009A0CF9">
              <w:rPr>
                <w:rFonts w:ascii="Times" w:hAnsi="Times"/>
              </w:rPr>
              <w:t>27</w:t>
            </w:r>
          </w:p>
        </w:tc>
        <w:tc>
          <w:tcPr>
            <w:tcW w:w="1269" w:type="dxa"/>
            <w:shd w:val="clear" w:color="auto" w:fill="auto"/>
          </w:tcPr>
          <w:p w14:paraId="1241A9BD" w14:textId="77777777" w:rsidR="00EB5A81" w:rsidRPr="009A0CF9" w:rsidRDefault="00EB5A81" w:rsidP="00341985">
            <w:pPr>
              <w:jc w:val="right"/>
              <w:rPr>
                <w:rFonts w:ascii="Times" w:hAnsi="Times"/>
                <w:rtl/>
              </w:rPr>
            </w:pPr>
            <w:r w:rsidRPr="009A0CF9">
              <w:rPr>
                <w:rFonts w:ascii="Times" w:hAnsi="Times" w:hint="cs"/>
                <w:rtl/>
              </w:rPr>
              <w:t>טיח</w:t>
            </w:r>
          </w:p>
        </w:tc>
        <w:tc>
          <w:tcPr>
            <w:tcW w:w="2813" w:type="dxa"/>
            <w:shd w:val="clear" w:color="auto" w:fill="auto"/>
          </w:tcPr>
          <w:p w14:paraId="7C19685C" w14:textId="77777777" w:rsidR="00EB5A81" w:rsidRPr="009A0CF9" w:rsidRDefault="00EB5A81" w:rsidP="00341985">
            <w:pPr>
              <w:rPr>
                <w:rFonts w:ascii="Times" w:hAnsi="Times"/>
                <w:rtl/>
              </w:rPr>
            </w:pPr>
            <w:r w:rsidRPr="009A0CF9">
              <w:rPr>
                <w:rFonts w:ascii="Times" w:hAnsi="Times" w:hint="cs"/>
                <w:rtl/>
              </w:rPr>
              <w:t>בדיקת טיח בממ"מ שליפה לדרישת פיקוד העורף.</w:t>
            </w:r>
          </w:p>
        </w:tc>
        <w:tc>
          <w:tcPr>
            <w:tcW w:w="1406" w:type="dxa"/>
            <w:shd w:val="clear" w:color="auto" w:fill="auto"/>
          </w:tcPr>
          <w:p w14:paraId="75C5942B"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37D2347A" w14:textId="77777777" w:rsidR="00EB5A81" w:rsidRPr="009A0CF9" w:rsidRDefault="00EB5A81" w:rsidP="00341985">
            <w:pPr>
              <w:jc w:val="right"/>
              <w:rPr>
                <w:rFonts w:ascii="Times" w:hAnsi="Times"/>
                <w:rtl/>
              </w:rPr>
            </w:pPr>
          </w:p>
        </w:tc>
        <w:tc>
          <w:tcPr>
            <w:tcW w:w="1905" w:type="dxa"/>
            <w:shd w:val="clear" w:color="auto" w:fill="auto"/>
          </w:tcPr>
          <w:p w14:paraId="1633F3BB" w14:textId="77777777" w:rsidR="00EB5A81" w:rsidRPr="009A0CF9" w:rsidRDefault="00EB5A81" w:rsidP="00341985">
            <w:pPr>
              <w:jc w:val="right"/>
              <w:rPr>
                <w:rFonts w:ascii="Times" w:hAnsi="Times"/>
                <w:rtl/>
              </w:rPr>
            </w:pPr>
          </w:p>
        </w:tc>
      </w:tr>
      <w:tr w:rsidR="00EB5A81" w:rsidRPr="009A0CF9" w14:paraId="7F63E23D" w14:textId="77777777" w:rsidTr="00341985">
        <w:tc>
          <w:tcPr>
            <w:tcW w:w="615" w:type="dxa"/>
            <w:shd w:val="clear" w:color="auto" w:fill="auto"/>
          </w:tcPr>
          <w:p w14:paraId="1B26E6F7" w14:textId="77777777" w:rsidR="00EB5A81" w:rsidRPr="009A0CF9" w:rsidRDefault="00EB5A81" w:rsidP="00341985">
            <w:pPr>
              <w:jc w:val="right"/>
              <w:rPr>
                <w:rFonts w:ascii="Times" w:hAnsi="Times"/>
                <w:rtl/>
              </w:rPr>
            </w:pPr>
            <w:r w:rsidRPr="009A0CF9">
              <w:rPr>
                <w:rFonts w:ascii="Times" w:hAnsi="Times"/>
              </w:rPr>
              <w:t>28</w:t>
            </w:r>
          </w:p>
        </w:tc>
        <w:tc>
          <w:tcPr>
            <w:tcW w:w="1269" w:type="dxa"/>
            <w:shd w:val="clear" w:color="auto" w:fill="auto"/>
          </w:tcPr>
          <w:p w14:paraId="3E775085" w14:textId="77777777" w:rsidR="00EB5A81" w:rsidRPr="009A0CF9" w:rsidRDefault="00EB5A81" w:rsidP="00341985">
            <w:pPr>
              <w:jc w:val="right"/>
              <w:rPr>
                <w:rFonts w:ascii="Times" w:hAnsi="Times"/>
                <w:rtl/>
              </w:rPr>
            </w:pPr>
            <w:r w:rsidRPr="009A0CF9">
              <w:rPr>
                <w:rFonts w:ascii="Times" w:hAnsi="Times" w:hint="cs"/>
                <w:rtl/>
              </w:rPr>
              <w:t>חיפוי אבן</w:t>
            </w:r>
          </w:p>
        </w:tc>
        <w:tc>
          <w:tcPr>
            <w:tcW w:w="2813" w:type="dxa"/>
            <w:shd w:val="clear" w:color="auto" w:fill="auto"/>
          </w:tcPr>
          <w:p w14:paraId="0258E067" w14:textId="77777777" w:rsidR="00EB5A81" w:rsidRPr="009A0CF9" w:rsidRDefault="00EB5A81" w:rsidP="00341985">
            <w:pPr>
              <w:rPr>
                <w:rFonts w:ascii="Times" w:hAnsi="Times"/>
                <w:rtl/>
              </w:rPr>
            </w:pPr>
            <w:r w:rsidRPr="009A0CF9">
              <w:rPr>
                <w:rFonts w:ascii="Times" w:hAnsi="Times" w:hint="cs"/>
                <w:rtl/>
              </w:rPr>
              <w:t>בדיקת ספיגות , משקל מרחבי , חוזק</w:t>
            </w:r>
          </w:p>
        </w:tc>
        <w:tc>
          <w:tcPr>
            <w:tcW w:w="1406" w:type="dxa"/>
            <w:shd w:val="clear" w:color="auto" w:fill="auto"/>
          </w:tcPr>
          <w:p w14:paraId="26A579FB" w14:textId="77777777" w:rsidR="00EB5A81" w:rsidRPr="009A0CF9" w:rsidRDefault="00EB5A81" w:rsidP="00341985">
            <w:pPr>
              <w:rPr>
                <w:rFonts w:ascii="Times" w:hAnsi="Times"/>
              </w:rPr>
            </w:pPr>
            <w:r w:rsidRPr="009A0CF9">
              <w:rPr>
                <w:rFonts w:ascii="Times" w:hAnsi="Times"/>
                <w:rtl/>
              </w:rPr>
              <w:t>מת"י</w:t>
            </w:r>
          </w:p>
        </w:tc>
        <w:tc>
          <w:tcPr>
            <w:tcW w:w="1370" w:type="dxa"/>
            <w:shd w:val="clear" w:color="auto" w:fill="auto"/>
          </w:tcPr>
          <w:p w14:paraId="35454C42" w14:textId="77777777" w:rsidR="00EB5A81" w:rsidRPr="009A0CF9" w:rsidRDefault="00EB5A81" w:rsidP="00341985">
            <w:pPr>
              <w:jc w:val="right"/>
              <w:rPr>
                <w:rFonts w:ascii="Times" w:hAnsi="Times"/>
                <w:rtl/>
              </w:rPr>
            </w:pPr>
          </w:p>
        </w:tc>
        <w:tc>
          <w:tcPr>
            <w:tcW w:w="1905" w:type="dxa"/>
            <w:shd w:val="clear" w:color="auto" w:fill="auto"/>
          </w:tcPr>
          <w:p w14:paraId="3E8B41B0" w14:textId="77777777" w:rsidR="00EB5A81" w:rsidRPr="009A0CF9" w:rsidRDefault="00EB5A81" w:rsidP="00341985">
            <w:pPr>
              <w:jc w:val="right"/>
              <w:rPr>
                <w:rFonts w:ascii="Times" w:hAnsi="Times"/>
                <w:rtl/>
              </w:rPr>
            </w:pPr>
          </w:p>
        </w:tc>
      </w:tr>
      <w:tr w:rsidR="00EB5A81" w:rsidRPr="009A0CF9" w14:paraId="03ACD0E0" w14:textId="77777777" w:rsidTr="00341985">
        <w:tc>
          <w:tcPr>
            <w:tcW w:w="615" w:type="dxa"/>
            <w:shd w:val="clear" w:color="auto" w:fill="auto"/>
          </w:tcPr>
          <w:p w14:paraId="35EB2E2E" w14:textId="77777777" w:rsidR="00EB5A81" w:rsidRPr="009A0CF9" w:rsidRDefault="00EB5A81" w:rsidP="00341985">
            <w:pPr>
              <w:jc w:val="right"/>
              <w:rPr>
                <w:rFonts w:ascii="Times" w:hAnsi="Times"/>
                <w:rtl/>
              </w:rPr>
            </w:pPr>
            <w:r w:rsidRPr="009A0CF9">
              <w:rPr>
                <w:rFonts w:ascii="Times" w:hAnsi="Times"/>
              </w:rPr>
              <w:t>29</w:t>
            </w:r>
          </w:p>
        </w:tc>
        <w:tc>
          <w:tcPr>
            <w:tcW w:w="1269" w:type="dxa"/>
            <w:shd w:val="clear" w:color="auto" w:fill="auto"/>
          </w:tcPr>
          <w:p w14:paraId="1A576378" w14:textId="77777777" w:rsidR="00EB5A81" w:rsidRPr="009A0CF9" w:rsidRDefault="00EB5A81" w:rsidP="00341985">
            <w:pPr>
              <w:jc w:val="right"/>
              <w:rPr>
                <w:rFonts w:ascii="Times" w:hAnsi="Times"/>
                <w:rtl/>
              </w:rPr>
            </w:pPr>
            <w:r w:rsidRPr="009A0CF9">
              <w:rPr>
                <w:rFonts w:ascii="Times" w:hAnsi="Times" w:hint="cs"/>
                <w:rtl/>
              </w:rPr>
              <w:t>מעליות</w:t>
            </w:r>
          </w:p>
        </w:tc>
        <w:tc>
          <w:tcPr>
            <w:tcW w:w="2813" w:type="dxa"/>
            <w:shd w:val="clear" w:color="auto" w:fill="auto"/>
          </w:tcPr>
          <w:p w14:paraId="258FB462" w14:textId="77777777" w:rsidR="00EB5A81" w:rsidRPr="009A0CF9" w:rsidRDefault="00EB5A81" w:rsidP="00341985">
            <w:pPr>
              <w:jc w:val="right"/>
              <w:rPr>
                <w:rFonts w:ascii="Times" w:hAnsi="Times"/>
              </w:rPr>
            </w:pPr>
            <w:r w:rsidRPr="009A0CF9">
              <w:rPr>
                <w:rFonts w:ascii="Times" w:hAnsi="Times"/>
                <w:rtl/>
              </w:rPr>
              <w:t>אישור להפעלת מעלית</w:t>
            </w:r>
          </w:p>
        </w:tc>
        <w:tc>
          <w:tcPr>
            <w:tcW w:w="1406" w:type="dxa"/>
            <w:shd w:val="clear" w:color="auto" w:fill="auto"/>
          </w:tcPr>
          <w:p w14:paraId="1507D983"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69303C1F" w14:textId="77777777" w:rsidR="00EB5A81" w:rsidRPr="009A0CF9" w:rsidRDefault="00EB5A81" w:rsidP="00341985">
            <w:pPr>
              <w:jc w:val="right"/>
              <w:rPr>
                <w:rFonts w:ascii="Times" w:hAnsi="Times"/>
                <w:rtl/>
              </w:rPr>
            </w:pPr>
          </w:p>
        </w:tc>
        <w:tc>
          <w:tcPr>
            <w:tcW w:w="1905" w:type="dxa"/>
            <w:shd w:val="clear" w:color="auto" w:fill="auto"/>
          </w:tcPr>
          <w:p w14:paraId="7A7F60AD" w14:textId="77777777" w:rsidR="00EB5A81" w:rsidRPr="009A0CF9" w:rsidRDefault="00EB5A81" w:rsidP="00341985">
            <w:pPr>
              <w:jc w:val="right"/>
              <w:rPr>
                <w:rFonts w:ascii="Times" w:hAnsi="Times"/>
                <w:rtl/>
              </w:rPr>
            </w:pPr>
          </w:p>
        </w:tc>
      </w:tr>
      <w:tr w:rsidR="00EB5A81" w:rsidRPr="009A0CF9" w14:paraId="1F66E404" w14:textId="77777777" w:rsidTr="00341985">
        <w:tc>
          <w:tcPr>
            <w:tcW w:w="615" w:type="dxa"/>
            <w:shd w:val="clear" w:color="auto" w:fill="auto"/>
          </w:tcPr>
          <w:p w14:paraId="17D5D6F4" w14:textId="77777777" w:rsidR="00EB5A81" w:rsidRPr="009A0CF9" w:rsidRDefault="00EB5A81" w:rsidP="00341985">
            <w:pPr>
              <w:jc w:val="right"/>
              <w:rPr>
                <w:rFonts w:ascii="Times" w:hAnsi="Times"/>
                <w:rtl/>
              </w:rPr>
            </w:pPr>
            <w:r w:rsidRPr="009A0CF9">
              <w:rPr>
                <w:rFonts w:ascii="Times" w:hAnsi="Times"/>
              </w:rPr>
              <w:t>30</w:t>
            </w:r>
          </w:p>
        </w:tc>
        <w:tc>
          <w:tcPr>
            <w:tcW w:w="1269" w:type="dxa"/>
            <w:shd w:val="clear" w:color="auto" w:fill="auto"/>
          </w:tcPr>
          <w:p w14:paraId="01A3FD40" w14:textId="77777777" w:rsidR="00EB5A81" w:rsidRPr="009A0CF9" w:rsidRDefault="00EB5A81" w:rsidP="00341985">
            <w:pPr>
              <w:jc w:val="right"/>
              <w:rPr>
                <w:rFonts w:ascii="Times" w:hAnsi="Times"/>
                <w:rtl/>
              </w:rPr>
            </w:pPr>
            <w:r w:rsidRPr="009A0CF9">
              <w:rPr>
                <w:rFonts w:ascii="Times" w:hAnsi="Times" w:hint="cs"/>
                <w:rtl/>
              </w:rPr>
              <w:t>נגרות</w:t>
            </w:r>
          </w:p>
        </w:tc>
        <w:tc>
          <w:tcPr>
            <w:tcW w:w="2813" w:type="dxa"/>
            <w:shd w:val="clear" w:color="auto" w:fill="auto"/>
          </w:tcPr>
          <w:p w14:paraId="0B3732FB" w14:textId="77777777" w:rsidR="00EB5A81" w:rsidRPr="009A0CF9" w:rsidRDefault="00EB5A81" w:rsidP="00341985">
            <w:pPr>
              <w:jc w:val="right"/>
              <w:rPr>
                <w:rFonts w:ascii="Times" w:hAnsi="Times"/>
                <w:rtl/>
              </w:rPr>
            </w:pPr>
            <w:r w:rsidRPr="009A0CF9">
              <w:rPr>
                <w:rFonts w:ascii="Times" w:hAnsi="Times"/>
                <w:rtl/>
              </w:rPr>
              <w:t>בדיקת משקופי עץ – במידה ודרוש במפרט</w:t>
            </w:r>
          </w:p>
        </w:tc>
        <w:tc>
          <w:tcPr>
            <w:tcW w:w="1406" w:type="dxa"/>
            <w:shd w:val="clear" w:color="auto" w:fill="auto"/>
          </w:tcPr>
          <w:p w14:paraId="5FAB7989"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50626482" w14:textId="77777777" w:rsidR="00EB5A81" w:rsidRPr="009A0CF9" w:rsidRDefault="00EB5A81" w:rsidP="00341985">
            <w:pPr>
              <w:jc w:val="right"/>
              <w:rPr>
                <w:rFonts w:ascii="Times" w:hAnsi="Times"/>
                <w:rtl/>
              </w:rPr>
            </w:pPr>
          </w:p>
        </w:tc>
        <w:tc>
          <w:tcPr>
            <w:tcW w:w="1905" w:type="dxa"/>
            <w:shd w:val="clear" w:color="auto" w:fill="auto"/>
          </w:tcPr>
          <w:p w14:paraId="69B6A864" w14:textId="77777777" w:rsidR="00EB5A81" w:rsidRPr="009A0CF9" w:rsidRDefault="00EB5A81" w:rsidP="00341985">
            <w:pPr>
              <w:jc w:val="right"/>
              <w:rPr>
                <w:rFonts w:ascii="Times" w:hAnsi="Times"/>
                <w:rtl/>
              </w:rPr>
            </w:pPr>
          </w:p>
        </w:tc>
      </w:tr>
      <w:tr w:rsidR="00EB5A81" w:rsidRPr="009A0CF9" w14:paraId="717CC5D3" w14:textId="77777777" w:rsidTr="00341985">
        <w:tc>
          <w:tcPr>
            <w:tcW w:w="615" w:type="dxa"/>
            <w:shd w:val="clear" w:color="auto" w:fill="auto"/>
          </w:tcPr>
          <w:p w14:paraId="49461F35" w14:textId="77777777" w:rsidR="00EB5A81" w:rsidRPr="009A0CF9" w:rsidRDefault="00EB5A81" w:rsidP="00341985">
            <w:pPr>
              <w:jc w:val="right"/>
              <w:rPr>
                <w:rFonts w:ascii="Times" w:hAnsi="Times"/>
                <w:rtl/>
              </w:rPr>
            </w:pPr>
            <w:r w:rsidRPr="009A0CF9">
              <w:rPr>
                <w:rFonts w:ascii="Times" w:hAnsi="Times"/>
              </w:rPr>
              <w:t>31</w:t>
            </w:r>
          </w:p>
        </w:tc>
        <w:tc>
          <w:tcPr>
            <w:tcW w:w="1269" w:type="dxa"/>
            <w:shd w:val="clear" w:color="auto" w:fill="auto"/>
          </w:tcPr>
          <w:p w14:paraId="2227FF1C" w14:textId="77777777" w:rsidR="00EB5A81" w:rsidRPr="009A0CF9" w:rsidRDefault="00EB5A81" w:rsidP="00341985">
            <w:pPr>
              <w:jc w:val="right"/>
              <w:rPr>
                <w:rFonts w:ascii="Times" w:hAnsi="Times"/>
                <w:rtl/>
              </w:rPr>
            </w:pPr>
            <w:r w:rsidRPr="009A0CF9">
              <w:rPr>
                <w:rFonts w:ascii="Times" w:hAnsi="Times" w:hint="cs"/>
                <w:rtl/>
              </w:rPr>
              <w:t>פיתוח</w:t>
            </w:r>
          </w:p>
        </w:tc>
        <w:tc>
          <w:tcPr>
            <w:tcW w:w="2813" w:type="dxa"/>
            <w:shd w:val="clear" w:color="auto" w:fill="auto"/>
          </w:tcPr>
          <w:p w14:paraId="73729A41" w14:textId="77777777" w:rsidR="00EB5A81" w:rsidRPr="009A0CF9" w:rsidRDefault="00EB5A81" w:rsidP="00341985">
            <w:pPr>
              <w:jc w:val="right"/>
              <w:rPr>
                <w:rFonts w:ascii="Times" w:hAnsi="Times"/>
              </w:rPr>
            </w:pPr>
            <w:r w:rsidRPr="009A0CF9">
              <w:rPr>
                <w:rFonts w:ascii="Times" w:hAnsi="Times"/>
                <w:rtl/>
              </w:rPr>
              <w:t>בדיקת מצעים לפני ריצוף – 100%</w:t>
            </w:r>
          </w:p>
        </w:tc>
        <w:tc>
          <w:tcPr>
            <w:tcW w:w="1406" w:type="dxa"/>
            <w:shd w:val="clear" w:color="auto" w:fill="auto"/>
          </w:tcPr>
          <w:p w14:paraId="0E949B97"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76219996" w14:textId="77777777" w:rsidR="00EB5A81" w:rsidRPr="009A0CF9" w:rsidRDefault="00EB5A81" w:rsidP="00341985">
            <w:pPr>
              <w:jc w:val="right"/>
              <w:rPr>
                <w:rFonts w:ascii="Times" w:hAnsi="Times"/>
                <w:rtl/>
              </w:rPr>
            </w:pPr>
          </w:p>
        </w:tc>
        <w:tc>
          <w:tcPr>
            <w:tcW w:w="1905" w:type="dxa"/>
            <w:shd w:val="clear" w:color="auto" w:fill="auto"/>
          </w:tcPr>
          <w:p w14:paraId="020E165E" w14:textId="77777777" w:rsidR="00EB5A81" w:rsidRPr="009A0CF9" w:rsidRDefault="00EB5A81" w:rsidP="00341985">
            <w:pPr>
              <w:jc w:val="right"/>
              <w:rPr>
                <w:rFonts w:ascii="Times" w:hAnsi="Times"/>
                <w:rtl/>
              </w:rPr>
            </w:pPr>
          </w:p>
        </w:tc>
      </w:tr>
      <w:tr w:rsidR="00EB5A81" w:rsidRPr="009A0CF9" w14:paraId="2C573690" w14:textId="77777777" w:rsidTr="00341985">
        <w:tc>
          <w:tcPr>
            <w:tcW w:w="615" w:type="dxa"/>
            <w:shd w:val="clear" w:color="auto" w:fill="auto"/>
          </w:tcPr>
          <w:p w14:paraId="5ABE19E7" w14:textId="77777777" w:rsidR="00EB5A81" w:rsidRPr="009A0CF9" w:rsidRDefault="00EB5A81" w:rsidP="00341985">
            <w:pPr>
              <w:jc w:val="right"/>
              <w:rPr>
                <w:rFonts w:ascii="Times" w:hAnsi="Times"/>
                <w:rtl/>
              </w:rPr>
            </w:pPr>
            <w:r w:rsidRPr="009A0CF9">
              <w:rPr>
                <w:rFonts w:ascii="Times" w:hAnsi="Times"/>
              </w:rPr>
              <w:t>32</w:t>
            </w:r>
          </w:p>
        </w:tc>
        <w:tc>
          <w:tcPr>
            <w:tcW w:w="1269" w:type="dxa"/>
            <w:shd w:val="clear" w:color="auto" w:fill="auto"/>
          </w:tcPr>
          <w:p w14:paraId="49F49333" w14:textId="77777777" w:rsidR="00EB5A81" w:rsidRPr="009A0CF9" w:rsidRDefault="00EB5A81" w:rsidP="00341985">
            <w:pPr>
              <w:jc w:val="right"/>
              <w:rPr>
                <w:rFonts w:ascii="Times" w:hAnsi="Times"/>
                <w:rtl/>
              </w:rPr>
            </w:pPr>
          </w:p>
        </w:tc>
        <w:tc>
          <w:tcPr>
            <w:tcW w:w="2813" w:type="dxa"/>
            <w:shd w:val="clear" w:color="auto" w:fill="auto"/>
          </w:tcPr>
          <w:p w14:paraId="46BFF507" w14:textId="77777777" w:rsidR="00EB5A81" w:rsidRPr="009A0CF9" w:rsidRDefault="00EB5A81" w:rsidP="00341985">
            <w:pPr>
              <w:jc w:val="right"/>
              <w:rPr>
                <w:rFonts w:ascii="Times" w:hAnsi="Times"/>
              </w:rPr>
            </w:pPr>
            <w:r w:rsidRPr="009A0CF9">
              <w:rPr>
                <w:rFonts w:ascii="Times" w:hAnsi="Times"/>
                <w:rtl/>
              </w:rPr>
              <w:t>בדיקת הידוק מצעים</w:t>
            </w:r>
          </w:p>
        </w:tc>
        <w:tc>
          <w:tcPr>
            <w:tcW w:w="1406" w:type="dxa"/>
            <w:shd w:val="clear" w:color="auto" w:fill="auto"/>
          </w:tcPr>
          <w:p w14:paraId="4D27DDCA" w14:textId="77777777" w:rsidR="00EB5A81" w:rsidRPr="009A0CF9" w:rsidRDefault="00EB5A81" w:rsidP="00341985">
            <w:pPr>
              <w:rPr>
                <w:rFonts w:ascii="Times" w:hAnsi="Times"/>
              </w:rPr>
            </w:pPr>
            <w:r w:rsidRPr="009A0CF9">
              <w:rPr>
                <w:rFonts w:ascii="Times" w:hAnsi="Times"/>
                <w:rtl/>
              </w:rPr>
              <w:t>מת"י</w:t>
            </w:r>
          </w:p>
        </w:tc>
        <w:tc>
          <w:tcPr>
            <w:tcW w:w="1370" w:type="dxa"/>
            <w:shd w:val="clear" w:color="auto" w:fill="auto"/>
          </w:tcPr>
          <w:p w14:paraId="0D747CD5" w14:textId="77777777" w:rsidR="00EB5A81" w:rsidRPr="009A0CF9" w:rsidRDefault="00EB5A81" w:rsidP="00341985">
            <w:pPr>
              <w:jc w:val="right"/>
              <w:rPr>
                <w:rFonts w:ascii="Times" w:hAnsi="Times"/>
                <w:rtl/>
              </w:rPr>
            </w:pPr>
          </w:p>
        </w:tc>
        <w:tc>
          <w:tcPr>
            <w:tcW w:w="1905" w:type="dxa"/>
            <w:shd w:val="clear" w:color="auto" w:fill="auto"/>
          </w:tcPr>
          <w:p w14:paraId="48E5A0D0" w14:textId="77777777" w:rsidR="00EB5A81" w:rsidRPr="009A0CF9" w:rsidRDefault="00EB5A81" w:rsidP="00341985">
            <w:pPr>
              <w:jc w:val="right"/>
              <w:rPr>
                <w:rFonts w:ascii="Times" w:hAnsi="Times"/>
                <w:rtl/>
              </w:rPr>
            </w:pPr>
          </w:p>
        </w:tc>
      </w:tr>
      <w:tr w:rsidR="00EB5A81" w:rsidRPr="009A0CF9" w14:paraId="3926B73F" w14:textId="77777777" w:rsidTr="00341985">
        <w:tc>
          <w:tcPr>
            <w:tcW w:w="615" w:type="dxa"/>
            <w:shd w:val="clear" w:color="auto" w:fill="auto"/>
          </w:tcPr>
          <w:p w14:paraId="28D4F47A" w14:textId="77777777" w:rsidR="00EB5A81" w:rsidRPr="009A0CF9" w:rsidRDefault="00EB5A81" w:rsidP="00341985">
            <w:pPr>
              <w:jc w:val="right"/>
              <w:rPr>
                <w:rFonts w:ascii="Times" w:hAnsi="Times"/>
                <w:rtl/>
              </w:rPr>
            </w:pPr>
            <w:r w:rsidRPr="009A0CF9">
              <w:rPr>
                <w:rFonts w:ascii="Times" w:hAnsi="Times"/>
              </w:rPr>
              <w:t>33</w:t>
            </w:r>
          </w:p>
        </w:tc>
        <w:tc>
          <w:tcPr>
            <w:tcW w:w="1269" w:type="dxa"/>
            <w:shd w:val="clear" w:color="auto" w:fill="auto"/>
          </w:tcPr>
          <w:p w14:paraId="0CB3AEB6" w14:textId="77777777" w:rsidR="00EB5A81" w:rsidRPr="009A0CF9" w:rsidRDefault="00EB5A81" w:rsidP="00341985">
            <w:pPr>
              <w:jc w:val="right"/>
              <w:rPr>
                <w:rFonts w:ascii="Times" w:hAnsi="Times"/>
                <w:rtl/>
              </w:rPr>
            </w:pPr>
            <w:r w:rsidRPr="009A0CF9">
              <w:rPr>
                <w:rFonts w:ascii="Times" w:hAnsi="Times" w:hint="cs"/>
                <w:rtl/>
              </w:rPr>
              <w:t>כיבוי אש</w:t>
            </w:r>
          </w:p>
        </w:tc>
        <w:tc>
          <w:tcPr>
            <w:tcW w:w="2813" w:type="dxa"/>
            <w:shd w:val="clear" w:color="auto" w:fill="auto"/>
          </w:tcPr>
          <w:p w14:paraId="64422D0B" w14:textId="77777777" w:rsidR="00EB5A81" w:rsidRPr="009A0CF9" w:rsidRDefault="00EB5A81" w:rsidP="00341985">
            <w:pPr>
              <w:rPr>
                <w:rFonts w:ascii="Times" w:hAnsi="Times"/>
                <w:rtl/>
              </w:rPr>
            </w:pPr>
            <w:r w:rsidRPr="009A0CF9">
              <w:rPr>
                <w:rFonts w:ascii="Times" w:hAnsi="Times" w:hint="cs"/>
                <w:rtl/>
              </w:rPr>
              <w:t>מסירה ראשונית</w:t>
            </w:r>
          </w:p>
        </w:tc>
        <w:tc>
          <w:tcPr>
            <w:tcW w:w="1406" w:type="dxa"/>
            <w:shd w:val="clear" w:color="auto" w:fill="auto"/>
          </w:tcPr>
          <w:p w14:paraId="59C6F049" w14:textId="77777777" w:rsidR="00EB5A81" w:rsidRPr="009A0CF9" w:rsidRDefault="00EB5A81" w:rsidP="00341985">
            <w:pPr>
              <w:rPr>
                <w:rFonts w:ascii="Times" w:hAnsi="Times"/>
                <w:rtl/>
              </w:rPr>
            </w:pPr>
            <w:r w:rsidRPr="009A0CF9">
              <w:rPr>
                <w:rFonts w:ascii="Times" w:hAnsi="Times"/>
                <w:rtl/>
              </w:rPr>
              <w:t>יועץ בטיחות</w:t>
            </w:r>
            <w:r w:rsidRPr="009A0CF9">
              <w:rPr>
                <w:rFonts w:ascii="Times" w:hAnsi="Times" w:hint="cs"/>
                <w:rtl/>
              </w:rPr>
              <w:t>+ ראשות הכיבוי</w:t>
            </w:r>
          </w:p>
        </w:tc>
        <w:tc>
          <w:tcPr>
            <w:tcW w:w="1370" w:type="dxa"/>
            <w:shd w:val="clear" w:color="auto" w:fill="auto"/>
          </w:tcPr>
          <w:p w14:paraId="3FFD12EF" w14:textId="77777777" w:rsidR="00EB5A81" w:rsidRPr="009A0CF9" w:rsidRDefault="00EB5A81" w:rsidP="00341985">
            <w:pPr>
              <w:jc w:val="right"/>
              <w:rPr>
                <w:rFonts w:ascii="Times" w:hAnsi="Times"/>
                <w:rtl/>
              </w:rPr>
            </w:pPr>
          </w:p>
        </w:tc>
        <w:tc>
          <w:tcPr>
            <w:tcW w:w="1905" w:type="dxa"/>
            <w:shd w:val="clear" w:color="auto" w:fill="auto"/>
          </w:tcPr>
          <w:p w14:paraId="6ACC42AC" w14:textId="77777777" w:rsidR="00EB5A81" w:rsidRPr="009A0CF9" w:rsidRDefault="00EB5A81" w:rsidP="00341985">
            <w:pPr>
              <w:jc w:val="right"/>
              <w:rPr>
                <w:rFonts w:ascii="Times" w:hAnsi="Times"/>
                <w:rtl/>
              </w:rPr>
            </w:pPr>
          </w:p>
        </w:tc>
      </w:tr>
      <w:tr w:rsidR="00EB5A81" w:rsidRPr="009A0CF9" w14:paraId="10F1EFB1" w14:textId="77777777" w:rsidTr="00341985">
        <w:tc>
          <w:tcPr>
            <w:tcW w:w="615" w:type="dxa"/>
            <w:shd w:val="clear" w:color="auto" w:fill="auto"/>
          </w:tcPr>
          <w:p w14:paraId="1D50C1FB" w14:textId="77777777" w:rsidR="00EB5A81" w:rsidRPr="009A0CF9" w:rsidRDefault="00EB5A81" w:rsidP="00341985">
            <w:pPr>
              <w:jc w:val="right"/>
              <w:rPr>
                <w:rFonts w:ascii="Times" w:hAnsi="Times"/>
                <w:rtl/>
              </w:rPr>
            </w:pPr>
          </w:p>
        </w:tc>
        <w:tc>
          <w:tcPr>
            <w:tcW w:w="1269" w:type="dxa"/>
            <w:shd w:val="clear" w:color="auto" w:fill="auto"/>
          </w:tcPr>
          <w:p w14:paraId="3E2E88B5" w14:textId="77777777" w:rsidR="00EB5A81" w:rsidRPr="009A0CF9" w:rsidRDefault="00EB5A81" w:rsidP="00341985">
            <w:pPr>
              <w:jc w:val="right"/>
              <w:rPr>
                <w:rFonts w:ascii="Times" w:hAnsi="Times"/>
                <w:rtl/>
              </w:rPr>
            </w:pPr>
          </w:p>
        </w:tc>
        <w:tc>
          <w:tcPr>
            <w:tcW w:w="2813" w:type="dxa"/>
            <w:shd w:val="clear" w:color="auto" w:fill="auto"/>
          </w:tcPr>
          <w:p w14:paraId="1A3F6F62" w14:textId="77777777" w:rsidR="00EB5A81" w:rsidRPr="009A0CF9" w:rsidRDefault="00EB5A81" w:rsidP="00341985">
            <w:pPr>
              <w:rPr>
                <w:rFonts w:ascii="Times" w:hAnsi="Times"/>
                <w:rtl/>
              </w:rPr>
            </w:pPr>
          </w:p>
        </w:tc>
        <w:tc>
          <w:tcPr>
            <w:tcW w:w="1406" w:type="dxa"/>
            <w:shd w:val="clear" w:color="auto" w:fill="auto"/>
          </w:tcPr>
          <w:p w14:paraId="0EA0BE19" w14:textId="77777777" w:rsidR="00EB5A81" w:rsidRPr="009A0CF9" w:rsidRDefault="00EB5A81" w:rsidP="00341985">
            <w:pPr>
              <w:jc w:val="right"/>
              <w:rPr>
                <w:rFonts w:ascii="Times" w:hAnsi="Times"/>
                <w:rtl/>
              </w:rPr>
            </w:pPr>
          </w:p>
        </w:tc>
        <w:tc>
          <w:tcPr>
            <w:tcW w:w="1370" w:type="dxa"/>
            <w:shd w:val="clear" w:color="auto" w:fill="auto"/>
          </w:tcPr>
          <w:p w14:paraId="47A98119" w14:textId="77777777" w:rsidR="00EB5A81" w:rsidRPr="009A0CF9" w:rsidRDefault="00EB5A81" w:rsidP="00341985">
            <w:pPr>
              <w:jc w:val="right"/>
              <w:rPr>
                <w:rFonts w:ascii="Times" w:hAnsi="Times"/>
                <w:rtl/>
              </w:rPr>
            </w:pPr>
          </w:p>
        </w:tc>
        <w:tc>
          <w:tcPr>
            <w:tcW w:w="1905" w:type="dxa"/>
            <w:shd w:val="clear" w:color="auto" w:fill="auto"/>
          </w:tcPr>
          <w:p w14:paraId="4CCA88E1" w14:textId="77777777" w:rsidR="00EB5A81" w:rsidRPr="009A0CF9" w:rsidRDefault="00EB5A81" w:rsidP="00341985">
            <w:pPr>
              <w:jc w:val="right"/>
              <w:rPr>
                <w:rFonts w:ascii="Times" w:hAnsi="Times"/>
                <w:rtl/>
              </w:rPr>
            </w:pPr>
          </w:p>
        </w:tc>
      </w:tr>
    </w:tbl>
    <w:p w14:paraId="2C850583" w14:textId="77777777" w:rsidR="00603F1E" w:rsidRDefault="00603F1E" w:rsidP="00EB5A81">
      <w:pPr>
        <w:jc w:val="center"/>
        <w:rPr>
          <w:bCs/>
          <w:sz w:val="28"/>
          <w:szCs w:val="28"/>
          <w:u w:val="single"/>
          <w:rtl/>
        </w:rPr>
      </w:pPr>
      <w:r>
        <w:rPr>
          <w:bCs/>
          <w:sz w:val="28"/>
          <w:szCs w:val="28"/>
          <w:u w:val="single"/>
          <w:rtl/>
        </w:rPr>
        <w:br w:type="page"/>
      </w:r>
    </w:p>
    <w:p w14:paraId="06312C83" w14:textId="77777777" w:rsidR="00EB5A81" w:rsidRPr="00603F1E" w:rsidRDefault="00EB5A81" w:rsidP="00EB5A81">
      <w:pPr>
        <w:jc w:val="center"/>
        <w:rPr>
          <w:bCs/>
          <w:sz w:val="24"/>
          <w:szCs w:val="24"/>
          <w:u w:val="single"/>
          <w:rtl/>
        </w:rPr>
      </w:pPr>
      <w:r w:rsidRPr="00603F1E">
        <w:rPr>
          <w:bCs/>
          <w:sz w:val="24"/>
          <w:szCs w:val="24"/>
          <w:u w:val="single"/>
          <w:rtl/>
        </w:rPr>
        <w:t xml:space="preserve">נספח </w:t>
      </w:r>
      <w:r w:rsidR="00603F1E" w:rsidRPr="00603F1E">
        <w:rPr>
          <w:rFonts w:hint="cs"/>
          <w:bCs/>
          <w:sz w:val="24"/>
          <w:szCs w:val="24"/>
          <w:u w:val="single"/>
          <w:rtl/>
        </w:rPr>
        <w:t>"</w:t>
      </w:r>
      <w:r w:rsidRPr="00603F1E">
        <w:rPr>
          <w:rFonts w:hint="cs"/>
          <w:bCs/>
          <w:sz w:val="24"/>
          <w:szCs w:val="24"/>
          <w:u w:val="single"/>
          <w:rtl/>
        </w:rPr>
        <w:t>ד</w:t>
      </w:r>
      <w:r w:rsidR="00603F1E" w:rsidRPr="00603F1E">
        <w:rPr>
          <w:rFonts w:hint="cs"/>
          <w:bCs/>
          <w:sz w:val="24"/>
          <w:szCs w:val="24"/>
          <w:u w:val="single"/>
          <w:rtl/>
        </w:rPr>
        <w:t>'</w:t>
      </w:r>
      <w:r w:rsidRPr="00603F1E">
        <w:rPr>
          <w:bCs/>
          <w:sz w:val="24"/>
          <w:szCs w:val="24"/>
          <w:u w:val="single"/>
          <w:rtl/>
        </w:rPr>
        <w:t>'</w:t>
      </w:r>
    </w:p>
    <w:p w14:paraId="278560BA" w14:textId="77777777" w:rsidR="00EB5A81" w:rsidRPr="009014A0" w:rsidRDefault="00EB5A81" w:rsidP="00EB5A81">
      <w:pPr>
        <w:jc w:val="center"/>
        <w:rPr>
          <w:bCs/>
          <w:sz w:val="24"/>
          <w:szCs w:val="24"/>
          <w:u w:val="single"/>
          <w:rtl/>
        </w:rPr>
      </w:pPr>
    </w:p>
    <w:p w14:paraId="42DC8FD2" w14:textId="77777777" w:rsidR="00EB5A81" w:rsidRPr="009014A0" w:rsidRDefault="00EB5A81" w:rsidP="00EB5A81">
      <w:pPr>
        <w:jc w:val="center"/>
        <w:rPr>
          <w:bCs/>
          <w:sz w:val="24"/>
          <w:szCs w:val="24"/>
          <w:u w:val="single"/>
          <w:rtl/>
        </w:rPr>
      </w:pPr>
      <w:r w:rsidRPr="009014A0">
        <w:rPr>
          <w:bCs/>
          <w:sz w:val="24"/>
          <w:szCs w:val="24"/>
          <w:u w:val="single"/>
          <w:rtl/>
        </w:rPr>
        <w:t>לוח זמנים ושלבי עבודה</w:t>
      </w:r>
    </w:p>
    <w:p w14:paraId="2286335F" w14:textId="77777777" w:rsidR="00EB5A81" w:rsidRPr="009014A0" w:rsidRDefault="00EB5A81" w:rsidP="00EB5A81">
      <w:pPr>
        <w:jc w:val="both"/>
        <w:rPr>
          <w:bCs/>
          <w:sz w:val="24"/>
          <w:szCs w:val="24"/>
          <w:u w:val="single"/>
          <w:rtl/>
        </w:rPr>
      </w:pPr>
    </w:p>
    <w:p w14:paraId="116D9350" w14:textId="77777777" w:rsidR="00EB5A81" w:rsidRPr="009014A0" w:rsidRDefault="00EB5A81" w:rsidP="00EB5A81">
      <w:pPr>
        <w:jc w:val="both"/>
        <w:rPr>
          <w:bCs/>
          <w:sz w:val="24"/>
          <w:szCs w:val="24"/>
          <w:u w:val="single"/>
          <w:rtl/>
        </w:rPr>
      </w:pPr>
    </w:p>
    <w:p w14:paraId="33B928B3" w14:textId="77777777" w:rsidR="00EB5A81" w:rsidRPr="009014A0" w:rsidRDefault="00EB5A81" w:rsidP="00EB5A81">
      <w:pPr>
        <w:jc w:val="both"/>
        <w:rPr>
          <w:sz w:val="24"/>
          <w:szCs w:val="24"/>
          <w:rtl/>
        </w:rPr>
      </w:pPr>
      <w:r w:rsidRPr="009014A0">
        <w:rPr>
          <w:sz w:val="24"/>
          <w:szCs w:val="24"/>
          <w:rtl/>
        </w:rPr>
        <w:t xml:space="preserve">לוח הזמנים לביצוע שירותי המפקח ביחס לכל אחד מהשלבים של הפרויקט יהיה כפי שייקבע מעת לעת ע"י המנהל. </w:t>
      </w:r>
    </w:p>
    <w:p w14:paraId="615B1D30" w14:textId="77777777" w:rsidR="00EB5A81" w:rsidRPr="009014A0" w:rsidRDefault="00EB5A81" w:rsidP="00EB5A81">
      <w:pPr>
        <w:jc w:val="both"/>
        <w:rPr>
          <w:sz w:val="24"/>
          <w:szCs w:val="24"/>
          <w:rtl/>
        </w:rPr>
      </w:pPr>
    </w:p>
    <w:p w14:paraId="7F7BA32F" w14:textId="77777777" w:rsidR="00EB5A81" w:rsidRDefault="00EB5A81" w:rsidP="00EB5A81">
      <w:pPr>
        <w:jc w:val="both"/>
        <w:rPr>
          <w:bCs/>
          <w:color w:val="000000"/>
          <w:sz w:val="24"/>
          <w:szCs w:val="24"/>
          <w:u w:val="single"/>
          <w:rtl/>
        </w:rPr>
      </w:pPr>
      <w:r w:rsidRPr="009014A0">
        <w:rPr>
          <w:sz w:val="24"/>
          <w:szCs w:val="24"/>
          <w:rtl/>
        </w:rPr>
        <w:t>אם לא יקבע לוח זמנים במעמד חתימת חוזה זה, יעביר המפקח לוח זמנים ראשוני לאישור המנהל תוך 7 ימים ממועד החתימה.</w:t>
      </w:r>
    </w:p>
    <w:p w14:paraId="45303FBB" w14:textId="77777777" w:rsidR="00EB5A81" w:rsidRPr="00603F1E" w:rsidRDefault="00EB5A81" w:rsidP="00603F1E">
      <w:pPr>
        <w:pStyle w:val="BodyTextIndent"/>
        <w:ind w:left="896"/>
        <w:jc w:val="center"/>
        <w:rPr>
          <w:b/>
          <w:bCs/>
          <w:sz w:val="28"/>
          <w:szCs w:val="28"/>
          <w:u w:val="single"/>
          <w:rtl/>
        </w:rPr>
      </w:pPr>
      <w:r>
        <w:rPr>
          <w:bCs/>
          <w:color w:val="000000"/>
          <w:u w:val="single"/>
          <w:rtl/>
        </w:rPr>
        <w:br w:type="page"/>
      </w:r>
      <w:r w:rsidRPr="00603F1E">
        <w:rPr>
          <w:b/>
          <w:bCs/>
          <w:u w:val="single"/>
          <w:rtl/>
        </w:rPr>
        <w:t>נספח</w:t>
      </w:r>
      <w:r w:rsidRPr="00603F1E">
        <w:rPr>
          <w:rFonts w:hint="cs"/>
          <w:b/>
          <w:bCs/>
          <w:u w:val="single"/>
          <w:rtl/>
        </w:rPr>
        <w:t xml:space="preserve"> </w:t>
      </w:r>
      <w:r w:rsidR="008942AD" w:rsidRPr="00603F1E">
        <w:rPr>
          <w:rFonts w:hint="cs"/>
          <w:b/>
          <w:bCs/>
          <w:u w:val="single"/>
          <w:rtl/>
        </w:rPr>
        <w:t>"</w:t>
      </w:r>
      <w:r w:rsidRPr="00603F1E">
        <w:rPr>
          <w:rFonts w:hint="cs"/>
          <w:b/>
          <w:bCs/>
          <w:u w:val="single"/>
          <w:rtl/>
        </w:rPr>
        <w:t>ה</w:t>
      </w:r>
      <w:r w:rsidR="008942AD" w:rsidRPr="00603F1E">
        <w:rPr>
          <w:rFonts w:hint="cs"/>
          <w:b/>
          <w:bCs/>
          <w:u w:val="single"/>
          <w:rtl/>
        </w:rPr>
        <w:t>'</w:t>
      </w:r>
      <w:r w:rsidRPr="00603F1E">
        <w:rPr>
          <w:rFonts w:hint="cs"/>
          <w:b/>
          <w:bCs/>
          <w:u w:val="single"/>
          <w:rtl/>
        </w:rPr>
        <w:t>'</w:t>
      </w:r>
    </w:p>
    <w:p w14:paraId="6709B3EF" w14:textId="77777777" w:rsidR="00EB5A81" w:rsidRPr="00870C9E" w:rsidRDefault="00EB5A81" w:rsidP="00EB5A81">
      <w:pPr>
        <w:ind w:left="240"/>
        <w:jc w:val="center"/>
        <w:rPr>
          <w:sz w:val="24"/>
          <w:szCs w:val="24"/>
          <w:rtl/>
        </w:rPr>
      </w:pPr>
    </w:p>
    <w:p w14:paraId="7A48D134" w14:textId="77777777" w:rsidR="00EB5A81" w:rsidRPr="00870C9E" w:rsidRDefault="00EB5A81" w:rsidP="00EB5A81">
      <w:pPr>
        <w:ind w:left="240"/>
        <w:jc w:val="center"/>
        <w:rPr>
          <w:bCs/>
          <w:sz w:val="24"/>
          <w:szCs w:val="24"/>
          <w:u w:val="single"/>
          <w:rtl/>
        </w:rPr>
      </w:pPr>
      <w:r w:rsidRPr="00870C9E">
        <w:rPr>
          <w:bCs/>
          <w:sz w:val="24"/>
          <w:szCs w:val="24"/>
          <w:u w:val="single"/>
          <w:rtl/>
        </w:rPr>
        <w:t>שכר המפקח</w:t>
      </w:r>
    </w:p>
    <w:p w14:paraId="568EC1FB" w14:textId="77777777" w:rsidR="00EB5A81" w:rsidRPr="00870C9E" w:rsidRDefault="00EB5A81" w:rsidP="00EB5A81">
      <w:pPr>
        <w:jc w:val="both"/>
        <w:rPr>
          <w:sz w:val="24"/>
          <w:szCs w:val="24"/>
          <w:rtl/>
        </w:rPr>
      </w:pPr>
    </w:p>
    <w:p w14:paraId="3DB4B165" w14:textId="77777777" w:rsidR="00EB5A81" w:rsidRPr="00CA296C" w:rsidRDefault="00EB5A81" w:rsidP="00CA296C">
      <w:pPr>
        <w:pStyle w:val="ListParagraph"/>
        <w:numPr>
          <w:ilvl w:val="0"/>
          <w:numId w:val="42"/>
        </w:numPr>
        <w:rPr>
          <w:sz w:val="24"/>
          <w:szCs w:val="24"/>
          <w:rtl/>
        </w:rPr>
      </w:pPr>
      <w:r w:rsidRPr="00CA296C">
        <w:rPr>
          <w:sz w:val="24"/>
          <w:szCs w:val="24"/>
          <w:rtl/>
        </w:rPr>
        <w:t>בתמורה לביצוע כל התחייבויות המפקח על פי חוזה זה על נספחיו, ישלם המזמין למפקח שכר</w:t>
      </w:r>
      <w:r w:rsidR="00CA296C">
        <w:rPr>
          <w:rFonts w:hint="cs"/>
          <w:sz w:val="24"/>
          <w:szCs w:val="24"/>
          <w:rtl/>
        </w:rPr>
        <w:t xml:space="preserve"> </w:t>
      </w:r>
      <w:r w:rsidRPr="00CA296C">
        <w:rPr>
          <w:sz w:val="24"/>
          <w:szCs w:val="24"/>
          <w:rtl/>
        </w:rPr>
        <w:t>בשיעורים כדלקמן:</w:t>
      </w:r>
    </w:p>
    <w:p w14:paraId="58064928" w14:textId="77777777" w:rsidR="00EB5A81" w:rsidRPr="00870C9E" w:rsidRDefault="00EB5A81" w:rsidP="00EB5A81">
      <w:pPr>
        <w:jc w:val="both"/>
        <w:rPr>
          <w:sz w:val="24"/>
          <w:szCs w:val="24"/>
          <w:rtl/>
        </w:rPr>
      </w:pPr>
    </w:p>
    <w:p w14:paraId="043158BB" w14:textId="77777777" w:rsidR="00EB5A81" w:rsidRPr="00870C9E" w:rsidRDefault="00EB5A81" w:rsidP="00CA296C">
      <w:pPr>
        <w:ind w:left="1460" w:hanging="740"/>
        <w:jc w:val="both"/>
        <w:rPr>
          <w:sz w:val="24"/>
          <w:szCs w:val="24"/>
          <w:rtl/>
        </w:rPr>
      </w:pPr>
      <w:r w:rsidRPr="00870C9E">
        <w:rPr>
          <w:sz w:val="24"/>
          <w:szCs w:val="24"/>
          <w:rtl/>
        </w:rPr>
        <w:t>1.1</w:t>
      </w:r>
      <w:r w:rsidRPr="00870C9E">
        <w:rPr>
          <w:sz w:val="24"/>
          <w:szCs w:val="24"/>
          <w:rtl/>
        </w:rPr>
        <w:tab/>
      </w:r>
      <w:r w:rsidRPr="004E5D32">
        <w:rPr>
          <w:sz w:val="24"/>
          <w:szCs w:val="24"/>
          <w:rtl/>
        </w:rPr>
        <w:t>עבור תיאום תכנון וניהול הנדסי, הכנת מסמכים להתקשרות עם מתכננים, יועצים,</w:t>
      </w:r>
      <w:r w:rsidR="00CA296C">
        <w:rPr>
          <w:rFonts w:hint="cs"/>
          <w:sz w:val="24"/>
          <w:szCs w:val="24"/>
          <w:rtl/>
        </w:rPr>
        <w:t xml:space="preserve"> </w:t>
      </w:r>
      <w:r w:rsidRPr="004E5D32">
        <w:rPr>
          <w:sz w:val="24"/>
          <w:szCs w:val="24"/>
          <w:rtl/>
        </w:rPr>
        <w:t>קבלנים וספקים, בדיקת חשבונות מתכננים ויועצים, סיוע בעריכת הסכמים עם רשויות</w:t>
      </w:r>
      <w:r w:rsidRPr="004E5D32">
        <w:rPr>
          <w:rFonts w:hint="cs"/>
          <w:sz w:val="24"/>
          <w:szCs w:val="24"/>
          <w:rtl/>
        </w:rPr>
        <w:t>,   ניהול הרישו</w:t>
      </w:r>
      <w:r w:rsidRPr="004E5D32">
        <w:rPr>
          <w:rFonts w:hint="eastAsia"/>
          <w:sz w:val="24"/>
          <w:szCs w:val="24"/>
          <w:rtl/>
        </w:rPr>
        <w:t>י</w:t>
      </w:r>
      <w:r w:rsidRPr="004E5D32">
        <w:rPr>
          <w:rFonts w:hint="cs"/>
          <w:sz w:val="24"/>
          <w:szCs w:val="24"/>
          <w:rtl/>
        </w:rPr>
        <w:t xml:space="preserve"> </w:t>
      </w:r>
      <w:r w:rsidRPr="004E5D32">
        <w:rPr>
          <w:sz w:val="24"/>
          <w:szCs w:val="24"/>
          <w:rtl/>
        </w:rPr>
        <w:t>וכל יתר שרותי המפקח למעט המפורט בסעיף 1.2 להלן:</w:t>
      </w:r>
    </w:p>
    <w:p w14:paraId="74259F33" w14:textId="77777777" w:rsidR="00EB5A81" w:rsidRPr="00870C9E" w:rsidRDefault="00EB5A81" w:rsidP="00EB5A81">
      <w:pPr>
        <w:jc w:val="both"/>
        <w:rPr>
          <w:sz w:val="24"/>
          <w:szCs w:val="24"/>
          <w:rtl/>
        </w:rPr>
      </w:pPr>
    </w:p>
    <w:p w14:paraId="62595A3E" w14:textId="15A6A1CC" w:rsidR="00EB5A81" w:rsidRPr="00870C9E" w:rsidRDefault="00EB5A81" w:rsidP="00596A43">
      <w:pPr>
        <w:ind w:left="2000" w:hanging="540"/>
        <w:jc w:val="both"/>
        <w:rPr>
          <w:sz w:val="24"/>
          <w:szCs w:val="24"/>
        </w:rPr>
      </w:pPr>
      <w:r w:rsidRPr="00870C9E">
        <w:rPr>
          <w:sz w:val="24"/>
          <w:szCs w:val="24"/>
          <w:rtl/>
        </w:rPr>
        <w:t>1.1.1</w:t>
      </w:r>
      <w:r w:rsidRPr="00870C9E">
        <w:rPr>
          <w:sz w:val="24"/>
          <w:szCs w:val="24"/>
          <w:rtl/>
        </w:rPr>
        <w:tab/>
        <w:t xml:space="preserve">סכום קבוע ומוחלט של </w:t>
      </w:r>
      <w:del w:id="95" w:author="Meryl Etman" w:date="2021-05-26T16:03:00Z">
        <w:r w:rsidRPr="00870C9E" w:rsidDel="00F069CD">
          <w:rPr>
            <w:sz w:val="24"/>
            <w:szCs w:val="24"/>
            <w:rtl/>
          </w:rPr>
          <w:delText xml:space="preserve">____ </w:delText>
        </w:r>
      </w:del>
      <w:ins w:id="96" w:author="Meryl Etman" w:date="2021-05-26T16:03:00Z">
        <w:r w:rsidR="00F069CD">
          <w:rPr>
            <w:rFonts w:hint="cs"/>
            <w:sz w:val="24"/>
            <w:szCs w:val="24"/>
            <w:rtl/>
          </w:rPr>
          <w:t xml:space="preserve">175,000 </w:t>
        </w:r>
      </w:ins>
      <w:r w:rsidRPr="00870C9E">
        <w:rPr>
          <w:sz w:val="24"/>
          <w:szCs w:val="24"/>
          <w:rtl/>
        </w:rPr>
        <w:t xml:space="preserve">ש"ח (במילים: </w:t>
      </w:r>
      <w:del w:id="97" w:author="Meryl Etman" w:date="2021-05-26T16:03:00Z">
        <w:r w:rsidRPr="00870C9E" w:rsidDel="00F069CD">
          <w:rPr>
            <w:sz w:val="24"/>
            <w:szCs w:val="24"/>
            <w:rtl/>
          </w:rPr>
          <w:delText xml:space="preserve">_____________ </w:delText>
        </w:r>
      </w:del>
      <w:ins w:id="98" w:author="Meryl Etman" w:date="2021-05-26T16:03:00Z">
        <w:r w:rsidR="00F069CD">
          <w:rPr>
            <w:rFonts w:hint="cs"/>
            <w:sz w:val="24"/>
            <w:szCs w:val="24"/>
            <w:rtl/>
          </w:rPr>
          <w:t>מאה שבעים וחמישה אלף</w:t>
        </w:r>
        <w:r w:rsidR="00F069CD" w:rsidRPr="00870C9E">
          <w:rPr>
            <w:sz w:val="24"/>
            <w:szCs w:val="24"/>
            <w:rtl/>
          </w:rPr>
          <w:t xml:space="preserve"> </w:t>
        </w:r>
      </w:ins>
      <w:r w:rsidRPr="00870C9E">
        <w:rPr>
          <w:sz w:val="24"/>
          <w:szCs w:val="24"/>
          <w:rtl/>
        </w:rPr>
        <w:t xml:space="preserve">ש"ח) </w:t>
      </w:r>
      <w:del w:id="99" w:author="Meryl Etman" w:date="2021-05-26T16:03:00Z">
        <w:r w:rsidRPr="00870C9E" w:rsidDel="00F069CD">
          <w:rPr>
            <w:sz w:val="24"/>
            <w:szCs w:val="24"/>
            <w:rtl/>
          </w:rPr>
          <w:delText xml:space="preserve">לכל יחידת דיור </w:delText>
        </w:r>
        <w:r w:rsidDel="00F069CD">
          <w:rPr>
            <w:rFonts w:hint="cs"/>
            <w:sz w:val="24"/>
            <w:szCs w:val="24"/>
            <w:rtl/>
          </w:rPr>
          <w:delText>בבניה רוויה כולל מרתפים, חניונים תת"ק ושטחים ציבוריים</w:delText>
        </w:r>
      </w:del>
      <w:ins w:id="100" w:author="Meryl Etman" w:date="2021-05-26T16:03:00Z">
        <w:r w:rsidR="00F069CD">
          <w:rPr>
            <w:rFonts w:hint="cs"/>
            <w:sz w:val="24"/>
            <w:szCs w:val="24"/>
            <w:rtl/>
          </w:rPr>
          <w:t>סה"כ</w:t>
        </w:r>
      </w:ins>
      <w:r>
        <w:rPr>
          <w:rFonts w:hint="cs"/>
          <w:sz w:val="24"/>
          <w:szCs w:val="24"/>
          <w:rtl/>
        </w:rPr>
        <w:t>.</w:t>
      </w:r>
    </w:p>
    <w:p w14:paraId="18E7D9F6" w14:textId="77777777" w:rsidR="00EB5A81" w:rsidRPr="00870C9E" w:rsidRDefault="00EB5A81" w:rsidP="00EB5A81">
      <w:pPr>
        <w:ind w:left="240"/>
        <w:jc w:val="both"/>
        <w:rPr>
          <w:sz w:val="24"/>
          <w:szCs w:val="24"/>
          <w:rtl/>
        </w:rPr>
      </w:pPr>
    </w:p>
    <w:p w14:paraId="11A17941" w14:textId="53BF44B8" w:rsidR="00EB5A81" w:rsidRDefault="00EB5A81" w:rsidP="00596A43">
      <w:pPr>
        <w:ind w:left="2000" w:hanging="540"/>
        <w:jc w:val="both"/>
        <w:rPr>
          <w:sz w:val="24"/>
          <w:szCs w:val="24"/>
          <w:rtl/>
        </w:rPr>
      </w:pPr>
      <w:r w:rsidRPr="00870C9E">
        <w:rPr>
          <w:sz w:val="24"/>
          <w:szCs w:val="24"/>
          <w:rtl/>
        </w:rPr>
        <w:t>1.1.2</w:t>
      </w:r>
      <w:r w:rsidRPr="00870C9E">
        <w:rPr>
          <w:sz w:val="24"/>
          <w:szCs w:val="24"/>
          <w:rtl/>
        </w:rPr>
        <w:tab/>
      </w:r>
      <w:del w:id="101" w:author="Meryl Etman" w:date="2021-05-26T16:03:00Z">
        <w:r w:rsidRPr="00870C9E" w:rsidDel="00F069CD">
          <w:rPr>
            <w:sz w:val="24"/>
            <w:szCs w:val="24"/>
            <w:rtl/>
          </w:rPr>
          <w:delText xml:space="preserve">סכום קבוע ומוחלט של ____ ש"ח (במילים: _____________ ש"ח) לכל יחידת דיור </w:delText>
        </w:r>
        <w:r w:rsidDel="00F069CD">
          <w:rPr>
            <w:rFonts w:hint="cs"/>
            <w:sz w:val="24"/>
            <w:szCs w:val="24"/>
            <w:rtl/>
          </w:rPr>
          <w:delText>חוזר צמודת קרקע כולל שטחים ציבוריים</w:delText>
        </w:r>
      </w:del>
      <w:ins w:id="102" w:author="Meryl Etman" w:date="2021-05-26T16:03:00Z">
        <w:r w:rsidR="00F069CD">
          <w:rPr>
            <w:rFonts w:hint="cs"/>
            <w:sz w:val="24"/>
            <w:szCs w:val="24"/>
            <w:rtl/>
          </w:rPr>
          <w:t>מבוטל</w:t>
        </w:r>
      </w:ins>
      <w:r w:rsidRPr="00870C9E">
        <w:rPr>
          <w:sz w:val="24"/>
          <w:szCs w:val="24"/>
          <w:rtl/>
        </w:rPr>
        <w:t>.</w:t>
      </w:r>
    </w:p>
    <w:p w14:paraId="7AB55FA4" w14:textId="77777777" w:rsidR="00EB5A81" w:rsidRPr="00870C9E" w:rsidRDefault="00EB5A81" w:rsidP="00EB5A81">
      <w:pPr>
        <w:ind w:left="240"/>
        <w:jc w:val="both"/>
        <w:rPr>
          <w:sz w:val="24"/>
          <w:szCs w:val="24"/>
          <w:rtl/>
        </w:rPr>
      </w:pPr>
      <w:r w:rsidRPr="00870C9E">
        <w:rPr>
          <w:sz w:val="24"/>
          <w:szCs w:val="24"/>
          <w:rtl/>
        </w:rPr>
        <w:tab/>
      </w:r>
    </w:p>
    <w:p w14:paraId="1B231D27" w14:textId="7A458E06" w:rsidR="00EB5A81" w:rsidRDefault="00EB5A81" w:rsidP="00EB5A81">
      <w:pPr>
        <w:numPr>
          <w:ilvl w:val="1"/>
          <w:numId w:val="30"/>
        </w:numPr>
        <w:tabs>
          <w:tab w:val="clear" w:pos="1100"/>
          <w:tab w:val="num" w:pos="1583"/>
        </w:tabs>
        <w:spacing w:after="240"/>
        <w:ind w:left="1588" w:hanging="845"/>
        <w:jc w:val="both"/>
        <w:rPr>
          <w:sz w:val="24"/>
          <w:szCs w:val="24"/>
        </w:rPr>
      </w:pPr>
      <w:r w:rsidRPr="00870C9E">
        <w:rPr>
          <w:sz w:val="24"/>
          <w:szCs w:val="24"/>
          <w:rtl/>
        </w:rPr>
        <w:t xml:space="preserve">עבור </w:t>
      </w:r>
      <w:r>
        <w:rPr>
          <w:rFonts w:hint="cs"/>
          <w:sz w:val="24"/>
          <w:szCs w:val="24"/>
          <w:rtl/>
        </w:rPr>
        <w:t xml:space="preserve">הכנת מכרז קבלן, ניהול מו"מ, המלצה לבחירת קבלן, </w:t>
      </w:r>
      <w:r w:rsidRPr="00870C9E">
        <w:rPr>
          <w:sz w:val="24"/>
          <w:szCs w:val="24"/>
          <w:rtl/>
        </w:rPr>
        <w:t>מסירת שטחי עבודה לקבלנים</w:t>
      </w:r>
      <w:r>
        <w:rPr>
          <w:rFonts w:hint="cs"/>
          <w:sz w:val="24"/>
          <w:szCs w:val="24"/>
          <w:rtl/>
        </w:rPr>
        <w:t xml:space="preserve"> המבצעים</w:t>
      </w:r>
      <w:r w:rsidRPr="00870C9E">
        <w:rPr>
          <w:sz w:val="24"/>
          <w:szCs w:val="24"/>
          <w:rtl/>
        </w:rPr>
        <w:t>, פקוח צמוד</w:t>
      </w:r>
      <w:r>
        <w:rPr>
          <w:sz w:val="24"/>
          <w:szCs w:val="24"/>
          <w:rtl/>
        </w:rPr>
        <w:t>,</w:t>
      </w:r>
      <w:r w:rsidRPr="00870C9E">
        <w:rPr>
          <w:sz w:val="24"/>
          <w:szCs w:val="24"/>
          <w:rtl/>
        </w:rPr>
        <w:t xml:space="preserve"> תאום ומעקב אחר ביצוע, בדיקת</w:t>
      </w:r>
      <w:r>
        <w:rPr>
          <w:rFonts w:hint="cs"/>
          <w:sz w:val="24"/>
          <w:szCs w:val="24"/>
          <w:rtl/>
        </w:rPr>
        <w:t xml:space="preserve"> </w:t>
      </w:r>
      <w:r w:rsidRPr="00870C9E">
        <w:rPr>
          <w:sz w:val="24"/>
          <w:szCs w:val="24"/>
          <w:rtl/>
        </w:rPr>
        <w:t>חשבונות קבלנים וספקים, תאום ביצוע עבודות בשטחים גובלים</w:t>
      </w:r>
      <w:ins w:id="103" w:author="Meryl Etman" w:date="2021-05-26T16:03:00Z">
        <w:r w:rsidR="00F069CD">
          <w:rPr>
            <w:rFonts w:hint="cs"/>
            <w:sz w:val="24"/>
            <w:szCs w:val="24"/>
            <w:rtl/>
          </w:rPr>
          <w:t xml:space="preserve">, </w:t>
        </w:r>
      </w:ins>
      <w:ins w:id="104" w:author="Meryl Etman" w:date="2021-05-26T16:04:00Z">
        <w:r w:rsidR="00F069CD">
          <w:rPr>
            <w:rFonts w:hint="cs"/>
            <w:sz w:val="24"/>
            <w:szCs w:val="24"/>
            <w:rtl/>
          </w:rPr>
          <w:t>טיפול בתקלות בתקופת הבדק והתיקונים וניהול ישיבות סטאטוס פניות פתוחות של הקבלן המבצע</w:t>
        </w:r>
      </w:ins>
      <w:r w:rsidRPr="00870C9E">
        <w:rPr>
          <w:sz w:val="24"/>
          <w:szCs w:val="24"/>
          <w:rtl/>
        </w:rPr>
        <w:t>:</w:t>
      </w:r>
    </w:p>
    <w:p w14:paraId="2D221D56" w14:textId="581C8CF8" w:rsidR="00EB5A81" w:rsidRPr="00870C9E" w:rsidRDefault="00EB5A81" w:rsidP="00596A43">
      <w:pPr>
        <w:ind w:left="2000" w:hanging="540"/>
        <w:jc w:val="both"/>
        <w:rPr>
          <w:sz w:val="24"/>
          <w:szCs w:val="24"/>
          <w:rtl/>
        </w:rPr>
      </w:pPr>
      <w:r w:rsidRPr="00870C9E">
        <w:rPr>
          <w:sz w:val="24"/>
          <w:szCs w:val="24"/>
          <w:rtl/>
        </w:rPr>
        <w:t>1.2.1</w:t>
      </w:r>
      <w:r w:rsidRPr="00870C9E">
        <w:rPr>
          <w:sz w:val="24"/>
          <w:szCs w:val="24"/>
          <w:rtl/>
        </w:rPr>
        <w:tab/>
        <w:t xml:space="preserve">סכום קבוע ומוחלט של </w:t>
      </w:r>
      <w:del w:id="105" w:author="Meryl Etman" w:date="2021-05-26T16:04:00Z">
        <w:r w:rsidRPr="00870C9E" w:rsidDel="00F069CD">
          <w:rPr>
            <w:sz w:val="24"/>
            <w:szCs w:val="24"/>
            <w:rtl/>
          </w:rPr>
          <w:delText>___</w:delText>
        </w:r>
        <w:r w:rsidDel="00F069CD">
          <w:rPr>
            <w:sz w:val="24"/>
            <w:szCs w:val="24"/>
            <w:rtl/>
          </w:rPr>
          <w:delText>_</w:delText>
        </w:r>
        <w:r w:rsidRPr="00870C9E" w:rsidDel="00F069CD">
          <w:rPr>
            <w:sz w:val="24"/>
            <w:szCs w:val="24"/>
            <w:rtl/>
          </w:rPr>
          <w:delText xml:space="preserve"> </w:delText>
        </w:r>
      </w:del>
      <w:ins w:id="106" w:author="Meryl Etman" w:date="2021-05-26T16:04:00Z">
        <w:r w:rsidR="00F069CD">
          <w:rPr>
            <w:rFonts w:hint="cs"/>
            <w:sz w:val="24"/>
            <w:szCs w:val="24"/>
            <w:rtl/>
          </w:rPr>
          <w:t xml:space="preserve">730,000 </w:t>
        </w:r>
      </w:ins>
      <w:r w:rsidRPr="00870C9E">
        <w:rPr>
          <w:sz w:val="24"/>
          <w:szCs w:val="24"/>
          <w:rtl/>
        </w:rPr>
        <w:t xml:space="preserve">ש"ח (במילים: </w:t>
      </w:r>
      <w:del w:id="107" w:author="Meryl Etman" w:date="2021-05-26T16:04:00Z">
        <w:r w:rsidRPr="00870C9E" w:rsidDel="00F069CD">
          <w:rPr>
            <w:sz w:val="24"/>
            <w:szCs w:val="24"/>
            <w:rtl/>
          </w:rPr>
          <w:delText xml:space="preserve">____________ </w:delText>
        </w:r>
      </w:del>
      <w:ins w:id="108" w:author="Meryl Etman" w:date="2021-05-26T16:04:00Z">
        <w:r w:rsidR="00F069CD">
          <w:rPr>
            <w:rFonts w:hint="cs"/>
            <w:sz w:val="24"/>
            <w:szCs w:val="24"/>
            <w:rtl/>
          </w:rPr>
          <w:t>שבע מאות ושלושים אלף</w:t>
        </w:r>
        <w:r w:rsidR="00F069CD" w:rsidRPr="00870C9E">
          <w:rPr>
            <w:sz w:val="24"/>
            <w:szCs w:val="24"/>
            <w:rtl/>
          </w:rPr>
          <w:t xml:space="preserve"> </w:t>
        </w:r>
      </w:ins>
      <w:r w:rsidRPr="00870C9E">
        <w:rPr>
          <w:sz w:val="24"/>
          <w:szCs w:val="24"/>
          <w:rtl/>
        </w:rPr>
        <w:t xml:space="preserve">ש"ח) </w:t>
      </w:r>
      <w:del w:id="109" w:author="Meryl Etman" w:date="2021-05-26T16:04:00Z">
        <w:r w:rsidRPr="00870C9E" w:rsidDel="00F069CD">
          <w:rPr>
            <w:sz w:val="24"/>
            <w:szCs w:val="24"/>
            <w:rtl/>
          </w:rPr>
          <w:delText>לכל יחידת דיור קרקע</w:delText>
        </w:r>
        <w:r w:rsidDel="00F069CD">
          <w:rPr>
            <w:rFonts w:hint="cs"/>
            <w:sz w:val="24"/>
            <w:szCs w:val="24"/>
            <w:rtl/>
          </w:rPr>
          <w:delText xml:space="preserve"> בבנייה רוויה כולל מרתפים חניונים תת"ק ושטחים ציבוריים</w:delText>
        </w:r>
      </w:del>
      <w:ins w:id="110" w:author="Meryl Etman" w:date="2021-05-26T16:04:00Z">
        <w:r w:rsidR="00F069CD">
          <w:rPr>
            <w:rFonts w:hint="cs"/>
            <w:sz w:val="24"/>
            <w:szCs w:val="24"/>
            <w:rtl/>
          </w:rPr>
          <w:t>סה"כ</w:t>
        </w:r>
      </w:ins>
      <w:r w:rsidRPr="00870C9E">
        <w:rPr>
          <w:sz w:val="24"/>
          <w:szCs w:val="24"/>
          <w:rtl/>
        </w:rPr>
        <w:t>.</w:t>
      </w:r>
    </w:p>
    <w:p w14:paraId="10CC409D" w14:textId="77777777" w:rsidR="00EB5A81" w:rsidRPr="00870C9E" w:rsidRDefault="00EB5A81" w:rsidP="00EB5A81">
      <w:pPr>
        <w:jc w:val="both"/>
        <w:rPr>
          <w:sz w:val="24"/>
          <w:szCs w:val="24"/>
          <w:rtl/>
        </w:rPr>
      </w:pPr>
    </w:p>
    <w:p w14:paraId="06D78EBF" w14:textId="0CDFAF7A" w:rsidR="00EB5A81" w:rsidRPr="00870C9E" w:rsidRDefault="00EB5A81" w:rsidP="00596A43">
      <w:pPr>
        <w:ind w:left="2000" w:hanging="540"/>
        <w:jc w:val="both"/>
        <w:rPr>
          <w:sz w:val="24"/>
          <w:szCs w:val="24"/>
          <w:rtl/>
        </w:rPr>
      </w:pPr>
      <w:r w:rsidRPr="00870C9E">
        <w:rPr>
          <w:sz w:val="24"/>
          <w:szCs w:val="24"/>
          <w:rtl/>
        </w:rPr>
        <w:t>1.2.2</w:t>
      </w:r>
      <w:r w:rsidRPr="00870C9E">
        <w:rPr>
          <w:sz w:val="24"/>
          <w:szCs w:val="24"/>
          <w:rtl/>
        </w:rPr>
        <w:tab/>
      </w:r>
      <w:del w:id="111" w:author="Meryl Etman" w:date="2021-05-26T16:04:00Z">
        <w:r w:rsidRPr="00870C9E" w:rsidDel="00F069CD">
          <w:rPr>
            <w:sz w:val="24"/>
            <w:szCs w:val="24"/>
            <w:rtl/>
          </w:rPr>
          <w:delText>סכום קבוע ומוחלט של _</w:delText>
        </w:r>
        <w:r w:rsidDel="00F069CD">
          <w:rPr>
            <w:sz w:val="24"/>
            <w:szCs w:val="24"/>
            <w:rtl/>
          </w:rPr>
          <w:delText>_</w:delText>
        </w:r>
        <w:r w:rsidRPr="00870C9E" w:rsidDel="00F069CD">
          <w:rPr>
            <w:sz w:val="24"/>
            <w:szCs w:val="24"/>
            <w:rtl/>
          </w:rPr>
          <w:delText>__ ש"ח (במילים: ____________ ש"ח) לכל יחידת דיור רוויה</w:delText>
        </w:r>
        <w:r w:rsidDel="00F069CD">
          <w:rPr>
            <w:rFonts w:hint="cs"/>
            <w:sz w:val="24"/>
            <w:szCs w:val="24"/>
            <w:rtl/>
          </w:rPr>
          <w:delText xml:space="preserve"> צמודת קרקע כולל שטחים ציבוריים</w:delText>
        </w:r>
      </w:del>
      <w:ins w:id="112" w:author="Meryl Etman" w:date="2021-05-26T16:04:00Z">
        <w:r w:rsidR="00F069CD">
          <w:rPr>
            <w:rFonts w:hint="cs"/>
            <w:sz w:val="24"/>
            <w:szCs w:val="24"/>
            <w:rtl/>
          </w:rPr>
          <w:t>מבוטל</w:t>
        </w:r>
      </w:ins>
      <w:r w:rsidRPr="00870C9E">
        <w:rPr>
          <w:sz w:val="24"/>
          <w:szCs w:val="24"/>
          <w:rtl/>
        </w:rPr>
        <w:t>.</w:t>
      </w:r>
    </w:p>
    <w:p w14:paraId="168BE259" w14:textId="77777777" w:rsidR="00EB5A81" w:rsidRDefault="00EB5A81" w:rsidP="00EB5A81">
      <w:pPr>
        <w:ind w:left="740"/>
        <w:jc w:val="both"/>
        <w:rPr>
          <w:sz w:val="24"/>
          <w:szCs w:val="24"/>
        </w:rPr>
      </w:pPr>
    </w:p>
    <w:p w14:paraId="0F772336" w14:textId="77777777" w:rsidR="00EB5A81" w:rsidRDefault="00EB5A81" w:rsidP="00EB5A81">
      <w:pPr>
        <w:ind w:left="740"/>
        <w:jc w:val="both"/>
        <w:rPr>
          <w:sz w:val="24"/>
          <w:szCs w:val="24"/>
          <w:rtl/>
        </w:rPr>
      </w:pPr>
    </w:p>
    <w:p w14:paraId="688E8EE7" w14:textId="6B74937B" w:rsidR="00EB5A81" w:rsidDel="00F069CD" w:rsidRDefault="00EB5A81" w:rsidP="00EB5A81">
      <w:pPr>
        <w:numPr>
          <w:ilvl w:val="1"/>
          <w:numId w:val="30"/>
        </w:numPr>
        <w:tabs>
          <w:tab w:val="clear" w:pos="1100"/>
          <w:tab w:val="num" w:pos="1583"/>
        </w:tabs>
        <w:spacing w:after="240"/>
        <w:ind w:left="1588" w:hanging="845"/>
        <w:jc w:val="both"/>
        <w:rPr>
          <w:del w:id="113" w:author="Meryl Etman" w:date="2021-05-26T16:05:00Z"/>
          <w:sz w:val="24"/>
          <w:szCs w:val="24"/>
        </w:rPr>
      </w:pPr>
      <w:r>
        <w:rPr>
          <w:rFonts w:hint="cs"/>
          <w:sz w:val="24"/>
          <w:szCs w:val="24"/>
          <w:rtl/>
        </w:rPr>
        <w:t xml:space="preserve"> </w:t>
      </w:r>
      <w:del w:id="114" w:author="Meryl Etman" w:date="2021-05-26T16:05:00Z">
        <w:r w:rsidDel="00F069CD">
          <w:rPr>
            <w:rFonts w:hint="cs"/>
            <w:sz w:val="24"/>
            <w:szCs w:val="24"/>
            <w:rtl/>
          </w:rPr>
          <w:delText>עבור טיפול בתקלות בתקופת הבדק והתיקונים וניהול ישיבות סטאטוס פניות פתוחות של הקבלן המבצע:</w:delText>
        </w:r>
      </w:del>
    </w:p>
    <w:p w14:paraId="400D2E47" w14:textId="32E83B43" w:rsidR="00EB5A81" w:rsidDel="00F069CD" w:rsidRDefault="00EB5A81" w:rsidP="00EB5A81">
      <w:pPr>
        <w:ind w:left="2000" w:hanging="560"/>
        <w:jc w:val="both"/>
        <w:rPr>
          <w:del w:id="115" w:author="Meryl Etman" w:date="2021-05-26T16:05:00Z"/>
          <w:sz w:val="24"/>
          <w:szCs w:val="24"/>
        </w:rPr>
      </w:pPr>
      <w:del w:id="116" w:author="Meryl Etman" w:date="2021-05-26T16:05:00Z">
        <w:r w:rsidDel="00F069CD">
          <w:rPr>
            <w:rFonts w:hint="cs"/>
            <w:sz w:val="24"/>
            <w:szCs w:val="24"/>
            <w:rtl/>
          </w:rPr>
          <w:delText>1.3.1</w:delText>
        </w:r>
        <w:r w:rsidDel="00F069CD">
          <w:rPr>
            <w:rFonts w:hint="cs"/>
            <w:sz w:val="24"/>
            <w:szCs w:val="24"/>
            <w:rtl/>
          </w:rPr>
          <w:tab/>
          <w:delText>סכום קבוע ומוחלט של ____ ש"ח (במילים: ____________ ש"ח) לכל יחידת דיור קרקע בבנייה רוויה כולל מרתפים  חניונים תת"ק ושטחים ציבוריים.</w:delText>
        </w:r>
      </w:del>
    </w:p>
    <w:p w14:paraId="54B52505" w14:textId="1236367C" w:rsidR="00EB5A81" w:rsidRPr="00147969" w:rsidDel="00F069CD" w:rsidRDefault="00EB5A81" w:rsidP="00EB5A81">
      <w:pPr>
        <w:jc w:val="both"/>
        <w:rPr>
          <w:del w:id="117" w:author="Meryl Etman" w:date="2021-05-26T16:05:00Z"/>
          <w:sz w:val="24"/>
          <w:szCs w:val="24"/>
          <w:rtl/>
        </w:rPr>
      </w:pPr>
    </w:p>
    <w:p w14:paraId="445A18BE" w14:textId="449C7CA1" w:rsidR="00EB5A81" w:rsidRDefault="00EB5A81">
      <w:pPr>
        <w:numPr>
          <w:ilvl w:val="1"/>
          <w:numId w:val="30"/>
        </w:numPr>
        <w:tabs>
          <w:tab w:val="clear" w:pos="1100"/>
          <w:tab w:val="num" w:pos="1583"/>
        </w:tabs>
        <w:spacing w:after="240"/>
        <w:ind w:left="1588" w:hanging="845"/>
        <w:jc w:val="both"/>
        <w:rPr>
          <w:sz w:val="24"/>
          <w:szCs w:val="24"/>
          <w:rtl/>
        </w:rPr>
        <w:pPrChange w:id="118" w:author="Meryl Etman" w:date="2021-05-26T16:05:00Z">
          <w:pPr>
            <w:ind w:left="2000" w:hanging="540"/>
            <w:jc w:val="both"/>
          </w:pPr>
        </w:pPrChange>
      </w:pPr>
      <w:del w:id="119" w:author="Meryl Etman" w:date="2021-05-26T16:05:00Z">
        <w:r w:rsidDel="00F069CD">
          <w:rPr>
            <w:rFonts w:hint="cs"/>
            <w:sz w:val="24"/>
            <w:szCs w:val="24"/>
            <w:rtl/>
          </w:rPr>
          <w:delText>1.3.2</w:delText>
        </w:r>
        <w:r w:rsidDel="00F069CD">
          <w:rPr>
            <w:rFonts w:hint="cs"/>
            <w:sz w:val="24"/>
            <w:szCs w:val="24"/>
            <w:rtl/>
          </w:rPr>
          <w:tab/>
          <w:delText>סכום קבוע ומוחלט של ____ ש"ח (במילים: ____________ ש"ח) לכל יחידת דיור רוויה צמודת קרקע כולל שטחים ציבוריים</w:delText>
        </w:r>
      </w:del>
      <w:ins w:id="120" w:author="Meryl Etman" w:date="2021-05-26T16:05:00Z">
        <w:r w:rsidR="00F069CD">
          <w:rPr>
            <w:rFonts w:hint="cs"/>
            <w:sz w:val="24"/>
            <w:szCs w:val="24"/>
            <w:rtl/>
          </w:rPr>
          <w:t>מבוטל</w:t>
        </w:r>
      </w:ins>
      <w:r>
        <w:rPr>
          <w:rFonts w:hint="cs"/>
          <w:sz w:val="24"/>
          <w:szCs w:val="24"/>
          <w:rtl/>
        </w:rPr>
        <w:t>.</w:t>
      </w:r>
    </w:p>
    <w:p w14:paraId="4F740864" w14:textId="77777777" w:rsidR="00EB5A81" w:rsidRDefault="00EB5A81" w:rsidP="00EB5A81">
      <w:pPr>
        <w:ind w:left="740"/>
        <w:jc w:val="both"/>
        <w:rPr>
          <w:sz w:val="24"/>
          <w:szCs w:val="24"/>
        </w:rPr>
      </w:pPr>
    </w:p>
    <w:p w14:paraId="3172B63A" w14:textId="77777777" w:rsidR="00EB5A81" w:rsidRPr="00870C9E" w:rsidRDefault="00EB5A81" w:rsidP="00EB5A81">
      <w:pPr>
        <w:jc w:val="both"/>
        <w:rPr>
          <w:sz w:val="24"/>
          <w:szCs w:val="24"/>
          <w:rtl/>
        </w:rPr>
      </w:pPr>
    </w:p>
    <w:p w14:paraId="18C59701" w14:textId="02525282" w:rsidR="00EB5A81" w:rsidRPr="00870C9E" w:rsidRDefault="00EB5A81" w:rsidP="00EB5A81">
      <w:pPr>
        <w:ind w:left="740" w:hanging="740"/>
        <w:jc w:val="both"/>
        <w:rPr>
          <w:sz w:val="24"/>
          <w:szCs w:val="24"/>
        </w:rPr>
      </w:pPr>
      <w:r w:rsidRPr="00870C9E">
        <w:rPr>
          <w:sz w:val="24"/>
          <w:szCs w:val="24"/>
          <w:rtl/>
        </w:rPr>
        <w:t>2.</w:t>
      </w:r>
      <w:r w:rsidRPr="00870C9E">
        <w:rPr>
          <w:sz w:val="24"/>
          <w:szCs w:val="24"/>
          <w:rtl/>
        </w:rPr>
        <w:tab/>
        <w:t>הסכומים המפורטים בסעיף 1 לעיל יהיו צמודים ל</w:t>
      </w:r>
      <w:sdt>
        <w:sdtPr>
          <w:rPr>
            <w:color w:val="0000FF"/>
            <w:sz w:val="24"/>
            <w:szCs w:val="24"/>
            <w:rtl/>
          </w:rPr>
          <w:alias w:val="סוג מדד כותרת"/>
          <w:tag w:val="cntMadadTypeTitle"/>
          <w:id w:val="-1928726211"/>
          <w:placeholder>
            <w:docPart w:val="EC5E84B3689647F58F946944C54B8B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121" w:author="Meryl Etman" w:date="2021-05-26T15:55:00Z">
            <w:r w:rsidR="00131248">
              <w:rPr>
                <w:color w:val="0000FF"/>
                <w:sz w:val="24"/>
                <w:szCs w:val="24"/>
                <w:rtl/>
              </w:rPr>
              <w:t>מדד המחירים לצרכן</w:t>
            </w:r>
          </w:ins>
        </w:sdtContent>
      </w:sdt>
      <w:r w:rsidRPr="00DC7F85">
        <w:rPr>
          <w:color w:val="0000FF"/>
          <w:sz w:val="24"/>
          <w:szCs w:val="24"/>
          <w:rtl/>
        </w:rPr>
        <w:t xml:space="preserve"> </w:t>
      </w:r>
      <w:sdt>
        <w:sdtPr>
          <w:rPr>
            <w:color w:val="0000FF"/>
            <w:sz w:val="24"/>
            <w:szCs w:val="24"/>
            <w:rtl/>
          </w:rPr>
          <w:alias w:val="מדד בגין/ידוע - כותרת"/>
          <w:tag w:val="cntIsKnownTitle"/>
          <w:id w:val="1421608795"/>
          <w:placeholder>
            <w:docPart w:val="61C8F83A45FD46DE84AA4A45434A0AF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122" w:author="Meryl Etman" w:date="2021-05-26T15:55:00Z">
            <w:r w:rsidR="006E4AA5">
              <w:rPr>
                <w:color w:val="0000FF"/>
                <w:sz w:val="24"/>
                <w:szCs w:val="24"/>
                <w:rtl/>
              </w:rPr>
              <w:t>ידוע</w:t>
            </w:r>
          </w:ins>
        </w:sdtContent>
      </w:sdt>
      <w:r w:rsidRPr="00DC7F85">
        <w:rPr>
          <w:color w:val="0000FF"/>
          <w:sz w:val="24"/>
          <w:szCs w:val="24"/>
          <w:rtl/>
        </w:rPr>
        <w:t xml:space="preserve"> </w:t>
      </w:r>
      <w:sdt>
        <w:sdtPr>
          <w:rPr>
            <w:color w:val="0000FF"/>
            <w:sz w:val="24"/>
            <w:szCs w:val="24"/>
            <w:rtl/>
          </w:rPr>
          <w:alias w:val="מדד בסיס"/>
          <w:tag w:val="cntMadadBase"/>
          <w:id w:val="-57562529"/>
          <w:placeholder>
            <w:docPart w:val="CE0566F3791A4A54BC0300A7538953A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1-05-04T00:00:00Z">
            <w:dateFormat w:val="dd/MM/yyyy"/>
            <w:lid w:val="he-IL"/>
            <w:storeMappedDataAs w:val="dateTime"/>
            <w:calendar w:val="gregorian"/>
          </w:date>
        </w:sdtPr>
        <w:sdtEndPr/>
        <w:sdtContent>
          <w:ins w:id="123" w:author="Meryl Etman" w:date="2021-05-26T15:55:00Z">
            <w:r w:rsidR="006E4AA5">
              <w:rPr>
                <w:rFonts w:hint="cs"/>
                <w:color w:val="0000FF"/>
                <w:sz w:val="24"/>
                <w:szCs w:val="24"/>
                <w:rtl/>
              </w:rPr>
              <w:t>‏04/05/2021</w:t>
            </w:r>
          </w:ins>
        </w:sdtContent>
      </w:sdt>
      <w:r w:rsidRPr="00870C9E">
        <w:rPr>
          <w:sz w:val="24"/>
          <w:szCs w:val="24"/>
          <w:rtl/>
        </w:rPr>
        <w:t xml:space="preserve"> (העומד על </w:t>
      </w:r>
      <w:sdt>
        <w:sdtPr>
          <w:rPr>
            <w:color w:val="0000FF"/>
            <w:sz w:val="24"/>
            <w:szCs w:val="24"/>
            <w:rtl/>
          </w:rPr>
          <w:alias w:val="נקודות מדד"/>
          <w:tag w:val="cntMadadPoints"/>
          <w:id w:val="456916163"/>
          <w:placeholder>
            <w:docPart w:val="C9ECD8870C344F0DBF22BCF67108961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124" w:author="Meryl Etman" w:date="2021-05-26T15:55:00Z">
            <w:r w:rsidR="006E4AA5">
              <w:rPr>
                <w:color w:val="0000FF"/>
                <w:sz w:val="24"/>
                <w:szCs w:val="24"/>
              </w:rPr>
              <w:t>225.5724</w:t>
            </w:r>
          </w:ins>
        </w:sdtContent>
      </w:sdt>
      <w:r w:rsidRPr="00870C9E">
        <w:rPr>
          <w:sz w:val="24"/>
          <w:szCs w:val="24"/>
          <w:rtl/>
        </w:rPr>
        <w:t xml:space="preserve"> נקודות). עד למדד הידוע ביום הגשת כל חשבון. </w:t>
      </w:r>
    </w:p>
    <w:p w14:paraId="6F3EC339" w14:textId="77777777" w:rsidR="00EB5A81" w:rsidRPr="00870C9E" w:rsidRDefault="00EB5A81" w:rsidP="00EB5A81">
      <w:pPr>
        <w:ind w:left="240"/>
        <w:jc w:val="both"/>
        <w:rPr>
          <w:sz w:val="24"/>
          <w:szCs w:val="24"/>
          <w:rtl/>
        </w:rPr>
      </w:pPr>
    </w:p>
    <w:p w14:paraId="55D454F2" w14:textId="77777777" w:rsidR="00EB5A81" w:rsidRPr="00870C9E" w:rsidRDefault="00EB5A81" w:rsidP="00EB5A81">
      <w:pPr>
        <w:ind w:left="740" w:hanging="740"/>
        <w:jc w:val="both"/>
        <w:rPr>
          <w:sz w:val="24"/>
          <w:szCs w:val="24"/>
          <w:rtl/>
        </w:rPr>
      </w:pPr>
      <w:r w:rsidRPr="00870C9E">
        <w:rPr>
          <w:sz w:val="24"/>
          <w:szCs w:val="24"/>
          <w:rtl/>
        </w:rPr>
        <w:t>3.</w:t>
      </w:r>
      <w:r w:rsidRPr="00870C9E">
        <w:rPr>
          <w:sz w:val="24"/>
          <w:szCs w:val="24"/>
          <w:rtl/>
        </w:rPr>
        <w:tab/>
        <w:t>למען הסר ספק:</w:t>
      </w:r>
    </w:p>
    <w:p w14:paraId="4DCBAFD7" w14:textId="77777777" w:rsidR="00EB5A81" w:rsidRPr="00870C9E" w:rsidRDefault="00EB5A81" w:rsidP="00EB5A81">
      <w:pPr>
        <w:jc w:val="both"/>
        <w:rPr>
          <w:sz w:val="24"/>
          <w:szCs w:val="24"/>
          <w:rtl/>
        </w:rPr>
      </w:pPr>
    </w:p>
    <w:p w14:paraId="1A25A279" w14:textId="77777777" w:rsidR="00EB5A81" w:rsidRDefault="00EB5A81" w:rsidP="00EB5A81">
      <w:pPr>
        <w:ind w:left="1460" w:hanging="720"/>
        <w:jc w:val="both"/>
        <w:rPr>
          <w:sz w:val="24"/>
          <w:szCs w:val="24"/>
          <w:rtl/>
        </w:rPr>
      </w:pPr>
      <w:r w:rsidRPr="00870C9E">
        <w:rPr>
          <w:sz w:val="24"/>
          <w:szCs w:val="24"/>
          <w:rtl/>
        </w:rPr>
        <w:t>3.1</w:t>
      </w:r>
      <w:r w:rsidRPr="00870C9E">
        <w:rPr>
          <w:sz w:val="24"/>
          <w:szCs w:val="24"/>
          <w:rtl/>
        </w:rPr>
        <w:tab/>
        <w:t xml:space="preserve">שכר המפקח לפי סעיף 1 לעיל יחושב על פי מספר יחידות הדיור שבתכנון ושבכוונת </w:t>
      </w:r>
      <w:r>
        <w:rPr>
          <w:sz w:val="24"/>
          <w:szCs w:val="24"/>
          <w:rtl/>
        </w:rPr>
        <w:br/>
      </w:r>
      <w:r w:rsidRPr="00870C9E">
        <w:rPr>
          <w:sz w:val="24"/>
          <w:szCs w:val="24"/>
          <w:rtl/>
        </w:rPr>
        <w:t xml:space="preserve">המזמין לבצעם בכל קטע וקטע של הפרויקט </w:t>
      </w:r>
      <w:r w:rsidR="008942AD">
        <w:rPr>
          <w:sz w:val="24"/>
          <w:szCs w:val="24"/>
          <w:rtl/>
        </w:rPr>
        <w:t xml:space="preserve">במועדו (לשם ההמחשה: אם בקטע א' </w:t>
      </w:r>
      <w:r w:rsidR="008942AD">
        <w:rPr>
          <w:rFonts w:hint="cs"/>
          <w:sz w:val="24"/>
          <w:szCs w:val="24"/>
          <w:rtl/>
        </w:rPr>
        <w:t xml:space="preserve"> </w:t>
      </w:r>
      <w:r w:rsidRPr="00870C9E">
        <w:rPr>
          <w:sz w:val="24"/>
          <w:szCs w:val="24"/>
          <w:rtl/>
        </w:rPr>
        <w:t>בכוונת המזמין לבצע 50 יח"ד, והמפקח נדרש לתאם</w:t>
      </w:r>
      <w:r w:rsidR="008942AD">
        <w:rPr>
          <w:sz w:val="24"/>
          <w:szCs w:val="24"/>
          <w:rtl/>
        </w:rPr>
        <w:t xml:space="preserve"> תכנון להקמת 50 יח"ד, יהיה חייב</w:t>
      </w:r>
      <w:r w:rsidR="008942AD">
        <w:rPr>
          <w:rFonts w:hint="cs"/>
          <w:sz w:val="24"/>
          <w:szCs w:val="24"/>
          <w:rtl/>
        </w:rPr>
        <w:t xml:space="preserve"> </w:t>
      </w:r>
      <w:r w:rsidRPr="00870C9E">
        <w:rPr>
          <w:sz w:val="24"/>
          <w:szCs w:val="24"/>
          <w:rtl/>
        </w:rPr>
        <w:t>המזמין בתשלום עבור אותן יח"ד בלבד, גם אם התכנון יתאים לקטעים הבאים). אין באמור לגרוע מחובת המפקח לבדוק ולוו</w:t>
      </w:r>
      <w:r w:rsidR="008942AD">
        <w:rPr>
          <w:sz w:val="24"/>
          <w:szCs w:val="24"/>
          <w:rtl/>
        </w:rPr>
        <w:t>דא התאמת תכנון המבנים להעמדה על</w:t>
      </w:r>
      <w:r w:rsidR="008942AD">
        <w:rPr>
          <w:rFonts w:hint="cs"/>
          <w:sz w:val="24"/>
          <w:szCs w:val="24"/>
          <w:rtl/>
        </w:rPr>
        <w:t xml:space="preserve"> </w:t>
      </w:r>
      <w:r w:rsidRPr="00870C9E">
        <w:rPr>
          <w:sz w:val="24"/>
          <w:szCs w:val="24"/>
          <w:rtl/>
        </w:rPr>
        <w:t>המגרשים בקטעים הבאים.</w:t>
      </w:r>
      <w:r w:rsidR="00CA296C">
        <w:rPr>
          <w:rFonts w:hint="cs"/>
          <w:sz w:val="24"/>
          <w:szCs w:val="24"/>
          <w:rtl/>
        </w:rPr>
        <w:t xml:space="preserve"> </w:t>
      </w:r>
    </w:p>
    <w:p w14:paraId="30D6CDDB" w14:textId="77777777" w:rsidR="00CA296C" w:rsidRPr="00870C9E" w:rsidRDefault="00CA296C" w:rsidP="00EB5A81">
      <w:pPr>
        <w:ind w:left="1460" w:hanging="720"/>
        <w:jc w:val="both"/>
        <w:rPr>
          <w:sz w:val="24"/>
          <w:szCs w:val="24"/>
          <w:rtl/>
        </w:rPr>
      </w:pPr>
    </w:p>
    <w:p w14:paraId="3BA4127E" w14:textId="77777777" w:rsidR="00CA296C" w:rsidRPr="00CA296C" w:rsidRDefault="00CA296C" w:rsidP="00CA296C">
      <w:pPr>
        <w:ind w:left="1502" w:hanging="709"/>
        <w:rPr>
          <w:sz w:val="24"/>
          <w:szCs w:val="24"/>
          <w:rtl/>
        </w:rPr>
      </w:pPr>
      <w:r>
        <w:rPr>
          <w:rFonts w:hint="cs"/>
          <w:sz w:val="24"/>
          <w:szCs w:val="24"/>
          <w:rtl/>
        </w:rPr>
        <w:t xml:space="preserve">3.2        </w:t>
      </w:r>
      <w:r w:rsidRPr="00CA296C">
        <w:rPr>
          <w:sz w:val="24"/>
          <w:szCs w:val="24"/>
          <w:rtl/>
        </w:rPr>
        <w:t xml:space="preserve">מובהר כי שכר </w:t>
      </w:r>
      <w:r>
        <w:rPr>
          <w:rFonts w:hint="cs"/>
          <w:sz w:val="24"/>
          <w:szCs w:val="24"/>
          <w:rtl/>
        </w:rPr>
        <w:t>המפקח</w:t>
      </w:r>
      <w:r w:rsidRPr="00CA296C">
        <w:rPr>
          <w:sz w:val="24"/>
          <w:szCs w:val="24"/>
          <w:rt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המבנים/הדירות שיוזמנו ע"י המזמין, קצב הבניה, צורת ביצוע הבניה (קונבנציונלי ו/או טרומי ו/או מתועש) ו/או מידת, אופי וסוג השינויים שידרשו ע"י המזמין. </w:t>
      </w:r>
    </w:p>
    <w:p w14:paraId="20662DA3" w14:textId="77777777" w:rsidR="00CA296C" w:rsidRPr="00CA296C" w:rsidRDefault="00CA296C" w:rsidP="00CA296C">
      <w:pPr>
        <w:rPr>
          <w:sz w:val="24"/>
          <w:szCs w:val="24"/>
          <w:rtl/>
        </w:rPr>
      </w:pPr>
    </w:p>
    <w:p w14:paraId="0AF19318" w14:textId="77777777" w:rsidR="00CA296C" w:rsidRPr="00CA296C" w:rsidRDefault="00CA296C" w:rsidP="00CA296C">
      <w:pPr>
        <w:ind w:left="793"/>
        <w:rPr>
          <w:sz w:val="24"/>
          <w:szCs w:val="24"/>
          <w:rtl/>
        </w:rPr>
      </w:pPr>
      <w:r>
        <w:rPr>
          <w:sz w:val="24"/>
          <w:szCs w:val="24"/>
          <w:rtl/>
        </w:rPr>
        <w:t>3.3</w:t>
      </w:r>
      <w:r>
        <w:rPr>
          <w:sz w:val="24"/>
          <w:szCs w:val="24"/>
          <w:rtl/>
        </w:rPr>
        <w:tab/>
        <w:t>שכר ה</w:t>
      </w:r>
      <w:r>
        <w:rPr>
          <w:rFonts w:hint="cs"/>
          <w:sz w:val="24"/>
          <w:szCs w:val="24"/>
          <w:rtl/>
        </w:rPr>
        <w:t>מפקח</w:t>
      </w:r>
      <w:r w:rsidRPr="00CA296C">
        <w:rPr>
          <w:sz w:val="24"/>
          <w:szCs w:val="24"/>
          <w:rtl/>
        </w:rPr>
        <w:t xml:space="preserve"> כולל את כל המפורט בחוזה על כל נספחיו, לרבות נספח ב'.</w:t>
      </w:r>
    </w:p>
    <w:p w14:paraId="70A4C121" w14:textId="77777777" w:rsidR="00CA296C" w:rsidRPr="00CA296C" w:rsidRDefault="00CA296C" w:rsidP="00CA296C">
      <w:pPr>
        <w:rPr>
          <w:sz w:val="24"/>
          <w:szCs w:val="24"/>
          <w:rtl/>
        </w:rPr>
      </w:pPr>
    </w:p>
    <w:p w14:paraId="7B91FEC7" w14:textId="77777777" w:rsidR="00CA296C" w:rsidRPr="00CA296C" w:rsidRDefault="00CA296C" w:rsidP="00CA296C">
      <w:pPr>
        <w:ind w:left="793" w:hanging="793"/>
        <w:rPr>
          <w:sz w:val="24"/>
          <w:szCs w:val="24"/>
          <w:rtl/>
        </w:rPr>
      </w:pPr>
      <w:r w:rsidRPr="00CA296C">
        <w:rPr>
          <w:sz w:val="24"/>
          <w:szCs w:val="24"/>
          <w:rtl/>
        </w:rPr>
        <w:t>4.</w:t>
      </w:r>
      <w:r w:rsidRPr="00CA296C">
        <w:rPr>
          <w:sz w:val="24"/>
          <w:szCs w:val="24"/>
          <w:rtl/>
        </w:rPr>
        <w:tab/>
        <w:t>בנוסף לכל תשלום ישולם ל</w:t>
      </w:r>
      <w:r>
        <w:rPr>
          <w:rFonts w:hint="cs"/>
          <w:sz w:val="24"/>
          <w:szCs w:val="24"/>
          <w:rtl/>
        </w:rPr>
        <w:t>מפקח</w:t>
      </w:r>
      <w:r w:rsidRPr="00CA296C">
        <w:rPr>
          <w:sz w:val="24"/>
          <w:szCs w:val="24"/>
          <w:rtl/>
        </w:rPr>
        <w:t xml:space="preserve"> מע"מ כשיעורו בחוק וזאת כנגד המצאת חשבונית מס כדין, למועד תשלום המע"מ ע"י המ</w:t>
      </w:r>
      <w:r>
        <w:rPr>
          <w:rFonts w:hint="cs"/>
          <w:sz w:val="24"/>
          <w:szCs w:val="24"/>
          <w:rtl/>
        </w:rPr>
        <w:t>פקח</w:t>
      </w:r>
      <w:r w:rsidRPr="00CA296C">
        <w:rPr>
          <w:sz w:val="24"/>
          <w:szCs w:val="24"/>
          <w:rtl/>
        </w:rPr>
        <w:t xml:space="preserve"> והמצאת כל אישור נוסף ע"פ כל דין, לרבות אשור על ניהול ספרים ואשור על ניכוי מס במקור.</w:t>
      </w:r>
    </w:p>
    <w:p w14:paraId="2AE818CC" w14:textId="77777777" w:rsidR="00CA296C" w:rsidRPr="00CA296C" w:rsidRDefault="00CA296C" w:rsidP="00CA296C">
      <w:pPr>
        <w:rPr>
          <w:sz w:val="24"/>
          <w:szCs w:val="24"/>
          <w:rtl/>
        </w:rPr>
      </w:pPr>
    </w:p>
    <w:p w14:paraId="250C115E" w14:textId="77777777" w:rsidR="00EB5A81" w:rsidRPr="00870C9E" w:rsidRDefault="00CA296C" w:rsidP="00CA296C">
      <w:pPr>
        <w:ind w:left="793" w:hanging="793"/>
        <w:jc w:val="both"/>
        <w:rPr>
          <w:sz w:val="24"/>
          <w:szCs w:val="24"/>
          <w:rtl/>
        </w:rPr>
      </w:pPr>
      <w:r w:rsidRPr="00CA296C">
        <w:rPr>
          <w:sz w:val="24"/>
          <w:szCs w:val="24"/>
          <w:rtl/>
        </w:rPr>
        <w:t>5.</w:t>
      </w:r>
      <w:r w:rsidRPr="00CA296C">
        <w:rPr>
          <w:sz w:val="24"/>
          <w:szCs w:val="24"/>
          <w:rtl/>
        </w:rPr>
        <w:tab/>
        <w:t>תנאי מוקדם לביצוע התשלומים לפי נספח זה הוא קיום כל התחייבויות ה</w:t>
      </w:r>
      <w:r>
        <w:rPr>
          <w:rFonts w:hint="cs"/>
          <w:sz w:val="24"/>
          <w:szCs w:val="24"/>
          <w:rtl/>
        </w:rPr>
        <w:t xml:space="preserve">מפקח </w:t>
      </w:r>
      <w:r w:rsidRPr="00CA296C">
        <w:rPr>
          <w:sz w:val="24"/>
          <w:szCs w:val="24"/>
          <w:rtl/>
        </w:rPr>
        <w:t xml:space="preserve">על פי חוזה זה, השלמת כל עבודות </w:t>
      </w:r>
      <w:r>
        <w:rPr>
          <w:rFonts w:hint="cs"/>
          <w:sz w:val="24"/>
          <w:szCs w:val="24"/>
          <w:rtl/>
        </w:rPr>
        <w:t xml:space="preserve">המפקח </w:t>
      </w:r>
      <w:r w:rsidRPr="00CA296C">
        <w:rPr>
          <w:sz w:val="24"/>
          <w:szCs w:val="24"/>
          <w:rtl/>
        </w:rPr>
        <w:t>הכלולות בשכר ה</w:t>
      </w:r>
      <w:r>
        <w:rPr>
          <w:rFonts w:hint="cs"/>
          <w:sz w:val="24"/>
          <w:szCs w:val="24"/>
          <w:rtl/>
        </w:rPr>
        <w:t>מפקח</w:t>
      </w:r>
      <w:r w:rsidRPr="00CA296C">
        <w:rPr>
          <w:sz w:val="24"/>
          <w:szCs w:val="24"/>
          <w:rtl/>
        </w:rPr>
        <w:t xml:space="preserve">, כמפורט בנספח ב' </w:t>
      </w:r>
      <w:r>
        <w:rPr>
          <w:rFonts w:hint="cs"/>
          <w:sz w:val="24"/>
          <w:szCs w:val="24"/>
          <w:rtl/>
        </w:rPr>
        <w:t>ו- ח'.</w:t>
      </w:r>
    </w:p>
    <w:p w14:paraId="5B031305" w14:textId="77777777" w:rsidR="00EB5A81" w:rsidRPr="00C65AE5" w:rsidRDefault="00EB5A81" w:rsidP="00EB5A81">
      <w:pPr>
        <w:pStyle w:val="BodyTextIndent"/>
        <w:jc w:val="center"/>
        <w:rPr>
          <w:b/>
          <w:bCs/>
          <w:sz w:val="28"/>
          <w:szCs w:val="28"/>
          <w:u w:val="single"/>
          <w:rtl/>
        </w:rPr>
      </w:pPr>
      <w:r>
        <w:rPr>
          <w:b/>
          <w:bCs/>
          <w:sz w:val="28"/>
          <w:szCs w:val="28"/>
          <w:rtl/>
        </w:rPr>
        <w:br w:type="page"/>
      </w:r>
      <w:r w:rsidRPr="008942AD">
        <w:rPr>
          <w:b/>
          <w:bCs/>
          <w:u w:val="single"/>
          <w:rtl/>
          <w:lang w:eastAsia="he-IL"/>
        </w:rPr>
        <w:t xml:space="preserve">נספח </w:t>
      </w:r>
      <w:r w:rsidR="008942AD" w:rsidRPr="008942AD">
        <w:rPr>
          <w:rFonts w:hint="cs"/>
          <w:b/>
          <w:bCs/>
          <w:u w:val="single"/>
          <w:rtl/>
          <w:lang w:eastAsia="he-IL"/>
        </w:rPr>
        <w:t>"</w:t>
      </w:r>
      <w:r w:rsidRPr="008942AD">
        <w:rPr>
          <w:b/>
          <w:bCs/>
          <w:u w:val="single"/>
          <w:rtl/>
          <w:lang w:eastAsia="he-IL"/>
        </w:rPr>
        <w:t>ו</w:t>
      </w:r>
      <w:r w:rsidR="008942AD" w:rsidRPr="008942AD">
        <w:rPr>
          <w:rFonts w:hint="cs"/>
          <w:b/>
          <w:bCs/>
          <w:u w:val="single"/>
          <w:rtl/>
          <w:lang w:eastAsia="he-IL"/>
        </w:rPr>
        <w:t>'</w:t>
      </w:r>
      <w:r w:rsidRPr="008942AD">
        <w:rPr>
          <w:b/>
          <w:bCs/>
          <w:u w:val="single"/>
          <w:rtl/>
          <w:lang w:eastAsia="he-IL"/>
        </w:rPr>
        <w:t>'</w:t>
      </w:r>
    </w:p>
    <w:p w14:paraId="1FFD98C9" w14:textId="77777777" w:rsidR="00EB5A81" w:rsidRDefault="00EB5A81" w:rsidP="00EB5A81">
      <w:pPr>
        <w:pStyle w:val="BodyTextIndent"/>
        <w:rPr>
          <w:rtl/>
        </w:rPr>
      </w:pPr>
    </w:p>
    <w:p w14:paraId="5EDB150F" w14:textId="77777777" w:rsidR="00EB5A81" w:rsidRPr="00A216FB" w:rsidRDefault="00EB5A81" w:rsidP="00EB5A81">
      <w:pPr>
        <w:pStyle w:val="BodyTextIndent"/>
        <w:jc w:val="center"/>
        <w:rPr>
          <w:b/>
          <w:bCs/>
          <w:u w:val="single"/>
          <w:rtl/>
        </w:rPr>
      </w:pPr>
      <w:r w:rsidRPr="00A216FB">
        <w:rPr>
          <w:b/>
          <w:bCs/>
          <w:u w:val="single"/>
          <w:rtl/>
        </w:rPr>
        <w:t>שלבי תשלום</w:t>
      </w:r>
    </w:p>
    <w:p w14:paraId="15C3C994" w14:textId="77777777" w:rsidR="00EB5A81" w:rsidRDefault="00EB5A81" w:rsidP="00EB5A81">
      <w:pPr>
        <w:pStyle w:val="BodyTextIndent"/>
        <w:rPr>
          <w:rtl/>
        </w:rPr>
      </w:pPr>
    </w:p>
    <w:p w14:paraId="1318E02D" w14:textId="77777777" w:rsidR="00EB5A81" w:rsidRDefault="00EB5A81" w:rsidP="00EB5A81">
      <w:pPr>
        <w:pStyle w:val="BodyTextIndent"/>
        <w:rPr>
          <w:rtl/>
        </w:rPr>
      </w:pPr>
      <w:r>
        <w:rPr>
          <w:rtl/>
        </w:rPr>
        <w:t>1.</w:t>
      </w:r>
      <w:r>
        <w:rPr>
          <w:rtl/>
        </w:rPr>
        <w:tab/>
        <w:t>שכר המפקח ישולם לשיעורין כנגד גמר כל שלב ושלב וכל קטע וקטע של שרותי המפקח כמוגדר בחוזה לרבות בנספחים "א" ו-"ב" כדלקמן:</w:t>
      </w:r>
    </w:p>
    <w:p w14:paraId="3C5CD4AC" w14:textId="77777777" w:rsidR="00EB5A81" w:rsidRDefault="00EB5A81" w:rsidP="00EB5A81">
      <w:pPr>
        <w:pStyle w:val="BodyTextIndent"/>
        <w:rPr>
          <w:rtl/>
        </w:rPr>
      </w:pPr>
    </w:p>
    <w:p w14:paraId="50579869" w14:textId="77777777" w:rsidR="00EB5A81" w:rsidRDefault="00EB5A81" w:rsidP="00EB5A81">
      <w:pPr>
        <w:pStyle w:val="BodyTextIndent"/>
        <w:rPr>
          <w:rtl/>
        </w:rPr>
      </w:pPr>
      <w:r>
        <w:rPr>
          <w:rtl/>
        </w:rPr>
        <w:t>1.1</w:t>
      </w:r>
      <w:r>
        <w:rPr>
          <w:rtl/>
        </w:rPr>
        <w:tab/>
      </w:r>
      <w:r w:rsidRPr="00F53790">
        <w:rPr>
          <w:rtl/>
        </w:rPr>
        <w:t>לשירותי המפקח לפי סעיף 1.1 בנספח ה':</w:t>
      </w:r>
    </w:p>
    <w:p w14:paraId="4B7ECA63" w14:textId="77777777" w:rsidR="00EB5A81" w:rsidRDefault="00EB5A81" w:rsidP="00EB5A81">
      <w:pPr>
        <w:pStyle w:val="BodyTextIndent"/>
        <w:rPr>
          <w:rtl/>
        </w:rPr>
      </w:pPr>
    </w:p>
    <w:p w14:paraId="5A27146D" w14:textId="77777777" w:rsidR="00EB5A81" w:rsidRDefault="00EB5A81" w:rsidP="00EB5A81">
      <w:pPr>
        <w:pStyle w:val="BodyTextIndent"/>
        <w:rPr>
          <w:rtl/>
        </w:rPr>
      </w:pPr>
      <w:r>
        <w:rPr>
          <w:rtl/>
        </w:rPr>
        <w:tab/>
        <w:t>1.1.1</w:t>
      </w:r>
      <w:r>
        <w:rPr>
          <w:rtl/>
        </w:rPr>
        <w:tab/>
        <w:t>לאחר גמר תכנון סופי ואי</w:t>
      </w:r>
      <w:r w:rsidR="00406518">
        <w:rPr>
          <w:rtl/>
        </w:rPr>
        <w:t>שור בכתב כי כל התוכניות מתואמות</w:t>
      </w:r>
      <w:r w:rsidRPr="00406518">
        <w:rPr>
          <w:rFonts w:hint="cs"/>
          <w:rtl/>
        </w:rPr>
        <w:t xml:space="preserve"> </w:t>
      </w:r>
      <w:r w:rsidRPr="00406518">
        <w:rPr>
          <w:rFonts w:hint="cs"/>
          <w:u w:val="dotted"/>
          <w:rtl/>
        </w:rPr>
        <w:t xml:space="preserve">               </w:t>
      </w:r>
      <w:r w:rsidRPr="00406518">
        <w:rPr>
          <w:u w:val="dotted"/>
          <w:rtl/>
        </w:rPr>
        <w:t xml:space="preserve"> </w:t>
      </w:r>
      <w:r w:rsidR="00F00BA3" w:rsidRPr="00F00BA3">
        <w:rPr>
          <w:rFonts w:hint="cs"/>
          <w:u w:val="dotted"/>
          <w:rtl/>
        </w:rPr>
        <w:t xml:space="preserve">    </w:t>
      </w:r>
      <w:r>
        <w:rPr>
          <w:rtl/>
        </w:rPr>
        <w:t>35</w:t>
      </w:r>
      <w:r>
        <w:rPr>
          <w:rFonts w:hint="cs"/>
          <w:rtl/>
        </w:rPr>
        <w:t>%</w:t>
      </w:r>
      <w:r>
        <w:rPr>
          <w:rtl/>
        </w:rPr>
        <w:tab/>
      </w:r>
      <w:r>
        <w:rPr>
          <w:rtl/>
        </w:rPr>
        <w:tab/>
      </w:r>
      <w:r>
        <w:rPr>
          <w:rtl/>
        </w:rPr>
        <w:tab/>
      </w:r>
      <w:r>
        <w:rPr>
          <w:rtl/>
        </w:rPr>
        <w:tab/>
      </w:r>
      <w:r>
        <w:rPr>
          <w:rtl/>
        </w:rPr>
        <w:tab/>
      </w:r>
      <w:r>
        <w:rPr>
          <w:rtl/>
        </w:rPr>
        <w:tab/>
      </w:r>
      <w:r>
        <w:rPr>
          <w:rtl/>
        </w:rPr>
        <w:tab/>
      </w:r>
      <w:r>
        <w:rPr>
          <w:rtl/>
        </w:rPr>
        <w:tab/>
      </w:r>
      <w:r>
        <w:rPr>
          <w:rtl/>
        </w:rPr>
        <w:tab/>
      </w:r>
    </w:p>
    <w:p w14:paraId="284778FC" w14:textId="77777777" w:rsidR="00EB5A81" w:rsidRDefault="00EB5A81" w:rsidP="00406518">
      <w:pPr>
        <w:pStyle w:val="BodyTextIndent"/>
        <w:rPr>
          <w:rtl/>
        </w:rPr>
      </w:pPr>
      <w:r>
        <w:rPr>
          <w:rtl/>
        </w:rPr>
        <w:tab/>
        <w:t>1.1.2</w:t>
      </w:r>
      <w:r>
        <w:rPr>
          <w:rtl/>
        </w:rPr>
        <w:tab/>
        <w:t xml:space="preserve">לאחר קבלת היתר בניה </w:t>
      </w:r>
      <w:r w:rsidR="00406518" w:rsidRPr="00F00BA3">
        <w:rPr>
          <w:rFonts w:hint="cs"/>
          <w:u w:val="dotted"/>
          <w:rtl/>
        </w:rPr>
        <w:t xml:space="preserve">  </w:t>
      </w:r>
      <w:r>
        <w:rPr>
          <w:rtl/>
        </w:rPr>
        <w:tab/>
      </w:r>
      <w:r w:rsidRPr="00406518">
        <w:rPr>
          <w:rFonts w:hint="cs"/>
          <w:u w:val="dotted"/>
          <w:rtl/>
        </w:rPr>
        <w:t xml:space="preserve">                                              </w:t>
      </w:r>
      <w:r w:rsidRPr="00406518">
        <w:rPr>
          <w:u w:val="dotted"/>
          <w:rtl/>
        </w:rPr>
        <w:tab/>
      </w:r>
      <w:r w:rsidR="00F00BA3">
        <w:rPr>
          <w:rFonts w:hint="cs"/>
          <w:u w:val="dotted"/>
          <w:rtl/>
        </w:rPr>
        <w:t xml:space="preserve">            </w:t>
      </w:r>
      <w:r w:rsidRPr="00406518">
        <w:rPr>
          <w:u w:val="dotted"/>
          <w:rtl/>
        </w:rPr>
        <w:tab/>
      </w:r>
      <w:r w:rsidR="00406518" w:rsidRPr="00F00BA3">
        <w:rPr>
          <w:rFonts w:hint="cs"/>
          <w:u w:val="dotted"/>
          <w:rtl/>
        </w:rPr>
        <w:t xml:space="preserve">         </w:t>
      </w:r>
      <w:r w:rsidR="00F00BA3" w:rsidRPr="00F00BA3">
        <w:rPr>
          <w:rFonts w:hint="cs"/>
          <w:u w:val="dotted"/>
          <w:rtl/>
        </w:rPr>
        <w:t xml:space="preserve">    </w:t>
      </w:r>
      <w:r>
        <w:rPr>
          <w:rtl/>
        </w:rPr>
        <w:t>15%</w:t>
      </w:r>
    </w:p>
    <w:p w14:paraId="58F917CA" w14:textId="77777777" w:rsidR="00EB5A81" w:rsidRDefault="00EB5A81" w:rsidP="00EB5A81">
      <w:pPr>
        <w:pStyle w:val="BodyTextIndent"/>
        <w:rPr>
          <w:rtl/>
        </w:rPr>
      </w:pPr>
      <w:r>
        <w:rPr>
          <w:rtl/>
        </w:rPr>
        <w:tab/>
        <w:t>1.1.</w:t>
      </w:r>
      <w:r w:rsidR="00F00BA3">
        <w:rPr>
          <w:rtl/>
        </w:rPr>
        <w:t>3</w:t>
      </w:r>
      <w:r w:rsidR="00F00BA3">
        <w:rPr>
          <w:rtl/>
        </w:rPr>
        <w:tab/>
        <w:t>לאחר גמר תכנון מפורט לביצוע</w:t>
      </w:r>
      <w:r w:rsidR="00F00BA3" w:rsidRPr="00F00BA3">
        <w:rPr>
          <w:u w:val="dotted"/>
          <w:rtl/>
        </w:rPr>
        <w:t xml:space="preserve"> </w:t>
      </w:r>
      <w:r w:rsidR="00F00BA3" w:rsidRPr="00F00BA3">
        <w:rPr>
          <w:rFonts w:hint="cs"/>
          <w:u w:val="dotted"/>
          <w:rtl/>
        </w:rPr>
        <w:t xml:space="preserve">  </w:t>
      </w:r>
      <w:r w:rsidRPr="00F00BA3">
        <w:rPr>
          <w:u w:val="dotted"/>
          <w:rtl/>
        </w:rPr>
        <w:tab/>
      </w:r>
      <w:r w:rsidRPr="00F00BA3">
        <w:rPr>
          <w:rFonts w:hint="cs"/>
          <w:u w:val="dotted"/>
          <w:rtl/>
        </w:rPr>
        <w:t xml:space="preserve">                                          </w:t>
      </w:r>
      <w:r w:rsidRPr="00F00BA3">
        <w:rPr>
          <w:u w:val="dotted"/>
          <w:rtl/>
        </w:rPr>
        <w:tab/>
      </w:r>
      <w:r w:rsidR="00F00BA3">
        <w:rPr>
          <w:rFonts w:hint="cs"/>
          <w:u w:val="dotted"/>
          <w:rtl/>
        </w:rPr>
        <w:t xml:space="preserve">    </w:t>
      </w:r>
      <w:r w:rsidR="00F00BA3" w:rsidRPr="00F00BA3">
        <w:rPr>
          <w:rFonts w:hint="cs"/>
          <w:u w:val="dotted"/>
          <w:rtl/>
        </w:rPr>
        <w:t xml:space="preserve">         </w:t>
      </w:r>
      <w:r>
        <w:rPr>
          <w:rtl/>
        </w:rPr>
        <w:t>50%</w:t>
      </w:r>
    </w:p>
    <w:p w14:paraId="67127BB8" w14:textId="77777777" w:rsidR="00EB5A81" w:rsidRDefault="00EB5A81" w:rsidP="00EB5A81">
      <w:pPr>
        <w:pStyle w:val="BodyTextIndent"/>
        <w:rPr>
          <w:rtl/>
        </w:rPr>
      </w:pPr>
    </w:p>
    <w:p w14:paraId="4B212BCB" w14:textId="77777777" w:rsidR="00EB5A81" w:rsidRDefault="00EB5A81" w:rsidP="00EB5A81">
      <w:pPr>
        <w:pStyle w:val="BodyTextIndent"/>
        <w:rPr>
          <w:rtl/>
        </w:rPr>
      </w:pPr>
      <w:r>
        <w:rPr>
          <w:rtl/>
        </w:rPr>
        <w:t>1.2</w:t>
      </w:r>
      <w:r>
        <w:rPr>
          <w:rtl/>
        </w:rPr>
        <w:tab/>
        <w:t>לשירותי המפקח לפי סעיף 1.2 בנספח ה':</w:t>
      </w:r>
    </w:p>
    <w:p w14:paraId="5299DE71" w14:textId="77777777" w:rsidR="00EB5A81" w:rsidRDefault="00EB5A81" w:rsidP="00EB5A81">
      <w:pPr>
        <w:pStyle w:val="BodyTextIndent"/>
        <w:rPr>
          <w:rtl/>
        </w:rPr>
      </w:pPr>
      <w:r>
        <w:rPr>
          <w:rtl/>
        </w:rPr>
        <w:tab/>
      </w:r>
    </w:p>
    <w:p w14:paraId="73F76AC4" w14:textId="77777777" w:rsidR="00EB5A81" w:rsidRDefault="00EB5A81" w:rsidP="00F00BA3">
      <w:pPr>
        <w:pStyle w:val="BodyTextIndent"/>
        <w:ind w:right="-426"/>
        <w:rPr>
          <w:rtl/>
        </w:rPr>
      </w:pPr>
      <w:r>
        <w:rPr>
          <w:rtl/>
        </w:rPr>
        <w:tab/>
        <w:t>1.2.</w:t>
      </w:r>
      <w:r>
        <w:rPr>
          <w:rFonts w:hint="cs"/>
          <w:rtl/>
        </w:rPr>
        <w:t>1</w:t>
      </w:r>
      <w:r>
        <w:rPr>
          <w:rtl/>
        </w:rPr>
        <w:tab/>
        <w:t xml:space="preserve">בהתאם לאחוז התקדמות העבודה עפ"י </w:t>
      </w:r>
      <w:r w:rsidR="00F00BA3">
        <w:rPr>
          <w:rtl/>
        </w:rPr>
        <w:t>ח-ן הקבלנים שיאושרו ע"י המזמין</w:t>
      </w:r>
      <w:r w:rsidR="00F00BA3">
        <w:rPr>
          <w:rFonts w:hint="cs"/>
          <w:rtl/>
        </w:rPr>
        <w:t xml:space="preserve"> </w:t>
      </w:r>
      <w:r w:rsidR="00F00BA3" w:rsidRPr="00F00BA3">
        <w:rPr>
          <w:rFonts w:hint="cs"/>
          <w:u w:val="dotted"/>
          <w:rtl/>
        </w:rPr>
        <w:t xml:space="preserve">   </w:t>
      </w:r>
      <w:r w:rsidR="00F00BA3">
        <w:rPr>
          <w:rFonts w:hint="cs"/>
          <w:rtl/>
        </w:rPr>
        <w:t>1</w:t>
      </w:r>
      <w:r>
        <w:rPr>
          <w:rFonts w:hint="cs"/>
          <w:rtl/>
        </w:rPr>
        <w:t>00</w:t>
      </w:r>
      <w:r>
        <w:rPr>
          <w:rtl/>
        </w:rPr>
        <w:t>%</w:t>
      </w:r>
    </w:p>
    <w:p w14:paraId="75C7D99C" w14:textId="77777777" w:rsidR="00EB5A81" w:rsidRDefault="00EB5A81" w:rsidP="00EB5A81">
      <w:pPr>
        <w:pStyle w:val="BodyTextIndent"/>
        <w:rPr>
          <w:rtl/>
        </w:rPr>
      </w:pPr>
    </w:p>
    <w:p w14:paraId="0EF431FB" w14:textId="6CBA81D3" w:rsidR="00EB5A81" w:rsidRDefault="00EB5A81" w:rsidP="00596A43">
      <w:pPr>
        <w:pStyle w:val="BodyTextIndent"/>
        <w:rPr>
          <w:rtl/>
        </w:rPr>
      </w:pPr>
      <w:r>
        <w:rPr>
          <w:rtl/>
        </w:rPr>
        <w:t>1.3</w:t>
      </w:r>
      <w:r>
        <w:rPr>
          <w:rtl/>
        </w:rPr>
        <w:tab/>
      </w:r>
      <w:del w:id="125" w:author="Meryl Etman" w:date="2021-05-26T16:06:00Z">
        <w:r w:rsidDel="007149A4">
          <w:rPr>
            <w:rtl/>
          </w:rPr>
          <w:delText>לשירותי המפקח לפי סעיף 1.</w:delText>
        </w:r>
        <w:r w:rsidDel="007149A4">
          <w:rPr>
            <w:rFonts w:hint="cs"/>
            <w:rtl/>
          </w:rPr>
          <w:delText>3</w:delText>
        </w:r>
        <w:r w:rsidDel="007149A4">
          <w:rPr>
            <w:rtl/>
          </w:rPr>
          <w:delText xml:space="preserve"> בנספח ה':</w:delText>
        </w:r>
      </w:del>
      <w:ins w:id="126" w:author="Meryl Etman" w:date="2021-05-26T16:06:00Z">
        <w:r w:rsidR="007149A4">
          <w:rPr>
            <w:rFonts w:hint="cs"/>
            <w:rtl/>
          </w:rPr>
          <w:t>מבוטל.</w:t>
        </w:r>
      </w:ins>
    </w:p>
    <w:p w14:paraId="492E2AD9" w14:textId="7343472B" w:rsidR="00EB5A81" w:rsidRDefault="00EB5A81" w:rsidP="00596A43">
      <w:pPr>
        <w:pStyle w:val="BodyTextIndent"/>
        <w:ind w:right="-567"/>
        <w:rPr>
          <w:rtl/>
        </w:rPr>
      </w:pPr>
      <w:r>
        <w:rPr>
          <w:rtl/>
        </w:rPr>
        <w:tab/>
      </w:r>
      <w:del w:id="127" w:author="Meryl Etman" w:date="2021-05-26T16:06:00Z">
        <w:r w:rsidDel="007149A4">
          <w:rPr>
            <w:rtl/>
          </w:rPr>
          <w:delText>1.3.1</w:delText>
        </w:r>
        <w:r w:rsidDel="007149A4">
          <w:rPr>
            <w:rtl/>
          </w:rPr>
          <w:tab/>
          <w:delText>בהתאם לאחוז התקדמות העבודה עפ"י ח-ן</w:delText>
        </w:r>
        <w:r w:rsidR="00F00BA3" w:rsidDel="007149A4">
          <w:rPr>
            <w:rFonts w:hint="cs"/>
            <w:rtl/>
          </w:rPr>
          <w:delText xml:space="preserve"> </w:delText>
        </w:r>
        <w:r w:rsidR="00F00BA3" w:rsidDel="007149A4">
          <w:rPr>
            <w:rtl/>
          </w:rPr>
          <w:delText>הקבלנים שיאושרו ע"י המזמין</w:delText>
        </w:r>
        <w:r w:rsidR="00F00BA3" w:rsidDel="007149A4">
          <w:rPr>
            <w:rFonts w:hint="cs"/>
            <w:rtl/>
          </w:rPr>
          <w:delText xml:space="preserve"> </w:delText>
        </w:r>
        <w:r w:rsidR="00F00BA3" w:rsidRPr="00F00BA3" w:rsidDel="007149A4">
          <w:rPr>
            <w:rFonts w:hint="cs"/>
            <w:u w:val="dotted"/>
            <w:rtl/>
          </w:rPr>
          <w:delText xml:space="preserve">   </w:delText>
        </w:r>
        <w:r w:rsidR="00F00BA3" w:rsidDel="007149A4">
          <w:rPr>
            <w:rFonts w:hint="cs"/>
            <w:rtl/>
          </w:rPr>
          <w:delText>100%</w:delText>
        </w:r>
      </w:del>
      <w:r>
        <w:rPr>
          <w:rFonts w:hint="cs"/>
          <w:rtl/>
        </w:rPr>
        <w:t xml:space="preserve">                                    </w:t>
      </w:r>
    </w:p>
    <w:p w14:paraId="0B2E974F" w14:textId="77777777" w:rsidR="00F00BA3" w:rsidRDefault="00F00BA3" w:rsidP="00F00BA3">
      <w:pPr>
        <w:pStyle w:val="BodyTextIndent"/>
        <w:rPr>
          <w:rtl/>
        </w:rPr>
      </w:pPr>
    </w:p>
    <w:p w14:paraId="156F6853" w14:textId="77777777" w:rsidR="00EB5A81" w:rsidRDefault="00EB5A81" w:rsidP="00EB5A81">
      <w:pPr>
        <w:pStyle w:val="BodyTextIndent"/>
        <w:rPr>
          <w:rtl/>
        </w:rPr>
      </w:pPr>
      <w:r>
        <w:rPr>
          <w:rtl/>
        </w:rPr>
        <w:tab/>
        <w:t>החשבון הסופי ישולם לאחר גמר הפיקוח, תיקוני הבדק, קבלת תעודת גמר לפרויקט ואשור המפקח בכתב להשלמת העבודות.</w:t>
      </w:r>
    </w:p>
    <w:p w14:paraId="6E01FB96" w14:textId="77777777" w:rsidR="00EB5A81" w:rsidRDefault="00EB5A81" w:rsidP="00EB5A81">
      <w:pPr>
        <w:pStyle w:val="BodyTextIndent"/>
        <w:rPr>
          <w:rtl/>
        </w:rPr>
      </w:pPr>
    </w:p>
    <w:p w14:paraId="5D1D959D" w14:textId="77777777" w:rsidR="00EB5A81" w:rsidRDefault="00EB5A81" w:rsidP="00EB5A81">
      <w:pPr>
        <w:pStyle w:val="BodyTextIndent"/>
        <w:rPr>
          <w:rtl/>
        </w:rPr>
      </w:pPr>
      <w:r>
        <w:rPr>
          <w:rtl/>
        </w:rPr>
        <w:t>2.</w:t>
      </w:r>
      <w:r>
        <w:rPr>
          <w:rtl/>
        </w:rPr>
        <w:tab/>
        <w:t>למרות האמור בסעיף 1 לעיל רשאי המזמין לשלם למפקח מקדמות אשר תקוזזנה משלבי התשלום, וזאת ע"פ קביעתו ושיקול דעתו הבלעדי של המזמין.</w:t>
      </w:r>
    </w:p>
    <w:p w14:paraId="53018612" w14:textId="77777777" w:rsidR="00EB5A81" w:rsidRDefault="00EB5A81" w:rsidP="00EB5A81">
      <w:pPr>
        <w:pStyle w:val="BodyTextIndent"/>
        <w:rPr>
          <w:rtl/>
        </w:rPr>
      </w:pPr>
    </w:p>
    <w:p w14:paraId="7C8138CD" w14:textId="77777777" w:rsidR="00EB5A81" w:rsidRDefault="00EB5A81" w:rsidP="00EB5A81">
      <w:pPr>
        <w:pStyle w:val="BodyTextIndent"/>
        <w:rPr>
          <w:rtl/>
        </w:rPr>
      </w:pPr>
      <w:r>
        <w:rPr>
          <w:rtl/>
        </w:rPr>
        <w:t>3.</w:t>
      </w:r>
      <w:r>
        <w:rPr>
          <w:rtl/>
        </w:rPr>
        <w:tab/>
        <w:t>במקרה בו עבודת המפקח תופסק או תבוטל לגבי חלק ו/או שלב מהפרויקט, יהיה המפקח זכאי לתשלום עבור תיאום תכנון שביצע בפועל עד להפסקת עבודתו כאמור, ובלבד שתיאום התכנון יהיה רלוונטי וישים לשלב עתידי בפרויקט. במקרה כזה, שכר המפקח בגין אותו חלק של תיאום התכנון כאמור ישולם למפקח במועד תחילת ביצועו בפועל של אותו שלב עתידי.</w:t>
      </w:r>
    </w:p>
    <w:p w14:paraId="046D0FA1" w14:textId="77777777" w:rsidR="00EB5A81" w:rsidRDefault="00EB5A81" w:rsidP="00EB5A81">
      <w:pPr>
        <w:pStyle w:val="BodyTextIndent"/>
        <w:rPr>
          <w:rtl/>
        </w:rPr>
      </w:pPr>
    </w:p>
    <w:p w14:paraId="66FD5067" w14:textId="77777777" w:rsidR="00EB5A81" w:rsidRDefault="00EB5A81" w:rsidP="00EB5A81">
      <w:pPr>
        <w:pStyle w:val="BodyTextIndent"/>
        <w:rPr>
          <w:rtl/>
        </w:rPr>
      </w:pPr>
      <w:r>
        <w:rPr>
          <w:rtl/>
        </w:rPr>
        <w:t>4.</w:t>
      </w:r>
      <w:r>
        <w:rPr>
          <w:rtl/>
        </w:rPr>
        <w:tab/>
        <w:t xml:space="preserve">המפקח יגיש חשבון לא יותר מאשר פעם בחודש. </w:t>
      </w:r>
    </w:p>
    <w:p w14:paraId="1F02731C" w14:textId="77777777" w:rsidR="00EB5A81" w:rsidRDefault="00EB5A81" w:rsidP="00F00BA3">
      <w:pPr>
        <w:pStyle w:val="BodyTextIndent"/>
        <w:ind w:left="651" w:firstLine="5"/>
        <w:rPr>
          <w:rtl/>
        </w:rPr>
      </w:pPr>
      <w:r>
        <w:rPr>
          <w:rtl/>
        </w:rPr>
        <w:t>לכל חשבון יצרף המפקח אישור מאת חברת הביטוח על קיומם של הביטוחים המפורטים בחוזה בנוסח המצורף כנספח "ח'1'" לחוזה.</w:t>
      </w:r>
    </w:p>
    <w:p w14:paraId="3C06BE08" w14:textId="77777777" w:rsidR="00EB5A81" w:rsidRDefault="00EB5A81" w:rsidP="00EB5A81">
      <w:pPr>
        <w:pStyle w:val="BodyTextIndent"/>
        <w:rPr>
          <w:rtl/>
        </w:rPr>
      </w:pPr>
    </w:p>
    <w:p w14:paraId="69B50FF9" w14:textId="77777777" w:rsidR="00EB5A81" w:rsidRDefault="00EB5A81" w:rsidP="00EB5A81">
      <w:pPr>
        <w:pStyle w:val="BodyTextIndent"/>
        <w:rPr>
          <w:rtl/>
        </w:rPr>
      </w:pPr>
      <w:r>
        <w:rPr>
          <w:rtl/>
        </w:rPr>
        <w:t>5.</w:t>
      </w:r>
      <w:r>
        <w:rPr>
          <w:rtl/>
        </w:rPr>
        <w:tab/>
        <w:t>המזמין ישלם את שכר המפקח תוך 60 יום מתאריך אישור החשבון ע"י המנהל, בכפוף לדחיות הדרושות לשם התאמה למועדי התשלום הקבועים שיהיו נהוגים אצל המזמין מעת לעת.</w:t>
      </w:r>
    </w:p>
    <w:p w14:paraId="62329FD8" w14:textId="77777777" w:rsidR="00EB5A81" w:rsidRPr="00870C9E" w:rsidRDefault="00EB5A81" w:rsidP="00EB5A81">
      <w:pPr>
        <w:pStyle w:val="BodyTextIndent"/>
        <w:jc w:val="both"/>
        <w:rPr>
          <w:rtl/>
        </w:rPr>
      </w:pPr>
    </w:p>
    <w:p w14:paraId="4B2AF9E2" w14:textId="77777777" w:rsidR="00EB5A81" w:rsidRDefault="00EB5A81" w:rsidP="00EB5A81">
      <w:pPr>
        <w:rPr>
          <w:rtl/>
        </w:rPr>
      </w:pPr>
    </w:p>
    <w:p w14:paraId="4AC139D4" w14:textId="77777777" w:rsidR="00EB5A81" w:rsidRDefault="00EB5A81" w:rsidP="00EB5A81">
      <w:pPr>
        <w:rPr>
          <w:rtl/>
        </w:rPr>
      </w:pPr>
    </w:p>
    <w:p w14:paraId="71D454FA" w14:textId="77777777" w:rsidR="00EB5A81" w:rsidRDefault="00EB5A81" w:rsidP="00EB5A81">
      <w:pPr>
        <w:rPr>
          <w:rtl/>
        </w:rPr>
      </w:pPr>
    </w:p>
    <w:p w14:paraId="79CCE84A" w14:textId="77777777" w:rsidR="00EB5A81" w:rsidRDefault="00EB5A81" w:rsidP="00EB5A81">
      <w:pPr>
        <w:rPr>
          <w:rtl/>
        </w:rPr>
      </w:pPr>
    </w:p>
    <w:p w14:paraId="44F84742" w14:textId="77777777" w:rsidR="00EB5A81" w:rsidRDefault="00EB5A81" w:rsidP="00EB5A81">
      <w:pPr>
        <w:rPr>
          <w:rtl/>
        </w:rPr>
      </w:pPr>
    </w:p>
    <w:p w14:paraId="03D289DE" w14:textId="77777777" w:rsidR="00EB5A81" w:rsidRDefault="00EB5A81" w:rsidP="00EB5A81">
      <w:pPr>
        <w:rPr>
          <w:rtl/>
        </w:rPr>
      </w:pPr>
    </w:p>
    <w:p w14:paraId="3EFFC9CA" w14:textId="77777777" w:rsidR="00EB5A81" w:rsidRDefault="00EB5A81" w:rsidP="00EB5A81">
      <w:pPr>
        <w:rPr>
          <w:rtl/>
        </w:rPr>
      </w:pPr>
    </w:p>
    <w:p w14:paraId="75ED1070" w14:textId="77777777" w:rsidR="00EB5A81" w:rsidRDefault="00EB5A81" w:rsidP="00EB5A81">
      <w:pPr>
        <w:rPr>
          <w:rtl/>
        </w:rPr>
      </w:pPr>
    </w:p>
    <w:p w14:paraId="229C9286" w14:textId="77777777" w:rsidR="00EB5A81" w:rsidRDefault="00EB5A81" w:rsidP="00EB5A81">
      <w:pPr>
        <w:rPr>
          <w:rtl/>
        </w:rPr>
      </w:pPr>
    </w:p>
    <w:p w14:paraId="6BADDFA4" w14:textId="77777777" w:rsidR="00EB5A81" w:rsidRPr="009014A0" w:rsidRDefault="00EB5A81" w:rsidP="00EB5A81">
      <w:pPr>
        <w:rPr>
          <w:sz w:val="24"/>
          <w:szCs w:val="24"/>
        </w:rPr>
      </w:pPr>
    </w:p>
    <w:p w14:paraId="086982EE" w14:textId="77777777" w:rsidR="00EB5A81" w:rsidRPr="00844BB6" w:rsidRDefault="00EB5A81" w:rsidP="00EB5A81">
      <w:pPr>
        <w:ind w:left="820" w:hanging="580"/>
        <w:jc w:val="both"/>
        <w:rPr>
          <w:bCs/>
          <w:color w:val="000000"/>
          <w:sz w:val="24"/>
          <w:szCs w:val="24"/>
          <w:u w:val="single"/>
          <w:rtl/>
        </w:rPr>
      </w:pPr>
    </w:p>
    <w:p w14:paraId="52D08AC0" w14:textId="77777777" w:rsidR="00EB5A81" w:rsidRPr="009014A0" w:rsidRDefault="00EB5A81" w:rsidP="00EB5A81">
      <w:pPr>
        <w:ind w:left="820" w:hanging="580"/>
        <w:jc w:val="both"/>
        <w:rPr>
          <w:bCs/>
          <w:color w:val="000000"/>
          <w:sz w:val="24"/>
          <w:szCs w:val="24"/>
          <w:u w:val="single"/>
          <w:rtl/>
        </w:rPr>
      </w:pPr>
    </w:p>
    <w:p w14:paraId="2567BA9F" w14:textId="77777777" w:rsidR="00EB5A81" w:rsidRPr="009A0CF9" w:rsidRDefault="00EB5A81" w:rsidP="00EB5A81">
      <w:pPr>
        <w:jc w:val="center"/>
        <w:rPr>
          <w:b/>
          <w:bCs/>
          <w:sz w:val="28"/>
          <w:szCs w:val="28"/>
          <w:u w:val="single"/>
          <w:rtl/>
        </w:rPr>
      </w:pPr>
      <w:r>
        <w:rPr>
          <w:sz w:val="28"/>
          <w:szCs w:val="28"/>
          <w:rtl/>
        </w:rPr>
        <w:br w:type="page"/>
      </w:r>
      <w:r w:rsidRPr="008942AD">
        <w:rPr>
          <w:rFonts w:ascii="Times New Roman" w:eastAsia="Times New Roman" w:hAnsi="Times New Roman"/>
          <w:b/>
          <w:bCs/>
          <w:sz w:val="24"/>
          <w:szCs w:val="24"/>
          <w:u w:val="single"/>
          <w:rtl/>
          <w:lang w:eastAsia="he-IL"/>
        </w:rPr>
        <w:t xml:space="preserve">נספח </w:t>
      </w:r>
      <w:r w:rsid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hint="cs"/>
          <w:b/>
          <w:bCs/>
          <w:sz w:val="24"/>
          <w:szCs w:val="24"/>
          <w:u w:val="single"/>
          <w:rtl/>
          <w:lang w:eastAsia="he-IL"/>
        </w:rPr>
        <w:t>ז</w:t>
      </w:r>
      <w:r w:rsid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b/>
          <w:bCs/>
          <w:sz w:val="24"/>
          <w:szCs w:val="24"/>
          <w:u w:val="single"/>
          <w:rtl/>
          <w:lang w:eastAsia="he-IL"/>
        </w:rPr>
        <w:t>'</w:t>
      </w:r>
    </w:p>
    <w:p w14:paraId="176F3B8F" w14:textId="77777777" w:rsidR="00EB5A81" w:rsidRDefault="00EB5A81" w:rsidP="00EB5A81">
      <w:pPr>
        <w:pStyle w:val="Heading5"/>
        <w:ind w:left="4320"/>
        <w:jc w:val="both"/>
        <w:rPr>
          <w:sz w:val="24"/>
          <w:rtl/>
        </w:rPr>
      </w:pPr>
    </w:p>
    <w:p w14:paraId="214C8F9A" w14:textId="2A04A279" w:rsidR="008942AD" w:rsidRPr="008942AD" w:rsidRDefault="008942AD" w:rsidP="008942AD">
      <w:pPr>
        <w:widowControl w:val="0"/>
        <w:jc w:val="right"/>
        <w:outlineLvl w:val="4"/>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תאריך : </w:t>
      </w:r>
      <w:sdt>
        <w:sdtPr>
          <w:rPr>
            <w:rFonts w:ascii="Times New Roman" w:eastAsia="Times New Roman" w:hAnsi="Times New Roman"/>
            <w:color w:val="008000"/>
            <w:sz w:val="24"/>
            <w:szCs w:val="24"/>
            <w:rtl/>
            <w:lang w:eastAsia="he-IL"/>
          </w:rPr>
          <w:alias w:val="תאריך חתימת חוזה"/>
          <w:tag w:val="cntSignDate"/>
          <w:id w:val="94216678"/>
          <w:placeholder>
            <w:docPart w:val="8EFACF7E065648219299C8F435E88A5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1-20T00:00:00Z">
            <w:dateFormat w:val="dd/MM/yyyy"/>
            <w:lid w:val="he-IL"/>
            <w:storeMappedDataAs w:val="dateTime"/>
            <w:calendar w:val="gregorian"/>
          </w:date>
        </w:sdtPr>
        <w:sdtEndPr>
          <w:rPr>
            <w:rFonts w:hint="cs"/>
          </w:rPr>
        </w:sdtEndPr>
        <w:sdtContent>
          <w:ins w:id="128" w:author="Meryl Etman" w:date="2022-01-20T16:03:00Z">
            <w:r w:rsidR="00EC45DE">
              <w:rPr>
                <w:rFonts w:ascii="Times New Roman" w:eastAsia="Times New Roman" w:hAnsi="Times New Roman" w:hint="cs"/>
                <w:color w:val="008000"/>
                <w:sz w:val="24"/>
                <w:szCs w:val="24"/>
                <w:rtl/>
                <w:lang w:eastAsia="he-IL"/>
              </w:rPr>
              <w:t>‏20/01/2022</w:t>
            </w:r>
          </w:ins>
        </w:sdtContent>
      </w:sdt>
      <w:r w:rsidRPr="008942AD">
        <w:rPr>
          <w:rFonts w:ascii="Times New Roman" w:eastAsia="Times New Roman" w:hAnsi="Times New Roman" w:hint="cs"/>
          <w:bCs/>
          <w:color w:val="FF0000"/>
          <w:sz w:val="24"/>
          <w:szCs w:val="24"/>
          <w:rtl/>
          <w:lang w:eastAsia="he-IL"/>
        </w:rPr>
        <w:br/>
      </w:r>
    </w:p>
    <w:p w14:paraId="112DD8B2" w14:textId="77777777" w:rsidR="008942AD" w:rsidRPr="008942AD" w:rsidRDefault="008942AD" w:rsidP="008942AD">
      <w:pPr>
        <w:widowControl w:val="0"/>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לכבוד</w:t>
      </w:r>
      <w:r w:rsidRPr="008942AD">
        <w:rPr>
          <w:rFonts w:ascii="Times New Roman" w:eastAsia="Times New Roman" w:hAnsi="Times New Roman" w:hint="cs"/>
          <w:sz w:val="24"/>
          <w:szCs w:val="24"/>
          <w:lang w:eastAsia="he-IL"/>
        </w:rPr>
        <w:t xml:space="preserve"> </w:t>
      </w:r>
    </w:p>
    <w:sdt>
      <w:sdtPr>
        <w:rPr>
          <w:rFonts w:ascii="Times New Roman" w:eastAsia="Times New Roman" w:hAnsi="Times New Roman"/>
          <w:color w:val="008000"/>
          <w:sz w:val="24"/>
          <w:szCs w:val="24"/>
          <w:rtl/>
          <w:lang w:eastAsia="he-IL"/>
        </w:rPr>
        <w:alias w:val="צד א בחוזה"/>
        <w:tag w:val="cntTzadA"/>
        <w:id w:val="-827822700"/>
        <w:placeholder>
          <w:docPart w:val="ED8C1157BFBE43BFB1B72D1970AB81B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26DEDEA9" w14:textId="0F041C34" w:rsidR="008942AD" w:rsidRPr="008942AD" w:rsidRDefault="00E62176">
          <w:pPr>
            <w:widowControl w:val="0"/>
            <w:rPr>
              <w:rFonts w:ascii="Times New Roman" w:eastAsia="Times New Roman" w:hAnsi="Times New Roman"/>
              <w:color w:val="008000"/>
              <w:sz w:val="24"/>
              <w:szCs w:val="24"/>
              <w:rtl/>
              <w:lang w:eastAsia="he-IL"/>
            </w:rPr>
            <w:pPrChange w:id="129" w:author="Meryl Etman" w:date="2021-05-26T16:07:00Z">
              <w:pPr>
                <w:widowControl w:val="0"/>
                <w:jc w:val="both"/>
              </w:pPr>
            </w:pPrChange>
          </w:pPr>
          <w:ins w:id="130" w:author="Meryl Etman" w:date="2021-05-26T15:40:00Z">
            <w:r>
              <w:rPr>
                <w:rFonts w:ascii="Times New Roman" w:eastAsia="Times New Roman" w:hAnsi="Times New Roman"/>
                <w:color w:val="008000"/>
                <w:sz w:val="24"/>
                <w:szCs w:val="24"/>
                <w:rtl/>
                <w:lang w:eastAsia="he-IL"/>
              </w:rPr>
              <w:br/>
              <w:t>אפריקה ישראל מגורים בע"מ וישראל אדלר ובנו חברה להשקעות בע"מ</w:t>
            </w:r>
            <w:r>
              <w:rPr>
                <w:rFonts w:ascii="Times New Roman" w:eastAsia="Times New Roman" w:hAnsi="Times New Roman"/>
                <w:color w:val="008000"/>
                <w:sz w:val="24"/>
                <w:szCs w:val="24"/>
                <w:rtl/>
                <w:lang w:eastAsia="he-IL"/>
              </w:rPr>
              <w:br/>
              <w:t>יוני נתניהו 1 ג' אור יהודה</w:t>
            </w:r>
            <w:r>
              <w:rPr>
                <w:rFonts w:ascii="Times New Roman" w:eastAsia="Times New Roman" w:hAnsi="Times New Roman"/>
                <w:color w:val="008000"/>
                <w:sz w:val="24"/>
                <w:szCs w:val="24"/>
                <w:rtl/>
                <w:lang w:eastAsia="he-IL"/>
              </w:rPr>
              <w:br/>
              <w:t>558075404</w:t>
            </w:r>
            <w:r>
              <w:rPr>
                <w:rFonts w:ascii="Times New Roman" w:eastAsia="Times New Roman" w:hAnsi="Times New Roman"/>
                <w:color w:val="008000"/>
                <w:sz w:val="24"/>
                <w:szCs w:val="24"/>
                <w:rtl/>
                <w:lang w:eastAsia="he-IL"/>
              </w:rPr>
              <w:br/>
            </w:r>
          </w:ins>
        </w:p>
      </w:sdtContent>
    </w:sdt>
    <w:p w14:paraId="4F10C37F" w14:textId="77777777" w:rsidR="008942AD" w:rsidRPr="008942AD" w:rsidRDefault="008942AD" w:rsidP="008942AD">
      <w:pPr>
        <w:widowControl w:val="0"/>
        <w:jc w:val="both"/>
        <w:rPr>
          <w:rFonts w:ascii="Times New Roman" w:eastAsia="Times New Roman" w:hAnsi="Times New Roman"/>
          <w:color w:val="008000"/>
          <w:sz w:val="24"/>
          <w:szCs w:val="24"/>
          <w:rtl/>
          <w:lang w:eastAsia="he-IL"/>
        </w:rPr>
      </w:pPr>
    </w:p>
    <w:p w14:paraId="5128D1A0" w14:textId="77777777" w:rsidR="008942AD" w:rsidRPr="008942AD" w:rsidRDefault="008942AD" w:rsidP="008942AD">
      <w:pPr>
        <w:widowControl w:val="0"/>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w:t>
      </w:r>
    </w:p>
    <w:p w14:paraId="25FED5F2" w14:textId="77777777" w:rsidR="008942AD" w:rsidRPr="008942AD" w:rsidRDefault="008942AD" w:rsidP="008942AD">
      <w:pPr>
        <w:widowControl w:val="0"/>
        <w:jc w:val="both"/>
        <w:rPr>
          <w:rFonts w:ascii="Times New Roman" w:eastAsia="Times New Roman" w:hAnsi="Times New Roman"/>
          <w:bCs/>
          <w:sz w:val="24"/>
          <w:szCs w:val="24"/>
          <w:u w:val="single"/>
          <w:rtl/>
          <w:lang w:eastAsia="he-IL"/>
        </w:rPr>
      </w:pPr>
    </w:p>
    <w:p w14:paraId="3C627131" w14:textId="77777777" w:rsidR="008942AD" w:rsidRPr="008942AD" w:rsidRDefault="008942AD" w:rsidP="008942AD">
      <w:pPr>
        <w:widowControl w:val="0"/>
        <w:jc w:val="center"/>
        <w:outlineLvl w:val="3"/>
        <w:rPr>
          <w:rFonts w:ascii="Times New Roman" w:eastAsia="Times New Roman" w:hAnsi="Times New Roman"/>
          <w:bCs/>
          <w:sz w:val="24"/>
          <w:szCs w:val="24"/>
          <w:u w:val="single"/>
          <w:rtl/>
          <w:lang w:eastAsia="he-IL"/>
        </w:rPr>
      </w:pPr>
      <w:r w:rsidRPr="008942AD">
        <w:rPr>
          <w:rFonts w:ascii="Times New Roman" w:eastAsia="Times New Roman" w:hAnsi="Times New Roman" w:hint="cs"/>
          <w:bCs/>
          <w:sz w:val="24"/>
          <w:szCs w:val="24"/>
          <w:u w:val="single"/>
          <w:rtl/>
          <w:lang w:eastAsia="he-IL"/>
        </w:rPr>
        <w:t>הצהרה והתחייבות לשמירת סודיות</w:t>
      </w:r>
    </w:p>
    <w:p w14:paraId="279D3B32" w14:textId="77777777" w:rsidR="008942AD" w:rsidRPr="008942AD" w:rsidRDefault="008942AD" w:rsidP="008942AD">
      <w:pPr>
        <w:widowControl w:val="0"/>
        <w:jc w:val="both"/>
        <w:rPr>
          <w:rFonts w:ascii="Times New Roman" w:eastAsia="Times New Roman" w:hAnsi="Times New Roman"/>
          <w:sz w:val="24"/>
          <w:szCs w:val="24"/>
          <w:rtl/>
          <w:lang w:eastAsia="he-IL"/>
        </w:rPr>
      </w:pPr>
    </w:p>
    <w:p w14:paraId="55F4B133" w14:textId="415915B5" w:rsidR="008942AD" w:rsidRPr="008942AD" w:rsidDel="007149A4" w:rsidRDefault="008942AD" w:rsidP="008942AD">
      <w:pPr>
        <w:widowControl w:val="0"/>
        <w:spacing w:line="360" w:lineRule="auto"/>
        <w:jc w:val="both"/>
        <w:rPr>
          <w:del w:id="131" w:author="Meryl Etman" w:date="2021-05-26T16:07:00Z"/>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אני הח"מ עובד חברת  </w:t>
      </w:r>
      <w:sdt>
        <w:sdtPr>
          <w:rPr>
            <w:rFonts w:ascii="Times New Roman" w:eastAsia="Times New Roman" w:hAnsi="Times New Roman"/>
            <w:color w:val="008000"/>
            <w:sz w:val="24"/>
            <w:szCs w:val="24"/>
            <w:rtl/>
            <w:lang w:eastAsia="he-IL"/>
          </w:rPr>
          <w:alias w:val="שם ספק"/>
          <w:tag w:val="cntSupllierName"/>
          <w:id w:val="-1468043177"/>
          <w:placeholder>
            <w:docPart w:val="4B6DD03410294E9E98B3139227DAA80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32" w:author="Meryl Etman" w:date="2021-05-26T16:12:00Z">
            <w:r w:rsidR="002B0442">
              <w:rPr>
                <w:rFonts w:ascii="Times New Roman" w:eastAsia="Times New Roman" w:hAnsi="Times New Roman"/>
                <w:color w:val="008000"/>
                <w:sz w:val="24"/>
                <w:szCs w:val="24"/>
                <w:rtl/>
                <w:lang w:eastAsia="he-IL"/>
              </w:rPr>
              <w:t>פי.סי.אר ניהול פרויקטים בבניה בע"מ</w:t>
            </w:r>
          </w:ins>
        </w:sdtContent>
      </w:sdt>
      <w:r w:rsidRPr="008942AD">
        <w:rPr>
          <w:rFonts w:ascii="Times New Roman" w:eastAsia="Times New Roman" w:hAnsi="Times New Roman" w:hint="cs"/>
          <w:sz w:val="24"/>
          <w:szCs w:val="24"/>
          <w:rtl/>
          <w:lang w:eastAsia="he-IL"/>
        </w:rPr>
        <w:t xml:space="preserve"> / הפועל בשם חברת </w:t>
      </w:r>
      <w:r w:rsidRPr="008942AD">
        <w:rPr>
          <w:rFonts w:ascii="Times New Roman" w:eastAsia="Times New Roman" w:hAnsi="Times New Roman" w:hint="cs"/>
          <w:sz w:val="24"/>
          <w:szCs w:val="24"/>
          <w:lang w:eastAsia="he-IL"/>
        </w:rPr>
        <w:t xml:space="preserve"> </w:t>
      </w:r>
      <w:sdt>
        <w:sdtPr>
          <w:rPr>
            <w:rFonts w:ascii="Times New Roman" w:eastAsia="Times New Roman" w:hAnsi="Times New Roman"/>
            <w:color w:val="008000"/>
            <w:sz w:val="24"/>
            <w:szCs w:val="24"/>
            <w:rtl/>
            <w:lang w:eastAsia="he-IL"/>
          </w:rPr>
          <w:alias w:val="שם ספק"/>
          <w:tag w:val="cntSupllierName"/>
          <w:id w:val="-582374609"/>
          <w:placeholder>
            <w:docPart w:val="C1EA22D5B01F4C6186C15B0D0946ED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33" w:author="Meryl Etman" w:date="2021-05-26T16:12:00Z">
            <w:r w:rsidR="002B0442">
              <w:rPr>
                <w:rFonts w:ascii="Times New Roman" w:eastAsia="Times New Roman" w:hAnsi="Times New Roman"/>
                <w:color w:val="008000"/>
                <w:sz w:val="24"/>
                <w:szCs w:val="24"/>
                <w:rtl/>
                <w:lang w:eastAsia="he-IL"/>
              </w:rPr>
              <w:t>פי.סי.אר ניהול פרויקטים בבניה בע"מ</w:t>
            </w:r>
          </w:ins>
        </w:sdtContent>
      </w:sdt>
      <w:r w:rsidRPr="008942AD">
        <w:rPr>
          <w:rFonts w:ascii="Times New Roman" w:eastAsia="Times New Roman" w:hAnsi="Times New Roman" w:hint="cs"/>
          <w:bCs/>
          <w:sz w:val="24"/>
          <w:szCs w:val="24"/>
          <w:rtl/>
          <w:lang w:eastAsia="he-IL"/>
        </w:rPr>
        <w:t xml:space="preserve"> /</w:t>
      </w:r>
      <w:r w:rsidRPr="008942AD">
        <w:rPr>
          <w:rFonts w:ascii="Times New Roman" w:eastAsia="Times New Roman" w:hAnsi="Times New Roman" w:hint="cs"/>
          <w:sz w:val="24"/>
          <w:szCs w:val="24"/>
          <w:rtl/>
          <w:lang w:eastAsia="he-IL"/>
        </w:rPr>
        <w:t xml:space="preserve"> המספק שירותים לחברת </w:t>
      </w:r>
      <w:r w:rsidRPr="008942AD">
        <w:rPr>
          <w:rFonts w:ascii="Times New Roman" w:eastAsia="Times New Roman" w:hAnsi="Times New Roman"/>
          <w:color w:val="008000"/>
          <w:sz w:val="24"/>
          <w:szCs w:val="24"/>
          <w:lang w:eastAsia="he-IL"/>
        </w:rPr>
        <w:t xml:space="preserve"> </w:t>
      </w:r>
      <w:sdt>
        <w:sdtPr>
          <w:rPr>
            <w:rFonts w:ascii="Times New Roman" w:eastAsia="Times New Roman" w:hAnsi="Times New Roman"/>
            <w:color w:val="008000"/>
            <w:sz w:val="24"/>
            <w:szCs w:val="24"/>
            <w:rtl/>
            <w:lang w:eastAsia="he-IL"/>
          </w:rPr>
          <w:alias w:val="שם ספק"/>
          <w:tag w:val="cntSupllierName"/>
          <w:id w:val="637914054"/>
          <w:placeholder>
            <w:docPart w:val="C05653B859364ED69B0308726EB713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34" w:author="Meryl Etman" w:date="2021-05-26T16:12:00Z">
            <w:r w:rsidR="002B0442">
              <w:rPr>
                <w:rFonts w:ascii="Times New Roman" w:eastAsia="Times New Roman" w:hAnsi="Times New Roman"/>
                <w:color w:val="008000"/>
                <w:sz w:val="24"/>
                <w:szCs w:val="24"/>
                <w:rtl/>
                <w:lang w:eastAsia="he-IL"/>
              </w:rPr>
              <w:t>פי.סי.אר ניהול פרויקטים בבניה בע"מ</w:t>
            </w:r>
          </w:ins>
        </w:sdtContent>
      </w:sdt>
      <w:r w:rsidRPr="008942AD">
        <w:rPr>
          <w:rFonts w:ascii="Times New Roman" w:eastAsia="Times New Roman" w:hAnsi="Times New Roman" w:hint="cs"/>
          <w:sz w:val="24"/>
          <w:szCs w:val="24"/>
          <w:rtl/>
          <w:lang w:eastAsia="he-IL"/>
        </w:rPr>
        <w:t xml:space="preserve"> *,מצהיר בזאת ומתחייב כלפיכם כדלקמן:</w:t>
      </w:r>
    </w:p>
    <w:p w14:paraId="273EC8AC" w14:textId="77777777" w:rsidR="008942AD" w:rsidRPr="008942AD" w:rsidRDefault="008942AD" w:rsidP="00596A43">
      <w:pPr>
        <w:widowControl w:val="0"/>
        <w:spacing w:line="360" w:lineRule="auto"/>
        <w:jc w:val="both"/>
        <w:rPr>
          <w:rFonts w:ascii="Times New Roman" w:eastAsia="Times New Roman" w:hAnsi="Times New Roman"/>
          <w:sz w:val="24"/>
          <w:szCs w:val="24"/>
          <w:rtl/>
          <w:lang w:eastAsia="he-IL"/>
        </w:rPr>
      </w:pPr>
    </w:p>
    <w:p w14:paraId="2EA52B7A" w14:textId="21CD6323"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אני מועסק על ידי </w:t>
      </w:r>
      <w:sdt>
        <w:sdtPr>
          <w:rPr>
            <w:rFonts w:ascii="Times New Roman" w:eastAsia="Times New Roman" w:hAnsi="Times New Roman"/>
            <w:color w:val="008000"/>
            <w:sz w:val="24"/>
            <w:szCs w:val="24"/>
            <w:rtl/>
            <w:lang w:eastAsia="he-IL"/>
          </w:rPr>
          <w:alias w:val="שם ספק"/>
          <w:tag w:val="cntSupllierName"/>
          <w:id w:val="1282378856"/>
          <w:placeholder>
            <w:docPart w:val="9BA20380E90A4F8A8692C2213669725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35" w:author="Meryl Etman" w:date="2021-05-26T16:12:00Z">
            <w:r w:rsidR="002B0442">
              <w:rPr>
                <w:rFonts w:ascii="Times New Roman" w:eastAsia="Times New Roman" w:hAnsi="Times New Roman"/>
                <w:color w:val="008000"/>
                <w:sz w:val="24"/>
                <w:szCs w:val="24"/>
                <w:rtl/>
                <w:lang w:eastAsia="he-IL"/>
              </w:rPr>
              <w:t>פי.סי.אר ניהול פרויקטים בבניה בע"מ</w:t>
            </w:r>
          </w:ins>
        </w:sdtContent>
      </w:sdt>
      <w:r w:rsidRPr="008942AD">
        <w:rPr>
          <w:rFonts w:ascii="Times New Roman" w:eastAsia="Times New Roman" w:hAnsi="Times New Roman" w:hint="cs"/>
          <w:sz w:val="24"/>
          <w:szCs w:val="24"/>
          <w:rtl/>
          <w:lang w:eastAsia="he-IL"/>
        </w:rPr>
        <w:t xml:space="preserve"> , המבצעת עבורכם תכנון </w:t>
      </w:r>
      <w:sdt>
        <w:sdtPr>
          <w:rPr>
            <w:rFonts w:ascii="Times New Roman" w:eastAsia="Times New Roman" w:hAnsi="Times New Roman" w:hint="cs"/>
            <w:bCs/>
            <w:color w:val="00B0F0"/>
            <w:sz w:val="24"/>
            <w:szCs w:val="24"/>
            <w:rtl/>
            <w:lang w:eastAsia="he-IL"/>
          </w:rPr>
          <w:alias w:val="תבנית חוזה"/>
          <w:tag w:val="cntContractType"/>
          <w:id w:val="235442509"/>
          <w:placeholder>
            <w:docPart w:val="03DE988232C14D94A8CE523BC52ECA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0C7E66">
            <w:rPr>
              <w:rFonts w:ascii="Times New Roman" w:eastAsia="Times New Roman" w:hAnsi="Times New Roman" w:hint="cs"/>
              <w:bCs/>
              <w:color w:val="00B0F0"/>
              <w:sz w:val="24"/>
              <w:szCs w:val="24"/>
              <w:rtl/>
              <w:lang w:eastAsia="he-IL"/>
            </w:rPr>
            <w:t>ניהול תיאום ופיקוח</w:t>
          </w:r>
        </w:sdtContent>
      </w:sdt>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sz w:val="24"/>
          <w:szCs w:val="24"/>
          <w:rtl/>
          <w:lang w:eastAsia="he-IL"/>
        </w:rPr>
        <w:t xml:space="preserve">בפרויקט  </w:t>
      </w:r>
      <w:sdt>
        <w:sdtPr>
          <w:rPr>
            <w:rFonts w:ascii="Times New Roman" w:eastAsia="Times New Roman" w:hAnsi="Times New Roman" w:hint="cs"/>
            <w:bCs/>
            <w:color w:val="008000"/>
            <w:sz w:val="24"/>
            <w:szCs w:val="24"/>
            <w:rtl/>
            <w:lang w:eastAsia="he-IL"/>
          </w:rPr>
          <w:alias w:val="שם הפרויקט"/>
          <w:tag w:val="cntProjectName"/>
          <w:id w:val="2072999419"/>
          <w:placeholder>
            <w:docPart w:val="7A44717603764C93813FE46E8B77AC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36" w:author="Meryl Etman" w:date="2021-05-26T15:39:00Z">
            <w:r w:rsidR="00E62176">
              <w:rPr>
                <w:rFonts w:ascii="Times New Roman" w:eastAsia="Times New Roman" w:hAnsi="Times New Roman" w:hint="cs"/>
                <w:bCs/>
                <w:color w:val="008000"/>
                <w:sz w:val="24"/>
                <w:szCs w:val="24"/>
                <w:rtl/>
                <w:lang w:eastAsia="he-IL"/>
              </w:rPr>
              <w:t>סביוני נצר סירני - בניין 31</w:t>
            </w:r>
          </w:ins>
        </w:sdtContent>
      </w:sdt>
      <w:r w:rsidRPr="008942AD">
        <w:rPr>
          <w:rFonts w:ascii="Times New Roman" w:eastAsia="Times New Roman" w:hAnsi="Times New Roman" w:hint="cs"/>
          <w:color w:val="008000"/>
          <w:sz w:val="24"/>
          <w:szCs w:val="24"/>
          <w:rtl/>
          <w:lang w:eastAsia="he-IL"/>
        </w:rPr>
        <w:t>.</w:t>
      </w:r>
    </w:p>
    <w:p w14:paraId="1181BB9E" w14:textId="236B296A"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ידוע לי כי במהלך ביצוע עבודתי אצל </w:t>
      </w:r>
      <w:sdt>
        <w:sdtPr>
          <w:rPr>
            <w:rFonts w:ascii="Times New Roman" w:eastAsia="Times New Roman" w:hAnsi="Times New Roman"/>
            <w:color w:val="008000"/>
            <w:sz w:val="24"/>
            <w:szCs w:val="24"/>
            <w:rtl/>
            <w:lang w:eastAsia="he-IL"/>
          </w:rPr>
          <w:alias w:val="שם ספק"/>
          <w:tag w:val="cntSupllierName"/>
          <w:id w:val="40961436"/>
          <w:placeholder>
            <w:docPart w:val="45AC500D7D2B4E27A3DA4E19E85319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37" w:author="Meryl Etman" w:date="2021-05-26T16:12:00Z">
            <w:r w:rsidR="002B0442">
              <w:rPr>
                <w:rFonts w:ascii="Times New Roman" w:eastAsia="Times New Roman" w:hAnsi="Times New Roman"/>
                <w:color w:val="008000"/>
                <w:sz w:val="24"/>
                <w:szCs w:val="24"/>
                <w:rtl/>
                <w:lang w:eastAsia="he-IL"/>
              </w:rPr>
              <w:t>פי.סי.אר ניהול פרויקטים בבניה בע"מ</w:t>
            </w:r>
          </w:ins>
        </w:sdtContent>
      </w:sdt>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sz w:val="24"/>
          <w:szCs w:val="24"/>
          <w:rtl/>
          <w:lang w:eastAsia="he-IL"/>
        </w:rPr>
        <w:t>עשוי להגיע לרשותי מידע חסוי כמוגדר להלן:</w:t>
      </w:r>
    </w:p>
    <w:p w14:paraId="39075D23" w14:textId="2887B8CE" w:rsidR="008942AD" w:rsidRPr="008942AD" w:rsidRDefault="008942AD" w:rsidP="008942AD">
      <w:pPr>
        <w:widowControl w:val="0"/>
        <w:tabs>
          <w:tab w:val="left" w:pos="515"/>
        </w:tabs>
        <w:spacing w:line="360" w:lineRule="auto"/>
        <w:ind w:left="1790" w:hanging="1790"/>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ab/>
        <w:t>"</w:t>
      </w:r>
      <w:r w:rsidRPr="008942AD">
        <w:rPr>
          <w:rFonts w:ascii="Times New Roman" w:eastAsia="Times New Roman" w:hAnsi="Times New Roman" w:hint="cs"/>
          <w:b/>
          <w:bCs/>
          <w:sz w:val="24"/>
          <w:szCs w:val="24"/>
          <w:rtl/>
          <w:lang w:eastAsia="he-IL"/>
        </w:rPr>
        <w:t>מידע חסוי</w:t>
      </w:r>
      <w:r w:rsidRPr="008942AD">
        <w:rPr>
          <w:rFonts w:ascii="Times New Roman" w:eastAsia="Times New Roman" w:hAnsi="Times New Roman" w:hint="cs"/>
          <w:sz w:val="24"/>
          <w:szCs w:val="24"/>
          <w:rtl/>
          <w:lang w:eastAsia="he-IL"/>
        </w:rPr>
        <w:t>"-</w:t>
      </w:r>
      <w:r w:rsidRPr="008942AD">
        <w:rPr>
          <w:rFonts w:ascii="Times New Roman" w:eastAsia="Times New Roman" w:hAnsi="Times New Roman"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olor w:val="008000"/>
            <w:sz w:val="24"/>
            <w:szCs w:val="24"/>
            <w:rtl/>
            <w:lang w:eastAsia="he-IL"/>
          </w:rPr>
          <w:alias w:val="שם ספק"/>
          <w:tag w:val="cntSupllierName"/>
          <w:id w:val="845366929"/>
          <w:placeholder>
            <w:docPart w:val="973115A82ED14BE0B4C7EC50618E6A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38" w:author="Meryl Etman" w:date="2021-05-26T16:12:00Z">
            <w:r w:rsidR="002B0442">
              <w:rPr>
                <w:rFonts w:ascii="Times New Roman" w:eastAsia="Times New Roman" w:hAnsi="Times New Roman"/>
                <w:color w:val="008000"/>
                <w:sz w:val="24"/>
                <w:szCs w:val="24"/>
                <w:rtl/>
                <w:lang w:eastAsia="he-IL"/>
              </w:rPr>
              <w:t>פי.סי.אר ניהול פרויקטים בבניה בע"מ</w:t>
            </w:r>
          </w:ins>
        </w:sdtContent>
      </w:sdt>
      <w:r w:rsidRPr="008942AD">
        <w:rPr>
          <w:rFonts w:ascii="Times New Roman" w:eastAsia="Times New Roman" w:hAnsi="Times New Roman"/>
          <w:bCs/>
          <w:color w:val="008000"/>
          <w:sz w:val="24"/>
          <w:szCs w:val="24"/>
          <w:lang w:eastAsia="he-IL"/>
        </w:rPr>
        <w:t xml:space="preserve"> </w:t>
      </w:r>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color w:val="008000"/>
          <w:sz w:val="24"/>
          <w:szCs w:val="24"/>
          <w:rtl/>
          <w:lang w:eastAsia="he-IL"/>
        </w:rPr>
        <w:t>.</w:t>
      </w:r>
    </w:p>
    <w:p w14:paraId="6A8CDF27" w14:textId="77777777"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אני מתחייב לשמור בסודיות מלאה כל מידע חסוי ולא למסרו או להעבירו לידי מי שלא הוסמך לכך בכתב על ידכם.</w:t>
      </w:r>
    </w:p>
    <w:p w14:paraId="3959DA66" w14:textId="77777777"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471C3EDD" w14:textId="77777777" w:rsidR="008942AD" w:rsidRPr="008942AD" w:rsidDel="007149A4"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del w:id="139" w:author="Meryl Etman" w:date="2021-05-26T16:07:00Z"/>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הנני מאשר כי התחייבויותיי הנ"ל תחולנה הן במהלך ביצוע הפרויקט והן לאחריו.</w:t>
      </w:r>
    </w:p>
    <w:p w14:paraId="21A48CE3" w14:textId="77777777" w:rsidR="008942AD" w:rsidRPr="007149A4" w:rsidRDefault="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Change w:id="140" w:author="Meryl Etman" w:date="2021-05-26T16:07:00Z">
          <w:pPr>
            <w:widowControl w:val="0"/>
            <w:spacing w:line="360" w:lineRule="auto"/>
            <w:jc w:val="both"/>
          </w:pPr>
        </w:pPrChange>
      </w:pPr>
    </w:p>
    <w:p w14:paraId="40BDA9D2"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בכבוד רב,</w:t>
      </w:r>
    </w:p>
    <w:p w14:paraId="4728B076" w14:textId="77777777" w:rsidR="008942AD" w:rsidRPr="008942AD" w:rsidRDefault="008942AD" w:rsidP="008942AD">
      <w:pPr>
        <w:widowControl w:val="0"/>
        <w:spacing w:line="360" w:lineRule="auto"/>
        <w:ind w:left="5040"/>
        <w:jc w:val="both"/>
        <w:rPr>
          <w:rFonts w:ascii="Times New Roman" w:eastAsia="Times New Roman" w:hAnsi="Times New Roman"/>
          <w:sz w:val="24"/>
          <w:szCs w:val="24"/>
          <w:rtl/>
          <w:lang w:eastAsia="he-IL"/>
        </w:rPr>
      </w:pPr>
    </w:p>
    <w:p w14:paraId="7F066A2B" w14:textId="77777777" w:rsidR="008942AD" w:rsidRPr="008942AD" w:rsidRDefault="008942AD" w:rsidP="008942AD">
      <w:pPr>
        <w:widowControl w:val="0"/>
        <w:ind w:left="4435" w:hanging="71"/>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_______________________ </w:t>
      </w:r>
    </w:p>
    <w:p w14:paraId="3423E284" w14:textId="0524DE4A" w:rsidR="008942AD" w:rsidRPr="008942AD" w:rsidRDefault="008942AD" w:rsidP="008942AD">
      <w:pPr>
        <w:widowControl w:val="0"/>
        <w:ind w:left="4435" w:hanging="71"/>
        <w:rPr>
          <w:rFonts w:ascii="Times New Roman" w:eastAsia="Times New Roman" w:hAnsi="Times New Roman"/>
          <w:color w:val="00B0F0"/>
          <w:sz w:val="24"/>
          <w:szCs w:val="24"/>
          <w:rtl/>
          <w:lang w:eastAsia="he-IL"/>
        </w:rPr>
      </w:pPr>
      <w:del w:id="141" w:author="Meryl Etman" w:date="2021-05-26T16:07:00Z">
        <w:r w:rsidRPr="008942AD" w:rsidDel="007149A4">
          <w:rPr>
            <w:rFonts w:ascii="Times New Roman" w:eastAsia="Times New Roman" w:hAnsi="Times New Roman" w:hint="cs"/>
            <w:color w:val="00B0F0"/>
            <w:sz w:val="24"/>
            <w:szCs w:val="24"/>
            <w:rtl/>
            <w:lang w:eastAsia="he-IL"/>
          </w:rPr>
          <w:delText xml:space="preserve">             </w:delText>
        </w:r>
      </w:del>
      <w:r w:rsidRPr="008942AD">
        <w:rPr>
          <w:rFonts w:ascii="Times New Roman" w:eastAsia="Times New Roman" w:hAnsi="Times New Roman" w:hint="cs"/>
          <w:color w:val="00B0F0"/>
          <w:sz w:val="24"/>
          <w:szCs w:val="24"/>
          <w:rtl/>
          <w:lang w:eastAsia="he-IL"/>
        </w:rPr>
        <w:t xml:space="preserve">   </w:t>
      </w:r>
      <w:sdt>
        <w:sdtPr>
          <w:rPr>
            <w:rFonts w:ascii="Times New Roman" w:eastAsia="Times New Roman" w:hAnsi="Times New Roman"/>
            <w:color w:val="00B0F0"/>
            <w:sz w:val="20"/>
            <w:szCs w:val="24"/>
            <w:u w:val="single"/>
            <w:rtl/>
            <w:lang w:eastAsia="he-IL"/>
          </w:rPr>
          <w:alias w:val="שם ספק"/>
          <w:tag w:val="cntSupllierName"/>
          <w:id w:val="-1460642670"/>
          <w:placeholder>
            <w:docPart w:val="96ADA922D0C248BAAEF940146E49CB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42" w:author="Meryl Etman" w:date="2021-05-26T16:12:00Z">
            <w:r w:rsidR="002B0442">
              <w:rPr>
                <w:rFonts w:ascii="Times New Roman" w:eastAsia="Times New Roman" w:hAnsi="Times New Roman"/>
                <w:color w:val="00B0F0"/>
                <w:sz w:val="20"/>
                <w:szCs w:val="24"/>
                <w:u w:val="single"/>
                <w:rtl/>
                <w:lang w:eastAsia="he-IL"/>
              </w:rPr>
              <w:t>פי.סי.אר ניהול פרויקטים בבניה בע"מ</w:t>
            </w:r>
          </w:ins>
        </w:sdtContent>
      </w:sdt>
    </w:p>
    <w:p w14:paraId="5FB5B532"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p>
    <w:p w14:paraId="58F537CC"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שם:____________</w:t>
      </w:r>
    </w:p>
    <w:p w14:paraId="526A77E2"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ת.ז:____________</w:t>
      </w:r>
    </w:p>
    <w:p w14:paraId="5985ECB8" w14:textId="77777777" w:rsidR="008942AD" w:rsidRPr="007149A4"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7149A4">
        <w:rPr>
          <w:rFonts w:ascii="Times New Roman" w:eastAsia="Times New Roman" w:hAnsi="Times New Roman" w:hint="eastAsia"/>
          <w:sz w:val="24"/>
          <w:szCs w:val="24"/>
          <w:rtl/>
          <w:lang w:eastAsia="he-IL"/>
        </w:rPr>
        <w:t>כתובת</w:t>
      </w:r>
      <w:r w:rsidRPr="007149A4">
        <w:rPr>
          <w:rFonts w:ascii="Times New Roman" w:eastAsia="Times New Roman" w:hAnsi="Times New Roman"/>
          <w:sz w:val="24"/>
          <w:szCs w:val="24"/>
          <w:rtl/>
          <w:lang w:eastAsia="he-IL"/>
        </w:rPr>
        <w:t>:__________</w:t>
      </w:r>
    </w:p>
    <w:p w14:paraId="01D743F6" w14:textId="77777777" w:rsidR="008942AD" w:rsidRPr="008942AD" w:rsidRDefault="008942AD" w:rsidP="008942AD">
      <w:pPr>
        <w:widowControl w:val="0"/>
        <w:ind w:left="1151" w:hanging="1151"/>
        <w:jc w:val="both"/>
        <w:rPr>
          <w:rFonts w:ascii="Times New Roman" w:eastAsia="Times New Roman" w:hAnsi="Times New Roman"/>
          <w:bCs/>
          <w:sz w:val="24"/>
          <w:szCs w:val="24"/>
          <w:u w:val="single"/>
          <w:rtl/>
          <w:lang w:eastAsia="he-IL"/>
        </w:rPr>
      </w:pPr>
      <w:r w:rsidRPr="007149A4">
        <w:rPr>
          <w:rFonts w:ascii="Times New Roman" w:eastAsia="Times New Roman" w:hAnsi="Times New Roman"/>
          <w:sz w:val="24"/>
          <w:szCs w:val="24"/>
          <w:rtl/>
          <w:lang w:eastAsia="he-IL"/>
          <w:rPrChange w:id="143" w:author="Meryl Etman" w:date="2021-05-26T16:08:00Z">
            <w:rPr>
              <w:rFonts w:ascii="Times New Roman" w:eastAsia="Times New Roman" w:hAnsi="Times New Roman"/>
              <w:sz w:val="24"/>
              <w:szCs w:val="24"/>
              <w:highlight w:val="yellow"/>
              <w:rtl/>
              <w:lang w:eastAsia="he-IL"/>
            </w:rPr>
          </w:rPrChange>
        </w:rPr>
        <w:t xml:space="preserve">*מחק </w:t>
      </w:r>
      <w:r w:rsidRPr="007149A4">
        <w:rPr>
          <w:rFonts w:ascii="Times New Roman" w:eastAsia="Times New Roman" w:hAnsi="Times New Roman" w:hint="eastAsia"/>
          <w:sz w:val="24"/>
          <w:szCs w:val="24"/>
          <w:rtl/>
          <w:lang w:eastAsia="he-IL"/>
          <w:rPrChange w:id="144" w:author="Meryl Etman" w:date="2021-05-26T16:08:00Z">
            <w:rPr>
              <w:rFonts w:ascii="Times New Roman" w:eastAsia="Times New Roman" w:hAnsi="Times New Roman" w:hint="eastAsia"/>
              <w:sz w:val="24"/>
              <w:szCs w:val="24"/>
              <w:highlight w:val="yellow"/>
              <w:rtl/>
              <w:lang w:eastAsia="he-IL"/>
            </w:rPr>
          </w:rPrChange>
        </w:rPr>
        <w:t>את</w:t>
      </w:r>
      <w:r w:rsidRPr="007149A4">
        <w:rPr>
          <w:rFonts w:ascii="Times New Roman" w:eastAsia="Times New Roman" w:hAnsi="Times New Roman"/>
          <w:sz w:val="24"/>
          <w:szCs w:val="24"/>
          <w:rtl/>
          <w:lang w:eastAsia="he-IL"/>
          <w:rPrChange w:id="145" w:author="Meryl Etman" w:date="2021-05-26T16:08:00Z">
            <w:rPr>
              <w:rFonts w:ascii="Times New Roman" w:eastAsia="Times New Roman" w:hAnsi="Times New Roman"/>
              <w:sz w:val="24"/>
              <w:szCs w:val="24"/>
              <w:highlight w:val="yellow"/>
              <w:rtl/>
              <w:lang w:eastAsia="he-IL"/>
            </w:rPr>
          </w:rPrChange>
        </w:rPr>
        <w:t xml:space="preserve"> </w:t>
      </w:r>
      <w:r w:rsidRPr="007149A4">
        <w:rPr>
          <w:rFonts w:ascii="Times New Roman" w:eastAsia="Times New Roman" w:hAnsi="Times New Roman" w:hint="eastAsia"/>
          <w:sz w:val="24"/>
          <w:szCs w:val="24"/>
          <w:rtl/>
          <w:lang w:eastAsia="he-IL"/>
          <w:rPrChange w:id="146" w:author="Meryl Etman" w:date="2021-05-26T16:08:00Z">
            <w:rPr>
              <w:rFonts w:ascii="Times New Roman" w:eastAsia="Times New Roman" w:hAnsi="Times New Roman" w:hint="eastAsia"/>
              <w:sz w:val="24"/>
              <w:szCs w:val="24"/>
              <w:highlight w:val="yellow"/>
              <w:rtl/>
              <w:lang w:eastAsia="he-IL"/>
            </w:rPr>
          </w:rPrChange>
        </w:rPr>
        <w:t>המיותר</w:t>
      </w:r>
    </w:p>
    <w:p w14:paraId="3A56E42C" w14:textId="77777777" w:rsidR="008942AD" w:rsidRPr="008942AD" w:rsidRDefault="008942AD" w:rsidP="008942AD">
      <w:pPr>
        <w:widowControl w:val="0"/>
        <w:jc w:val="center"/>
        <w:rPr>
          <w:rFonts w:ascii="Times New Roman" w:eastAsia="Times New Roman" w:hAnsi="Times New Roman"/>
          <w:bCs/>
          <w:sz w:val="20"/>
          <w:szCs w:val="24"/>
          <w:u w:val="single"/>
          <w:rtl/>
          <w:lang w:eastAsia="he-IL"/>
        </w:rPr>
      </w:pPr>
      <w:r w:rsidRPr="008942AD">
        <w:rPr>
          <w:rFonts w:ascii="Times New Roman" w:eastAsia="Times New Roman" w:hAnsi="Times New Roman" w:hint="cs"/>
          <w:bCs/>
          <w:sz w:val="24"/>
          <w:szCs w:val="24"/>
          <w:u w:val="single"/>
          <w:rtl/>
          <w:lang w:eastAsia="he-IL"/>
        </w:rPr>
        <w:br w:type="page"/>
      </w:r>
    </w:p>
    <w:p w14:paraId="327C417B" w14:textId="77777777" w:rsidR="00EB5A81" w:rsidRDefault="00EB5A81" w:rsidP="00EB5A81">
      <w:pPr>
        <w:ind w:left="820" w:hanging="580"/>
        <w:jc w:val="center"/>
        <w:rPr>
          <w:rFonts w:ascii="Times New Roman" w:eastAsia="Times New Roman" w:hAnsi="Times New Roman"/>
          <w:b/>
          <w:bCs/>
          <w:sz w:val="24"/>
          <w:szCs w:val="24"/>
          <w:u w:val="single"/>
          <w:rtl/>
          <w:lang w:eastAsia="he-IL"/>
        </w:rPr>
      </w:pPr>
      <w:r w:rsidRPr="008942AD">
        <w:rPr>
          <w:rFonts w:ascii="Times New Roman" w:eastAsia="Times New Roman" w:hAnsi="Times New Roman" w:hint="cs"/>
          <w:b/>
          <w:bCs/>
          <w:sz w:val="24"/>
          <w:szCs w:val="24"/>
          <w:u w:val="single"/>
          <w:rtl/>
          <w:lang w:eastAsia="he-IL"/>
        </w:rPr>
        <w:t xml:space="preserve">נספח </w:t>
      </w:r>
      <w:r w:rsidR="008942AD" w:rsidRP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hint="cs"/>
          <w:b/>
          <w:bCs/>
          <w:sz w:val="24"/>
          <w:szCs w:val="24"/>
          <w:u w:val="single"/>
          <w:rtl/>
          <w:lang w:eastAsia="he-IL"/>
        </w:rPr>
        <w:t>ח</w:t>
      </w:r>
      <w:r w:rsidR="008942AD" w:rsidRP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hint="cs"/>
          <w:b/>
          <w:bCs/>
          <w:sz w:val="24"/>
          <w:szCs w:val="24"/>
          <w:u w:val="single"/>
          <w:rtl/>
          <w:lang w:eastAsia="he-IL"/>
        </w:rPr>
        <w:t>'</w:t>
      </w:r>
    </w:p>
    <w:p w14:paraId="63E8DFD4" w14:textId="77777777" w:rsidR="00786E52" w:rsidRPr="008942AD" w:rsidRDefault="00786E52" w:rsidP="00EB5A81">
      <w:pPr>
        <w:ind w:left="820" w:hanging="580"/>
        <w:jc w:val="center"/>
        <w:rPr>
          <w:rFonts w:ascii="Times New Roman" w:eastAsia="Times New Roman" w:hAnsi="Times New Roman"/>
          <w:b/>
          <w:bCs/>
          <w:sz w:val="24"/>
          <w:szCs w:val="24"/>
          <w:u w:val="single"/>
          <w:lang w:eastAsia="he-IL"/>
        </w:rPr>
      </w:pPr>
    </w:p>
    <w:p w14:paraId="77DFA12D" w14:textId="77777777" w:rsidR="003770FB" w:rsidRDefault="003770FB" w:rsidP="005D36FC">
      <w:pPr>
        <w:widowControl w:val="0"/>
        <w:tabs>
          <w:tab w:val="left" w:pos="4093"/>
          <w:tab w:val="center" w:pos="4153"/>
        </w:tabs>
        <w:jc w:val="center"/>
        <w:rPr>
          <w:rFonts w:ascii="David" w:eastAsia="Times New Roman" w:hAnsi="David"/>
          <w:bCs/>
          <w:sz w:val="24"/>
          <w:szCs w:val="24"/>
          <w:u w:val="single"/>
          <w:rtl/>
          <w:lang w:eastAsia="he-IL"/>
        </w:rPr>
      </w:pPr>
      <w:r w:rsidRPr="0009511C">
        <w:rPr>
          <w:rFonts w:ascii="David" w:eastAsia="Times New Roman" w:hAnsi="David" w:hint="cs"/>
          <w:bCs/>
          <w:sz w:val="24"/>
          <w:szCs w:val="24"/>
          <w:u w:val="single"/>
          <w:rtl/>
          <w:lang w:eastAsia="he-IL"/>
        </w:rPr>
        <w:t xml:space="preserve">מפרט ביטוחי </w:t>
      </w:r>
      <w:r>
        <w:rPr>
          <w:rFonts w:ascii="David" w:eastAsia="Times New Roman" w:hAnsi="David" w:hint="cs"/>
          <w:bCs/>
          <w:sz w:val="24"/>
          <w:szCs w:val="24"/>
          <w:u w:val="single"/>
          <w:rtl/>
          <w:lang w:eastAsia="he-IL"/>
        </w:rPr>
        <w:t xml:space="preserve">המפקח </w:t>
      </w:r>
    </w:p>
    <w:p w14:paraId="59374165" w14:textId="77777777" w:rsidR="00786E52" w:rsidRPr="0009511C" w:rsidRDefault="00786E52" w:rsidP="005D36FC">
      <w:pPr>
        <w:widowControl w:val="0"/>
        <w:tabs>
          <w:tab w:val="left" w:pos="4093"/>
          <w:tab w:val="center" w:pos="4153"/>
        </w:tabs>
        <w:jc w:val="center"/>
        <w:rPr>
          <w:rFonts w:ascii="David" w:eastAsia="Times New Roman" w:hAnsi="David"/>
          <w:bCs/>
          <w:sz w:val="24"/>
          <w:szCs w:val="24"/>
          <w:u w:val="single"/>
          <w:rtl/>
          <w:lang w:eastAsia="he-IL"/>
        </w:rPr>
      </w:pPr>
    </w:p>
    <w:p w14:paraId="37D497E2" w14:textId="77777777" w:rsidR="003770FB" w:rsidRPr="0009511C" w:rsidRDefault="003770FB" w:rsidP="003770FB">
      <w:pPr>
        <w:tabs>
          <w:tab w:val="left" w:pos="283"/>
        </w:tabs>
        <w:jc w:val="both"/>
        <w:rPr>
          <w:rFonts w:ascii="David" w:eastAsia="Calibri" w:hAnsi="David"/>
          <w:sz w:val="24"/>
          <w:szCs w:val="24"/>
          <w:rtl/>
        </w:rPr>
      </w:pPr>
      <w:r>
        <w:rPr>
          <w:rFonts w:ascii="David" w:eastAsia="Calibri" w:hAnsi="David" w:hint="cs"/>
          <w:sz w:val="24"/>
          <w:szCs w:val="24"/>
          <w:rtl/>
        </w:rPr>
        <w:t>המפקח</w:t>
      </w:r>
      <w:r w:rsidRPr="0009511C">
        <w:rPr>
          <w:rFonts w:ascii="David" w:eastAsia="Calibri" w:hAnsi="David" w:hint="cs"/>
          <w:sz w:val="24"/>
          <w:szCs w:val="24"/>
          <w:rtl/>
        </w:rPr>
        <w:t xml:space="preserve">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71D38AEC" w14:textId="77777777" w:rsidR="003770FB" w:rsidRPr="0009511C" w:rsidRDefault="003770FB" w:rsidP="005D36FC">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1.</w:t>
      </w:r>
      <w:r w:rsidRPr="0009511C">
        <w:rPr>
          <w:rFonts w:ascii="David" w:eastAsia="Calibri" w:hAnsi="David" w:hint="cs"/>
          <w:sz w:val="24"/>
          <w:szCs w:val="24"/>
          <w:rtl/>
        </w:rPr>
        <w:tab/>
      </w:r>
      <w:r w:rsidRPr="0009511C">
        <w:rPr>
          <w:rFonts w:ascii="David" w:eastAsia="Calibri" w:hAnsi="David" w:hint="cs"/>
          <w:b/>
          <w:bCs/>
          <w:sz w:val="24"/>
          <w:szCs w:val="24"/>
          <w:rtl/>
        </w:rPr>
        <w:t>ביטוח אחריות מקצועית</w:t>
      </w:r>
      <w:r w:rsidRPr="0009511C">
        <w:rPr>
          <w:rFonts w:ascii="David" w:eastAsia="Calibri" w:hAnsi="David" w:hint="cs"/>
          <w:sz w:val="24"/>
          <w:szCs w:val="24"/>
          <w:rtl/>
        </w:rPr>
        <w:t xml:space="preserve">, לכיסוי חבותו המקצועית של </w:t>
      </w:r>
      <w:r>
        <w:rPr>
          <w:rFonts w:ascii="David" w:eastAsia="Calibri" w:hAnsi="David" w:hint="cs"/>
          <w:sz w:val="24"/>
          <w:szCs w:val="24"/>
          <w:rtl/>
        </w:rPr>
        <w:t>המפקח</w:t>
      </w:r>
      <w:r w:rsidRPr="0009511C">
        <w:rPr>
          <w:rFonts w:ascii="David" w:eastAsia="Calibri" w:hAnsi="David" w:hint="cs"/>
          <w:sz w:val="24"/>
          <w:szCs w:val="24"/>
          <w:rtl/>
        </w:rPr>
        <w:t xml:space="preserve"> ביחס להתחייבויותיו על פי ההסכם הנדון.</w:t>
      </w:r>
    </w:p>
    <w:p w14:paraId="5B85670F" w14:textId="77777777" w:rsidR="003770FB" w:rsidRPr="0009511C" w:rsidRDefault="003770FB" w:rsidP="005D36FC">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ab/>
        <w:t>גבול האחריות על פי הפוליסה לא יפחת</w:t>
      </w:r>
      <w:r>
        <w:rPr>
          <w:rFonts w:ascii="David" w:eastAsia="Calibri" w:hAnsi="David" w:hint="cs"/>
          <w:sz w:val="24"/>
          <w:szCs w:val="24"/>
          <w:rtl/>
        </w:rPr>
        <w:t xml:space="preserve"> </w:t>
      </w:r>
      <w:r w:rsidRPr="0009511C">
        <w:rPr>
          <w:rFonts w:ascii="David" w:eastAsia="Calibri" w:hAnsi="David" w:hint="cs"/>
          <w:sz w:val="24"/>
          <w:szCs w:val="24"/>
          <w:rtl/>
        </w:rPr>
        <w:t>מ- 4,000,000 ₪ (ארבעה מיליון ₪)</w:t>
      </w:r>
      <w:r>
        <w:rPr>
          <w:rFonts w:ascii="David" w:eastAsia="Calibri" w:hAnsi="David" w:hint="cs"/>
          <w:sz w:val="24"/>
          <w:szCs w:val="24"/>
          <w:rtl/>
        </w:rPr>
        <w:t xml:space="preserve"> </w:t>
      </w:r>
      <w:r w:rsidRPr="0009511C">
        <w:rPr>
          <w:rFonts w:ascii="David" w:eastAsia="Calibri" w:hAnsi="David" w:hint="cs"/>
          <w:sz w:val="24"/>
          <w:szCs w:val="24"/>
          <w:rtl/>
        </w:rPr>
        <w:t>לאירוע ובסה"כ לתקופת הביטוח.</w:t>
      </w:r>
    </w:p>
    <w:p w14:paraId="27CF96DF" w14:textId="77777777" w:rsidR="003770FB" w:rsidRDefault="003770FB" w:rsidP="005D36FC">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
      </w:r>
      <w:r>
        <w:rPr>
          <w:rFonts w:ascii="David" w:eastAsia="Calibri" w:hAnsi="David" w:hint="cs"/>
          <w:sz w:val="24"/>
          <w:szCs w:val="24"/>
          <w:rtl/>
        </w:rPr>
        <w:t>המפקח</w:t>
      </w:r>
      <w:r w:rsidRPr="0009511C">
        <w:rPr>
          <w:rFonts w:ascii="David" w:eastAsia="Calibri" w:hAnsi="David" w:hint="cs"/>
          <w:sz w:val="24"/>
          <w:szCs w:val="24"/>
          <w:rtl/>
        </w:rPr>
        <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w:t>
      </w:r>
      <w:r>
        <w:rPr>
          <w:rFonts w:ascii="David" w:eastAsia="Calibri" w:hAnsi="David" w:hint="cs"/>
          <w:sz w:val="24"/>
          <w:szCs w:val="24"/>
          <w:rtl/>
        </w:rPr>
        <w:t>המפקח</w:t>
      </w:r>
      <w:r w:rsidRPr="0009511C">
        <w:rPr>
          <w:rFonts w:ascii="David" w:eastAsia="Calibri" w:hAnsi="David" w:hint="cs"/>
          <w:sz w:val="24"/>
          <w:szCs w:val="24"/>
          <w:rtl/>
        </w:rPr>
        <w:t xml:space="preserve"> והבאים מטעמו, כמוגדר בפוליסה ובכפוף לתנאיה ולסייגיה. הביטוח כולל מועד למפרע שאינו מאוחר ממועד תחילת ביצוע העבודות על ידי </w:t>
      </w:r>
      <w:r>
        <w:rPr>
          <w:rFonts w:ascii="David" w:eastAsia="Calibri" w:hAnsi="David" w:hint="cs"/>
          <w:sz w:val="24"/>
          <w:szCs w:val="24"/>
          <w:rtl/>
        </w:rPr>
        <w:t>המפקח</w:t>
      </w:r>
      <w:r w:rsidRPr="0009511C">
        <w:rPr>
          <w:rFonts w:ascii="David" w:eastAsia="Calibri" w:hAnsi="David" w:hint="cs"/>
          <w:sz w:val="24"/>
          <w:szCs w:val="24"/>
          <w:rtl/>
        </w:rPr>
        <w:t xml:space="preserve"> אך לא לפני התאריך _____________</w:t>
      </w:r>
      <w:r>
        <w:rPr>
          <w:rFonts w:ascii="David" w:eastAsia="Calibri" w:hAnsi="David" w:hint="cs"/>
          <w:sz w:val="24"/>
          <w:szCs w:val="24"/>
          <w:rtl/>
        </w:rPr>
        <w:t xml:space="preserve"> </w:t>
      </w:r>
      <w:r w:rsidRPr="0009511C">
        <w:rPr>
          <w:rFonts w:ascii="David" w:eastAsia="Calibri" w:hAnsi="David" w:hint="cs"/>
          <w:sz w:val="24"/>
          <w:szCs w:val="24"/>
          <w:rtl/>
        </w:rPr>
        <w:t>(להלן :</w:t>
      </w:r>
      <w:r>
        <w:rPr>
          <w:rFonts w:ascii="David" w:eastAsia="Calibri" w:hAnsi="David" w:hint="cs"/>
          <w:sz w:val="24"/>
          <w:szCs w:val="24"/>
          <w:rtl/>
        </w:rPr>
        <w:t xml:space="preserve"> </w:t>
      </w:r>
      <w:r w:rsidRPr="0009511C">
        <w:rPr>
          <w:rFonts w:ascii="David" w:eastAsia="Calibri" w:hAnsi="David" w:hint="cs"/>
          <w:sz w:val="24"/>
          <w:szCs w:val="24"/>
          <w:rtl/>
        </w:rPr>
        <w:t>"</w:t>
      </w:r>
      <w:r w:rsidRPr="005D36FC">
        <w:rPr>
          <w:rFonts w:ascii="David" w:eastAsia="Calibri" w:hAnsi="David" w:hint="eastAsia"/>
          <w:b/>
          <w:bCs/>
          <w:sz w:val="24"/>
          <w:szCs w:val="24"/>
          <w:rtl/>
        </w:rPr>
        <w:t>התאריך</w:t>
      </w:r>
      <w:r w:rsidRPr="005D36FC">
        <w:rPr>
          <w:rFonts w:ascii="David" w:eastAsia="Calibri" w:hAnsi="David"/>
          <w:b/>
          <w:bCs/>
          <w:sz w:val="24"/>
          <w:szCs w:val="24"/>
          <w:rtl/>
        </w:rPr>
        <w:t xml:space="preserve"> </w:t>
      </w:r>
      <w:r w:rsidRPr="005D36FC">
        <w:rPr>
          <w:rFonts w:ascii="David" w:eastAsia="Calibri" w:hAnsi="David" w:hint="eastAsia"/>
          <w:b/>
          <w:bCs/>
          <w:sz w:val="24"/>
          <w:szCs w:val="24"/>
          <w:rtl/>
        </w:rPr>
        <w:t>הרטרואקטיבי</w:t>
      </w:r>
      <w:r w:rsidRPr="0009511C">
        <w:rPr>
          <w:rFonts w:ascii="David" w:eastAsia="Calibri" w:hAnsi="David" w:hint="cs"/>
          <w:sz w:val="24"/>
          <w:szCs w:val="24"/>
          <w:rtl/>
        </w:rPr>
        <w:t>").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61DBBC7B" w14:textId="77777777" w:rsidR="003770FB" w:rsidRPr="0009511C" w:rsidRDefault="003770FB" w:rsidP="005D36FC">
      <w:pPr>
        <w:tabs>
          <w:tab w:val="left" w:pos="283"/>
          <w:tab w:val="left" w:pos="708"/>
        </w:tabs>
        <w:ind w:left="283" w:hanging="283"/>
        <w:jc w:val="both"/>
        <w:rPr>
          <w:rFonts w:ascii="David" w:eastAsia="Calibri" w:hAnsi="David"/>
          <w:sz w:val="24"/>
          <w:szCs w:val="24"/>
          <w:rtl/>
        </w:rPr>
      </w:pPr>
    </w:p>
    <w:p w14:paraId="45DAA1DC" w14:textId="77777777" w:rsidR="003770FB" w:rsidRPr="0009511C" w:rsidRDefault="003770FB" w:rsidP="003770FB">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2.</w:t>
      </w:r>
      <w:r w:rsidRPr="0009511C">
        <w:rPr>
          <w:rFonts w:ascii="David" w:eastAsia="Calibri" w:hAnsi="David" w:hint="cs"/>
          <w:sz w:val="24"/>
          <w:szCs w:val="24"/>
          <w:rtl/>
        </w:rPr>
        <w:tab/>
      </w:r>
      <w:r w:rsidRPr="0009511C">
        <w:rPr>
          <w:rFonts w:ascii="David" w:eastAsia="Calibri" w:hAnsi="David" w:hint="cs"/>
          <w:b/>
          <w:bCs/>
          <w:sz w:val="24"/>
          <w:szCs w:val="24"/>
          <w:rtl/>
        </w:rPr>
        <w:t>ביטוח אחריות מעבידים</w:t>
      </w:r>
      <w:r w:rsidRPr="0009511C">
        <w:rPr>
          <w:rFonts w:ascii="David" w:eastAsia="Calibri" w:hAnsi="David" w:hint="cs"/>
          <w:sz w:val="24"/>
          <w:szCs w:val="24"/>
          <w:rtl/>
        </w:rPr>
        <w:t xml:space="preserve">, המבטח חבות עפ"י פקודת הנזיקין (נוסח חדש) וחוק האחריות למוצרים פגומים תש"ם-1980,  כלפי כל העובדים, המועסקים על ידי </w:t>
      </w:r>
      <w:r>
        <w:rPr>
          <w:rFonts w:ascii="David" w:eastAsia="Calibri" w:hAnsi="David" w:hint="cs"/>
          <w:sz w:val="24"/>
          <w:szCs w:val="24"/>
          <w:rtl/>
        </w:rPr>
        <w:t>המפקח</w:t>
      </w:r>
      <w:r w:rsidRPr="0009511C">
        <w:rPr>
          <w:rFonts w:ascii="David" w:eastAsia="Calibri" w:hAnsi="David" w:hint="cs"/>
          <w:sz w:val="24"/>
          <w:szCs w:val="24"/>
          <w:rtl/>
        </w:rPr>
        <w:t>,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6F805354" w14:textId="77777777" w:rsidR="003770FB" w:rsidRPr="0009511C" w:rsidRDefault="003770FB" w:rsidP="003770FB">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hint="cs"/>
          <w:sz w:val="24"/>
          <w:szCs w:val="24"/>
        </w:rPr>
        <w:t xml:space="preserve"> </w:t>
      </w:r>
      <w:r w:rsidRPr="0009511C">
        <w:rPr>
          <w:rFonts w:ascii="David" w:eastAsia="Calibri" w:hAnsi="David" w:hint="cs"/>
          <w:sz w:val="24"/>
          <w:szCs w:val="24"/>
          <w:rtl/>
        </w:rPr>
        <w:t>לעניין קרות תאונת עבודה ו/או מחלה כלשהי</w:t>
      </w:r>
      <w:r w:rsidRPr="0009511C">
        <w:rPr>
          <w:rFonts w:ascii="David" w:eastAsia="Calibri" w:hAnsi="David" w:hint="cs"/>
          <w:sz w:val="24"/>
          <w:szCs w:val="24"/>
        </w:rPr>
        <w:t xml:space="preserve"> </w:t>
      </w:r>
      <w:r w:rsidRPr="0009511C">
        <w:rPr>
          <w:rFonts w:ascii="David" w:eastAsia="Calibri" w:hAnsi="David" w:hint="cs"/>
          <w:sz w:val="24"/>
          <w:szCs w:val="24"/>
          <w:rtl/>
        </w:rPr>
        <w:t xml:space="preserve">כי הוא נושא בחובות מעביד כלשהם כלפי מי מעובדי </w:t>
      </w:r>
      <w:r>
        <w:rPr>
          <w:rFonts w:ascii="David" w:eastAsia="Calibri" w:hAnsi="David" w:hint="cs"/>
          <w:sz w:val="24"/>
          <w:szCs w:val="24"/>
          <w:rtl/>
        </w:rPr>
        <w:t>המפקח</w:t>
      </w:r>
      <w:r w:rsidRPr="0009511C">
        <w:rPr>
          <w:rFonts w:ascii="David" w:eastAsia="Calibri" w:hAnsi="David" w:hint="cs"/>
          <w:sz w:val="24"/>
          <w:szCs w:val="24"/>
          <w:rtl/>
        </w:rPr>
        <w:t>.</w:t>
      </w:r>
      <w:r w:rsidRPr="0009511C">
        <w:rPr>
          <w:rFonts w:ascii="David" w:eastAsia="Calibri" w:hAnsi="David" w:hint="cs"/>
          <w:sz w:val="24"/>
          <w:szCs w:val="24"/>
          <w:rtl/>
        </w:rPr>
        <w:tab/>
      </w:r>
      <w:r w:rsidRPr="0009511C">
        <w:rPr>
          <w:rFonts w:ascii="David" w:eastAsia="Calibri" w:hAnsi="David" w:hint="cs"/>
          <w:sz w:val="24"/>
          <w:szCs w:val="24"/>
          <w:rtl/>
        </w:rPr>
        <w:br/>
      </w:r>
    </w:p>
    <w:p w14:paraId="2909B8A0" w14:textId="77777777" w:rsidR="003770FB" w:rsidRPr="0009511C" w:rsidRDefault="003770FB" w:rsidP="003770FB">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3</w:t>
      </w:r>
      <w:r w:rsidRPr="0009511C">
        <w:rPr>
          <w:rFonts w:ascii="David" w:eastAsia="Calibri" w:hAnsi="David" w:hint="cs"/>
          <w:sz w:val="24"/>
          <w:szCs w:val="24"/>
          <w:rtl/>
        </w:rPr>
        <w:tab/>
      </w:r>
      <w:r w:rsidRPr="0009511C">
        <w:rPr>
          <w:rFonts w:ascii="David" w:eastAsia="Calibri" w:hAnsi="David" w:hint="cs"/>
          <w:b/>
          <w:bCs/>
          <w:sz w:val="24"/>
          <w:szCs w:val="24"/>
          <w:rtl/>
        </w:rPr>
        <w:t>ביטוח אחריות כלפי צד שלישי</w:t>
      </w:r>
      <w:r w:rsidRPr="0009511C">
        <w:rPr>
          <w:rFonts w:ascii="David" w:eastAsia="Calibri" w:hAnsi="David" w:hint="cs"/>
          <w:sz w:val="24"/>
          <w:szCs w:val="24"/>
          <w:rtl/>
        </w:rPr>
        <w:t xml:space="preserve"> המבטח את חבות </w:t>
      </w:r>
      <w:r>
        <w:rPr>
          <w:rFonts w:ascii="David" w:eastAsia="Calibri" w:hAnsi="David" w:hint="cs"/>
          <w:sz w:val="24"/>
          <w:szCs w:val="24"/>
          <w:rtl/>
        </w:rPr>
        <w:t>המפקח</w:t>
      </w:r>
      <w:r w:rsidRPr="0009511C">
        <w:rPr>
          <w:rFonts w:ascii="David" w:eastAsia="Calibri" w:hAnsi="David" w:hint="cs"/>
          <w:sz w:val="24"/>
          <w:szCs w:val="24"/>
          <w:rtl/>
        </w:rPr>
        <w:t xml:space="preserve"> על פי דין בגבול אחריות שלא יפחת מ- 4,000,000 ₪ (ארבעה מיליון ₪) למקרה ולתקופת ביטוח שנתית, בגין אירועים הנובעים במישרין ו/או בעקיפין מפעולותיו של </w:t>
      </w:r>
      <w:r>
        <w:rPr>
          <w:rFonts w:ascii="David" w:eastAsia="Calibri" w:hAnsi="David" w:hint="cs"/>
          <w:sz w:val="24"/>
          <w:szCs w:val="24"/>
          <w:rtl/>
        </w:rPr>
        <w:t>המפקח</w:t>
      </w:r>
      <w:r w:rsidRPr="0009511C">
        <w:rPr>
          <w:rFonts w:ascii="David" w:eastAsia="Calibri" w:hAnsi="David" w:hint="cs"/>
          <w:sz w:val="24"/>
          <w:szCs w:val="24"/>
          <w:rtl/>
        </w:rPr>
        <w:t xml:space="preserve"> ו/או כל מי שפועל מטעמו וכל הבאים מכוחו ויחול על כל אובדן ו/או נזק לגוף ו/או לרכוש.</w:t>
      </w:r>
    </w:p>
    <w:p w14:paraId="74FC9662" w14:textId="77777777" w:rsidR="003770FB" w:rsidRDefault="003770FB" w:rsidP="003770FB">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ab/>
        <w:t>ביטוח זה לא  כפוף לכל הגבלה בדבר חבות הנובעת מאש, התפוצצות, בהלה, מכשירי הרמה, חבות</w:t>
      </w:r>
      <w:r w:rsidRPr="0009511C">
        <w:rPr>
          <w:rFonts w:ascii="David" w:eastAsia="Calibri" w:hAnsi="David" w:hint="cs"/>
          <w:sz w:val="24"/>
          <w:szCs w:val="24"/>
        </w:rPr>
        <w:t xml:space="preserve"> </w:t>
      </w:r>
      <w:r w:rsidRPr="0009511C">
        <w:rPr>
          <w:rFonts w:ascii="David" w:eastAsia="Calibri" w:hAnsi="David" w:hint="cs"/>
          <w:sz w:val="24"/>
          <w:szCs w:val="24"/>
          <w:rtl/>
        </w:rPr>
        <w:t>בגין וכלפי קבלנים, קבלני משנה</w:t>
      </w:r>
      <w:r w:rsidRPr="0009511C">
        <w:rPr>
          <w:rFonts w:ascii="David" w:eastAsia="Calibri" w:hAnsi="David" w:hint="cs"/>
          <w:sz w:val="24"/>
          <w:szCs w:val="24"/>
        </w:rPr>
        <w:t xml:space="preserve"> </w:t>
      </w:r>
      <w:r w:rsidRPr="0009511C">
        <w:rPr>
          <w:rFonts w:ascii="David" w:eastAsia="Calibri" w:hAnsi="David" w:hint="cs"/>
          <w:sz w:val="24"/>
          <w:szCs w:val="24"/>
          <w:rtl/>
        </w:rPr>
        <w:t>ועובדיהם, פריקה וטעינה, מתקנים סניטריים פגומים, הרעלה, כל דבר מזיק במאכל או משקה, שביתה והשבתה, עבודות חוץ, וכן תביעות שיבוב מצד המוסד לביטוח לאומי.</w:t>
      </w:r>
    </w:p>
    <w:p w14:paraId="192219A7" w14:textId="77777777" w:rsidR="003770FB" w:rsidRPr="0009511C" w:rsidRDefault="003770FB" w:rsidP="003770FB">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 xml:space="preserve"> </w:t>
      </w:r>
      <w:r w:rsidRPr="0009511C">
        <w:rPr>
          <w:rFonts w:ascii="David" w:eastAsia="Calibri" w:hAnsi="David" w:hint="cs"/>
          <w:sz w:val="24"/>
          <w:szCs w:val="24"/>
          <w:rtl/>
        </w:rPr>
        <w:br/>
        <w:t xml:space="preserve">הביטוח מורחב לשפות את המזמין בגין אחריותו למעשי ו/או מחדלי </w:t>
      </w:r>
      <w:r>
        <w:rPr>
          <w:rFonts w:ascii="David" w:eastAsia="Calibri" w:hAnsi="David" w:hint="cs"/>
          <w:sz w:val="24"/>
          <w:szCs w:val="24"/>
          <w:rtl/>
        </w:rPr>
        <w:t>המפקח</w:t>
      </w:r>
      <w:r w:rsidRPr="0009511C">
        <w:rPr>
          <w:rFonts w:ascii="David" w:eastAsia="Calibri" w:hAnsi="David" w:hint="cs"/>
          <w:sz w:val="24"/>
          <w:szCs w:val="24"/>
          <w:rtl/>
        </w:rPr>
        <w:t xml:space="preserve"> והבאים מטעמו, וזאת בכפוף לסעיף אחריות צולבת לפי נחשב הביטוח כאילו נערך בנפרד עבור כל אחד מיחידי המבוטח.  רכוש המזמין ייחשב כרכוש צד שלישי.</w:t>
      </w:r>
    </w:p>
    <w:p w14:paraId="4C3ECC72" w14:textId="77777777" w:rsidR="003770FB" w:rsidRPr="0009511C" w:rsidRDefault="003770FB" w:rsidP="003770FB">
      <w:pPr>
        <w:numPr>
          <w:ilvl w:val="0"/>
          <w:numId w:val="43"/>
        </w:numPr>
        <w:tabs>
          <w:tab w:val="left" w:pos="283"/>
        </w:tabs>
        <w:jc w:val="both"/>
        <w:rPr>
          <w:rFonts w:ascii="David" w:eastAsia="Calibri" w:hAnsi="David"/>
          <w:sz w:val="24"/>
          <w:szCs w:val="24"/>
          <w:rtl/>
        </w:rPr>
      </w:pPr>
      <w:r w:rsidRPr="0009511C">
        <w:rPr>
          <w:rFonts w:ascii="David" w:eastAsia="Calibri" w:hAnsi="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203614C5" w14:textId="77777777" w:rsidR="003770FB" w:rsidRPr="0009511C" w:rsidRDefault="003770FB" w:rsidP="003770FB">
      <w:pPr>
        <w:numPr>
          <w:ilvl w:val="0"/>
          <w:numId w:val="43"/>
        </w:numPr>
        <w:tabs>
          <w:tab w:val="left" w:pos="283"/>
        </w:tabs>
        <w:jc w:val="both"/>
        <w:rPr>
          <w:rFonts w:ascii="David" w:eastAsia="Calibri" w:hAnsi="David"/>
          <w:sz w:val="24"/>
          <w:szCs w:val="24"/>
        </w:rPr>
      </w:pPr>
      <w:r w:rsidRPr="0009511C">
        <w:rPr>
          <w:rFonts w:ascii="David" w:eastAsia="Calibri" w:hAnsi="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55C79DDC" w14:textId="77777777" w:rsidR="003770FB" w:rsidRPr="0009511C" w:rsidRDefault="003770FB" w:rsidP="003770FB">
      <w:pPr>
        <w:numPr>
          <w:ilvl w:val="0"/>
          <w:numId w:val="43"/>
        </w:numPr>
        <w:tabs>
          <w:tab w:val="left" w:pos="283"/>
        </w:tabs>
        <w:jc w:val="both"/>
        <w:rPr>
          <w:rFonts w:ascii="David" w:eastAsia="Calibri" w:hAnsi="David"/>
          <w:sz w:val="24"/>
          <w:szCs w:val="24"/>
          <w:rtl/>
        </w:rPr>
      </w:pPr>
      <w:r w:rsidRPr="0009511C">
        <w:rPr>
          <w:rFonts w:ascii="David" w:eastAsia="Calibri" w:hAnsi="David" w:hint="cs"/>
          <w:sz w:val="24"/>
          <w:szCs w:val="24"/>
          <w:rtl/>
        </w:rPr>
        <w:t xml:space="preserve">כמו כן </w:t>
      </w:r>
      <w:r>
        <w:rPr>
          <w:rFonts w:ascii="David" w:eastAsia="Calibri" w:hAnsi="David" w:hint="cs"/>
          <w:sz w:val="24"/>
          <w:szCs w:val="24"/>
          <w:rtl/>
        </w:rPr>
        <w:t>המפקח</w:t>
      </w:r>
      <w:r w:rsidRPr="0009511C">
        <w:rPr>
          <w:rFonts w:ascii="David" w:eastAsia="Calibri" w:hAnsi="David" w:hint="cs"/>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65FFE805" w14:textId="77777777" w:rsidR="003770FB" w:rsidRPr="0009511C" w:rsidRDefault="003770FB" w:rsidP="003770FB">
      <w:pPr>
        <w:numPr>
          <w:ilvl w:val="0"/>
          <w:numId w:val="43"/>
        </w:numPr>
        <w:tabs>
          <w:tab w:val="left" w:pos="283"/>
        </w:tabs>
        <w:jc w:val="both"/>
        <w:rPr>
          <w:rFonts w:ascii="David" w:eastAsia="Calibri" w:hAnsi="David"/>
          <w:sz w:val="24"/>
          <w:szCs w:val="24"/>
        </w:rPr>
      </w:pPr>
      <w:r w:rsidRPr="0009511C">
        <w:rPr>
          <w:rFonts w:ascii="David" w:eastAsia="Calibri" w:hAnsi="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2575059F" w14:textId="77777777" w:rsidR="003770FB" w:rsidRPr="0009511C" w:rsidRDefault="003770FB" w:rsidP="003770FB">
      <w:pPr>
        <w:jc w:val="both"/>
        <w:rPr>
          <w:rFonts w:ascii="David" w:eastAsia="Calibri" w:hAnsi="David"/>
          <w:sz w:val="24"/>
          <w:szCs w:val="24"/>
          <w:rtl/>
        </w:rPr>
      </w:pPr>
      <w:r w:rsidRPr="0009511C">
        <w:rPr>
          <w:rFonts w:ascii="David" w:eastAsia="Calibri" w:hAnsi="David" w:hint="cs"/>
          <w:sz w:val="24"/>
          <w:szCs w:val="24"/>
          <w:rtl/>
        </w:rPr>
        <w:t xml:space="preserve"> </w:t>
      </w:r>
    </w:p>
    <w:p w14:paraId="15657DA1" w14:textId="77777777" w:rsidR="00A955A9" w:rsidRDefault="00A955A9" w:rsidP="00EB5A81">
      <w:pPr>
        <w:spacing w:before="60" w:after="60"/>
        <w:jc w:val="center"/>
        <w:rPr>
          <w:b/>
          <w:bCs/>
          <w:sz w:val="28"/>
          <w:szCs w:val="28"/>
          <w:u w:val="single"/>
          <w:rtl/>
        </w:rPr>
      </w:pPr>
    </w:p>
    <w:p w14:paraId="71914D4C" w14:textId="77777777" w:rsidR="008942AD" w:rsidRDefault="008942AD" w:rsidP="00EB5A81">
      <w:pPr>
        <w:spacing w:before="60" w:after="60"/>
        <w:jc w:val="center"/>
        <w:rPr>
          <w:b/>
          <w:bCs/>
          <w:sz w:val="28"/>
          <w:szCs w:val="28"/>
          <w:u w:val="single"/>
          <w:rtl/>
        </w:rPr>
      </w:pPr>
    </w:p>
    <w:p w14:paraId="6E4F4535" w14:textId="77777777" w:rsidR="008942AD" w:rsidRDefault="008942AD" w:rsidP="00EB5A81">
      <w:pPr>
        <w:spacing w:before="60" w:after="60"/>
        <w:jc w:val="center"/>
        <w:rPr>
          <w:b/>
          <w:bCs/>
          <w:sz w:val="28"/>
          <w:szCs w:val="28"/>
          <w:u w:val="single"/>
          <w:rtl/>
        </w:rPr>
      </w:pPr>
    </w:p>
    <w:p w14:paraId="721EF1F8" w14:textId="77777777" w:rsidR="003770FB" w:rsidRPr="0009511C" w:rsidRDefault="003770FB" w:rsidP="005D36FC">
      <w:pPr>
        <w:widowControl w:val="0"/>
        <w:jc w:val="center"/>
        <w:rPr>
          <w:rFonts w:ascii="Times New Roman" w:eastAsia="Times New Roman" w:hAnsi="Times New Roman"/>
          <w:sz w:val="20"/>
          <w:szCs w:val="24"/>
          <w:rtl/>
          <w:lang w:eastAsia="he-IL"/>
        </w:rPr>
      </w:pPr>
      <w:r w:rsidRPr="0009511C">
        <w:rPr>
          <w:rFonts w:ascii="Times New Roman" w:eastAsia="Times New Roman" w:hAnsi="Times New Roman" w:hint="cs"/>
          <w:bCs/>
          <w:sz w:val="20"/>
          <w:szCs w:val="24"/>
          <w:u w:val="single"/>
          <w:rtl/>
          <w:lang w:eastAsia="he-IL"/>
        </w:rPr>
        <w:t>נספח "</w:t>
      </w:r>
      <w:r>
        <w:rPr>
          <w:rFonts w:ascii="Times New Roman" w:eastAsia="Times New Roman" w:hAnsi="Times New Roman" w:hint="cs"/>
          <w:bCs/>
          <w:sz w:val="20"/>
          <w:szCs w:val="24"/>
          <w:u w:val="single"/>
          <w:rtl/>
          <w:lang w:eastAsia="he-IL"/>
        </w:rPr>
        <w:t>ח'</w:t>
      </w:r>
      <w:r w:rsidRPr="0009511C">
        <w:rPr>
          <w:rFonts w:ascii="Times New Roman" w:eastAsia="Times New Roman" w:hAnsi="Times New Roman" w:hint="cs"/>
          <w:bCs/>
          <w:sz w:val="20"/>
          <w:szCs w:val="24"/>
          <w:u w:val="single"/>
          <w:rtl/>
          <w:lang w:eastAsia="he-IL"/>
        </w:rPr>
        <w:t>1"</w:t>
      </w:r>
    </w:p>
    <w:p w14:paraId="2835B0B4" w14:textId="77777777" w:rsidR="003770FB" w:rsidRPr="00EA1063" w:rsidRDefault="003770FB" w:rsidP="00786E52">
      <w:pPr>
        <w:widowControl w:val="0"/>
        <w:jc w:val="center"/>
        <w:rPr>
          <w:rFonts w:ascii="Times New Roman" w:eastAsia="Times New Roman" w:hAnsi="Times New Roman"/>
          <w:sz w:val="20"/>
          <w:szCs w:val="24"/>
          <w:rtl/>
          <w:lang w:eastAsia="he-IL"/>
        </w:rPr>
      </w:pPr>
      <w:r w:rsidRPr="0009511C">
        <w:rPr>
          <w:rFonts w:ascii="Times New Roman" w:eastAsia="Times New Roman" w:hAnsi="Times New Roman" w:hint="cs"/>
          <w:b/>
          <w:bCs/>
          <w:sz w:val="20"/>
          <w:szCs w:val="24"/>
          <w:u w:val="single"/>
          <w:rtl/>
          <w:lang w:eastAsia="he-IL"/>
        </w:rPr>
        <w:t xml:space="preserve">אישור על קיום ביטוחי </w:t>
      </w:r>
      <w:r w:rsidR="00786E52" w:rsidRPr="00786E52">
        <w:rPr>
          <w:rFonts w:ascii="Times New Roman" w:eastAsia="Times New Roman" w:hAnsi="Times New Roman" w:hint="cs"/>
          <w:b/>
          <w:bCs/>
          <w:sz w:val="20"/>
          <w:szCs w:val="24"/>
          <w:u w:val="single"/>
          <w:rtl/>
          <w:lang w:eastAsia="he-IL"/>
        </w:rPr>
        <w:t>המפקח</w:t>
      </w: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3770FB" w:rsidRPr="0009511C" w14:paraId="061C0823" w14:textId="77777777" w:rsidTr="00013309">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2EC8BBBD"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65D70D09"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תאריך הנפקת האישור(</w:t>
            </w:r>
            <w:r w:rsidRPr="0009511C">
              <w:rPr>
                <w:rFonts w:ascii="David" w:eastAsia="Calibri" w:hAnsi="David" w:hint="cs"/>
                <w:sz w:val="24"/>
                <w:szCs w:val="24"/>
                <w:lang w:eastAsia="he-IL"/>
              </w:rPr>
              <w:t>DD/MM/YYYY</w:t>
            </w:r>
            <w:r w:rsidRPr="0009511C">
              <w:rPr>
                <w:rFonts w:ascii="David" w:eastAsia="Calibri" w:hAnsi="David" w:hint="cs"/>
                <w:sz w:val="24"/>
                <w:szCs w:val="24"/>
                <w:rtl/>
                <w:lang w:eastAsia="he-IL"/>
              </w:rPr>
              <w:t>)</w:t>
            </w:r>
          </w:p>
        </w:tc>
      </w:tr>
      <w:tr w:rsidR="003770FB" w:rsidRPr="0009511C" w14:paraId="0ED44DF8" w14:textId="77777777" w:rsidTr="00013309">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7C70CF79"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3770FB" w:rsidRPr="0009511C" w14:paraId="3511209C" w14:textId="77777777" w:rsidTr="00013309">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01BFE410"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399CD96F"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514E43D4"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428CF7F4"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מעמד מבקש האישור*</w:t>
            </w:r>
          </w:p>
        </w:tc>
      </w:tr>
      <w:tr w:rsidR="003770FB" w:rsidRPr="0009511C" w14:paraId="213DD1E4" w14:textId="77777777" w:rsidTr="00013309">
        <w:trPr>
          <w:trHeight w:val="551"/>
        </w:trPr>
        <w:tc>
          <w:tcPr>
            <w:tcW w:w="4068" w:type="dxa"/>
            <w:tcBorders>
              <w:top w:val="single" w:sz="4" w:space="0" w:color="auto"/>
              <w:left w:val="single" w:sz="4" w:space="0" w:color="auto"/>
              <w:bottom w:val="single" w:sz="4" w:space="0" w:color="auto"/>
              <w:right w:val="single" w:sz="4" w:space="0" w:color="auto"/>
            </w:tcBorders>
            <w:hideMark/>
          </w:tcPr>
          <w:p w14:paraId="6D1CD9C2"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שם</w:t>
            </w:r>
          </w:p>
          <w:p w14:paraId="06DAE68F"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16CBB1D3"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1F71B622" w14:textId="77777777" w:rsidR="003770FB" w:rsidRPr="0009511C" w:rsidRDefault="003770FB" w:rsidP="00013309">
            <w:pPr>
              <w:ind w:left="50" w:right="78"/>
              <w:rPr>
                <w:rFonts w:ascii="David" w:eastAsia="Calibri" w:hAnsi="David"/>
                <w:b/>
                <w:sz w:val="24"/>
                <w:szCs w:val="24"/>
                <w:rtl/>
                <w:lang w:eastAsia="he-IL"/>
              </w:rPr>
            </w:pPr>
          </w:p>
          <w:p w14:paraId="6864FEF4" w14:textId="77777777" w:rsidR="003770FB" w:rsidRPr="0009511C" w:rsidRDefault="003770FB" w:rsidP="00013309">
            <w:pPr>
              <w:ind w:left="50" w:right="78"/>
              <w:rPr>
                <w:rFonts w:ascii="David" w:eastAsia="Calibri" w:hAnsi="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hint="cs"/>
                <w:b/>
                <w:sz w:val="24"/>
                <w:szCs w:val="24"/>
                <w:rtl/>
                <w:lang w:eastAsia="he-IL"/>
              </w:rPr>
              <w:t>שירותים - 085</w:t>
            </w:r>
          </w:p>
          <w:p w14:paraId="0595D739" w14:textId="77777777" w:rsidR="003770FB" w:rsidRPr="0009511C" w:rsidRDefault="003770FB" w:rsidP="00013309">
            <w:pPr>
              <w:ind w:left="50" w:right="78"/>
              <w:rPr>
                <w:rFonts w:ascii="David" w:eastAsia="Calibri" w:hAnsi="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606E4D7E" w14:textId="77777777" w:rsidR="003770FB" w:rsidRPr="0009511C" w:rsidRDefault="003770FB" w:rsidP="00013309">
            <w:pPr>
              <w:ind w:left="50" w:right="78"/>
              <w:rPr>
                <w:rFonts w:ascii="David" w:eastAsia="Calibri" w:hAnsi="David"/>
                <w:b/>
                <w:sz w:val="24"/>
                <w:szCs w:val="24"/>
                <w:rtl/>
                <w:lang w:eastAsia="he-IL"/>
              </w:rPr>
            </w:pPr>
          </w:p>
          <w:p w14:paraId="029FC5ED" w14:textId="77777777" w:rsidR="003770FB" w:rsidRPr="0009511C" w:rsidRDefault="003770FB" w:rsidP="00013309">
            <w:pPr>
              <w:ind w:left="50" w:right="78"/>
              <w:rPr>
                <w:rFonts w:ascii="David" w:eastAsia="Calibri" w:hAnsi="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hint="cs"/>
                <w:b/>
                <w:sz w:val="24"/>
                <w:szCs w:val="24"/>
                <w:rtl/>
                <w:lang w:eastAsia="he-IL"/>
              </w:rPr>
              <w:t>מזמין שירותים</w:t>
            </w:r>
          </w:p>
          <w:p w14:paraId="4678BED5" w14:textId="77777777" w:rsidR="003770FB" w:rsidRPr="0009511C" w:rsidRDefault="003770FB" w:rsidP="00013309">
            <w:pPr>
              <w:ind w:left="50" w:right="78"/>
              <w:rPr>
                <w:rFonts w:ascii="David" w:eastAsia="Calibri" w:hAnsi="David"/>
                <w:b/>
                <w:sz w:val="24"/>
                <w:szCs w:val="24"/>
                <w:rtl/>
                <w:lang w:eastAsia="he-IL"/>
              </w:rPr>
            </w:pPr>
          </w:p>
        </w:tc>
      </w:tr>
      <w:tr w:rsidR="003770FB" w:rsidRPr="0009511C" w14:paraId="70EA6ABC" w14:textId="77777777" w:rsidTr="00013309">
        <w:trPr>
          <w:trHeight w:val="571"/>
        </w:trPr>
        <w:tc>
          <w:tcPr>
            <w:tcW w:w="4068" w:type="dxa"/>
            <w:tcBorders>
              <w:top w:val="single" w:sz="4" w:space="0" w:color="auto"/>
              <w:left w:val="single" w:sz="4" w:space="0" w:color="auto"/>
              <w:bottom w:val="single" w:sz="4" w:space="0" w:color="auto"/>
              <w:right w:val="single" w:sz="4" w:space="0" w:color="auto"/>
            </w:tcBorders>
            <w:hideMark/>
          </w:tcPr>
          <w:p w14:paraId="5BA9E082"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ת.ז./ח.פ./ח.צ.</w:t>
            </w:r>
          </w:p>
          <w:p w14:paraId="1F16BC69"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4646D22C"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5F9CD82" w14:textId="77777777" w:rsidR="003770FB" w:rsidRPr="0009511C" w:rsidRDefault="003770FB" w:rsidP="00013309">
            <w:pPr>
              <w:spacing w:line="256" w:lineRule="auto"/>
              <w:rPr>
                <w:rFonts w:ascii="David" w:eastAsia="Calibri" w:hAnsi="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B4DC0CD" w14:textId="77777777" w:rsidR="003770FB" w:rsidRPr="0009511C" w:rsidRDefault="003770FB" w:rsidP="00013309">
            <w:pPr>
              <w:spacing w:line="256" w:lineRule="auto"/>
              <w:rPr>
                <w:rFonts w:ascii="David" w:eastAsia="Calibri" w:hAnsi="David"/>
                <w:b/>
                <w:sz w:val="24"/>
                <w:szCs w:val="24"/>
                <w:lang w:eastAsia="he-IL"/>
              </w:rPr>
            </w:pPr>
          </w:p>
        </w:tc>
      </w:tr>
      <w:tr w:rsidR="003770FB" w:rsidRPr="0009511C" w14:paraId="27E62EF7" w14:textId="77777777" w:rsidTr="00013309">
        <w:trPr>
          <w:trHeight w:val="391"/>
        </w:trPr>
        <w:tc>
          <w:tcPr>
            <w:tcW w:w="4068" w:type="dxa"/>
            <w:tcBorders>
              <w:top w:val="single" w:sz="4" w:space="0" w:color="auto"/>
              <w:left w:val="single" w:sz="4" w:space="0" w:color="auto"/>
              <w:bottom w:val="single" w:sz="4" w:space="0" w:color="auto"/>
              <w:right w:val="single" w:sz="4" w:space="0" w:color="auto"/>
            </w:tcBorders>
            <w:hideMark/>
          </w:tcPr>
          <w:p w14:paraId="6C0DAEA6"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 xml:space="preserve">מען </w:t>
            </w:r>
          </w:p>
          <w:p w14:paraId="63F1F5FC"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5476C31A" w14:textId="77777777" w:rsidR="003770FB" w:rsidRPr="0009511C" w:rsidRDefault="003770FB" w:rsidP="00013309">
            <w:pPr>
              <w:rPr>
                <w:rFonts w:ascii="David" w:eastAsia="Calibri" w:hAnsi="David"/>
                <w:sz w:val="24"/>
                <w:szCs w:val="24"/>
                <w:lang w:eastAsia="he-IL"/>
              </w:rPr>
            </w:pPr>
            <w:r w:rsidRPr="0009511C">
              <w:rPr>
                <w:rFonts w:ascii="David" w:eastAsia="Calibri" w:hAnsi="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B278E44" w14:textId="77777777" w:rsidR="003770FB" w:rsidRPr="0009511C" w:rsidRDefault="003770FB" w:rsidP="00013309">
            <w:pPr>
              <w:spacing w:line="256" w:lineRule="auto"/>
              <w:rPr>
                <w:rFonts w:ascii="David" w:eastAsia="Calibri" w:hAnsi="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789AE07" w14:textId="77777777" w:rsidR="003770FB" w:rsidRPr="0009511C" w:rsidRDefault="003770FB" w:rsidP="00013309">
            <w:pPr>
              <w:spacing w:line="256" w:lineRule="auto"/>
              <w:rPr>
                <w:rFonts w:ascii="David" w:eastAsia="Calibri" w:hAnsi="David"/>
                <w:b/>
                <w:sz w:val="24"/>
                <w:szCs w:val="24"/>
                <w:lang w:eastAsia="he-IL"/>
              </w:rPr>
            </w:pPr>
          </w:p>
        </w:tc>
      </w:tr>
    </w:tbl>
    <w:p w14:paraId="44A48D33" w14:textId="77777777" w:rsidR="003770FB" w:rsidRPr="0009511C" w:rsidRDefault="003770FB" w:rsidP="003770FB">
      <w:pPr>
        <w:spacing w:after="200" w:line="276" w:lineRule="auto"/>
        <w:outlineLvl w:val="0"/>
        <w:rPr>
          <w:rFonts w:ascii="David" w:eastAsia="Calibri" w:hAnsi="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3770FB" w:rsidRPr="0009511C" w14:paraId="128C0BCE" w14:textId="77777777" w:rsidTr="00013309">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77C9C4B3"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כיסויים</w:t>
            </w:r>
          </w:p>
        </w:tc>
      </w:tr>
      <w:tr w:rsidR="003770FB" w:rsidRPr="0009511C" w14:paraId="7B9F303A" w14:textId="77777777" w:rsidTr="00013309">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21AD8C38"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סוג הביטוח</w:t>
            </w:r>
          </w:p>
          <w:p w14:paraId="19E90488" w14:textId="77777777" w:rsidR="003770FB" w:rsidRPr="0009511C" w:rsidRDefault="003770FB" w:rsidP="00013309">
            <w:pPr>
              <w:rPr>
                <w:rFonts w:ascii="David" w:eastAsia="Calibri" w:hAnsi="David"/>
                <w:sz w:val="24"/>
                <w:szCs w:val="24"/>
                <w:rtl/>
                <w:lang w:eastAsia="he-IL"/>
              </w:rPr>
            </w:pPr>
          </w:p>
          <w:p w14:paraId="1B5F9420"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CC24460"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3C5EBEC"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AF8766E"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8E42E8F"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34DADA33"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AF19D7C"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 xml:space="preserve">כיסויים נוספים בתוקף וביטול חריגים </w:t>
            </w:r>
          </w:p>
          <w:p w14:paraId="32337869"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יש לציין קוד כיסוי בהתאם לנספח ד'</w:t>
            </w:r>
          </w:p>
        </w:tc>
      </w:tr>
      <w:tr w:rsidR="003770FB" w:rsidRPr="0009511C" w14:paraId="4301C8E0" w14:textId="77777777" w:rsidTr="00013309">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250A2A57" w14:textId="77777777" w:rsidR="003770FB" w:rsidRPr="0009511C" w:rsidRDefault="003770FB" w:rsidP="00013309">
            <w:pPr>
              <w:spacing w:line="256" w:lineRule="auto"/>
              <w:rPr>
                <w:rFonts w:ascii="David" w:eastAsia="Calibri" w:hAnsi="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12071C75" w14:textId="77777777" w:rsidR="003770FB" w:rsidRPr="0009511C" w:rsidRDefault="003770FB" w:rsidP="00013309">
            <w:pPr>
              <w:spacing w:line="256" w:lineRule="auto"/>
              <w:rPr>
                <w:rFonts w:ascii="David" w:eastAsia="Calibri" w:hAnsi="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35DB679B" w14:textId="77777777" w:rsidR="003770FB" w:rsidRPr="0009511C" w:rsidRDefault="003770FB" w:rsidP="00013309">
            <w:pPr>
              <w:spacing w:line="256" w:lineRule="auto"/>
              <w:rPr>
                <w:rFonts w:ascii="David" w:eastAsia="Calibri" w:hAnsi="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3D227A81" w14:textId="77777777" w:rsidR="003770FB" w:rsidRPr="0009511C" w:rsidRDefault="003770FB" w:rsidP="00013309">
            <w:pPr>
              <w:spacing w:line="256" w:lineRule="auto"/>
              <w:rPr>
                <w:rFonts w:ascii="David" w:eastAsia="Calibri" w:hAnsi="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6EC26E7E" w14:textId="77777777" w:rsidR="003770FB" w:rsidRPr="0009511C" w:rsidRDefault="003770FB" w:rsidP="00013309">
            <w:pPr>
              <w:spacing w:line="256" w:lineRule="auto"/>
              <w:rPr>
                <w:rFonts w:ascii="David" w:eastAsia="Calibri" w:hAnsi="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415CA7D"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305FAD9"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57751DB7" w14:textId="77777777" w:rsidR="003770FB" w:rsidRPr="0009511C" w:rsidRDefault="003770FB" w:rsidP="00013309">
            <w:pPr>
              <w:spacing w:line="256" w:lineRule="auto"/>
              <w:rPr>
                <w:rFonts w:ascii="David" w:eastAsia="Calibri" w:hAnsi="David"/>
                <w:sz w:val="24"/>
                <w:szCs w:val="24"/>
                <w:lang w:eastAsia="he-IL"/>
              </w:rPr>
            </w:pPr>
          </w:p>
        </w:tc>
      </w:tr>
      <w:tr w:rsidR="003770FB" w:rsidRPr="0009511C" w14:paraId="15488EE8" w14:textId="77777777" w:rsidTr="0001330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36841995"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04D64BAA" w14:textId="77777777" w:rsidR="003770FB" w:rsidRPr="0009511C" w:rsidRDefault="003770FB" w:rsidP="00013309">
            <w:pPr>
              <w:rPr>
                <w:rFonts w:ascii="David" w:eastAsia="Calibri" w:hAnsi="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2C2166C4" w14:textId="77777777" w:rsidR="003770FB" w:rsidRPr="0009511C" w:rsidRDefault="003770FB" w:rsidP="00013309">
            <w:pPr>
              <w:rPr>
                <w:rFonts w:ascii="David" w:eastAsia="Calibri" w:hAnsi="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187034EA" w14:textId="77777777" w:rsidR="003770FB" w:rsidRPr="0009511C" w:rsidRDefault="003770FB" w:rsidP="00013309">
            <w:pPr>
              <w:rPr>
                <w:rFonts w:ascii="David" w:eastAsia="Calibri" w:hAnsi="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23AAA1F8" w14:textId="77777777" w:rsidR="003770FB" w:rsidRPr="0009511C" w:rsidRDefault="003770FB" w:rsidP="00013309">
            <w:pPr>
              <w:rPr>
                <w:rFonts w:ascii="David" w:eastAsia="Calibri" w:hAnsi="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41459F8"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BCC65BE"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6B682461" w14:textId="77777777" w:rsidR="003770FB" w:rsidRPr="0009511C" w:rsidRDefault="003770FB" w:rsidP="00013309">
            <w:pPr>
              <w:ind w:left="50" w:right="78"/>
              <w:rPr>
                <w:rFonts w:ascii="David" w:eastAsia="Calibri" w:hAnsi="David"/>
                <w:bCs/>
                <w:sz w:val="24"/>
                <w:szCs w:val="24"/>
                <w:rtl/>
                <w:lang w:eastAsia="he-IL"/>
              </w:rPr>
            </w:pPr>
            <w:r w:rsidRPr="0009511C">
              <w:rPr>
                <w:rFonts w:ascii="David" w:eastAsia="Calibri" w:hAnsi="David" w:hint="cs"/>
                <w:bCs/>
                <w:sz w:val="24"/>
                <w:szCs w:val="24"/>
                <w:rtl/>
                <w:lang w:eastAsia="he-IL"/>
              </w:rPr>
              <w:t>304/302/307/315/328/329/321/309</w:t>
            </w:r>
          </w:p>
        </w:tc>
      </w:tr>
      <w:tr w:rsidR="003770FB" w:rsidRPr="0009511C" w14:paraId="2AB6ED29" w14:textId="77777777" w:rsidTr="0001330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1B9F22E4"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430A38AE" w14:textId="77777777" w:rsidR="003770FB" w:rsidRPr="0009511C" w:rsidRDefault="003770FB" w:rsidP="00013309">
            <w:pPr>
              <w:rPr>
                <w:rFonts w:ascii="David" w:eastAsia="Calibri" w:hAnsi="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7A2D395C" w14:textId="77777777" w:rsidR="003770FB" w:rsidRPr="0009511C" w:rsidRDefault="003770FB" w:rsidP="00013309">
            <w:pPr>
              <w:rPr>
                <w:rFonts w:ascii="David" w:eastAsia="Calibri" w:hAnsi="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33FE6992" w14:textId="77777777" w:rsidR="003770FB" w:rsidRPr="0009511C" w:rsidRDefault="003770FB" w:rsidP="00013309">
            <w:pPr>
              <w:rPr>
                <w:rFonts w:ascii="David" w:eastAsia="Calibri" w:hAnsi="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4224D64A" w14:textId="77777777" w:rsidR="003770FB" w:rsidRPr="0009511C" w:rsidRDefault="003770FB" w:rsidP="00013309">
            <w:pPr>
              <w:rPr>
                <w:rFonts w:ascii="David" w:eastAsia="Calibri" w:hAnsi="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1A3D9CF7"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48BB7F87"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5C18490A" w14:textId="77777777" w:rsidR="003770FB" w:rsidRPr="0009511C" w:rsidRDefault="003770FB" w:rsidP="00013309">
            <w:pPr>
              <w:ind w:left="50" w:right="78"/>
              <w:rPr>
                <w:rFonts w:ascii="David" w:eastAsia="Calibri" w:hAnsi="David"/>
                <w:bCs/>
                <w:sz w:val="24"/>
                <w:szCs w:val="24"/>
                <w:rtl/>
                <w:lang w:eastAsia="he-IL"/>
              </w:rPr>
            </w:pPr>
            <w:r w:rsidRPr="0009511C">
              <w:rPr>
                <w:rFonts w:ascii="David" w:eastAsia="Calibri" w:hAnsi="David" w:hint="cs"/>
                <w:bCs/>
                <w:sz w:val="24"/>
                <w:szCs w:val="24"/>
                <w:rtl/>
                <w:lang w:eastAsia="he-IL"/>
              </w:rPr>
              <w:t>304/302/309/308/328/321</w:t>
            </w:r>
          </w:p>
        </w:tc>
      </w:tr>
      <w:tr w:rsidR="003770FB" w:rsidRPr="0009511C" w14:paraId="6CBC5AF0" w14:textId="77777777" w:rsidTr="0001330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46B50048"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28D8A173" w14:textId="77777777" w:rsidR="003770FB" w:rsidRPr="0009511C" w:rsidRDefault="003770FB" w:rsidP="00013309">
            <w:pPr>
              <w:rPr>
                <w:rFonts w:ascii="David" w:eastAsia="Calibri" w:hAnsi="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19B683B5" w14:textId="77777777" w:rsidR="003770FB" w:rsidRPr="0009511C" w:rsidRDefault="003770FB" w:rsidP="00013309">
            <w:pPr>
              <w:rPr>
                <w:rFonts w:ascii="David" w:eastAsia="Calibri" w:hAnsi="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9E782CF" w14:textId="77777777" w:rsidR="003770FB" w:rsidRPr="0009511C" w:rsidRDefault="003770FB" w:rsidP="00013309">
            <w:pPr>
              <w:rPr>
                <w:rFonts w:ascii="David" w:eastAsia="Calibri" w:hAnsi="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119200B1" w14:textId="77777777" w:rsidR="003770FB" w:rsidRPr="0009511C" w:rsidRDefault="003770FB" w:rsidP="00013309">
            <w:pPr>
              <w:rPr>
                <w:rFonts w:ascii="David" w:eastAsia="Calibri" w:hAnsi="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9313056" w14:textId="77777777" w:rsidR="003770FB" w:rsidRPr="0009511C" w:rsidRDefault="003770FB" w:rsidP="00013309">
            <w:pPr>
              <w:rPr>
                <w:rFonts w:ascii="David" w:eastAsia="Calibri" w:hAnsi="David"/>
                <w:strike/>
                <w:sz w:val="24"/>
                <w:szCs w:val="24"/>
                <w:rtl/>
                <w:lang w:eastAsia="he-IL"/>
              </w:rPr>
            </w:pPr>
            <w:r w:rsidRPr="0009511C">
              <w:rPr>
                <w:rFonts w:ascii="David" w:eastAsia="Calibri" w:hAnsi="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F182942"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3CF3B6E6" w14:textId="77777777" w:rsidR="003770FB" w:rsidRPr="0009511C" w:rsidRDefault="003770FB" w:rsidP="00013309">
            <w:pPr>
              <w:ind w:left="50" w:right="78"/>
              <w:rPr>
                <w:rFonts w:ascii="David" w:eastAsia="Calibri" w:hAnsi="David"/>
                <w:bCs/>
                <w:strike/>
                <w:sz w:val="24"/>
                <w:szCs w:val="24"/>
                <w:rtl/>
                <w:lang w:eastAsia="he-IL"/>
              </w:rPr>
            </w:pPr>
            <w:r w:rsidRPr="0009511C">
              <w:rPr>
                <w:rFonts w:ascii="David" w:eastAsia="Calibri" w:hAnsi="David" w:hint="cs"/>
                <w:bCs/>
                <w:sz w:val="24"/>
                <w:szCs w:val="24"/>
                <w:rtl/>
                <w:lang w:eastAsia="he-IL"/>
              </w:rPr>
              <w:t>302/318/328/332/301/303/325/326/327/321</w:t>
            </w:r>
          </w:p>
        </w:tc>
      </w:tr>
    </w:tbl>
    <w:p w14:paraId="10F98AAC" w14:textId="77777777" w:rsidR="003770FB" w:rsidRPr="0009511C" w:rsidRDefault="003770FB" w:rsidP="003770FB">
      <w:pPr>
        <w:spacing w:after="200" w:line="276" w:lineRule="auto"/>
        <w:ind w:left="84" w:hanging="41"/>
        <w:rPr>
          <w:rFonts w:ascii="David" w:eastAsia="Calibri" w:hAnsi="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770FB" w:rsidRPr="0009511C" w14:paraId="34C2A917" w14:textId="77777777" w:rsidTr="00013309">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049A819" w14:textId="77777777" w:rsidR="003770FB" w:rsidRPr="0009511C" w:rsidRDefault="003770FB" w:rsidP="00013309">
            <w:pPr>
              <w:ind w:left="50" w:right="78"/>
              <w:rPr>
                <w:rFonts w:ascii="David" w:eastAsia="Calibri" w:hAnsi="David"/>
                <w:b/>
                <w:sz w:val="24"/>
                <w:szCs w:val="24"/>
                <w:rtl/>
                <w:lang w:eastAsia="he-IL"/>
              </w:rPr>
            </w:pPr>
            <w:r w:rsidRPr="0009511C">
              <w:rPr>
                <w:rFonts w:ascii="David" w:eastAsia="Calibri" w:hAnsi="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hint="cs"/>
                <w:bCs/>
                <w:sz w:val="24"/>
                <w:szCs w:val="24"/>
                <w:rtl/>
                <w:lang w:eastAsia="he-IL"/>
              </w:rPr>
              <w:t>ג'</w:t>
            </w:r>
            <w:r w:rsidRPr="0009511C">
              <w:rPr>
                <w:rFonts w:ascii="David" w:eastAsia="Calibri" w:hAnsi="David" w:hint="cs"/>
                <w:b/>
                <w:sz w:val="24"/>
                <w:szCs w:val="24"/>
                <w:rtl/>
                <w:lang w:eastAsia="he-IL"/>
              </w:rPr>
              <w:t>)*:</w:t>
            </w:r>
          </w:p>
        </w:tc>
      </w:tr>
      <w:tr w:rsidR="003770FB" w:rsidRPr="0009511C" w14:paraId="13823842" w14:textId="77777777" w:rsidTr="00013309">
        <w:trPr>
          <w:trHeight w:val="798"/>
        </w:trPr>
        <w:tc>
          <w:tcPr>
            <w:tcW w:w="11530" w:type="dxa"/>
            <w:tcBorders>
              <w:top w:val="single" w:sz="4" w:space="0" w:color="auto"/>
              <w:left w:val="single" w:sz="4" w:space="0" w:color="auto"/>
              <w:bottom w:val="single" w:sz="4" w:space="0" w:color="auto"/>
              <w:right w:val="single" w:sz="4" w:space="0" w:color="auto"/>
            </w:tcBorders>
            <w:hideMark/>
          </w:tcPr>
          <w:p w14:paraId="2ADDA150" w14:textId="77777777" w:rsidR="003770FB" w:rsidRPr="0009511C" w:rsidRDefault="003770FB" w:rsidP="00013309">
            <w:pPr>
              <w:ind w:left="50" w:right="78"/>
              <w:rPr>
                <w:rFonts w:ascii="David" w:eastAsia="Calibri" w:hAnsi="David"/>
                <w:b/>
                <w:sz w:val="24"/>
                <w:szCs w:val="24"/>
                <w:rtl/>
                <w:lang w:eastAsia="he-IL"/>
              </w:rPr>
            </w:pPr>
            <w:r w:rsidRPr="0009511C">
              <w:rPr>
                <w:rFonts w:ascii="David" w:eastAsia="Calibri" w:hAnsi="David" w:hint="cs"/>
                <w:b/>
                <w:sz w:val="24"/>
                <w:szCs w:val="24"/>
                <w:rtl/>
                <w:lang w:eastAsia="he-IL"/>
              </w:rPr>
              <w:t>038</w:t>
            </w:r>
          </w:p>
        </w:tc>
      </w:tr>
    </w:tbl>
    <w:p w14:paraId="05B4E651" w14:textId="77777777" w:rsidR="003770FB" w:rsidRPr="0009511C" w:rsidRDefault="003770FB" w:rsidP="003770FB">
      <w:pPr>
        <w:bidi w:val="0"/>
        <w:rPr>
          <w:rFonts w:ascii="David" w:eastAsia="Times New Roman" w:hAnsi="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770FB" w:rsidRPr="0009511C" w14:paraId="43AABC4B" w14:textId="77777777" w:rsidTr="00013309">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7F45698" w14:textId="77777777" w:rsidR="003770FB" w:rsidRPr="0009511C" w:rsidRDefault="003770FB" w:rsidP="00013309">
            <w:pPr>
              <w:ind w:left="50" w:right="78"/>
              <w:rPr>
                <w:rFonts w:ascii="David" w:eastAsia="Calibri" w:hAnsi="David"/>
                <w:b/>
                <w:sz w:val="24"/>
                <w:szCs w:val="24"/>
                <w:lang w:eastAsia="he-IL"/>
              </w:rPr>
            </w:pPr>
            <w:r w:rsidRPr="0009511C">
              <w:rPr>
                <w:rFonts w:ascii="David" w:eastAsia="Calibri" w:hAnsi="David" w:hint="cs"/>
                <w:b/>
                <w:sz w:val="24"/>
                <w:szCs w:val="24"/>
                <w:rtl/>
                <w:lang w:eastAsia="he-IL"/>
              </w:rPr>
              <w:t>חתימת האישור</w:t>
            </w:r>
          </w:p>
        </w:tc>
      </w:tr>
      <w:tr w:rsidR="003770FB" w:rsidRPr="0009511C" w14:paraId="753CD561" w14:textId="77777777" w:rsidTr="00013309">
        <w:trPr>
          <w:trHeight w:val="598"/>
        </w:trPr>
        <w:tc>
          <w:tcPr>
            <w:tcW w:w="11530" w:type="dxa"/>
            <w:tcBorders>
              <w:top w:val="single" w:sz="4" w:space="0" w:color="auto"/>
              <w:left w:val="single" w:sz="4" w:space="0" w:color="auto"/>
              <w:bottom w:val="single" w:sz="4" w:space="0" w:color="auto"/>
              <w:right w:val="single" w:sz="4" w:space="0" w:color="auto"/>
            </w:tcBorders>
            <w:hideMark/>
          </w:tcPr>
          <w:p w14:paraId="08065022" w14:textId="77777777" w:rsidR="003770FB" w:rsidRPr="0009511C" w:rsidRDefault="003770FB" w:rsidP="00013309">
            <w:pPr>
              <w:ind w:left="50" w:right="78"/>
              <w:rPr>
                <w:rFonts w:ascii="David" w:eastAsia="Calibri" w:hAnsi="David"/>
                <w:b/>
                <w:sz w:val="24"/>
                <w:szCs w:val="24"/>
                <w:rtl/>
                <w:lang w:eastAsia="he-IL"/>
              </w:rPr>
            </w:pPr>
            <w:r w:rsidRPr="0009511C">
              <w:rPr>
                <w:rFonts w:ascii="David" w:eastAsia="Calibri" w:hAnsi="David" w:hint="cs"/>
                <w:b/>
                <w:sz w:val="24"/>
                <w:szCs w:val="24"/>
                <w:rtl/>
                <w:lang w:eastAsia="he-IL"/>
              </w:rPr>
              <w:t>המבטח:</w:t>
            </w:r>
          </w:p>
        </w:tc>
      </w:tr>
    </w:tbl>
    <w:p w14:paraId="39D2F0CF" w14:textId="77777777" w:rsidR="00DB025B" w:rsidRDefault="00DB025B" w:rsidP="003770FB">
      <w:pPr>
        <w:spacing w:after="200" w:line="276" w:lineRule="auto"/>
        <w:rPr>
          <w:ins w:id="147" w:author="רינת הראל" w:date="2020-05-19T13:08:00Z"/>
          <w:rFonts w:ascii="David" w:eastAsia="Calibri" w:hAnsi="David"/>
          <w:b/>
          <w:bCs/>
          <w:sz w:val="24"/>
          <w:szCs w:val="24"/>
          <w:u w:val="single"/>
          <w:rtl/>
          <w:lang w:eastAsia="he-IL"/>
        </w:rPr>
      </w:pPr>
    </w:p>
    <w:p w14:paraId="6C6D17BA" w14:textId="77777777" w:rsidR="003770FB" w:rsidRPr="0009511C" w:rsidRDefault="003770FB" w:rsidP="003770FB">
      <w:pPr>
        <w:spacing w:after="200" w:line="276" w:lineRule="auto"/>
        <w:rPr>
          <w:rFonts w:ascii="David" w:eastAsia="Calibri" w:hAnsi="David"/>
          <w:b/>
          <w:bCs/>
          <w:sz w:val="24"/>
          <w:szCs w:val="24"/>
          <w:u w:val="single"/>
          <w:rtl/>
          <w:lang w:eastAsia="he-IL"/>
        </w:rPr>
      </w:pPr>
      <w:r w:rsidRPr="0009511C">
        <w:rPr>
          <w:rFonts w:ascii="David" w:eastAsia="Calibri" w:hAnsi="David" w:hint="cs"/>
          <w:b/>
          <w:bCs/>
          <w:sz w:val="24"/>
          <w:szCs w:val="24"/>
          <w:u w:val="single"/>
          <w:rtl/>
          <w:lang w:eastAsia="he-IL"/>
        </w:rPr>
        <w:t xml:space="preserve">* באישור ביטוח כללי </w:t>
      </w:r>
      <w:r w:rsidRPr="0009511C">
        <w:rPr>
          <w:rFonts w:ascii="David" w:eastAsia="Calibri" w:hAnsi="David" w:hint="cs"/>
          <w:sz w:val="24"/>
          <w:szCs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770FB" w:rsidRPr="0009511C" w14:paraId="5DEDB931" w14:textId="77777777" w:rsidTr="00013309">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034354E" w14:textId="77777777" w:rsidR="003770FB" w:rsidRPr="0009511C" w:rsidRDefault="003770FB" w:rsidP="00013309">
            <w:pPr>
              <w:ind w:left="50" w:right="78"/>
              <w:rPr>
                <w:rFonts w:ascii="David" w:eastAsia="Calibri" w:hAnsi="David"/>
                <w:b/>
                <w:sz w:val="24"/>
                <w:szCs w:val="24"/>
                <w:rtl/>
                <w:lang w:eastAsia="he-IL"/>
              </w:rPr>
            </w:pPr>
            <w:r w:rsidRPr="0009511C">
              <w:rPr>
                <w:rFonts w:ascii="David" w:eastAsia="Calibri" w:hAnsi="David" w:hint="cs"/>
                <w:b/>
                <w:sz w:val="24"/>
                <w:szCs w:val="24"/>
                <w:rtl/>
                <w:lang w:eastAsia="he-IL"/>
              </w:rPr>
              <w:t>ביטול/שינוי הפוליסה *</w:t>
            </w:r>
          </w:p>
        </w:tc>
      </w:tr>
      <w:tr w:rsidR="003770FB" w:rsidRPr="0009511C" w14:paraId="3A190673" w14:textId="77777777" w:rsidTr="00013309">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03E66E10" w14:textId="77777777" w:rsidR="003770FB" w:rsidRPr="0009511C" w:rsidRDefault="003770FB" w:rsidP="00013309">
            <w:pPr>
              <w:rPr>
                <w:rFonts w:ascii="David" w:eastAsia="Calibri" w:hAnsi="David"/>
                <w:bCs/>
                <w:sz w:val="24"/>
                <w:szCs w:val="24"/>
                <w:rtl/>
                <w:lang w:eastAsia="he-IL"/>
              </w:rPr>
            </w:pPr>
            <w:r w:rsidRPr="0009511C">
              <w:rPr>
                <w:rFonts w:ascii="David" w:eastAsia="Calibri" w:hAnsi="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hint="cs"/>
                <w:bCs/>
                <w:sz w:val="24"/>
                <w:szCs w:val="24"/>
                <w:rtl/>
                <w:lang w:eastAsia="he-IL"/>
              </w:rPr>
              <w:t>30 יום</w:t>
            </w:r>
            <w:r w:rsidRPr="0009511C">
              <w:rPr>
                <w:rFonts w:ascii="David" w:eastAsia="Calibri" w:hAnsi="David" w:hint="cs"/>
                <w:b/>
                <w:sz w:val="24"/>
                <w:szCs w:val="24"/>
                <w:rtl/>
                <w:lang w:eastAsia="he-IL"/>
              </w:rPr>
              <w:t xml:space="preserve"> לאחר משלוח הודעה למבקש האישור בדבר השינוי או הביטול.</w:t>
            </w:r>
          </w:p>
        </w:tc>
      </w:tr>
    </w:tbl>
    <w:p w14:paraId="6D192AD0" w14:textId="77777777" w:rsidR="008942AD" w:rsidRPr="003770FB" w:rsidRDefault="008942AD" w:rsidP="00EB5A81">
      <w:pPr>
        <w:spacing w:before="60" w:after="60"/>
        <w:jc w:val="center"/>
        <w:rPr>
          <w:b/>
          <w:bCs/>
          <w:sz w:val="28"/>
          <w:szCs w:val="28"/>
          <w:u w:val="single"/>
          <w:rtl/>
        </w:rPr>
      </w:pPr>
    </w:p>
    <w:p w14:paraId="798C60E0" w14:textId="77777777" w:rsidR="008942AD" w:rsidRDefault="008942AD" w:rsidP="00EB5A81">
      <w:pPr>
        <w:spacing w:before="60" w:after="60"/>
        <w:jc w:val="center"/>
        <w:rPr>
          <w:b/>
          <w:bCs/>
          <w:sz w:val="28"/>
          <w:szCs w:val="28"/>
          <w:u w:val="single"/>
          <w:rtl/>
        </w:rPr>
      </w:pPr>
    </w:p>
    <w:p w14:paraId="196D6032" w14:textId="77777777" w:rsidR="008942AD" w:rsidRDefault="008942AD" w:rsidP="00EB5A81">
      <w:pPr>
        <w:spacing w:before="60" w:after="60"/>
        <w:jc w:val="center"/>
        <w:rPr>
          <w:b/>
          <w:bCs/>
          <w:sz w:val="28"/>
          <w:szCs w:val="28"/>
          <w:u w:val="single"/>
          <w:rtl/>
        </w:rPr>
      </w:pPr>
    </w:p>
    <w:p w14:paraId="14102A85" w14:textId="77777777" w:rsidR="008942AD" w:rsidRDefault="008942AD" w:rsidP="00EB5A81">
      <w:pPr>
        <w:spacing w:before="60" w:after="60"/>
        <w:jc w:val="center"/>
        <w:rPr>
          <w:b/>
          <w:bCs/>
          <w:sz w:val="28"/>
          <w:szCs w:val="28"/>
          <w:u w:val="single"/>
          <w:rtl/>
        </w:rPr>
      </w:pPr>
    </w:p>
    <w:p w14:paraId="4B3BE750" w14:textId="77777777" w:rsidR="008942AD" w:rsidRDefault="008942AD" w:rsidP="00EB5A81">
      <w:pPr>
        <w:spacing w:before="60" w:after="60"/>
        <w:jc w:val="center"/>
        <w:rPr>
          <w:b/>
          <w:bCs/>
          <w:sz w:val="28"/>
          <w:szCs w:val="28"/>
          <w:u w:val="single"/>
          <w:rtl/>
        </w:rPr>
      </w:pPr>
    </w:p>
    <w:p w14:paraId="5425CE57" w14:textId="77777777" w:rsidR="008942AD" w:rsidRDefault="008942AD" w:rsidP="00EB5A81">
      <w:pPr>
        <w:spacing w:before="60" w:after="60"/>
        <w:jc w:val="center"/>
        <w:rPr>
          <w:b/>
          <w:bCs/>
          <w:sz w:val="28"/>
          <w:szCs w:val="28"/>
          <w:u w:val="single"/>
          <w:rtl/>
        </w:rPr>
      </w:pPr>
    </w:p>
    <w:p w14:paraId="4969B71F" w14:textId="77777777" w:rsidR="008942AD" w:rsidRDefault="008942AD" w:rsidP="00EB5A81">
      <w:pPr>
        <w:spacing w:before="60" w:after="60"/>
        <w:jc w:val="center"/>
        <w:rPr>
          <w:b/>
          <w:bCs/>
          <w:sz w:val="28"/>
          <w:szCs w:val="28"/>
          <w:u w:val="single"/>
          <w:rtl/>
        </w:rPr>
      </w:pPr>
    </w:p>
    <w:p w14:paraId="77A30018" w14:textId="77777777" w:rsidR="00F00BA3" w:rsidRDefault="00F00BA3" w:rsidP="008942AD">
      <w:pPr>
        <w:widowControl w:val="0"/>
        <w:jc w:val="center"/>
        <w:outlineLvl w:val="7"/>
        <w:rPr>
          <w:rFonts w:ascii="Times New Roman" w:eastAsia="Times New Roman" w:hAnsi="Times New Roman"/>
          <w:b/>
          <w:bCs/>
          <w:sz w:val="20"/>
          <w:szCs w:val="24"/>
          <w:u w:val="single"/>
          <w:rtl/>
          <w:lang w:eastAsia="he-IL"/>
        </w:rPr>
      </w:pPr>
      <w:r>
        <w:rPr>
          <w:rFonts w:ascii="Times New Roman" w:eastAsia="Times New Roman" w:hAnsi="Times New Roman"/>
          <w:b/>
          <w:bCs/>
          <w:sz w:val="20"/>
          <w:szCs w:val="24"/>
          <w:u w:val="single"/>
          <w:rtl/>
          <w:lang w:eastAsia="he-IL"/>
        </w:rPr>
        <w:br w:type="page"/>
      </w:r>
    </w:p>
    <w:p w14:paraId="43477EC5" w14:textId="77777777" w:rsidR="008942AD" w:rsidRPr="008942AD" w:rsidRDefault="008942AD" w:rsidP="008942AD">
      <w:pPr>
        <w:widowControl w:val="0"/>
        <w:jc w:val="center"/>
        <w:outlineLvl w:val="7"/>
        <w:rPr>
          <w:rFonts w:ascii="Times New Roman" w:eastAsia="Times New Roman" w:hAnsi="Times New Roman"/>
          <w:b/>
          <w:bCs/>
          <w:sz w:val="20"/>
          <w:szCs w:val="24"/>
          <w:u w:val="single"/>
          <w:rtl/>
          <w:lang w:eastAsia="he-IL"/>
        </w:rPr>
      </w:pPr>
      <w:r w:rsidRPr="008942AD">
        <w:rPr>
          <w:rFonts w:ascii="Times New Roman" w:eastAsia="Times New Roman" w:hAnsi="Times New Roman" w:hint="cs"/>
          <w:b/>
          <w:bCs/>
          <w:sz w:val="20"/>
          <w:szCs w:val="24"/>
          <w:u w:val="single"/>
          <w:rtl/>
          <w:lang w:eastAsia="he-IL"/>
        </w:rPr>
        <w:t>נספח "ט"</w:t>
      </w:r>
    </w:p>
    <w:p w14:paraId="28D734B1" w14:textId="77777777" w:rsidR="008942AD" w:rsidRPr="008942AD" w:rsidRDefault="008942AD" w:rsidP="008942AD">
      <w:pPr>
        <w:widowControl w:val="0"/>
        <w:bidi w:val="0"/>
        <w:jc w:val="center"/>
        <w:rPr>
          <w:rFonts w:ascii="Times New Roman" w:eastAsia="Times New Roman" w:hAnsi="Times New Roman"/>
          <w:b/>
          <w:bCs/>
          <w:sz w:val="20"/>
          <w:szCs w:val="24"/>
          <w:rtl/>
          <w:lang w:eastAsia="he-IL"/>
        </w:rPr>
      </w:pPr>
    </w:p>
    <w:p w14:paraId="630D3E12" w14:textId="77777777" w:rsidR="008942AD" w:rsidRPr="008942AD" w:rsidRDefault="008942AD" w:rsidP="008942AD">
      <w:pPr>
        <w:widowControl w:val="0"/>
        <w:bidi w:val="0"/>
        <w:jc w:val="center"/>
        <w:rPr>
          <w:rFonts w:ascii="Times New Roman" w:eastAsia="Times New Roman" w:hAnsi="Times New Roman"/>
          <w:b/>
          <w:bCs/>
          <w:sz w:val="20"/>
          <w:szCs w:val="24"/>
          <w:u w:val="single"/>
          <w:lang w:eastAsia="he-IL"/>
        </w:rPr>
      </w:pPr>
      <w:r w:rsidRPr="008942AD">
        <w:rPr>
          <w:rFonts w:ascii="Times New Roman" w:eastAsia="Times New Roman" w:hAnsi="Times New Roman" w:hint="cs"/>
          <w:b/>
          <w:bCs/>
          <w:sz w:val="20"/>
          <w:szCs w:val="24"/>
          <w:u w:val="single"/>
          <w:rtl/>
          <w:lang w:eastAsia="he-IL"/>
        </w:rPr>
        <w:t>דוגמא לנוסח אישור השלמת הפרויקט/קטע מהפרויקט</w:t>
      </w:r>
    </w:p>
    <w:p w14:paraId="0E13153B"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0D222000"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71324FE0"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322F4733" w14:textId="77777777" w:rsidR="008942AD" w:rsidRPr="008942AD" w:rsidRDefault="008942AD" w:rsidP="008942AD">
      <w:pPr>
        <w:widowControl w:val="0"/>
        <w:ind w:left="84" w:right="84" w:firstLine="5"/>
        <w:jc w:val="both"/>
        <w:rPr>
          <w:rFonts w:ascii="Times New Roman" w:eastAsia="Times New Roman" w:hAnsi="Times New Roman"/>
          <w:sz w:val="20"/>
          <w:szCs w:val="24"/>
          <w:rtl/>
          <w:lang w:eastAsia="he-IL"/>
        </w:rPr>
      </w:pPr>
      <w:r w:rsidRPr="008942AD">
        <w:rPr>
          <w:rFonts w:ascii="Times New Roman" w:eastAsia="Times New Roman" w:hAnsi="Times New Roman" w:hint="cs"/>
          <w:sz w:val="20"/>
          <w:szCs w:val="24"/>
          <w:rtl/>
          <w:lang w:eastAsia="he-IL"/>
        </w:rPr>
        <w:t>לכבוד :</w:t>
      </w:r>
    </w:p>
    <w:p w14:paraId="5ACB4F0F" w14:textId="2496D362" w:rsidR="008942AD" w:rsidRPr="008942AD" w:rsidRDefault="00EC45DE" w:rsidP="008942AD">
      <w:pPr>
        <w:widowControl w:val="0"/>
        <w:ind w:left="84" w:right="84" w:firstLine="5"/>
        <w:rPr>
          <w:rFonts w:ascii="Times New Roman" w:eastAsia="Times New Roman" w:hAnsi="Times New Roman"/>
          <w:sz w:val="24"/>
          <w:szCs w:val="24"/>
          <w:rtl/>
          <w:lang w:eastAsia="he-IL"/>
        </w:rPr>
      </w:pPr>
      <w:sdt>
        <w:sdtPr>
          <w:rPr>
            <w:rFonts w:ascii="Times New Roman" w:eastAsia="Times New Roman" w:hAnsi="Times New Roman" w:hint="cs"/>
            <w:color w:val="008000"/>
            <w:sz w:val="24"/>
            <w:szCs w:val="24"/>
            <w:rtl/>
            <w:lang w:eastAsia="he-IL"/>
          </w:rPr>
          <w:alias w:val="צד א בחוזה"/>
          <w:tag w:val="cntTzadA"/>
          <w:id w:val="-1560314012"/>
          <w:placeholder>
            <w:docPart w:val="22ADBD0AF323452486B6927EF043321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48" w:author="Meryl Etman" w:date="2021-05-26T15:40:00Z">
            <w:r w:rsidR="00E62176">
              <w:rPr>
                <w:rFonts w:ascii="Times New Roman" w:eastAsia="Times New Roman" w:hAnsi="Times New Roman" w:hint="cs"/>
                <w:color w:val="008000"/>
                <w:sz w:val="24"/>
                <w:szCs w:val="24"/>
                <w:rtl/>
                <w:lang w:eastAsia="he-IL"/>
              </w:rPr>
              <w:br/>
              <w:t>אפריקה ישראל מגורים בע"מ וישראל אדלר ובנו חברה להשקעות בע"מ</w:t>
            </w:r>
            <w:r w:rsidR="00E62176">
              <w:rPr>
                <w:rFonts w:ascii="Times New Roman" w:eastAsia="Times New Roman" w:hAnsi="Times New Roman" w:hint="cs"/>
                <w:color w:val="008000"/>
                <w:sz w:val="24"/>
                <w:szCs w:val="24"/>
                <w:rtl/>
                <w:lang w:eastAsia="he-IL"/>
              </w:rPr>
              <w:br/>
              <w:t>יוני נתניהו 1 ג' אור יהודה</w:t>
            </w:r>
            <w:r w:rsidR="00E62176">
              <w:rPr>
                <w:rFonts w:ascii="Times New Roman" w:eastAsia="Times New Roman" w:hAnsi="Times New Roman" w:hint="cs"/>
                <w:color w:val="008000"/>
                <w:sz w:val="24"/>
                <w:szCs w:val="24"/>
                <w:rtl/>
                <w:lang w:eastAsia="he-IL"/>
              </w:rPr>
              <w:br/>
              <w:t>558075404</w:t>
            </w:r>
            <w:r w:rsidR="00E62176">
              <w:rPr>
                <w:rFonts w:ascii="Times New Roman" w:eastAsia="Times New Roman" w:hAnsi="Times New Roman" w:hint="cs"/>
                <w:color w:val="008000"/>
                <w:sz w:val="24"/>
                <w:szCs w:val="24"/>
                <w:rtl/>
                <w:lang w:eastAsia="he-IL"/>
              </w:rPr>
              <w:br/>
            </w:r>
          </w:ins>
        </w:sdtContent>
      </w:sdt>
      <w:r w:rsidR="008942AD" w:rsidRPr="008942AD">
        <w:rPr>
          <w:rFonts w:ascii="Times New Roman" w:eastAsia="Times New Roman" w:hAnsi="Times New Roman" w:hint="cs"/>
          <w:color w:val="008000"/>
          <w:sz w:val="24"/>
          <w:szCs w:val="24"/>
          <w:rtl/>
          <w:lang w:eastAsia="he-IL"/>
        </w:rPr>
        <w:br/>
      </w:r>
    </w:p>
    <w:p w14:paraId="44A4E2FE" w14:textId="77777777" w:rsidR="008942AD" w:rsidRPr="008942AD" w:rsidRDefault="008942AD" w:rsidP="008942AD">
      <w:pPr>
        <w:widowControl w:val="0"/>
        <w:ind w:left="84" w:right="84" w:firstLine="5"/>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(המזמין)</w:t>
      </w:r>
    </w:p>
    <w:p w14:paraId="04A4FD5F"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4898E9D9"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2D4FF67C"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6FAFC5EA"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45489E2A" w14:textId="62E855F0" w:rsidR="008942AD" w:rsidRPr="008942AD" w:rsidRDefault="008942AD" w:rsidP="008942AD">
      <w:pPr>
        <w:widowControl w:val="0"/>
        <w:spacing w:line="480" w:lineRule="auto"/>
        <w:ind w:left="85" w:right="85" w:firstLine="6"/>
        <w:rPr>
          <w:rFonts w:ascii="Times New Roman" w:eastAsia="Times New Roman" w:hAnsi="Times New Roman"/>
          <w:sz w:val="20"/>
          <w:szCs w:val="24"/>
          <w:rtl/>
          <w:lang w:eastAsia="he-IL"/>
        </w:rPr>
      </w:pPr>
      <w:r w:rsidRPr="008942AD">
        <w:rPr>
          <w:rFonts w:ascii="Times New Roman" w:eastAsia="Times New Roman" w:hAnsi="Times New Roman" w:hint="cs"/>
          <w:sz w:val="24"/>
          <w:szCs w:val="24"/>
          <w:rtl/>
          <w:lang w:eastAsia="he-IL"/>
        </w:rPr>
        <w:t xml:space="preserve">אני הח"מ </w:t>
      </w:r>
      <w:sdt>
        <w:sdtPr>
          <w:rPr>
            <w:rFonts w:ascii="Times New Roman" w:eastAsia="Times New Roman" w:hAnsi="Times New Roman"/>
            <w:color w:val="008000"/>
            <w:sz w:val="24"/>
            <w:szCs w:val="24"/>
            <w:rtl/>
            <w:lang w:eastAsia="he-IL"/>
          </w:rPr>
          <w:alias w:val="שם ספק"/>
          <w:tag w:val="cntSupllierName"/>
          <w:id w:val="-2065089673"/>
          <w:placeholder>
            <w:docPart w:val="3A8E56318A42465DABA5AD44394E619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49" w:author="Meryl Etman" w:date="2021-05-26T16:12:00Z">
            <w:r w:rsidR="002B0442">
              <w:rPr>
                <w:rFonts w:ascii="Times New Roman" w:eastAsia="Times New Roman" w:hAnsi="Times New Roman"/>
                <w:color w:val="008000"/>
                <w:sz w:val="24"/>
                <w:szCs w:val="24"/>
                <w:rtl/>
                <w:lang w:eastAsia="he-IL"/>
              </w:rPr>
              <w:t>פי.סי.אר ניהול פרויקטים בבניה בע"מ</w:t>
            </w:r>
          </w:ins>
        </w:sdtContent>
      </w:sdt>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sz w:val="24"/>
          <w:szCs w:val="24"/>
          <w:rtl/>
          <w:lang w:eastAsia="he-IL"/>
        </w:rPr>
        <w:t xml:space="preserve">לאחר שבדקתי את העבודות שבוצעו ב- </w:t>
      </w:r>
      <w:sdt>
        <w:sdtPr>
          <w:rPr>
            <w:rFonts w:ascii="Times New Roman" w:eastAsia="Times New Roman" w:hAnsi="Times New Roman"/>
            <w:color w:val="008000"/>
            <w:sz w:val="24"/>
            <w:szCs w:val="24"/>
            <w:rtl/>
            <w:lang w:eastAsia="he-IL"/>
          </w:rPr>
          <w:alias w:val="שם אתר"/>
          <w:tag w:val="cntSite"/>
          <w:id w:val="-2078888936"/>
          <w:placeholder>
            <w:docPart w:val="81174E8740A1470E97623A365E80608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50" w:author="Meryl Etman" w:date="2021-05-26T15:39:00Z">
            <w:r w:rsidR="00E62176">
              <w:rPr>
                <w:rFonts w:ascii="Times New Roman" w:eastAsia="Times New Roman" w:hAnsi="Times New Roman"/>
                <w:color w:val="008000"/>
                <w:sz w:val="24"/>
                <w:szCs w:val="24"/>
                <w:rtl/>
                <w:lang w:eastAsia="he-IL"/>
              </w:rPr>
              <w:t>סביוני נצר סירני</w:t>
            </w:r>
          </w:ins>
        </w:sdtContent>
      </w:sdt>
      <w:r w:rsidRPr="008942AD">
        <w:rPr>
          <w:rFonts w:ascii="Times New Roman" w:eastAsia="Times New Roman" w:hAnsi="Times New Roman" w:hint="cs"/>
          <w:sz w:val="24"/>
          <w:szCs w:val="24"/>
          <w:rtl/>
          <w:lang w:eastAsia="he-IL"/>
        </w:rPr>
        <w:t xml:space="preserve"> בקשר עם</w:t>
      </w:r>
      <w:r w:rsidRPr="008942AD">
        <w:rPr>
          <w:rFonts w:ascii="Times New Roman" w:eastAsia="Times New Roman" w:hAnsi="Times New Roman" w:hint="cs"/>
          <w:color w:val="008000"/>
          <w:sz w:val="24"/>
          <w:szCs w:val="24"/>
          <w:rtl/>
          <w:lang w:eastAsia="he-IL"/>
        </w:rPr>
        <w:t xml:space="preserve"> </w:t>
      </w:r>
      <w:sdt>
        <w:sdtPr>
          <w:rPr>
            <w:rFonts w:ascii="Times New Roman" w:eastAsia="Times New Roman" w:hAnsi="Times New Roman" w:hint="cs"/>
            <w:color w:val="008000"/>
            <w:sz w:val="24"/>
            <w:szCs w:val="24"/>
            <w:rtl/>
          </w:rPr>
          <w:alias w:val="תיאור עבודה"/>
          <w:tag w:val="cntJobDesc"/>
          <w:id w:val="-1278952023"/>
          <w:placeholder>
            <w:docPart w:val="6507E6D7B4004B908C200E60415A5A7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151" w:author="Meryl Etman" w:date="2021-05-26T15:40:00Z">
            <w:r w:rsidR="00E62176">
              <w:rPr>
                <w:rFonts w:ascii="Times New Roman" w:eastAsia="Times New Roman" w:hAnsi="Times New Roman" w:hint="cs"/>
                <w:color w:val="008000"/>
                <w:sz w:val="24"/>
                <w:szCs w:val="24"/>
                <w:rtl/>
              </w:rPr>
              <w:t>ניהול תאום תכנון ופיקוח</w:t>
            </w:r>
          </w:ins>
        </w:sdtContent>
      </w:sdt>
      <w:r w:rsidRPr="008942AD">
        <w:rPr>
          <w:rFonts w:ascii="Times New Roman" w:eastAsia="Times New Roman" w:hAnsi="Times New Roman" w:hint="cs"/>
          <w:sz w:val="24"/>
          <w:szCs w:val="24"/>
          <w:rtl/>
          <w:lang w:eastAsia="he-IL"/>
        </w:rPr>
        <w:t>, מאשר בזאת שהעבודות הנ"ל בוצעו והושלמו בהתאם להנחיותי</w:t>
      </w:r>
      <w:r w:rsidRPr="008942AD">
        <w:rPr>
          <w:rFonts w:ascii="Times New Roman" w:eastAsia="Times New Roman" w:hAnsi="Times New Roman" w:hint="eastAsia"/>
          <w:sz w:val="24"/>
          <w:szCs w:val="24"/>
          <w:rtl/>
          <w:lang w:eastAsia="he-IL"/>
        </w:rPr>
        <w:t>י</w:t>
      </w:r>
      <w:r w:rsidRPr="008942AD">
        <w:rPr>
          <w:rFonts w:ascii="Times New Roman" w:eastAsia="Times New Roman" w:hAnsi="Times New Roman" w:hint="cs"/>
          <w:sz w:val="24"/>
          <w:szCs w:val="24"/>
          <w:rtl/>
          <w:lang w:eastAsia="he-IL"/>
        </w:rPr>
        <w:t>, לתכניותי</w:t>
      </w:r>
      <w:r w:rsidRPr="008942AD">
        <w:rPr>
          <w:rFonts w:ascii="Times New Roman" w:eastAsia="Times New Roman" w:hAnsi="Times New Roman" w:hint="eastAsia"/>
          <w:sz w:val="24"/>
          <w:szCs w:val="24"/>
          <w:rtl/>
          <w:lang w:eastAsia="he-IL"/>
        </w:rPr>
        <w:t>י</w:t>
      </w:r>
      <w:r w:rsidRPr="008942AD">
        <w:rPr>
          <w:rFonts w:ascii="Times New Roman" w:eastAsia="Times New Roman" w:hAnsi="Times New Roman" w:hint="cs"/>
          <w:sz w:val="24"/>
          <w:szCs w:val="24"/>
          <w:rtl/>
          <w:lang w:eastAsia="he-IL"/>
        </w:rPr>
        <w:t>, בהתאם</w:t>
      </w:r>
      <w:r w:rsidRPr="008942AD">
        <w:rPr>
          <w:rFonts w:ascii="Times New Roman" w:eastAsia="Times New Roman" w:hAnsi="Times New Roman" w:hint="cs"/>
          <w:sz w:val="20"/>
          <w:szCs w:val="24"/>
          <w:rtl/>
          <w:lang w:eastAsia="he-IL"/>
        </w:rPr>
        <w:t xml:space="preserve"> לתקנים מחייבים ולשביעות רצוני.</w:t>
      </w:r>
    </w:p>
    <w:p w14:paraId="0DE88A5A" w14:textId="77777777" w:rsidR="008942AD" w:rsidRPr="008942AD" w:rsidRDefault="008942AD" w:rsidP="008942AD">
      <w:pPr>
        <w:widowControl w:val="0"/>
        <w:ind w:left="84" w:right="84" w:firstLine="5"/>
        <w:jc w:val="both"/>
        <w:rPr>
          <w:rFonts w:ascii="Times New Roman" w:eastAsia="Times New Roman" w:hAnsi="Times New Roman"/>
          <w:sz w:val="20"/>
          <w:szCs w:val="24"/>
          <w:rtl/>
          <w:lang w:eastAsia="he-IL"/>
        </w:rPr>
      </w:pPr>
    </w:p>
    <w:p w14:paraId="2D10510C"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66021598"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7903590F"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107C836C"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13CA7A2A"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r w:rsidRPr="008942AD">
        <w:rPr>
          <w:rFonts w:ascii="Times New Roman" w:eastAsia="Times New Roman" w:hAnsi="Times New Roman" w:hint="cs"/>
          <w:sz w:val="20"/>
          <w:szCs w:val="24"/>
          <w:rtl/>
          <w:lang w:eastAsia="he-IL"/>
        </w:rPr>
        <w:t xml:space="preserve">                                                                                      בכבוד רב,</w:t>
      </w:r>
    </w:p>
    <w:p w14:paraId="59BD4C03"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p>
    <w:p w14:paraId="4E19F61E"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p>
    <w:p w14:paraId="5503AD5F"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r w:rsidRPr="008942AD">
        <w:rPr>
          <w:rFonts w:ascii="Times New Roman" w:eastAsia="Times New Roman" w:hAnsi="Times New Roman" w:hint="cs"/>
          <w:sz w:val="20"/>
          <w:szCs w:val="24"/>
          <w:rtl/>
          <w:lang w:eastAsia="he-IL"/>
        </w:rPr>
        <w:t xml:space="preserve">                                                                                                             ___________________</w:t>
      </w:r>
    </w:p>
    <w:p w14:paraId="091EF280" w14:textId="40D04FFF" w:rsidR="008942AD" w:rsidRPr="008942AD" w:rsidRDefault="00EC45DE" w:rsidP="008942AD">
      <w:pPr>
        <w:widowControl w:val="0"/>
        <w:tabs>
          <w:tab w:val="center" w:pos="6920"/>
        </w:tabs>
        <w:ind w:left="5040" w:right="84" w:hanging="720"/>
        <w:jc w:val="center"/>
        <w:rPr>
          <w:rFonts w:ascii="Times New Roman" w:eastAsia="Times New Roman" w:hAnsi="Times New Roman"/>
          <w:sz w:val="24"/>
          <w:szCs w:val="24"/>
          <w:rtl/>
          <w:lang w:eastAsia="he-IL"/>
        </w:rPr>
      </w:pPr>
      <w:sdt>
        <w:sdtPr>
          <w:rPr>
            <w:rFonts w:ascii="Times New Roman" w:eastAsia="Times New Roman" w:hAnsi="Times New Roman"/>
            <w:color w:val="00B0F0"/>
            <w:sz w:val="20"/>
            <w:szCs w:val="24"/>
            <w:u w:val="single"/>
            <w:rtl/>
            <w:lang w:eastAsia="he-IL"/>
          </w:rPr>
          <w:alias w:val="שם ספק"/>
          <w:tag w:val="cntSupllierName"/>
          <w:id w:val="1534766573"/>
          <w:placeholder>
            <w:docPart w:val="4097DD5CD9B4497CBDE0CAF3480EAA9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52" w:author="Meryl Etman" w:date="2021-05-26T16:12:00Z">
            <w:r w:rsidR="002B0442">
              <w:rPr>
                <w:rFonts w:ascii="Times New Roman" w:eastAsia="Times New Roman" w:hAnsi="Times New Roman"/>
                <w:color w:val="00B0F0"/>
                <w:sz w:val="20"/>
                <w:szCs w:val="24"/>
                <w:u w:val="single"/>
                <w:rtl/>
                <w:lang w:eastAsia="he-IL"/>
              </w:rPr>
              <w:t>פי.סי.אר ניהול פרויקטים בבניה בע"מ</w:t>
            </w:r>
          </w:ins>
        </w:sdtContent>
      </w:sdt>
    </w:p>
    <w:p w14:paraId="0349DBF1" w14:textId="77777777" w:rsidR="008942AD" w:rsidRPr="008942AD" w:rsidRDefault="008942AD" w:rsidP="008942AD">
      <w:pPr>
        <w:widowControl w:val="0"/>
        <w:bidi w:val="0"/>
        <w:jc w:val="center"/>
        <w:rPr>
          <w:rFonts w:ascii="Times New Roman" w:eastAsia="Times New Roman" w:hAnsi="Times New Roman"/>
          <w:b/>
          <w:bCs/>
          <w:sz w:val="20"/>
          <w:szCs w:val="24"/>
          <w:rtl/>
          <w:lang w:eastAsia="he-IL"/>
        </w:rPr>
      </w:pPr>
      <w:r w:rsidRPr="008942AD">
        <w:rPr>
          <w:rFonts w:ascii="Times New Roman" w:eastAsia="Times New Roman" w:hAnsi="Times New Roman" w:hint="cs"/>
          <w:sz w:val="20"/>
          <w:szCs w:val="20"/>
          <w:rtl/>
          <w:lang w:eastAsia="he-IL"/>
        </w:rPr>
        <w:t xml:space="preserve">                </w:t>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t xml:space="preserve">   </w:t>
      </w:r>
    </w:p>
    <w:p w14:paraId="43874BF2" w14:textId="77777777" w:rsidR="008942AD" w:rsidRPr="008942AD" w:rsidRDefault="008942AD" w:rsidP="008942AD">
      <w:pPr>
        <w:widowControl w:val="0"/>
        <w:bidi w:val="0"/>
        <w:jc w:val="center"/>
        <w:rPr>
          <w:rFonts w:ascii="Times New Roman" w:eastAsia="Times New Roman" w:hAnsi="Times New Roman"/>
          <w:b/>
          <w:bCs/>
          <w:sz w:val="20"/>
          <w:szCs w:val="24"/>
          <w:lang w:eastAsia="he-IL"/>
        </w:rPr>
      </w:pPr>
    </w:p>
    <w:p w14:paraId="387960E1" w14:textId="77777777" w:rsidR="008942AD" w:rsidRPr="008942AD" w:rsidRDefault="008942AD" w:rsidP="008942AD">
      <w:pPr>
        <w:widowControl w:val="0"/>
        <w:bidi w:val="0"/>
        <w:jc w:val="center"/>
        <w:rPr>
          <w:rFonts w:ascii="Times New Roman" w:eastAsia="Times New Roman" w:hAnsi="Times New Roman"/>
          <w:b/>
          <w:bCs/>
          <w:sz w:val="24"/>
          <w:szCs w:val="24"/>
          <w:u w:val="single"/>
          <w:rtl/>
          <w:lang w:eastAsia="he-IL"/>
        </w:rPr>
      </w:pPr>
      <w:r w:rsidRPr="008942AD">
        <w:rPr>
          <w:rFonts w:ascii="Times New Roman" w:eastAsia="Times New Roman" w:hAnsi="Times New Roman" w:hint="cs"/>
          <w:sz w:val="20"/>
          <w:szCs w:val="20"/>
          <w:rtl/>
          <w:lang w:eastAsia="he-IL"/>
        </w:rPr>
        <w:br w:type="page"/>
      </w:r>
      <w:r w:rsidRPr="008942AD">
        <w:rPr>
          <w:rFonts w:ascii="Times New Roman" w:eastAsia="Times New Roman" w:hAnsi="Times New Roman" w:hint="cs"/>
          <w:b/>
          <w:bCs/>
          <w:sz w:val="24"/>
          <w:szCs w:val="24"/>
          <w:u w:val="single"/>
          <w:rtl/>
          <w:lang w:eastAsia="he-IL"/>
        </w:rPr>
        <w:t xml:space="preserve">נספח "י" </w:t>
      </w:r>
    </w:p>
    <w:p w14:paraId="238659AD" w14:textId="77777777" w:rsidR="008942AD" w:rsidRPr="008942AD" w:rsidRDefault="008942AD" w:rsidP="008942AD">
      <w:pPr>
        <w:widowControl w:val="0"/>
        <w:bidi w:val="0"/>
        <w:jc w:val="center"/>
        <w:rPr>
          <w:rFonts w:ascii="Times New Roman" w:eastAsia="Times New Roman" w:hAnsi="Times New Roman"/>
          <w:b/>
          <w:bCs/>
          <w:sz w:val="24"/>
          <w:szCs w:val="24"/>
          <w:u w:val="single"/>
          <w:lang w:eastAsia="he-IL"/>
        </w:rPr>
      </w:pPr>
    </w:p>
    <w:p w14:paraId="742B15B1" w14:textId="77777777" w:rsidR="008942AD" w:rsidRPr="008942AD" w:rsidRDefault="008942AD" w:rsidP="008942AD">
      <w:pPr>
        <w:widowControl w:val="0"/>
        <w:jc w:val="center"/>
        <w:rPr>
          <w:rFonts w:ascii="Times New Roman" w:eastAsia="Times New Roman" w:hAnsi="Times New Roman"/>
          <w:b/>
          <w:bCs/>
          <w:sz w:val="24"/>
          <w:szCs w:val="24"/>
          <w:u w:val="single"/>
          <w:lang w:eastAsia="he-IL"/>
        </w:rPr>
      </w:pPr>
      <w:r w:rsidRPr="008942AD">
        <w:rPr>
          <w:rFonts w:ascii="Times New Roman" w:eastAsia="Times New Roman" w:hAnsi="Times New Roman" w:hint="cs"/>
          <w:b/>
          <w:bCs/>
          <w:sz w:val="24"/>
          <w:szCs w:val="24"/>
          <w:u w:val="single"/>
          <w:rtl/>
          <w:lang w:eastAsia="he-IL"/>
        </w:rPr>
        <w:t>דוגמא לנוסח הצהרת המתכנן בדבר היעדר תביעות</w:t>
      </w:r>
    </w:p>
    <w:p w14:paraId="33EC0AF5" w14:textId="77777777" w:rsidR="008942AD" w:rsidRPr="008942AD" w:rsidRDefault="008942AD" w:rsidP="008942AD">
      <w:pPr>
        <w:widowControl w:val="0"/>
        <w:bidi w:val="0"/>
        <w:ind w:left="180"/>
        <w:rPr>
          <w:rFonts w:ascii="Times New Roman" w:eastAsia="Times New Roman" w:hAnsi="Times New Roman"/>
          <w:sz w:val="24"/>
          <w:szCs w:val="24"/>
          <w:lang w:eastAsia="he-IL"/>
        </w:rPr>
      </w:pPr>
    </w:p>
    <w:p w14:paraId="016D22F6" w14:textId="79EE6768" w:rsidR="008942AD" w:rsidRPr="008942AD" w:rsidRDefault="008942AD" w:rsidP="008942AD">
      <w:pPr>
        <w:widowControl w:val="0"/>
        <w:ind w:left="180"/>
        <w:rPr>
          <w:rFonts w:ascii="Times New Roman" w:eastAsia="Times New Roman" w:hAnsi="Times New Roman"/>
          <w:color w:val="008000"/>
          <w:sz w:val="24"/>
          <w:szCs w:val="24"/>
          <w:rtl/>
          <w:lang w:eastAsia="he-IL"/>
        </w:rPr>
      </w:pPr>
      <w:r w:rsidRPr="008942AD">
        <w:rPr>
          <w:rFonts w:ascii="Times New Roman" w:eastAsia="Times New Roman" w:hAnsi="Times New Roman" w:hint="cs"/>
          <w:sz w:val="24"/>
          <w:szCs w:val="24"/>
          <w:rtl/>
          <w:lang w:eastAsia="he-IL"/>
        </w:rPr>
        <w:t>לכבוד</w:t>
      </w:r>
      <w:r w:rsidRPr="008942AD">
        <w:rPr>
          <w:rFonts w:ascii="Times New Roman" w:eastAsia="Times New Roman" w:hAnsi="Times New Roman" w:hint="cs"/>
          <w:color w:val="000000"/>
          <w:sz w:val="24"/>
          <w:szCs w:val="24"/>
          <w:rtl/>
          <w:lang w:eastAsia="he-IL"/>
        </w:rPr>
        <w:tab/>
      </w:r>
      <w:r w:rsidRPr="008942AD">
        <w:rPr>
          <w:rFonts w:ascii="Times New Roman" w:eastAsia="Times New Roman" w:hAnsi="Times New Roman" w:hint="cs"/>
          <w:color w:val="000000"/>
          <w:sz w:val="24"/>
          <w:szCs w:val="24"/>
          <w:rtl/>
          <w:lang w:eastAsia="he-IL"/>
        </w:rPr>
        <w:br/>
      </w:r>
      <w:sdt>
        <w:sdtPr>
          <w:rPr>
            <w:rFonts w:ascii="Times New Roman" w:eastAsia="Times New Roman" w:hAnsi="Times New Roman" w:hint="cs"/>
            <w:color w:val="008000"/>
            <w:sz w:val="24"/>
            <w:szCs w:val="24"/>
            <w:rtl/>
            <w:lang w:eastAsia="he-IL"/>
          </w:rPr>
          <w:alias w:val="צד א בחוזה"/>
          <w:tag w:val="cntTzadA"/>
          <w:id w:val="1384523153"/>
          <w:placeholder>
            <w:docPart w:val="0EBCADCD41504F95B9E9B1399368CF8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53" w:author="Meryl Etman" w:date="2021-05-26T15:40:00Z">
            <w:r w:rsidR="00E62176">
              <w:rPr>
                <w:rFonts w:ascii="Times New Roman" w:eastAsia="Times New Roman" w:hAnsi="Times New Roman" w:hint="cs"/>
                <w:color w:val="008000"/>
                <w:sz w:val="24"/>
                <w:szCs w:val="24"/>
                <w:rtl/>
                <w:lang w:eastAsia="he-IL"/>
              </w:rPr>
              <w:br/>
              <w:t>אפריקה ישראל מגורים בע"מ וישראל אדלר ובנו חברה להשקעות בע"מ</w:t>
            </w:r>
            <w:r w:rsidR="00E62176">
              <w:rPr>
                <w:rFonts w:ascii="Times New Roman" w:eastAsia="Times New Roman" w:hAnsi="Times New Roman" w:hint="cs"/>
                <w:color w:val="008000"/>
                <w:sz w:val="24"/>
                <w:szCs w:val="24"/>
                <w:rtl/>
                <w:lang w:eastAsia="he-IL"/>
              </w:rPr>
              <w:br/>
              <w:t>יוני נתניהו 1 ג' אור יהודה</w:t>
            </w:r>
            <w:r w:rsidR="00E62176">
              <w:rPr>
                <w:rFonts w:ascii="Times New Roman" w:eastAsia="Times New Roman" w:hAnsi="Times New Roman" w:hint="cs"/>
                <w:color w:val="008000"/>
                <w:sz w:val="24"/>
                <w:szCs w:val="24"/>
                <w:rtl/>
                <w:lang w:eastAsia="he-IL"/>
              </w:rPr>
              <w:br/>
              <w:t>558075404</w:t>
            </w:r>
            <w:r w:rsidR="00E62176">
              <w:rPr>
                <w:rFonts w:ascii="Times New Roman" w:eastAsia="Times New Roman" w:hAnsi="Times New Roman" w:hint="cs"/>
                <w:color w:val="008000"/>
                <w:sz w:val="24"/>
                <w:szCs w:val="24"/>
                <w:rtl/>
                <w:lang w:eastAsia="he-IL"/>
              </w:rPr>
              <w:br/>
            </w:r>
          </w:ins>
        </w:sdtContent>
      </w:sdt>
    </w:p>
    <w:p w14:paraId="52E2F58F"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67F33FA5"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ג.א.נ.,</w:t>
      </w:r>
    </w:p>
    <w:p w14:paraId="79DD9A4B"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45752B07" w14:textId="5E55F5DA"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אנו הח"מ מצהירים בזאת שעם קבלת סך של </w:t>
      </w:r>
      <w:r w:rsidRPr="008942AD">
        <w:rPr>
          <w:rFonts w:ascii="Times New Roman" w:eastAsia="Times New Roman" w:hAnsi="Times New Roman" w:hint="cs"/>
          <w:sz w:val="24"/>
          <w:szCs w:val="24"/>
          <w:u w:val="single"/>
          <w:rtl/>
          <w:lang w:eastAsia="he-IL"/>
        </w:rPr>
        <w:t xml:space="preserve">                </w:t>
      </w:r>
      <w:r w:rsidRPr="008942AD">
        <w:rPr>
          <w:rFonts w:ascii="Times New Roman" w:eastAsia="Times New Roman" w:hAnsi="Times New Roman" w:hint="cs"/>
          <w:sz w:val="24"/>
          <w:szCs w:val="24"/>
          <w:rtl/>
          <w:lang w:eastAsia="he-IL"/>
        </w:rPr>
        <w:t xml:space="preserve"> ש"ח (להלן:"</w:t>
      </w:r>
      <w:r w:rsidRPr="008942AD">
        <w:rPr>
          <w:rFonts w:ascii="Times New Roman" w:eastAsia="Times New Roman" w:hAnsi="Times New Roman" w:hint="cs"/>
          <w:b/>
          <w:bCs/>
          <w:sz w:val="24"/>
          <w:szCs w:val="24"/>
          <w:rtl/>
          <w:lang w:eastAsia="he-IL"/>
        </w:rPr>
        <w:t>היתרה הסופית</w:t>
      </w:r>
      <w:r w:rsidRPr="008942AD">
        <w:rPr>
          <w:rFonts w:ascii="Times New Roman" w:eastAsia="Times New Roman" w:hAnsi="Times New Roman"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hint="cs"/>
            <w:color w:val="008000"/>
            <w:sz w:val="24"/>
            <w:szCs w:val="24"/>
            <w:rtl/>
            <w:lang w:eastAsia="he-IL"/>
          </w:rPr>
          <w:alias w:val="שם אתר"/>
          <w:tag w:val="cntSite"/>
          <w:id w:val="-1398045152"/>
          <w:placeholder>
            <w:docPart w:val="BF4A0B045D324D07962F7D2CD458A3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54" w:author="Meryl Etman" w:date="2021-05-26T15:39:00Z">
            <w:r w:rsidR="00E62176">
              <w:rPr>
                <w:rFonts w:ascii="Times New Roman" w:eastAsia="Times New Roman" w:hAnsi="Times New Roman" w:hint="cs"/>
                <w:color w:val="008000"/>
                <w:sz w:val="24"/>
                <w:szCs w:val="24"/>
                <w:rtl/>
                <w:lang w:eastAsia="he-IL"/>
              </w:rPr>
              <w:t>סביוני נצר סירני</w:t>
            </w:r>
          </w:ins>
        </w:sdtContent>
      </w:sdt>
      <w:r w:rsidRPr="008942AD">
        <w:rPr>
          <w:rFonts w:ascii="Times New Roman" w:eastAsia="Times New Roman" w:hAnsi="Times New Roman" w:hint="cs"/>
          <w:sz w:val="24"/>
          <w:szCs w:val="24"/>
          <w:rtl/>
          <w:lang w:eastAsia="he-IL"/>
        </w:rPr>
        <w:t xml:space="preserve"> עפ"י חוזה מיום </w:t>
      </w:r>
      <w:r w:rsidRPr="008942AD">
        <w:rPr>
          <w:rFonts w:ascii="Times New Roman" w:eastAsia="Times New Roman" w:hAnsi="Times New Roman"/>
          <w:color w:val="008000"/>
          <w:sz w:val="24"/>
          <w:szCs w:val="24"/>
          <w:lang w:eastAsia="he-IL"/>
        </w:rPr>
        <w:t xml:space="preserve"> </w:t>
      </w:r>
      <w:sdt>
        <w:sdtPr>
          <w:rPr>
            <w:rFonts w:ascii="Times New Roman" w:eastAsia="Times New Roman" w:hAnsi="Times New Roman"/>
            <w:color w:val="008000"/>
            <w:sz w:val="24"/>
            <w:szCs w:val="24"/>
            <w:rtl/>
            <w:lang w:eastAsia="he-IL"/>
          </w:rPr>
          <w:alias w:val="תאריך חתימת חוזה"/>
          <w:tag w:val="cntSignDate"/>
          <w:id w:val="-125693541"/>
          <w:placeholder>
            <w:docPart w:val="F673332198B7484ABB1F29EF3DBE9F4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1-20T00:00:00Z">
            <w:dateFormat w:val="dd/MM/yyyy"/>
            <w:lid w:val="he-IL"/>
            <w:storeMappedDataAs w:val="dateTime"/>
            <w:calendar w:val="gregorian"/>
          </w:date>
        </w:sdtPr>
        <w:sdtEndPr>
          <w:rPr>
            <w:rFonts w:hint="cs"/>
          </w:rPr>
        </w:sdtEndPr>
        <w:sdtContent>
          <w:ins w:id="155" w:author="Meryl Etman" w:date="2022-01-20T16:03:00Z">
            <w:r w:rsidR="00EC45DE">
              <w:rPr>
                <w:rFonts w:ascii="Times New Roman" w:eastAsia="Times New Roman" w:hAnsi="Times New Roman" w:hint="cs"/>
                <w:color w:val="008000"/>
                <w:sz w:val="24"/>
                <w:szCs w:val="24"/>
                <w:rtl/>
                <w:lang w:eastAsia="he-IL"/>
              </w:rPr>
              <w:t>‏20/01/2022</w:t>
            </w:r>
          </w:ins>
        </w:sdtContent>
      </w:sdt>
      <w:r w:rsidRPr="008942AD">
        <w:rPr>
          <w:rFonts w:ascii="Times New Roman" w:eastAsia="Times New Roman" w:hAnsi="Times New Roman" w:hint="cs"/>
          <w:sz w:val="24"/>
          <w:szCs w:val="24"/>
          <w:rtl/>
          <w:lang w:eastAsia="he-IL"/>
        </w:rPr>
        <w:t xml:space="preserve"> או עבור חלקן כמפורט להלן:</w:t>
      </w:r>
    </w:p>
    <w:p w14:paraId="3B008814"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______________________________________________________________________________________________________________________________________________________</w:t>
      </w:r>
    </w:p>
    <w:p w14:paraId="1E714D9F"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7BBB84E1"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63E5ADD0"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D49EAFC"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17C8D15E"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E14B488"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4B5E6D6B"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ידוע לנו כי אין בהצהרתנו זו כדי לגרוע מכל סעד לו זכאי המזמין על פי החוזה הנ"ל.</w:t>
      </w:r>
    </w:p>
    <w:p w14:paraId="00987B91"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74C9070B"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5F2038FE"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b/>
          <w:bCs/>
          <w:sz w:val="24"/>
          <w:szCs w:val="24"/>
          <w:rtl/>
          <w:lang w:eastAsia="he-IL"/>
        </w:rPr>
        <w:t>ולראיה באנו על החתום:</w:t>
      </w:r>
    </w:p>
    <w:p w14:paraId="7237415C"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4CD36580"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היום </w:t>
      </w:r>
      <w:r w:rsidRPr="008942AD">
        <w:rPr>
          <w:rFonts w:ascii="Times New Roman" w:eastAsia="Times New Roman" w:hAnsi="Times New Roman" w:hint="cs"/>
          <w:sz w:val="24"/>
          <w:szCs w:val="24"/>
          <w:u w:val="single"/>
          <w:rtl/>
          <w:lang w:eastAsia="he-IL"/>
        </w:rPr>
        <w:t xml:space="preserve">             </w:t>
      </w:r>
      <w:r w:rsidRPr="008942AD">
        <w:rPr>
          <w:rFonts w:ascii="Times New Roman" w:eastAsia="Times New Roman" w:hAnsi="Times New Roman" w:hint="cs"/>
          <w:sz w:val="24"/>
          <w:szCs w:val="24"/>
          <w:rtl/>
          <w:lang w:eastAsia="he-IL"/>
        </w:rPr>
        <w:t xml:space="preserve"> לחודש </w:t>
      </w:r>
      <w:r w:rsidRPr="008942AD">
        <w:rPr>
          <w:rFonts w:ascii="Times New Roman" w:eastAsia="Times New Roman" w:hAnsi="Times New Roman" w:hint="cs"/>
          <w:sz w:val="24"/>
          <w:szCs w:val="24"/>
          <w:u w:val="single"/>
          <w:rtl/>
          <w:lang w:eastAsia="he-IL"/>
        </w:rPr>
        <w:t xml:space="preserve">               </w:t>
      </w:r>
      <w:r w:rsidRPr="008942AD">
        <w:rPr>
          <w:rFonts w:ascii="Times New Roman" w:eastAsia="Times New Roman" w:hAnsi="Times New Roman" w:hint="cs"/>
          <w:sz w:val="24"/>
          <w:szCs w:val="24"/>
          <w:rtl/>
          <w:lang w:eastAsia="he-IL"/>
        </w:rPr>
        <w:t xml:space="preserve"> לשנה _________</w:t>
      </w:r>
    </w:p>
    <w:p w14:paraId="64E9BBBC" w14:textId="77777777" w:rsidR="008942AD" w:rsidRPr="008942AD" w:rsidRDefault="008942AD" w:rsidP="008942AD">
      <w:pPr>
        <w:widowControl w:val="0"/>
        <w:ind w:left="4435" w:firstLine="671"/>
        <w:rPr>
          <w:rFonts w:ascii="Times New Roman" w:eastAsia="Times New Roman" w:hAnsi="Times New Roman"/>
          <w:sz w:val="24"/>
          <w:szCs w:val="24"/>
          <w:rtl/>
          <w:lang w:eastAsia="he-IL"/>
        </w:rPr>
      </w:pPr>
    </w:p>
    <w:p w14:paraId="75D40C23" w14:textId="77777777" w:rsidR="008942AD" w:rsidRPr="008942AD" w:rsidRDefault="008942AD" w:rsidP="008942AD">
      <w:pPr>
        <w:widowControl w:val="0"/>
        <w:ind w:left="4435" w:hanging="71"/>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חתימה וחותמת המתכנן:</w:t>
      </w:r>
    </w:p>
    <w:p w14:paraId="62E289AF" w14:textId="77777777" w:rsidR="008942AD" w:rsidRPr="008942AD" w:rsidRDefault="008942AD" w:rsidP="008942AD">
      <w:pPr>
        <w:widowControl w:val="0"/>
        <w:ind w:left="4435" w:hanging="71"/>
        <w:rPr>
          <w:rFonts w:ascii="Times New Roman" w:eastAsia="Times New Roman" w:hAnsi="Times New Roman"/>
          <w:color w:val="00B0F0"/>
          <w:sz w:val="24"/>
          <w:szCs w:val="24"/>
          <w:u w:val="single"/>
          <w:rtl/>
          <w:lang w:eastAsia="he-IL"/>
        </w:rPr>
      </w:pPr>
      <w:r w:rsidRPr="008942AD">
        <w:rPr>
          <w:rFonts w:ascii="Times New Roman" w:eastAsia="Times New Roman" w:hAnsi="Times New Roman" w:hint="cs"/>
          <w:color w:val="00B0F0"/>
          <w:sz w:val="24"/>
          <w:szCs w:val="24"/>
          <w:u w:val="single"/>
          <w:rtl/>
          <w:lang w:eastAsia="he-IL"/>
        </w:rPr>
        <w:t xml:space="preserve">                  </w:t>
      </w:r>
    </w:p>
    <w:p w14:paraId="27C8D8DD" w14:textId="77777777" w:rsidR="008942AD" w:rsidRPr="008942AD" w:rsidRDefault="008942AD" w:rsidP="008942AD">
      <w:pPr>
        <w:widowControl w:val="0"/>
        <w:ind w:left="4435" w:hanging="71"/>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_______________________ </w:t>
      </w:r>
    </w:p>
    <w:p w14:paraId="5F346B67" w14:textId="2C7F1675" w:rsidR="008942AD" w:rsidRPr="008942AD" w:rsidRDefault="008942AD" w:rsidP="008942AD">
      <w:pPr>
        <w:widowControl w:val="0"/>
        <w:ind w:left="4435" w:hanging="71"/>
        <w:rPr>
          <w:rFonts w:ascii="Times New Roman" w:eastAsia="Times New Roman" w:hAnsi="Times New Roman"/>
          <w:color w:val="00B0F0"/>
          <w:sz w:val="24"/>
          <w:szCs w:val="24"/>
          <w:rtl/>
          <w:lang w:eastAsia="he-IL"/>
        </w:rPr>
      </w:pPr>
      <w:r w:rsidRPr="008942AD">
        <w:rPr>
          <w:rFonts w:ascii="Times New Roman" w:eastAsia="Times New Roman" w:hAnsi="Times New Roman" w:hint="cs"/>
          <w:color w:val="00B0F0"/>
          <w:sz w:val="24"/>
          <w:szCs w:val="24"/>
          <w:rtl/>
          <w:lang w:eastAsia="he-IL"/>
        </w:rPr>
        <w:t xml:space="preserve">                </w:t>
      </w:r>
      <w:sdt>
        <w:sdtPr>
          <w:rPr>
            <w:rFonts w:ascii="Times New Roman" w:eastAsia="Times New Roman" w:hAnsi="Times New Roman"/>
            <w:color w:val="00B0F0"/>
            <w:sz w:val="20"/>
            <w:szCs w:val="24"/>
            <w:u w:val="single"/>
            <w:rtl/>
            <w:lang w:eastAsia="he-IL"/>
          </w:rPr>
          <w:alias w:val="שם ספק"/>
          <w:tag w:val="cntSupllierName"/>
          <w:id w:val="1504310586"/>
          <w:placeholder>
            <w:docPart w:val="001E90459EC54A09AC604CD50A3239A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56" w:author="Meryl Etman" w:date="2021-05-26T16:12:00Z">
            <w:r w:rsidR="002B0442">
              <w:rPr>
                <w:rFonts w:ascii="Times New Roman" w:eastAsia="Times New Roman" w:hAnsi="Times New Roman"/>
                <w:color w:val="00B0F0"/>
                <w:sz w:val="20"/>
                <w:szCs w:val="24"/>
                <w:u w:val="single"/>
                <w:rtl/>
                <w:lang w:eastAsia="he-IL"/>
              </w:rPr>
              <w:t>פי.סי.אר ניהול פרויקטים בבניה בע"מ</w:t>
            </w:r>
          </w:ins>
        </w:sdtContent>
      </w:sdt>
    </w:p>
    <w:p w14:paraId="79093571"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715426E2"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4464AF9A"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65B17864"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b/>
          <w:bCs/>
          <w:sz w:val="24"/>
          <w:szCs w:val="24"/>
          <w:rtl/>
          <w:lang w:eastAsia="he-IL"/>
        </w:rPr>
        <w:t>אישור</w:t>
      </w:r>
    </w:p>
    <w:p w14:paraId="64647F2D"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אני הח"מ ____________________ עו"ד/רו"ח מאשר כי ה"ה _________________שחתימתם בצירוף חותמת _________________ (להלן:"</w:t>
      </w:r>
      <w:r w:rsidRPr="008942AD">
        <w:rPr>
          <w:rFonts w:ascii="Times New Roman" w:eastAsia="Times New Roman" w:hAnsi="Times New Roman" w:hint="cs"/>
          <w:b/>
          <w:bCs/>
          <w:sz w:val="24"/>
          <w:szCs w:val="24"/>
          <w:rtl/>
          <w:lang w:eastAsia="he-IL"/>
        </w:rPr>
        <w:t>החברה</w:t>
      </w:r>
      <w:r w:rsidRPr="008942AD">
        <w:rPr>
          <w:rFonts w:ascii="Times New Roman" w:eastAsia="Times New Roman" w:hAnsi="Times New Roman" w:hint="cs"/>
          <w:sz w:val="24"/>
          <w:szCs w:val="24"/>
          <w:rtl/>
          <w:lang w:eastAsia="he-IL"/>
        </w:rPr>
        <w:t>") ו/או שמה המודפס מחייבת את החברה לכל דבר וענין, חתמו בפני על מסמך זה.</w:t>
      </w:r>
    </w:p>
    <w:p w14:paraId="7E6FBBEF" w14:textId="77777777" w:rsidR="008942AD" w:rsidRPr="008942AD" w:rsidRDefault="008942AD" w:rsidP="008942AD">
      <w:pPr>
        <w:widowControl w:val="0"/>
        <w:tabs>
          <w:tab w:val="center" w:pos="2540"/>
          <w:tab w:val="right" w:pos="5600"/>
        </w:tabs>
        <w:ind w:left="240"/>
        <w:jc w:val="center"/>
        <w:rPr>
          <w:rFonts w:ascii="Times New Roman" w:eastAsia="Times New Roman" w:hAnsi="Times New Roman"/>
          <w:sz w:val="24"/>
          <w:szCs w:val="24"/>
          <w:rtl/>
          <w:lang w:eastAsia="he-IL"/>
        </w:rPr>
      </w:pPr>
    </w:p>
    <w:p w14:paraId="1F89B0D2" w14:textId="77777777" w:rsidR="008942AD" w:rsidRPr="008942AD" w:rsidRDefault="008942AD" w:rsidP="008942AD">
      <w:pPr>
        <w:widowControl w:val="0"/>
        <w:tabs>
          <w:tab w:val="center" w:pos="1082"/>
          <w:tab w:val="center" w:pos="7319"/>
        </w:tabs>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    תאריך : _______   </w:t>
      </w:r>
      <w:r w:rsidRPr="008942AD">
        <w:rPr>
          <w:rFonts w:ascii="Times New Roman" w:eastAsia="Times New Roman" w:hAnsi="Times New Roman" w:hint="cs"/>
          <w:sz w:val="24"/>
          <w:szCs w:val="24"/>
          <w:rtl/>
          <w:lang w:eastAsia="he-IL"/>
        </w:rPr>
        <w:tab/>
        <w:t>חתימה וחותמת עו"ד/רו"ח : _______________________</w:t>
      </w:r>
    </w:p>
    <w:p w14:paraId="00511879" w14:textId="77777777" w:rsidR="008942AD" w:rsidRPr="008942AD" w:rsidRDefault="008942AD" w:rsidP="008942AD">
      <w:pPr>
        <w:widowControl w:val="0"/>
        <w:rPr>
          <w:rFonts w:ascii="Times New Roman" w:eastAsia="Times New Roman" w:hAnsi="Times New Roman"/>
          <w:sz w:val="20"/>
          <w:szCs w:val="20"/>
          <w:rtl/>
          <w:lang w:eastAsia="he-IL"/>
        </w:rPr>
      </w:pPr>
    </w:p>
    <w:p w14:paraId="42248591" w14:textId="77777777" w:rsidR="008942AD" w:rsidRPr="008942AD" w:rsidRDefault="008942AD" w:rsidP="008942AD">
      <w:pPr>
        <w:widowControl w:val="0"/>
        <w:tabs>
          <w:tab w:val="center" w:pos="1082"/>
          <w:tab w:val="center" w:pos="4200"/>
          <w:tab w:val="center" w:pos="7319"/>
        </w:tabs>
        <w:jc w:val="both"/>
        <w:rPr>
          <w:rFonts w:ascii="Times New Roman" w:eastAsia="Times New Roman" w:hAnsi="Times New Roman"/>
          <w:sz w:val="20"/>
          <w:szCs w:val="24"/>
          <w:lang w:eastAsia="he-IL"/>
        </w:rPr>
      </w:pPr>
    </w:p>
    <w:p w14:paraId="0E24DA95" w14:textId="77777777" w:rsidR="008942AD" w:rsidRPr="008942AD" w:rsidRDefault="008942AD" w:rsidP="008942AD">
      <w:pPr>
        <w:widowControl w:val="0"/>
        <w:jc w:val="both"/>
        <w:rPr>
          <w:rFonts w:ascii="Times New Roman" w:eastAsia="Times New Roman" w:hAnsi="Times New Roman"/>
          <w:color w:val="999999"/>
          <w:sz w:val="18"/>
          <w:szCs w:val="18"/>
          <w:rtl/>
          <w:lang w:eastAsia="he-IL"/>
        </w:rPr>
      </w:pPr>
    </w:p>
    <w:p w14:paraId="36E22BE5" w14:textId="77777777" w:rsidR="008942AD" w:rsidRPr="008942AD" w:rsidRDefault="008942AD" w:rsidP="008942AD">
      <w:pPr>
        <w:rPr>
          <w:rFonts w:ascii="Times New Roman" w:eastAsia="Times New Roman" w:hAnsi="Times New Roman"/>
          <w:sz w:val="20"/>
          <w:szCs w:val="24"/>
          <w:rtl/>
        </w:rPr>
      </w:pPr>
    </w:p>
    <w:p w14:paraId="1DBAB8A6" w14:textId="77777777" w:rsidR="008942AD" w:rsidRPr="008942AD" w:rsidRDefault="008942AD" w:rsidP="008942AD">
      <w:pPr>
        <w:rPr>
          <w:rFonts w:ascii="Times New Roman" w:eastAsia="Times New Roman" w:hAnsi="Times New Roman"/>
          <w:sz w:val="20"/>
          <w:szCs w:val="24"/>
          <w:rtl/>
        </w:rPr>
      </w:pPr>
    </w:p>
    <w:p w14:paraId="1F4A8496" w14:textId="77777777" w:rsidR="008942AD" w:rsidRPr="008942AD" w:rsidRDefault="008942AD" w:rsidP="008942AD">
      <w:pPr>
        <w:widowControl w:val="0"/>
        <w:bidi w:val="0"/>
        <w:jc w:val="right"/>
        <w:rPr>
          <w:rFonts w:ascii="Times New Roman" w:eastAsia="Times New Roman" w:hAnsi="Times New Roman"/>
          <w:sz w:val="20"/>
          <w:szCs w:val="20"/>
          <w:rtl/>
          <w:lang w:eastAsia="he-IL"/>
        </w:rPr>
      </w:pPr>
    </w:p>
    <w:p w14:paraId="08CD1E86" w14:textId="77777777" w:rsidR="008942AD" w:rsidRPr="008942AD" w:rsidDel="007149A4" w:rsidRDefault="008942AD" w:rsidP="008942AD">
      <w:pPr>
        <w:spacing w:before="100" w:beforeAutospacing="1" w:after="100" w:afterAutospacing="1" w:line="720" w:lineRule="auto"/>
        <w:rPr>
          <w:del w:id="157" w:author="Meryl Etman" w:date="2021-05-26T16:08:00Z"/>
          <w:rFonts w:ascii="David" w:hAnsi="David"/>
        </w:rPr>
      </w:pPr>
    </w:p>
    <w:p w14:paraId="4018BEB7" w14:textId="77777777" w:rsidR="001A69D5" w:rsidRPr="008942AD" w:rsidRDefault="001A69D5">
      <w:pPr>
        <w:spacing w:before="60" w:after="60"/>
        <w:pPrChange w:id="158" w:author="Meryl Etman" w:date="2021-05-26T16:08:00Z">
          <w:pPr>
            <w:spacing w:before="60" w:after="60"/>
            <w:jc w:val="center"/>
          </w:pPr>
        </w:pPrChange>
      </w:pPr>
    </w:p>
    <w:sectPr w:rsidR="001A69D5" w:rsidRPr="008942AD" w:rsidSect="000E2532">
      <w:headerReference w:type="default" r:id="rId14"/>
      <w:footerReference w:type="default" r:id="rId15"/>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C01DE7" w14:textId="77777777" w:rsidR="00E62176" w:rsidRDefault="00E62176" w:rsidP="00AF234B">
      <w:r>
        <w:separator/>
      </w:r>
    </w:p>
  </w:endnote>
  <w:endnote w:type="continuationSeparator" w:id="0">
    <w:p w14:paraId="50C79369" w14:textId="77777777" w:rsidR="00E62176" w:rsidRDefault="00E62176" w:rsidP="00AF234B">
      <w:r>
        <w:continuationSeparator/>
      </w:r>
    </w:p>
  </w:endnote>
  <w:endnote w:type="continuationNotice" w:id="1">
    <w:p w14:paraId="251CD383" w14:textId="77777777" w:rsidR="00E62176" w:rsidRDefault="00E621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arkisim">
    <w:panose1 w:val="020E0502050101010101"/>
    <w:charset w:val="00"/>
    <w:family w:val="swiss"/>
    <w:pitch w:val="variable"/>
    <w:sig w:usb0="00000803" w:usb1="00000000" w:usb2="00000000" w:usb3="00000000" w:csb0="00000021" w:csb1="00000000"/>
  </w:font>
  <w:font w:name="Times">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3"/>
      <w:gridCol w:w="1883"/>
      <w:gridCol w:w="2232"/>
      <w:gridCol w:w="236"/>
      <w:gridCol w:w="1129"/>
      <w:gridCol w:w="2073"/>
    </w:tblGrid>
    <w:tr w:rsidR="00E62176" w14:paraId="77699570" w14:textId="77777777" w:rsidTr="00726C39">
      <w:tc>
        <w:tcPr>
          <w:tcW w:w="753" w:type="dxa"/>
        </w:tcPr>
        <w:p w14:paraId="74BA0D39" w14:textId="77777777" w:rsidR="00E62176" w:rsidRPr="001A0C3C" w:rsidRDefault="00E62176" w:rsidP="000C7E66">
          <w:pPr>
            <w:pStyle w:val="Footer"/>
            <w:rPr>
              <w:rFonts w:ascii="David" w:hAnsi="David"/>
              <w:sz w:val="20"/>
              <w:szCs w:val="20"/>
              <w:rtl/>
            </w:rPr>
          </w:pPr>
          <w:r>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209A4BEE" w14:textId="726DF6D1" w:rsidR="00E62176" w:rsidRPr="00726C39" w:rsidRDefault="00E62176" w:rsidP="00FA6134">
              <w:pPr>
                <w:pStyle w:val="Footer"/>
                <w:rPr>
                  <w:rFonts w:ascii="David" w:hAnsi="David"/>
                  <w:color w:val="00B0F0"/>
                  <w:sz w:val="20"/>
                  <w:szCs w:val="20"/>
                  <w:rtl/>
                </w:rPr>
              </w:pPr>
              <w:ins w:id="159" w:author="Meryl Etman" w:date="2021-05-26T15:39:00Z">
                <w:r>
                  <w:rPr>
                    <w:rFonts w:ascii="David" w:hAnsi="David"/>
                    <w:color w:val="00B0F0"/>
                    <w:sz w:val="20"/>
                    <w:szCs w:val="20"/>
                    <w:rtl/>
                  </w:rPr>
                  <w:t>סביוני נצר סירני - בניין 31</w:t>
                </w:r>
              </w:ins>
            </w:p>
          </w:tc>
        </w:sdtContent>
      </w:sdt>
      <w:tc>
        <w:tcPr>
          <w:tcW w:w="2232" w:type="dxa"/>
        </w:tcPr>
        <w:p w14:paraId="5A5FA5A1" w14:textId="77777777" w:rsidR="00E62176" w:rsidRPr="006F07FB" w:rsidRDefault="00E62176" w:rsidP="00FA6134">
          <w:pPr>
            <w:pStyle w:val="Footer"/>
            <w:rPr>
              <w:rFonts w:ascii="David" w:hAnsi="David"/>
              <w:sz w:val="20"/>
              <w:szCs w:val="20"/>
              <w:rtl/>
            </w:rPr>
          </w:pPr>
          <w:r>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ניהול תיאום ופיקוח</w:t>
              </w:r>
            </w:sdtContent>
          </w:sdt>
        </w:p>
      </w:tc>
      <w:tc>
        <w:tcPr>
          <w:tcW w:w="236" w:type="dxa"/>
        </w:tcPr>
        <w:p w14:paraId="2261E5DC" w14:textId="77777777" w:rsidR="00E62176" w:rsidRPr="008B5A36" w:rsidRDefault="00E62176" w:rsidP="00FA6134">
          <w:pPr>
            <w:pStyle w:val="Footer"/>
            <w:rPr>
              <w:rFonts w:ascii="David" w:hAnsi="David"/>
              <w:sz w:val="16"/>
              <w:szCs w:val="16"/>
              <w:rtl/>
            </w:rPr>
          </w:pPr>
        </w:p>
      </w:tc>
      <w:tc>
        <w:tcPr>
          <w:tcW w:w="1129" w:type="dxa"/>
        </w:tcPr>
        <w:p w14:paraId="20BBF0A1" w14:textId="77777777" w:rsidR="00E62176" w:rsidRPr="001A0C3C" w:rsidRDefault="00E62176" w:rsidP="00FA6134">
          <w:pPr>
            <w:pStyle w:val="Footer"/>
            <w:rPr>
              <w:rFonts w:ascii="David" w:hAnsi="David"/>
              <w:sz w:val="20"/>
              <w:szCs w:val="20"/>
              <w:rtl/>
            </w:rPr>
          </w:pPr>
          <w:r w:rsidRPr="001A0C3C">
            <w:rPr>
              <w:rFonts w:ascii="David" w:hAnsi="David"/>
              <w:sz w:val="20"/>
              <w:szCs w:val="20"/>
              <w:rtl/>
            </w:rPr>
            <w:t>מס' חוזה</w:t>
          </w:r>
          <w:r>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650B23CE" w14:textId="6210D0BA" w:rsidR="00E62176" w:rsidRPr="001A0C3C" w:rsidRDefault="00E62176" w:rsidP="00FA6134">
              <w:pPr>
                <w:pStyle w:val="Footer"/>
                <w:rPr>
                  <w:rFonts w:ascii="David" w:hAnsi="David"/>
                  <w:sz w:val="20"/>
                  <w:szCs w:val="20"/>
                  <w:rtl/>
                </w:rPr>
              </w:pPr>
              <w:del w:id="160" w:author="Meryl Etman" w:date="2021-05-26T16:24:00Z">
                <w:r w:rsidDel="002F02F8">
                  <w:rPr>
                    <w:rFonts w:ascii="David" w:hAnsi="David" w:hint="cs"/>
                    <w:sz w:val="20"/>
                    <w:szCs w:val="20"/>
                  </w:rPr>
                  <w:delText>CONT-5-671</w:delText>
                </w:r>
              </w:del>
              <w:ins w:id="161" w:author="Meryl Etman" w:date="2021-05-26T16:24:00Z">
                <w:r w:rsidR="002F02F8">
                  <w:rPr>
                    <w:rFonts w:ascii="David" w:hAnsi="David" w:hint="cs"/>
                    <w:sz w:val="20"/>
                    <w:szCs w:val="20"/>
                  </w:rPr>
                  <w:t>CO</w:t>
                </w:r>
                <w:r w:rsidR="002F02F8">
                  <w:rPr>
                    <w:rFonts w:ascii="David" w:hAnsi="David" w:hint="cs"/>
                    <w:sz w:val="20"/>
                    <w:szCs w:val="20"/>
                    <w:rtl/>
                  </w:rPr>
                  <w:t>NT-10-2062</w:t>
                </w:r>
              </w:ins>
            </w:p>
          </w:tc>
        </w:sdtContent>
      </w:sdt>
    </w:tr>
    <w:tr w:rsidR="00E62176" w14:paraId="436C567C" w14:textId="77777777" w:rsidTr="00726C39">
      <w:tc>
        <w:tcPr>
          <w:tcW w:w="753" w:type="dxa"/>
        </w:tcPr>
        <w:p w14:paraId="2896D057" w14:textId="77777777" w:rsidR="00E62176" w:rsidRPr="001A0C3C" w:rsidRDefault="00E62176" w:rsidP="00FA6134">
          <w:pPr>
            <w:pStyle w:val="Footer"/>
            <w:rPr>
              <w:rFonts w:ascii="David" w:hAnsi="David"/>
              <w:sz w:val="20"/>
              <w:szCs w:val="20"/>
              <w:rtl/>
            </w:rPr>
          </w:pPr>
          <w:r>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3CC36DC0" w14:textId="14B2396E" w:rsidR="00E62176" w:rsidRPr="00726C39" w:rsidRDefault="002B0442" w:rsidP="00FA6134">
              <w:pPr>
                <w:pStyle w:val="Footer"/>
                <w:rPr>
                  <w:rFonts w:ascii="David" w:hAnsi="David"/>
                  <w:color w:val="00B0F0"/>
                  <w:sz w:val="20"/>
                  <w:szCs w:val="20"/>
                  <w:rtl/>
                </w:rPr>
              </w:pPr>
              <w:ins w:id="162" w:author="Meryl Etman" w:date="2021-05-26T16:12:00Z">
                <w:r>
                  <w:rPr>
                    <w:rFonts w:ascii="David" w:hAnsi="David"/>
                    <w:color w:val="00B0F0"/>
                    <w:sz w:val="20"/>
                    <w:szCs w:val="20"/>
                    <w:rtl/>
                  </w:rPr>
                  <w:t>פי.סי.אר ניהול פרויקטים בבניה בע"מ</w:t>
                </w:r>
              </w:ins>
            </w:p>
          </w:tc>
        </w:sdtContent>
      </w:sdt>
      <w:tc>
        <w:tcPr>
          <w:tcW w:w="2232" w:type="dxa"/>
        </w:tcPr>
        <w:tbl>
          <w:tblPr>
            <w:tblStyle w:val="TableGrid"/>
            <w:bidiVisual/>
            <w:tblW w:w="17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1107"/>
          </w:tblGrid>
          <w:tr w:rsidR="00E62176" w:rsidRPr="00B213F4" w14:paraId="3C7DBD6B" w14:textId="77777777" w:rsidTr="00726C39">
            <w:trPr>
              <w:trHeight w:val="201"/>
            </w:trPr>
            <w:tc>
              <w:tcPr>
                <w:tcW w:w="633" w:type="dxa"/>
              </w:tcPr>
              <w:p w14:paraId="305637EA" w14:textId="77777777" w:rsidR="00E62176" w:rsidRPr="001A0C3C" w:rsidRDefault="00E62176" w:rsidP="000C7E66">
                <w:pPr>
                  <w:pStyle w:val="Footer"/>
                  <w:rPr>
                    <w:rFonts w:ascii="David" w:hAnsi="David"/>
                    <w:sz w:val="20"/>
                    <w:szCs w:val="20"/>
                    <w:rtl/>
                  </w:rPr>
                </w:pPr>
                <w:r>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155" w:type="dxa"/>
                  </w:tcPr>
                  <w:p w14:paraId="76ABEBB0" w14:textId="1BA9F972" w:rsidR="00E62176" w:rsidRPr="00B213F4" w:rsidRDefault="00EC45DE" w:rsidP="000C7E66">
                    <w:pPr>
                      <w:pStyle w:val="Footer"/>
                      <w:rPr>
                        <w:rFonts w:ascii="David" w:hAnsi="David"/>
                        <w:color w:val="00B0F0"/>
                        <w:sz w:val="20"/>
                        <w:szCs w:val="20"/>
                        <w:rtl/>
                      </w:rPr>
                    </w:pPr>
                    <w:ins w:id="163" w:author="Meryl Etman" w:date="2022-01-20T16:03:00Z">
                      <w:r>
                        <w:rPr>
                          <w:rFonts w:ascii="David" w:hAnsi="David"/>
                          <w:color w:val="00B0F0"/>
                          <w:sz w:val="20"/>
                          <w:szCs w:val="20"/>
                          <w:rtl/>
                        </w:rPr>
                        <w:t>0.6</w:t>
                      </w:r>
                    </w:ins>
                  </w:p>
                </w:tc>
              </w:sdtContent>
            </w:sdt>
          </w:tr>
        </w:tbl>
        <w:p w14:paraId="3ED87CBA" w14:textId="77777777" w:rsidR="00E62176" w:rsidRPr="006F07FB" w:rsidRDefault="00E62176" w:rsidP="00FA6134">
          <w:pPr>
            <w:pStyle w:val="Footer"/>
            <w:rPr>
              <w:rFonts w:ascii="David" w:hAnsi="David"/>
              <w:sz w:val="20"/>
              <w:szCs w:val="20"/>
              <w:rtl/>
            </w:rPr>
          </w:pPr>
        </w:p>
      </w:tc>
      <w:tc>
        <w:tcPr>
          <w:tcW w:w="236" w:type="dxa"/>
        </w:tcPr>
        <w:p w14:paraId="1235B0A8" w14:textId="77777777" w:rsidR="00E62176" w:rsidRPr="006F07FB" w:rsidRDefault="00E62176" w:rsidP="00FA6134">
          <w:pPr>
            <w:pStyle w:val="Footer"/>
            <w:rPr>
              <w:rFonts w:ascii="David" w:hAnsi="David"/>
              <w:sz w:val="20"/>
              <w:szCs w:val="20"/>
              <w:rtl/>
            </w:rPr>
          </w:pPr>
        </w:p>
      </w:tc>
      <w:tc>
        <w:tcPr>
          <w:tcW w:w="1129" w:type="dxa"/>
        </w:tcPr>
        <w:p w14:paraId="30C6E2A4" w14:textId="77777777" w:rsidR="00E62176" w:rsidRPr="001A0C3C" w:rsidRDefault="00E62176" w:rsidP="000C7E66">
          <w:pPr>
            <w:pStyle w:val="Footer"/>
            <w:rPr>
              <w:rFonts w:ascii="David" w:hAnsi="David"/>
              <w:sz w:val="20"/>
              <w:szCs w:val="20"/>
              <w:rtl/>
            </w:rPr>
          </w:pPr>
          <w:r w:rsidRPr="006F07FB">
            <w:rPr>
              <w:rFonts w:ascii="David" w:hAnsi="David" w:hint="cs"/>
              <w:sz w:val="20"/>
              <w:szCs w:val="20"/>
              <w:rtl/>
            </w:rPr>
            <w:t>סטטוס</w:t>
          </w:r>
          <w:r>
            <w:rPr>
              <w:rFonts w:ascii="David" w:hAnsi="David" w:hint="cs"/>
              <w:sz w:val="20"/>
              <w:szCs w:val="20"/>
              <w:rtl/>
            </w:rPr>
            <w:t>:</w:t>
          </w:r>
        </w:p>
      </w:tc>
      <w:tc>
        <w:tcPr>
          <w:tcW w:w="2073" w:type="dxa"/>
        </w:tcPr>
        <w:p w14:paraId="58F17D9A" w14:textId="2C49B558" w:rsidR="00E62176" w:rsidRDefault="00EC45DE" w:rsidP="00FA6134">
          <w:pPr>
            <w:pStyle w:val="Footer"/>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164" w:author="Meryl Etman" w:date="2021-11-29T17:47:00Z">
                <w:r w:rsidR="001B626A">
                  <w:rPr>
                    <w:rFonts w:ascii="David" w:hAnsi="David"/>
                    <w:sz w:val="20"/>
                    <w:szCs w:val="20"/>
                    <w:rtl/>
                  </w:rPr>
                  <w:t>3;#</w:t>
                </w:r>
                <w:r w:rsidR="001B626A">
                  <w:rPr>
                    <w:rFonts w:ascii="David" w:hAnsi="David"/>
                    <w:sz w:val="20"/>
                    <w:szCs w:val="20"/>
                  </w:rPr>
                  <w:t>Draft</w:t>
                </w:r>
              </w:ins>
            </w:sdtContent>
          </w:sdt>
        </w:p>
      </w:tc>
    </w:tr>
    <w:tr w:rsidR="00E62176" w14:paraId="39DC9F34" w14:textId="77777777" w:rsidTr="00726C39">
      <w:tc>
        <w:tcPr>
          <w:tcW w:w="753" w:type="dxa"/>
        </w:tcPr>
        <w:p w14:paraId="2E3EAF36" w14:textId="77777777" w:rsidR="00E62176" w:rsidRDefault="00E62176" w:rsidP="00FA6134">
          <w:pPr>
            <w:pStyle w:val="Footer"/>
            <w:rPr>
              <w:rFonts w:ascii="David" w:hAnsi="David"/>
              <w:sz w:val="20"/>
              <w:szCs w:val="20"/>
              <w:rtl/>
            </w:rPr>
          </w:pPr>
        </w:p>
      </w:tc>
      <w:tc>
        <w:tcPr>
          <w:tcW w:w="1883" w:type="dxa"/>
        </w:tcPr>
        <w:p w14:paraId="35D46E21" w14:textId="77777777" w:rsidR="00E62176" w:rsidRPr="00726C39" w:rsidRDefault="00E62176" w:rsidP="00FA6134">
          <w:pPr>
            <w:pStyle w:val="Footer"/>
            <w:rPr>
              <w:rFonts w:ascii="David" w:hAnsi="David"/>
              <w:color w:val="00B0F0"/>
              <w:sz w:val="20"/>
              <w:szCs w:val="20"/>
              <w:rtl/>
            </w:rPr>
          </w:pPr>
        </w:p>
      </w:tc>
      <w:tc>
        <w:tcPr>
          <w:tcW w:w="2232" w:type="dxa"/>
        </w:tcPr>
        <w:p w14:paraId="3191B4B7" w14:textId="77777777" w:rsidR="00E62176" w:rsidRDefault="00E62176" w:rsidP="000C7E66">
          <w:pPr>
            <w:pStyle w:val="Footer"/>
            <w:rPr>
              <w:rFonts w:ascii="David" w:hAnsi="David"/>
              <w:sz w:val="20"/>
              <w:szCs w:val="20"/>
              <w:rtl/>
            </w:rPr>
          </w:pPr>
        </w:p>
      </w:tc>
      <w:tc>
        <w:tcPr>
          <w:tcW w:w="236" w:type="dxa"/>
        </w:tcPr>
        <w:p w14:paraId="3DCEAA52" w14:textId="77777777" w:rsidR="00E62176" w:rsidRPr="006F07FB" w:rsidRDefault="00E62176" w:rsidP="00FA6134">
          <w:pPr>
            <w:pStyle w:val="Footer"/>
            <w:rPr>
              <w:rFonts w:ascii="David" w:hAnsi="David"/>
              <w:sz w:val="20"/>
              <w:szCs w:val="20"/>
              <w:rtl/>
            </w:rPr>
          </w:pPr>
        </w:p>
      </w:tc>
      <w:tc>
        <w:tcPr>
          <w:tcW w:w="1129" w:type="dxa"/>
        </w:tcPr>
        <w:p w14:paraId="3C68DD76" w14:textId="77777777" w:rsidR="00E62176" w:rsidRPr="006F07FB" w:rsidRDefault="00E62176" w:rsidP="000C7E66">
          <w:pPr>
            <w:pStyle w:val="Footer"/>
            <w:rPr>
              <w:rFonts w:ascii="David" w:hAnsi="David"/>
              <w:sz w:val="20"/>
              <w:szCs w:val="20"/>
              <w:rtl/>
            </w:rPr>
          </w:pPr>
        </w:p>
      </w:tc>
      <w:tc>
        <w:tcPr>
          <w:tcW w:w="2073" w:type="dxa"/>
        </w:tcPr>
        <w:p w14:paraId="1E04D142" w14:textId="77777777" w:rsidR="00E62176" w:rsidRDefault="00E62176" w:rsidP="00FA6134">
          <w:pPr>
            <w:pStyle w:val="Footer"/>
            <w:rPr>
              <w:rFonts w:ascii="David" w:hAnsi="David"/>
              <w:sz w:val="20"/>
              <w:szCs w:val="20"/>
              <w:rtl/>
            </w:rPr>
          </w:pPr>
        </w:p>
      </w:tc>
    </w:tr>
  </w:tbl>
  <w:p w14:paraId="5FD459A4" w14:textId="77777777" w:rsidR="00E62176" w:rsidRPr="00A10190" w:rsidRDefault="00E62176" w:rsidP="00FA6134">
    <w:pPr>
      <w:rPr>
        <w:rFonts w:ascii="Arial" w:hAnsi="Arial" w:cs="Arial"/>
        <w:sz w:val="16"/>
        <w:szCs w:val="16"/>
      </w:rPr>
    </w:pPr>
    <w:r>
      <w:rPr>
        <w:rFonts w:ascii="Arial" w:hAnsi="Arial" w:cs="Arial" w:hint="cs"/>
        <w:sz w:val="16"/>
        <w:szCs w:val="16"/>
        <w:rtl/>
      </w:rPr>
      <w:t xml:space="preserve">   </w:t>
    </w:r>
    <w:r w:rsidRPr="00640557">
      <w:rPr>
        <w:rFonts w:ascii="Arial" w:hAnsi="Arial" w:cs="Arial"/>
        <w:sz w:val="16"/>
        <w:szCs w:val="16"/>
        <w:rtl/>
      </w:rPr>
      <w:t>© וקסלר, ברגמן ושות' עורכי-דין</w:t>
    </w:r>
  </w:p>
  <w:p w14:paraId="707FDAEB" w14:textId="77777777" w:rsidR="00E62176" w:rsidRPr="00552E11" w:rsidRDefault="00E62176" w:rsidP="00552E1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B39EA8" w14:textId="77777777" w:rsidR="00E62176" w:rsidRDefault="00E62176" w:rsidP="00AF234B">
      <w:r>
        <w:separator/>
      </w:r>
    </w:p>
  </w:footnote>
  <w:footnote w:type="continuationSeparator" w:id="0">
    <w:p w14:paraId="696D25BE" w14:textId="77777777" w:rsidR="00E62176" w:rsidRDefault="00E62176" w:rsidP="00AF234B">
      <w:r>
        <w:continuationSeparator/>
      </w:r>
    </w:p>
  </w:footnote>
  <w:footnote w:type="continuationNotice" w:id="1">
    <w:p w14:paraId="1630EF7B" w14:textId="77777777" w:rsidR="00E62176" w:rsidRDefault="00E62176"/>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1E4A4205" w14:textId="77777777" w:rsidR="00E62176" w:rsidRDefault="00E62176">
        <w:pPr>
          <w:pStyle w:val="Header"/>
          <w:jc w:val="center"/>
        </w:pPr>
        <w:r>
          <w:fldChar w:fldCharType="begin"/>
        </w:r>
        <w:r>
          <w:instrText xml:space="preserve"> PAGE   \* MERGEFORMAT </w:instrText>
        </w:r>
        <w:r>
          <w:fldChar w:fldCharType="separate"/>
        </w:r>
        <w:r w:rsidR="00EC45DE">
          <w:rPr>
            <w:noProof/>
            <w:rtl/>
          </w:rPr>
          <w:t>1</w:t>
        </w:r>
        <w:r>
          <w:rPr>
            <w:noProof/>
          </w:rPr>
          <w:fldChar w:fldCharType="end"/>
        </w:r>
      </w:p>
    </w:sdtContent>
  </w:sdt>
  <w:p w14:paraId="21D3698C" w14:textId="77777777" w:rsidR="00E62176" w:rsidRDefault="00E6217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601B44"/>
    <w:multiLevelType w:val="multilevel"/>
    <w:tmpl w:val="6BB20CD4"/>
    <w:lvl w:ilvl="0">
      <w:start w:val="30"/>
      <w:numFmt w:val="decimal"/>
      <w:lvlText w:val="%1"/>
      <w:lvlJc w:val="left"/>
      <w:pPr>
        <w:tabs>
          <w:tab w:val="num" w:pos="375"/>
        </w:tabs>
        <w:ind w:left="375" w:hanging="375"/>
      </w:pPr>
      <w:rPr>
        <w:rFonts w:hint="default"/>
      </w:rPr>
    </w:lvl>
    <w:lvl w:ilvl="1">
      <w:start w:val="1"/>
      <w:numFmt w:val="decimal"/>
      <w:lvlText w:val="%1.%2"/>
      <w:lvlJc w:val="left"/>
      <w:pPr>
        <w:tabs>
          <w:tab w:val="num" w:pos="1509"/>
        </w:tabs>
        <w:ind w:left="1509" w:hanging="375"/>
      </w:pPr>
      <w:rPr>
        <w:rFonts w:hint="default"/>
      </w:rPr>
    </w:lvl>
    <w:lvl w:ilvl="2">
      <w:start w:val="1"/>
      <w:numFmt w:val="decimal"/>
      <w:lvlText w:val="%1.%2.%3"/>
      <w:lvlJc w:val="left"/>
      <w:pPr>
        <w:tabs>
          <w:tab w:val="num" w:pos="2988"/>
        </w:tabs>
        <w:ind w:left="2988" w:hanging="720"/>
      </w:pPr>
      <w:rPr>
        <w:rFonts w:hint="default"/>
      </w:rPr>
    </w:lvl>
    <w:lvl w:ilvl="3">
      <w:start w:val="1"/>
      <w:numFmt w:val="decimal"/>
      <w:lvlText w:val="%1.%2.%3.%4"/>
      <w:lvlJc w:val="left"/>
      <w:pPr>
        <w:tabs>
          <w:tab w:val="num" w:pos="4122"/>
        </w:tabs>
        <w:ind w:left="4122" w:hanging="720"/>
      </w:pPr>
      <w:rPr>
        <w:rFonts w:hint="default"/>
      </w:rPr>
    </w:lvl>
    <w:lvl w:ilvl="4">
      <w:start w:val="1"/>
      <w:numFmt w:val="decimal"/>
      <w:lvlText w:val="%1.%2.%3.%4.%5"/>
      <w:lvlJc w:val="left"/>
      <w:pPr>
        <w:tabs>
          <w:tab w:val="num" w:pos="5616"/>
        </w:tabs>
        <w:ind w:left="5616" w:hanging="1080"/>
      </w:pPr>
      <w:rPr>
        <w:rFonts w:hint="default"/>
      </w:rPr>
    </w:lvl>
    <w:lvl w:ilvl="5">
      <w:start w:val="1"/>
      <w:numFmt w:val="decimal"/>
      <w:lvlText w:val="%1.%2.%3.%4.%5.%6"/>
      <w:lvlJc w:val="left"/>
      <w:pPr>
        <w:tabs>
          <w:tab w:val="num" w:pos="6750"/>
        </w:tabs>
        <w:ind w:left="6750" w:hanging="1080"/>
      </w:pPr>
      <w:rPr>
        <w:rFonts w:hint="default"/>
      </w:rPr>
    </w:lvl>
    <w:lvl w:ilvl="6">
      <w:start w:val="1"/>
      <w:numFmt w:val="decimal"/>
      <w:lvlText w:val="%1.%2.%3.%4.%5.%6.%7"/>
      <w:lvlJc w:val="left"/>
      <w:pPr>
        <w:tabs>
          <w:tab w:val="num" w:pos="7884"/>
        </w:tabs>
        <w:ind w:left="7884" w:hanging="1080"/>
      </w:pPr>
      <w:rPr>
        <w:rFonts w:hint="default"/>
      </w:rPr>
    </w:lvl>
    <w:lvl w:ilvl="7">
      <w:start w:val="1"/>
      <w:numFmt w:val="decimal"/>
      <w:lvlText w:val="%1.%2.%3.%4.%5.%6.%7.%8"/>
      <w:lvlJc w:val="left"/>
      <w:pPr>
        <w:tabs>
          <w:tab w:val="num" w:pos="9378"/>
        </w:tabs>
        <w:ind w:left="9378" w:hanging="1440"/>
      </w:pPr>
      <w:rPr>
        <w:rFonts w:hint="default"/>
      </w:rPr>
    </w:lvl>
    <w:lvl w:ilvl="8">
      <w:start w:val="1"/>
      <w:numFmt w:val="decimal"/>
      <w:lvlText w:val="%1.%2.%3.%4.%5.%6.%7.%8.%9"/>
      <w:lvlJc w:val="left"/>
      <w:pPr>
        <w:tabs>
          <w:tab w:val="num" w:pos="10512"/>
        </w:tabs>
        <w:ind w:left="10512" w:hanging="1440"/>
      </w:pPr>
      <w:rPr>
        <w:rFonts w:hint="default"/>
      </w:rPr>
    </w:lvl>
  </w:abstractNum>
  <w:abstractNum w:abstractNumId="1"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0B586397"/>
    <w:multiLevelType w:val="multilevel"/>
    <w:tmpl w:val="92C4F1BC"/>
    <w:lvl w:ilvl="0">
      <w:start w:val="1"/>
      <w:numFmt w:val="decimal"/>
      <w:isLgl/>
      <w:lvlText w:val="%1."/>
      <w:lvlJc w:val="left"/>
      <w:pPr>
        <w:tabs>
          <w:tab w:val="num" w:pos="360"/>
        </w:tabs>
        <w:ind w:left="1134" w:hanging="567"/>
      </w:pPr>
      <w:rPr>
        <w:rFonts w:cs="David" w:hint="cs"/>
        <w:b w:val="0"/>
        <w:bCs w:val="0"/>
        <w:iCs w:val="0"/>
        <w:sz w:val="22"/>
        <w:szCs w:val="24"/>
      </w:rPr>
    </w:lvl>
    <w:lvl w:ilvl="1">
      <w:start w:val="1"/>
      <w:numFmt w:val="decimal"/>
      <w:lvlText w:val="%1.%2"/>
      <w:lvlJc w:val="left"/>
      <w:pPr>
        <w:tabs>
          <w:tab w:val="num" w:pos="792"/>
        </w:tabs>
        <w:ind w:left="1701" w:hanging="567"/>
      </w:pPr>
      <w:rPr>
        <w:rFonts w:cs="David" w:hint="cs"/>
        <w:b w:val="0"/>
        <w:bCs w:val="0"/>
        <w:iCs w:val="0"/>
        <w:caps w:val="0"/>
        <w:strike w:val="0"/>
        <w:dstrike w:val="0"/>
        <w:outline w:val="0"/>
        <w:shadow w:val="0"/>
        <w:emboss w:val="0"/>
        <w:imprint w:val="0"/>
        <w:vanish w:val="0"/>
        <w:kern w:val="0"/>
        <w:sz w:val="22"/>
        <w:szCs w:val="24"/>
        <w:vertAlign w:val="baseline"/>
      </w:rPr>
    </w:lvl>
    <w:lvl w:ilvl="2">
      <w:start w:val="1"/>
      <w:numFmt w:val="decimal"/>
      <w:lvlText w:val="12.%3"/>
      <w:lvlJc w:val="left"/>
      <w:pPr>
        <w:tabs>
          <w:tab w:val="num" w:pos="851"/>
        </w:tabs>
        <w:ind w:left="1701" w:hanging="567"/>
      </w:pPr>
      <w:rPr>
        <w:rFonts w:cs="David" w:hint="cs"/>
        <w:b w:val="0"/>
        <w:bCs w:val="0"/>
        <w:iCs w:val="0"/>
        <w:caps w:val="0"/>
        <w:strike w:val="0"/>
        <w:dstrike w:val="0"/>
        <w:outline w:val="0"/>
        <w:shadow w:val="0"/>
        <w:emboss w:val="0"/>
        <w:imprint w:val="0"/>
        <w:vanish w:val="0"/>
        <w:sz w:val="22"/>
        <w:szCs w:val="24"/>
        <w:vertAlign w:val="baseline"/>
      </w:rPr>
    </w:lvl>
    <w:lvl w:ilvl="3">
      <w:start w:val="1"/>
      <w:numFmt w:val="decimal"/>
      <w:lvlText w:val="%1.%2.%3.%4"/>
      <w:lvlJc w:val="left"/>
      <w:pPr>
        <w:tabs>
          <w:tab w:val="num" w:pos="1728"/>
        </w:tabs>
        <w:ind w:left="1728" w:hanging="648"/>
      </w:pPr>
      <w:rPr>
        <w:rFonts w:cs="Times New Roman" w:hint="default"/>
        <w:b w:val="0"/>
        <w:bCs w:val="0"/>
        <w:iCs w:val="0"/>
        <w:sz w:val="22"/>
        <w:szCs w:val="22"/>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4" w15:restartNumberingAfterBreak="0">
    <w:nsid w:val="0E1B6601"/>
    <w:multiLevelType w:val="hybridMultilevel"/>
    <w:tmpl w:val="B92A2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A10383"/>
    <w:multiLevelType w:val="hybridMultilevel"/>
    <w:tmpl w:val="3C3C4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2526D2"/>
    <w:multiLevelType w:val="multilevel"/>
    <w:tmpl w:val="1482289C"/>
    <w:lvl w:ilvl="0">
      <w:start w:val="8"/>
      <w:numFmt w:val="decimal"/>
      <w:lvlText w:val="%1."/>
      <w:lvlJc w:val="left"/>
      <w:pPr>
        <w:tabs>
          <w:tab w:val="num" w:pos="360"/>
        </w:tabs>
        <w:ind w:left="360" w:hanging="360"/>
      </w:pPr>
      <w:rPr>
        <w:rFonts w:hint="default"/>
      </w:rPr>
    </w:lvl>
    <w:lvl w:ilvl="1">
      <w:start w:val="12"/>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7"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8"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C951F3"/>
    <w:multiLevelType w:val="multilevel"/>
    <w:tmpl w:val="488EE1B0"/>
    <w:lvl w:ilvl="0">
      <w:start w:val="1"/>
      <w:numFmt w:val="decimal"/>
      <w:isLgl/>
      <w:lvlText w:val="%1."/>
      <w:lvlJc w:val="left"/>
      <w:pPr>
        <w:tabs>
          <w:tab w:val="num" w:pos="720"/>
        </w:tabs>
        <w:ind w:left="1440" w:hanging="720"/>
      </w:pPr>
      <w:rPr>
        <w:rFonts w:ascii="Times New Roman" w:hAnsi="Times New Roman" w:cs="David" w:hint="default"/>
        <w:bCs w:val="0"/>
        <w:iCs w:val="0"/>
        <w:sz w:val="22"/>
        <w:szCs w:val="22"/>
      </w:rPr>
    </w:lvl>
    <w:lvl w:ilvl="1">
      <w:start w:val="1"/>
      <w:numFmt w:val="decimal"/>
      <w:isLgl/>
      <w:lvlText w:val="%1.%2"/>
      <w:lvlJc w:val="left"/>
      <w:pPr>
        <w:tabs>
          <w:tab w:val="num" w:pos="720"/>
        </w:tabs>
        <w:ind w:left="2160" w:hanging="720"/>
      </w:pPr>
      <w:rPr>
        <w:rFonts w:cs="David" w:hint="cs"/>
        <w:bCs w:val="0"/>
        <w:iCs w:val="0"/>
        <w:kern w:val="0"/>
        <w:sz w:val="22"/>
        <w:szCs w:val="22"/>
      </w:rPr>
    </w:lvl>
    <w:lvl w:ilvl="2">
      <w:start w:val="1"/>
      <w:numFmt w:val="decimal"/>
      <w:isLgl/>
      <w:lvlText w:val="%1.%2.%3"/>
      <w:lvlJc w:val="left"/>
      <w:pPr>
        <w:tabs>
          <w:tab w:val="num" w:pos="720"/>
        </w:tabs>
        <w:ind w:left="2880" w:hanging="720"/>
      </w:pPr>
      <w:rPr>
        <w:rFonts w:ascii="Times New Roman" w:hAnsi="Times New Roman" w:cs="David" w:hint="default"/>
        <w:bCs w:val="0"/>
        <w:iCs w:val="0"/>
        <w:sz w:val="22"/>
        <w:szCs w:val="22"/>
      </w:rPr>
    </w:lvl>
    <w:lvl w:ilvl="3">
      <w:start w:val="1"/>
      <w:numFmt w:val="decimal"/>
      <w:isLgl/>
      <w:lvlText w:val="%1.%2.%3.%4"/>
      <w:lvlJc w:val="left"/>
      <w:pPr>
        <w:tabs>
          <w:tab w:val="num" w:pos="720"/>
        </w:tabs>
        <w:ind w:left="3600" w:hanging="720"/>
      </w:pPr>
      <w:rPr>
        <w:rFonts w:ascii="Times New Roman" w:hAnsi="Times New Roman" w:cs="David" w:hint="default"/>
        <w:bCs w:val="0"/>
        <w:iCs w:val="0"/>
        <w:sz w:val="22"/>
        <w:szCs w:val="22"/>
      </w:rPr>
    </w:lvl>
    <w:lvl w:ilvl="4">
      <w:start w:val="1"/>
      <w:numFmt w:val="hebrew1"/>
      <w:lvlText w:val="%5."/>
      <w:lvlJc w:val="left"/>
      <w:pPr>
        <w:tabs>
          <w:tab w:val="num" w:pos="720"/>
        </w:tabs>
        <w:ind w:left="5041" w:hanging="721"/>
      </w:pPr>
      <w:rPr>
        <w:rFonts w:ascii="Times New Roman" w:hAnsi="Times New Roman" w:cs="David" w:hint="default"/>
        <w:sz w:val="6"/>
        <w:szCs w:val="24"/>
      </w:rPr>
    </w:lvl>
    <w:lvl w:ilvl="5">
      <w:start w:val="1"/>
      <w:numFmt w:val="hebrew1"/>
      <w:lvlText w:val="(%6)"/>
      <w:lvlJc w:val="left"/>
      <w:pPr>
        <w:tabs>
          <w:tab w:val="num" w:pos="720"/>
        </w:tabs>
        <w:ind w:left="5761" w:hanging="720"/>
      </w:pPr>
      <w:rPr>
        <w:rFonts w:cs="David" w:hint="default"/>
        <w:sz w:val="2"/>
        <w:szCs w:val="20"/>
      </w:rPr>
    </w:lvl>
    <w:lvl w:ilvl="6">
      <w:start w:val="1"/>
      <w:numFmt w:val="hebrew1"/>
      <w:lvlText w:val="(%7)"/>
      <w:lvlJc w:val="left"/>
      <w:pPr>
        <w:tabs>
          <w:tab w:val="num" w:pos="720"/>
        </w:tabs>
        <w:ind w:left="5761" w:hanging="720"/>
      </w:pPr>
      <w:rPr>
        <w:rFonts w:cs="David" w:hint="default"/>
        <w:sz w:val="2"/>
        <w:szCs w:val="20"/>
      </w:rPr>
    </w:lvl>
    <w:lvl w:ilvl="7">
      <w:start w:val="1"/>
      <w:numFmt w:val="decimal"/>
      <w:lvlText w:val="(%5)%6.%7.%8."/>
      <w:lvlJc w:val="center"/>
      <w:pPr>
        <w:tabs>
          <w:tab w:val="num" w:pos="720"/>
        </w:tabs>
        <w:ind w:left="6480" w:hanging="720"/>
      </w:pPr>
      <w:rPr>
        <w:rFonts w:cs="Times New Roman" w:hint="default"/>
      </w:rPr>
    </w:lvl>
    <w:lvl w:ilvl="8">
      <w:start w:val="1"/>
      <w:numFmt w:val="decimal"/>
      <w:lvlText w:val="(%5)%6.%7.%8.%9."/>
      <w:lvlJc w:val="center"/>
      <w:pPr>
        <w:tabs>
          <w:tab w:val="num" w:pos="720"/>
        </w:tabs>
        <w:ind w:left="7200" w:hanging="720"/>
      </w:pPr>
      <w:rPr>
        <w:rFonts w:cs="Times New Roman" w:hint="default"/>
      </w:rPr>
    </w:lvl>
  </w:abstractNum>
  <w:abstractNum w:abstractNumId="11"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2" w15:restartNumberingAfterBreak="0">
    <w:nsid w:val="25962808"/>
    <w:multiLevelType w:val="hybridMultilevel"/>
    <w:tmpl w:val="E37C9128"/>
    <w:lvl w:ilvl="0" w:tplc="72521F4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C6B18B9"/>
    <w:multiLevelType w:val="hybridMultilevel"/>
    <w:tmpl w:val="5D805704"/>
    <w:lvl w:ilvl="0" w:tplc="FFFFFFFF">
      <w:start w:val="1"/>
      <w:numFmt w:val="decimal"/>
      <w:lvlText w:val="%1."/>
      <w:lvlJc w:val="left"/>
      <w:pPr>
        <w:tabs>
          <w:tab w:val="num" w:pos="360"/>
        </w:tabs>
        <w:ind w:left="851" w:hanging="28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7" w15:restartNumberingAfterBreak="0">
    <w:nsid w:val="40332A6B"/>
    <w:multiLevelType w:val="multilevel"/>
    <w:tmpl w:val="271E1ED4"/>
    <w:lvl w:ilvl="0">
      <w:start w:val="8"/>
      <w:numFmt w:val="decimal"/>
      <w:lvlText w:val="%1."/>
      <w:lvlJc w:val="left"/>
      <w:pPr>
        <w:tabs>
          <w:tab w:val="num" w:pos="360"/>
        </w:tabs>
        <w:ind w:left="360" w:hanging="360"/>
      </w:pPr>
      <w:rPr>
        <w:rFonts w:hint="default"/>
      </w:rPr>
    </w:lvl>
    <w:lvl w:ilvl="1">
      <w:start w:val="6"/>
      <w:numFmt w:val="decimal"/>
      <w:lvlText w:val="%1.%2."/>
      <w:lvlJc w:val="left"/>
      <w:pPr>
        <w:tabs>
          <w:tab w:val="num" w:pos="1440"/>
        </w:tabs>
        <w:ind w:left="144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8" w15:restartNumberingAfterBreak="0">
    <w:nsid w:val="42CD68B7"/>
    <w:multiLevelType w:val="multilevel"/>
    <w:tmpl w:val="0776AFEA"/>
    <w:lvl w:ilvl="0">
      <w:start w:val="1"/>
      <w:numFmt w:val="decimal"/>
      <w:lvlText w:val="%1."/>
      <w:lvlJc w:val="left"/>
      <w:pPr>
        <w:ind w:left="360" w:hanging="360"/>
      </w:pPr>
    </w:lvl>
    <w:lvl w:ilvl="1">
      <w:start w:val="1"/>
      <w:numFmt w:val="decimal"/>
      <w:lvlText w:val="%1.%2."/>
      <w:lvlJc w:val="left"/>
      <w:pPr>
        <w:ind w:left="716" w:hanging="432"/>
      </w:pPr>
      <w:rPr>
        <w:b w:val="0"/>
        <w:bCs w:val="0"/>
      </w:rPr>
    </w:lvl>
    <w:lvl w:ilvl="2">
      <w:start w:val="1"/>
      <w:numFmt w:val="decimal"/>
      <w:lvlText w:val="%1.%2.%3."/>
      <w:lvlJc w:val="left"/>
      <w:pPr>
        <w:ind w:left="1224" w:hanging="504"/>
      </w:pPr>
      <w:rPr>
        <w:b w:val="0"/>
        <w:bCs w:val="0"/>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0" w15:restartNumberingAfterBreak="0">
    <w:nsid w:val="4945106B"/>
    <w:multiLevelType w:val="hybridMultilevel"/>
    <w:tmpl w:val="5E041D24"/>
    <w:lvl w:ilvl="0" w:tplc="9462075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8D28DB"/>
    <w:multiLevelType w:val="hybridMultilevel"/>
    <w:tmpl w:val="46F80FF0"/>
    <w:lvl w:ilvl="0" w:tplc="70A288FC">
      <w:start w:val="1"/>
      <w:numFmt w:val="decimal"/>
      <w:lvlText w:val="%1."/>
      <w:lvlJc w:val="left"/>
      <w:pPr>
        <w:tabs>
          <w:tab w:val="num" w:pos="360"/>
        </w:tabs>
        <w:ind w:left="1134"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77269F"/>
    <w:multiLevelType w:val="multilevel"/>
    <w:tmpl w:val="6C322FD0"/>
    <w:lvl w:ilvl="0">
      <w:start w:val="27"/>
      <w:numFmt w:val="decimal"/>
      <w:lvlText w:val="%1"/>
      <w:lvlJc w:val="left"/>
      <w:pPr>
        <w:tabs>
          <w:tab w:val="num" w:pos="375"/>
        </w:tabs>
        <w:ind w:left="375" w:hanging="375"/>
      </w:pPr>
      <w:rPr>
        <w:rFonts w:hint="default"/>
      </w:rPr>
    </w:lvl>
    <w:lvl w:ilvl="1">
      <w:start w:val="1"/>
      <w:numFmt w:val="decimal"/>
      <w:lvlText w:val="31.%2"/>
      <w:lvlJc w:val="left"/>
      <w:pPr>
        <w:tabs>
          <w:tab w:val="num" w:pos="1509"/>
        </w:tabs>
        <w:ind w:left="1509" w:hanging="375"/>
      </w:pPr>
      <w:rPr>
        <w:rFonts w:hint="default"/>
      </w:rPr>
    </w:lvl>
    <w:lvl w:ilvl="2">
      <w:start w:val="1"/>
      <w:numFmt w:val="decimal"/>
      <w:lvlText w:val="%1.%2.%3"/>
      <w:lvlJc w:val="left"/>
      <w:pPr>
        <w:tabs>
          <w:tab w:val="num" w:pos="2988"/>
        </w:tabs>
        <w:ind w:left="2988" w:hanging="720"/>
      </w:pPr>
      <w:rPr>
        <w:rFonts w:hint="default"/>
      </w:rPr>
    </w:lvl>
    <w:lvl w:ilvl="3">
      <w:start w:val="1"/>
      <w:numFmt w:val="decimal"/>
      <w:lvlText w:val="%1.%2.%3.%4"/>
      <w:lvlJc w:val="left"/>
      <w:pPr>
        <w:tabs>
          <w:tab w:val="num" w:pos="4122"/>
        </w:tabs>
        <w:ind w:left="4122" w:hanging="720"/>
      </w:pPr>
      <w:rPr>
        <w:rFonts w:hint="default"/>
      </w:rPr>
    </w:lvl>
    <w:lvl w:ilvl="4">
      <w:start w:val="1"/>
      <w:numFmt w:val="decimal"/>
      <w:lvlText w:val="%1.%2.%3.%4.%5"/>
      <w:lvlJc w:val="left"/>
      <w:pPr>
        <w:tabs>
          <w:tab w:val="num" w:pos="5616"/>
        </w:tabs>
        <w:ind w:left="5616" w:hanging="1080"/>
      </w:pPr>
      <w:rPr>
        <w:rFonts w:hint="default"/>
      </w:rPr>
    </w:lvl>
    <w:lvl w:ilvl="5">
      <w:start w:val="1"/>
      <w:numFmt w:val="decimal"/>
      <w:lvlText w:val="%1.%2.%3.%4.%5.%6"/>
      <w:lvlJc w:val="left"/>
      <w:pPr>
        <w:tabs>
          <w:tab w:val="num" w:pos="6750"/>
        </w:tabs>
        <w:ind w:left="6750" w:hanging="1080"/>
      </w:pPr>
      <w:rPr>
        <w:rFonts w:hint="default"/>
      </w:rPr>
    </w:lvl>
    <w:lvl w:ilvl="6">
      <w:start w:val="1"/>
      <w:numFmt w:val="decimal"/>
      <w:lvlText w:val="%1.%2.%3.%4.%5.%6.%7"/>
      <w:lvlJc w:val="left"/>
      <w:pPr>
        <w:tabs>
          <w:tab w:val="num" w:pos="7884"/>
        </w:tabs>
        <w:ind w:left="7884" w:hanging="1080"/>
      </w:pPr>
      <w:rPr>
        <w:rFonts w:hint="default"/>
      </w:rPr>
    </w:lvl>
    <w:lvl w:ilvl="7">
      <w:start w:val="1"/>
      <w:numFmt w:val="decimal"/>
      <w:lvlText w:val="%1.%2.%3.%4.%5.%6.%7.%8"/>
      <w:lvlJc w:val="left"/>
      <w:pPr>
        <w:tabs>
          <w:tab w:val="num" w:pos="9378"/>
        </w:tabs>
        <w:ind w:left="9378" w:hanging="1440"/>
      </w:pPr>
      <w:rPr>
        <w:rFonts w:hint="default"/>
      </w:rPr>
    </w:lvl>
    <w:lvl w:ilvl="8">
      <w:start w:val="1"/>
      <w:numFmt w:val="decimal"/>
      <w:lvlText w:val="%1.%2.%3.%4.%5.%6.%7.%8.%9"/>
      <w:lvlJc w:val="left"/>
      <w:pPr>
        <w:tabs>
          <w:tab w:val="num" w:pos="10512"/>
        </w:tabs>
        <w:ind w:left="10512" w:hanging="1440"/>
      </w:pPr>
      <w:rPr>
        <w:rFonts w:hint="default"/>
      </w:rPr>
    </w:lvl>
  </w:abstractNum>
  <w:abstractNum w:abstractNumId="24" w15:restartNumberingAfterBreak="0">
    <w:nsid w:val="5DB82E95"/>
    <w:multiLevelType w:val="multilevel"/>
    <w:tmpl w:val="5F5006B4"/>
    <w:lvl w:ilvl="0">
      <w:start w:val="1"/>
      <w:numFmt w:val="decimal"/>
      <w:lvlText w:val="%1"/>
      <w:lvlJc w:val="left"/>
      <w:pPr>
        <w:ind w:left="720" w:hanging="720"/>
      </w:pPr>
      <w:rPr>
        <w:rFonts w:hint="default"/>
      </w:rPr>
    </w:lvl>
    <w:lvl w:ilvl="1">
      <w:start w:val="1"/>
      <w:numFmt w:val="decimal"/>
      <w:lvlText w:val="%1.%2"/>
      <w:lvlJc w:val="left"/>
      <w:pPr>
        <w:ind w:left="740" w:hanging="720"/>
      </w:pPr>
      <w:rPr>
        <w:rFonts w:hint="default"/>
        <w:b w:val="0"/>
        <w:bCs w:val="0"/>
      </w:rPr>
    </w:lvl>
    <w:lvl w:ilvl="2">
      <w:start w:val="1"/>
      <w:numFmt w:val="decimal"/>
      <w:lvlText w:val="%1.%2.%3"/>
      <w:lvlJc w:val="left"/>
      <w:pPr>
        <w:ind w:left="760" w:hanging="720"/>
      </w:pPr>
      <w:rPr>
        <w:rFonts w:hint="default"/>
      </w:rPr>
    </w:lvl>
    <w:lvl w:ilvl="3">
      <w:start w:val="1"/>
      <w:numFmt w:val="decimal"/>
      <w:lvlText w:val="%1.%2.%3.%4"/>
      <w:lvlJc w:val="left"/>
      <w:pPr>
        <w:ind w:left="780" w:hanging="720"/>
      </w:pPr>
      <w:rPr>
        <w:rFonts w:hint="default"/>
      </w:rPr>
    </w:lvl>
    <w:lvl w:ilvl="4">
      <w:start w:val="1"/>
      <w:numFmt w:val="decimal"/>
      <w:lvlText w:val="%1.%2.%3.%4.%5"/>
      <w:lvlJc w:val="left"/>
      <w:pPr>
        <w:ind w:left="1160" w:hanging="1080"/>
      </w:pPr>
      <w:rPr>
        <w:rFonts w:hint="default"/>
      </w:rPr>
    </w:lvl>
    <w:lvl w:ilvl="5">
      <w:start w:val="1"/>
      <w:numFmt w:val="decimal"/>
      <w:lvlText w:val="%1.%2.%3.%4.%5.%6"/>
      <w:lvlJc w:val="left"/>
      <w:pPr>
        <w:ind w:left="1180" w:hanging="1080"/>
      </w:pPr>
      <w:rPr>
        <w:rFonts w:hint="default"/>
      </w:rPr>
    </w:lvl>
    <w:lvl w:ilvl="6">
      <w:start w:val="1"/>
      <w:numFmt w:val="decimal"/>
      <w:lvlText w:val="%1.%2.%3.%4.%5.%6.%7"/>
      <w:lvlJc w:val="left"/>
      <w:pPr>
        <w:ind w:left="1200" w:hanging="1080"/>
      </w:pPr>
      <w:rPr>
        <w:rFonts w:hint="default"/>
      </w:rPr>
    </w:lvl>
    <w:lvl w:ilvl="7">
      <w:start w:val="1"/>
      <w:numFmt w:val="decimal"/>
      <w:lvlText w:val="%1.%2.%3.%4.%5.%6.%7.%8"/>
      <w:lvlJc w:val="left"/>
      <w:pPr>
        <w:ind w:left="1580" w:hanging="1440"/>
      </w:pPr>
      <w:rPr>
        <w:rFonts w:hint="default"/>
      </w:rPr>
    </w:lvl>
    <w:lvl w:ilvl="8">
      <w:start w:val="1"/>
      <w:numFmt w:val="decimal"/>
      <w:lvlText w:val="%1.%2.%3.%4.%5.%6.%7.%8.%9"/>
      <w:lvlJc w:val="left"/>
      <w:pPr>
        <w:ind w:left="1600" w:hanging="1440"/>
      </w:pPr>
      <w:rPr>
        <w:rFonts w:hint="default"/>
      </w:rPr>
    </w:lvl>
  </w:abstractNum>
  <w:abstractNum w:abstractNumId="25" w15:restartNumberingAfterBreak="0">
    <w:nsid w:val="5F69195D"/>
    <w:multiLevelType w:val="multilevel"/>
    <w:tmpl w:val="55480BF2"/>
    <w:lvl w:ilvl="0">
      <w:start w:val="1"/>
      <w:numFmt w:val="decimal"/>
      <w:lvlText w:val="%1."/>
      <w:lvlJc w:val="left"/>
      <w:pPr>
        <w:ind w:left="360" w:hanging="360"/>
      </w:pPr>
    </w:lvl>
    <w:lvl w:ilvl="1">
      <w:start w:val="1"/>
      <w:numFmt w:val="decimal"/>
      <w:lvlText w:val="%1.%2."/>
      <w:lvlJc w:val="left"/>
      <w:pPr>
        <w:ind w:left="716" w:hanging="432"/>
      </w:pPr>
      <w:rPr>
        <w:b w:val="0"/>
        <w:bCs w:val="0"/>
      </w:rPr>
    </w:lvl>
    <w:lvl w:ilvl="2">
      <w:start w:val="1"/>
      <w:numFmt w:val="bullet"/>
      <w:lvlText w:val=""/>
      <w:lvlJc w:val="left"/>
      <w:pPr>
        <w:ind w:left="1224" w:hanging="504"/>
      </w:pPr>
      <w:rPr>
        <w:rFonts w:ascii="Symbol" w:hAnsi="Symbol" w:hint="default"/>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7"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8" w15:restartNumberingAfterBreak="0">
    <w:nsid w:val="6DDF5FB6"/>
    <w:multiLevelType w:val="multilevel"/>
    <w:tmpl w:val="1D9AE41E"/>
    <w:lvl w:ilvl="0">
      <w:start w:val="1"/>
      <w:numFmt w:val="decimal"/>
      <w:lvlText w:val="%1."/>
      <w:lvlJc w:val="left"/>
      <w:pPr>
        <w:ind w:left="360" w:hanging="360"/>
      </w:pPr>
    </w:lvl>
    <w:lvl w:ilvl="1">
      <w:start w:val="1"/>
      <w:numFmt w:val="decimal"/>
      <w:lvlText w:val="%1.%2."/>
      <w:lvlJc w:val="left"/>
      <w:pPr>
        <w:ind w:left="716" w:hanging="432"/>
      </w:pPr>
      <w:rPr>
        <w:b w:val="0"/>
        <w:bCs w:val="0"/>
      </w:r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bullet"/>
      <w:lvlText w:val=""/>
      <w:lvlJc w:val="left"/>
      <w:pPr>
        <w:ind w:left="2232" w:hanging="792"/>
      </w:pPr>
      <w:rPr>
        <w:rFonts w:ascii="Wingdings" w:hAnsi="Wingdings"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41B0DFF"/>
    <w:multiLevelType w:val="hybridMultilevel"/>
    <w:tmpl w:val="63261CD8"/>
    <w:lvl w:ilvl="0" w:tplc="FFFFFFFF">
      <w:start w:val="1"/>
      <w:numFmt w:val="bullet"/>
      <w:lvlText w:val="o"/>
      <w:lvlJc w:val="left"/>
      <w:pPr>
        <w:tabs>
          <w:tab w:val="num" w:pos="720"/>
        </w:tabs>
        <w:ind w:left="720" w:hanging="360"/>
      </w:pPr>
      <w:rPr>
        <w:rFonts w:ascii="Courier New" w:hAnsi="Courier New" w:cs="Courier New"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0"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31" w15:restartNumberingAfterBreak="0">
    <w:nsid w:val="7D660E8D"/>
    <w:multiLevelType w:val="multilevel"/>
    <w:tmpl w:val="CD54AEBA"/>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1100"/>
        </w:tabs>
        <w:ind w:left="1100" w:hanging="360"/>
      </w:pPr>
      <w:rPr>
        <w:rFonts w:hint="default"/>
      </w:rPr>
    </w:lvl>
    <w:lvl w:ilvl="2">
      <w:start w:val="1"/>
      <w:numFmt w:val="decimal"/>
      <w:lvlText w:val="%1.%2.%3"/>
      <w:lvlJc w:val="left"/>
      <w:pPr>
        <w:tabs>
          <w:tab w:val="num" w:pos="2200"/>
        </w:tabs>
        <w:ind w:left="2200" w:hanging="720"/>
      </w:pPr>
      <w:rPr>
        <w:rFonts w:hint="default"/>
      </w:rPr>
    </w:lvl>
    <w:lvl w:ilvl="3">
      <w:start w:val="1"/>
      <w:numFmt w:val="decimal"/>
      <w:lvlText w:val="%1.%2.%3.%4"/>
      <w:lvlJc w:val="left"/>
      <w:pPr>
        <w:tabs>
          <w:tab w:val="num" w:pos="2940"/>
        </w:tabs>
        <w:ind w:left="2940" w:hanging="720"/>
      </w:pPr>
      <w:rPr>
        <w:rFonts w:hint="default"/>
      </w:rPr>
    </w:lvl>
    <w:lvl w:ilvl="4">
      <w:start w:val="1"/>
      <w:numFmt w:val="decimal"/>
      <w:lvlText w:val="%1.%2.%3.%4.%5"/>
      <w:lvlJc w:val="left"/>
      <w:pPr>
        <w:tabs>
          <w:tab w:val="num" w:pos="4040"/>
        </w:tabs>
        <w:ind w:left="4040" w:hanging="1080"/>
      </w:pPr>
      <w:rPr>
        <w:rFonts w:hint="default"/>
      </w:rPr>
    </w:lvl>
    <w:lvl w:ilvl="5">
      <w:start w:val="1"/>
      <w:numFmt w:val="decimal"/>
      <w:lvlText w:val="%1.%2.%3.%4.%5.%6"/>
      <w:lvlJc w:val="left"/>
      <w:pPr>
        <w:tabs>
          <w:tab w:val="num" w:pos="4780"/>
        </w:tabs>
        <w:ind w:left="4780" w:hanging="1080"/>
      </w:pPr>
      <w:rPr>
        <w:rFonts w:hint="default"/>
      </w:rPr>
    </w:lvl>
    <w:lvl w:ilvl="6">
      <w:start w:val="1"/>
      <w:numFmt w:val="decimal"/>
      <w:lvlText w:val="%1.%2.%3.%4.%5.%6.%7"/>
      <w:lvlJc w:val="left"/>
      <w:pPr>
        <w:tabs>
          <w:tab w:val="num" w:pos="5520"/>
        </w:tabs>
        <w:ind w:left="5520" w:hanging="1080"/>
      </w:pPr>
      <w:rPr>
        <w:rFonts w:hint="default"/>
      </w:rPr>
    </w:lvl>
    <w:lvl w:ilvl="7">
      <w:start w:val="1"/>
      <w:numFmt w:val="decimal"/>
      <w:lvlText w:val="%1.%2.%3.%4.%5.%6.%7.%8"/>
      <w:lvlJc w:val="left"/>
      <w:pPr>
        <w:tabs>
          <w:tab w:val="num" w:pos="6620"/>
        </w:tabs>
        <w:ind w:left="6620" w:hanging="1440"/>
      </w:pPr>
      <w:rPr>
        <w:rFonts w:hint="default"/>
      </w:rPr>
    </w:lvl>
    <w:lvl w:ilvl="8">
      <w:start w:val="1"/>
      <w:numFmt w:val="decimal"/>
      <w:lvlText w:val="%1.%2.%3.%4.%5.%6.%7.%8.%9"/>
      <w:lvlJc w:val="left"/>
      <w:pPr>
        <w:tabs>
          <w:tab w:val="num" w:pos="7360"/>
        </w:tabs>
        <w:ind w:left="7360" w:hanging="1440"/>
      </w:pPr>
      <w:rPr>
        <w:rFonts w:hint="default"/>
      </w:rPr>
    </w:lvl>
  </w:abstractNum>
  <w:abstractNum w:abstractNumId="32" w15:restartNumberingAfterBreak="0">
    <w:nsid w:val="7D667CA8"/>
    <w:multiLevelType w:val="hybridMultilevel"/>
    <w:tmpl w:val="2A008D54"/>
    <w:lvl w:ilvl="0" w:tplc="FFFFFFFF">
      <w:start w:val="1"/>
      <w:numFmt w:val="decimal"/>
      <w:lvlText w:val="%1."/>
      <w:lvlJc w:val="left"/>
      <w:pPr>
        <w:tabs>
          <w:tab w:val="num" w:pos="360"/>
        </w:tabs>
        <w:ind w:left="1134" w:hanging="567"/>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3"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4" w15:restartNumberingAfterBreak="0">
    <w:nsid w:val="7F134CE9"/>
    <w:multiLevelType w:val="multilevel"/>
    <w:tmpl w:val="72F829A4"/>
    <w:lvl w:ilvl="0">
      <w:start w:val="12"/>
      <w:numFmt w:val="decimal"/>
      <w:lvlText w:val="%1"/>
      <w:lvlJc w:val="left"/>
      <w:pPr>
        <w:tabs>
          <w:tab w:val="num" w:pos="375"/>
        </w:tabs>
        <w:ind w:left="375" w:hanging="375"/>
      </w:pPr>
      <w:rPr>
        <w:rFonts w:hint="default"/>
      </w:rPr>
    </w:lvl>
    <w:lvl w:ilvl="1">
      <w:start w:val="1"/>
      <w:numFmt w:val="decimal"/>
      <w:lvlText w:val="%1.%2"/>
      <w:lvlJc w:val="left"/>
      <w:pPr>
        <w:tabs>
          <w:tab w:val="num" w:pos="1509"/>
        </w:tabs>
        <w:ind w:left="1509" w:hanging="375"/>
      </w:pPr>
      <w:rPr>
        <w:rFonts w:hint="default"/>
      </w:rPr>
    </w:lvl>
    <w:lvl w:ilvl="2">
      <w:start w:val="1"/>
      <w:numFmt w:val="decimal"/>
      <w:lvlText w:val="%1.%2.%3"/>
      <w:lvlJc w:val="left"/>
      <w:pPr>
        <w:tabs>
          <w:tab w:val="num" w:pos="2988"/>
        </w:tabs>
        <w:ind w:left="2988" w:hanging="720"/>
      </w:pPr>
      <w:rPr>
        <w:rFonts w:hint="default"/>
      </w:rPr>
    </w:lvl>
    <w:lvl w:ilvl="3">
      <w:start w:val="1"/>
      <w:numFmt w:val="decimal"/>
      <w:lvlText w:val="%1.%2.%3.%4"/>
      <w:lvlJc w:val="left"/>
      <w:pPr>
        <w:tabs>
          <w:tab w:val="num" w:pos="4122"/>
        </w:tabs>
        <w:ind w:left="4122" w:hanging="720"/>
      </w:pPr>
      <w:rPr>
        <w:rFonts w:hint="default"/>
      </w:rPr>
    </w:lvl>
    <w:lvl w:ilvl="4">
      <w:start w:val="1"/>
      <w:numFmt w:val="decimal"/>
      <w:lvlText w:val="%1.%2.%3.%4.%5"/>
      <w:lvlJc w:val="left"/>
      <w:pPr>
        <w:tabs>
          <w:tab w:val="num" w:pos="5616"/>
        </w:tabs>
        <w:ind w:left="5616" w:hanging="1080"/>
      </w:pPr>
      <w:rPr>
        <w:rFonts w:hint="default"/>
      </w:rPr>
    </w:lvl>
    <w:lvl w:ilvl="5">
      <w:start w:val="1"/>
      <w:numFmt w:val="decimal"/>
      <w:lvlText w:val="%1.%2.%3.%4.%5.%6"/>
      <w:lvlJc w:val="left"/>
      <w:pPr>
        <w:tabs>
          <w:tab w:val="num" w:pos="6750"/>
        </w:tabs>
        <w:ind w:left="6750" w:hanging="1080"/>
      </w:pPr>
      <w:rPr>
        <w:rFonts w:hint="default"/>
      </w:rPr>
    </w:lvl>
    <w:lvl w:ilvl="6">
      <w:start w:val="1"/>
      <w:numFmt w:val="decimal"/>
      <w:lvlText w:val="%1.%2.%3.%4.%5.%6.%7"/>
      <w:lvlJc w:val="left"/>
      <w:pPr>
        <w:tabs>
          <w:tab w:val="num" w:pos="7884"/>
        </w:tabs>
        <w:ind w:left="7884" w:hanging="1080"/>
      </w:pPr>
      <w:rPr>
        <w:rFonts w:hint="default"/>
      </w:rPr>
    </w:lvl>
    <w:lvl w:ilvl="7">
      <w:start w:val="1"/>
      <w:numFmt w:val="decimal"/>
      <w:lvlText w:val="%1.%2.%3.%4.%5.%6.%7.%8"/>
      <w:lvlJc w:val="left"/>
      <w:pPr>
        <w:tabs>
          <w:tab w:val="num" w:pos="9378"/>
        </w:tabs>
        <w:ind w:left="9378" w:hanging="1440"/>
      </w:pPr>
      <w:rPr>
        <w:rFonts w:hint="default"/>
      </w:rPr>
    </w:lvl>
    <w:lvl w:ilvl="8">
      <w:start w:val="1"/>
      <w:numFmt w:val="decimal"/>
      <w:lvlText w:val="%1.%2.%3.%4.%5.%6.%7.%8.%9"/>
      <w:lvlJc w:val="left"/>
      <w:pPr>
        <w:tabs>
          <w:tab w:val="num" w:pos="10512"/>
        </w:tabs>
        <w:ind w:left="10512" w:hanging="1440"/>
      </w:pPr>
      <w:rPr>
        <w:rFonts w:hint="default"/>
      </w:rPr>
    </w:lvl>
  </w:abstractNum>
  <w:num w:numId="1">
    <w:abstractNumId w:val="30"/>
  </w:num>
  <w:num w:numId="2">
    <w:abstractNumId w:val="19"/>
  </w:num>
  <w:num w:numId="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1"/>
    <w:lvlOverride w:ilvl="0">
      <w:startOverride w:val="1"/>
    </w:lvlOverride>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3"/>
    <w:lvlOverride w:ilvl="0">
      <w:startOverride w:val="1"/>
    </w:lvlOverride>
  </w:num>
  <w:num w:numId="10">
    <w:abstractNumId w:val="7"/>
  </w:num>
  <w:num w:numId="11">
    <w:abstractNumId w:val="9"/>
  </w:num>
  <w:num w:numId="12">
    <w:abstractNumId w:val="22"/>
  </w:num>
  <w:num w:numId="13">
    <w:abstractNumId w:val="15"/>
  </w:num>
  <w:num w:numId="14">
    <w:abstractNumId w:val="14"/>
  </w:num>
  <w:num w:numId="15">
    <w:abstractNumId w:val="10"/>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num>
  <w:num w:numId="18">
    <w:abstractNumId w:val="13"/>
  </w:num>
  <w:num w:numId="19">
    <w:abstractNumId w:val="32"/>
  </w:num>
  <w:num w:numId="20">
    <w:abstractNumId w:val="34"/>
  </w:num>
  <w:num w:numId="21">
    <w:abstractNumId w:val="23"/>
  </w:num>
  <w:num w:numId="22">
    <w:abstractNumId w:val="0"/>
  </w:num>
  <w:num w:numId="23">
    <w:abstractNumId w:val="21"/>
  </w:num>
  <w:num w:numId="24">
    <w:abstractNumId w:val="17"/>
  </w:num>
  <w:num w:numId="25">
    <w:abstractNumId w:val="6"/>
  </w:num>
  <w:num w:numId="26">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2"/>
  </w:num>
  <w:num w:numId="28">
    <w:abstractNumId w:val="23"/>
    <w:lvlOverride w:ilvl="0">
      <w:startOverride w:val="2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1"/>
  </w:num>
  <w:num w:numId="31">
    <w:abstractNumId w:val="18"/>
  </w:num>
  <w:num w:numId="32">
    <w:abstractNumId w:val="25"/>
  </w:num>
  <w:num w:numId="33">
    <w:abstractNumId w:val="28"/>
  </w:num>
  <w:num w:numId="34">
    <w:abstractNumId w:val="5"/>
  </w:num>
  <w:num w:numId="35">
    <w:abstractNumId w:val="29"/>
  </w:num>
  <w:num w:numId="36">
    <w:abstractNumId w:val="4"/>
  </w:num>
  <w:num w:numId="3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4"/>
  </w:num>
  <w:num w:numId="39">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0"/>
  </w:num>
  <w:num w:numId="4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rson w15:author="Meryl Etman [2]">
    <w15:presenceInfo w15:providerId="AD" w15:userId="S::meryle@africa-israel.com::5d3372e1-6610-4ed8-96d9-3804caaefa86"/>
  </w15:person>
  <w15:person w15:author="רינת הראל">
    <w15:presenceInfo w15:providerId="AD" w15:userId="S-1-5-21-1915107579-1707952165-794563710-12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3309"/>
    <w:rsid w:val="000206FA"/>
    <w:rsid w:val="000521ED"/>
    <w:rsid w:val="000701ED"/>
    <w:rsid w:val="00072BF6"/>
    <w:rsid w:val="00076D28"/>
    <w:rsid w:val="00085116"/>
    <w:rsid w:val="000C7E66"/>
    <w:rsid w:val="000E2532"/>
    <w:rsid w:val="00120C1C"/>
    <w:rsid w:val="00131248"/>
    <w:rsid w:val="00134C85"/>
    <w:rsid w:val="00172889"/>
    <w:rsid w:val="001A0C3C"/>
    <w:rsid w:val="001A69D5"/>
    <w:rsid w:val="001B626A"/>
    <w:rsid w:val="00214ACF"/>
    <w:rsid w:val="00226178"/>
    <w:rsid w:val="002302E1"/>
    <w:rsid w:val="00265C0F"/>
    <w:rsid w:val="00277E5E"/>
    <w:rsid w:val="002B0442"/>
    <w:rsid w:val="002E0AF1"/>
    <w:rsid w:val="002F02F8"/>
    <w:rsid w:val="00301DDA"/>
    <w:rsid w:val="00311DA0"/>
    <w:rsid w:val="0031512F"/>
    <w:rsid w:val="00341985"/>
    <w:rsid w:val="00345812"/>
    <w:rsid w:val="003770FB"/>
    <w:rsid w:val="003D648B"/>
    <w:rsid w:val="003D6519"/>
    <w:rsid w:val="00406518"/>
    <w:rsid w:val="00436138"/>
    <w:rsid w:val="00477F7B"/>
    <w:rsid w:val="00487947"/>
    <w:rsid w:val="0054041D"/>
    <w:rsid w:val="00552E11"/>
    <w:rsid w:val="005662C9"/>
    <w:rsid w:val="00595CC0"/>
    <w:rsid w:val="00596A43"/>
    <w:rsid w:val="005D36FC"/>
    <w:rsid w:val="00603F1E"/>
    <w:rsid w:val="00630E75"/>
    <w:rsid w:val="00636A8F"/>
    <w:rsid w:val="00653CB4"/>
    <w:rsid w:val="00661BCC"/>
    <w:rsid w:val="00671DBE"/>
    <w:rsid w:val="006C765A"/>
    <w:rsid w:val="006D4E38"/>
    <w:rsid w:val="006E4AA5"/>
    <w:rsid w:val="006F6574"/>
    <w:rsid w:val="007149A4"/>
    <w:rsid w:val="0072103C"/>
    <w:rsid w:val="00726C39"/>
    <w:rsid w:val="007771E3"/>
    <w:rsid w:val="007778AD"/>
    <w:rsid w:val="00786E52"/>
    <w:rsid w:val="007B409E"/>
    <w:rsid w:val="007B7543"/>
    <w:rsid w:val="00805E61"/>
    <w:rsid w:val="00831CE5"/>
    <w:rsid w:val="008942AD"/>
    <w:rsid w:val="008B5A36"/>
    <w:rsid w:val="008C64C6"/>
    <w:rsid w:val="00907FBC"/>
    <w:rsid w:val="00942177"/>
    <w:rsid w:val="00942B6A"/>
    <w:rsid w:val="00A955A9"/>
    <w:rsid w:val="00AF234B"/>
    <w:rsid w:val="00B32B85"/>
    <w:rsid w:val="00B50B69"/>
    <w:rsid w:val="00B84B04"/>
    <w:rsid w:val="00B9606A"/>
    <w:rsid w:val="00B97F01"/>
    <w:rsid w:val="00BB0A40"/>
    <w:rsid w:val="00BC1995"/>
    <w:rsid w:val="00BE17B4"/>
    <w:rsid w:val="00C15D5B"/>
    <w:rsid w:val="00C3675F"/>
    <w:rsid w:val="00C90434"/>
    <w:rsid w:val="00CA296C"/>
    <w:rsid w:val="00CA4F2E"/>
    <w:rsid w:val="00CB099C"/>
    <w:rsid w:val="00D62E1A"/>
    <w:rsid w:val="00D64618"/>
    <w:rsid w:val="00D66DDC"/>
    <w:rsid w:val="00DA7212"/>
    <w:rsid w:val="00DA7CA5"/>
    <w:rsid w:val="00DB025B"/>
    <w:rsid w:val="00DD078C"/>
    <w:rsid w:val="00E31259"/>
    <w:rsid w:val="00E31B88"/>
    <w:rsid w:val="00E62176"/>
    <w:rsid w:val="00E679C7"/>
    <w:rsid w:val="00E70812"/>
    <w:rsid w:val="00EB5A81"/>
    <w:rsid w:val="00EC37B6"/>
    <w:rsid w:val="00EC45DE"/>
    <w:rsid w:val="00EE6F8E"/>
    <w:rsid w:val="00F00BA3"/>
    <w:rsid w:val="00F069CD"/>
    <w:rsid w:val="00F30EAA"/>
    <w:rsid w:val="00F75C89"/>
    <w:rsid w:val="00FA61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5077788D"/>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A81"/>
    <w:pPr>
      <w:bidi/>
      <w:spacing w:after="0" w:line="240" w:lineRule="auto"/>
    </w:pPr>
    <w:rPr>
      <w:rFonts w:cs="David"/>
    </w:rPr>
  </w:style>
  <w:style w:type="paragraph" w:styleId="Heading1">
    <w:name w:val="heading 1"/>
    <w:basedOn w:val="Normal"/>
    <w:next w:val="Normal"/>
    <w:link w:val="Heading1Char"/>
    <w:qFormat/>
    <w:rsid w:val="000206FA"/>
    <w:pPr>
      <w:keepNext/>
      <w:widowControl w:val="0"/>
      <w:jc w:val="both"/>
      <w:outlineLvl w:val="0"/>
    </w:pPr>
    <w:rPr>
      <w:rFonts w:ascii="Times New Roman" w:eastAsia="Times New Roman" w:hAnsi="Times New Roman"/>
      <w:sz w:val="20"/>
      <w:szCs w:val="24"/>
      <w:lang w:eastAsia="he-IL"/>
    </w:rPr>
  </w:style>
  <w:style w:type="paragraph" w:styleId="Heading2">
    <w:name w:val="heading 2"/>
    <w:aliases w:val="כותרת 2 תו"/>
    <w:basedOn w:val="Normal"/>
    <w:next w:val="Normal"/>
    <w:link w:val="Heading2Char"/>
    <w:qFormat/>
    <w:rsid w:val="000206FA"/>
    <w:pPr>
      <w:keepNext/>
      <w:widowControl w:val="0"/>
      <w:jc w:val="center"/>
      <w:outlineLvl w:val="1"/>
    </w:pPr>
    <w:rPr>
      <w:rFonts w:ascii="Times New Roman" w:eastAsia="Times New Roman" w:hAnsi="Times New Roman"/>
      <w:bCs/>
      <w:sz w:val="20"/>
      <w:szCs w:val="24"/>
      <w:lang w:eastAsia="he-IL"/>
    </w:rPr>
  </w:style>
  <w:style w:type="paragraph" w:styleId="Heading3">
    <w:name w:val="heading 3"/>
    <w:basedOn w:val="Normal"/>
    <w:next w:val="Normal"/>
    <w:link w:val="Heading3Char"/>
    <w:qFormat/>
    <w:rsid w:val="000206FA"/>
    <w:pPr>
      <w:keepNext/>
      <w:widowControl w:val="0"/>
      <w:jc w:val="both"/>
      <w:outlineLvl w:val="2"/>
    </w:pPr>
    <w:rPr>
      <w:rFonts w:ascii="Times New Roman" w:eastAsia="Times New Roman" w:hAnsi="Times New Roman"/>
      <w:b/>
      <w:bCs/>
      <w:sz w:val="20"/>
      <w:szCs w:val="24"/>
      <w:u w:val="single"/>
      <w:lang w:eastAsia="he-IL"/>
    </w:rPr>
  </w:style>
  <w:style w:type="paragraph" w:styleId="Heading4">
    <w:name w:val="heading 4"/>
    <w:basedOn w:val="Normal"/>
    <w:next w:val="Normal"/>
    <w:link w:val="Heading4Char"/>
    <w:qFormat/>
    <w:rsid w:val="000206FA"/>
    <w:pPr>
      <w:keepNext/>
      <w:widowControl w:val="0"/>
      <w:jc w:val="center"/>
      <w:outlineLvl w:val="3"/>
    </w:pPr>
    <w:rPr>
      <w:rFonts w:ascii="Times New Roman" w:eastAsia="Times New Roman" w:hAnsi="Times New Roman"/>
      <w:bCs/>
      <w:sz w:val="20"/>
      <w:szCs w:val="24"/>
      <w:u w:val="single"/>
      <w:lang w:eastAsia="he-IL"/>
    </w:rPr>
  </w:style>
  <w:style w:type="paragraph" w:styleId="Heading5">
    <w:name w:val="heading 5"/>
    <w:basedOn w:val="Normal"/>
    <w:next w:val="Normal"/>
    <w:link w:val="Heading5Char"/>
    <w:qFormat/>
    <w:rsid w:val="000206FA"/>
    <w:pPr>
      <w:keepNext/>
      <w:widowControl w:val="0"/>
      <w:jc w:val="right"/>
      <w:outlineLvl w:val="4"/>
    </w:pPr>
    <w:rPr>
      <w:rFonts w:ascii="Times New Roman" w:eastAsia="Times New Roman" w:hAnsi="Times New Roman"/>
      <w:sz w:val="20"/>
      <w:szCs w:val="24"/>
      <w:lang w:eastAsia="he-IL"/>
    </w:rPr>
  </w:style>
  <w:style w:type="paragraph" w:styleId="Heading6">
    <w:name w:val="heading 6"/>
    <w:basedOn w:val="Normal"/>
    <w:next w:val="Normal"/>
    <w:link w:val="Heading6Char"/>
    <w:qFormat/>
    <w:rsid w:val="000206FA"/>
    <w:pPr>
      <w:keepNext/>
      <w:widowControl w:val="0"/>
      <w:jc w:val="both"/>
      <w:outlineLvl w:val="5"/>
    </w:pPr>
    <w:rPr>
      <w:rFonts w:ascii="Times New Roman" w:eastAsia="Times New Roman" w:hAnsi="Times New Roman"/>
      <w:sz w:val="20"/>
      <w:szCs w:val="24"/>
      <w:u w:val="single"/>
      <w:lang w:eastAsia="he-IL"/>
    </w:rPr>
  </w:style>
  <w:style w:type="paragraph" w:styleId="Heading7">
    <w:name w:val="heading 7"/>
    <w:basedOn w:val="Normal"/>
    <w:next w:val="Normal"/>
    <w:link w:val="Heading7Char"/>
    <w:qFormat/>
    <w:rsid w:val="000206FA"/>
    <w:pPr>
      <w:keepNext/>
      <w:widowControl w:val="0"/>
      <w:ind w:right="5760"/>
      <w:jc w:val="both"/>
      <w:outlineLvl w:val="6"/>
    </w:pPr>
    <w:rPr>
      <w:rFonts w:ascii="Times New Roman" w:eastAsia="Times New Roman" w:hAnsi="Times New Roman"/>
      <w:sz w:val="20"/>
      <w:szCs w:val="24"/>
      <w:lang w:eastAsia="he-IL"/>
    </w:rPr>
  </w:style>
  <w:style w:type="paragraph" w:styleId="Heading8">
    <w:name w:val="heading 8"/>
    <w:basedOn w:val="Normal"/>
    <w:next w:val="Normal"/>
    <w:link w:val="Heading8Char"/>
    <w:qFormat/>
    <w:rsid w:val="000206FA"/>
    <w:pPr>
      <w:keepNext/>
      <w:widowControl w:val="0"/>
      <w:ind w:firstLine="720"/>
      <w:jc w:val="both"/>
      <w:outlineLvl w:val="7"/>
    </w:pPr>
    <w:rPr>
      <w:rFonts w:ascii="Times New Roman" w:eastAsia="Times New Roman" w:hAnsi="Times New Roman"/>
      <w:color w:val="339966"/>
      <w:sz w:val="20"/>
      <w:szCs w:val="24"/>
      <w:lang w:eastAsia="he-IL"/>
    </w:rPr>
  </w:style>
  <w:style w:type="paragraph" w:styleId="Heading9">
    <w:name w:val="heading 9"/>
    <w:basedOn w:val="Normal"/>
    <w:next w:val="Normal"/>
    <w:link w:val="Heading9Char"/>
    <w:qFormat/>
    <w:rsid w:val="000206FA"/>
    <w:pPr>
      <w:keepNext/>
      <w:widowControl w:val="0"/>
      <w:jc w:val="both"/>
      <w:outlineLvl w:val="8"/>
    </w:pPr>
    <w:rPr>
      <w:rFonts w:ascii="Times New Roman" w:eastAsia="Times New Roman" w:hAnsi="Times New Roman"/>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0206FA"/>
    <w:rPr>
      <w:rFonts w:ascii="Times New Roman" w:eastAsia="Times New Roman" w:hAnsi="Times New Roman" w:cs="David"/>
      <w:sz w:val="20"/>
      <w:szCs w:val="24"/>
      <w:lang w:eastAsia="he-IL"/>
    </w:rPr>
  </w:style>
  <w:style w:type="character" w:customStyle="1" w:styleId="Heading2Char">
    <w:name w:val="Heading 2 Char"/>
    <w:aliases w:val="כותרת 2 תו Char"/>
    <w:basedOn w:val="DefaultParagraphFont"/>
    <w:link w:val="Heading2"/>
    <w:rsid w:val="000206FA"/>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0206FA"/>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0206FA"/>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0206FA"/>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0206FA"/>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0206FA"/>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0206FA"/>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0206FA"/>
    <w:rPr>
      <w:rFonts w:ascii="Times New Roman" w:eastAsia="Times New Roman" w:hAnsi="Times New Roman" w:cs="David"/>
      <w:bCs/>
      <w:sz w:val="20"/>
      <w:szCs w:val="24"/>
      <w:u w:val="single"/>
      <w:lang w:eastAsia="he-IL"/>
    </w:rPr>
  </w:style>
  <w:style w:type="numbering" w:customStyle="1" w:styleId="NoList1">
    <w:name w:val="No List1"/>
    <w:next w:val="NoList"/>
    <w:semiHidden/>
    <w:rsid w:val="000206FA"/>
  </w:style>
  <w:style w:type="paragraph" w:styleId="BodyText">
    <w:name w:val="Body Text"/>
    <w:basedOn w:val="Normal"/>
    <w:link w:val="BodyTextChar"/>
    <w:rsid w:val="000206FA"/>
    <w:pPr>
      <w:widowControl w:val="0"/>
      <w:jc w:val="both"/>
    </w:pPr>
    <w:rPr>
      <w:rFonts w:ascii="Times New Roman" w:eastAsia="Times New Roman" w:hAnsi="Times New Roman"/>
      <w:sz w:val="20"/>
      <w:szCs w:val="24"/>
      <w:lang w:eastAsia="he-IL"/>
    </w:rPr>
  </w:style>
  <w:style w:type="character" w:customStyle="1" w:styleId="BodyTextChar">
    <w:name w:val="Body Text Char"/>
    <w:basedOn w:val="DefaultParagraphFont"/>
    <w:link w:val="BodyText"/>
    <w:rsid w:val="000206FA"/>
    <w:rPr>
      <w:rFonts w:ascii="Times New Roman" w:eastAsia="Times New Roman" w:hAnsi="Times New Roman" w:cs="David"/>
      <w:sz w:val="20"/>
      <w:szCs w:val="24"/>
      <w:lang w:eastAsia="he-IL"/>
    </w:rPr>
  </w:style>
  <w:style w:type="paragraph" w:styleId="Title">
    <w:name w:val="Title"/>
    <w:basedOn w:val="Normal"/>
    <w:link w:val="TitleChar"/>
    <w:qFormat/>
    <w:rsid w:val="00EB5A81"/>
    <w:pPr>
      <w:widowControl w:val="0"/>
      <w:jc w:val="center"/>
    </w:pPr>
    <w:rPr>
      <w:rFonts w:ascii="Times New Roman" w:eastAsia="Times New Roman" w:hAnsi="Times New Roman"/>
      <w:bCs/>
      <w:i/>
      <w:iCs/>
      <w:sz w:val="32"/>
      <w:szCs w:val="32"/>
      <w:u w:val="single"/>
      <w:lang w:eastAsia="he-IL"/>
    </w:rPr>
  </w:style>
  <w:style w:type="character" w:customStyle="1" w:styleId="TitleChar">
    <w:name w:val="Title Char"/>
    <w:basedOn w:val="DefaultParagraphFont"/>
    <w:link w:val="Title"/>
    <w:rsid w:val="00EB5A81"/>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0206FA"/>
  </w:style>
  <w:style w:type="paragraph" w:styleId="BlockText">
    <w:name w:val="Block Text"/>
    <w:basedOn w:val="Normal"/>
    <w:rsid w:val="000206FA"/>
    <w:pPr>
      <w:widowControl w:val="0"/>
      <w:ind w:left="720" w:hanging="720"/>
      <w:jc w:val="both"/>
    </w:pPr>
    <w:rPr>
      <w:rFonts w:ascii="Times New Roman" w:eastAsia="Times New Roman" w:hAnsi="Times New Roman"/>
      <w:sz w:val="20"/>
      <w:szCs w:val="24"/>
      <w:lang w:eastAsia="he-IL"/>
    </w:rPr>
  </w:style>
  <w:style w:type="paragraph" w:customStyle="1" w:styleId="1">
    <w:name w:val="חתימה1"/>
    <w:basedOn w:val="Normal"/>
    <w:rsid w:val="000206FA"/>
    <w:pPr>
      <w:ind w:left="-694"/>
    </w:pPr>
    <w:rPr>
      <w:rFonts w:ascii="Times New Roman" w:eastAsia="Times New Roman" w:hAnsi="Times New Roman"/>
      <w:sz w:val="24"/>
      <w:szCs w:val="24"/>
    </w:rPr>
  </w:style>
  <w:style w:type="paragraph" w:customStyle="1" w:styleId="a">
    <w:name w:val="רשימה מימין"/>
    <w:basedOn w:val="1"/>
    <w:rsid w:val="000206FA"/>
    <w:pPr>
      <w:ind w:left="540" w:hanging="540"/>
    </w:pPr>
    <w:rPr>
      <w:szCs w:val="22"/>
    </w:rPr>
  </w:style>
  <w:style w:type="paragraph" w:customStyle="1" w:styleId="a0">
    <w:name w:val="חתימה קו אחד"/>
    <w:basedOn w:val="1"/>
    <w:rsid w:val="000206FA"/>
    <w:pPr>
      <w:tabs>
        <w:tab w:val="left" w:pos="2880"/>
        <w:tab w:val="left" w:pos="5220"/>
        <w:tab w:val="left" w:pos="7740"/>
      </w:tabs>
      <w:ind w:left="360"/>
    </w:pPr>
    <w:rPr>
      <w:sz w:val="22"/>
      <w:szCs w:val="22"/>
    </w:rPr>
  </w:style>
  <w:style w:type="paragraph" w:customStyle="1" w:styleId="10">
    <w:name w:val="חתימה קו 1 נקודות"/>
    <w:basedOn w:val="1"/>
    <w:rsid w:val="000206FA"/>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0206FA"/>
    <w:pPr>
      <w:widowControl w:val="0"/>
      <w:bidi w:val="0"/>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0206FA"/>
    <w:rPr>
      <w:rFonts w:ascii="Tahoma" w:eastAsia="Times New Roman" w:hAnsi="Tahoma" w:cs="Tahoma"/>
      <w:sz w:val="16"/>
      <w:szCs w:val="16"/>
      <w:lang w:eastAsia="he-IL"/>
    </w:rPr>
  </w:style>
  <w:style w:type="paragraph" w:customStyle="1" w:styleId="BodyTextIndent1">
    <w:name w:val="Body Text Indent1"/>
    <w:basedOn w:val="Normal"/>
    <w:rsid w:val="000206FA"/>
    <w:pPr>
      <w:spacing w:line="360" w:lineRule="auto"/>
      <w:ind w:left="2160" w:hanging="720"/>
    </w:pPr>
    <w:rPr>
      <w:rFonts w:ascii="Times New Roman" w:eastAsia="Times New Roman" w:hAnsi="Times New Roman"/>
      <w:sz w:val="24"/>
      <w:szCs w:val="24"/>
      <w:lang w:eastAsia="he-IL"/>
    </w:rPr>
  </w:style>
  <w:style w:type="paragraph" w:styleId="ListParagraph">
    <w:name w:val="List Paragraph"/>
    <w:basedOn w:val="Normal"/>
    <w:uiPriority w:val="34"/>
    <w:qFormat/>
    <w:rsid w:val="000206FA"/>
    <w:pPr>
      <w:spacing w:line="360" w:lineRule="auto"/>
      <w:ind w:left="720"/>
      <w:jc w:val="both"/>
    </w:pPr>
    <w:rPr>
      <w:rFonts w:ascii="Times New Roman" w:eastAsia="Times New Roman" w:hAnsi="Times New Roman"/>
      <w:sz w:val="25"/>
      <w:szCs w:val="25"/>
    </w:rPr>
  </w:style>
  <w:style w:type="paragraph" w:styleId="Revision">
    <w:name w:val="Revision"/>
    <w:hidden/>
    <w:uiPriority w:val="99"/>
    <w:semiHidden/>
    <w:rsid w:val="000206FA"/>
    <w:pPr>
      <w:spacing w:after="0" w:line="240" w:lineRule="auto"/>
    </w:pPr>
    <w:rPr>
      <w:rFonts w:ascii="Times New Roman" w:eastAsia="Times New Roman" w:hAnsi="Times New Roman" w:cs="David"/>
      <w:sz w:val="20"/>
      <w:szCs w:val="20"/>
      <w:lang w:eastAsia="he-IL"/>
    </w:rPr>
  </w:style>
  <w:style w:type="paragraph" w:customStyle="1" w:styleId="Heading11">
    <w:name w:val="Heading 11"/>
    <w:basedOn w:val="Normal"/>
    <w:next w:val="Normal"/>
    <w:rsid w:val="000206FA"/>
    <w:pPr>
      <w:keepNext/>
      <w:widowControl w:val="0"/>
      <w:jc w:val="both"/>
      <w:outlineLvl w:val="0"/>
    </w:pPr>
    <w:rPr>
      <w:rFonts w:ascii="Times New Roman" w:eastAsia="Times New Roman" w:hAnsi="Times New Roman"/>
      <w:sz w:val="20"/>
      <w:szCs w:val="24"/>
      <w:lang w:eastAsia="he-IL"/>
    </w:rPr>
  </w:style>
  <w:style w:type="paragraph" w:customStyle="1" w:styleId="Heading21">
    <w:name w:val="Heading 21"/>
    <w:basedOn w:val="Normal"/>
    <w:next w:val="Normal"/>
    <w:rsid w:val="000206FA"/>
    <w:pPr>
      <w:keepNext/>
      <w:widowControl w:val="0"/>
      <w:jc w:val="center"/>
      <w:outlineLvl w:val="1"/>
    </w:pPr>
    <w:rPr>
      <w:rFonts w:ascii="Times New Roman" w:eastAsia="Times New Roman" w:hAnsi="Times New Roman"/>
      <w:bCs/>
      <w:sz w:val="20"/>
      <w:szCs w:val="24"/>
      <w:lang w:eastAsia="he-IL"/>
    </w:rPr>
  </w:style>
  <w:style w:type="paragraph" w:customStyle="1" w:styleId="Heading31">
    <w:name w:val="Heading 31"/>
    <w:basedOn w:val="Normal"/>
    <w:next w:val="Normal"/>
    <w:rsid w:val="000206FA"/>
    <w:pPr>
      <w:keepNext/>
      <w:widowControl w:val="0"/>
      <w:jc w:val="both"/>
      <w:outlineLvl w:val="2"/>
    </w:pPr>
    <w:rPr>
      <w:rFonts w:ascii="Times New Roman" w:eastAsia="Times New Roman" w:hAnsi="Times New Roman"/>
      <w:b/>
      <w:bCs/>
      <w:sz w:val="20"/>
      <w:szCs w:val="24"/>
      <w:u w:val="single"/>
      <w:lang w:eastAsia="he-IL"/>
    </w:rPr>
  </w:style>
  <w:style w:type="paragraph" w:customStyle="1" w:styleId="Heading42">
    <w:name w:val="Heading 42"/>
    <w:basedOn w:val="Normal"/>
    <w:next w:val="Normal"/>
    <w:rsid w:val="000206FA"/>
    <w:pPr>
      <w:keepNext/>
      <w:widowControl w:val="0"/>
      <w:jc w:val="center"/>
      <w:outlineLvl w:val="3"/>
    </w:pPr>
    <w:rPr>
      <w:rFonts w:ascii="Times New Roman" w:eastAsia="Times New Roman" w:hAnsi="Times New Roman"/>
      <w:bCs/>
      <w:sz w:val="20"/>
      <w:szCs w:val="24"/>
      <w:u w:val="single"/>
      <w:lang w:eastAsia="he-IL"/>
    </w:rPr>
  </w:style>
  <w:style w:type="paragraph" w:customStyle="1" w:styleId="Heading51">
    <w:name w:val="Heading 51"/>
    <w:basedOn w:val="Normal"/>
    <w:next w:val="Normal"/>
    <w:rsid w:val="000206FA"/>
    <w:pPr>
      <w:keepNext/>
      <w:widowControl w:val="0"/>
      <w:jc w:val="right"/>
      <w:outlineLvl w:val="4"/>
    </w:pPr>
    <w:rPr>
      <w:rFonts w:ascii="Times New Roman" w:eastAsia="Times New Roman" w:hAnsi="Times New Roman"/>
      <w:sz w:val="20"/>
      <w:szCs w:val="24"/>
      <w:lang w:eastAsia="he-IL"/>
    </w:rPr>
  </w:style>
  <w:style w:type="paragraph" w:customStyle="1" w:styleId="Heading61">
    <w:name w:val="Heading 61"/>
    <w:basedOn w:val="Normal"/>
    <w:next w:val="Normal"/>
    <w:rsid w:val="000206FA"/>
    <w:pPr>
      <w:keepNext/>
      <w:widowControl w:val="0"/>
      <w:jc w:val="both"/>
      <w:outlineLvl w:val="5"/>
    </w:pPr>
    <w:rPr>
      <w:rFonts w:ascii="Times New Roman" w:eastAsia="Times New Roman" w:hAnsi="Times New Roman"/>
      <w:sz w:val="20"/>
      <w:szCs w:val="24"/>
      <w:u w:val="single"/>
      <w:lang w:eastAsia="he-IL"/>
    </w:rPr>
  </w:style>
  <w:style w:type="paragraph" w:customStyle="1" w:styleId="Heading71">
    <w:name w:val="Heading 71"/>
    <w:basedOn w:val="Normal"/>
    <w:next w:val="Normal"/>
    <w:rsid w:val="000206FA"/>
    <w:pPr>
      <w:keepNext/>
      <w:widowControl w:val="0"/>
      <w:ind w:right="5760"/>
      <w:jc w:val="both"/>
      <w:outlineLvl w:val="6"/>
    </w:pPr>
    <w:rPr>
      <w:rFonts w:ascii="Times New Roman" w:eastAsia="Times New Roman" w:hAnsi="Times New Roman"/>
      <w:sz w:val="20"/>
      <w:szCs w:val="24"/>
      <w:lang w:eastAsia="he-IL"/>
    </w:rPr>
  </w:style>
  <w:style w:type="paragraph" w:customStyle="1" w:styleId="Heading81">
    <w:name w:val="Heading 81"/>
    <w:basedOn w:val="Normal"/>
    <w:next w:val="Normal"/>
    <w:rsid w:val="000206FA"/>
    <w:pPr>
      <w:keepNext/>
      <w:widowControl w:val="0"/>
      <w:ind w:firstLine="720"/>
      <w:jc w:val="both"/>
      <w:outlineLvl w:val="7"/>
    </w:pPr>
    <w:rPr>
      <w:rFonts w:ascii="Times New Roman" w:eastAsia="Times New Roman" w:hAnsi="Times New Roman"/>
      <w:color w:val="339966"/>
      <w:sz w:val="20"/>
      <w:szCs w:val="24"/>
      <w:lang w:eastAsia="he-IL"/>
    </w:rPr>
  </w:style>
  <w:style w:type="paragraph" w:customStyle="1" w:styleId="Heading91">
    <w:name w:val="Heading 91"/>
    <w:basedOn w:val="Normal"/>
    <w:next w:val="Normal"/>
    <w:rsid w:val="000206FA"/>
    <w:pPr>
      <w:keepNext/>
      <w:widowControl w:val="0"/>
      <w:jc w:val="both"/>
      <w:outlineLvl w:val="8"/>
    </w:pPr>
    <w:rPr>
      <w:rFonts w:ascii="Times New Roman" w:eastAsia="Times New Roman" w:hAnsi="Times New Roman"/>
      <w:bCs/>
      <w:sz w:val="20"/>
      <w:szCs w:val="24"/>
      <w:u w:val="single"/>
      <w:lang w:eastAsia="he-IL"/>
    </w:rPr>
  </w:style>
  <w:style w:type="paragraph" w:customStyle="1" w:styleId="Header1">
    <w:name w:val="Header1"/>
    <w:basedOn w:val="Normal"/>
    <w:rsid w:val="000206FA"/>
    <w:pPr>
      <w:widowControl w:val="0"/>
      <w:tabs>
        <w:tab w:val="center" w:pos="4153"/>
        <w:tab w:val="right" w:pos="8306"/>
      </w:tabs>
      <w:bidi w:val="0"/>
    </w:pPr>
    <w:rPr>
      <w:rFonts w:ascii="Times New Roman" w:eastAsia="Times New Roman" w:hAnsi="Times New Roman"/>
      <w:sz w:val="20"/>
      <w:szCs w:val="20"/>
      <w:lang w:eastAsia="he-IL"/>
    </w:rPr>
  </w:style>
  <w:style w:type="paragraph" w:customStyle="1" w:styleId="Footer1">
    <w:name w:val="Footer1"/>
    <w:basedOn w:val="Normal"/>
    <w:rsid w:val="000206FA"/>
    <w:pPr>
      <w:widowControl w:val="0"/>
      <w:tabs>
        <w:tab w:val="center" w:pos="4153"/>
        <w:tab w:val="right" w:pos="8306"/>
      </w:tabs>
      <w:bidi w:val="0"/>
    </w:pPr>
    <w:rPr>
      <w:rFonts w:ascii="Times New Roman" w:eastAsia="Times New Roman" w:hAnsi="Times New Roman"/>
      <w:sz w:val="20"/>
      <w:szCs w:val="20"/>
      <w:lang w:eastAsia="he-IL"/>
    </w:rPr>
  </w:style>
  <w:style w:type="character" w:customStyle="1" w:styleId="PageNumber1">
    <w:name w:val="Page Number1"/>
    <w:rsid w:val="000206FA"/>
    <w:rPr>
      <w:rFonts w:cs="Times New Roman"/>
    </w:rPr>
  </w:style>
  <w:style w:type="paragraph" w:styleId="BodyTextIndent3">
    <w:name w:val="Body Text Indent 3"/>
    <w:basedOn w:val="Normal"/>
    <w:link w:val="BodyTextIndent3Char"/>
    <w:rsid w:val="000206FA"/>
    <w:pPr>
      <w:spacing w:line="360" w:lineRule="auto"/>
      <w:ind w:left="1440"/>
    </w:pPr>
    <w:rPr>
      <w:rFonts w:ascii="Times New Roman" w:eastAsia="Times New Roman" w:hAnsi="Times New Roman"/>
      <w:sz w:val="24"/>
      <w:szCs w:val="24"/>
      <w:lang w:eastAsia="he-IL"/>
    </w:rPr>
  </w:style>
  <w:style w:type="character" w:customStyle="1" w:styleId="BodyTextIndent3Char">
    <w:name w:val="Body Text Indent 3 Char"/>
    <w:basedOn w:val="DefaultParagraphFont"/>
    <w:link w:val="BodyTextIndent3"/>
    <w:rsid w:val="000206FA"/>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0206FA"/>
    <w:pPr>
      <w:ind w:left="2877"/>
    </w:pPr>
    <w:rPr>
      <w:rFonts w:ascii="Times New Roman" w:eastAsia="Times New Roman" w:hAnsi="Times New Roman"/>
      <w:sz w:val="20"/>
      <w:szCs w:val="24"/>
      <w:lang w:eastAsia="he-IL"/>
    </w:rPr>
  </w:style>
  <w:style w:type="character" w:customStyle="1" w:styleId="BodyTextIndent2Char">
    <w:name w:val="Body Text Indent 2 Char"/>
    <w:basedOn w:val="DefaultParagraphFont"/>
    <w:link w:val="BodyTextIndent2"/>
    <w:rsid w:val="000206FA"/>
    <w:rPr>
      <w:rFonts w:ascii="Times New Roman" w:eastAsia="Times New Roman" w:hAnsi="Times New Roman" w:cs="David"/>
      <w:sz w:val="20"/>
      <w:szCs w:val="24"/>
      <w:lang w:eastAsia="he-IL"/>
    </w:rPr>
  </w:style>
  <w:style w:type="paragraph" w:customStyle="1" w:styleId="a1">
    <w:name w:val="סגנון"/>
    <w:basedOn w:val="Normal"/>
    <w:next w:val="BlockText"/>
    <w:rsid w:val="000206FA"/>
    <w:pPr>
      <w:ind w:left="1440"/>
    </w:pPr>
    <w:rPr>
      <w:rFonts w:ascii="Times New Roman" w:eastAsia="Times New Roman" w:hAnsi="Times New Roman"/>
      <w:sz w:val="24"/>
      <w:szCs w:val="24"/>
      <w:lang w:eastAsia="he-IL"/>
    </w:rPr>
  </w:style>
  <w:style w:type="paragraph" w:styleId="DocumentMap">
    <w:name w:val="Document Map"/>
    <w:basedOn w:val="Normal"/>
    <w:link w:val="DocumentMapChar"/>
    <w:rsid w:val="000206FA"/>
    <w:pPr>
      <w:widowControl w:val="0"/>
      <w:shd w:val="clear" w:color="auto" w:fill="000080"/>
      <w:bidi w:val="0"/>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0206FA"/>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0206FA"/>
    <w:pPr>
      <w:keepNext/>
      <w:widowControl w:val="0"/>
      <w:jc w:val="center"/>
      <w:outlineLvl w:val="3"/>
    </w:pPr>
    <w:rPr>
      <w:rFonts w:ascii="Times New Roman" w:eastAsia="Times New Roman" w:hAnsi="Times New Roman"/>
      <w:bCs/>
      <w:sz w:val="20"/>
      <w:szCs w:val="24"/>
      <w:u w:val="single"/>
      <w:lang w:eastAsia="he-IL"/>
    </w:rPr>
  </w:style>
  <w:style w:type="paragraph" w:customStyle="1" w:styleId="Heading22">
    <w:name w:val="Heading 22"/>
    <w:basedOn w:val="Normal"/>
    <w:next w:val="Normal"/>
    <w:rsid w:val="000206FA"/>
    <w:pPr>
      <w:keepNext/>
      <w:widowControl w:val="0"/>
      <w:jc w:val="center"/>
      <w:outlineLvl w:val="1"/>
    </w:pPr>
    <w:rPr>
      <w:rFonts w:ascii="Times New Roman" w:eastAsia="Times New Roman" w:hAnsi="Times New Roman"/>
      <w:bCs/>
      <w:sz w:val="20"/>
      <w:szCs w:val="24"/>
      <w:lang w:eastAsia="he-IL"/>
    </w:rPr>
  </w:style>
  <w:style w:type="paragraph" w:customStyle="1" w:styleId="Heading32">
    <w:name w:val="Heading 32"/>
    <w:basedOn w:val="Normal"/>
    <w:next w:val="Normal"/>
    <w:rsid w:val="000206FA"/>
    <w:pPr>
      <w:keepNext/>
      <w:widowControl w:val="0"/>
      <w:jc w:val="both"/>
      <w:outlineLvl w:val="2"/>
    </w:pPr>
    <w:rPr>
      <w:rFonts w:ascii="Times New Roman" w:eastAsia="Times New Roman" w:hAnsi="Times New Roman"/>
      <w:b/>
      <w:bCs/>
      <w:sz w:val="20"/>
      <w:szCs w:val="24"/>
      <w:u w:val="single"/>
      <w:lang w:eastAsia="he-IL"/>
    </w:rPr>
  </w:style>
  <w:style w:type="paragraph" w:customStyle="1" w:styleId="Heading52">
    <w:name w:val="Heading 52"/>
    <w:basedOn w:val="Normal"/>
    <w:next w:val="Normal"/>
    <w:rsid w:val="000206FA"/>
    <w:pPr>
      <w:keepNext/>
      <w:widowControl w:val="0"/>
      <w:jc w:val="right"/>
      <w:outlineLvl w:val="4"/>
    </w:pPr>
    <w:rPr>
      <w:rFonts w:ascii="Times New Roman" w:eastAsia="Times New Roman" w:hAnsi="Times New Roman"/>
      <w:sz w:val="20"/>
      <w:szCs w:val="24"/>
      <w:lang w:eastAsia="he-IL"/>
    </w:rPr>
  </w:style>
  <w:style w:type="paragraph" w:customStyle="1" w:styleId="Heading82">
    <w:name w:val="Heading 82"/>
    <w:basedOn w:val="Normal"/>
    <w:next w:val="Normal"/>
    <w:rsid w:val="000206FA"/>
    <w:pPr>
      <w:keepNext/>
      <w:widowControl w:val="0"/>
      <w:ind w:firstLine="720"/>
      <w:jc w:val="both"/>
      <w:outlineLvl w:val="7"/>
    </w:pPr>
    <w:rPr>
      <w:rFonts w:ascii="Times New Roman" w:eastAsia="Times New Roman" w:hAnsi="Times New Roman"/>
      <w:color w:val="339966"/>
      <w:sz w:val="20"/>
      <w:szCs w:val="24"/>
      <w:lang w:eastAsia="he-IL"/>
    </w:rPr>
  </w:style>
  <w:style w:type="paragraph" w:customStyle="1" w:styleId="Header2">
    <w:name w:val="Header2"/>
    <w:basedOn w:val="Normal"/>
    <w:rsid w:val="000206FA"/>
    <w:pPr>
      <w:widowControl w:val="0"/>
      <w:tabs>
        <w:tab w:val="center" w:pos="4153"/>
        <w:tab w:val="right" w:pos="8306"/>
      </w:tabs>
      <w:bidi w:val="0"/>
    </w:pPr>
    <w:rPr>
      <w:rFonts w:ascii="Times New Roman" w:eastAsia="Times New Roman" w:hAnsi="Times New Roman"/>
      <w:sz w:val="20"/>
      <w:szCs w:val="20"/>
      <w:lang w:eastAsia="he-IL"/>
    </w:rPr>
  </w:style>
  <w:style w:type="paragraph" w:customStyle="1" w:styleId="AutoField">
    <w:name w:val="Auto Field"/>
    <w:basedOn w:val="Footer"/>
    <w:link w:val="AutoFieldChar"/>
    <w:qFormat/>
    <w:rsid w:val="006C765A"/>
    <w:pPr>
      <w:spacing w:before="100" w:after="100"/>
    </w:pPr>
    <w:rPr>
      <w:rFonts w:ascii="David" w:hAnsi="David"/>
      <w:color w:val="2E74B5" w:themeColor="accent1" w:themeShade="BF"/>
      <w:sz w:val="20"/>
      <w:szCs w:val="24"/>
    </w:rPr>
  </w:style>
  <w:style w:type="character" w:customStyle="1" w:styleId="AutoFieldChar">
    <w:name w:val="Auto Field Char"/>
    <w:basedOn w:val="FooterChar"/>
    <w:link w:val="AutoField"/>
    <w:rsid w:val="006C765A"/>
    <w:rPr>
      <w:rFonts w:ascii="David" w:hAnsi="David" w:cs="David"/>
      <w:color w:val="2E74B5" w:themeColor="accent1" w:themeShade="BF"/>
      <w:sz w:val="20"/>
      <w:szCs w:val="24"/>
    </w:rPr>
  </w:style>
  <w:style w:type="numbering" w:customStyle="1" w:styleId="NoList2">
    <w:name w:val="No List2"/>
    <w:next w:val="NoList"/>
    <w:semiHidden/>
    <w:rsid w:val="00630E75"/>
  </w:style>
  <w:style w:type="paragraph" w:customStyle="1" w:styleId="indent1">
    <w:name w:val="indent1"/>
    <w:basedOn w:val="Heading1"/>
    <w:rsid w:val="00630E75"/>
    <w:pPr>
      <w:keepNext w:val="0"/>
      <w:bidi w:val="0"/>
      <w:spacing w:before="120" w:after="120"/>
      <w:ind w:left="720"/>
      <w:jc w:val="left"/>
    </w:pPr>
    <w:rPr>
      <w:szCs w:val="20"/>
    </w:rPr>
  </w:style>
  <w:style w:type="paragraph" w:customStyle="1" w:styleId="indent2">
    <w:name w:val="indent2"/>
    <w:basedOn w:val="Heading2"/>
    <w:rsid w:val="00630E75"/>
    <w:pPr>
      <w:keepNext w:val="0"/>
      <w:bidi w:val="0"/>
      <w:spacing w:before="120" w:after="120"/>
      <w:ind w:left="1440"/>
      <w:jc w:val="left"/>
    </w:pPr>
    <w:rPr>
      <w:bCs w:val="0"/>
      <w:szCs w:val="20"/>
    </w:rPr>
  </w:style>
  <w:style w:type="paragraph" w:customStyle="1" w:styleId="indent3">
    <w:name w:val="indent3"/>
    <w:basedOn w:val="Heading3"/>
    <w:rsid w:val="00630E75"/>
    <w:pPr>
      <w:keepNext w:val="0"/>
      <w:bidi w:val="0"/>
      <w:spacing w:before="120" w:after="120"/>
      <w:ind w:left="2160"/>
      <w:jc w:val="left"/>
    </w:pPr>
    <w:rPr>
      <w:b w:val="0"/>
      <w:bCs w:val="0"/>
      <w:szCs w:val="20"/>
      <w:u w:val="none"/>
    </w:rPr>
  </w:style>
  <w:style w:type="paragraph" w:customStyle="1" w:styleId="indent4">
    <w:name w:val="indent4"/>
    <w:basedOn w:val="Heading4"/>
    <w:rsid w:val="00630E75"/>
    <w:pPr>
      <w:keepNext w:val="0"/>
      <w:bidi w:val="0"/>
      <w:spacing w:before="120" w:after="120"/>
      <w:ind w:left="3600"/>
      <w:jc w:val="left"/>
    </w:pPr>
    <w:rPr>
      <w:bCs w:val="0"/>
      <w:szCs w:val="20"/>
      <w:u w:val="none"/>
    </w:rPr>
  </w:style>
  <w:style w:type="paragraph" w:customStyle="1" w:styleId="indent5">
    <w:name w:val="indent5"/>
    <w:basedOn w:val="Heading5"/>
    <w:rsid w:val="00630E75"/>
    <w:pPr>
      <w:keepNext w:val="0"/>
      <w:bidi w:val="0"/>
      <w:spacing w:before="120" w:after="120"/>
      <w:ind w:left="4321"/>
      <w:jc w:val="left"/>
    </w:pPr>
    <w:rPr>
      <w:szCs w:val="20"/>
    </w:rPr>
  </w:style>
  <w:style w:type="paragraph" w:customStyle="1" w:styleId="indent6">
    <w:name w:val="indent6"/>
    <w:basedOn w:val="Heading6"/>
    <w:rsid w:val="00630E75"/>
    <w:pPr>
      <w:keepNext w:val="0"/>
      <w:bidi w:val="0"/>
      <w:spacing w:before="120" w:after="120"/>
      <w:ind w:left="5041"/>
      <w:jc w:val="left"/>
    </w:pPr>
    <w:rPr>
      <w:szCs w:val="20"/>
      <w:u w:val="none"/>
    </w:rPr>
  </w:style>
  <w:style w:type="paragraph" w:customStyle="1" w:styleId="indent7">
    <w:name w:val="indent7"/>
    <w:basedOn w:val="Heading7"/>
    <w:rsid w:val="00630E75"/>
    <w:pPr>
      <w:keepNext w:val="0"/>
      <w:bidi w:val="0"/>
      <w:spacing w:before="120" w:after="120"/>
      <w:ind w:left="5704" w:right="0"/>
      <w:jc w:val="left"/>
    </w:pPr>
    <w:rPr>
      <w:szCs w:val="20"/>
    </w:rPr>
  </w:style>
  <w:style w:type="paragraph" w:customStyle="1" w:styleId="11">
    <w:name w:val="ציטוט1"/>
    <w:basedOn w:val="Normal"/>
    <w:rsid w:val="00630E75"/>
    <w:pPr>
      <w:widowControl w:val="0"/>
      <w:bidi w:val="0"/>
      <w:spacing w:before="120" w:after="120"/>
      <w:ind w:left="1440" w:right="1134"/>
    </w:pPr>
    <w:rPr>
      <w:rFonts w:ascii="Times New Roman" w:eastAsia="Times New Roman" w:hAnsi="Times New Roman"/>
      <w:sz w:val="20"/>
      <w:szCs w:val="20"/>
      <w:lang w:eastAsia="he-IL"/>
    </w:rPr>
  </w:style>
  <w:style w:type="paragraph" w:styleId="BodyTextIndent">
    <w:name w:val="Body Text Indent"/>
    <w:basedOn w:val="Normal"/>
    <w:link w:val="BodyTextIndentChar"/>
    <w:rsid w:val="00630E75"/>
    <w:pPr>
      <w:widowControl w:val="0"/>
      <w:ind w:left="656" w:hanging="656"/>
    </w:pPr>
    <w:rPr>
      <w:rFonts w:ascii="Times New Roman" w:eastAsia="Times New Roman" w:hAnsi="Times New Roman"/>
      <w:sz w:val="24"/>
      <w:szCs w:val="24"/>
    </w:rPr>
  </w:style>
  <w:style w:type="character" w:customStyle="1" w:styleId="BodyTextIndentChar">
    <w:name w:val="Body Text Indent Char"/>
    <w:basedOn w:val="DefaultParagraphFont"/>
    <w:link w:val="BodyTextIndent"/>
    <w:rsid w:val="00630E75"/>
    <w:rPr>
      <w:rFonts w:ascii="Times New Roman" w:eastAsia="Times New Roman" w:hAnsi="Times New Roman" w:cs="David"/>
      <w:sz w:val="24"/>
      <w:szCs w:val="24"/>
    </w:rPr>
  </w:style>
  <w:style w:type="character" w:customStyle="1" w:styleId="a2">
    <w:name w:val="תוכן הפקס"/>
    <w:basedOn w:val="DefaultParagraphFont"/>
    <w:rsid w:val="00630E75"/>
  </w:style>
  <w:style w:type="paragraph" w:customStyle="1" w:styleId="110">
    <w:name w:val="כותרת 11"/>
    <w:basedOn w:val="Normal"/>
    <w:rsid w:val="00630E75"/>
    <w:pPr>
      <w:widowControl w:val="0"/>
      <w:bidi w:val="0"/>
    </w:pPr>
    <w:rPr>
      <w:rFonts w:ascii="Times New Roman" w:eastAsia="Times New Roman" w:hAnsi="Times New Roman"/>
      <w:sz w:val="20"/>
      <w:szCs w:val="20"/>
      <w:lang w:eastAsia="he-IL"/>
    </w:rPr>
  </w:style>
  <w:style w:type="paragraph" w:customStyle="1" w:styleId="21">
    <w:name w:val="כותרת 21"/>
    <w:basedOn w:val="Normal"/>
    <w:rsid w:val="00630E75"/>
    <w:pPr>
      <w:widowControl w:val="0"/>
      <w:bidi w:val="0"/>
    </w:pPr>
    <w:rPr>
      <w:rFonts w:ascii="Times New Roman" w:eastAsia="Times New Roman" w:hAnsi="Times New Roman" w:cs="Times New Roman"/>
      <w:sz w:val="20"/>
      <w:szCs w:val="20"/>
      <w:lang w:val="x-none" w:eastAsia="he-IL"/>
    </w:rPr>
  </w:style>
  <w:style w:type="paragraph" w:customStyle="1" w:styleId="31">
    <w:name w:val="כותרת 31"/>
    <w:basedOn w:val="Normal"/>
    <w:rsid w:val="00630E75"/>
    <w:pPr>
      <w:widowControl w:val="0"/>
      <w:bidi w:val="0"/>
    </w:pPr>
    <w:rPr>
      <w:rFonts w:ascii="Times New Roman" w:eastAsia="Times New Roman" w:hAnsi="Times New Roman"/>
      <w:sz w:val="20"/>
      <w:szCs w:val="20"/>
      <w:lang w:eastAsia="he-IL"/>
    </w:rPr>
  </w:style>
  <w:style w:type="paragraph" w:customStyle="1" w:styleId="41">
    <w:name w:val="כותרת 41"/>
    <w:basedOn w:val="Normal"/>
    <w:rsid w:val="00630E75"/>
    <w:pPr>
      <w:widowControl w:val="0"/>
      <w:bidi w:val="0"/>
    </w:pPr>
    <w:rPr>
      <w:rFonts w:ascii="Times New Roman" w:eastAsia="Times New Roman" w:hAnsi="Times New Roman"/>
      <w:sz w:val="20"/>
      <w:szCs w:val="20"/>
      <w:lang w:eastAsia="he-IL"/>
    </w:rPr>
  </w:style>
  <w:style w:type="paragraph" w:customStyle="1" w:styleId="51">
    <w:name w:val="כותרת 51"/>
    <w:basedOn w:val="Normal"/>
    <w:rsid w:val="00630E75"/>
    <w:pPr>
      <w:widowControl w:val="0"/>
      <w:bidi w:val="0"/>
    </w:pPr>
    <w:rPr>
      <w:rFonts w:ascii="Times New Roman" w:eastAsia="Times New Roman" w:hAnsi="Times New Roman"/>
      <w:sz w:val="20"/>
      <w:szCs w:val="20"/>
      <w:lang w:eastAsia="he-IL"/>
    </w:rPr>
  </w:style>
  <w:style w:type="paragraph" w:customStyle="1" w:styleId="61">
    <w:name w:val="כותרת 61"/>
    <w:basedOn w:val="Normal"/>
    <w:rsid w:val="00630E75"/>
    <w:pPr>
      <w:widowControl w:val="0"/>
      <w:bidi w:val="0"/>
    </w:pPr>
    <w:rPr>
      <w:rFonts w:ascii="Times New Roman" w:eastAsia="Times New Roman" w:hAnsi="Times New Roman"/>
      <w:sz w:val="20"/>
      <w:szCs w:val="20"/>
      <w:lang w:eastAsia="he-IL"/>
    </w:rPr>
  </w:style>
  <w:style w:type="paragraph" w:customStyle="1" w:styleId="71">
    <w:name w:val="כותרת 71"/>
    <w:basedOn w:val="Normal"/>
    <w:rsid w:val="00630E75"/>
    <w:pPr>
      <w:widowControl w:val="0"/>
      <w:bidi w:val="0"/>
    </w:pPr>
    <w:rPr>
      <w:rFonts w:ascii="Times New Roman" w:eastAsia="Times New Roman" w:hAnsi="Times New Roman"/>
      <w:sz w:val="20"/>
      <w:szCs w:val="20"/>
      <w:lang w:eastAsia="he-IL"/>
    </w:rPr>
  </w:style>
  <w:style w:type="paragraph" w:customStyle="1" w:styleId="12">
    <w:name w:val="פיסקת רשימה1"/>
    <w:basedOn w:val="Normal"/>
    <w:qFormat/>
    <w:rsid w:val="00630E75"/>
    <w:pPr>
      <w:widowControl w:val="0"/>
      <w:bidi w:val="0"/>
      <w:ind w:left="720"/>
    </w:pPr>
    <w:rPr>
      <w:rFonts w:ascii="Times New Roman" w:eastAsia="Times New Roman" w:hAnsi="Times New Roman"/>
      <w:sz w:val="20"/>
      <w:szCs w:val="20"/>
      <w:lang w:eastAsia="he-IL"/>
    </w:rPr>
  </w:style>
  <w:style w:type="numbering" w:customStyle="1" w:styleId="13">
    <w:name w:val="ללא רשימה1"/>
    <w:next w:val="NoList"/>
    <w:semiHidden/>
    <w:unhideWhenUsed/>
    <w:rsid w:val="00630E75"/>
  </w:style>
  <w:style w:type="paragraph" w:styleId="NormalWeb">
    <w:name w:val="Normal (Web)"/>
    <w:basedOn w:val="Normal"/>
    <w:rsid w:val="00630E75"/>
    <w:pPr>
      <w:bidi w:val="0"/>
    </w:pPr>
    <w:rPr>
      <w:rFonts w:ascii="Times New Roman" w:eastAsia="Times New Roman" w:hAnsi="Times New Roman" w:cs="Times New Roman"/>
      <w:sz w:val="24"/>
      <w:szCs w:val="24"/>
    </w:rPr>
  </w:style>
  <w:style w:type="character" w:customStyle="1" w:styleId="apple-converted-space">
    <w:name w:val="apple-converted-space"/>
    <w:rsid w:val="00630E75"/>
  </w:style>
  <w:style w:type="paragraph" w:styleId="EndnoteText">
    <w:name w:val="endnote text"/>
    <w:basedOn w:val="Normal"/>
    <w:link w:val="EndnoteTextChar"/>
    <w:unhideWhenUsed/>
    <w:rsid w:val="00630E75"/>
    <w:rPr>
      <w:rFonts w:ascii="Times New Roman" w:eastAsia="Times New Roman" w:hAnsi="Times New Roman"/>
      <w:noProof/>
      <w:sz w:val="20"/>
      <w:szCs w:val="20"/>
      <w:lang w:eastAsia="he-IL"/>
    </w:rPr>
  </w:style>
  <w:style w:type="character" w:customStyle="1" w:styleId="EndnoteTextChar">
    <w:name w:val="Endnote Text Char"/>
    <w:basedOn w:val="DefaultParagraphFont"/>
    <w:link w:val="EndnoteText"/>
    <w:rsid w:val="00630E75"/>
    <w:rPr>
      <w:rFonts w:ascii="Times New Roman" w:eastAsia="Times New Roman" w:hAnsi="Times New Roman" w:cs="David"/>
      <w:noProof/>
      <w:sz w:val="20"/>
      <w:szCs w:val="20"/>
      <w:lang w:eastAsia="he-IL"/>
    </w:rPr>
  </w:style>
  <w:style w:type="character" w:styleId="EndnoteReference">
    <w:name w:val="endnote reference"/>
    <w:unhideWhenUsed/>
    <w:rsid w:val="00630E75"/>
    <w:rPr>
      <w:vertAlign w:val="superscript"/>
    </w:rPr>
  </w:style>
  <w:style w:type="paragraph" w:styleId="FootnoteText">
    <w:name w:val="footnote text"/>
    <w:basedOn w:val="Normal"/>
    <w:link w:val="FootnoteTextChar"/>
    <w:unhideWhenUsed/>
    <w:rsid w:val="00630E75"/>
    <w:rPr>
      <w:rFonts w:ascii="Times New Roman" w:eastAsia="Times New Roman" w:hAnsi="Times New Roman"/>
      <w:noProof/>
      <w:sz w:val="20"/>
      <w:szCs w:val="20"/>
      <w:lang w:eastAsia="he-IL"/>
    </w:rPr>
  </w:style>
  <w:style w:type="character" w:customStyle="1" w:styleId="FootnoteTextChar">
    <w:name w:val="Footnote Text Char"/>
    <w:basedOn w:val="DefaultParagraphFont"/>
    <w:link w:val="FootnoteText"/>
    <w:rsid w:val="00630E75"/>
    <w:rPr>
      <w:rFonts w:ascii="Times New Roman" w:eastAsia="Times New Roman" w:hAnsi="Times New Roman" w:cs="David"/>
      <w:noProof/>
      <w:sz w:val="20"/>
      <w:szCs w:val="20"/>
      <w:lang w:eastAsia="he-IL"/>
    </w:rPr>
  </w:style>
  <w:style w:type="character" w:styleId="FootnoteReference">
    <w:name w:val="footnote reference"/>
    <w:unhideWhenUsed/>
    <w:rsid w:val="00630E75"/>
    <w:rPr>
      <w:vertAlign w:val="superscript"/>
    </w:rPr>
  </w:style>
  <w:style w:type="table" w:customStyle="1" w:styleId="14">
    <w:name w:val="טבלת רשת1"/>
    <w:basedOn w:val="TableNormal"/>
    <w:next w:val="TableGrid"/>
    <w:rsid w:val="00630E7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630E7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
    <w:name w:val="ציטוט2"/>
    <w:basedOn w:val="Normal"/>
    <w:rsid w:val="00EB5A81"/>
    <w:pPr>
      <w:widowControl w:val="0"/>
      <w:bidi w:val="0"/>
      <w:spacing w:before="120" w:after="120"/>
      <w:ind w:left="1440" w:right="1134"/>
    </w:pPr>
    <w:rPr>
      <w:rFonts w:ascii="Times New Roman" w:eastAsia="Times New Roman" w:hAnsi="Times New Roman"/>
      <w:sz w:val="20"/>
      <w:szCs w:val="20"/>
      <w:lang w:eastAsia="he-IL"/>
    </w:rPr>
  </w:style>
  <w:style w:type="paragraph" w:customStyle="1" w:styleId="20">
    <w:name w:val="פיסקת רשימה2"/>
    <w:basedOn w:val="Normal"/>
    <w:qFormat/>
    <w:rsid w:val="00EB5A81"/>
    <w:pPr>
      <w:widowControl w:val="0"/>
      <w:bidi w:val="0"/>
      <w:ind w:left="720"/>
    </w:pPr>
    <w:rPr>
      <w:rFonts w:ascii="Times New Roman" w:eastAsia="Times New Roman" w:hAnsi="Times New Roman"/>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0D966D9F62A451E8B12532FF5E59FE3"/>
        <w:category>
          <w:name w:val="כללי"/>
          <w:gallery w:val="placeholder"/>
        </w:category>
        <w:types>
          <w:type w:val="bbPlcHdr"/>
        </w:types>
        <w:behaviors>
          <w:behavior w:val="content"/>
        </w:behaviors>
        <w:guid w:val="{06E83F62-D03C-4034-9EBE-33ECC1459B73}"/>
      </w:docPartPr>
      <w:docPartBody>
        <w:p w:rsidR="00BA3F90" w:rsidRDefault="00BA3F90">
          <w:r w:rsidRPr="0018650E">
            <w:rPr>
              <w:rStyle w:val="PlaceholderText"/>
              <w:rFonts w:hint="cs"/>
              <w:rtl/>
            </w:rPr>
            <w:t>[תאריך</w:t>
          </w:r>
          <w:r w:rsidRPr="0018650E">
            <w:rPr>
              <w:rStyle w:val="PlaceholderText"/>
              <w:rtl/>
            </w:rPr>
            <w:t xml:space="preserve"> </w:t>
          </w:r>
          <w:r w:rsidRPr="0018650E">
            <w:rPr>
              <w:rStyle w:val="PlaceholderText"/>
              <w:rFonts w:hint="cs"/>
              <w:rtl/>
            </w:rPr>
            <w:t>חתימת</w:t>
          </w:r>
          <w:r w:rsidRPr="0018650E">
            <w:rPr>
              <w:rStyle w:val="PlaceholderText"/>
              <w:rtl/>
            </w:rPr>
            <w:t xml:space="preserve"> </w:t>
          </w:r>
          <w:r w:rsidRPr="0018650E">
            <w:rPr>
              <w:rStyle w:val="PlaceholderText"/>
              <w:rFonts w:hint="cs"/>
              <w:rtl/>
            </w:rPr>
            <w:t>חוזה]</w:t>
          </w:r>
        </w:p>
      </w:docPartBody>
    </w:docPart>
    <w:docPart>
      <w:docPartPr>
        <w:name w:val="A323EA71CBDB4B45952DCE027D60BB47"/>
        <w:category>
          <w:name w:val="כללי"/>
          <w:gallery w:val="placeholder"/>
        </w:category>
        <w:types>
          <w:type w:val="bbPlcHdr"/>
        </w:types>
        <w:behaviors>
          <w:behavior w:val="content"/>
        </w:behaviors>
        <w:guid w:val="{43217674-65BB-48F4-98A4-FEB070F3FAF3}"/>
      </w:docPartPr>
      <w:docPartBody>
        <w:p w:rsidR="00BA3F90" w:rsidRDefault="00BA3F90">
          <w:r w:rsidRPr="0018650E">
            <w:rPr>
              <w:rStyle w:val="PlaceholderText"/>
              <w:rFonts w:hint="cs"/>
              <w:rtl/>
            </w:rPr>
            <w:t>[שם</w:t>
          </w:r>
          <w:r w:rsidRPr="0018650E">
            <w:rPr>
              <w:rStyle w:val="PlaceholderText"/>
              <w:rtl/>
            </w:rPr>
            <w:t xml:space="preserve"> </w:t>
          </w:r>
          <w:r w:rsidRPr="0018650E">
            <w:rPr>
              <w:rStyle w:val="PlaceholderText"/>
              <w:rFonts w:hint="cs"/>
              <w:rtl/>
            </w:rPr>
            <w:t>צד</w:t>
          </w:r>
          <w:r w:rsidRPr="0018650E">
            <w:rPr>
              <w:rStyle w:val="PlaceholderText"/>
              <w:rtl/>
            </w:rPr>
            <w:t xml:space="preserve"> </w:t>
          </w:r>
          <w:r w:rsidRPr="0018650E">
            <w:rPr>
              <w:rStyle w:val="PlaceholderText"/>
              <w:rFonts w:hint="cs"/>
              <w:rtl/>
            </w:rPr>
            <w:t>א]</w:t>
          </w:r>
        </w:p>
      </w:docPartBody>
    </w:docPart>
    <w:docPart>
      <w:docPartPr>
        <w:name w:val="6ED6439ABF2641B284A9F67412455BB9"/>
        <w:category>
          <w:name w:val="כללי"/>
          <w:gallery w:val="placeholder"/>
        </w:category>
        <w:types>
          <w:type w:val="bbPlcHdr"/>
        </w:types>
        <w:behaviors>
          <w:behavior w:val="content"/>
        </w:behaviors>
        <w:guid w:val="{2F244B96-B5FF-4A8E-BACF-03CE19650AD4}"/>
      </w:docPartPr>
      <w:docPartBody>
        <w:p w:rsidR="00BA3F90" w:rsidRDefault="00BA3F90">
          <w:r w:rsidRPr="0018650E">
            <w:rPr>
              <w:rStyle w:val="PlaceholderText"/>
              <w:rFonts w:hint="cs"/>
              <w:rtl/>
            </w:rPr>
            <w:t>[שם</w:t>
          </w:r>
          <w:r w:rsidRPr="0018650E">
            <w:rPr>
              <w:rStyle w:val="PlaceholderText"/>
              <w:rtl/>
            </w:rPr>
            <w:t xml:space="preserve"> </w:t>
          </w:r>
          <w:r w:rsidRPr="0018650E">
            <w:rPr>
              <w:rStyle w:val="PlaceholderText"/>
              <w:rFonts w:hint="cs"/>
              <w:rtl/>
            </w:rPr>
            <w:t>ספק]</w:t>
          </w:r>
        </w:p>
      </w:docPartBody>
    </w:docPart>
    <w:docPart>
      <w:docPartPr>
        <w:name w:val="C253914D586446E980EF82D353AD768F"/>
        <w:category>
          <w:name w:val="כללי"/>
          <w:gallery w:val="placeholder"/>
        </w:category>
        <w:types>
          <w:type w:val="bbPlcHdr"/>
        </w:types>
        <w:behaviors>
          <w:behavior w:val="content"/>
        </w:behaviors>
        <w:guid w:val="{D9B864B9-5FF1-4F23-A6FE-4380D40BE125}"/>
      </w:docPartPr>
      <w:docPartBody>
        <w:p w:rsidR="00BA3F90" w:rsidRDefault="00BA3F90">
          <w:r w:rsidRPr="0018650E">
            <w:rPr>
              <w:rStyle w:val="PlaceholderText"/>
              <w:rFonts w:hint="cs"/>
              <w:rtl/>
            </w:rPr>
            <w:t>[שדה</w:t>
          </w:r>
          <w:r w:rsidRPr="0018650E">
            <w:rPr>
              <w:rStyle w:val="PlaceholderText"/>
              <w:rtl/>
            </w:rPr>
            <w:t xml:space="preserve"> </w:t>
          </w:r>
          <w:r w:rsidRPr="0018650E">
            <w:rPr>
              <w:rStyle w:val="PlaceholderText"/>
              <w:rFonts w:hint="cs"/>
              <w:rtl/>
            </w:rPr>
            <w:t>נוסף</w:t>
          </w:r>
          <w:r w:rsidRPr="0018650E">
            <w:rPr>
              <w:rStyle w:val="PlaceholderText"/>
              <w:rtl/>
            </w:rPr>
            <w:t xml:space="preserve"> 3</w:t>
          </w:r>
          <w:r w:rsidRPr="0018650E">
            <w:rPr>
              <w:rStyle w:val="PlaceholderText"/>
              <w:rFonts w:hint="cs"/>
              <w:rtl/>
            </w:rPr>
            <w:t>]</w:t>
          </w:r>
        </w:p>
      </w:docPartBody>
    </w:docPart>
    <w:docPart>
      <w:docPartPr>
        <w:name w:val="7EB1742A3F8A497490396B55C373A8E0"/>
        <w:category>
          <w:name w:val="כללי"/>
          <w:gallery w:val="placeholder"/>
        </w:category>
        <w:types>
          <w:type w:val="bbPlcHdr"/>
        </w:types>
        <w:behaviors>
          <w:behavior w:val="content"/>
        </w:behaviors>
        <w:guid w:val="{BD4FB54F-A305-4549-84A5-7FB201D824F3}"/>
      </w:docPartPr>
      <w:docPartBody>
        <w:p w:rsidR="00BA3F90" w:rsidRDefault="00BA3F90">
          <w:r w:rsidRPr="0018650E">
            <w:rPr>
              <w:rStyle w:val="PlaceholderText"/>
              <w:rFonts w:hint="cs"/>
              <w:rtl/>
            </w:rPr>
            <w:t>[שדה</w:t>
          </w:r>
          <w:r w:rsidRPr="0018650E">
            <w:rPr>
              <w:rStyle w:val="PlaceholderText"/>
              <w:rtl/>
            </w:rPr>
            <w:t xml:space="preserve"> </w:t>
          </w:r>
          <w:r w:rsidRPr="0018650E">
            <w:rPr>
              <w:rStyle w:val="PlaceholderText"/>
              <w:rFonts w:hint="cs"/>
              <w:rtl/>
            </w:rPr>
            <w:t>נוסף</w:t>
          </w:r>
          <w:r w:rsidRPr="0018650E">
            <w:rPr>
              <w:rStyle w:val="PlaceholderText"/>
              <w:rtl/>
            </w:rPr>
            <w:t xml:space="preserve"> 5</w:t>
          </w:r>
          <w:r w:rsidRPr="0018650E">
            <w:rPr>
              <w:rStyle w:val="PlaceholderText"/>
              <w:rFonts w:hint="cs"/>
              <w:rtl/>
            </w:rPr>
            <w:t>]</w:t>
          </w:r>
        </w:p>
      </w:docPartBody>
    </w:docPart>
    <w:docPart>
      <w:docPartPr>
        <w:name w:val="0A972B96F31F4836A3CB8E6D5EFA1C9A"/>
        <w:category>
          <w:name w:val="כללי"/>
          <w:gallery w:val="placeholder"/>
        </w:category>
        <w:types>
          <w:type w:val="bbPlcHdr"/>
        </w:types>
        <w:behaviors>
          <w:behavior w:val="content"/>
        </w:behaviors>
        <w:guid w:val="{40C020DB-98E8-42C3-BE28-94E1F4C05979}"/>
      </w:docPartPr>
      <w:docPartBody>
        <w:p w:rsidR="00BA3F90" w:rsidRDefault="00BA3F90">
          <w:r w:rsidRPr="0018650E">
            <w:rPr>
              <w:rStyle w:val="PlaceholderText"/>
              <w:rFonts w:hint="cs"/>
              <w:rtl/>
            </w:rPr>
            <w:t>[שדה</w:t>
          </w:r>
          <w:r w:rsidRPr="0018650E">
            <w:rPr>
              <w:rStyle w:val="PlaceholderText"/>
              <w:rtl/>
            </w:rPr>
            <w:t xml:space="preserve"> </w:t>
          </w:r>
          <w:r w:rsidRPr="0018650E">
            <w:rPr>
              <w:rStyle w:val="PlaceholderText"/>
              <w:rFonts w:hint="cs"/>
              <w:rtl/>
            </w:rPr>
            <w:t>נוסף</w:t>
          </w:r>
          <w:r w:rsidRPr="0018650E">
            <w:rPr>
              <w:rStyle w:val="PlaceholderText"/>
              <w:rtl/>
            </w:rPr>
            <w:t xml:space="preserve"> 6</w:t>
          </w:r>
          <w:r w:rsidRPr="0018650E">
            <w:rPr>
              <w:rStyle w:val="PlaceholderText"/>
              <w:rFonts w:hint="cs"/>
              <w:rtl/>
            </w:rPr>
            <w:t>]</w:t>
          </w:r>
        </w:p>
      </w:docPartBody>
    </w:docPart>
    <w:docPart>
      <w:docPartPr>
        <w:name w:val="EC5E84B3689647F58F946944C54B8BEE"/>
        <w:category>
          <w:name w:val="כללי"/>
          <w:gallery w:val="placeholder"/>
        </w:category>
        <w:types>
          <w:type w:val="bbPlcHdr"/>
        </w:types>
        <w:behaviors>
          <w:behavior w:val="content"/>
        </w:behaviors>
        <w:guid w:val="{CDE5F6D5-4694-40BA-AB88-A77B3AB86070}"/>
      </w:docPartPr>
      <w:docPartBody>
        <w:p w:rsidR="00797A15" w:rsidRDefault="00BA3F90">
          <w:r w:rsidRPr="0018650E">
            <w:rPr>
              <w:rStyle w:val="PlaceholderText"/>
              <w:rFonts w:hint="cs"/>
              <w:rtl/>
            </w:rPr>
            <w:t>[סוג</w:t>
          </w:r>
          <w:r w:rsidRPr="0018650E">
            <w:rPr>
              <w:rStyle w:val="PlaceholderText"/>
              <w:rtl/>
            </w:rPr>
            <w:t xml:space="preserve"> </w:t>
          </w:r>
          <w:r w:rsidRPr="0018650E">
            <w:rPr>
              <w:rStyle w:val="PlaceholderText"/>
              <w:rFonts w:hint="cs"/>
              <w:rtl/>
            </w:rPr>
            <w:t>מדד</w:t>
          </w:r>
          <w:r w:rsidRPr="0018650E">
            <w:rPr>
              <w:rStyle w:val="PlaceholderText"/>
              <w:rtl/>
            </w:rPr>
            <w:t xml:space="preserve"> </w:t>
          </w:r>
          <w:r w:rsidRPr="0018650E">
            <w:rPr>
              <w:rStyle w:val="PlaceholderText"/>
              <w:rFonts w:hint="cs"/>
              <w:rtl/>
            </w:rPr>
            <w:t>כותרת]</w:t>
          </w:r>
        </w:p>
      </w:docPartBody>
    </w:docPart>
    <w:docPart>
      <w:docPartPr>
        <w:name w:val="61C8F83A45FD46DE84AA4A45434A0AF3"/>
        <w:category>
          <w:name w:val="כללי"/>
          <w:gallery w:val="placeholder"/>
        </w:category>
        <w:types>
          <w:type w:val="bbPlcHdr"/>
        </w:types>
        <w:behaviors>
          <w:behavior w:val="content"/>
        </w:behaviors>
        <w:guid w:val="{B9863837-4AE6-4FEA-9393-0566AC8AE3FE}"/>
      </w:docPartPr>
      <w:docPartBody>
        <w:p w:rsidR="00797A15" w:rsidRDefault="00BA3F90">
          <w:r w:rsidRPr="0018650E">
            <w:rPr>
              <w:rStyle w:val="PlaceholderText"/>
              <w:rFonts w:hint="cs"/>
              <w:rtl/>
            </w:rPr>
            <w:t>[מדד</w:t>
          </w:r>
          <w:r w:rsidRPr="0018650E">
            <w:rPr>
              <w:rStyle w:val="PlaceholderText"/>
              <w:rtl/>
            </w:rPr>
            <w:t xml:space="preserve"> </w:t>
          </w:r>
          <w:r w:rsidRPr="0018650E">
            <w:rPr>
              <w:rStyle w:val="PlaceholderText"/>
              <w:rFonts w:hint="cs"/>
              <w:rtl/>
            </w:rPr>
            <w:t>בגין</w:t>
          </w:r>
          <w:r w:rsidRPr="0018650E">
            <w:rPr>
              <w:rStyle w:val="PlaceholderText"/>
              <w:rtl/>
            </w:rPr>
            <w:t>/</w:t>
          </w:r>
          <w:r w:rsidRPr="0018650E">
            <w:rPr>
              <w:rStyle w:val="PlaceholderText"/>
              <w:rFonts w:hint="cs"/>
              <w:rtl/>
            </w:rPr>
            <w:t>ידוע</w:t>
          </w:r>
          <w:r w:rsidRPr="0018650E">
            <w:rPr>
              <w:rStyle w:val="PlaceholderText"/>
              <w:rtl/>
            </w:rPr>
            <w:t xml:space="preserve"> - </w:t>
          </w:r>
          <w:r w:rsidRPr="0018650E">
            <w:rPr>
              <w:rStyle w:val="PlaceholderText"/>
              <w:rFonts w:hint="cs"/>
              <w:rtl/>
            </w:rPr>
            <w:t>כותרת]</w:t>
          </w:r>
        </w:p>
      </w:docPartBody>
    </w:docPart>
    <w:docPart>
      <w:docPartPr>
        <w:name w:val="CE0566F3791A4A54BC0300A7538953AA"/>
        <w:category>
          <w:name w:val="כללי"/>
          <w:gallery w:val="placeholder"/>
        </w:category>
        <w:types>
          <w:type w:val="bbPlcHdr"/>
        </w:types>
        <w:behaviors>
          <w:behavior w:val="content"/>
        </w:behaviors>
        <w:guid w:val="{18AC0243-C910-4F7B-971C-FA573473CC5B}"/>
      </w:docPartPr>
      <w:docPartBody>
        <w:p w:rsidR="00797A15" w:rsidRDefault="00BA3F90">
          <w:r w:rsidRPr="0018650E">
            <w:rPr>
              <w:rStyle w:val="PlaceholderText"/>
              <w:rFonts w:hint="cs"/>
              <w:rtl/>
            </w:rPr>
            <w:t>[מדד</w:t>
          </w:r>
          <w:r w:rsidRPr="0018650E">
            <w:rPr>
              <w:rStyle w:val="PlaceholderText"/>
              <w:rtl/>
            </w:rPr>
            <w:t xml:space="preserve"> </w:t>
          </w:r>
          <w:r w:rsidRPr="0018650E">
            <w:rPr>
              <w:rStyle w:val="PlaceholderText"/>
              <w:rFonts w:hint="cs"/>
              <w:rtl/>
            </w:rPr>
            <w:t>בסיס]</w:t>
          </w:r>
        </w:p>
      </w:docPartBody>
    </w:docPart>
    <w:docPart>
      <w:docPartPr>
        <w:name w:val="C9ECD8870C344F0DBF22BCF671089619"/>
        <w:category>
          <w:name w:val="כללי"/>
          <w:gallery w:val="placeholder"/>
        </w:category>
        <w:types>
          <w:type w:val="bbPlcHdr"/>
        </w:types>
        <w:behaviors>
          <w:behavior w:val="content"/>
        </w:behaviors>
        <w:guid w:val="{973BCF4C-F825-487B-B415-D5F087D1AE1B}"/>
      </w:docPartPr>
      <w:docPartBody>
        <w:p w:rsidR="00797A15" w:rsidRDefault="00BA3F90">
          <w:r w:rsidRPr="0018650E">
            <w:rPr>
              <w:rStyle w:val="PlaceholderText"/>
              <w:rFonts w:hint="cs"/>
              <w:rtl/>
            </w:rPr>
            <w:t>[נקודות</w:t>
          </w:r>
          <w:r w:rsidRPr="0018650E">
            <w:rPr>
              <w:rStyle w:val="PlaceholderText"/>
              <w:rtl/>
            </w:rPr>
            <w:t xml:space="preserve"> </w:t>
          </w:r>
          <w:r w:rsidRPr="0018650E">
            <w:rPr>
              <w:rStyle w:val="PlaceholderText"/>
              <w:rFonts w:hint="cs"/>
              <w:rtl/>
            </w:rPr>
            <w:t>מדד]</w:t>
          </w:r>
        </w:p>
      </w:docPartBody>
    </w:docPart>
    <w:docPart>
      <w:docPartPr>
        <w:name w:val="823C83516B30433AB1E9711A3B8A11F8"/>
        <w:category>
          <w:name w:val="כללי"/>
          <w:gallery w:val="placeholder"/>
        </w:category>
        <w:types>
          <w:type w:val="bbPlcHdr"/>
        </w:types>
        <w:behaviors>
          <w:behavior w:val="content"/>
        </w:behaviors>
        <w:guid w:val="{BA73BA16-084D-45F7-8120-311B4ABB15D1}"/>
      </w:docPartPr>
      <w:docPartBody>
        <w:p w:rsidR="00797A15" w:rsidRDefault="00797A15" w:rsidP="00797A15">
          <w:pPr>
            <w:pStyle w:val="823C83516B30433AB1E9711A3B8A11F8"/>
          </w:pPr>
          <w:r w:rsidRPr="00F11BAF">
            <w:rPr>
              <w:rStyle w:val="PlaceholderText"/>
              <w:rtl/>
            </w:rPr>
            <w:t>[שם הפרויקט]</w:t>
          </w:r>
        </w:p>
      </w:docPartBody>
    </w:docPart>
    <w:docPart>
      <w:docPartPr>
        <w:name w:val="D82D55D50F534BC3A48A227E3979D056"/>
        <w:category>
          <w:name w:val="כללי"/>
          <w:gallery w:val="placeholder"/>
        </w:category>
        <w:types>
          <w:type w:val="bbPlcHdr"/>
        </w:types>
        <w:behaviors>
          <w:behavior w:val="content"/>
        </w:behaviors>
        <w:guid w:val="{1B004C9E-1881-454D-98D6-F6AAB4181F62}"/>
      </w:docPartPr>
      <w:docPartBody>
        <w:p w:rsidR="00797A15" w:rsidRDefault="00797A15" w:rsidP="00797A15">
          <w:pPr>
            <w:pStyle w:val="D82D55D50F534BC3A48A227E3979D056"/>
          </w:pPr>
          <w:r w:rsidRPr="00F11BAF">
            <w:rPr>
              <w:rStyle w:val="PlaceholderText"/>
              <w:rtl/>
            </w:rPr>
            <w:t>[שם אתר]</w:t>
          </w:r>
        </w:p>
      </w:docPartBody>
    </w:docPart>
    <w:docPart>
      <w:docPartPr>
        <w:name w:val="781597E3465942C5B619A808ACE841EC"/>
        <w:category>
          <w:name w:val="כללי"/>
          <w:gallery w:val="placeholder"/>
        </w:category>
        <w:types>
          <w:type w:val="bbPlcHdr"/>
        </w:types>
        <w:behaviors>
          <w:behavior w:val="content"/>
        </w:behaviors>
        <w:guid w:val="{4FD9AA15-CBA8-4D65-A7A5-3F86ABA9DBD3}"/>
      </w:docPartPr>
      <w:docPartBody>
        <w:p w:rsidR="00DF371A" w:rsidRDefault="00797A15" w:rsidP="00797A15">
          <w:pPr>
            <w:pStyle w:val="781597E3465942C5B619A808ACE841EC"/>
          </w:pPr>
          <w:r w:rsidRPr="009C4355">
            <w:rPr>
              <w:rStyle w:val="PlaceholderText"/>
              <w:rtl/>
            </w:rPr>
            <w:t>[שם ספק]</w:t>
          </w:r>
        </w:p>
      </w:docPartBody>
    </w:docPart>
    <w:docPart>
      <w:docPartPr>
        <w:name w:val="D906489812C34482BBA229A58A013183"/>
        <w:category>
          <w:name w:val="כללי"/>
          <w:gallery w:val="placeholder"/>
        </w:category>
        <w:types>
          <w:type w:val="bbPlcHdr"/>
        </w:types>
        <w:behaviors>
          <w:behavior w:val="content"/>
        </w:behaviors>
        <w:guid w:val="{0C713AA6-BBC7-45E2-914C-F5FEC9012106}"/>
      </w:docPartPr>
      <w:docPartBody>
        <w:p w:rsidR="00DF371A" w:rsidRDefault="00797A15" w:rsidP="00797A15">
          <w:pPr>
            <w:pStyle w:val="D906489812C34482BBA229A58A013183"/>
          </w:pPr>
          <w:r w:rsidRPr="003059F5">
            <w:rPr>
              <w:rStyle w:val="PlaceholderText"/>
              <w:rtl/>
            </w:rPr>
            <w:t>[רשות מקומית]</w:t>
          </w:r>
        </w:p>
      </w:docPartBody>
    </w:docPart>
    <w:docPart>
      <w:docPartPr>
        <w:name w:val="846EDF7FFD4C4FC5A13BB28A15BD60AC"/>
        <w:category>
          <w:name w:val="כללי"/>
          <w:gallery w:val="placeholder"/>
        </w:category>
        <w:types>
          <w:type w:val="bbPlcHdr"/>
        </w:types>
        <w:behaviors>
          <w:behavior w:val="content"/>
        </w:behaviors>
        <w:guid w:val="{931E9387-9661-4EAB-B712-B5EDDA9A6AF2}"/>
      </w:docPartPr>
      <w:docPartBody>
        <w:p w:rsidR="00DF371A" w:rsidRDefault="00797A15" w:rsidP="00797A15">
          <w:pPr>
            <w:pStyle w:val="846EDF7FFD4C4FC5A13BB28A15BD60AC"/>
          </w:pPr>
          <w:r w:rsidRPr="003059F5">
            <w:rPr>
              <w:rStyle w:val="PlaceholderText"/>
              <w:rtl/>
            </w:rPr>
            <w:t>[שם אתר]</w:t>
          </w:r>
        </w:p>
      </w:docPartBody>
    </w:docPart>
    <w:docPart>
      <w:docPartPr>
        <w:name w:val="FF08143A2F4B4A6AA9E6268E03493E4C"/>
        <w:category>
          <w:name w:val="כללי"/>
          <w:gallery w:val="placeholder"/>
        </w:category>
        <w:types>
          <w:type w:val="bbPlcHdr"/>
        </w:types>
        <w:behaviors>
          <w:behavior w:val="content"/>
        </w:behaviors>
        <w:guid w:val="{04DF462A-8CBD-45ED-BD78-6A0797781DC5}"/>
      </w:docPartPr>
      <w:docPartBody>
        <w:p w:rsidR="00DF371A" w:rsidRDefault="00797A15" w:rsidP="00797A15">
          <w:pPr>
            <w:pStyle w:val="FF08143A2F4B4A6AA9E6268E03493E4C"/>
          </w:pPr>
          <w:r w:rsidRPr="003059F5">
            <w:rPr>
              <w:rStyle w:val="PlaceholderText"/>
              <w:rtl/>
            </w:rPr>
            <w:t>[שם הפרויקט]</w:t>
          </w:r>
        </w:p>
      </w:docPartBody>
    </w:docPart>
    <w:docPart>
      <w:docPartPr>
        <w:name w:val="CFFFC489273141DDBC15C4A3205D8A86"/>
        <w:category>
          <w:name w:val="כללי"/>
          <w:gallery w:val="placeholder"/>
        </w:category>
        <w:types>
          <w:type w:val="bbPlcHdr"/>
        </w:types>
        <w:behaviors>
          <w:behavior w:val="content"/>
        </w:behaviors>
        <w:guid w:val="{1E220931-CF86-467D-A9A1-3F7C2B1F6D28}"/>
      </w:docPartPr>
      <w:docPartBody>
        <w:p w:rsidR="00DF371A" w:rsidRDefault="00797A15" w:rsidP="00797A15">
          <w:pPr>
            <w:pStyle w:val="CFFFC489273141DDBC15C4A3205D8A86"/>
          </w:pPr>
          <w:r w:rsidRPr="003059F5">
            <w:rPr>
              <w:rStyle w:val="PlaceholderText"/>
              <w:rtl/>
            </w:rPr>
            <w:t>[שדה נוסף 2]</w:t>
          </w:r>
        </w:p>
      </w:docPartBody>
    </w:docPart>
    <w:docPart>
      <w:docPartPr>
        <w:name w:val="DE1A6372CECF4936ADB6FC13A0557313"/>
        <w:category>
          <w:name w:val="כללי"/>
          <w:gallery w:val="placeholder"/>
        </w:category>
        <w:types>
          <w:type w:val="bbPlcHdr"/>
        </w:types>
        <w:behaviors>
          <w:behavior w:val="content"/>
        </w:behaviors>
        <w:guid w:val="{56AC7B32-38A1-4B23-B642-0405ED910D0A}"/>
      </w:docPartPr>
      <w:docPartBody>
        <w:p w:rsidR="00DF371A" w:rsidRDefault="00797A15" w:rsidP="00797A15">
          <w:pPr>
            <w:pStyle w:val="DE1A6372CECF4936ADB6FC13A0557313"/>
          </w:pPr>
          <w:r w:rsidRPr="003059F5">
            <w:rPr>
              <w:rStyle w:val="PlaceholderText"/>
              <w:rtl/>
            </w:rPr>
            <w:t>[שדה נוסף 1]</w:t>
          </w:r>
        </w:p>
      </w:docPartBody>
    </w:docPart>
    <w:docPart>
      <w:docPartPr>
        <w:name w:val="D1A45E5CD2B44863B6B372699176FA1B"/>
        <w:category>
          <w:name w:val="כללי"/>
          <w:gallery w:val="placeholder"/>
        </w:category>
        <w:types>
          <w:type w:val="bbPlcHdr"/>
        </w:types>
        <w:behaviors>
          <w:behavior w:val="content"/>
        </w:behaviors>
        <w:guid w:val="{498FF57A-58D3-40C9-A214-6B6E7F6A937A}"/>
      </w:docPartPr>
      <w:docPartBody>
        <w:p w:rsidR="00DF371A" w:rsidRDefault="00797A15" w:rsidP="00797A15">
          <w:pPr>
            <w:pStyle w:val="D1A45E5CD2B44863B6B372699176FA1B"/>
          </w:pPr>
          <w:r w:rsidRPr="003059F5">
            <w:rPr>
              <w:rStyle w:val="PlaceholderText"/>
              <w:rtl/>
            </w:rPr>
            <w:t>[רשות מקומית]</w:t>
          </w:r>
        </w:p>
      </w:docPartBody>
    </w:docPart>
    <w:docPart>
      <w:docPartPr>
        <w:name w:val="EE7EBAE76D5D4C479473605103904EB7"/>
        <w:category>
          <w:name w:val="כללי"/>
          <w:gallery w:val="placeholder"/>
        </w:category>
        <w:types>
          <w:type w:val="bbPlcHdr"/>
        </w:types>
        <w:behaviors>
          <w:behavior w:val="content"/>
        </w:behaviors>
        <w:guid w:val="{77F9DF08-9E31-46C1-9B74-4B6B7F703B5F}"/>
      </w:docPartPr>
      <w:docPartBody>
        <w:p w:rsidR="00DF371A" w:rsidRDefault="00797A15" w:rsidP="00797A15">
          <w:pPr>
            <w:pStyle w:val="EE7EBAE76D5D4C479473605103904EB7"/>
          </w:pPr>
          <w:r w:rsidRPr="003059F5">
            <w:rPr>
              <w:rStyle w:val="PlaceholderText"/>
              <w:rtl/>
            </w:rPr>
            <w:t>[שדה נוסף 4]</w:t>
          </w:r>
        </w:p>
      </w:docPartBody>
    </w:docPart>
    <w:docPart>
      <w:docPartPr>
        <w:name w:val="614B35F0B60F4B5A9B907987D4A1BEBE"/>
        <w:category>
          <w:name w:val="כללי"/>
          <w:gallery w:val="placeholder"/>
        </w:category>
        <w:types>
          <w:type w:val="bbPlcHdr"/>
        </w:types>
        <w:behaviors>
          <w:behavior w:val="content"/>
        </w:behaviors>
        <w:guid w:val="{2C448EE2-1BAA-4292-993C-BFC9B70D3DD2}"/>
      </w:docPartPr>
      <w:docPartBody>
        <w:p w:rsidR="00DF371A" w:rsidRDefault="00797A15" w:rsidP="00797A15">
          <w:pPr>
            <w:pStyle w:val="614B35F0B60F4B5A9B907987D4A1BEBE"/>
          </w:pPr>
          <w:r w:rsidRPr="0018650E">
            <w:rPr>
              <w:rStyle w:val="PlaceholderText"/>
              <w:rFonts w:hint="cs"/>
              <w:rtl/>
            </w:rPr>
            <w:t>[שדה</w:t>
          </w:r>
          <w:r w:rsidRPr="0018650E">
            <w:rPr>
              <w:rStyle w:val="PlaceholderText"/>
              <w:rtl/>
            </w:rPr>
            <w:t xml:space="preserve"> </w:t>
          </w:r>
          <w:r w:rsidRPr="0018650E">
            <w:rPr>
              <w:rStyle w:val="PlaceholderText"/>
              <w:rFonts w:hint="cs"/>
              <w:rtl/>
            </w:rPr>
            <w:t>נוסף</w:t>
          </w:r>
          <w:r w:rsidRPr="0018650E">
            <w:rPr>
              <w:rStyle w:val="PlaceholderText"/>
              <w:rtl/>
            </w:rPr>
            <w:t xml:space="preserve"> 3</w:t>
          </w:r>
          <w:r w:rsidRPr="0018650E">
            <w:rPr>
              <w:rStyle w:val="PlaceholderText"/>
              <w:rFonts w:hint="cs"/>
              <w:rtl/>
            </w:rPr>
            <w:t>]</w:t>
          </w:r>
        </w:p>
      </w:docPartBody>
    </w:docPart>
    <w:docPart>
      <w:docPartPr>
        <w:name w:val="4179129C8DC7484AAE3FEE2ABA9D3EFB"/>
        <w:category>
          <w:name w:val="כללי"/>
          <w:gallery w:val="placeholder"/>
        </w:category>
        <w:types>
          <w:type w:val="bbPlcHdr"/>
        </w:types>
        <w:behaviors>
          <w:behavior w:val="content"/>
        </w:behaviors>
        <w:guid w:val="{7D2E1659-F56D-4208-923E-1C9D7C4152E9}"/>
      </w:docPartPr>
      <w:docPartBody>
        <w:p w:rsidR="00DF371A" w:rsidRDefault="00797A15" w:rsidP="00797A15">
          <w:pPr>
            <w:pStyle w:val="4179129C8DC7484AAE3FEE2ABA9D3EFB"/>
          </w:pPr>
          <w:r w:rsidRPr="0018650E">
            <w:rPr>
              <w:rStyle w:val="PlaceholderText"/>
              <w:rFonts w:hint="cs"/>
              <w:rtl/>
            </w:rPr>
            <w:t>[שדה</w:t>
          </w:r>
          <w:r w:rsidRPr="0018650E">
            <w:rPr>
              <w:rStyle w:val="PlaceholderText"/>
              <w:rtl/>
            </w:rPr>
            <w:t xml:space="preserve"> </w:t>
          </w:r>
          <w:r w:rsidRPr="0018650E">
            <w:rPr>
              <w:rStyle w:val="PlaceholderText"/>
              <w:rFonts w:hint="cs"/>
              <w:rtl/>
            </w:rPr>
            <w:t>נוסף</w:t>
          </w:r>
          <w:r w:rsidRPr="0018650E">
            <w:rPr>
              <w:rStyle w:val="PlaceholderText"/>
              <w:rtl/>
            </w:rPr>
            <w:t xml:space="preserve"> 3</w:t>
          </w:r>
          <w:r w:rsidRPr="0018650E">
            <w:rPr>
              <w:rStyle w:val="PlaceholderText"/>
              <w:rFonts w:hint="cs"/>
              <w:rtl/>
            </w:rPr>
            <w:t>]</w:t>
          </w:r>
        </w:p>
      </w:docPartBody>
    </w:docPart>
    <w:docPart>
      <w:docPartPr>
        <w:name w:val="7915C13719D74A72A8B7A503389E1E36"/>
        <w:category>
          <w:name w:val="כללי"/>
          <w:gallery w:val="placeholder"/>
        </w:category>
        <w:types>
          <w:type w:val="bbPlcHdr"/>
        </w:types>
        <w:behaviors>
          <w:behavior w:val="content"/>
        </w:behaviors>
        <w:guid w:val="{2D7A14C5-EA8A-4D64-BFED-FF823D05BC04}"/>
      </w:docPartPr>
      <w:docPartBody>
        <w:p w:rsidR="00DF371A" w:rsidRDefault="00797A15" w:rsidP="00797A15">
          <w:pPr>
            <w:pStyle w:val="7915C13719D74A72A8B7A503389E1E36"/>
          </w:pPr>
          <w:r w:rsidRPr="003059F5">
            <w:rPr>
              <w:rStyle w:val="PlaceholderText"/>
              <w:rtl/>
            </w:rPr>
            <w:t>[אחוז השתתפות צד א]</w:t>
          </w:r>
        </w:p>
      </w:docPartBody>
    </w:docPart>
    <w:docPart>
      <w:docPartPr>
        <w:name w:val="8EFACF7E065648219299C8F435E88A5B"/>
        <w:category>
          <w:name w:val="כללי"/>
          <w:gallery w:val="placeholder"/>
        </w:category>
        <w:types>
          <w:type w:val="bbPlcHdr"/>
        </w:types>
        <w:behaviors>
          <w:behavior w:val="content"/>
        </w:behaviors>
        <w:guid w:val="{7423A6C4-321E-402D-895E-79AEE723FA9A}"/>
      </w:docPartPr>
      <w:docPartBody>
        <w:p w:rsidR="00DF371A" w:rsidRDefault="00797A15" w:rsidP="00797A15">
          <w:pPr>
            <w:pStyle w:val="8EFACF7E065648219299C8F435E88A5B"/>
          </w:pPr>
          <w:r w:rsidRPr="003059F5">
            <w:rPr>
              <w:rStyle w:val="PlaceholderText"/>
              <w:rtl/>
            </w:rPr>
            <w:t>[תאריך חתימת חוזה]</w:t>
          </w:r>
        </w:p>
      </w:docPartBody>
    </w:docPart>
    <w:docPart>
      <w:docPartPr>
        <w:name w:val="ED8C1157BFBE43BFB1B72D1970AB81BA"/>
        <w:category>
          <w:name w:val="כללי"/>
          <w:gallery w:val="placeholder"/>
        </w:category>
        <w:types>
          <w:type w:val="bbPlcHdr"/>
        </w:types>
        <w:behaviors>
          <w:behavior w:val="content"/>
        </w:behaviors>
        <w:guid w:val="{9D09F421-9143-46DF-9D2D-C4DE058DD31C}"/>
      </w:docPartPr>
      <w:docPartBody>
        <w:p w:rsidR="00DF371A" w:rsidRDefault="00797A15" w:rsidP="00797A15">
          <w:pPr>
            <w:pStyle w:val="ED8C1157BFBE43BFB1B72D1970AB81BA"/>
          </w:pPr>
          <w:r w:rsidRPr="0027244C">
            <w:rPr>
              <w:rStyle w:val="PlaceholderText"/>
              <w:rtl/>
            </w:rPr>
            <w:t>[צד א בחוזה]</w:t>
          </w:r>
        </w:p>
      </w:docPartBody>
    </w:docPart>
    <w:docPart>
      <w:docPartPr>
        <w:name w:val="4B6DD03410294E9E98B3139227DAA809"/>
        <w:category>
          <w:name w:val="כללי"/>
          <w:gallery w:val="placeholder"/>
        </w:category>
        <w:types>
          <w:type w:val="bbPlcHdr"/>
        </w:types>
        <w:behaviors>
          <w:behavior w:val="content"/>
        </w:behaviors>
        <w:guid w:val="{FF909689-DB0F-4CE1-A8C6-C8BC2AB1E32C}"/>
      </w:docPartPr>
      <w:docPartBody>
        <w:p w:rsidR="00DF371A" w:rsidRDefault="00797A15" w:rsidP="00797A15">
          <w:pPr>
            <w:pStyle w:val="4B6DD03410294E9E98B3139227DAA809"/>
          </w:pPr>
          <w:r w:rsidRPr="003059F5">
            <w:rPr>
              <w:rStyle w:val="PlaceholderText"/>
              <w:rtl/>
            </w:rPr>
            <w:t>[שם ספק]</w:t>
          </w:r>
        </w:p>
      </w:docPartBody>
    </w:docPart>
    <w:docPart>
      <w:docPartPr>
        <w:name w:val="C1EA22D5B01F4C6186C15B0D0946EDD8"/>
        <w:category>
          <w:name w:val="כללי"/>
          <w:gallery w:val="placeholder"/>
        </w:category>
        <w:types>
          <w:type w:val="bbPlcHdr"/>
        </w:types>
        <w:behaviors>
          <w:behavior w:val="content"/>
        </w:behaviors>
        <w:guid w:val="{1B13C439-F9F4-4A86-8B89-3EEB5253C74D}"/>
      </w:docPartPr>
      <w:docPartBody>
        <w:p w:rsidR="00DF371A" w:rsidRDefault="00797A15" w:rsidP="00797A15">
          <w:pPr>
            <w:pStyle w:val="C1EA22D5B01F4C6186C15B0D0946EDD8"/>
          </w:pPr>
          <w:r w:rsidRPr="003059F5">
            <w:rPr>
              <w:rStyle w:val="PlaceholderText"/>
              <w:rtl/>
            </w:rPr>
            <w:t>[שם ספק]</w:t>
          </w:r>
        </w:p>
      </w:docPartBody>
    </w:docPart>
    <w:docPart>
      <w:docPartPr>
        <w:name w:val="C05653B859364ED69B0308726EB71353"/>
        <w:category>
          <w:name w:val="כללי"/>
          <w:gallery w:val="placeholder"/>
        </w:category>
        <w:types>
          <w:type w:val="bbPlcHdr"/>
        </w:types>
        <w:behaviors>
          <w:behavior w:val="content"/>
        </w:behaviors>
        <w:guid w:val="{A74783FF-5D2A-4404-BE17-F3E3BEE0B2B7}"/>
      </w:docPartPr>
      <w:docPartBody>
        <w:p w:rsidR="00DF371A" w:rsidRDefault="00797A15" w:rsidP="00797A15">
          <w:pPr>
            <w:pStyle w:val="C05653B859364ED69B0308726EB71353"/>
          </w:pPr>
          <w:r w:rsidRPr="003059F5">
            <w:rPr>
              <w:rStyle w:val="PlaceholderText"/>
              <w:rtl/>
            </w:rPr>
            <w:t>[שם ספק]</w:t>
          </w:r>
        </w:p>
      </w:docPartBody>
    </w:docPart>
    <w:docPart>
      <w:docPartPr>
        <w:name w:val="9BA20380E90A4F8A8692C22136697254"/>
        <w:category>
          <w:name w:val="כללי"/>
          <w:gallery w:val="placeholder"/>
        </w:category>
        <w:types>
          <w:type w:val="bbPlcHdr"/>
        </w:types>
        <w:behaviors>
          <w:behavior w:val="content"/>
        </w:behaviors>
        <w:guid w:val="{14317ADA-CA94-467E-B433-5837CA1AEA8E}"/>
      </w:docPartPr>
      <w:docPartBody>
        <w:p w:rsidR="00DF371A" w:rsidRDefault="00797A15" w:rsidP="00797A15">
          <w:pPr>
            <w:pStyle w:val="9BA20380E90A4F8A8692C22136697254"/>
          </w:pPr>
          <w:r w:rsidRPr="003059F5">
            <w:rPr>
              <w:rStyle w:val="PlaceholderText"/>
              <w:rtl/>
            </w:rPr>
            <w:t>[שם ספק]</w:t>
          </w:r>
        </w:p>
      </w:docPartBody>
    </w:docPart>
    <w:docPart>
      <w:docPartPr>
        <w:name w:val="03DE988232C14D94A8CE523BC52ECA46"/>
        <w:category>
          <w:name w:val="כללי"/>
          <w:gallery w:val="placeholder"/>
        </w:category>
        <w:types>
          <w:type w:val="bbPlcHdr"/>
        </w:types>
        <w:behaviors>
          <w:behavior w:val="content"/>
        </w:behaviors>
        <w:guid w:val="{36D5EB64-EEF8-47F3-8689-924FD883B4AF}"/>
      </w:docPartPr>
      <w:docPartBody>
        <w:p w:rsidR="00DF371A" w:rsidRDefault="00797A15" w:rsidP="00797A15">
          <w:pPr>
            <w:pStyle w:val="03DE988232C14D94A8CE523BC52ECA46"/>
          </w:pPr>
          <w:r w:rsidRPr="003059F5">
            <w:rPr>
              <w:rStyle w:val="PlaceholderText"/>
              <w:rtl/>
            </w:rPr>
            <w:t>[תבנית חוזה]</w:t>
          </w:r>
        </w:p>
      </w:docPartBody>
    </w:docPart>
    <w:docPart>
      <w:docPartPr>
        <w:name w:val="7A44717603764C93813FE46E8B77ACCA"/>
        <w:category>
          <w:name w:val="כללי"/>
          <w:gallery w:val="placeholder"/>
        </w:category>
        <w:types>
          <w:type w:val="bbPlcHdr"/>
        </w:types>
        <w:behaviors>
          <w:behavior w:val="content"/>
        </w:behaviors>
        <w:guid w:val="{212ADF48-124E-4648-8818-BC55667E9599}"/>
      </w:docPartPr>
      <w:docPartBody>
        <w:p w:rsidR="00DF371A" w:rsidRDefault="00797A15" w:rsidP="00797A15">
          <w:pPr>
            <w:pStyle w:val="7A44717603764C93813FE46E8B77ACCA"/>
          </w:pPr>
          <w:r w:rsidRPr="009D00D7">
            <w:rPr>
              <w:rStyle w:val="PlaceholderText"/>
              <w:rtl/>
            </w:rPr>
            <w:t>[שם הפרויקט]</w:t>
          </w:r>
        </w:p>
      </w:docPartBody>
    </w:docPart>
    <w:docPart>
      <w:docPartPr>
        <w:name w:val="45AC500D7D2B4E27A3DA4E19E85319C3"/>
        <w:category>
          <w:name w:val="כללי"/>
          <w:gallery w:val="placeholder"/>
        </w:category>
        <w:types>
          <w:type w:val="bbPlcHdr"/>
        </w:types>
        <w:behaviors>
          <w:behavior w:val="content"/>
        </w:behaviors>
        <w:guid w:val="{EF094E23-D137-4FA4-BE30-2C2A44E19FB6}"/>
      </w:docPartPr>
      <w:docPartBody>
        <w:p w:rsidR="00DF371A" w:rsidRDefault="00797A15" w:rsidP="00797A15">
          <w:pPr>
            <w:pStyle w:val="45AC500D7D2B4E27A3DA4E19E85319C3"/>
          </w:pPr>
          <w:r w:rsidRPr="003059F5">
            <w:rPr>
              <w:rStyle w:val="PlaceholderText"/>
              <w:rtl/>
            </w:rPr>
            <w:t>[שם ספק]</w:t>
          </w:r>
        </w:p>
      </w:docPartBody>
    </w:docPart>
    <w:docPart>
      <w:docPartPr>
        <w:name w:val="973115A82ED14BE0B4C7EC50618E6A4B"/>
        <w:category>
          <w:name w:val="כללי"/>
          <w:gallery w:val="placeholder"/>
        </w:category>
        <w:types>
          <w:type w:val="bbPlcHdr"/>
        </w:types>
        <w:behaviors>
          <w:behavior w:val="content"/>
        </w:behaviors>
        <w:guid w:val="{59492FCE-4D5F-4CD6-9323-7709E0D4AA64}"/>
      </w:docPartPr>
      <w:docPartBody>
        <w:p w:rsidR="00DF371A" w:rsidRDefault="00797A15" w:rsidP="00797A15">
          <w:pPr>
            <w:pStyle w:val="973115A82ED14BE0B4C7EC50618E6A4B"/>
          </w:pPr>
          <w:r w:rsidRPr="003059F5">
            <w:rPr>
              <w:rStyle w:val="PlaceholderText"/>
              <w:rtl/>
            </w:rPr>
            <w:t>[שם ספק]</w:t>
          </w:r>
        </w:p>
      </w:docPartBody>
    </w:docPart>
    <w:docPart>
      <w:docPartPr>
        <w:name w:val="96ADA922D0C248BAAEF940146E49CB68"/>
        <w:category>
          <w:name w:val="כללי"/>
          <w:gallery w:val="placeholder"/>
        </w:category>
        <w:types>
          <w:type w:val="bbPlcHdr"/>
        </w:types>
        <w:behaviors>
          <w:behavior w:val="content"/>
        </w:behaviors>
        <w:guid w:val="{551C7B10-6788-4D15-93CA-27E754C4A9EE}"/>
      </w:docPartPr>
      <w:docPartBody>
        <w:p w:rsidR="00DF371A" w:rsidRDefault="00797A15" w:rsidP="00797A15">
          <w:pPr>
            <w:pStyle w:val="96ADA922D0C248BAAEF940146E49CB68"/>
          </w:pPr>
          <w:r w:rsidRPr="009C4355">
            <w:rPr>
              <w:rStyle w:val="PlaceholderText"/>
              <w:rtl/>
            </w:rPr>
            <w:t>[שם ספק]</w:t>
          </w:r>
        </w:p>
      </w:docPartBody>
    </w:docPart>
    <w:docPart>
      <w:docPartPr>
        <w:name w:val="22ADBD0AF323452486B6927EF043321D"/>
        <w:category>
          <w:name w:val="כללי"/>
          <w:gallery w:val="placeholder"/>
        </w:category>
        <w:types>
          <w:type w:val="bbPlcHdr"/>
        </w:types>
        <w:behaviors>
          <w:behavior w:val="content"/>
        </w:behaviors>
        <w:guid w:val="{7AF41A3B-7CF0-4A3F-93C7-2BEF286D0140}"/>
      </w:docPartPr>
      <w:docPartBody>
        <w:p w:rsidR="00DF371A" w:rsidRDefault="00797A15" w:rsidP="00797A15">
          <w:pPr>
            <w:pStyle w:val="22ADBD0AF323452486B6927EF043321D"/>
          </w:pPr>
          <w:r w:rsidRPr="00C5438E">
            <w:rPr>
              <w:rStyle w:val="PlaceholderText"/>
              <w:rtl/>
            </w:rPr>
            <w:t>[צד א בחוזה]</w:t>
          </w:r>
        </w:p>
      </w:docPartBody>
    </w:docPart>
    <w:docPart>
      <w:docPartPr>
        <w:name w:val="3A8E56318A42465DABA5AD44394E619B"/>
        <w:category>
          <w:name w:val="כללי"/>
          <w:gallery w:val="placeholder"/>
        </w:category>
        <w:types>
          <w:type w:val="bbPlcHdr"/>
        </w:types>
        <w:behaviors>
          <w:behavior w:val="content"/>
        </w:behaviors>
        <w:guid w:val="{2921902B-BE55-4EEB-B7F7-3EB8B63B9D5F}"/>
      </w:docPartPr>
      <w:docPartBody>
        <w:p w:rsidR="00DF371A" w:rsidRDefault="00797A15" w:rsidP="00797A15">
          <w:pPr>
            <w:pStyle w:val="3A8E56318A42465DABA5AD44394E619B"/>
          </w:pPr>
          <w:r w:rsidRPr="003059F5">
            <w:rPr>
              <w:rStyle w:val="PlaceholderText"/>
              <w:rtl/>
            </w:rPr>
            <w:t>[שם ספק]</w:t>
          </w:r>
        </w:p>
      </w:docPartBody>
    </w:docPart>
    <w:docPart>
      <w:docPartPr>
        <w:name w:val="81174E8740A1470E97623A365E806085"/>
        <w:category>
          <w:name w:val="כללי"/>
          <w:gallery w:val="placeholder"/>
        </w:category>
        <w:types>
          <w:type w:val="bbPlcHdr"/>
        </w:types>
        <w:behaviors>
          <w:behavior w:val="content"/>
        </w:behaviors>
        <w:guid w:val="{5D102A17-E64E-4784-9273-9110CB2AACF2}"/>
      </w:docPartPr>
      <w:docPartBody>
        <w:p w:rsidR="00DF371A" w:rsidRDefault="00797A15" w:rsidP="00797A15">
          <w:pPr>
            <w:pStyle w:val="81174E8740A1470E97623A365E806085"/>
          </w:pPr>
          <w:r w:rsidRPr="003059F5">
            <w:rPr>
              <w:rStyle w:val="PlaceholderText"/>
              <w:rtl/>
            </w:rPr>
            <w:t>[שם אתר]</w:t>
          </w:r>
        </w:p>
      </w:docPartBody>
    </w:docPart>
    <w:docPart>
      <w:docPartPr>
        <w:name w:val="6507E6D7B4004B908C200E60415A5A7F"/>
        <w:category>
          <w:name w:val="כללי"/>
          <w:gallery w:val="placeholder"/>
        </w:category>
        <w:types>
          <w:type w:val="bbPlcHdr"/>
        </w:types>
        <w:behaviors>
          <w:behavior w:val="content"/>
        </w:behaviors>
        <w:guid w:val="{54C565BD-763A-4505-8E55-4706D6B540D4}"/>
      </w:docPartPr>
      <w:docPartBody>
        <w:p w:rsidR="00DF371A" w:rsidRDefault="00797A15" w:rsidP="00797A15">
          <w:pPr>
            <w:pStyle w:val="6507E6D7B4004B908C200E60415A5A7F"/>
          </w:pPr>
          <w:r w:rsidRPr="003059F5">
            <w:rPr>
              <w:rStyle w:val="PlaceholderText"/>
              <w:rtl/>
            </w:rPr>
            <w:t>[תיאור עבודה]</w:t>
          </w:r>
        </w:p>
      </w:docPartBody>
    </w:docPart>
    <w:docPart>
      <w:docPartPr>
        <w:name w:val="4097DD5CD9B4497CBDE0CAF3480EAA93"/>
        <w:category>
          <w:name w:val="כללי"/>
          <w:gallery w:val="placeholder"/>
        </w:category>
        <w:types>
          <w:type w:val="bbPlcHdr"/>
        </w:types>
        <w:behaviors>
          <w:behavior w:val="content"/>
        </w:behaviors>
        <w:guid w:val="{3D05A207-0D8C-4BA8-BF56-C1D372A609C1}"/>
      </w:docPartPr>
      <w:docPartBody>
        <w:p w:rsidR="00DF371A" w:rsidRDefault="00797A15" w:rsidP="00797A15">
          <w:pPr>
            <w:pStyle w:val="4097DD5CD9B4497CBDE0CAF3480EAA93"/>
          </w:pPr>
          <w:r w:rsidRPr="009C4355">
            <w:rPr>
              <w:rStyle w:val="PlaceholderText"/>
              <w:rtl/>
            </w:rPr>
            <w:t>[שם ספק]</w:t>
          </w:r>
        </w:p>
      </w:docPartBody>
    </w:docPart>
    <w:docPart>
      <w:docPartPr>
        <w:name w:val="0EBCADCD41504F95B9E9B1399368CF88"/>
        <w:category>
          <w:name w:val="כללי"/>
          <w:gallery w:val="placeholder"/>
        </w:category>
        <w:types>
          <w:type w:val="bbPlcHdr"/>
        </w:types>
        <w:behaviors>
          <w:behavior w:val="content"/>
        </w:behaviors>
        <w:guid w:val="{3E74A6A6-2FFC-4C86-B07F-C30B2A07919C}"/>
      </w:docPartPr>
      <w:docPartBody>
        <w:p w:rsidR="00DF371A" w:rsidRDefault="00797A15" w:rsidP="00797A15">
          <w:pPr>
            <w:pStyle w:val="0EBCADCD41504F95B9E9B1399368CF88"/>
          </w:pPr>
          <w:r w:rsidRPr="00C5438E">
            <w:rPr>
              <w:rStyle w:val="PlaceholderText"/>
              <w:rtl/>
            </w:rPr>
            <w:t>[צד א בחוזה]</w:t>
          </w:r>
        </w:p>
      </w:docPartBody>
    </w:docPart>
    <w:docPart>
      <w:docPartPr>
        <w:name w:val="BF4A0B045D324D07962F7D2CD458A361"/>
        <w:category>
          <w:name w:val="כללי"/>
          <w:gallery w:val="placeholder"/>
        </w:category>
        <w:types>
          <w:type w:val="bbPlcHdr"/>
        </w:types>
        <w:behaviors>
          <w:behavior w:val="content"/>
        </w:behaviors>
        <w:guid w:val="{D76F8426-A152-4BC8-B5F9-D70FAC1C9A5E}"/>
      </w:docPartPr>
      <w:docPartBody>
        <w:p w:rsidR="00DF371A" w:rsidRDefault="00797A15" w:rsidP="00797A15">
          <w:pPr>
            <w:pStyle w:val="BF4A0B045D324D07962F7D2CD458A361"/>
          </w:pPr>
          <w:r w:rsidRPr="003059F5">
            <w:rPr>
              <w:rStyle w:val="PlaceholderText"/>
              <w:rtl/>
            </w:rPr>
            <w:t>[שם אתר]</w:t>
          </w:r>
        </w:p>
      </w:docPartBody>
    </w:docPart>
    <w:docPart>
      <w:docPartPr>
        <w:name w:val="F673332198B7484ABB1F29EF3DBE9F43"/>
        <w:category>
          <w:name w:val="כללי"/>
          <w:gallery w:val="placeholder"/>
        </w:category>
        <w:types>
          <w:type w:val="bbPlcHdr"/>
        </w:types>
        <w:behaviors>
          <w:behavior w:val="content"/>
        </w:behaviors>
        <w:guid w:val="{38F3DB99-E645-4ED5-AE68-B74587F162E1}"/>
      </w:docPartPr>
      <w:docPartBody>
        <w:p w:rsidR="00DF371A" w:rsidRDefault="00797A15" w:rsidP="00797A15">
          <w:pPr>
            <w:pStyle w:val="F673332198B7484ABB1F29EF3DBE9F43"/>
          </w:pPr>
          <w:r w:rsidRPr="003059F5">
            <w:rPr>
              <w:rStyle w:val="PlaceholderText"/>
              <w:rtl/>
            </w:rPr>
            <w:t>[תאריך חתימת חוזה]</w:t>
          </w:r>
        </w:p>
      </w:docPartBody>
    </w:docPart>
    <w:docPart>
      <w:docPartPr>
        <w:name w:val="001E90459EC54A09AC604CD50A3239A4"/>
        <w:category>
          <w:name w:val="כללי"/>
          <w:gallery w:val="placeholder"/>
        </w:category>
        <w:types>
          <w:type w:val="bbPlcHdr"/>
        </w:types>
        <w:behaviors>
          <w:behavior w:val="content"/>
        </w:behaviors>
        <w:guid w:val="{26AD6E50-1C45-4171-A27A-A3CBCA2EB69C}"/>
      </w:docPartPr>
      <w:docPartBody>
        <w:p w:rsidR="00DF371A" w:rsidRDefault="00797A15" w:rsidP="00797A15">
          <w:pPr>
            <w:pStyle w:val="001E90459EC54A09AC604CD50A3239A4"/>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arkisim">
    <w:panose1 w:val="020E0502050101010101"/>
    <w:charset w:val="00"/>
    <w:family w:val="swiss"/>
    <w:pitch w:val="variable"/>
    <w:sig w:usb0="00000803" w:usb1="00000000" w:usb2="00000000" w:usb3="00000000" w:csb0="00000021" w:csb1="00000000"/>
  </w:font>
  <w:font w:name="Times">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F90"/>
    <w:rsid w:val="002E4DBF"/>
    <w:rsid w:val="00493858"/>
    <w:rsid w:val="00797A15"/>
    <w:rsid w:val="009A43A3"/>
    <w:rsid w:val="00BA3F90"/>
    <w:rsid w:val="00DF371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97A15"/>
    <w:rPr>
      <w:color w:val="808080"/>
    </w:rPr>
  </w:style>
  <w:style w:type="paragraph" w:customStyle="1" w:styleId="823C83516B30433AB1E9711A3B8A11F8">
    <w:name w:val="823C83516B30433AB1E9711A3B8A11F8"/>
    <w:rsid w:val="00797A15"/>
    <w:pPr>
      <w:bidi/>
    </w:pPr>
  </w:style>
  <w:style w:type="paragraph" w:customStyle="1" w:styleId="D82D55D50F534BC3A48A227E3979D056">
    <w:name w:val="D82D55D50F534BC3A48A227E3979D056"/>
    <w:rsid w:val="00797A15"/>
    <w:pPr>
      <w:bidi/>
    </w:pPr>
  </w:style>
  <w:style w:type="paragraph" w:customStyle="1" w:styleId="781597E3465942C5B619A808ACE841EC">
    <w:name w:val="781597E3465942C5B619A808ACE841EC"/>
    <w:rsid w:val="00797A15"/>
    <w:pPr>
      <w:bidi/>
    </w:pPr>
  </w:style>
  <w:style w:type="paragraph" w:customStyle="1" w:styleId="D906489812C34482BBA229A58A013183">
    <w:name w:val="D906489812C34482BBA229A58A013183"/>
    <w:rsid w:val="00797A15"/>
    <w:pPr>
      <w:bidi/>
    </w:pPr>
  </w:style>
  <w:style w:type="paragraph" w:customStyle="1" w:styleId="846EDF7FFD4C4FC5A13BB28A15BD60AC">
    <w:name w:val="846EDF7FFD4C4FC5A13BB28A15BD60AC"/>
    <w:rsid w:val="00797A15"/>
    <w:pPr>
      <w:bidi/>
    </w:pPr>
  </w:style>
  <w:style w:type="paragraph" w:customStyle="1" w:styleId="FF08143A2F4B4A6AA9E6268E03493E4C">
    <w:name w:val="FF08143A2F4B4A6AA9E6268E03493E4C"/>
    <w:rsid w:val="00797A15"/>
    <w:pPr>
      <w:bidi/>
    </w:pPr>
  </w:style>
  <w:style w:type="paragraph" w:customStyle="1" w:styleId="CFFFC489273141DDBC15C4A3205D8A86">
    <w:name w:val="CFFFC489273141DDBC15C4A3205D8A86"/>
    <w:rsid w:val="00797A15"/>
    <w:pPr>
      <w:bidi/>
    </w:pPr>
  </w:style>
  <w:style w:type="paragraph" w:customStyle="1" w:styleId="DE1A6372CECF4936ADB6FC13A0557313">
    <w:name w:val="DE1A6372CECF4936ADB6FC13A0557313"/>
    <w:rsid w:val="00797A15"/>
    <w:pPr>
      <w:bidi/>
    </w:pPr>
  </w:style>
  <w:style w:type="paragraph" w:customStyle="1" w:styleId="D1A45E5CD2B44863B6B372699176FA1B">
    <w:name w:val="D1A45E5CD2B44863B6B372699176FA1B"/>
    <w:rsid w:val="00797A15"/>
    <w:pPr>
      <w:bidi/>
    </w:pPr>
  </w:style>
  <w:style w:type="paragraph" w:customStyle="1" w:styleId="EE7EBAE76D5D4C479473605103904EB7">
    <w:name w:val="EE7EBAE76D5D4C479473605103904EB7"/>
    <w:rsid w:val="00797A15"/>
    <w:pPr>
      <w:bidi/>
    </w:pPr>
  </w:style>
  <w:style w:type="paragraph" w:customStyle="1" w:styleId="614B35F0B60F4B5A9B907987D4A1BEBE">
    <w:name w:val="614B35F0B60F4B5A9B907987D4A1BEBE"/>
    <w:rsid w:val="00797A15"/>
    <w:pPr>
      <w:bidi/>
    </w:pPr>
  </w:style>
  <w:style w:type="paragraph" w:customStyle="1" w:styleId="4179129C8DC7484AAE3FEE2ABA9D3EFB">
    <w:name w:val="4179129C8DC7484AAE3FEE2ABA9D3EFB"/>
    <w:rsid w:val="00797A15"/>
    <w:pPr>
      <w:bidi/>
    </w:pPr>
  </w:style>
  <w:style w:type="paragraph" w:customStyle="1" w:styleId="7915C13719D74A72A8B7A503389E1E36">
    <w:name w:val="7915C13719D74A72A8B7A503389E1E36"/>
    <w:rsid w:val="00797A15"/>
    <w:pPr>
      <w:bidi/>
    </w:pPr>
  </w:style>
  <w:style w:type="paragraph" w:customStyle="1" w:styleId="8EFACF7E065648219299C8F435E88A5B">
    <w:name w:val="8EFACF7E065648219299C8F435E88A5B"/>
    <w:rsid w:val="00797A15"/>
    <w:pPr>
      <w:bidi/>
    </w:pPr>
  </w:style>
  <w:style w:type="paragraph" w:customStyle="1" w:styleId="ED8C1157BFBE43BFB1B72D1970AB81BA">
    <w:name w:val="ED8C1157BFBE43BFB1B72D1970AB81BA"/>
    <w:rsid w:val="00797A15"/>
    <w:pPr>
      <w:bidi/>
    </w:pPr>
  </w:style>
  <w:style w:type="paragraph" w:customStyle="1" w:styleId="4B6DD03410294E9E98B3139227DAA809">
    <w:name w:val="4B6DD03410294E9E98B3139227DAA809"/>
    <w:rsid w:val="00797A15"/>
    <w:pPr>
      <w:bidi/>
    </w:pPr>
  </w:style>
  <w:style w:type="paragraph" w:customStyle="1" w:styleId="C1EA22D5B01F4C6186C15B0D0946EDD8">
    <w:name w:val="C1EA22D5B01F4C6186C15B0D0946EDD8"/>
    <w:rsid w:val="00797A15"/>
    <w:pPr>
      <w:bidi/>
    </w:pPr>
  </w:style>
  <w:style w:type="paragraph" w:customStyle="1" w:styleId="C05653B859364ED69B0308726EB71353">
    <w:name w:val="C05653B859364ED69B0308726EB71353"/>
    <w:rsid w:val="00797A15"/>
    <w:pPr>
      <w:bidi/>
    </w:pPr>
  </w:style>
  <w:style w:type="paragraph" w:customStyle="1" w:styleId="9BA20380E90A4F8A8692C22136697254">
    <w:name w:val="9BA20380E90A4F8A8692C22136697254"/>
    <w:rsid w:val="00797A15"/>
    <w:pPr>
      <w:bidi/>
    </w:pPr>
  </w:style>
  <w:style w:type="paragraph" w:customStyle="1" w:styleId="03DE988232C14D94A8CE523BC52ECA46">
    <w:name w:val="03DE988232C14D94A8CE523BC52ECA46"/>
    <w:rsid w:val="00797A15"/>
    <w:pPr>
      <w:bidi/>
    </w:pPr>
  </w:style>
  <w:style w:type="paragraph" w:customStyle="1" w:styleId="7A44717603764C93813FE46E8B77ACCA">
    <w:name w:val="7A44717603764C93813FE46E8B77ACCA"/>
    <w:rsid w:val="00797A15"/>
    <w:pPr>
      <w:bidi/>
    </w:pPr>
  </w:style>
  <w:style w:type="paragraph" w:customStyle="1" w:styleId="45AC500D7D2B4E27A3DA4E19E85319C3">
    <w:name w:val="45AC500D7D2B4E27A3DA4E19E85319C3"/>
    <w:rsid w:val="00797A15"/>
    <w:pPr>
      <w:bidi/>
    </w:pPr>
  </w:style>
  <w:style w:type="paragraph" w:customStyle="1" w:styleId="973115A82ED14BE0B4C7EC50618E6A4B">
    <w:name w:val="973115A82ED14BE0B4C7EC50618E6A4B"/>
    <w:rsid w:val="00797A15"/>
    <w:pPr>
      <w:bidi/>
    </w:pPr>
  </w:style>
  <w:style w:type="paragraph" w:customStyle="1" w:styleId="96ADA922D0C248BAAEF940146E49CB68">
    <w:name w:val="96ADA922D0C248BAAEF940146E49CB68"/>
    <w:rsid w:val="00797A15"/>
    <w:pPr>
      <w:bidi/>
    </w:pPr>
  </w:style>
  <w:style w:type="paragraph" w:customStyle="1" w:styleId="22ADBD0AF323452486B6927EF043321D">
    <w:name w:val="22ADBD0AF323452486B6927EF043321D"/>
    <w:rsid w:val="00797A15"/>
    <w:pPr>
      <w:bidi/>
    </w:pPr>
  </w:style>
  <w:style w:type="paragraph" w:customStyle="1" w:styleId="3A8E56318A42465DABA5AD44394E619B">
    <w:name w:val="3A8E56318A42465DABA5AD44394E619B"/>
    <w:rsid w:val="00797A15"/>
    <w:pPr>
      <w:bidi/>
    </w:pPr>
  </w:style>
  <w:style w:type="paragraph" w:customStyle="1" w:styleId="81174E8740A1470E97623A365E806085">
    <w:name w:val="81174E8740A1470E97623A365E806085"/>
    <w:rsid w:val="00797A15"/>
    <w:pPr>
      <w:bidi/>
    </w:pPr>
  </w:style>
  <w:style w:type="paragraph" w:customStyle="1" w:styleId="6507E6D7B4004B908C200E60415A5A7F">
    <w:name w:val="6507E6D7B4004B908C200E60415A5A7F"/>
    <w:rsid w:val="00797A15"/>
    <w:pPr>
      <w:bidi/>
    </w:pPr>
  </w:style>
  <w:style w:type="paragraph" w:customStyle="1" w:styleId="4097DD5CD9B4497CBDE0CAF3480EAA93">
    <w:name w:val="4097DD5CD9B4497CBDE0CAF3480EAA93"/>
    <w:rsid w:val="00797A15"/>
    <w:pPr>
      <w:bidi/>
    </w:pPr>
  </w:style>
  <w:style w:type="paragraph" w:customStyle="1" w:styleId="0EBCADCD41504F95B9E9B1399368CF88">
    <w:name w:val="0EBCADCD41504F95B9E9B1399368CF88"/>
    <w:rsid w:val="00797A15"/>
    <w:pPr>
      <w:bidi/>
    </w:pPr>
  </w:style>
  <w:style w:type="paragraph" w:customStyle="1" w:styleId="BF4A0B045D324D07962F7D2CD458A361">
    <w:name w:val="BF4A0B045D324D07962F7D2CD458A361"/>
    <w:rsid w:val="00797A15"/>
    <w:pPr>
      <w:bidi/>
    </w:pPr>
  </w:style>
  <w:style w:type="paragraph" w:customStyle="1" w:styleId="F673332198B7484ABB1F29EF3DBE9F43">
    <w:name w:val="F673332198B7484ABB1F29EF3DBE9F43"/>
    <w:rsid w:val="00797A15"/>
    <w:pPr>
      <w:bidi/>
    </w:pPr>
  </w:style>
  <w:style w:type="paragraph" w:customStyle="1" w:styleId="001E90459EC54A09AC604CD50A3239A4">
    <w:name w:val="001E90459EC54A09AC604CD50A3239A4"/>
    <w:rsid w:val="00797A1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2.xml><?xml version="1.0" encoding="utf-8"?>
<ds:datastoreItem xmlns:ds="http://schemas.openxmlformats.org/officeDocument/2006/customXml" ds:itemID="{7DBEEBC7-491C-4FCB-A798-CD92E247F3DC}"/>
</file>

<file path=customXml/itemProps3.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4.xml><?xml version="1.0" encoding="utf-8"?>
<ds:datastoreItem xmlns:ds="http://schemas.openxmlformats.org/officeDocument/2006/customXml" ds:itemID="{7515BF54-15BE-41A5-BA6D-3AF394AA4BEA}">
  <ds:schemaRefs>
    <ds:schemaRef ds:uri="http://schemas.microsoft.com/office/2006/metadata/customXsn"/>
  </ds:schemaRefs>
</ds:datastoreItem>
</file>

<file path=customXml/itemProps5.xml><?xml version="1.0" encoding="utf-8"?>
<ds:datastoreItem xmlns:ds="http://schemas.openxmlformats.org/officeDocument/2006/customXml" ds:itemID="{81709D4C-33DC-48CC-AC7E-130A245806EE}">
  <ds:schemaRefs>
    <ds:schemaRef ds:uri="http://schemas.microsoft.com/sharepoint/v3"/>
    <ds:schemaRef ds:uri="http://purl.org/dc/terms/"/>
    <ds:schemaRef ds:uri="http://schemas.openxmlformats.org/package/2006/metadata/core-properties"/>
    <ds:schemaRef ds:uri="http://schemas.microsoft.com/office/2006/documentManagement/types"/>
    <ds:schemaRef ds:uri="e82e0497-401b-493b-ab66-61f85c09ed30"/>
    <ds:schemaRef ds:uri="http://purl.org/dc/elements/1.1/"/>
    <ds:schemaRef ds:uri="http://schemas.microsoft.com/office/2006/metadata/properties"/>
    <ds:schemaRef ds:uri="http://schemas.microsoft.com/office/infopath/2007/PartnerControls"/>
    <ds:schemaRef ds:uri="http://www.w3.org/XML/1998/namespace"/>
    <ds:schemaRef ds:uri="http://purl.org/dc/dcmitype/"/>
  </ds:schemaRefs>
</ds:datastoreItem>
</file>

<file path=customXml/itemProps6.xml><?xml version="1.0" encoding="utf-8"?>
<ds:datastoreItem xmlns:ds="http://schemas.openxmlformats.org/officeDocument/2006/customXml" ds:itemID="{627A39E1-FA1E-48E0-AB61-E61EB8A1D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47</Pages>
  <Words>14954</Words>
  <Characters>74774</Characters>
  <Application>Microsoft Office Word</Application>
  <DocSecurity>0</DocSecurity>
  <Lines>623</Lines>
  <Paragraphs>179</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89549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10</cp:revision>
  <dcterms:created xsi:type="dcterms:W3CDTF">2021-05-26T12:34:00Z</dcterms:created>
  <dcterms:modified xsi:type="dcterms:W3CDTF">2022-01-20T14:03:00Z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ca6b9d2f-4ca2-4bfc-ad45-d031563e0e4d</vt:lpwstr>
  </property>
</Properties>
</file>