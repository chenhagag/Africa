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69E3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1F45B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C36D9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850962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269CFB2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6D2AE3">
        <w:rPr>
          <w:rFonts w:ascii="Times New Roman" w:eastAsia="Times New Roman" w:hAnsi="Times New Roman" w:cs="David"/>
          <w:bCs/>
          <w:i/>
          <w:iCs/>
          <w:noProof/>
          <w:sz w:val="24"/>
          <w:szCs w:val="24"/>
        </w:rPr>
        <w:drawing>
          <wp:inline distT="0" distB="0" distL="0" distR="0" wp14:anchorId="73ED9B0F" wp14:editId="7D6285E2">
            <wp:extent cx="5276850" cy="466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6F5CAD8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517B3A5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79EAF3"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377A32"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5784D8" w14:textId="77777777" w:rsidR="009441B2" w:rsidRDefault="009441B2"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8FFA2E" w14:textId="6F466EE1" w:rsidR="006D2AE3" w:rsidRPr="006D2AE3" w:rsidRDefault="006D2AE3" w:rsidP="009842B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D2AE3">
        <w:rPr>
          <w:rFonts w:ascii="Times New Roman" w:eastAsia="Times New Roman" w:hAnsi="Times New Roman" w:cs="David" w:hint="cs"/>
          <w:bCs/>
          <w:sz w:val="32"/>
          <w:szCs w:val="32"/>
          <w:u w:val="single"/>
          <w:rtl/>
          <w:lang w:eastAsia="he-IL"/>
        </w:rPr>
        <w:t xml:space="preserve">חוזה </w:t>
      </w:r>
      <w:r w:rsidR="009A7DD6">
        <w:rPr>
          <w:rFonts w:ascii="Times New Roman" w:eastAsia="Times New Roman" w:hAnsi="Times New Roman" w:cs="David" w:hint="cs"/>
          <w:bCs/>
          <w:sz w:val="32"/>
          <w:szCs w:val="32"/>
          <w:u w:val="single"/>
          <w:rtl/>
          <w:lang w:eastAsia="he-IL"/>
        </w:rPr>
        <w:t>מנהל מודל</w:t>
      </w:r>
    </w:p>
    <w:p w14:paraId="187DB1E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1E3B7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7DD051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187B80"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746AFEC"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D7C314"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63C801"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25F2671BF21342B5B246A0CF1F604E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3FCC43A" w14:textId="35B8F720" w:rsidR="009441B2" w:rsidRPr="00B27B4C" w:rsidRDefault="00C136F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1-05-30T16:48: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proofErr w:type="spellEnd"/>
            <w:r>
              <w:rPr>
                <w:rFonts w:ascii="Times New Roman" w:eastAsia="Times New Roman" w:hAnsi="Times New Roman" w:cs="David"/>
                <w:bCs/>
                <w:sz w:val="32"/>
                <w:szCs w:val="32"/>
                <w:u w:val="single"/>
                <w:rtl/>
                <w:lang w:eastAsia="he-IL"/>
              </w:rPr>
              <w:t xml:space="preserve"> - בניין 31</w:t>
            </w:r>
          </w:ins>
        </w:p>
      </w:sdtContent>
    </w:sdt>
    <w:p w14:paraId="0300B433" w14:textId="77777777" w:rsidR="009441B2" w:rsidRPr="00B27B4C" w:rsidRDefault="009441B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5CE060F2C0C646DD8AFA016A53267F5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4D0DB4CF" w14:textId="26D2E24E" w:rsidR="009441B2" w:rsidRPr="00B27B4C" w:rsidRDefault="00C136F2" w:rsidP="009441B2">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1-05-30T16:48:00Z">
            <w:r>
              <w:rPr>
                <w:rFonts w:ascii="Times New Roman" w:eastAsia="Times New Roman" w:hAnsi="Times New Roman" w:cs="David"/>
                <w:bCs/>
                <w:sz w:val="32"/>
                <w:szCs w:val="32"/>
                <w:u w:val="single"/>
                <w:rtl/>
                <w:lang w:eastAsia="he-IL"/>
              </w:rPr>
              <w:t xml:space="preserve">סביוני נצר </w:t>
            </w:r>
            <w:proofErr w:type="spellStart"/>
            <w:r>
              <w:rPr>
                <w:rFonts w:ascii="Times New Roman" w:eastAsia="Times New Roman" w:hAnsi="Times New Roman" w:cs="David"/>
                <w:bCs/>
                <w:sz w:val="32"/>
                <w:szCs w:val="32"/>
                <w:u w:val="single"/>
                <w:rtl/>
                <w:lang w:eastAsia="he-IL"/>
              </w:rPr>
              <w:t>סירני</w:t>
            </w:r>
          </w:ins>
          <w:proofErr w:type="spellEnd"/>
        </w:p>
      </w:sdtContent>
    </w:sdt>
    <w:p w14:paraId="21DE507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8C1482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A147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EF6B8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FCD52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8A6BC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F564C2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B41BE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9E6AE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788DA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DF99D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81E645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FD1CA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940F6A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C424EA9"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D090DE"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528EE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422B1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7BB0A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135B3D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41148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FBD3538"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AF655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CF4C5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B1677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DC599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64CEC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5D0CC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C0AE8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F512C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DEB8B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61C69C"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B0D1EF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6AEBAF"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E08A9E" w14:textId="77777777" w:rsidR="00C3505D" w:rsidRPr="00515E12" w:rsidRDefault="00C3505D" w:rsidP="006D2AE3">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329467" w14:textId="00BD3FC1" w:rsidR="006D2AE3" w:rsidRPr="00515E12" w:rsidRDefault="00C3505D" w:rsidP="00A12E4C">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Change w:id="2" w:author="Meryl Etman" w:date="2021-05-30T17:00:00Z">
            <w:rPr>
              <w:rFonts w:ascii="Times New Roman" w:eastAsia="Times New Roman" w:hAnsi="Times New Roman" w:cs="David"/>
              <w:bCs/>
              <w:i/>
              <w:iCs/>
              <w:sz w:val="32"/>
              <w:szCs w:val="32"/>
              <w:u w:val="single"/>
              <w:lang w:eastAsia="he-IL"/>
            </w:rPr>
          </w:rPrChange>
        </w:rPr>
      </w:pPr>
      <w:r w:rsidRPr="00515E12">
        <w:rPr>
          <w:rFonts w:ascii="Times New Roman" w:eastAsia="Times New Roman" w:hAnsi="Times New Roman" w:cs="David" w:hint="eastAsia"/>
          <w:bCs/>
          <w:sz w:val="32"/>
          <w:szCs w:val="32"/>
          <w:u w:val="single"/>
          <w:rtl/>
          <w:lang w:eastAsia="he-IL"/>
        </w:rPr>
        <w:t>ח</w:t>
      </w:r>
      <w:r w:rsidR="006D2AE3" w:rsidRPr="00515E12">
        <w:rPr>
          <w:rFonts w:ascii="Times New Roman" w:eastAsia="Times New Roman" w:hAnsi="Times New Roman" w:cs="David" w:hint="eastAsia"/>
          <w:bCs/>
          <w:sz w:val="32"/>
          <w:szCs w:val="32"/>
          <w:u w:val="single"/>
          <w:rtl/>
          <w:lang w:eastAsia="he-IL"/>
        </w:rPr>
        <w:t>וזה</w:t>
      </w:r>
      <w:r w:rsidR="009441B2" w:rsidRPr="00515E12">
        <w:rPr>
          <w:rFonts w:ascii="Times New Roman" w:eastAsia="Times New Roman" w:hAnsi="Times New Roman" w:cs="David"/>
          <w:bCs/>
          <w:sz w:val="32"/>
          <w:szCs w:val="32"/>
          <w:u w:val="single"/>
          <w:rtl/>
          <w:lang w:eastAsia="he-IL"/>
        </w:rPr>
        <w:t xml:space="preserve"> </w:t>
      </w:r>
      <w:r w:rsidR="00A12E4C" w:rsidRPr="00515E12">
        <w:rPr>
          <w:rFonts w:ascii="Times New Roman" w:eastAsia="Times New Roman" w:hAnsi="Times New Roman" w:cs="David" w:hint="eastAsia"/>
          <w:bCs/>
          <w:sz w:val="32"/>
          <w:szCs w:val="32"/>
          <w:u w:val="single"/>
          <w:rtl/>
          <w:lang w:eastAsia="he-IL"/>
        </w:rPr>
        <w:t>מנהל</w:t>
      </w:r>
      <w:r w:rsidR="00A12E4C" w:rsidRPr="00515E12">
        <w:rPr>
          <w:rFonts w:ascii="Times New Roman" w:eastAsia="Times New Roman" w:hAnsi="Times New Roman" w:cs="David"/>
          <w:bCs/>
          <w:sz w:val="32"/>
          <w:szCs w:val="32"/>
          <w:u w:val="single"/>
          <w:rtl/>
          <w:lang w:eastAsia="he-IL"/>
        </w:rPr>
        <w:t xml:space="preserve"> </w:t>
      </w:r>
      <w:r w:rsidR="00A12E4C" w:rsidRPr="00515E12">
        <w:rPr>
          <w:rFonts w:ascii="Times New Roman" w:eastAsia="Times New Roman" w:hAnsi="Times New Roman" w:cs="David" w:hint="eastAsia"/>
          <w:bCs/>
          <w:sz w:val="32"/>
          <w:szCs w:val="32"/>
          <w:u w:val="single"/>
          <w:rtl/>
          <w:lang w:eastAsia="he-IL"/>
        </w:rPr>
        <w:t>מודל</w:t>
      </w:r>
    </w:p>
    <w:p w14:paraId="01743ECA"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99792A" w14:textId="039C22AD" w:rsidR="006D2AE3" w:rsidRPr="006D2AE3" w:rsidRDefault="006D2AE3" w:rsidP="009441B2">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D2AE3">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4EAF696F874F4BDD9060084B94A766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3" w:author="Meryl Etman" w:date="2021-12-27T08:18:00Z">
            <w:r w:rsidR="00AD1590">
              <w:rPr>
                <w:rFonts w:ascii="Times New Roman" w:eastAsia="Times New Roman" w:hAnsi="Times New Roman" w:cs="David" w:hint="cs"/>
                <w:color w:val="800080"/>
                <w:sz w:val="24"/>
                <w:szCs w:val="24"/>
                <w:rtl/>
                <w:lang w:eastAsia="he-IL"/>
              </w:rPr>
              <w:t>‏27/12/2021</w:t>
            </w:r>
          </w:ins>
        </w:sdtContent>
      </w:sdt>
    </w:p>
    <w:p w14:paraId="11CA196D"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rPr>
      </w:pPr>
    </w:p>
    <w:p w14:paraId="113E2F6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9AC92B4"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84BD8A" w14:textId="77777777" w:rsidR="006D2AE3" w:rsidRPr="006D2AE3" w:rsidRDefault="006D2AE3" w:rsidP="006D2AE3">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F89BAB265884B71A4BB8B391816B0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B6808CF" w14:textId="7CFCA56A" w:rsidR="006D2AE3" w:rsidRPr="009441B2" w:rsidRDefault="00C136F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4" w:author="Meryl Etman" w:date="2021-05-30T16:49: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4126D773"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(להלן: "</w:t>
      </w:r>
      <w:r w:rsidRPr="006D2AE3">
        <w:rPr>
          <w:rFonts w:ascii="Times New Roman" w:eastAsia="Times New Roman" w:hAnsi="Times New Roman" w:cs="David" w:hint="cs"/>
          <w:b/>
          <w:bCs/>
          <w:sz w:val="24"/>
          <w:szCs w:val="24"/>
          <w:rtl/>
          <w:lang w:eastAsia="he-IL"/>
        </w:rPr>
        <w:t>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Cs/>
          <w:sz w:val="24"/>
          <w:szCs w:val="24"/>
          <w:rtl/>
          <w:lang w:eastAsia="he-IL"/>
        </w:rPr>
        <w:t xml:space="preserve">       </w:t>
      </w:r>
    </w:p>
    <w:p w14:paraId="0A241FFC"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אחד;</w:t>
      </w:r>
    </w:p>
    <w:p w14:paraId="26EBCBC8"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3EF58B34" w14:textId="77777777" w:rsidR="006D2AE3" w:rsidRPr="006D2AE3" w:rsidRDefault="006D2AE3" w:rsidP="006D2AE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hint="cs"/>
          <w:bCs/>
          <w:sz w:val="24"/>
          <w:szCs w:val="24"/>
          <w:rtl/>
          <w:lang w:eastAsia="he-IL"/>
        </w:rPr>
        <w:t>ל ב י ן</w:t>
      </w:r>
    </w:p>
    <w:p w14:paraId="6CEA11AB"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740960676E614932B08A4771395CEE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AB4CDC5" w14:textId="3F96CF0D" w:rsidR="009441B2" w:rsidRDefault="00C136F2" w:rsidP="009441B2">
          <w:pPr>
            <w:widowControl w:val="0"/>
            <w:spacing w:before="0" w:beforeAutospacing="0" w:after="0" w:afterAutospacing="0" w:line="240" w:lineRule="auto"/>
            <w:ind w:left="2880" w:firstLine="720"/>
            <w:rPr>
              <w:rFonts w:ascii="Times New Roman" w:eastAsia="Times New Roman" w:hAnsi="Times New Roman" w:cs="David"/>
              <w:color w:val="800080"/>
              <w:sz w:val="24"/>
              <w:szCs w:val="24"/>
              <w:rtl/>
            </w:rPr>
          </w:pPr>
          <w:ins w:id="5" w:author="Meryl Etman" w:date="2021-05-30T16:57:00Z">
            <w:r>
              <w:rPr>
                <w:rFonts w:ascii="Times New Roman" w:eastAsia="Times New Roman" w:hAnsi="Times New Roman" w:cs="David"/>
                <w:color w:val="800080"/>
                <w:sz w:val="24"/>
                <w:szCs w:val="24"/>
                <w:rtl/>
              </w:rPr>
              <w:br/>
              <w:t>מימוני הנדסה ויעוץ בע"מ</w:t>
            </w:r>
            <w:r>
              <w:rPr>
                <w:rFonts w:ascii="Times New Roman" w:eastAsia="Times New Roman" w:hAnsi="Times New Roman" w:cs="David"/>
                <w:color w:val="800080"/>
                <w:sz w:val="24"/>
                <w:szCs w:val="24"/>
                <w:rtl/>
              </w:rPr>
              <w:br/>
              <w:t>רח' תפוצות ישראל 3 גבעתיים 6358320</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3546FA20" w14:textId="77777777" w:rsidR="006D2AE3" w:rsidRPr="006D2AE3" w:rsidRDefault="009441B2" w:rsidP="009441B2">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(להלן: "</w:t>
      </w:r>
      <w:r w:rsidR="006D2AE3" w:rsidRPr="006D2AE3">
        <w:rPr>
          <w:rFonts w:ascii="Times New Roman" w:eastAsia="Times New Roman" w:hAnsi="Times New Roman" w:cs="David" w:hint="cs"/>
          <w:b/>
          <w:bCs/>
          <w:sz w:val="24"/>
          <w:szCs w:val="24"/>
          <w:rtl/>
          <w:lang w:eastAsia="he-IL"/>
        </w:rPr>
        <w:t>היועץ</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bCs/>
          <w:sz w:val="24"/>
          <w:szCs w:val="24"/>
          <w:rtl/>
          <w:lang w:eastAsia="he-IL"/>
        </w:rPr>
        <w:t xml:space="preserve">  </w:t>
      </w:r>
    </w:p>
    <w:p w14:paraId="7EF66541"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6D2AE3">
        <w:rPr>
          <w:rFonts w:ascii="Times New Roman" w:eastAsia="Times New Roman" w:hAnsi="Times New Roman" w:cs="David" w:hint="cs"/>
          <w:bCs/>
          <w:sz w:val="24"/>
          <w:szCs w:val="24"/>
          <w:rtl/>
          <w:lang w:eastAsia="he-IL"/>
        </w:rPr>
        <w:t xml:space="preserve">         מצד שני;</w:t>
      </w:r>
    </w:p>
    <w:p w14:paraId="4D976154" w14:textId="77777777" w:rsidR="006D2AE3" w:rsidRPr="006D2AE3" w:rsidRDefault="006D2AE3" w:rsidP="006D2AE3">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37DB0F4" w14:textId="77777777" w:rsidR="006D2AE3" w:rsidRPr="006D2AE3" w:rsidRDefault="006D2AE3" w:rsidP="006D2AE3">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והואיל:</w:t>
      </w:r>
      <w:r w:rsidRPr="006D2AE3">
        <w:rPr>
          <w:rFonts w:ascii="Times New Roman" w:eastAsia="Times New Roman" w:hAnsi="Times New Roman" w:cs="David"/>
          <w:bCs/>
          <w:sz w:val="24"/>
          <w:szCs w:val="24"/>
          <w:rtl/>
          <w:lang w:eastAsia="he-IL"/>
        </w:rPr>
        <w:tab/>
      </w:r>
      <w:r w:rsidRPr="006D2AE3">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47FA4786" w14:textId="77777777" w:rsidR="006D2AE3" w:rsidRPr="006D2AE3" w:rsidRDefault="006D2AE3" w:rsidP="006D2AE3">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6D2AE3">
        <w:rPr>
          <w:rFonts w:ascii="Times New Roman" w:eastAsia="Times New Roman" w:hAnsi="Times New Roman" w:cs="David"/>
          <w:bCs/>
          <w:sz w:val="24"/>
          <w:szCs w:val="24"/>
          <w:rtl/>
          <w:lang w:eastAsia="he-IL"/>
        </w:rPr>
        <w:t>לפיכך הותנה והוסכם בין הצדדים כדלקמן:</w:t>
      </w:r>
    </w:p>
    <w:p w14:paraId="6796B313"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מבוא</w:t>
      </w:r>
    </w:p>
    <w:p w14:paraId="1B60C01D" w14:textId="77777777" w:rsidR="006D2AE3" w:rsidRPr="006D2AE3" w:rsidRDefault="006D2AE3" w:rsidP="006D2AE3">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למונחים הבאים יהא הפרוש הנקוב בצידם דהיינו:</w:t>
      </w:r>
    </w:p>
    <w:p w14:paraId="69B6D4B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60AD1C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"הפרויקט"</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081DED8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F2EE72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w:t>
      </w:r>
      <w:proofErr w:type="spellStart"/>
      <w:r w:rsidRPr="006D2AE3">
        <w:rPr>
          <w:rFonts w:ascii="Times New Roman" w:eastAsia="Times New Roman" w:hAnsi="Times New Roman" w:cs="David"/>
          <w:bCs/>
          <w:sz w:val="24"/>
          <w:szCs w:val="24"/>
          <w:rtl/>
          <w:lang w:eastAsia="he-IL"/>
        </w:rPr>
        <w:t>התכנית</w:t>
      </w:r>
      <w:proofErr w:type="spellEnd"/>
      <w:r w:rsidRPr="006D2AE3">
        <w:rPr>
          <w:rFonts w:ascii="Times New Roman" w:eastAsia="Times New Roman" w:hAnsi="Times New Roman" w:cs="David"/>
          <w:bCs/>
          <w:sz w:val="24"/>
          <w:szCs w:val="24"/>
          <w:rtl/>
          <w:lang w:eastAsia="he-IL"/>
        </w:rPr>
        <w:t xml:space="preserve">" </w:t>
      </w:r>
      <w:r w:rsidRPr="006D2AE3">
        <w:rPr>
          <w:rFonts w:ascii="Times New Roman" w:eastAsia="Times New Roman" w:hAnsi="Times New Roman" w:cs="David"/>
          <w:sz w:val="24"/>
          <w:szCs w:val="24"/>
          <w:rtl/>
          <w:lang w:eastAsia="he-IL"/>
        </w:rPr>
        <w:t>/</w:t>
      </w:r>
    </w:p>
    <w:p w14:paraId="4567A8F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"המקרקעין"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34C9590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B68565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"האתר"</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שטח </w:t>
      </w:r>
      <w:proofErr w:type="spellStart"/>
      <w:r w:rsidRPr="006D2AE3">
        <w:rPr>
          <w:rFonts w:ascii="Times New Roman" w:eastAsia="Times New Roman" w:hAnsi="Times New Roman" w:cs="David"/>
          <w:sz w:val="24"/>
          <w:szCs w:val="24"/>
          <w:rtl/>
          <w:lang w:eastAsia="he-IL"/>
        </w:rPr>
        <w:t>התכנית</w:t>
      </w:r>
      <w:proofErr w:type="spellEnd"/>
      <w:r w:rsidRPr="006D2AE3">
        <w:rPr>
          <w:rFonts w:ascii="Times New Roman" w:eastAsia="Times New Roman" w:hAnsi="Times New Roman" w:cs="David"/>
          <w:sz w:val="24"/>
          <w:szCs w:val="24"/>
          <w:rtl/>
          <w:lang w:eastAsia="he-IL"/>
        </w:rPr>
        <w:t>/המקרקעין לרבות כל חלק ממנו כפי שיקבע ע"י המזמין מעת לעת על פי שיקול דעתו הבלעדי.</w:t>
      </w:r>
    </w:p>
    <w:p w14:paraId="5CC49B9F"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D930B0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היועצים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0D1C38A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EB668C4"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proofErr w:type="spellStart"/>
      <w:r w:rsidRPr="006D2AE3">
        <w:rPr>
          <w:rFonts w:ascii="Times New Roman" w:eastAsia="Times New Roman" w:hAnsi="Times New Roman" w:cs="David"/>
          <w:b/>
          <w:bCs/>
          <w:sz w:val="24"/>
          <w:szCs w:val="24"/>
          <w:rtl/>
          <w:lang w:eastAsia="he-IL"/>
        </w:rPr>
        <w:t>התכניות</w:t>
      </w:r>
      <w:proofErr w:type="spellEnd"/>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דרישת המזמין, לשם ביצוע הפרויקט ו/או כל חלק הימנו, לפי קביעת </w:t>
      </w:r>
      <w:r w:rsidRPr="006D2AE3">
        <w:rPr>
          <w:rFonts w:ascii="Times New Roman" w:eastAsia="Times New Roman" w:hAnsi="Times New Roman" w:cs="David"/>
          <w:sz w:val="24"/>
          <w:szCs w:val="24"/>
          <w:rtl/>
          <w:lang w:eastAsia="he-IL"/>
        </w:rPr>
        <w:lastRenderedPageBreak/>
        <w:t xml:space="preserve">המזמין, לרבות ומבלי לפגוע בכלליות האמור לעיל, כל המסמכים המצוינים ברשימת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ומסמכים המצורפת לחוזה זה במסגרת 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כל המסמכים שיערכו ע"י היועץ כאמור יערכו בשפה העברית.</w:t>
      </w:r>
    </w:p>
    <w:p w14:paraId="06DDD19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6BF468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שירותי</w:t>
      </w:r>
    </w:p>
    <w:p w14:paraId="7301A8B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היועץ</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p>
    <w:p w14:paraId="21B28877"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השירותים</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השירותים כמוגדר וכמפורט בחוזה זה ובנספח </w:t>
      </w:r>
      <w:r w:rsidRPr="006D2AE3">
        <w:rPr>
          <w:rFonts w:ascii="Times New Roman" w:eastAsia="Times New Roman" w:hAnsi="Times New Roman" w:cs="David"/>
          <w:b/>
          <w:bCs/>
          <w:sz w:val="24"/>
          <w:szCs w:val="24"/>
          <w:rtl/>
          <w:lang w:eastAsia="he-IL"/>
        </w:rPr>
        <w:t>ב'</w:t>
      </w:r>
      <w:r w:rsidRPr="006D2AE3">
        <w:rPr>
          <w:rFonts w:ascii="Times New Roman" w:eastAsia="Times New Roman" w:hAnsi="Times New Roman" w:cs="David" w:hint="cs"/>
          <w:b/>
          <w:b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592A0D2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487048"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המנהל</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085A71"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E82643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מקום שמדובר בחוזה זה במזמין - גם המנהל במשמע.</w:t>
      </w:r>
    </w:p>
    <w:p w14:paraId="0B4A55B0"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DC60905" w14:textId="77777777" w:rsidR="006D2AE3" w:rsidRPr="006D2AE3" w:rsidRDefault="006D2AE3">
      <w:pPr>
        <w:widowControl w:val="0"/>
        <w:tabs>
          <w:tab w:val="left" w:pos="1932"/>
        </w:tabs>
        <w:spacing w:before="0" w:beforeAutospacing="0" w:after="0" w:afterAutospacing="0" w:line="240" w:lineRule="auto"/>
        <w:jc w:val="both"/>
        <w:rPr>
          <w:rFonts w:ascii="Times New Roman" w:eastAsia="Times New Roman" w:hAnsi="Times New Roman" w:cs="David"/>
          <w:sz w:val="24"/>
          <w:szCs w:val="24"/>
          <w:rtl/>
          <w:lang w:eastAsia="he-IL"/>
        </w:rPr>
        <w:pPrChange w:id="6" w:author="Meryl Etman" w:date="2021-05-31T14:55:00Z">
          <w:pPr>
            <w:widowControl w:val="0"/>
            <w:tabs>
              <w:tab w:val="left" w:pos="1932"/>
            </w:tabs>
            <w:spacing w:before="0" w:beforeAutospacing="0" w:after="0" w:afterAutospacing="0" w:line="240" w:lineRule="auto"/>
            <w:ind w:left="1932" w:hanging="1134"/>
            <w:jc w:val="both"/>
          </w:pPr>
        </w:pPrChange>
      </w:pPr>
    </w:p>
    <w:p w14:paraId="7154D49D"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החוזה</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w:t>
      </w:r>
    </w:p>
    <w:p w14:paraId="5E6D7608"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hint="cs"/>
          <w:b/>
          <w:bCs/>
          <w:sz w:val="24"/>
          <w:szCs w:val="24"/>
          <w:rtl/>
          <w:lang w:eastAsia="he-IL"/>
        </w:rPr>
        <w:t>ההסכם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חוזה זה על נספחיו.</w:t>
      </w:r>
    </w:p>
    <w:p w14:paraId="2855F96F"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054ED9B7" w14:textId="77777777" w:rsidR="006D2AE3" w:rsidRPr="006D2AE3" w:rsidRDefault="006D2AE3" w:rsidP="006D2AE3">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הדין</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כהגדרתו בחוק ה</w:t>
      </w:r>
      <w:r w:rsidRPr="006D2AE3">
        <w:rPr>
          <w:rFonts w:ascii="Times New Roman" w:eastAsia="Times New Roman" w:hAnsi="Times New Roman" w:cs="David" w:hint="cs"/>
          <w:sz w:val="24"/>
          <w:szCs w:val="24"/>
          <w:rtl/>
          <w:lang w:eastAsia="he-IL"/>
        </w:rPr>
        <w:t>פרשנות, התשמ"א-1981</w:t>
      </w:r>
      <w:r w:rsidRPr="006D2AE3">
        <w:rPr>
          <w:rFonts w:ascii="Times New Roman" w:eastAsia="Times New Roman" w:hAnsi="Times New Roman" w:cs="David"/>
          <w:sz w:val="24"/>
          <w:szCs w:val="24"/>
          <w:rtl/>
          <w:lang w:eastAsia="he-IL"/>
        </w:rPr>
        <w:t xml:space="preserve"> לרבות כל </w:t>
      </w:r>
      <w:r w:rsidRPr="006D2AE3">
        <w:rPr>
          <w:rFonts w:ascii="Times New Roman" w:eastAsia="Times New Roman" w:hAnsi="Times New Roman" w:cs="David" w:hint="cs"/>
          <w:sz w:val="24"/>
          <w:szCs w:val="24"/>
          <w:rtl/>
          <w:lang w:eastAsia="he-IL"/>
        </w:rPr>
        <w:t xml:space="preserve">תקנה ו/או </w:t>
      </w:r>
      <w:r w:rsidRPr="006D2AE3">
        <w:rPr>
          <w:rFonts w:ascii="Times New Roman" w:eastAsia="Times New Roman" w:hAnsi="Times New Roman" w:cs="David"/>
          <w:sz w:val="24"/>
          <w:szCs w:val="24"/>
          <w:rtl/>
          <w:lang w:eastAsia="he-IL"/>
        </w:rPr>
        <w:t>הוראה של רשות מוסמכת בתוקף סמכותה על פי הדין.</w:t>
      </w:r>
    </w:p>
    <w:p w14:paraId="3D02F269"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351A7113"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הרשות</w:t>
      </w:r>
    </w:p>
    <w:p w14:paraId="5270B1F4"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המקומית</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4867C57E"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010432C" w14:textId="77777777" w:rsidR="006D2AE3" w:rsidRPr="006D2AE3" w:rsidRDefault="006D2AE3" w:rsidP="006D2AE3">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b/>
          <w:bCs/>
          <w:sz w:val="24"/>
          <w:szCs w:val="24"/>
          <w:rtl/>
          <w:lang w:eastAsia="he-IL"/>
        </w:rPr>
        <w:t>חוזה</w:t>
      </w:r>
    </w:p>
    <w:p w14:paraId="1AEDC501"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 הפיתוח</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rtl/>
          <w:lang w:eastAsia="he-IL"/>
        </w:rPr>
        <w:tab/>
        <w:t xml:space="preserve">כמוגדר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2EAB7EEC" w14:textId="77777777" w:rsidR="006D2AE3" w:rsidRPr="006D2AE3" w:rsidRDefault="006D2AE3" w:rsidP="006D2AE3">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0430E91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הכותרות בחוזה זה </w:t>
      </w:r>
      <w:r w:rsidRPr="006D2AE3">
        <w:rPr>
          <w:rFonts w:ascii="Times New Roman" w:eastAsia="Times New Roman" w:hAnsi="Times New Roman" w:cs="David" w:hint="cs"/>
          <w:sz w:val="24"/>
          <w:szCs w:val="24"/>
          <w:rtl/>
          <w:lang w:eastAsia="he-IL"/>
        </w:rPr>
        <w:t xml:space="preserve">הינן לנוחיות בלבד ובכל מקרה </w:t>
      </w:r>
      <w:r w:rsidRPr="006D2AE3">
        <w:rPr>
          <w:rFonts w:ascii="Times New Roman" w:eastAsia="Times New Roman" w:hAnsi="Times New Roman" w:cs="David"/>
          <w:sz w:val="24"/>
          <w:szCs w:val="24"/>
          <w:rtl/>
          <w:lang w:eastAsia="he-IL"/>
        </w:rPr>
        <w:t xml:space="preserve">לא ישמשו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פרש</w:t>
      </w:r>
      <w:r w:rsidRPr="006D2AE3">
        <w:rPr>
          <w:rFonts w:ascii="Times New Roman" w:eastAsia="Times New Roman" w:hAnsi="Times New Roman" w:cs="David" w:hint="cs"/>
          <w:sz w:val="24"/>
          <w:szCs w:val="24"/>
          <w:rtl/>
          <w:lang w:eastAsia="he-IL"/>
        </w:rPr>
        <w:t>נות</w:t>
      </w:r>
      <w:r w:rsidRPr="006D2AE3">
        <w:rPr>
          <w:rFonts w:ascii="Times New Roman" w:eastAsia="Times New Roman" w:hAnsi="Times New Roman" w:cs="David"/>
          <w:sz w:val="24"/>
          <w:szCs w:val="24"/>
          <w:rtl/>
          <w:lang w:eastAsia="he-IL"/>
        </w:rPr>
        <w:t>ו.</w:t>
      </w:r>
    </w:p>
    <w:p w14:paraId="636C056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הנספחים לחוזה זה מהווים חלק בלתי נפרד הימנו ואלה הם:</w:t>
      </w:r>
    </w:p>
    <w:p w14:paraId="4217402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1104801F"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א'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כללי;</w:t>
      </w:r>
    </w:p>
    <w:p w14:paraId="74B3CCF9"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נספח ב'</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שירותי היועץ;</w:t>
      </w:r>
    </w:p>
    <w:p w14:paraId="30CB50A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ג'</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lang w:eastAsia="he-IL"/>
        </w:rPr>
        <w:t>–</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color w:val="000000"/>
          <w:sz w:val="24"/>
          <w:szCs w:val="24"/>
          <w:rtl/>
          <w:lang w:eastAsia="he-IL"/>
        </w:rPr>
        <w:tab/>
        <w:t>לוח זמנים;</w:t>
      </w:r>
    </w:p>
    <w:p w14:paraId="02E1518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ד'</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שכר היועץ;</w:t>
      </w:r>
    </w:p>
    <w:p w14:paraId="1900CF5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b/>
          <w:bCs/>
          <w:color w:val="000000"/>
          <w:sz w:val="24"/>
          <w:szCs w:val="24"/>
          <w:rtl/>
          <w:lang w:eastAsia="he-IL"/>
        </w:rPr>
        <w:t>נספח ה'</w:t>
      </w:r>
      <w:r w:rsidRPr="006D2AE3">
        <w:rPr>
          <w:rFonts w:ascii="Times New Roman" w:eastAsia="Times New Roman" w:hAnsi="Times New Roman" w:cs="David"/>
          <w:color w:val="000000"/>
          <w:sz w:val="24"/>
          <w:szCs w:val="24"/>
          <w:rtl/>
          <w:lang w:eastAsia="he-IL"/>
        </w:rPr>
        <w:t xml:space="preserve"> - </w:t>
      </w:r>
      <w:r w:rsidRPr="006D2AE3">
        <w:rPr>
          <w:rFonts w:ascii="Times New Roman" w:eastAsia="Times New Roman" w:hAnsi="Times New Roman" w:cs="David"/>
          <w:color w:val="000000"/>
          <w:sz w:val="24"/>
          <w:szCs w:val="24"/>
          <w:rtl/>
          <w:lang w:eastAsia="he-IL"/>
        </w:rPr>
        <w:tab/>
        <w:t>תשלומי שכר היועץ;</w:t>
      </w:r>
    </w:p>
    <w:p w14:paraId="4F1EA0F5"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rtl/>
          <w:lang w:eastAsia="he-IL"/>
        </w:rPr>
        <w:t xml:space="preserve">נספח ו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הצהרה והתחייבות לשמירת סודיות;</w:t>
      </w:r>
    </w:p>
    <w:p w14:paraId="6511C6DF"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76073A1E" w14:textId="77777777" w:rsidR="008872EF" w:rsidRDefault="008872EF" w:rsidP="008872E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E4D7A53"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ח'</w:t>
      </w:r>
      <w:r w:rsidRPr="006D2AE3">
        <w:rPr>
          <w:rFonts w:ascii="Times New Roman" w:eastAsia="Times New Roman" w:hAnsi="Times New Roman" w:cs="David"/>
          <w:sz w:val="24"/>
          <w:szCs w:val="24"/>
          <w:rtl/>
          <w:lang w:eastAsia="he-IL"/>
        </w:rPr>
        <w:t xml:space="preserve"> - </w:t>
      </w:r>
      <w:r w:rsidRPr="006D2AE3">
        <w:rPr>
          <w:rFonts w:ascii="Times New Roman" w:eastAsia="Times New Roman" w:hAnsi="Times New Roman" w:cs="David"/>
          <w:sz w:val="24"/>
          <w:szCs w:val="24"/>
          <w:rtl/>
          <w:lang w:eastAsia="he-IL"/>
        </w:rPr>
        <w:tab/>
        <w:t xml:space="preserve">רשימת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והמסמכים שעל היועץ להנפיק.</w:t>
      </w:r>
    </w:p>
    <w:p w14:paraId="4D5A8B82" w14:textId="77777777" w:rsidR="006D2AE3" w:rsidRPr="006D2AE3" w:rsidRDefault="006D2AE3" w:rsidP="006D2AE3">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נספח ט'</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tab/>
        <w:t>אישור להשלמת הפרויקט/קטע מהפרויקט.</w:t>
      </w:r>
    </w:p>
    <w:p w14:paraId="25A6CD66" w14:textId="77777777" w:rsidR="006D2AE3" w:rsidRPr="006D2AE3" w:rsidRDefault="006D2AE3" w:rsidP="006D2AE3">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rtl/>
          <w:lang w:eastAsia="he-IL"/>
        </w:rPr>
        <w:t xml:space="preserve">נספח י' </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נספח היעדר תביעות.</w:t>
      </w:r>
    </w:p>
    <w:p w14:paraId="0B228D5C"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שירותי היועץ</w:t>
      </w:r>
    </w:p>
    <w:p w14:paraId="4795CAF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מוסר בזה ליועץ והיועץ מקבל על עצמו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p>
    <w:p w14:paraId="5897C5E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ומאשר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הינו מכיר ויודע את כל הנדרש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וכי הינו מורשה על 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דין למתן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לרבות</w:t>
      </w:r>
      <w:r w:rsidRPr="006D2AE3">
        <w:rPr>
          <w:rFonts w:ascii="Times New Roman" w:eastAsia="Times New Roman" w:hAnsi="Times New Roman" w:cs="David" w:hint="cs"/>
          <w:sz w:val="24"/>
          <w:szCs w:val="24"/>
          <w:rtl/>
          <w:lang w:eastAsia="he-IL"/>
        </w:rPr>
        <w:t xml:space="preserve"> אך לא רק</w:t>
      </w:r>
      <w:r w:rsidRPr="006D2AE3">
        <w:rPr>
          <w:rFonts w:ascii="Times New Roman" w:eastAsia="Times New Roman" w:hAnsi="Times New Roman" w:cs="David"/>
          <w:sz w:val="24"/>
          <w:szCs w:val="24"/>
          <w:rtl/>
          <w:lang w:eastAsia="he-IL"/>
        </w:rPr>
        <w:t>,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חוק המהנדסים והאדריכלים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תשי"ח</w:t>
      </w:r>
      <w:proofErr w:type="spellEnd"/>
      <w:r w:rsidRPr="006D2AE3">
        <w:rPr>
          <w:rFonts w:ascii="Times New Roman" w:eastAsia="Times New Roman" w:hAnsi="Times New Roman" w:cs="David"/>
          <w:sz w:val="24"/>
          <w:szCs w:val="24"/>
          <w:rtl/>
          <w:lang w:eastAsia="he-IL"/>
        </w:rPr>
        <w:t xml:space="preserve"> - 1958, כי יש בידו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שיון </w:t>
      </w:r>
      <w:r w:rsidRPr="006D2AE3">
        <w:rPr>
          <w:rFonts w:ascii="Times New Roman" w:eastAsia="Times New Roman" w:hAnsi="Times New Roman" w:cs="David" w:hint="cs"/>
          <w:sz w:val="24"/>
          <w:szCs w:val="24"/>
          <w:rtl/>
          <w:lang w:eastAsia="he-IL"/>
        </w:rPr>
        <w:t xml:space="preserve">בר </w:t>
      </w:r>
      <w:r w:rsidRPr="006D2AE3">
        <w:rPr>
          <w:rFonts w:ascii="Times New Roman" w:eastAsia="Times New Roman" w:hAnsi="Times New Roman" w:cs="David"/>
          <w:sz w:val="24"/>
          <w:szCs w:val="24"/>
          <w:rtl/>
          <w:lang w:eastAsia="he-IL"/>
        </w:rPr>
        <w:t>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קף לביצוע שירותי </w:t>
      </w:r>
      <w:r w:rsidRPr="006D2AE3">
        <w:rPr>
          <w:rFonts w:ascii="Times New Roman" w:eastAsia="Times New Roman" w:hAnsi="Times New Roman" w:cs="David" w:hint="cs"/>
          <w:sz w:val="24"/>
          <w:szCs w:val="24"/>
          <w:rtl/>
          <w:lang w:eastAsia="he-IL"/>
        </w:rPr>
        <w:t xml:space="preserve"> היועץ על פי הדין</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כי הוא בעל הכישורים, הר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שיונות, הידע, הניסיון והאמצעים המאפשרים לו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ביצועם ברמה מקצועית גבוהה ובהתאם למותנה בחוזה.</w:t>
      </w:r>
    </w:p>
    <w:p w14:paraId="518F67B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 לו שש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שיקול דעתו</w:t>
      </w:r>
      <w:r w:rsidRPr="006D2AE3">
        <w:rPr>
          <w:rFonts w:ascii="Times New Roman" w:eastAsia="Times New Roman" w:hAnsi="Times New Roman" w:cs="David" w:hint="cs"/>
          <w:sz w:val="24"/>
          <w:szCs w:val="24"/>
          <w:rtl/>
          <w:lang w:eastAsia="he-IL"/>
        </w:rPr>
        <w:t xml:space="preserve"> הבלעדי</w:t>
      </w:r>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 xml:space="preserve">כי </w:t>
      </w:r>
      <w:r w:rsidRPr="006D2AE3">
        <w:rPr>
          <w:rFonts w:ascii="Times New Roman" w:eastAsia="Times New Roman" w:hAnsi="Times New Roman" w:cs="David"/>
          <w:sz w:val="24"/>
          <w:szCs w:val="24"/>
          <w:rtl/>
          <w:lang w:eastAsia="he-IL"/>
        </w:rPr>
        <w:t xml:space="preserve">הם יינתנו על ידו בשלבי עבודה כמפורט בנספח </w:t>
      </w:r>
      <w:r w:rsidRPr="006D2AE3">
        <w:rPr>
          <w:rFonts w:ascii="Times New Roman" w:eastAsia="Times New Roman" w:hAnsi="Times New Roman" w:cs="David"/>
          <w:bCs/>
          <w:sz w:val="24"/>
          <w:szCs w:val="24"/>
          <w:rtl/>
          <w:lang w:eastAsia="he-IL"/>
        </w:rPr>
        <w:t>ב'</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עוד</w:t>
      </w:r>
      <w:r w:rsidRPr="006D2AE3">
        <w:rPr>
          <w:rFonts w:ascii="Times New Roman" w:eastAsia="Times New Roman" w:hAnsi="Times New Roman" w:cs="David"/>
          <w:sz w:val="24"/>
          <w:szCs w:val="24"/>
          <w:rtl/>
          <w:lang w:eastAsia="he-IL"/>
        </w:rPr>
        <w:t xml:space="preserve"> מוסיף ומצהיר</w:t>
      </w:r>
      <w:r w:rsidRPr="006D2AE3">
        <w:rPr>
          <w:rFonts w:ascii="Times New Roman" w:eastAsia="Times New Roman" w:hAnsi="Times New Roman" w:cs="David" w:hint="cs"/>
          <w:sz w:val="24"/>
          <w:szCs w:val="24"/>
          <w:rtl/>
          <w:lang w:eastAsia="he-IL"/>
        </w:rPr>
        <w:t xml:space="preserve"> היועץ,</w:t>
      </w:r>
      <w:r w:rsidRPr="006D2AE3">
        <w:rPr>
          <w:rFonts w:ascii="Times New Roman" w:eastAsia="Times New Roman" w:hAnsi="Times New Roman" w:cs="David"/>
          <w:sz w:val="24"/>
          <w:szCs w:val="24"/>
          <w:rtl/>
          <w:lang w:eastAsia="he-IL"/>
        </w:rPr>
        <w:t xml:space="preserve"> כי ידוע לו </w:t>
      </w:r>
      <w:r w:rsidRPr="006D2AE3">
        <w:rPr>
          <w:rFonts w:ascii="Times New Roman" w:eastAsia="Times New Roman" w:hAnsi="Times New Roman" w:cs="David"/>
          <w:sz w:val="24"/>
          <w:szCs w:val="24"/>
          <w:rtl/>
          <w:lang w:eastAsia="he-IL"/>
        </w:rPr>
        <w:lastRenderedPageBreak/>
        <w:t>שהמזמין אינו מתחייב להזמין מ</w:t>
      </w:r>
      <w:r w:rsidRPr="006D2AE3">
        <w:rPr>
          <w:rFonts w:ascii="Times New Roman" w:eastAsia="Times New Roman" w:hAnsi="Times New Roman" w:cs="David" w:hint="cs"/>
          <w:sz w:val="24"/>
          <w:szCs w:val="24"/>
          <w:rtl/>
          <w:lang w:eastAsia="he-IL"/>
        </w:rPr>
        <w:t>מנו</w:t>
      </w:r>
      <w:r w:rsidRPr="006D2AE3">
        <w:rPr>
          <w:rFonts w:ascii="Times New Roman" w:eastAsia="Times New Roman" w:hAnsi="Times New Roman" w:cs="David"/>
          <w:sz w:val="24"/>
          <w:szCs w:val="24"/>
          <w:rtl/>
          <w:lang w:eastAsia="he-IL"/>
        </w:rPr>
        <w:t xml:space="preserve"> שירותים נוספים מעבר לנקוב בחוזה זה ו</w:t>
      </w:r>
      <w:r w:rsidRPr="006D2AE3">
        <w:rPr>
          <w:rFonts w:ascii="Times New Roman" w:eastAsia="Times New Roman" w:hAnsi="Times New Roman" w:cs="David" w:hint="cs"/>
          <w:sz w:val="24"/>
          <w:szCs w:val="24"/>
          <w:rtl/>
          <w:lang w:eastAsia="he-IL"/>
        </w:rPr>
        <w:t xml:space="preserve">כמפורט </w:t>
      </w:r>
      <w:r w:rsidRPr="006D2AE3">
        <w:rPr>
          <w:rFonts w:ascii="Times New Roman" w:eastAsia="Times New Roman" w:hAnsi="Times New Roman" w:cs="David"/>
          <w:sz w:val="24"/>
          <w:szCs w:val="24"/>
          <w:rtl/>
          <w:lang w:eastAsia="he-IL"/>
        </w:rPr>
        <w:t xml:space="preserve">בנספח </w:t>
      </w:r>
      <w:r w:rsidRPr="006D2AE3">
        <w:rPr>
          <w:rFonts w:ascii="Times New Roman" w:eastAsia="Times New Roman" w:hAnsi="Times New Roman" w:cs="David"/>
          <w:bCs/>
          <w:sz w:val="24"/>
          <w:szCs w:val="24"/>
          <w:rtl/>
          <w:lang w:eastAsia="he-IL"/>
        </w:rPr>
        <w:t xml:space="preserve">ב'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058B821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בזהירות, בנאמנות וברמה מקצועית גבוהה, תוך ציות לדין ולהנחת דעת המזמין, ותוך שמירת לוחות הזמנים והמסגרת התקציבית, שייקבעו על ידי המזמין.</w:t>
      </w:r>
    </w:p>
    <w:p w14:paraId="5409C02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שיקבעו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ע"י המזמין ויהיה חייב לנהוג לפיהם ולקיימם ללא סטייה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הוראה</w:t>
      </w:r>
      <w:r w:rsidRPr="006D2AE3">
        <w:rPr>
          <w:rFonts w:ascii="Times New Roman" w:eastAsia="Times New Roman" w:hAnsi="Times New Roman" w:cs="David" w:hint="cs"/>
          <w:sz w:val="24"/>
          <w:szCs w:val="24"/>
          <w:rtl/>
          <w:lang w:eastAsia="he-IL"/>
        </w:rPr>
        <w:t xml:space="preserve"> מפורשת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מהמזמין.</w:t>
      </w:r>
    </w:p>
    <w:p w14:paraId="151DB3A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הכל כפי שיקבע ע"י המנהל. כן מתחייב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להשתתף בת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אום מראש בכל ישיבות התיאום אליהן יוזמן.</w:t>
      </w:r>
    </w:p>
    <w:p w14:paraId="2F81971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ישמור על נוהלי קשר, תיאום,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שום וצורת המסמכים לפי דרישת המנהל.</w:t>
      </w:r>
    </w:p>
    <w:p w14:paraId="198EE2A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עוד לא יקבע אחרת ע"י המזמין, יהיה המנהל כ</w:t>
      </w:r>
      <w:r w:rsidRPr="006D2AE3">
        <w:rPr>
          <w:rFonts w:ascii="Times New Roman" w:eastAsia="Times New Roman" w:hAnsi="Times New Roman" w:cs="David" w:hint="cs"/>
          <w:sz w:val="24"/>
          <w:szCs w:val="24"/>
          <w:rtl/>
          <w:lang w:eastAsia="he-IL"/>
        </w:rPr>
        <w:t>הגדרתו</w:t>
      </w:r>
      <w:r w:rsidRPr="006D2AE3">
        <w:rPr>
          <w:rFonts w:ascii="Times New Roman" w:eastAsia="Times New Roman" w:hAnsi="Times New Roman" w:cs="David"/>
          <w:sz w:val="24"/>
          <w:szCs w:val="24"/>
          <w:rtl/>
          <w:lang w:eastAsia="he-IL"/>
        </w:rPr>
        <w:t xml:space="preserve"> בנספח </w:t>
      </w:r>
      <w:r w:rsidRPr="006D2AE3">
        <w:rPr>
          <w:rFonts w:ascii="Times New Roman" w:eastAsia="Times New Roman" w:hAnsi="Times New Roman" w:cs="David"/>
          <w:bCs/>
          <w:sz w:val="24"/>
          <w:szCs w:val="24"/>
          <w:rtl/>
          <w:lang w:eastAsia="he-IL"/>
        </w:rPr>
        <w:t xml:space="preserve">א' </w:t>
      </w:r>
      <w:r w:rsidRPr="006D2AE3">
        <w:rPr>
          <w:rFonts w:ascii="Times New Roman" w:eastAsia="Times New Roman" w:hAnsi="Times New Roman" w:cs="David"/>
          <w:sz w:val="24"/>
          <w:szCs w:val="24"/>
          <w:rtl/>
          <w:lang w:eastAsia="he-IL"/>
        </w:rPr>
        <w:t>ועל היועץ להיות</w:t>
      </w:r>
      <w:r w:rsidRPr="006D2AE3">
        <w:rPr>
          <w:rFonts w:ascii="Times New Roman" w:eastAsia="Times New Roman" w:hAnsi="Times New Roman" w:cs="David" w:hint="cs"/>
          <w:sz w:val="24"/>
          <w:szCs w:val="24"/>
          <w:rtl/>
          <w:lang w:eastAsia="he-IL"/>
        </w:rPr>
        <w:t xml:space="preserve"> עמו</w:t>
      </w:r>
      <w:r w:rsidRPr="006D2AE3">
        <w:rPr>
          <w:rFonts w:ascii="Times New Roman" w:eastAsia="Times New Roman" w:hAnsi="Times New Roman" w:cs="David"/>
          <w:sz w:val="24"/>
          <w:szCs w:val="24"/>
          <w:rtl/>
          <w:lang w:eastAsia="he-IL"/>
        </w:rPr>
        <w:t xml:space="preserve"> בקשר מתמי</w:t>
      </w:r>
      <w:r w:rsidRPr="006D2AE3">
        <w:rPr>
          <w:rFonts w:ascii="Times New Roman" w:eastAsia="Times New Roman" w:hAnsi="Times New Roman" w:cs="David" w:hint="cs"/>
          <w:sz w:val="24"/>
          <w:szCs w:val="24"/>
          <w:rtl/>
          <w:lang w:eastAsia="he-IL"/>
        </w:rPr>
        <w:t>ד</w:t>
      </w:r>
      <w:r w:rsidRPr="006D2AE3">
        <w:rPr>
          <w:rFonts w:ascii="Times New Roman" w:eastAsia="Times New Roman" w:hAnsi="Times New Roman" w:cs="David"/>
          <w:sz w:val="24"/>
          <w:szCs w:val="24"/>
          <w:rtl/>
          <w:lang w:eastAsia="he-IL"/>
        </w:rPr>
        <w:t xml:space="preserve"> ולתאם עמו את כל פעולותיו, אלא אם נקבע </w:t>
      </w:r>
      <w:r w:rsidRPr="006D2AE3">
        <w:rPr>
          <w:rFonts w:ascii="Times New Roman" w:eastAsia="Times New Roman" w:hAnsi="Times New Roman" w:cs="David" w:hint="cs"/>
          <w:sz w:val="24"/>
          <w:szCs w:val="24"/>
          <w:rtl/>
          <w:lang w:eastAsia="he-IL"/>
        </w:rPr>
        <w:t xml:space="preserve">מפורשות </w:t>
      </w:r>
      <w:r w:rsidRPr="006D2AE3">
        <w:rPr>
          <w:rFonts w:ascii="Times New Roman" w:eastAsia="Times New Roman" w:hAnsi="Times New Roman" w:cs="David"/>
          <w:sz w:val="24"/>
          <w:szCs w:val="24"/>
          <w:rtl/>
          <w:lang w:eastAsia="he-IL"/>
        </w:rPr>
        <w:t>אחרת ע"י המזמין.</w:t>
      </w:r>
    </w:p>
    <w:p w14:paraId="199A7744"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ידועות לו הוראות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הקיימות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6D2AE3">
        <w:rPr>
          <w:rFonts w:ascii="Times New Roman" w:eastAsia="Times New Roman" w:hAnsi="Times New Roman" w:cs="David" w:hint="cs"/>
          <w:sz w:val="24"/>
          <w:szCs w:val="24"/>
          <w:rtl/>
          <w:lang w:eastAsia="he-IL"/>
        </w:rPr>
        <w:t>יהם של</w:t>
      </w:r>
      <w:r w:rsidRPr="006D2AE3">
        <w:rPr>
          <w:rFonts w:ascii="Times New Roman" w:eastAsia="Times New Roman" w:hAnsi="Times New Roman" w:cs="David"/>
          <w:sz w:val="24"/>
          <w:szCs w:val="24"/>
          <w:rtl/>
          <w:lang w:eastAsia="he-IL"/>
        </w:rPr>
        <w:t xml:space="preserve"> הדין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הנהלים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התקנים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התקנות החלים בקשר עם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והוא מתחייב לפעול בהתאם לקבוע בהם.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מצהיר היועץ כי </w:t>
      </w:r>
      <w:r w:rsidRPr="006D2AE3">
        <w:rPr>
          <w:rFonts w:ascii="Times New Roman" w:eastAsia="Times New Roman" w:hAnsi="Times New Roman" w:cs="David" w:hint="cs"/>
          <w:sz w:val="24"/>
          <w:szCs w:val="24"/>
          <w:rtl/>
          <w:lang w:eastAsia="he-IL"/>
        </w:rPr>
        <w:t xml:space="preserve">הוא </w:t>
      </w:r>
      <w:r w:rsidRPr="006D2AE3">
        <w:rPr>
          <w:rFonts w:ascii="Times New Roman" w:eastAsia="Times New Roman" w:hAnsi="Times New Roman" w:cs="David"/>
          <w:sz w:val="24"/>
          <w:szCs w:val="24"/>
          <w:rtl/>
          <w:lang w:eastAsia="he-IL"/>
        </w:rPr>
        <w:t xml:space="preserve">בדק בעצמו את כל הנושאים הרלוונטיים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 xml:space="preserve">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מתאים למטרותיו, ויש בידיו את כל הנתונים הנוגעים לאתר, כנדרש לשם ביצוע שירותי היועץ.</w:t>
      </w:r>
    </w:p>
    <w:p w14:paraId="55DE279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להפיק את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נשוא</w:t>
      </w:r>
      <w:r w:rsidRPr="006D2AE3">
        <w:rPr>
          <w:rFonts w:ascii="Times New Roman" w:eastAsia="Times New Roman" w:hAnsi="Times New Roman" w:cs="David"/>
          <w:sz w:val="24"/>
          <w:szCs w:val="24"/>
          <w:rtl/>
          <w:lang w:eastAsia="he-IL"/>
        </w:rPr>
        <w:t xml:space="preserve"> חוזה זה, בכל שלבי הביצוע של שירותי היועץ, ולרבות כל שינוי </w:t>
      </w:r>
      <w:proofErr w:type="spellStart"/>
      <w:r w:rsidRPr="006D2AE3">
        <w:rPr>
          <w:rFonts w:ascii="Times New Roman" w:eastAsia="Times New Roman" w:hAnsi="Times New Roman" w:cs="David"/>
          <w:sz w:val="24"/>
          <w:szCs w:val="24"/>
          <w:rtl/>
          <w:lang w:eastAsia="he-IL"/>
        </w:rPr>
        <w:t>בתכניותיו</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באמצעות מחשב בתוכנה או בקבצים במתכונת הקבועה בנספח </w:t>
      </w:r>
      <w:r w:rsidRPr="006D2AE3">
        <w:rPr>
          <w:rFonts w:ascii="Times New Roman" w:eastAsia="Times New Roman" w:hAnsi="Times New Roman" w:cs="David"/>
          <w:b/>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וע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6D2AE3">
        <w:rPr>
          <w:rFonts w:ascii="Times New Roman" w:eastAsia="Times New Roman" w:hAnsi="Times New Roman" w:cs="David" w:hint="cs"/>
          <w:sz w:val="24"/>
          <w:szCs w:val="24"/>
          <w:rtl/>
          <w:lang w:eastAsia="he-IL"/>
        </w:rPr>
        <w:t xml:space="preserve">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w:t>
      </w:r>
    </w:p>
    <w:p w14:paraId="46A0EAE6"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לא יגיש ליועצים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D2AE3">
        <w:rPr>
          <w:rFonts w:ascii="Times New Roman" w:eastAsia="Times New Roman" w:hAnsi="Times New Roman" w:cs="David" w:hint="cs"/>
          <w:sz w:val="24"/>
          <w:szCs w:val="24"/>
          <w:rtl/>
          <w:lang w:eastAsia="he-IL"/>
        </w:rPr>
        <w:t xml:space="preserve">מפורשות על פי </w:t>
      </w:r>
      <w:r w:rsidRPr="006D2AE3">
        <w:rPr>
          <w:rFonts w:ascii="Times New Roman" w:eastAsia="Times New Roman" w:hAnsi="Times New Roman" w:cs="David"/>
          <w:sz w:val="24"/>
          <w:szCs w:val="24"/>
          <w:rtl/>
          <w:lang w:eastAsia="he-IL"/>
        </w:rPr>
        <w:t>חוזה זה.</w:t>
      </w:r>
    </w:p>
    <w:p w14:paraId="266051B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אין לו ולא תהינה לו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תביעות ו/או טענות</w:t>
      </w:r>
      <w:r w:rsidRPr="006D2AE3">
        <w:rPr>
          <w:rFonts w:ascii="Times New Roman" w:eastAsia="Times New Roman" w:hAnsi="Times New Roman" w:cs="David" w:hint="cs"/>
          <w:sz w:val="24"/>
          <w:szCs w:val="24"/>
          <w:rtl/>
          <w:lang w:eastAsia="he-IL"/>
        </w:rPr>
        <w:t xml:space="preserve"> ו/או דרישות ו/או תלונות</w:t>
      </w:r>
      <w:r w:rsidRPr="006D2AE3">
        <w:rPr>
          <w:rFonts w:ascii="Times New Roman" w:eastAsia="Times New Roman" w:hAnsi="Times New Roman" w:cs="David"/>
          <w:sz w:val="24"/>
          <w:szCs w:val="24"/>
          <w:rtl/>
          <w:lang w:eastAsia="he-IL"/>
        </w:rPr>
        <w:t xml:space="preserve"> כלפי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כלפי המתכננים האחרים בגין מסירת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כאמור. משמסר המזמין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 xml:space="preserve">ביצוע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582CDE35"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w:t>
      </w:r>
      <w:proofErr w:type="spellStart"/>
      <w:r w:rsidRPr="006D2AE3">
        <w:rPr>
          <w:rFonts w:ascii="Times New Roman" w:eastAsia="Times New Roman" w:hAnsi="Times New Roman" w:cs="David" w:hint="cs"/>
          <w:sz w:val="24"/>
          <w:szCs w:val="24"/>
          <w:rtl/>
          <w:lang w:eastAsia="he-IL"/>
        </w:rPr>
        <w:t>רמדורנט</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של </w:t>
      </w:r>
      <w:proofErr w:type="spellStart"/>
      <w:r w:rsidRPr="006D2AE3">
        <w:rPr>
          <w:rFonts w:ascii="Times New Roman" w:eastAsia="Times New Roman" w:hAnsi="Times New Roman" w:cs="David"/>
          <w:sz w:val="24"/>
          <w:szCs w:val="24"/>
          <w:rtl/>
          <w:lang w:eastAsia="he-IL"/>
        </w:rPr>
        <w:t>רמדור</w:t>
      </w:r>
      <w:proofErr w:type="spellEnd"/>
      <w:r w:rsidRPr="006D2AE3">
        <w:rPr>
          <w:rFonts w:ascii="Times New Roman" w:eastAsia="Times New Roman" w:hAnsi="Times New Roman" w:cs="David"/>
          <w:sz w:val="24"/>
          <w:szCs w:val="24"/>
          <w:rtl/>
          <w:lang w:eastAsia="he-IL"/>
        </w:rPr>
        <w:t xml:space="preserve"> או אחרת המאושרת ע"י המזמין ויפעל במערכת זו ללא כל תמורה נוספת</w:t>
      </w:r>
      <w:r w:rsidRPr="006D2AE3">
        <w:rPr>
          <w:rFonts w:ascii="Times New Roman" w:eastAsia="Times New Roman" w:hAnsi="Times New Roman" w:cs="David" w:hint="cs"/>
          <w:sz w:val="24"/>
          <w:szCs w:val="24"/>
          <w:rtl/>
          <w:lang w:eastAsia="he-IL"/>
        </w:rPr>
        <w:t>.</w:t>
      </w:r>
    </w:p>
    <w:p w14:paraId="4C557E9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צוות עובדים ואמצעים</w:t>
      </w:r>
    </w:p>
    <w:p w14:paraId="06E5E01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יקיים משרד מאויש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מאורגן ומצויד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באופן שיאפשר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בהתאם להוראות חוזה זה.</w:t>
      </w:r>
    </w:p>
    <w:p w14:paraId="3BD3850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שהרכבם המספרי והמקצועי של צוות עובדיו, כמפורט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Cs/>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w:t>
      </w:r>
      <w:r w:rsidRPr="006D2AE3">
        <w:rPr>
          <w:rFonts w:ascii="Times New Roman" w:eastAsia="Times New Roman" w:hAnsi="Times New Roman" w:cs="David"/>
          <w:sz w:val="24"/>
          <w:szCs w:val="24"/>
          <w:rtl/>
          <w:lang w:eastAsia="he-IL"/>
        </w:rPr>
        <w:t xml:space="preserve"> יתאים לביצוע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ברמה ובמועדים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3CA3959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על פי שיקול דעתו </w:t>
      </w:r>
      <w:r w:rsidRPr="006D2AE3">
        <w:rPr>
          <w:rFonts w:ascii="Times New Roman" w:eastAsia="Times New Roman" w:hAnsi="Times New Roman" w:cs="David" w:hint="cs"/>
          <w:sz w:val="24"/>
          <w:szCs w:val="24"/>
          <w:rtl/>
          <w:lang w:eastAsia="he-IL"/>
        </w:rPr>
        <w:t xml:space="preserve">המוחלט </w:t>
      </w:r>
      <w:r w:rsidRPr="006D2AE3">
        <w:rPr>
          <w:rFonts w:ascii="Times New Roman" w:eastAsia="Times New Roman" w:hAnsi="Times New Roman" w:cs="David"/>
          <w:sz w:val="24"/>
          <w:szCs w:val="24"/>
          <w:rtl/>
          <w:lang w:eastAsia="he-IL"/>
        </w:rPr>
        <w:t>- להורות ליועץ מ</w:t>
      </w:r>
      <w:r w:rsidRPr="006D2AE3">
        <w:rPr>
          <w:rFonts w:ascii="Times New Roman" w:eastAsia="Times New Roman" w:hAnsi="Times New Roman" w:cs="David" w:hint="cs"/>
          <w:sz w:val="24"/>
          <w:szCs w:val="24"/>
          <w:rtl/>
          <w:lang w:eastAsia="he-IL"/>
        </w:rPr>
        <w:t>עת לעת,</w:t>
      </w:r>
      <w:r w:rsidRPr="006D2AE3">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6AADB9B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מנהלו הראשי של היועץ למטרת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המנהל הראשי</w:t>
      </w:r>
      <w:r w:rsidRPr="006D2AE3">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25BA5362"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w:t>
      </w:r>
      <w:r w:rsidRPr="006D2AE3">
        <w:rPr>
          <w:rFonts w:ascii="Times New Roman" w:eastAsia="Times New Roman" w:hAnsi="Times New Roman" w:cs="David" w:hint="cs"/>
          <w:sz w:val="24"/>
          <w:szCs w:val="24"/>
          <w:rtl/>
          <w:lang w:eastAsia="he-IL"/>
        </w:rPr>
        <w:t>צהיר, כי ידוע לו, ש</w:t>
      </w:r>
      <w:r w:rsidRPr="006D2AE3">
        <w:rPr>
          <w:rFonts w:ascii="Times New Roman" w:eastAsia="Times New Roman" w:hAnsi="Times New Roman" w:cs="David"/>
          <w:sz w:val="24"/>
          <w:szCs w:val="24"/>
          <w:rtl/>
          <w:lang w:eastAsia="he-IL"/>
        </w:rPr>
        <w:t>במשך כל ת</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קפ</w:t>
      </w:r>
      <w:r w:rsidRPr="006D2AE3">
        <w:rPr>
          <w:rFonts w:ascii="Times New Roman" w:eastAsia="Times New Roman" w:hAnsi="Times New Roman" w:cs="David" w:hint="cs"/>
          <w:sz w:val="24"/>
          <w:szCs w:val="24"/>
          <w:rtl/>
          <w:lang w:eastAsia="he-IL"/>
        </w:rPr>
        <w:t>ו של</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יעמוד המנהל הראשי בראשו, יהיה מעורב אישית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התכנון. מבלי לגרוע מהתחייבויות היועץ כמתחייב מ</w:t>
      </w:r>
      <w:r w:rsidRPr="006D2AE3">
        <w:rPr>
          <w:rFonts w:ascii="Times New Roman" w:eastAsia="Times New Roman" w:hAnsi="Times New Roman" w:cs="David" w:hint="cs"/>
          <w:sz w:val="24"/>
          <w:szCs w:val="24"/>
          <w:rtl/>
          <w:lang w:eastAsia="he-IL"/>
        </w:rPr>
        <w:t>חוזה זה,</w:t>
      </w:r>
      <w:r w:rsidRPr="006D2AE3">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81DAF63"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25DE7289" w14:textId="77777777" w:rsidR="006D2AE3" w:rsidRPr="00C53582"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 xml:space="preserve">המזמין רשאי </w:t>
      </w:r>
      <w:r w:rsidRPr="006D2AE3">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6D2AE3">
        <w:rPr>
          <w:rFonts w:ascii="Times New Roman" w:eastAsia="Times New Roman" w:hAnsi="Times New Roman" w:cs="David" w:hint="cs"/>
          <w:sz w:val="24"/>
          <w:szCs w:val="24"/>
          <w:rtl/>
          <w:lang w:eastAsia="he-IL"/>
        </w:rPr>
        <w:t xml:space="preserve">אחר </w:t>
      </w:r>
      <w:r w:rsidRPr="006D2AE3">
        <w:rPr>
          <w:rFonts w:ascii="Times New Roman" w:eastAsia="Times New Roman" w:hAnsi="Times New Roman" w:cs="David"/>
          <w:sz w:val="24"/>
          <w:szCs w:val="24"/>
          <w:rtl/>
          <w:lang w:eastAsia="he-IL"/>
        </w:rPr>
        <w:t xml:space="preserve">דרישת המזמין </w:t>
      </w:r>
      <w:r w:rsidRPr="00C53582">
        <w:rPr>
          <w:rFonts w:ascii="Times New Roman" w:eastAsia="Times New Roman" w:hAnsi="Times New Roman" w:cs="David"/>
          <w:sz w:val="24"/>
          <w:szCs w:val="24"/>
          <w:rtl/>
          <w:lang w:eastAsia="he-IL"/>
        </w:rPr>
        <w:t>לאלתר.</w:t>
      </w:r>
    </w:p>
    <w:p w14:paraId="61DCB820" w14:textId="77777777" w:rsidR="006D2AE3" w:rsidRPr="008872EF"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החלטות המזמין בדבר א</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שור ו/או החלפת עובד מעובדי היועץ תינתנה לפי ש</w:t>
      </w:r>
      <w:r w:rsidRPr="008872EF">
        <w:rPr>
          <w:rFonts w:ascii="Times New Roman" w:eastAsia="Times New Roman" w:hAnsi="Times New Roman" w:cs="David" w:hint="eastAsia"/>
          <w:sz w:val="24"/>
          <w:szCs w:val="24"/>
          <w:rtl/>
          <w:lang w:eastAsia="he-IL"/>
        </w:rPr>
        <w:t>י</w:t>
      </w:r>
      <w:r w:rsidRPr="008872EF">
        <w:rPr>
          <w:rFonts w:ascii="Times New Roman" w:eastAsia="Times New Roman" w:hAnsi="Times New Roman" w:cs="David"/>
          <w:sz w:val="24"/>
          <w:szCs w:val="24"/>
          <w:rtl/>
          <w:lang w:eastAsia="he-IL"/>
        </w:rPr>
        <w:t>קול דעתו המוחלט של המזמין וללא צורך במתן נימוקים כאלה ואחרים. אין בהחלטות אלה, כדי לשחרר את היועץ מאי</w:t>
      </w:r>
      <w:r w:rsidRPr="008872EF">
        <w:rPr>
          <w:rFonts w:ascii="Times New Roman" w:eastAsia="Times New Roman" w:hAnsi="Times New Roman" w:cs="David" w:hint="eastAsia"/>
          <w:sz w:val="24"/>
          <w:szCs w:val="24"/>
          <w:rtl/>
          <w:lang w:eastAsia="he-IL"/>
        </w:rPr>
        <w:t>לו</w:t>
      </w:r>
      <w:r w:rsidRPr="008872EF">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 ו/או חבות שהיא.</w:t>
      </w:r>
    </w:p>
    <w:p w14:paraId="6B9092F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לצייד על חשבונו את צוות עובדיו בכל הציוד הדרוש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w:t>
      </w:r>
      <w:r w:rsidRPr="006D2AE3">
        <w:rPr>
          <w:rFonts w:ascii="Times New Roman" w:eastAsia="Times New Roman" w:hAnsi="Times New Roman" w:cs="David" w:hint="cs"/>
          <w:sz w:val="24"/>
          <w:szCs w:val="24"/>
          <w:rtl/>
          <w:lang w:eastAsia="he-IL"/>
        </w:rPr>
        <w:t>האחריות בגין אחזקת</w:t>
      </w:r>
      <w:r w:rsidRPr="006D2AE3">
        <w:rPr>
          <w:rFonts w:ascii="Times New Roman" w:eastAsia="Times New Roman" w:hAnsi="Times New Roman" w:cs="David"/>
          <w:sz w:val="24"/>
          <w:szCs w:val="24"/>
          <w:rtl/>
          <w:lang w:eastAsia="he-IL"/>
        </w:rPr>
        <w:t xml:space="preserve"> ושמיר</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ציוד</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תהיה בידי היועץ ועל חשבונו, והמזמין לא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בכל אחריות </w:t>
      </w:r>
      <w:r w:rsidRPr="006D2AE3">
        <w:rPr>
          <w:rFonts w:ascii="Times New Roman" w:eastAsia="Times New Roman" w:hAnsi="Times New Roman" w:cs="David" w:hint="cs"/>
          <w:sz w:val="24"/>
          <w:szCs w:val="24"/>
          <w:rtl/>
          <w:lang w:eastAsia="he-IL"/>
        </w:rPr>
        <w:t xml:space="preserve">ו/או חבות </w:t>
      </w:r>
      <w:r w:rsidRPr="006D2AE3">
        <w:rPr>
          <w:rFonts w:ascii="Times New Roman" w:eastAsia="Times New Roman" w:hAnsi="Times New Roman" w:cs="David"/>
          <w:sz w:val="24"/>
          <w:szCs w:val="24"/>
          <w:rtl/>
          <w:lang w:eastAsia="he-IL"/>
        </w:rPr>
        <w:t>בגין א</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בדן </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או נזק</w:t>
      </w:r>
      <w:r w:rsidRPr="006D2AE3">
        <w:rPr>
          <w:rFonts w:ascii="Times New Roman" w:eastAsia="Times New Roman" w:hAnsi="Times New Roman" w:cs="David" w:hint="cs"/>
          <w:sz w:val="24"/>
          <w:szCs w:val="24"/>
          <w:rtl/>
          <w:lang w:eastAsia="he-IL"/>
        </w:rPr>
        <w:t xml:space="preserve"> ו/או קלקול</w:t>
      </w:r>
      <w:r w:rsidRPr="006D2AE3">
        <w:rPr>
          <w:rFonts w:ascii="Times New Roman" w:eastAsia="Times New Roman" w:hAnsi="Times New Roman" w:cs="David"/>
          <w:sz w:val="24"/>
          <w:szCs w:val="24"/>
          <w:rtl/>
          <w:lang w:eastAsia="he-IL"/>
        </w:rPr>
        <w:t xml:space="preserve"> כלשהו לציוד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לכל חלק ממנו מכל סיבה שהיא.</w:t>
      </w:r>
    </w:p>
    <w:p w14:paraId="24630ACA"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היועץ</w:t>
      </w:r>
    </w:p>
    <w:p w14:paraId="06A1A10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במגעים עם רשויות 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עם הרשות המקומית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הנוגע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וכל הכרוך בכך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w:t>
      </w:r>
    </w:p>
    <w:p w14:paraId="01AA70F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שהיועץ לא יגיש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תיקונים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הרשויות המוסמכות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אם כן אושרו קודם לכן</w:t>
      </w:r>
      <w:r w:rsidRPr="006D2AE3">
        <w:rPr>
          <w:rFonts w:ascii="Times New Roman" w:eastAsia="Times New Roman" w:hAnsi="Times New Roman" w:cs="David" w:hint="cs"/>
          <w:sz w:val="24"/>
          <w:szCs w:val="24"/>
          <w:rtl/>
          <w:lang w:eastAsia="he-IL"/>
        </w:rPr>
        <w:t>, מראש ובכתב,</w:t>
      </w:r>
      <w:r w:rsidRPr="006D2AE3">
        <w:rPr>
          <w:rFonts w:ascii="Times New Roman" w:eastAsia="Times New Roman" w:hAnsi="Times New Roman" w:cs="David"/>
          <w:sz w:val="24"/>
          <w:szCs w:val="24"/>
          <w:rtl/>
          <w:lang w:eastAsia="he-IL"/>
        </w:rPr>
        <w:t xml:space="preserve"> ע"י המזמין.</w:t>
      </w:r>
    </w:p>
    <w:p w14:paraId="02BD7AA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שהיועץ לא יקבל כל החלטה ולא יפעל ולא יחייב את המזמין בכל עניין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הכרוך בהתחייבות חוקית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כספית</w:t>
      </w:r>
      <w:r w:rsidRPr="006D2AE3">
        <w:rPr>
          <w:rFonts w:ascii="Times New Roman" w:eastAsia="Times New Roman" w:hAnsi="Times New Roman" w:cs="David" w:hint="cs"/>
          <w:sz w:val="24"/>
          <w:szCs w:val="24"/>
          <w:rtl/>
          <w:lang w:eastAsia="he-IL"/>
        </w:rPr>
        <w:t xml:space="preserve"> ו/או אחרת,</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שורו של המזמין</w:t>
      </w:r>
      <w:r w:rsidRPr="006D2AE3">
        <w:rPr>
          <w:rFonts w:ascii="Times New Roman" w:eastAsia="Times New Roman" w:hAnsi="Times New Roman" w:cs="David" w:hint="cs"/>
          <w:sz w:val="24"/>
          <w:szCs w:val="24"/>
          <w:rtl/>
          <w:lang w:eastAsia="he-IL"/>
        </w:rPr>
        <w:t xml:space="preserve"> מראש ובכתב</w:t>
      </w:r>
      <w:r w:rsidRPr="006D2AE3">
        <w:rPr>
          <w:rFonts w:ascii="Times New Roman" w:eastAsia="Times New Roman" w:hAnsi="Times New Roman" w:cs="David"/>
          <w:sz w:val="24"/>
          <w:szCs w:val="24"/>
          <w:rtl/>
          <w:lang w:eastAsia="he-IL"/>
        </w:rPr>
        <w:t>.</w:t>
      </w:r>
    </w:p>
    <w:p w14:paraId="3A16D287"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זולת אם</w:t>
      </w:r>
      <w:r w:rsidRPr="006D2AE3">
        <w:rPr>
          <w:rFonts w:ascii="Times New Roman" w:eastAsia="Times New Roman" w:hAnsi="Times New Roman" w:cs="David"/>
          <w:sz w:val="24"/>
          <w:szCs w:val="24"/>
          <w:rtl/>
          <w:lang w:eastAsia="he-IL"/>
        </w:rPr>
        <w:t xml:space="preserve"> יוסמך לכך ע"י המזמין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יהיה היועץ רשאי ליתן הוראות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הנחיות</w:t>
      </w:r>
      <w:r w:rsidRPr="006D2AE3">
        <w:rPr>
          <w:rFonts w:ascii="Times New Roman" w:eastAsia="Times New Roman" w:hAnsi="Times New Roman" w:cs="David" w:hint="cs"/>
          <w:sz w:val="24"/>
          <w:szCs w:val="24"/>
          <w:rtl/>
          <w:lang w:eastAsia="he-IL"/>
        </w:rPr>
        <w:t>, בין</w:t>
      </w:r>
      <w:r w:rsidRPr="006D2AE3">
        <w:rPr>
          <w:rFonts w:ascii="Times New Roman" w:eastAsia="Times New Roman" w:hAnsi="Times New Roman" w:cs="David"/>
          <w:sz w:val="24"/>
          <w:szCs w:val="24"/>
          <w:rtl/>
          <w:lang w:eastAsia="he-IL"/>
        </w:rPr>
        <w:t xml:space="preserve"> במישרין</w:t>
      </w:r>
      <w:r w:rsidRPr="006D2AE3">
        <w:rPr>
          <w:rFonts w:ascii="Times New Roman" w:eastAsia="Times New Roman" w:hAnsi="Times New Roman" w:cs="David" w:hint="cs"/>
          <w:sz w:val="24"/>
          <w:szCs w:val="24"/>
          <w:rtl/>
          <w:lang w:eastAsia="he-IL"/>
        </w:rPr>
        <w:t xml:space="preserve"> ובין בעקיפין,</w:t>
      </w:r>
      <w:r w:rsidRPr="006D2AE3">
        <w:rPr>
          <w:rFonts w:ascii="Times New Roman" w:eastAsia="Times New Roman" w:hAnsi="Times New Roman" w:cs="David"/>
          <w:sz w:val="24"/>
          <w:szCs w:val="24"/>
          <w:rtl/>
          <w:lang w:eastAsia="he-IL"/>
        </w:rPr>
        <w:t xml:space="preserve"> לקבלן הראשי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לקבלן העבודות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לנהל עמם מו"מ ביחס למחירים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דרכי ביצוע הכרוכים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מחירים</w:t>
      </w:r>
      <w:r w:rsidRPr="006D2AE3">
        <w:rPr>
          <w:rFonts w:ascii="Times New Roman" w:eastAsia="Times New Roman" w:hAnsi="Times New Roman" w:cs="David" w:hint="cs"/>
          <w:sz w:val="24"/>
          <w:szCs w:val="24"/>
          <w:rtl/>
          <w:lang w:eastAsia="he-IL"/>
        </w:rPr>
        <w:t xml:space="preserve"> ו/או כמויות</w:t>
      </w:r>
      <w:r w:rsidRPr="006D2AE3">
        <w:rPr>
          <w:rFonts w:ascii="Times New Roman" w:eastAsia="Times New Roman" w:hAnsi="Times New Roman" w:cs="David"/>
          <w:sz w:val="24"/>
          <w:szCs w:val="24"/>
          <w:rtl/>
          <w:lang w:eastAsia="he-IL"/>
        </w:rPr>
        <w:t>, אלא באמצעות המזמין או המנהל.</w:t>
      </w:r>
    </w:p>
    <w:p w14:paraId="18975391"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סמכויות המנהל</w:t>
      </w:r>
    </w:p>
    <w:p w14:paraId="006D9B4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רשאי לבדוק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עת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את שרותי היועץ כולם או </w:t>
      </w:r>
      <w:r w:rsidRPr="006D2AE3">
        <w:rPr>
          <w:rFonts w:ascii="Times New Roman" w:eastAsia="Times New Roman" w:hAnsi="Times New Roman" w:cs="David" w:hint="cs"/>
          <w:sz w:val="24"/>
          <w:szCs w:val="24"/>
          <w:rtl/>
          <w:lang w:eastAsia="he-IL"/>
        </w:rPr>
        <w:t>מקצתם</w:t>
      </w:r>
      <w:r w:rsidRPr="006D2AE3">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 כן רשאי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7EB803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D2AE3">
        <w:rPr>
          <w:rFonts w:ascii="Times New Roman" w:eastAsia="Times New Roman" w:hAnsi="Times New Roman" w:cs="David"/>
          <w:bCs/>
          <w:sz w:val="24"/>
          <w:szCs w:val="24"/>
          <w:rtl/>
          <w:lang w:eastAsia="he-IL"/>
        </w:rPr>
        <w:t>א'</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w:t>
      </w:r>
    </w:p>
    <w:p w14:paraId="70A35E8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לצורך הפעלת סמכויותיו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רשאי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מי מטעמו לבקר במשרד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בכל מקום אחר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6D2AE3">
        <w:rPr>
          <w:rFonts w:ascii="Times New Roman" w:eastAsia="Times New Roman" w:hAnsi="Times New Roman" w:cs="David" w:hint="cs"/>
          <w:sz w:val="24"/>
          <w:szCs w:val="24"/>
          <w:rtl/>
          <w:lang w:eastAsia="he-IL"/>
        </w:rPr>
        <w:t>י המנהל 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על ידי מי </w:t>
      </w:r>
      <w:r w:rsidRPr="006D2AE3">
        <w:rPr>
          <w:rFonts w:ascii="Times New Roman" w:eastAsia="Times New Roman" w:hAnsi="Times New Roman" w:cs="David"/>
          <w:sz w:val="24"/>
          <w:szCs w:val="24"/>
          <w:rtl/>
          <w:lang w:eastAsia="he-IL"/>
        </w:rPr>
        <w:t>מטעמו.</w:t>
      </w:r>
    </w:p>
    <w:p w14:paraId="466E597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בהפעלת סמכויות המנהל על 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לגרוע </w:t>
      </w:r>
      <w:r w:rsidRPr="006D2AE3">
        <w:rPr>
          <w:rFonts w:ascii="Times New Roman" w:eastAsia="Times New Roman" w:hAnsi="Times New Roman" w:cs="David" w:hint="cs"/>
          <w:sz w:val="24"/>
          <w:szCs w:val="24"/>
          <w:rtl/>
          <w:lang w:eastAsia="he-IL"/>
        </w:rPr>
        <w:t xml:space="preserve">ו/או לשחרר </w:t>
      </w:r>
      <w:r w:rsidRPr="006D2AE3">
        <w:rPr>
          <w:rFonts w:ascii="Times New Roman" w:eastAsia="Times New Roman" w:hAnsi="Times New Roman" w:cs="David"/>
          <w:sz w:val="24"/>
          <w:szCs w:val="24"/>
          <w:rtl/>
          <w:lang w:eastAsia="he-IL"/>
        </w:rPr>
        <w:t xml:space="preserve">מאחריות </w:t>
      </w:r>
      <w:r w:rsidRPr="006D2AE3">
        <w:rPr>
          <w:rFonts w:ascii="Times New Roman" w:eastAsia="Times New Roman" w:hAnsi="Times New Roman" w:cs="David" w:hint="cs"/>
          <w:sz w:val="24"/>
          <w:szCs w:val="24"/>
          <w:rtl/>
          <w:lang w:eastAsia="he-IL"/>
        </w:rPr>
        <w:t>היועץ על פי חוזה זה ו/או על פי כל דין.</w:t>
      </w:r>
      <w:r w:rsidRPr="006D2AE3">
        <w:rPr>
          <w:rFonts w:ascii="Times New Roman" w:eastAsia="Times New Roman" w:hAnsi="Times New Roman" w:cs="David"/>
          <w:sz w:val="24"/>
          <w:szCs w:val="24"/>
          <w:rtl/>
          <w:lang w:eastAsia="he-IL"/>
        </w:rPr>
        <w:t xml:space="preserve"> בהקשר זה מובהר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אישור המנהל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בין לתכנון מוקדם ובין לתכנון סופי, לא יפטור את היועץ מחובת ביצוע שינויים ו/או התאמות ו/או תכנון מחדש של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ככל שהדבר יידרש.</w:t>
      </w:r>
    </w:p>
    <w:p w14:paraId="126BFCFC"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אישר המנהל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6D2AE3">
        <w:rPr>
          <w:rFonts w:ascii="Times New Roman" w:eastAsia="Times New Roman" w:hAnsi="Times New Roman" w:cs="David" w:hint="cs"/>
          <w:sz w:val="24"/>
          <w:szCs w:val="24"/>
          <w:rtl/>
          <w:lang w:eastAsia="he-IL"/>
        </w:rPr>
        <w:t>חוזה</w:t>
      </w:r>
      <w:r w:rsidRPr="006D2AE3">
        <w:rPr>
          <w:rFonts w:ascii="Times New Roman" w:eastAsia="Times New Roman" w:hAnsi="Times New Roman" w:cs="David"/>
          <w:sz w:val="24"/>
          <w:szCs w:val="24"/>
          <w:rtl/>
          <w:lang w:eastAsia="he-IL"/>
        </w:rPr>
        <w:t xml:space="preserve"> זה, </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לשחרר את היועץ מאחריותו המקצועית המלאה ו</w:t>
      </w:r>
      <w:r w:rsidRPr="006D2AE3">
        <w:rPr>
          <w:rFonts w:ascii="Times New Roman" w:eastAsia="Times New Roman" w:hAnsi="Times New Roman" w:cs="David" w:hint="cs"/>
          <w:sz w:val="24"/>
          <w:szCs w:val="24"/>
          <w:rtl/>
          <w:lang w:eastAsia="he-IL"/>
        </w:rPr>
        <w:t>לא יהא</w:t>
      </w:r>
      <w:r w:rsidRPr="006D2AE3">
        <w:rPr>
          <w:rFonts w:ascii="Times New Roman" w:eastAsia="Times New Roman" w:hAnsi="Times New Roman" w:cs="David"/>
          <w:sz w:val="24"/>
          <w:szCs w:val="24"/>
          <w:rtl/>
          <w:lang w:eastAsia="he-IL"/>
        </w:rPr>
        <w:t xml:space="preserve"> בכך כדי להטיל על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על המזמין אחריות כלשהי לטיב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המסמכים האמורים.</w:t>
      </w:r>
    </w:p>
    <w:p w14:paraId="53D50A9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לוח זמנים ושלבי ב</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צוע</w:t>
      </w:r>
    </w:p>
    <w:p w14:paraId="2F0421CA"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6D2AE3">
        <w:rPr>
          <w:rFonts w:ascii="Times New Roman" w:eastAsia="Times New Roman" w:hAnsi="Times New Roman" w:cs="David"/>
          <w:b/>
          <w:bCs/>
          <w:sz w:val="24"/>
          <w:szCs w:val="24"/>
          <w:rtl/>
          <w:lang w:eastAsia="he-IL"/>
        </w:rPr>
        <w:t>ג'</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(להלן: "</w:t>
      </w:r>
      <w:r w:rsidRPr="006D2AE3">
        <w:rPr>
          <w:rFonts w:ascii="Times New Roman" w:eastAsia="Times New Roman" w:hAnsi="Times New Roman" w:cs="David"/>
          <w:b/>
          <w:bCs/>
          <w:sz w:val="24"/>
          <w:szCs w:val="24"/>
          <w:rtl/>
          <w:lang w:eastAsia="he-IL"/>
        </w:rPr>
        <w:t>לוח הזמנים</w:t>
      </w:r>
      <w:r w:rsidRPr="006D2AE3">
        <w:rPr>
          <w:rFonts w:ascii="Times New Roman" w:eastAsia="Times New Roman" w:hAnsi="Times New Roman" w:cs="David"/>
          <w:sz w:val="24"/>
          <w:szCs w:val="24"/>
          <w:rtl/>
          <w:lang w:eastAsia="he-IL"/>
        </w:rPr>
        <w:t>").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הכלול בשרותי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לא נקבע לו מועד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יבוצע על ידי היועץ במועד שיהיה דרוש על מנת להבטיח</w:t>
      </w:r>
      <w:r w:rsidRPr="006D2AE3">
        <w:rPr>
          <w:rFonts w:ascii="Times New Roman" w:eastAsia="Times New Roman" w:hAnsi="Times New Roman" w:cs="David" w:hint="cs"/>
          <w:sz w:val="24"/>
          <w:szCs w:val="24"/>
          <w:rtl/>
          <w:lang w:eastAsia="he-IL"/>
        </w:rPr>
        <w:t xml:space="preserve"> את</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C53582">
        <w:rPr>
          <w:rFonts w:ascii="Times New Roman" w:eastAsia="Times New Roman" w:hAnsi="Times New Roman" w:cs="David" w:hint="cs"/>
          <w:sz w:val="24"/>
          <w:szCs w:val="24"/>
          <w:rtl/>
          <w:lang w:eastAsia="he-IL"/>
        </w:rPr>
        <w:t>ה</w:t>
      </w:r>
      <w:r w:rsidRPr="00C53582">
        <w:rPr>
          <w:rFonts w:ascii="Times New Roman" w:eastAsia="Times New Roman" w:hAnsi="Times New Roman" w:cs="David"/>
          <w:sz w:val="24"/>
          <w:szCs w:val="24"/>
          <w:rtl/>
          <w:lang w:eastAsia="he-IL"/>
        </w:rPr>
        <w:t xml:space="preserve">קבלנים </w:t>
      </w:r>
      <w:r w:rsidRPr="00C53582">
        <w:rPr>
          <w:rFonts w:ascii="Times New Roman" w:eastAsia="Times New Roman" w:hAnsi="Times New Roman" w:cs="David" w:hint="eastAsia"/>
          <w:sz w:val="24"/>
          <w:szCs w:val="24"/>
          <w:rtl/>
          <w:lang w:eastAsia="he-IL"/>
        </w:rPr>
        <w:t>ה</w:t>
      </w:r>
      <w:r w:rsidRPr="00C53582">
        <w:rPr>
          <w:rFonts w:ascii="Times New Roman" w:eastAsia="Times New Roman" w:hAnsi="Times New Roman" w:cs="David"/>
          <w:sz w:val="24"/>
          <w:szCs w:val="24"/>
          <w:rtl/>
          <w:lang w:eastAsia="he-IL"/>
        </w:rPr>
        <w:t>אחרים בהתאם ללוח הזמנים המוסכם ע</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מם.</w:t>
      </w:r>
    </w:p>
    <w:p w14:paraId="4C91218B" w14:textId="77777777" w:rsidR="006D2AE3" w:rsidRPr="00C53582"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C53582">
        <w:rPr>
          <w:rFonts w:ascii="Times New Roman" w:eastAsia="Times New Roman" w:hAnsi="Times New Roman" w:cs="David"/>
          <w:sz w:val="24"/>
          <w:szCs w:val="24"/>
          <w:rtl/>
          <w:lang w:eastAsia="he-IL"/>
        </w:rPr>
        <w:t>לא יתחיל היועץ בב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 xml:space="preserve">צוע קטע מהפרויקט ו/או שלב משלבי העבודה כמפורט בנספח </w:t>
      </w:r>
      <w:r w:rsidRPr="00C53582">
        <w:rPr>
          <w:rFonts w:ascii="Times New Roman" w:eastAsia="Times New Roman" w:hAnsi="Times New Roman" w:cs="David"/>
          <w:bCs/>
          <w:sz w:val="24"/>
          <w:szCs w:val="24"/>
          <w:rtl/>
          <w:lang w:eastAsia="he-IL"/>
        </w:rPr>
        <w:t>ב'</w:t>
      </w:r>
      <w:r w:rsidRPr="00C53582">
        <w:rPr>
          <w:rFonts w:ascii="Times New Roman" w:eastAsia="Times New Roman" w:hAnsi="Times New Roman" w:cs="David"/>
          <w:sz w:val="24"/>
          <w:szCs w:val="24"/>
          <w:rtl/>
          <w:lang w:eastAsia="he-IL"/>
        </w:rPr>
        <w:t xml:space="preserve"> או </w:t>
      </w:r>
      <w:r w:rsidRPr="00C53582">
        <w:rPr>
          <w:rFonts w:ascii="Times New Roman" w:eastAsia="Times New Roman" w:hAnsi="Times New Roman" w:cs="David"/>
          <w:b/>
          <w:bCs/>
          <w:sz w:val="24"/>
          <w:szCs w:val="24"/>
          <w:rtl/>
          <w:lang w:eastAsia="he-IL"/>
        </w:rPr>
        <w:t xml:space="preserve">ג' </w:t>
      </w:r>
      <w:proofErr w:type="spellStart"/>
      <w:r w:rsidRPr="00C53582">
        <w:rPr>
          <w:rFonts w:ascii="Times New Roman" w:eastAsia="Times New Roman" w:hAnsi="Times New Roman" w:cs="David" w:hint="eastAsia"/>
          <w:sz w:val="24"/>
          <w:szCs w:val="24"/>
          <w:rtl/>
          <w:lang w:eastAsia="he-IL"/>
        </w:rPr>
        <w:t>המצ</w:t>
      </w:r>
      <w:r w:rsidRPr="00C53582">
        <w:rPr>
          <w:rFonts w:ascii="Times New Roman" w:eastAsia="Times New Roman" w:hAnsi="Times New Roman" w:cs="David"/>
          <w:sz w:val="24"/>
          <w:szCs w:val="24"/>
          <w:rtl/>
          <w:lang w:eastAsia="he-IL"/>
        </w:rPr>
        <w:t>"ב</w:t>
      </w:r>
      <w:proofErr w:type="spellEnd"/>
      <w:r w:rsidRPr="00C53582">
        <w:rPr>
          <w:rFonts w:ascii="Times New Roman" w:eastAsia="Times New Roman" w:hAnsi="Times New Roman" w:cs="David"/>
          <w:sz w:val="24"/>
          <w:szCs w:val="24"/>
          <w:rtl/>
          <w:lang w:eastAsia="he-IL"/>
        </w:rPr>
        <w:t>, אלא אם כן הודיע למזמין תחילה, כי הגיע לדעתו מועד ב</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צוע שלב זה וק</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בל מהמזמין א</w:t>
      </w:r>
      <w:r w:rsidRPr="00C53582">
        <w:rPr>
          <w:rFonts w:ascii="Times New Roman" w:eastAsia="Times New Roman" w:hAnsi="Times New Roman" w:cs="David" w:hint="eastAsia"/>
          <w:sz w:val="24"/>
          <w:szCs w:val="24"/>
          <w:rtl/>
          <w:lang w:eastAsia="he-IL"/>
        </w:rPr>
        <w:t>י</w:t>
      </w:r>
      <w:r w:rsidRPr="00C53582">
        <w:rPr>
          <w:rFonts w:ascii="Times New Roman" w:eastAsia="Times New Roman" w:hAnsi="Times New Roman" w:cs="David"/>
          <w:sz w:val="24"/>
          <w:szCs w:val="24"/>
          <w:rtl/>
          <w:lang w:eastAsia="he-IL"/>
        </w:rPr>
        <w:t>שור בכתב לביצועו.</w:t>
      </w:r>
    </w:p>
    <w:p w14:paraId="76C09F32" w14:textId="77777777" w:rsidR="006D2AE3" w:rsidRPr="008872EF"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8872EF">
        <w:rPr>
          <w:rFonts w:ascii="Times New Roman" w:eastAsia="Times New Roman" w:hAnsi="Times New Roman" w:cs="David"/>
          <w:sz w:val="24"/>
          <w:szCs w:val="24"/>
          <w:rtl/>
          <w:lang w:eastAsia="he-IL"/>
        </w:rPr>
        <w:t xml:space="preserve">יש לראות </w:t>
      </w:r>
      <w:r w:rsidRPr="008872EF">
        <w:rPr>
          <w:rFonts w:ascii="Times New Roman" w:eastAsia="Times New Roman" w:hAnsi="Times New Roman" w:cs="David" w:hint="eastAsia"/>
          <w:sz w:val="24"/>
          <w:szCs w:val="24"/>
          <w:rtl/>
          <w:lang w:eastAsia="he-IL"/>
        </w:rPr>
        <w:t>ב</w:t>
      </w:r>
      <w:r w:rsidRPr="008872EF">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6A828D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ידוע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התחייבויות היועצים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הקבלנים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 xml:space="preserve">יתר הגורמים, מותנות בכך שיסופקו להם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ההנחיות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ההוראות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הפרטים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הביאורים שידרשו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מהקבלנים מלטעון לעיכוב מוצדק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0C348F1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 יוכר כמוצדק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אך ו</w:t>
      </w:r>
      <w:r w:rsidRPr="006D2AE3">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5763036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הוא נובע מכ</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ח עליון או גורם אחר (להלן יחדיו: "</w:t>
      </w:r>
      <w:r w:rsidRPr="006D2AE3">
        <w:rPr>
          <w:rFonts w:ascii="Times New Roman" w:eastAsia="Times New Roman" w:hAnsi="Times New Roman" w:cs="David"/>
          <w:b/>
          <w:bCs/>
          <w:sz w:val="24"/>
          <w:szCs w:val="24"/>
          <w:rtl/>
          <w:lang w:eastAsia="he-IL"/>
        </w:rPr>
        <w:t>אירוע דוחה</w:t>
      </w:r>
      <w:r w:rsidRPr="006D2AE3">
        <w:rPr>
          <w:rFonts w:ascii="Times New Roman" w:eastAsia="Times New Roman" w:hAnsi="Times New Roman" w:cs="David"/>
          <w:sz w:val="24"/>
          <w:szCs w:val="24"/>
          <w:rtl/>
          <w:lang w:eastAsia="he-IL"/>
        </w:rPr>
        <w:t>") שלדעת המנהל לא הייתה ליועץ שליטה עליו.</w:t>
      </w:r>
    </w:p>
    <w:p w14:paraId="0C878023"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454B64C7"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 xml:space="preserve">היועץ לא קיבל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הנחיות, הוראות, פרטים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78660A9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אישר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האירוע הדוחה אכן מצדיק 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השירות ואת משך הדחייה.</w:t>
      </w:r>
    </w:p>
    <w:p w14:paraId="7DB257EA" w14:textId="77777777" w:rsidR="006D2AE3" w:rsidRPr="006D2AE3" w:rsidRDefault="006D2AE3" w:rsidP="006D2AE3">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w:t>
      </w:r>
      <w:r w:rsidRPr="006D2AE3">
        <w:rPr>
          <w:rFonts w:ascii="Times New Roman" w:eastAsia="Times New Roman" w:hAnsi="Times New Roman" w:cs="David" w:hint="cs"/>
          <w:sz w:val="24"/>
          <w:szCs w:val="24"/>
          <w:rtl/>
          <w:lang w:eastAsia="he-IL"/>
        </w:rPr>
        <w:t xml:space="preserve">כלליות </w:t>
      </w:r>
      <w:r w:rsidRPr="006D2AE3">
        <w:rPr>
          <w:rFonts w:ascii="Times New Roman" w:eastAsia="Times New Roman" w:hAnsi="Times New Roman" w:cs="David"/>
          <w:sz w:val="24"/>
          <w:szCs w:val="24"/>
          <w:rtl/>
          <w:lang w:eastAsia="he-IL"/>
        </w:rPr>
        <w:t>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חור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עבודות תכנון ע"י אחרים לא יהווה עילה לעיכוב בב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שירותי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3DE3AA6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מתחייב להודיע למנהל מידית, על כל עיכוב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לפי הערכתו עלול לגרום לאיחור בקיום לוח הזמנים.</w:t>
      </w:r>
    </w:p>
    <w:p w14:paraId="620D687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376D93C5" w14:textId="77777777" w:rsidR="006D2AE3" w:rsidRPr="006D2AE3" w:rsidDel="00515E12" w:rsidRDefault="006D2AE3" w:rsidP="006D2AE3">
      <w:pPr>
        <w:widowControl w:val="0"/>
        <w:numPr>
          <w:ilvl w:val="1"/>
          <w:numId w:val="1"/>
        </w:numPr>
        <w:spacing w:before="0" w:beforeAutospacing="0" w:after="240" w:afterAutospacing="0" w:line="240" w:lineRule="auto"/>
        <w:ind w:left="788" w:hanging="431"/>
        <w:jc w:val="both"/>
        <w:rPr>
          <w:del w:id="7" w:author="Meryl Etman" w:date="2021-05-30T17:0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המנהל רשאי לבקר במשרד היועץ ולעיין בהתקדמות ובאופן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שרותי היועץ, והיועץ ימסור למנהל כל הסבר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פרט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דיווח</w:t>
      </w:r>
      <w:r w:rsidRPr="006D2AE3">
        <w:rPr>
          <w:rFonts w:ascii="Times New Roman" w:eastAsia="Times New Roman" w:hAnsi="Times New Roman" w:cs="David" w:hint="cs"/>
          <w:sz w:val="24"/>
          <w:szCs w:val="24"/>
          <w:rtl/>
          <w:lang w:eastAsia="he-IL"/>
        </w:rPr>
        <w:t>, מיד</w:t>
      </w:r>
      <w:r w:rsidRPr="006D2AE3">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6D2AE3">
        <w:rPr>
          <w:rFonts w:ascii="Times New Roman" w:eastAsia="Times New Roman" w:hAnsi="Times New Roman" w:cs="David" w:hint="cs"/>
          <w:sz w:val="24"/>
          <w:szCs w:val="24"/>
          <w:rtl/>
          <w:lang w:eastAsia="he-IL"/>
        </w:rPr>
        <w:t xml:space="preserve"> זה ו/או לפי כל דין</w:t>
      </w:r>
      <w:r w:rsidRPr="006D2AE3">
        <w:rPr>
          <w:rFonts w:ascii="Times New Roman" w:eastAsia="Times New Roman" w:hAnsi="Times New Roman" w:cs="David"/>
          <w:sz w:val="24"/>
          <w:szCs w:val="24"/>
          <w:rtl/>
          <w:lang w:eastAsia="he-IL"/>
        </w:rPr>
        <w:t>.</w:t>
      </w:r>
    </w:p>
    <w:p w14:paraId="01CAADAF" w14:textId="42DD78DB" w:rsidR="006D2AE3" w:rsidRPr="00515E12" w:rsidDel="00515E12" w:rsidRDefault="006D2AE3">
      <w:pPr>
        <w:widowControl w:val="0"/>
        <w:numPr>
          <w:ilvl w:val="1"/>
          <w:numId w:val="1"/>
        </w:numPr>
        <w:spacing w:before="0" w:beforeAutospacing="0" w:after="240" w:afterAutospacing="0" w:line="240" w:lineRule="auto"/>
        <w:ind w:left="788" w:hanging="431"/>
        <w:jc w:val="both"/>
        <w:rPr>
          <w:del w:id="8" w:author="Meryl Etman" w:date="2021-05-30T17:00:00Z"/>
          <w:rFonts w:ascii="Times New Roman" w:eastAsia="Times New Roman" w:hAnsi="Times New Roman" w:cs="David"/>
          <w:sz w:val="24"/>
          <w:szCs w:val="24"/>
          <w:rtl/>
          <w:lang w:eastAsia="he-IL"/>
        </w:rPr>
        <w:pPrChange w:id="9" w:author="Meryl Etman" w:date="2021-05-30T17:01:00Z">
          <w:pPr>
            <w:widowControl w:val="0"/>
            <w:spacing w:before="0" w:beforeAutospacing="0" w:after="240" w:afterAutospacing="0" w:line="240" w:lineRule="auto"/>
            <w:ind w:left="788"/>
            <w:jc w:val="both"/>
          </w:pPr>
        </w:pPrChange>
      </w:pPr>
    </w:p>
    <w:p w14:paraId="5775C021" w14:textId="77777777" w:rsidR="00A12E4C" w:rsidRPr="006D2AE3" w:rsidRDefault="00A12E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10" w:author="Meryl Etman" w:date="2021-05-30T17:01:00Z">
          <w:pPr>
            <w:widowControl w:val="0"/>
            <w:spacing w:before="0" w:beforeAutospacing="0" w:after="240" w:afterAutospacing="0" w:line="240" w:lineRule="auto"/>
            <w:ind w:left="788"/>
            <w:jc w:val="both"/>
          </w:pPr>
        </w:pPrChange>
      </w:pPr>
    </w:p>
    <w:p w14:paraId="5B589C9D"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שכר היועץ</w:t>
      </w:r>
    </w:p>
    <w:p w14:paraId="717D0FB8"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תמורת שרותי היועץ וכל יתר התחייבויותיו לפי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כמפורט בנספח </w:t>
      </w:r>
      <w:r w:rsidRPr="006D2AE3">
        <w:rPr>
          <w:rFonts w:ascii="Times New Roman" w:eastAsia="Times New Roman" w:hAnsi="Times New Roman" w:cs="David"/>
          <w:bCs/>
          <w:sz w:val="24"/>
          <w:szCs w:val="24"/>
          <w:rtl/>
          <w:lang w:eastAsia="he-IL"/>
        </w:rPr>
        <w:t xml:space="preserve">ד'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hint="cs"/>
          <w:b/>
          <w:sz w:val="24"/>
          <w:szCs w:val="24"/>
          <w:rtl/>
          <w:lang w:eastAsia="he-IL"/>
        </w:rPr>
        <w:t xml:space="preserve"> </w:t>
      </w:r>
      <w:r w:rsidRPr="006D2AE3">
        <w:rPr>
          <w:rFonts w:ascii="Times New Roman" w:eastAsia="Times New Roman" w:hAnsi="Times New Roman" w:cs="David"/>
          <w:sz w:val="24"/>
          <w:szCs w:val="24"/>
          <w:rtl/>
          <w:lang w:eastAsia="he-IL"/>
        </w:rPr>
        <w:t>(להלן: "</w:t>
      </w:r>
      <w:r w:rsidRPr="006D2AE3">
        <w:rPr>
          <w:rFonts w:ascii="Times New Roman" w:eastAsia="Times New Roman" w:hAnsi="Times New Roman" w:cs="David"/>
          <w:b/>
          <w:bCs/>
          <w:sz w:val="24"/>
          <w:szCs w:val="24"/>
          <w:rtl/>
          <w:lang w:eastAsia="he-IL"/>
        </w:rPr>
        <w:t>שכר היועץ</w:t>
      </w:r>
      <w:r w:rsidRPr="006D2AE3">
        <w:rPr>
          <w:rFonts w:ascii="Times New Roman" w:eastAsia="Times New Roman" w:hAnsi="Times New Roman" w:cs="David"/>
          <w:sz w:val="24"/>
          <w:szCs w:val="24"/>
          <w:rtl/>
          <w:lang w:eastAsia="he-IL"/>
        </w:rPr>
        <w:t>").</w:t>
      </w:r>
    </w:p>
    <w:p w14:paraId="65D0FA21"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בהוצאות הממשיות בשרותי העזר המפורטים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שא המזמין:</w:t>
      </w:r>
    </w:p>
    <w:p w14:paraId="1D18C09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הדפסות בתוויין המיועדות להפצה לאחרים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6D2AE3">
        <w:rPr>
          <w:rFonts w:ascii="Times New Roman" w:eastAsia="Times New Roman" w:hAnsi="Times New Roman" w:cs="David" w:hint="cs"/>
          <w:sz w:val="24"/>
          <w:szCs w:val="24"/>
          <w:rtl/>
          <w:lang w:eastAsia="he-IL"/>
        </w:rPr>
        <w:t>ת</w:t>
      </w:r>
      <w:r w:rsidRPr="006D2AE3">
        <w:rPr>
          <w:rFonts w:ascii="Times New Roman" w:eastAsia="Times New Roman" w:hAnsi="Times New Roman" w:cs="David"/>
          <w:sz w:val="24"/>
          <w:szCs w:val="24"/>
          <w:rtl/>
          <w:lang w:eastAsia="he-IL"/>
        </w:rPr>
        <w:t xml:space="preserve"> החזר.</w:t>
      </w:r>
    </w:p>
    <w:p w14:paraId="59A163AE"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העתקות שנמסרו ע"י היועץ למזמין</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לרשויות המוסמכות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ליועצים, למעט העתקות וצילומים שיפיק היועץ במשרדו.</w:t>
      </w:r>
    </w:p>
    <w:p w14:paraId="1F79E999"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שכפול מסמכים.</w:t>
      </w:r>
    </w:p>
    <w:p w14:paraId="23034ED4"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0F3CFFD"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מדידות וצילומי אויר.</w:t>
      </w:r>
    </w:p>
    <w:p w14:paraId="347F06DC"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קידוחים ובדיקות קרקע.</w:t>
      </w:r>
    </w:p>
    <w:p w14:paraId="0836F99F"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שליחויות.</w:t>
      </w:r>
    </w:p>
    <w:p w14:paraId="4012F81E"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העזר המפורטים בסעיפים 7.2.1 עד 7.2.3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יוזמנו על ידי היועץ באמצעות מערכת ניהול פרויקטים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 מערכת </w:t>
      </w:r>
      <w:proofErr w:type="spellStart"/>
      <w:r w:rsidRPr="006D2AE3">
        <w:rPr>
          <w:rFonts w:ascii="Times New Roman" w:eastAsia="Times New Roman" w:hAnsi="Times New Roman" w:cs="David"/>
          <w:sz w:val="24"/>
          <w:szCs w:val="24"/>
          <w:rtl/>
          <w:lang w:eastAsia="he-IL"/>
        </w:rPr>
        <w:t>רמדורנט</w:t>
      </w:r>
      <w:proofErr w:type="spellEnd"/>
      <w:r w:rsidRPr="006D2AE3">
        <w:rPr>
          <w:rFonts w:ascii="Times New Roman" w:eastAsia="Times New Roman" w:hAnsi="Times New Roman" w:cs="David"/>
          <w:sz w:val="24"/>
          <w:szCs w:val="24"/>
          <w:rtl/>
          <w:lang w:eastAsia="he-IL"/>
        </w:rPr>
        <w:t xml:space="preserve"> מודול ניהול מסמכים (</w:t>
      </w:r>
      <w:r w:rsidRPr="006D2AE3">
        <w:rPr>
          <w:rFonts w:ascii="Times New Roman" w:eastAsia="Times New Roman" w:hAnsi="Times New Roman" w:cs="David"/>
          <w:sz w:val="24"/>
          <w:szCs w:val="24"/>
          <w:lang w:eastAsia="he-IL"/>
        </w:rPr>
        <w:t>DM</w:t>
      </w:r>
      <w:r w:rsidRPr="006D2AE3">
        <w:rPr>
          <w:rFonts w:ascii="Times New Roman" w:eastAsia="Times New Roman" w:hAnsi="Times New Roman" w:cs="David"/>
          <w:sz w:val="24"/>
          <w:szCs w:val="24"/>
          <w:rtl/>
          <w:lang w:eastAsia="he-IL"/>
        </w:rPr>
        <w:t>) רק ממכונים המאושרים ע"י המזמין לבצע עבודות עבורו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32C568F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על חשבון שכר היועץ ישולמו ליועץ תשלומי ביניים בש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עורים ובמועדים המפורטים בנספח</w:t>
      </w:r>
      <w:r w:rsidRPr="006D2AE3">
        <w:rPr>
          <w:rFonts w:ascii="Times New Roman" w:eastAsia="Times New Roman" w:hAnsi="Times New Roman" w:cs="David"/>
          <w:bCs/>
          <w:sz w:val="24"/>
          <w:szCs w:val="24"/>
          <w:rtl/>
          <w:lang w:eastAsia="he-IL"/>
        </w:rPr>
        <w:t xml:space="preserve"> ה'</w:t>
      </w:r>
      <w:r w:rsidRPr="006D2AE3">
        <w:rPr>
          <w:rFonts w:ascii="Times New Roman" w:eastAsia="Times New Roman" w:hAnsi="Times New Roman" w:cs="David" w:hint="cs"/>
          <w:sz w:val="24"/>
          <w:szCs w:val="24"/>
          <w:rtl/>
          <w:lang w:eastAsia="he-IL"/>
        </w:rPr>
        <w:t xml:space="preserve">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וכן כל תשלומי ביניים נוספים במידה והמזמין יחליט </w:t>
      </w:r>
      <w:proofErr w:type="spellStart"/>
      <w:r w:rsidRPr="006D2AE3">
        <w:rPr>
          <w:rFonts w:ascii="Times New Roman" w:eastAsia="Times New Roman" w:hAnsi="Times New Roman" w:cs="David"/>
          <w:sz w:val="24"/>
          <w:szCs w:val="24"/>
          <w:rtl/>
          <w:lang w:eastAsia="he-IL"/>
        </w:rPr>
        <w:t>לשלמם</w:t>
      </w:r>
      <w:proofErr w:type="spellEnd"/>
      <w:r w:rsidRPr="006D2AE3">
        <w:rPr>
          <w:rFonts w:ascii="Times New Roman" w:eastAsia="Times New Roman" w:hAnsi="Times New Roman" w:cs="David"/>
          <w:sz w:val="24"/>
          <w:szCs w:val="24"/>
          <w:rtl/>
          <w:lang w:eastAsia="he-IL"/>
        </w:rPr>
        <w:t xml:space="preserve">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p>
    <w:p w14:paraId="5A57E1C8"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תשלומי הביניים לפי פסקה זו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שלב משלבי שירותי היועץ ו/או טיב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787D95A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השכר האמור בנספח </w:t>
      </w:r>
      <w:r w:rsidRPr="006D2AE3">
        <w:rPr>
          <w:rFonts w:ascii="Times New Roman" w:eastAsia="Times New Roman" w:hAnsi="Times New Roman" w:cs="David"/>
          <w:b/>
          <w:bCs/>
          <w:sz w:val="24"/>
          <w:szCs w:val="24"/>
          <w:rtl/>
          <w:lang w:eastAsia="he-IL"/>
        </w:rPr>
        <w:t xml:space="preserve">ד' </w:t>
      </w:r>
      <w:proofErr w:type="spellStart"/>
      <w:r w:rsidRPr="006D2AE3">
        <w:rPr>
          <w:rFonts w:ascii="Times New Roman" w:eastAsia="Times New Roman" w:hAnsi="Times New Roman" w:cs="David" w:hint="cs"/>
          <w:sz w:val="24"/>
          <w:szCs w:val="24"/>
          <w:rtl/>
          <w:lang w:eastAsia="he-IL"/>
        </w:rPr>
        <w:t>המצ"ב</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ה</w:t>
      </w:r>
      <w:r w:rsidRPr="006D2AE3">
        <w:rPr>
          <w:rFonts w:ascii="Times New Roman" w:eastAsia="Times New Roman" w:hAnsi="Times New Roman" w:cs="David" w:hint="cs"/>
          <w:sz w:val="24"/>
          <w:szCs w:val="24"/>
          <w:rtl/>
          <w:lang w:eastAsia="he-IL"/>
        </w:rPr>
        <w:t xml:space="preserve">ינו </w:t>
      </w:r>
      <w:r w:rsidRPr="006D2AE3">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D2AE3">
        <w:rPr>
          <w:rFonts w:ascii="Times New Roman" w:eastAsia="Times New Roman" w:hAnsi="Times New Roman" w:cs="David" w:hint="cs"/>
          <w:sz w:val="24"/>
          <w:szCs w:val="24"/>
          <w:rtl/>
          <w:lang w:eastAsia="he-IL"/>
        </w:rPr>
        <w:t xml:space="preserve">זה </w:t>
      </w:r>
      <w:r w:rsidRPr="006D2AE3">
        <w:rPr>
          <w:rFonts w:ascii="Times New Roman" w:eastAsia="Times New Roman" w:hAnsi="Times New Roman" w:cs="David"/>
          <w:sz w:val="24"/>
          <w:szCs w:val="24"/>
          <w:rtl/>
          <w:lang w:eastAsia="he-IL"/>
        </w:rPr>
        <w:t>במפורש אחרת. תנאי לתשלום שכר היועץ במלואו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הינו המצאת הצהרה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לפיה בדק היועץ את העבודות ומצא אותן תואמות </w:t>
      </w:r>
      <w:proofErr w:type="spellStart"/>
      <w:r w:rsidRPr="006D2AE3">
        <w:rPr>
          <w:rFonts w:ascii="Times New Roman" w:eastAsia="Times New Roman" w:hAnsi="Times New Roman" w:cs="David"/>
          <w:sz w:val="24"/>
          <w:szCs w:val="24"/>
          <w:rtl/>
          <w:lang w:eastAsia="he-IL"/>
        </w:rPr>
        <w:t>לתכניותיו</w:t>
      </w:r>
      <w:proofErr w:type="spellEnd"/>
      <w:r w:rsidRPr="006D2AE3">
        <w:rPr>
          <w:rFonts w:ascii="Times New Roman" w:eastAsia="Times New Roman" w:hAnsi="Times New Roman" w:cs="David"/>
          <w:sz w:val="24"/>
          <w:szCs w:val="24"/>
          <w:rtl/>
          <w:lang w:eastAsia="he-IL"/>
        </w:rPr>
        <w:t xml:space="preserve"> ולתקנים המחייבים וכי הן בוצעו לשביעות רצונו בנוסח המצורף כנספח </w:t>
      </w:r>
      <w:r w:rsidRPr="006D2AE3">
        <w:rPr>
          <w:rFonts w:ascii="Times New Roman" w:eastAsia="Times New Roman" w:hAnsi="Times New Roman" w:cs="David"/>
          <w:b/>
          <w:bCs/>
          <w:sz w:val="24"/>
          <w:szCs w:val="24"/>
          <w:rtl/>
          <w:lang w:eastAsia="he-IL"/>
        </w:rPr>
        <w:t>ט'</w:t>
      </w:r>
      <w:r w:rsidRPr="006D2AE3">
        <w:rPr>
          <w:rFonts w:ascii="Times New Roman" w:eastAsia="Times New Roman" w:hAnsi="Times New Roman" w:cs="David"/>
          <w:sz w:val="24"/>
          <w:szCs w:val="24"/>
          <w:rtl/>
          <w:lang w:eastAsia="he-IL"/>
        </w:rPr>
        <w:t xml:space="preserve"> לחוזה זה וכתב היעדר תביעות המצורף כנספח</w:t>
      </w:r>
      <w:r w:rsidRPr="006D2AE3">
        <w:rPr>
          <w:rFonts w:ascii="Times New Roman" w:eastAsia="Times New Roman" w:hAnsi="Times New Roman" w:cs="David"/>
          <w:b/>
          <w:bCs/>
          <w:sz w:val="24"/>
          <w:szCs w:val="24"/>
          <w:rtl/>
          <w:lang w:eastAsia="he-IL"/>
        </w:rPr>
        <w:t xml:space="preserve"> י'</w:t>
      </w:r>
      <w:r w:rsidRPr="006D2AE3">
        <w:rPr>
          <w:rFonts w:ascii="Times New Roman" w:eastAsia="Times New Roman" w:hAnsi="Times New Roman" w:cs="David"/>
          <w:sz w:val="24"/>
          <w:szCs w:val="24"/>
          <w:rtl/>
          <w:lang w:eastAsia="he-IL"/>
        </w:rPr>
        <w:t xml:space="preserve"> לחוזה זה למזמין, חתום ע"י היועץ ומאומת כנדרש בו.</w:t>
      </w:r>
    </w:p>
    <w:p w14:paraId="04E28235"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מבלי לפגוע בכלליות האמור בסעיף </w:t>
      </w:r>
      <w:r w:rsidRPr="006D2AE3">
        <w:rPr>
          <w:rFonts w:ascii="Times New Roman" w:eastAsia="Times New Roman" w:hAnsi="Times New Roman" w:cs="David" w:hint="cs"/>
          <w:sz w:val="24"/>
          <w:szCs w:val="24"/>
          <w:rtl/>
          <w:lang w:eastAsia="he-IL"/>
        </w:rPr>
        <w:t>7 לעיל</w:t>
      </w:r>
      <w:r w:rsidRPr="006D2AE3">
        <w:rPr>
          <w:rFonts w:ascii="Times New Roman" w:eastAsia="Times New Roman" w:hAnsi="Times New Roman" w:cs="David"/>
          <w:sz w:val="24"/>
          <w:szCs w:val="24"/>
          <w:rtl/>
          <w:lang w:eastAsia="he-IL"/>
        </w:rPr>
        <w:t>, מוסכם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רכוש ה</w:t>
      </w:r>
      <w:r w:rsidRPr="006D2AE3">
        <w:rPr>
          <w:rFonts w:ascii="Times New Roman" w:eastAsia="Times New Roman" w:hAnsi="Times New Roman" w:cs="David" w:hint="cs"/>
          <w:sz w:val="24"/>
          <w:szCs w:val="24"/>
          <w:rtl/>
          <w:lang w:eastAsia="he-IL"/>
        </w:rPr>
        <w:t>מזמין</w:t>
      </w:r>
      <w:r w:rsidRPr="006D2AE3">
        <w:rPr>
          <w:rFonts w:ascii="Times New Roman" w:eastAsia="Times New Roman" w:hAnsi="Times New Roman" w:cs="David"/>
          <w:sz w:val="24"/>
          <w:szCs w:val="24"/>
          <w:rtl/>
          <w:lang w:eastAsia="he-IL"/>
        </w:rPr>
        <w:t>. מובהר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הפרת סעיף זה על ידי היועץ תה</w:t>
      </w:r>
      <w:r w:rsidRPr="006D2AE3">
        <w:rPr>
          <w:rFonts w:ascii="Times New Roman" w:eastAsia="Times New Roman" w:hAnsi="Times New Roman" w:cs="David" w:hint="cs"/>
          <w:sz w:val="24"/>
          <w:szCs w:val="24"/>
          <w:rtl/>
          <w:lang w:eastAsia="he-IL"/>
        </w:rPr>
        <w:t>ווה</w:t>
      </w:r>
      <w:r w:rsidRPr="006D2AE3">
        <w:rPr>
          <w:rFonts w:ascii="Times New Roman" w:eastAsia="Times New Roman" w:hAnsi="Times New Roman" w:cs="David"/>
          <w:sz w:val="24"/>
          <w:szCs w:val="24"/>
          <w:rtl/>
          <w:lang w:eastAsia="he-IL"/>
        </w:rPr>
        <w:t xml:space="preserve"> הפרה יסודית של חוזה</w:t>
      </w:r>
      <w:r w:rsidRPr="006D2AE3">
        <w:rPr>
          <w:rFonts w:ascii="Times New Roman" w:eastAsia="Times New Roman" w:hAnsi="Times New Roman" w:cs="David" w:hint="cs"/>
          <w:sz w:val="24"/>
          <w:szCs w:val="24"/>
          <w:rtl/>
          <w:lang w:eastAsia="he-IL"/>
        </w:rPr>
        <w:t xml:space="preserve"> זה. </w:t>
      </w:r>
    </w:p>
    <w:p w14:paraId="00A9E5A1" w14:textId="77777777" w:rsidR="006D2AE3" w:rsidRPr="006D2AE3" w:rsidDel="00515E12" w:rsidRDefault="006D2AE3" w:rsidP="006D2AE3">
      <w:pPr>
        <w:widowControl w:val="0"/>
        <w:numPr>
          <w:ilvl w:val="1"/>
          <w:numId w:val="1"/>
        </w:numPr>
        <w:spacing w:before="0" w:beforeAutospacing="0" w:after="240" w:afterAutospacing="0" w:line="240" w:lineRule="auto"/>
        <w:ind w:left="788" w:hanging="431"/>
        <w:jc w:val="both"/>
        <w:rPr>
          <w:del w:id="11" w:author="Meryl Etman" w:date="2021-05-30T17:0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תנאים מקדמיים לביצוע תשלום כלשהו ע"ח שכר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הינם הצגת ר</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6D2AE3">
        <w:rPr>
          <w:rFonts w:ascii="Times New Roman" w:eastAsia="Times New Roman" w:hAnsi="Times New Roman" w:cs="David" w:hint="cs"/>
          <w:sz w:val="24"/>
          <w:szCs w:val="24"/>
          <w:rtl/>
          <w:lang w:eastAsia="he-IL"/>
        </w:rPr>
        <w:t>עובר</w:t>
      </w:r>
      <w:r w:rsidRPr="006D2AE3">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10DAF1B6" w14:textId="77777777" w:rsidR="006D2AE3" w:rsidRPr="00515E12" w:rsidRDefault="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Change w:id="12" w:author="Meryl Etman" w:date="2021-05-30T17:01:00Z">
          <w:pPr>
            <w:widowControl w:val="0"/>
            <w:spacing w:before="0" w:beforeAutospacing="0" w:after="240" w:afterAutospacing="0" w:line="240" w:lineRule="auto"/>
            <w:ind w:left="788"/>
            <w:jc w:val="both"/>
          </w:pPr>
        </w:pPrChange>
      </w:pPr>
    </w:p>
    <w:p w14:paraId="3A778AA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שנויים בתכנון</w:t>
      </w:r>
    </w:p>
    <w:p w14:paraId="170E8B69" w14:textId="77777777" w:rsid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היועץ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המנהל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שיידרשו מבלי שיהיה זכאי לכל תשלום נוסף בעד עבודות אלו, אלא כפי שנקבע בסעיף 8.2 להלן.</w:t>
      </w:r>
    </w:p>
    <w:p w14:paraId="2407046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bCs/>
          <w:sz w:val="24"/>
          <w:szCs w:val="24"/>
          <w:rtl/>
          <w:lang w:eastAsia="he-IL"/>
        </w:rPr>
        <w:t>ב' או ג'</w:t>
      </w:r>
      <w:r w:rsidRPr="006D2AE3">
        <w:rPr>
          <w:rFonts w:ascii="Times New Roman" w:eastAsia="Times New Roman" w:hAnsi="Times New Roman" w:cs="David" w:hint="cs"/>
          <w:b/>
          <w:sz w:val="24"/>
          <w:szCs w:val="24"/>
          <w:rtl/>
          <w:lang w:eastAsia="he-IL"/>
        </w:rPr>
        <w:t xml:space="preserve"> </w:t>
      </w:r>
      <w:proofErr w:type="spellStart"/>
      <w:r w:rsidRPr="006D2AE3">
        <w:rPr>
          <w:rFonts w:ascii="Times New Roman" w:eastAsia="Times New Roman" w:hAnsi="Times New Roman" w:cs="David" w:hint="cs"/>
          <w:b/>
          <w:sz w:val="24"/>
          <w:szCs w:val="24"/>
          <w:rtl/>
          <w:lang w:eastAsia="he-IL"/>
        </w:rPr>
        <w:t>המצ"ב</w:t>
      </w:r>
      <w:proofErr w:type="spellEnd"/>
      <w:r w:rsidRPr="006D2AE3">
        <w:rPr>
          <w:rFonts w:ascii="Times New Roman" w:eastAsia="Times New Roman" w:hAnsi="Times New Roman" w:cs="David"/>
          <w:sz w:val="24"/>
          <w:szCs w:val="24"/>
          <w:rtl/>
          <w:lang w:eastAsia="he-IL"/>
        </w:rPr>
        <w:t>,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אלמלא השנויים</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יהיה</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זכאי לפיצוי בעד העבודה הנוספת שב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עקב השנויים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כאמור</w:t>
      </w:r>
      <w:r w:rsidRPr="006D2AE3">
        <w:rPr>
          <w:rFonts w:ascii="Times New Roman" w:eastAsia="Times New Roman" w:hAnsi="Times New Roman" w:cs="David"/>
          <w:sz w:val="24"/>
          <w:szCs w:val="24"/>
          <w:rtl/>
          <w:lang w:eastAsia="he-IL"/>
        </w:rPr>
        <w:t>. הפיצוי ישולם בגין העבודה הנוספת שהיועץ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 היועץ ושכר היועץ. בכל מקרה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שנויים</w:t>
      </w:r>
      <w:r w:rsidRPr="006D2AE3">
        <w:rPr>
          <w:rFonts w:ascii="Times New Roman" w:eastAsia="Times New Roman" w:hAnsi="Times New Roman" w:cs="David" w:hint="cs"/>
          <w:sz w:val="24"/>
          <w:szCs w:val="24"/>
          <w:rtl/>
          <w:lang w:eastAsia="he-IL"/>
        </w:rPr>
        <w:t xml:space="preserve"> כאמור, לא יהוו</w:t>
      </w:r>
      <w:r w:rsidRPr="006D2AE3">
        <w:rPr>
          <w:rFonts w:ascii="Times New Roman" w:eastAsia="Times New Roman" w:hAnsi="Times New Roman" w:cs="David"/>
          <w:sz w:val="24"/>
          <w:szCs w:val="24"/>
          <w:rtl/>
          <w:lang w:eastAsia="he-IL"/>
        </w:rPr>
        <w:t xml:space="preserve"> עילה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 בלוח הזמנים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אלא בא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המנהל </w:t>
      </w:r>
      <w:r w:rsidRPr="006D2AE3">
        <w:rPr>
          <w:rFonts w:ascii="Times New Roman" w:eastAsia="Times New Roman" w:hAnsi="Times New Roman" w:cs="David" w:hint="cs"/>
          <w:sz w:val="24"/>
          <w:szCs w:val="24"/>
          <w:rtl/>
          <w:lang w:eastAsia="he-IL"/>
        </w:rPr>
        <w:t>מראש ו</w:t>
      </w:r>
      <w:r w:rsidRPr="006D2AE3">
        <w:rPr>
          <w:rFonts w:ascii="Times New Roman" w:eastAsia="Times New Roman" w:hAnsi="Times New Roman" w:cs="David"/>
          <w:sz w:val="24"/>
          <w:szCs w:val="24"/>
          <w:rtl/>
          <w:lang w:eastAsia="he-IL"/>
        </w:rPr>
        <w:t>בכתב.</w:t>
      </w:r>
    </w:p>
    <w:p w14:paraId="3C4195C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על אף</w:t>
      </w:r>
      <w:r w:rsidRPr="006D2AE3">
        <w:rPr>
          <w:rFonts w:ascii="Times New Roman" w:eastAsia="Times New Roman" w:hAnsi="Times New Roman" w:cs="David"/>
          <w:sz w:val="24"/>
          <w:szCs w:val="24"/>
          <w:rtl/>
          <w:lang w:eastAsia="he-IL"/>
        </w:rPr>
        <w:t xml:space="preserve"> האמור בסעיף 8.2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יגיע ליועץ דבר בגין שינויים הנובעים מ:</w:t>
      </w:r>
    </w:p>
    <w:p w14:paraId="3B1CA8E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טעות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קוי בתכנון ו/או </w:t>
      </w:r>
      <w:proofErr w:type="spellStart"/>
      <w:r w:rsidRPr="006D2AE3">
        <w:rPr>
          <w:rFonts w:ascii="Times New Roman" w:eastAsia="Times New Roman" w:hAnsi="Times New Roman" w:cs="David"/>
          <w:sz w:val="24"/>
          <w:szCs w:val="24"/>
          <w:rtl/>
          <w:lang w:eastAsia="he-IL"/>
        </w:rPr>
        <w:t>באומדן</w:t>
      </w:r>
      <w:proofErr w:type="spellEnd"/>
      <w:r w:rsidRPr="006D2AE3">
        <w:rPr>
          <w:rFonts w:ascii="Times New Roman" w:eastAsia="Times New Roman" w:hAnsi="Times New Roman" w:cs="David"/>
          <w:sz w:val="24"/>
          <w:szCs w:val="24"/>
          <w:rtl/>
          <w:lang w:eastAsia="he-IL"/>
        </w:rPr>
        <w:t xml:space="preserve"> של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של היועצים.</w:t>
      </w:r>
    </w:p>
    <w:p w14:paraId="558847B6"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התכנון אינו התכנון היעיל ביותר.</w:t>
      </w:r>
    </w:p>
    <w:p w14:paraId="6833E7E2"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2A53AFFB" w14:textId="77777777" w:rsidR="006D2AE3" w:rsidRPr="006D2AE3" w:rsidRDefault="006D2AE3" w:rsidP="006D2AE3">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השינויים מתחייבים מדרישת רשויות מוסמכות. </w:t>
      </w:r>
    </w:p>
    <w:p w14:paraId="6792F2B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היועץ מתחייב להכין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עבור רוכשים שיבקשו זאת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0B766213" w14:textId="77777777" w:rsidR="006D2AE3" w:rsidRDefault="006D2AE3" w:rsidP="006D2AE3">
      <w:pPr>
        <w:widowControl w:val="0"/>
        <w:spacing w:before="0" w:beforeAutospacing="0" w:after="240" w:afterAutospacing="0" w:line="240" w:lineRule="auto"/>
        <w:ind w:left="794"/>
        <w:jc w:val="both"/>
        <w:rPr>
          <w:ins w:id="13" w:author="Meryl Etman" w:date="2021-05-30T17:0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מחיר השינויים ותנאי התשלום בגין תכנון השינויים </w:t>
      </w:r>
      <w:r w:rsidRPr="006D2AE3">
        <w:rPr>
          <w:rFonts w:ascii="Times New Roman" w:eastAsia="Times New Roman" w:hAnsi="Times New Roman" w:cs="David" w:hint="cs"/>
          <w:sz w:val="24"/>
          <w:szCs w:val="24"/>
          <w:rtl/>
          <w:lang w:eastAsia="he-IL"/>
        </w:rPr>
        <w:t xml:space="preserve">כאמור, </w:t>
      </w:r>
      <w:r w:rsidRPr="006D2AE3">
        <w:rPr>
          <w:rFonts w:ascii="Times New Roman" w:eastAsia="Times New Roman" w:hAnsi="Times New Roman" w:cs="David"/>
          <w:sz w:val="24"/>
          <w:szCs w:val="24"/>
          <w:rtl/>
          <w:lang w:eastAsia="he-IL"/>
        </w:rPr>
        <w:t>יסוכמו בין היועץ לרוכשים. היועץ יתקשר עם הרוכש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רוכש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בענ</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ין קביעת מחיר השינויים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תובא בפני המנהל והוא יהיה המוסמך להכריע בה.</w:t>
      </w:r>
    </w:p>
    <w:p w14:paraId="05237D8A" w14:textId="77777777" w:rsidR="00515E12" w:rsidRPr="006D2AE3" w:rsidRDefault="00515E12" w:rsidP="006D2AE3">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p>
    <w:p w14:paraId="579D3596" w14:textId="77777777" w:rsid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אחריות וביטוח</w:t>
      </w:r>
    </w:p>
    <w:p w14:paraId="451DAEA8" w14:textId="77777777" w:rsidR="008872EF" w:rsidRPr="00013687" w:rsidRDefault="008872EF" w:rsidP="008872E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1EC243D7"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1DB15CA9" w14:textId="77777777" w:rsidR="008872EF" w:rsidRPr="00013687" w:rsidRDefault="008872EF" w:rsidP="008872EF">
      <w:pPr>
        <w:pStyle w:val="af9"/>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83C72CC" w14:textId="77777777" w:rsidR="008872EF" w:rsidRPr="00013687" w:rsidRDefault="008872EF" w:rsidP="008872EF">
      <w:pPr>
        <w:pStyle w:val="af9"/>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020CC6D1" w14:textId="77777777" w:rsidR="008872EF" w:rsidDel="00515E12" w:rsidRDefault="008872EF" w:rsidP="008872EF">
      <w:pPr>
        <w:widowControl w:val="0"/>
        <w:spacing w:before="0" w:beforeAutospacing="0" w:after="200" w:afterAutospacing="0" w:line="240" w:lineRule="auto"/>
        <w:ind w:left="368" w:firstLine="425"/>
        <w:rPr>
          <w:del w:id="14" w:author="Meryl Etman" w:date="2021-05-30T17:01:00Z"/>
          <w:rFonts w:ascii="Times New Roman" w:eastAsia="Times New Roman" w:hAnsi="Times New Roman" w:cs="David"/>
          <w:b/>
          <w:bCs/>
          <w:sz w:val="20"/>
          <w:szCs w:val="24"/>
          <w:u w:val="single"/>
          <w:rtl/>
          <w:lang w:eastAsia="he-IL"/>
        </w:rPr>
      </w:pPr>
    </w:p>
    <w:p w14:paraId="3F33F713" w14:textId="77777777" w:rsidR="008872EF"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79A61C1" w14:textId="77777777" w:rsidR="008872EF" w:rsidRPr="00013687" w:rsidRDefault="008872EF" w:rsidP="008872E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A50F65" w14:textId="77777777" w:rsidR="008872EF" w:rsidRDefault="008872EF" w:rsidP="008872EF">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F4C46D8"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C46AC4D"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E4CEC06"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18078B4F"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מוסכם בזאת, כי ליועץ לא תהיה כל טענה כלפי המזמין או מי מטעם המזמין, בכל הקשור לגבולות האחריות כאמור.</w:t>
      </w:r>
    </w:p>
    <w:p w14:paraId="7478032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B1EDF5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A6BE31B"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07F44101"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406E6DB3"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773378E"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A272005"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proofErr w:type="spellStart"/>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proofErr w:type="spellEnd"/>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A044D10"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20D3234" w14:textId="77777777" w:rsidR="008872EF"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F4BFB75" w14:textId="77777777" w:rsidR="008872EF" w:rsidRPr="00A42052" w:rsidRDefault="008872EF" w:rsidP="008872EF">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0FAC06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 xml:space="preserve">אספקת </w:t>
      </w:r>
      <w:proofErr w:type="spellStart"/>
      <w:r w:rsidRPr="006D2AE3">
        <w:rPr>
          <w:rFonts w:ascii="Times New Roman" w:eastAsia="Times New Roman" w:hAnsi="Times New Roman" w:cs="David"/>
          <w:bCs/>
          <w:sz w:val="24"/>
          <w:szCs w:val="24"/>
          <w:u w:val="single"/>
          <w:rtl/>
          <w:lang w:eastAsia="he-IL"/>
        </w:rPr>
        <w:t>תכניות</w:t>
      </w:r>
      <w:proofErr w:type="spellEnd"/>
    </w:p>
    <w:p w14:paraId="4EB3DD8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עת במהלך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וכן בתקופת הבדק של העבודות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למזמין מיד לפי דרישתו כל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ובכללן,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ומסמכים המנויים ברשימה </w:t>
      </w:r>
      <w:proofErr w:type="spellStart"/>
      <w:r w:rsidRPr="006D2AE3">
        <w:rPr>
          <w:rFonts w:ascii="Times New Roman" w:eastAsia="Times New Roman" w:hAnsi="Times New Roman" w:cs="David"/>
          <w:sz w:val="24"/>
          <w:szCs w:val="24"/>
          <w:rtl/>
          <w:lang w:eastAsia="he-IL"/>
        </w:rPr>
        <w:t>המצ"ב</w:t>
      </w:r>
      <w:proofErr w:type="spellEnd"/>
      <w:r w:rsidRPr="006D2AE3">
        <w:rPr>
          <w:rFonts w:ascii="Times New Roman" w:eastAsia="Times New Roman" w:hAnsi="Times New Roman" w:cs="David"/>
          <w:sz w:val="24"/>
          <w:szCs w:val="24"/>
          <w:rtl/>
          <w:lang w:eastAsia="he-IL"/>
        </w:rPr>
        <w:t xml:space="preserve"> כנספח </w:t>
      </w:r>
      <w:r w:rsidRPr="006D2AE3">
        <w:rPr>
          <w:rFonts w:ascii="Times New Roman" w:eastAsia="Times New Roman" w:hAnsi="Times New Roman" w:cs="David"/>
          <w:b/>
          <w:bCs/>
          <w:sz w:val="24"/>
          <w:szCs w:val="24"/>
          <w:rtl/>
          <w:lang w:eastAsia="he-IL"/>
        </w:rPr>
        <w:t>ח'</w:t>
      </w:r>
      <w:r w:rsidRPr="006D2AE3">
        <w:rPr>
          <w:rFonts w:ascii="Times New Roman" w:eastAsia="Times New Roman" w:hAnsi="Times New Roman" w:cs="David"/>
          <w:sz w:val="24"/>
          <w:szCs w:val="24"/>
          <w:rtl/>
          <w:lang w:eastAsia="he-IL"/>
        </w:rPr>
        <w:t xml:space="preserve"> לחוזה זה, ובמידה והדרישה מתייחסת </w:t>
      </w:r>
      <w:proofErr w:type="spellStart"/>
      <w:r w:rsidRPr="006D2AE3">
        <w:rPr>
          <w:rFonts w:ascii="Times New Roman" w:eastAsia="Times New Roman" w:hAnsi="Times New Roman" w:cs="David"/>
          <w:sz w:val="24"/>
          <w:szCs w:val="24"/>
          <w:rtl/>
          <w:lang w:eastAsia="he-IL"/>
        </w:rPr>
        <w:t>לתכניות</w:t>
      </w:r>
      <w:proofErr w:type="spellEnd"/>
      <w:r w:rsidRPr="006D2AE3">
        <w:rPr>
          <w:rFonts w:ascii="Times New Roman" w:eastAsia="Times New Roman" w:hAnsi="Times New Roman" w:cs="David"/>
          <w:sz w:val="24"/>
          <w:szCs w:val="24"/>
          <w:rtl/>
          <w:lang w:eastAsia="he-IL"/>
        </w:rPr>
        <w:t xml:space="preserve"> שאינ</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בידו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יערכ</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היועץ בהקדם </w:t>
      </w:r>
      <w:r w:rsidRPr="006D2AE3">
        <w:rPr>
          <w:rFonts w:ascii="Times New Roman" w:eastAsia="Times New Roman" w:hAnsi="Times New Roman" w:cs="David"/>
          <w:sz w:val="24"/>
          <w:szCs w:val="24"/>
          <w:rtl/>
          <w:lang w:eastAsia="he-IL"/>
        </w:rPr>
        <w:lastRenderedPageBreak/>
        <w:t>האפשרי וימסר</w:t>
      </w:r>
      <w:r w:rsidRPr="006D2AE3">
        <w:rPr>
          <w:rFonts w:ascii="Times New Roman" w:eastAsia="Times New Roman" w:hAnsi="Times New Roman" w:cs="David" w:hint="cs"/>
          <w:sz w:val="24"/>
          <w:szCs w:val="24"/>
          <w:rtl/>
          <w:lang w:eastAsia="he-IL"/>
        </w:rPr>
        <w:t>ן</w:t>
      </w:r>
      <w:r w:rsidRPr="006D2AE3">
        <w:rPr>
          <w:rFonts w:ascii="Times New Roman" w:eastAsia="Times New Roman" w:hAnsi="Times New Roman" w:cs="David"/>
          <w:sz w:val="24"/>
          <w:szCs w:val="24"/>
          <w:rtl/>
          <w:lang w:eastAsia="he-IL"/>
        </w:rPr>
        <w:t xml:space="preserve"> למזמין.</w:t>
      </w:r>
    </w:p>
    <w:p w14:paraId="6545462C" w14:textId="3FB6021C"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del w:id="15" w:author="Meryl Etman [2]" w:date="2021-12-13T09:17:00Z">
        <w:r w:rsidRPr="006D2AE3" w:rsidDel="00120821">
          <w:rPr>
            <w:rFonts w:ascii="Times New Roman" w:eastAsia="Times New Roman" w:hAnsi="Times New Roman" w:cs="David"/>
            <w:sz w:val="24"/>
            <w:szCs w:val="24"/>
            <w:rtl/>
            <w:lang w:eastAsia="he-IL"/>
          </w:rPr>
          <w:delText xml:space="preserve">עם גמר שרותי </w:delText>
        </w:r>
        <w:r w:rsidRPr="006D2AE3" w:rsidDel="00120821">
          <w:rPr>
            <w:rFonts w:ascii="Times New Roman" w:eastAsia="Times New Roman" w:hAnsi="Times New Roman" w:cs="David" w:hint="cs"/>
            <w:sz w:val="24"/>
            <w:szCs w:val="24"/>
            <w:rtl/>
            <w:lang w:eastAsia="he-IL"/>
          </w:rPr>
          <w:delText>היועץ,</w:delText>
        </w:r>
        <w:r w:rsidRPr="006D2AE3" w:rsidDel="00120821">
          <w:rPr>
            <w:rFonts w:ascii="Times New Roman" w:eastAsia="Times New Roman" w:hAnsi="Times New Roman" w:cs="David"/>
            <w:sz w:val="24"/>
            <w:szCs w:val="24"/>
            <w:rtl/>
            <w:lang w:eastAsia="he-IL"/>
          </w:rPr>
          <w:delText xml:space="preserve"> ימסור היועץ למזמין סדרה אחת של העתקי התכניות כשהן מעודכנות, ומשקפות את התכנון והב</w:delText>
        </w:r>
        <w:r w:rsidRPr="006D2AE3" w:rsidDel="00120821">
          <w:rPr>
            <w:rFonts w:ascii="Times New Roman" w:eastAsia="Times New Roman" w:hAnsi="Times New Roman" w:cs="David" w:hint="cs"/>
            <w:sz w:val="24"/>
            <w:szCs w:val="24"/>
            <w:rtl/>
            <w:lang w:eastAsia="he-IL"/>
          </w:rPr>
          <w:delText>י</w:delText>
        </w:r>
        <w:r w:rsidRPr="006D2AE3" w:rsidDel="00120821">
          <w:rPr>
            <w:rFonts w:ascii="Times New Roman" w:eastAsia="Times New Roman" w:hAnsi="Times New Roman" w:cs="David"/>
            <w:sz w:val="24"/>
            <w:szCs w:val="24"/>
            <w:rtl/>
            <w:lang w:eastAsia="he-IL"/>
          </w:rPr>
          <w:delText xml:space="preserve">צוע הסופי בשטח </w:delText>
        </w:r>
        <w:r w:rsidRPr="006D2AE3" w:rsidDel="00120821">
          <w:rPr>
            <w:rFonts w:ascii="Times New Roman" w:eastAsia="Times New Roman" w:hAnsi="Times New Roman" w:cs="David"/>
            <w:color w:val="000000"/>
            <w:sz w:val="24"/>
            <w:szCs w:val="24"/>
            <w:lang w:eastAsia="he-IL"/>
          </w:rPr>
          <w:delText>(AS MADE)</w:delText>
        </w:r>
        <w:r w:rsidRPr="006D2AE3" w:rsidDel="00120821">
          <w:rPr>
            <w:rFonts w:ascii="Times New Roman" w:eastAsia="Times New Roman" w:hAnsi="Times New Roman" w:cs="David"/>
            <w:sz w:val="24"/>
            <w:szCs w:val="24"/>
            <w:rtl/>
            <w:lang w:eastAsia="he-IL"/>
          </w:rPr>
          <w:delText xml:space="preserve">, למעט שינויי דיירים, </w:delText>
        </w:r>
        <w:r w:rsidRPr="006D2AE3" w:rsidDel="00120821">
          <w:rPr>
            <w:rFonts w:ascii="Times New Roman" w:eastAsia="Times New Roman" w:hAnsi="Times New Roman" w:cs="David" w:hint="cs"/>
            <w:sz w:val="24"/>
            <w:szCs w:val="24"/>
            <w:rtl/>
            <w:lang w:eastAsia="he-IL"/>
          </w:rPr>
          <w:delText xml:space="preserve">וקבצים </w:delText>
        </w:r>
        <w:r w:rsidRPr="006D2AE3" w:rsidDel="00120821">
          <w:rPr>
            <w:rFonts w:ascii="Times New Roman" w:eastAsia="Times New Roman" w:hAnsi="Times New Roman" w:cs="David"/>
            <w:sz w:val="24"/>
            <w:szCs w:val="24"/>
            <w:rtl/>
            <w:lang w:eastAsia="he-IL"/>
          </w:rPr>
          <w:delText>המכילים את התכנון במדיה ממוחשבת</w:delText>
        </w:r>
      </w:del>
      <w:ins w:id="16" w:author="Meryl Etman [2]" w:date="2021-12-13T09:17:00Z">
        <w:r w:rsidR="00120821">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DA1FB8C"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הובא החוזה לידי גמר או בוטל לפי סעיף 12 להלן, ימסור היועץ למזמין סדרה אחת של העתקי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הקבצים</w:t>
      </w:r>
      <w:r w:rsidRPr="006D2AE3">
        <w:rPr>
          <w:rFonts w:ascii="Times New Roman" w:eastAsia="Times New Roman" w:hAnsi="Times New Roman" w:cs="David"/>
          <w:sz w:val="24"/>
          <w:szCs w:val="24"/>
          <w:rtl/>
          <w:lang w:eastAsia="he-IL"/>
        </w:rPr>
        <w:t xml:space="preserve"> כשה</w:t>
      </w:r>
      <w:r w:rsidRPr="006D2AE3">
        <w:rPr>
          <w:rFonts w:ascii="Times New Roman" w:eastAsia="Times New Roman" w:hAnsi="Times New Roman" w:cs="David" w:hint="cs"/>
          <w:sz w:val="24"/>
          <w:szCs w:val="24"/>
          <w:rtl/>
          <w:lang w:eastAsia="he-IL"/>
        </w:rPr>
        <w:t>ם</w:t>
      </w:r>
      <w:r w:rsidRPr="006D2AE3">
        <w:rPr>
          <w:rFonts w:ascii="Times New Roman" w:eastAsia="Times New Roman" w:hAnsi="Times New Roman" w:cs="David"/>
          <w:sz w:val="24"/>
          <w:szCs w:val="24"/>
          <w:rtl/>
          <w:lang w:eastAsia="he-IL"/>
        </w:rPr>
        <w:t xml:space="preserve"> מעודכנ</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עד לתאריך הבאת החוזה לידי גמר, או עד לתאריך ביטולו,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לפי העניין.</w:t>
      </w:r>
    </w:p>
    <w:p w14:paraId="3A3C037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חייב היועץ לשמור אצלו למשך תקופה של 7 שנים לפחות את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בקבצי מחשב ובתדפיסים ולספק למזמין לפי דרישתו העתקים מהן בכל עת שיידרש לכך.</w:t>
      </w:r>
    </w:p>
    <w:p w14:paraId="2B5E1C17"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לא יהיה זכאי לכל תשלום נוסף בעד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שימסור למזמין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סעיף 10 זה.</w:t>
      </w:r>
    </w:p>
    <w:p w14:paraId="54685DBE"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זכות הקניין בכל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שייכת למזמין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ובלבד ששולם שכר היועץ בהתאם להוראות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בתוקף זכות הקניין הנ"ל זכאי המזמין לעשות כל שימוש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לרבות להשתמש בהן באמצעות יועצים אחרים ואף לשנותן בלא שיגיע ליועץ דבר בגין זאת, ובלבד שהשימוש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יוגבל לאתר ולפרויקט שחוזה זה חל לגביו. האמור לעיל לגבי זכות הקניין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היועץ אינו רשאי להשתמש </w:t>
      </w:r>
      <w:proofErr w:type="spellStart"/>
      <w:r w:rsidRPr="006D2AE3">
        <w:rPr>
          <w:rFonts w:ascii="Times New Roman" w:eastAsia="Times New Roman" w:hAnsi="Times New Roman" w:cs="David"/>
          <w:sz w:val="24"/>
          <w:szCs w:val="24"/>
          <w:rtl/>
          <w:lang w:eastAsia="he-IL"/>
        </w:rPr>
        <w:t>בתכניות</w:t>
      </w:r>
      <w:proofErr w:type="spellEnd"/>
      <w:r w:rsidRPr="006D2AE3">
        <w:rPr>
          <w:rFonts w:ascii="Times New Roman" w:eastAsia="Times New Roman" w:hAnsi="Times New Roman" w:cs="David"/>
          <w:sz w:val="24"/>
          <w:szCs w:val="24"/>
          <w:rtl/>
          <w:lang w:eastAsia="he-IL"/>
        </w:rPr>
        <w:t xml:space="preserve"> לצורך תכנון ובניה של פרויקט אחר  שלא בהסכמת המזמין.</w:t>
      </w:r>
    </w:p>
    <w:p w14:paraId="42E1357D"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מעמד היועץ</w:t>
      </w:r>
    </w:p>
    <w:p w14:paraId="54CDD2BA"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ומובהר על ידי הצדדים לחוזה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6D2AE3">
        <w:rPr>
          <w:rFonts w:ascii="Times New Roman" w:eastAsia="Times New Roman" w:hAnsi="Times New Roman" w:cs="David" w:hint="cs"/>
          <w:sz w:val="24"/>
          <w:szCs w:val="24"/>
          <w:rtl/>
          <w:lang w:eastAsia="he-IL"/>
        </w:rPr>
        <w:t xml:space="preserve"> של היועץ</w:t>
      </w:r>
      <w:r w:rsidRPr="006D2AE3">
        <w:rPr>
          <w:rFonts w:ascii="Times New Roman" w:eastAsia="Times New Roman" w:hAnsi="Times New Roman" w:cs="David"/>
          <w:sz w:val="24"/>
          <w:szCs w:val="24"/>
          <w:rtl/>
          <w:lang w:eastAsia="he-IL"/>
        </w:rPr>
        <w:t>.</w:t>
      </w:r>
    </w:p>
    <w:p w14:paraId="771A0CF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אין ולא יהיו יחסי עובד-מעביד בין המזמין ובין </w:t>
      </w:r>
      <w:r w:rsidRPr="006D2AE3">
        <w:rPr>
          <w:rFonts w:ascii="Times New Roman" w:eastAsia="Times New Roman" w:hAnsi="Times New Roman" w:cs="David"/>
          <w:color w:val="000000"/>
          <w:sz w:val="24"/>
          <w:szCs w:val="24"/>
          <w:rtl/>
          <w:lang w:eastAsia="he-IL"/>
        </w:rPr>
        <w:t xml:space="preserve">היועץ ו/או </w:t>
      </w:r>
      <w:r w:rsidRPr="006D2AE3">
        <w:rPr>
          <w:rFonts w:ascii="Times New Roman" w:eastAsia="Times New Roman" w:hAnsi="Times New Roman" w:cs="David" w:hint="cs"/>
          <w:color w:val="000000"/>
          <w:sz w:val="24"/>
          <w:szCs w:val="24"/>
          <w:rtl/>
          <w:lang w:eastAsia="he-IL"/>
        </w:rPr>
        <w:t>מי מטעמו ו</w:t>
      </w:r>
      <w:r w:rsidRPr="006D2AE3">
        <w:rPr>
          <w:rFonts w:ascii="Times New Roman" w:eastAsia="Times New Roman" w:hAnsi="Times New Roman" w:cs="David"/>
          <w:color w:val="000000"/>
          <w:sz w:val="24"/>
          <w:szCs w:val="24"/>
          <w:rtl/>
          <w:lang w:eastAsia="he-IL"/>
        </w:rPr>
        <w:t xml:space="preserve">בין המזמין לבין עובדי </w:t>
      </w:r>
      <w:r w:rsidRPr="006D2AE3">
        <w:rPr>
          <w:rFonts w:ascii="Times New Roman" w:eastAsia="Times New Roman" w:hAnsi="Times New Roman" w:cs="David" w:hint="cs"/>
          <w:color w:val="000000"/>
          <w:sz w:val="24"/>
          <w:szCs w:val="24"/>
          <w:rtl/>
          <w:lang w:eastAsia="he-IL"/>
        </w:rPr>
        <w:t xml:space="preserve"> היועץ ו/או מי מטעמיהם</w:t>
      </w:r>
      <w:r w:rsidRPr="006D2AE3">
        <w:rPr>
          <w:rFonts w:ascii="Times New Roman" w:eastAsia="Times New Roman" w:hAnsi="Times New Roman" w:cs="David"/>
          <w:color w:val="000000"/>
          <w:sz w:val="24"/>
          <w:szCs w:val="24"/>
          <w:rtl/>
          <w:lang w:eastAsia="he-IL"/>
        </w:rPr>
        <w:t xml:space="preserve"> </w:t>
      </w:r>
      <w:r w:rsidRPr="006D2AE3">
        <w:rPr>
          <w:rFonts w:ascii="Times New Roman" w:eastAsia="Times New Roman" w:hAnsi="Times New Roman" w:cs="David"/>
          <w:sz w:val="24"/>
          <w:szCs w:val="24"/>
          <w:rtl/>
          <w:lang w:eastAsia="he-IL"/>
        </w:rPr>
        <w:t>ואין בהוראות חוזה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כדי ליצור בין היועץ ו/או מי מעובדיו</w:t>
      </w:r>
      <w:r w:rsidRPr="006D2AE3">
        <w:rPr>
          <w:rFonts w:ascii="Times New Roman" w:eastAsia="Times New Roman" w:hAnsi="Times New Roman" w:cs="David" w:hint="cs"/>
          <w:sz w:val="24"/>
          <w:szCs w:val="24"/>
          <w:rtl/>
          <w:lang w:eastAsia="he-IL"/>
        </w:rPr>
        <w:t xml:space="preserve"> ו/או מי מטעמו</w:t>
      </w:r>
      <w:r w:rsidRPr="006D2AE3">
        <w:rPr>
          <w:rFonts w:ascii="Times New Roman" w:eastAsia="Times New Roman" w:hAnsi="Times New Roman" w:cs="David"/>
          <w:sz w:val="24"/>
          <w:szCs w:val="24"/>
          <w:rtl/>
          <w:lang w:eastAsia="he-IL"/>
        </w:rPr>
        <w:t xml:space="preserve"> לבין המזמין ו/או המנהל ו/או מי מטעמו יחסי עובד מעביד</w:t>
      </w:r>
      <w:r w:rsidRPr="006D2AE3">
        <w:rPr>
          <w:rFonts w:ascii="Times New Roman" w:eastAsia="Times New Roman" w:hAnsi="Times New Roman" w:cs="David"/>
          <w:color w:val="000000"/>
          <w:sz w:val="24"/>
          <w:szCs w:val="24"/>
          <w:rtl/>
          <w:lang w:eastAsia="he-IL"/>
        </w:rPr>
        <w:t>, לכל ענין ודבר. 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מוסכם ומובהר בין הצדדים</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6D2AE3">
        <w:rPr>
          <w:rFonts w:ascii="Times New Roman" w:eastAsia="Times New Roman" w:hAnsi="Times New Roman" w:cs="David" w:hint="cs"/>
          <w:color w:val="000000"/>
          <w:sz w:val="24"/>
          <w:szCs w:val="24"/>
          <w:rtl/>
          <w:lang w:eastAsia="he-IL"/>
        </w:rPr>
        <w:t>ל פ</w:t>
      </w:r>
      <w:r w:rsidRPr="006D2AE3">
        <w:rPr>
          <w:rFonts w:ascii="Times New Roman" w:eastAsia="Times New Roman" w:hAnsi="Times New Roman" w:cs="David"/>
          <w:color w:val="000000"/>
          <w:sz w:val="24"/>
          <w:szCs w:val="24"/>
          <w:rtl/>
          <w:lang w:eastAsia="he-IL"/>
        </w:rPr>
        <w:t xml:space="preserve">י הדין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צו הרחבה ו/או </w:t>
      </w:r>
      <w:proofErr w:type="spellStart"/>
      <w:r w:rsidRPr="006D2AE3">
        <w:rPr>
          <w:rFonts w:ascii="Times New Roman" w:eastAsia="Times New Roman" w:hAnsi="Times New Roman" w:cs="David"/>
          <w:color w:val="000000"/>
          <w:sz w:val="24"/>
          <w:szCs w:val="24"/>
          <w:rtl/>
          <w:lang w:eastAsia="he-IL"/>
        </w:rPr>
        <w:t>מכח</w:t>
      </w:r>
      <w:proofErr w:type="spellEnd"/>
      <w:r w:rsidRPr="006D2AE3">
        <w:rPr>
          <w:rFonts w:ascii="Times New Roman" w:eastAsia="Times New Roman" w:hAnsi="Times New Roman" w:cs="David"/>
          <w:color w:val="000000"/>
          <w:sz w:val="24"/>
          <w:szCs w:val="24"/>
          <w:rtl/>
          <w:lang w:eastAsia="he-IL"/>
        </w:rPr>
        <w:t xml:space="preserve"> הסכם כלשהו על עובד</w:t>
      </w:r>
      <w:r w:rsidRPr="006D2AE3">
        <w:rPr>
          <w:rFonts w:ascii="Times New Roman" w:eastAsia="Times New Roman" w:hAnsi="Times New Roman" w:cs="David" w:hint="cs"/>
          <w:sz w:val="24"/>
          <w:szCs w:val="24"/>
          <w:rtl/>
          <w:lang w:eastAsia="he-IL"/>
        </w:rPr>
        <w:t>.</w:t>
      </w:r>
    </w:p>
    <w:p w14:paraId="3D71944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color w:val="000000"/>
          <w:sz w:val="24"/>
          <w:szCs w:val="24"/>
          <w:rtl/>
          <w:lang w:eastAsia="he-IL"/>
        </w:rPr>
        <w:t>מוסכם בזה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היועץ ו/או עובדיו</w:t>
      </w:r>
      <w:r w:rsidRPr="006D2AE3">
        <w:rPr>
          <w:rFonts w:ascii="Times New Roman" w:eastAsia="Times New Roman" w:hAnsi="Times New Roman" w:cs="David" w:hint="cs"/>
          <w:color w:val="000000"/>
          <w:sz w:val="24"/>
          <w:szCs w:val="24"/>
          <w:rtl/>
          <w:lang w:eastAsia="he-IL"/>
        </w:rPr>
        <w:t xml:space="preserve"> ו/או </w:t>
      </w:r>
      <w:proofErr w:type="spellStart"/>
      <w:r w:rsidRPr="006D2AE3">
        <w:rPr>
          <w:rFonts w:ascii="Times New Roman" w:eastAsia="Times New Roman" w:hAnsi="Times New Roman" w:cs="David" w:hint="cs"/>
          <w:color w:val="000000"/>
          <w:sz w:val="24"/>
          <w:szCs w:val="24"/>
          <w:rtl/>
          <w:lang w:eastAsia="he-IL"/>
        </w:rPr>
        <w:t>שלוחיו</w:t>
      </w:r>
      <w:proofErr w:type="spellEnd"/>
      <w:r w:rsidRPr="006D2AE3">
        <w:rPr>
          <w:rFonts w:ascii="Times New Roman" w:eastAsia="Times New Roman" w:hAnsi="Times New Roman" w:cs="David" w:hint="cs"/>
          <w:color w:val="000000"/>
          <w:sz w:val="24"/>
          <w:szCs w:val="24"/>
          <w:rtl/>
          <w:lang w:eastAsia="he-IL"/>
        </w:rPr>
        <w:t xml:space="preserve"> ו/או אחר מטעמו או מטעמם של אלו</w:t>
      </w:r>
      <w:r w:rsidRPr="006D2AE3">
        <w:rPr>
          <w:rFonts w:ascii="Times New Roman" w:eastAsia="Times New Roman" w:hAnsi="Times New Roman" w:cs="David"/>
          <w:color w:val="000000"/>
          <w:sz w:val="24"/>
          <w:szCs w:val="24"/>
          <w:rtl/>
          <w:lang w:eastAsia="he-IL"/>
        </w:rPr>
        <w:t xml:space="preserve"> מוותרים על כל טענות ו/או</w:t>
      </w:r>
      <w:r w:rsidRPr="006D2AE3">
        <w:rPr>
          <w:rFonts w:ascii="Times New Roman" w:eastAsia="Times New Roman" w:hAnsi="Times New Roman" w:cs="David" w:hint="cs"/>
          <w:color w:val="000000"/>
          <w:sz w:val="24"/>
          <w:szCs w:val="24"/>
          <w:rtl/>
          <w:lang w:eastAsia="he-IL"/>
        </w:rPr>
        <w:t xml:space="preserve"> דרישות ו/או תלונות ו/או</w:t>
      </w:r>
      <w:r w:rsidRPr="006D2AE3">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4951B17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 ומתחייב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w:t>
      </w:r>
      <w:r w:rsidRPr="006D2AE3">
        <w:rPr>
          <w:rFonts w:ascii="Times New Roman" w:eastAsia="Times New Roman" w:hAnsi="Times New Roman" w:cs="David" w:hint="cs"/>
          <w:sz w:val="24"/>
          <w:szCs w:val="24"/>
          <w:rtl/>
          <w:lang w:eastAsia="he-IL"/>
        </w:rPr>
        <w:t>ייש</w:t>
      </w:r>
      <w:r w:rsidRPr="006D2AE3">
        <w:rPr>
          <w:rFonts w:ascii="Times New Roman" w:eastAsia="Times New Roman" w:hAnsi="Times New Roman" w:cs="David" w:hint="eastAsia"/>
          <w:sz w:val="24"/>
          <w:szCs w:val="24"/>
          <w:rtl/>
          <w:lang w:eastAsia="he-IL"/>
        </w:rPr>
        <w:t>א</w:t>
      </w:r>
      <w:r w:rsidRPr="006D2AE3">
        <w:rPr>
          <w:rFonts w:ascii="Times New Roman" w:eastAsia="Times New Roman" w:hAnsi="Times New Roman" w:cs="David"/>
          <w:sz w:val="24"/>
          <w:szCs w:val="24"/>
          <w:rtl/>
          <w:lang w:eastAsia="he-IL"/>
        </w:rPr>
        <w:t xml:space="preserve"> לבדו </w:t>
      </w:r>
      <w:r w:rsidRPr="006D2AE3">
        <w:rPr>
          <w:rFonts w:ascii="Times New Roman" w:eastAsia="Times New Roman" w:hAnsi="Times New Roman" w:cs="David"/>
          <w:color w:val="000000"/>
          <w:sz w:val="24"/>
          <w:szCs w:val="24"/>
          <w:rtl/>
          <w:lang w:eastAsia="he-IL"/>
        </w:rPr>
        <w:t xml:space="preserve">בכל התשלומים ו/או </w:t>
      </w:r>
      <w:proofErr w:type="spellStart"/>
      <w:r w:rsidRPr="006D2AE3">
        <w:rPr>
          <w:rFonts w:ascii="Times New Roman" w:eastAsia="Times New Roman" w:hAnsi="Times New Roman" w:cs="David"/>
          <w:color w:val="000000"/>
          <w:sz w:val="24"/>
          <w:szCs w:val="24"/>
          <w:rtl/>
          <w:lang w:eastAsia="he-IL"/>
        </w:rPr>
        <w:t>המסים</w:t>
      </w:r>
      <w:proofErr w:type="spellEnd"/>
      <w:r w:rsidRPr="006D2AE3">
        <w:rPr>
          <w:rFonts w:ascii="Times New Roman" w:eastAsia="Times New Roman" w:hAnsi="Times New Roman" w:cs="David"/>
          <w:color w:val="000000"/>
          <w:sz w:val="24"/>
          <w:szCs w:val="24"/>
          <w:rtl/>
          <w:lang w:eastAsia="he-IL"/>
        </w:rPr>
        <w:t xml:space="preserve"> ו/או תשלומי חובה אחרים, החלים ו/או שיחולו על היועץ ו/או עובדי היועץ בגין מתן השירותים ו/או בגין התקבולים שיקבל ע</w:t>
      </w:r>
      <w:r w:rsidRPr="006D2AE3">
        <w:rPr>
          <w:rFonts w:ascii="Times New Roman" w:eastAsia="Times New Roman" w:hAnsi="Times New Roman" w:cs="David" w:hint="cs"/>
          <w:color w:val="000000"/>
          <w:sz w:val="24"/>
          <w:szCs w:val="24"/>
          <w:rtl/>
          <w:lang w:eastAsia="he-IL"/>
        </w:rPr>
        <w:t>ל פי</w:t>
      </w:r>
      <w:r w:rsidRPr="006D2AE3">
        <w:rPr>
          <w:rFonts w:ascii="Times New Roman" w:eastAsia="Times New Roman" w:hAnsi="Times New Roman" w:cs="David"/>
          <w:color w:val="000000"/>
          <w:sz w:val="24"/>
          <w:szCs w:val="24"/>
          <w:rtl/>
          <w:lang w:eastAsia="he-IL"/>
        </w:rPr>
        <w:t xml:space="preserve"> חוזה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ובכלל זה</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sz w:val="24"/>
          <w:szCs w:val="24"/>
          <w:rtl/>
          <w:lang w:eastAsia="he-IL"/>
        </w:rPr>
        <w:t xml:space="preserve"> תשלומי מס הכנסה והב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הלאומי שהוא חב בגין מתן שרותי היועץ.</w:t>
      </w:r>
    </w:p>
    <w:p w14:paraId="5E122E5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טוח לאומי, תשלומים לקרנות איגודים מקצוע</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7A88D96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D2AE3">
        <w:rPr>
          <w:rFonts w:ascii="Times New Roman" w:eastAsia="Times New Roman" w:hAnsi="Times New Roman" w:cs="David"/>
          <w:color w:val="000000"/>
          <w:sz w:val="24"/>
          <w:szCs w:val="24"/>
          <w:rtl/>
          <w:lang w:eastAsia="he-IL"/>
        </w:rPr>
        <w:t>מבלי לגרוע מ</w:t>
      </w:r>
      <w:r w:rsidRPr="006D2AE3">
        <w:rPr>
          <w:rFonts w:ascii="Times New Roman" w:eastAsia="Times New Roman" w:hAnsi="Times New Roman" w:cs="David" w:hint="cs"/>
          <w:color w:val="000000"/>
          <w:sz w:val="24"/>
          <w:szCs w:val="24"/>
          <w:rtl/>
          <w:lang w:eastAsia="he-IL"/>
        </w:rPr>
        <w:t xml:space="preserve">כלליות </w:t>
      </w:r>
      <w:r w:rsidRPr="006D2AE3">
        <w:rPr>
          <w:rFonts w:ascii="Times New Roman" w:eastAsia="Times New Roman" w:hAnsi="Times New Roman" w:cs="David"/>
          <w:color w:val="000000"/>
          <w:sz w:val="24"/>
          <w:szCs w:val="24"/>
          <w:rtl/>
          <w:lang w:eastAsia="he-IL"/>
        </w:rPr>
        <w:t>האמור לעיל, היועץ מצהיר ומתחייב</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אם י</w:t>
      </w:r>
      <w:r w:rsidRPr="006D2AE3">
        <w:rPr>
          <w:rFonts w:ascii="Times New Roman" w:eastAsia="Times New Roman" w:hAnsi="Times New Roman" w:cs="David" w:hint="cs"/>
          <w:color w:val="000000"/>
          <w:sz w:val="24"/>
          <w:szCs w:val="24"/>
          <w:rtl/>
          <w:lang w:eastAsia="he-IL"/>
        </w:rPr>
        <w:t>י</w:t>
      </w:r>
      <w:r w:rsidRPr="006D2AE3">
        <w:rPr>
          <w:rFonts w:ascii="Times New Roman" w:eastAsia="Times New Roman" w:hAnsi="Times New Roman" w:cs="David"/>
          <w:color w:val="000000"/>
          <w:sz w:val="24"/>
          <w:szCs w:val="24"/>
          <w:rtl/>
          <w:lang w:eastAsia="he-IL"/>
        </w:rPr>
        <w:t>דרש המזמין על ידי היועץ ו/או על ידי מי מ</w:t>
      </w:r>
      <w:r w:rsidRPr="006D2AE3">
        <w:rPr>
          <w:rFonts w:ascii="Times New Roman" w:eastAsia="Times New Roman" w:hAnsi="Times New Roman" w:cs="David" w:hint="cs"/>
          <w:color w:val="000000"/>
          <w:sz w:val="24"/>
          <w:szCs w:val="24"/>
          <w:rtl/>
          <w:lang w:eastAsia="he-IL"/>
        </w:rPr>
        <w:t>שלוחיו ו/או עובדיו</w:t>
      </w:r>
      <w:r w:rsidRPr="006D2AE3">
        <w:rPr>
          <w:rFonts w:ascii="Times New Roman" w:eastAsia="Times New Roman" w:hAnsi="Times New Roman" w:cs="David"/>
          <w:color w:val="000000"/>
          <w:sz w:val="24"/>
          <w:szCs w:val="24"/>
          <w:rtl/>
          <w:lang w:eastAsia="he-IL"/>
        </w:rPr>
        <w:t xml:space="preserve"> ו/או</w:t>
      </w:r>
      <w:r w:rsidRPr="006D2AE3">
        <w:rPr>
          <w:rFonts w:ascii="Times New Roman" w:eastAsia="Times New Roman" w:hAnsi="Times New Roman" w:cs="David" w:hint="cs"/>
          <w:color w:val="000000"/>
          <w:sz w:val="24"/>
          <w:szCs w:val="24"/>
          <w:rtl/>
          <w:lang w:eastAsia="he-IL"/>
        </w:rPr>
        <w:t xml:space="preserve"> אחר מטעמו ו/או</w:t>
      </w:r>
      <w:r w:rsidRPr="006D2AE3">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6D2AE3">
        <w:rPr>
          <w:rFonts w:ascii="Times New Roman" w:eastAsia="Times New Roman" w:hAnsi="Times New Roman" w:cs="David" w:hint="cs"/>
          <w:color w:val="000000"/>
          <w:sz w:val="24"/>
          <w:szCs w:val="24"/>
          <w:rtl/>
          <w:lang w:eastAsia="he-IL"/>
        </w:rPr>
        <w:t xml:space="preserve"> ו/או פיצוי ו/או שיפוי</w:t>
      </w:r>
      <w:r w:rsidRPr="006D2AE3">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w:t>
      </w:r>
      <w:r w:rsidRPr="006D2AE3">
        <w:rPr>
          <w:rFonts w:ascii="Times New Roman" w:eastAsia="Times New Roman" w:hAnsi="Times New Roman" w:cs="David"/>
          <w:color w:val="000000"/>
          <w:sz w:val="24"/>
          <w:szCs w:val="24"/>
          <w:rtl/>
          <w:lang w:eastAsia="he-IL"/>
        </w:rPr>
        <w:lastRenderedPageBreak/>
        <w:t>כאמור, לרבות הוצאות משפט ושכ"ט עו"ד. סכום השיפוי כאמור</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ייחשב </w:t>
      </w:r>
      <w:r w:rsidRPr="006D2AE3">
        <w:rPr>
          <w:rFonts w:ascii="Times New Roman" w:eastAsia="Times New Roman" w:hAnsi="Times New Roman" w:cs="David" w:hint="cs"/>
          <w:color w:val="000000"/>
          <w:sz w:val="24"/>
          <w:szCs w:val="24"/>
          <w:rtl/>
          <w:lang w:eastAsia="he-IL"/>
        </w:rPr>
        <w:t>כ</w:t>
      </w:r>
      <w:r w:rsidRPr="006D2AE3">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6F0A4DA4"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color w:val="000000"/>
          <w:sz w:val="24"/>
          <w:szCs w:val="24"/>
          <w:rtl/>
          <w:lang w:eastAsia="he-IL"/>
        </w:rPr>
        <w:t>בשים לב לאמור לעיל, אם יקבע פורום מוסמך כלשהו</w:t>
      </w:r>
      <w:r w:rsidRPr="006D2AE3">
        <w:rPr>
          <w:rFonts w:ascii="Times New Roman" w:eastAsia="Times New Roman" w:hAnsi="Times New Roman" w:cs="David" w:hint="cs"/>
          <w:color w:val="000000"/>
          <w:sz w:val="24"/>
          <w:szCs w:val="24"/>
          <w:rtl/>
          <w:lang w:eastAsia="he-IL"/>
        </w:rPr>
        <w:t>,</w:t>
      </w:r>
      <w:r w:rsidRPr="006D2AE3">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6D2AE3">
        <w:rPr>
          <w:rFonts w:ascii="Times New Roman" w:eastAsia="Times New Roman" w:hAnsi="Times New Roman" w:cs="David" w:hint="cs"/>
          <w:color w:val="000000"/>
          <w:sz w:val="24"/>
          <w:szCs w:val="24"/>
          <w:rtl/>
          <w:lang w:eastAsia="he-IL"/>
        </w:rPr>
        <w:t xml:space="preserve"> ו/או מי משלוחיו ו/או אחר מטעמו</w:t>
      </w:r>
      <w:r w:rsidRPr="006D2AE3">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D2AE3">
        <w:rPr>
          <w:rFonts w:ascii="Times New Roman" w:eastAsia="Times New Roman" w:hAnsi="Times New Roman" w:cs="David" w:hint="cs"/>
          <w:color w:val="000000"/>
          <w:sz w:val="24"/>
          <w:szCs w:val="24"/>
          <w:rtl/>
          <w:lang w:eastAsia="he-IL"/>
        </w:rPr>
        <w:t>.</w:t>
      </w:r>
    </w:p>
    <w:p w14:paraId="79517001" w14:textId="77777777" w:rsidR="006D2AE3" w:rsidRPr="006D2AE3" w:rsidRDefault="006D2AE3" w:rsidP="006D2AE3">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הבאת החוזה לגמר או ביטולו</w:t>
      </w:r>
    </w:p>
    <w:p w14:paraId="4442D81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5367C7D6"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על אף האמור בכל מקום אחר בחוזה </w:t>
      </w:r>
      <w:r w:rsidRPr="006D2AE3">
        <w:rPr>
          <w:rFonts w:ascii="Times New Roman" w:eastAsia="Times New Roman" w:hAnsi="Times New Roman" w:cs="David" w:hint="cs"/>
          <w:sz w:val="24"/>
          <w:szCs w:val="24"/>
          <w:rtl/>
          <w:lang w:eastAsia="he-IL"/>
        </w:rPr>
        <w:t xml:space="preserve">זה על נספחיו, </w:t>
      </w:r>
      <w:r w:rsidRPr="006D2AE3">
        <w:rPr>
          <w:rFonts w:ascii="Times New Roman" w:eastAsia="Times New Roman" w:hAnsi="Times New Roman" w:cs="David"/>
          <w:sz w:val="24"/>
          <w:szCs w:val="24"/>
          <w:rtl/>
          <w:lang w:eastAsia="he-IL"/>
        </w:rPr>
        <w:t>רשאי המזמין,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6D2AE3">
        <w:rPr>
          <w:rFonts w:ascii="Times New Roman" w:eastAsia="Times New Roman" w:hAnsi="Times New Roman" w:cs="David" w:hint="cs"/>
          <w:sz w:val="24"/>
          <w:szCs w:val="24"/>
          <w:rtl/>
          <w:lang w:eastAsia="he-IL"/>
        </w:rPr>
        <w:t>-7</w:t>
      </w:r>
      <w:r w:rsidRPr="006D2AE3">
        <w:rPr>
          <w:rFonts w:ascii="Times New Roman" w:eastAsia="Times New Roman" w:hAnsi="Times New Roman" w:cs="David"/>
          <w:sz w:val="24"/>
          <w:szCs w:val="24"/>
          <w:rtl/>
          <w:lang w:eastAsia="he-IL"/>
        </w:rPr>
        <w:t xml:space="preserve"> י</w:t>
      </w:r>
      <w:r w:rsidRPr="006D2AE3">
        <w:rPr>
          <w:rFonts w:ascii="Times New Roman" w:eastAsia="Times New Roman" w:hAnsi="Times New Roman" w:cs="David" w:hint="cs"/>
          <w:sz w:val="24"/>
          <w:szCs w:val="24"/>
          <w:rtl/>
          <w:lang w:eastAsia="he-IL"/>
        </w:rPr>
        <w:t>מים</w:t>
      </w:r>
      <w:r w:rsidRPr="006D2AE3">
        <w:rPr>
          <w:rFonts w:ascii="Times New Roman" w:eastAsia="Times New Roman" w:hAnsi="Times New Roman" w:cs="David"/>
          <w:sz w:val="24"/>
          <w:szCs w:val="24"/>
          <w:rtl/>
          <w:lang w:eastAsia="he-IL"/>
        </w:rPr>
        <w:t xml:space="preserve"> מיום משלוחה (להלן: "</w:t>
      </w:r>
      <w:r w:rsidRPr="006D2AE3">
        <w:rPr>
          <w:rFonts w:ascii="Times New Roman" w:eastAsia="Times New Roman" w:hAnsi="Times New Roman" w:cs="David"/>
          <w:b/>
          <w:bCs/>
          <w:sz w:val="24"/>
          <w:szCs w:val="24"/>
          <w:rtl/>
          <w:lang w:eastAsia="he-IL"/>
        </w:rPr>
        <w:t>תאריך הפסקת השרות</w:t>
      </w:r>
      <w:r w:rsidRPr="006D2AE3">
        <w:rPr>
          <w:rFonts w:ascii="Times New Roman" w:eastAsia="Times New Roman" w:hAnsi="Times New Roman" w:cs="David"/>
          <w:sz w:val="24"/>
          <w:szCs w:val="24"/>
          <w:rtl/>
          <w:lang w:eastAsia="he-IL"/>
        </w:rPr>
        <w:t>").</w:t>
      </w:r>
    </w:p>
    <w:p w14:paraId="4F6A3768" w14:textId="77777777" w:rsidR="006D2AE3" w:rsidRPr="006D2AE3" w:rsidRDefault="006D2AE3" w:rsidP="006D2AE3">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צע עד לתאריך הפסקת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 ו - ה'</w:t>
      </w:r>
      <w:r w:rsidRPr="006D2AE3">
        <w:rPr>
          <w:rFonts w:ascii="Times New Roman" w:eastAsia="Times New Roman" w:hAnsi="Times New Roman" w:cs="David"/>
          <w:sz w:val="24"/>
          <w:szCs w:val="24"/>
          <w:rtl/>
          <w:lang w:eastAsia="he-IL"/>
        </w:rPr>
        <w:t>. במקרה שבוצע חלק של קטע ו/או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ישולם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כפי שיקבע המנהל.</w:t>
      </w:r>
    </w:p>
    <w:p w14:paraId="38DC6261"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לטענה </w:t>
      </w:r>
      <w:r w:rsidRPr="006D2AE3">
        <w:rPr>
          <w:rFonts w:ascii="Times New Roman" w:eastAsia="Times New Roman" w:hAnsi="Times New Roman" w:cs="David" w:hint="cs"/>
          <w:sz w:val="24"/>
          <w:szCs w:val="24"/>
          <w:rtl/>
          <w:lang w:eastAsia="he-IL"/>
        </w:rPr>
        <w:t>ו/או דרישה ו/או תלונה ו/</w:t>
      </w:r>
      <w:r w:rsidRPr="006D2AE3">
        <w:rPr>
          <w:rFonts w:ascii="Times New Roman" w:eastAsia="Times New Roman" w:hAnsi="Times New Roman" w:cs="David"/>
          <w:sz w:val="24"/>
          <w:szCs w:val="24"/>
          <w:rtl/>
          <w:lang w:eastAsia="he-IL"/>
        </w:rPr>
        <w:t>או תביעה כלשהי, פרט לאמור בסעיף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והשכר שישולם לפי סעיף 12.1.2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79B6F5A8"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תוך 12 חודש</w:t>
      </w:r>
      <w:r w:rsidRPr="006D2AE3">
        <w:rPr>
          <w:rFonts w:ascii="Times New Roman" w:eastAsia="Times New Roman" w:hAnsi="Times New Roman" w:cs="David" w:hint="cs"/>
          <w:sz w:val="24"/>
          <w:szCs w:val="24"/>
          <w:rtl/>
          <w:lang w:eastAsia="he-IL"/>
        </w:rPr>
        <w:t>ים</w:t>
      </w:r>
      <w:r w:rsidRPr="006D2AE3">
        <w:rPr>
          <w:rFonts w:ascii="Times New Roman" w:eastAsia="Times New Roman" w:hAnsi="Times New Roman" w:cs="David"/>
          <w:sz w:val="24"/>
          <w:szCs w:val="24"/>
          <w:rtl/>
          <w:lang w:eastAsia="he-IL"/>
        </w:rPr>
        <w:t xml:space="preserve"> מהבאת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כאמור</w:t>
      </w:r>
      <w:r w:rsidRPr="006D2AE3">
        <w:rPr>
          <w:rFonts w:ascii="Times New Roman" w:eastAsia="Times New Roman" w:hAnsi="Times New Roman" w:cs="David" w:hint="cs"/>
          <w:sz w:val="24"/>
          <w:szCs w:val="24"/>
          <w:rtl/>
          <w:lang w:eastAsia="he-IL"/>
        </w:rPr>
        <w:t>, רשאי המזמין</w:t>
      </w:r>
      <w:r w:rsidRPr="006D2AE3">
        <w:rPr>
          <w:rFonts w:ascii="Times New Roman" w:eastAsia="Times New Roman" w:hAnsi="Times New Roman" w:cs="David"/>
          <w:sz w:val="24"/>
          <w:szCs w:val="24"/>
          <w:rtl/>
          <w:lang w:eastAsia="he-IL"/>
        </w:rPr>
        <w:t xml:space="preserve"> לחדשו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במקרה 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לפי דרישת המזמין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לחדש את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תנאי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7AFB26BD"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במקרה שחוזה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מצוות הדין)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היועץ זכאי לתשלום כמוגדר בסעיף 12.3.2 להלן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ויחולו הסעיפים 12.1.3 ו- 12.1.4 לעיל.</w:t>
      </w:r>
    </w:p>
    <w:p w14:paraId="100A127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6D73A8DC"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מזמין לפי סעיף 12.1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זכאי המזמין לבטל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לפי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קול דעתו הבלעדי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בלא צורך בהודעה מוקדמת</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בכל אחד מהמקרים הבאים:</w:t>
      </w:r>
    </w:p>
    <w:p w14:paraId="0921F843"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ו/או לא קיים איזה מהוראות החוזה ולא ת</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קן </w:t>
      </w:r>
      <w:r w:rsidRPr="006D2AE3">
        <w:rPr>
          <w:rFonts w:ascii="Times New Roman" w:eastAsia="Times New Roman" w:hAnsi="Times New Roman" w:cs="David" w:hint="cs"/>
          <w:sz w:val="24"/>
          <w:szCs w:val="24"/>
          <w:rtl/>
          <w:lang w:eastAsia="he-IL"/>
        </w:rPr>
        <w:t>את ה</w:t>
      </w:r>
      <w:r w:rsidRPr="006D2AE3">
        <w:rPr>
          <w:rFonts w:ascii="Times New Roman" w:eastAsia="Times New Roman" w:hAnsi="Times New Roman" w:cs="David"/>
          <w:sz w:val="24"/>
          <w:szCs w:val="24"/>
          <w:rtl/>
          <w:lang w:eastAsia="he-IL"/>
        </w:rPr>
        <w:t>הפרה</w:t>
      </w:r>
      <w:r w:rsidRPr="006D2AE3">
        <w:rPr>
          <w:rFonts w:ascii="Times New Roman" w:eastAsia="Times New Roman" w:hAnsi="Times New Roman" w:cs="David" w:hint="cs"/>
          <w:sz w:val="24"/>
          <w:szCs w:val="24"/>
          <w:rtl/>
          <w:lang w:eastAsia="he-IL"/>
        </w:rPr>
        <w:t xml:space="preserve"> כאמור,</w:t>
      </w:r>
      <w:r w:rsidRPr="006D2AE3">
        <w:rPr>
          <w:rFonts w:ascii="Times New Roman" w:eastAsia="Times New Roman" w:hAnsi="Times New Roman" w:cs="David"/>
          <w:sz w:val="24"/>
          <w:szCs w:val="24"/>
          <w:rtl/>
          <w:lang w:eastAsia="he-IL"/>
        </w:rPr>
        <w:t xml:space="preserve"> לאחר שק</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בל התראה על כך מהמזמין בתוך הזמן הנקוב בהתראה.</w:t>
      </w:r>
    </w:p>
    <w:p w14:paraId="773DCB06"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התרה ביועץ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שאין הוא מבצע את עבודתו בצורה המבטיחה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צועה התקין ו/או התקדמותה וסיומה לפי לוח הזמנים.</w:t>
      </w:r>
    </w:p>
    <w:p w14:paraId="18A29739"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הפר את הוראת סעיף 7.5 לעיל.</w:t>
      </w:r>
    </w:p>
    <w:p w14:paraId="30902ADE"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נבצר מהיועץ או מהמנהל הראשי לקיים את ה</w:t>
      </w:r>
      <w:r w:rsidRPr="006D2AE3">
        <w:rPr>
          <w:rFonts w:ascii="Times New Roman" w:eastAsia="Times New Roman" w:hAnsi="Times New Roman" w:cs="David" w:hint="cs"/>
          <w:sz w:val="24"/>
          <w:szCs w:val="24"/>
          <w:rtl/>
          <w:lang w:eastAsia="he-IL"/>
        </w:rPr>
        <w:t xml:space="preserve">וראות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sz w:val="24"/>
          <w:szCs w:val="24"/>
          <w:rtl/>
          <w:lang w:eastAsia="he-IL"/>
        </w:rPr>
        <w:lastRenderedPageBreak/>
        <w:t>יחול הסעיף אם המנהל הראשי במשרד היועץ נפטר, היועץ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לפעולה משפטית או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שירותי היועץ או אם ארע אירוע דומה.</w:t>
      </w:r>
    </w:p>
    <w:p w14:paraId="25C9533A" w14:textId="77777777" w:rsidR="006D2AE3" w:rsidRPr="006D2AE3" w:rsidRDefault="006D2AE3" w:rsidP="006D2AE3">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חל שינוי בהחזקת המניות ו/או בהרכב המנהלים של היועץ.</w:t>
      </w:r>
    </w:p>
    <w:p w14:paraId="378AA3F9"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בוטל החוזה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צע עד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טול החוזה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לפי השיעור המפורט בנספחים </w:t>
      </w:r>
      <w:r w:rsidRPr="006D2AE3">
        <w:rPr>
          <w:rFonts w:ascii="Times New Roman" w:eastAsia="Times New Roman" w:hAnsi="Times New Roman" w:cs="David"/>
          <w:bCs/>
          <w:sz w:val="24"/>
          <w:szCs w:val="24"/>
          <w:rtl/>
          <w:lang w:eastAsia="he-IL"/>
        </w:rPr>
        <w:t>ד'</w:t>
      </w:r>
      <w:r w:rsidRPr="006D2AE3">
        <w:rPr>
          <w:rFonts w:ascii="Times New Roman" w:eastAsia="Times New Roman" w:hAnsi="Times New Roman" w:cs="David" w:hint="cs"/>
          <w:bCs/>
          <w:sz w:val="24"/>
          <w:szCs w:val="24"/>
          <w:rtl/>
          <w:lang w:eastAsia="he-IL"/>
        </w:rPr>
        <w:t xml:space="preserve"> </w:t>
      </w:r>
      <w:r w:rsidRPr="006D2AE3">
        <w:rPr>
          <w:rFonts w:ascii="Times New Roman" w:eastAsia="Times New Roman" w:hAnsi="Times New Roman" w:cs="David"/>
          <w:bCs/>
          <w:sz w:val="24"/>
          <w:szCs w:val="24"/>
          <w:rtl/>
          <w:lang w:eastAsia="he-IL"/>
        </w:rPr>
        <w:t xml:space="preserve">ו -ה' </w:t>
      </w:r>
      <w:r w:rsidRPr="006D2AE3">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6D2AE3">
        <w:rPr>
          <w:rFonts w:ascii="Times New Roman" w:eastAsia="Times New Roman" w:hAnsi="Times New Roman" w:cs="David"/>
          <w:bCs/>
          <w:sz w:val="24"/>
          <w:szCs w:val="24"/>
          <w:rtl/>
          <w:lang w:eastAsia="he-IL"/>
        </w:rPr>
        <w:t xml:space="preserve">ד' ו-ה' </w:t>
      </w:r>
      <w:r w:rsidRPr="006D2AE3">
        <w:rPr>
          <w:rFonts w:ascii="Times New Roman" w:eastAsia="Times New Roman" w:hAnsi="Times New Roman" w:cs="David"/>
          <w:sz w:val="24"/>
          <w:szCs w:val="24"/>
          <w:rtl/>
          <w:lang w:eastAsia="he-IL"/>
        </w:rPr>
        <w:t>לאותו שלב כפי שיקבע המנהל, וזאת לסילוק כל המגיע ליועץ מהמזמין.</w:t>
      </w:r>
    </w:p>
    <w:p w14:paraId="5CC1615F"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הודעה בדבר הבאת החוזה לידי גמר כאמור בסעיף 12.3.1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לא תשמש עילה ליועץ לתביעת פיצויים כלשהם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לטענה</w:t>
      </w:r>
      <w:r w:rsidRPr="006D2AE3">
        <w:rPr>
          <w:rFonts w:ascii="Times New Roman" w:eastAsia="Times New Roman" w:hAnsi="Times New Roman" w:cs="David" w:hint="cs"/>
          <w:sz w:val="24"/>
          <w:szCs w:val="24"/>
          <w:rtl/>
          <w:lang w:eastAsia="he-IL"/>
        </w:rPr>
        <w:t xml:space="preserve"> ו/או לדרישה ו/או לתלונה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ל</w:t>
      </w:r>
      <w:r w:rsidRPr="006D2AE3">
        <w:rPr>
          <w:rFonts w:ascii="Times New Roman" w:eastAsia="Times New Roman" w:hAnsi="Times New Roman" w:cs="David"/>
          <w:sz w:val="24"/>
          <w:szCs w:val="24"/>
          <w:rtl/>
          <w:lang w:eastAsia="he-IL"/>
        </w:rPr>
        <w:t>תביעה כלשהי, פרט לאמור בסעיף 12.3.2 לעיל, והשכר שישולם לפי סעיף 12.3.2</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ובין מכוח עילה כלשהי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הדין.</w:t>
      </w:r>
    </w:p>
    <w:p w14:paraId="01C15228"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 למתן השירותים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 זה או אם אירע אירוע דומה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סעיפים 12.3.2 ו - 12.3.3 לעיל.</w:t>
      </w:r>
    </w:p>
    <w:p w14:paraId="7079776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סעיפים 12.1, 12.2 ו-12.3 לעיל</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מותנה בכך שהמזמין קיבל לידיו את כל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xml:space="preserve"> ועד לקבלתן לא יהיה עליו לבצע תשלום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הסעיפים הנ"ל.</w:t>
      </w:r>
    </w:p>
    <w:p w14:paraId="7EE7D249"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בכל מקרה של הבאת חוזה</w:t>
      </w:r>
      <w:r w:rsidRPr="006D2AE3">
        <w:rPr>
          <w:rFonts w:ascii="Times New Roman" w:eastAsia="Times New Roman" w:hAnsi="Times New Roman" w:cs="David" w:hint="cs"/>
          <w:sz w:val="24"/>
          <w:szCs w:val="24"/>
          <w:rtl/>
          <w:lang w:eastAsia="he-IL"/>
        </w:rPr>
        <w:t xml:space="preserve"> זה לידי</w:t>
      </w:r>
      <w:r w:rsidRPr="006D2AE3">
        <w:rPr>
          <w:rFonts w:ascii="Times New Roman" w:eastAsia="Times New Roman" w:hAnsi="Times New Roman" w:cs="David"/>
          <w:sz w:val="24"/>
          <w:szCs w:val="24"/>
          <w:rtl/>
          <w:lang w:eastAsia="he-IL"/>
        </w:rPr>
        <w:t xml:space="preserve"> גמר או ביטולו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יהיה המזמין זכאי למסור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המשך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1E7B401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אימת שהיועץ לא יקיים איזו מהתחייבויותיו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95793A4" w14:textId="77777777" w:rsidR="006D2AE3" w:rsidRPr="009441B2" w:rsidRDefault="006D2AE3" w:rsidP="009441B2">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2FC7E521" w14:textId="77777777" w:rsidR="006D2AE3" w:rsidRPr="006D2AE3" w:rsidRDefault="006D2AE3" w:rsidP="006D2AE3">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העברת זכויות</w:t>
      </w:r>
    </w:p>
    <w:p w14:paraId="22ADE1DB"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אין היועץ רשאי להסב לאחר את החוזה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כל חלק ממנו, וכן אין הוא רשאי להעביר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להסב לאחר כל זכות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חובה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אלא בהסכמת המזמין בכתב ומראש.</w:t>
      </w:r>
    </w:p>
    <w:p w14:paraId="03BE514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אין היועץ רשאי למסור לאחר את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שרותי היועץ, כולם או מקצתם, אלא בהסכמת המזמין בכתב ומראש.</w:t>
      </w:r>
    </w:p>
    <w:p w14:paraId="373FAAB0"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ניתנה הסכמת המזמין לפי סעיפים 13.1 או 13.2 לעיל, הרי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אין בכך כדי לפטור את היועץ מאחריותו והתחייבויותיו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 xml:space="preserve"> ומזכויות המזמין על פיו, והיועץ </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ישא באחריות מלאה, כלפי המזמין וכלפי </w:t>
      </w:r>
      <w:r w:rsidRPr="006D2AE3">
        <w:rPr>
          <w:rFonts w:ascii="Times New Roman" w:eastAsia="Times New Roman" w:hAnsi="Times New Roman" w:cs="David" w:hint="cs"/>
          <w:sz w:val="24"/>
          <w:szCs w:val="24"/>
          <w:rtl/>
          <w:lang w:eastAsia="he-IL"/>
        </w:rPr>
        <w:t xml:space="preserve">כל </w:t>
      </w:r>
      <w:r w:rsidRPr="006D2AE3">
        <w:rPr>
          <w:rFonts w:ascii="Times New Roman" w:eastAsia="Times New Roman" w:hAnsi="Times New Roman" w:cs="David"/>
          <w:sz w:val="24"/>
          <w:szCs w:val="24"/>
          <w:rtl/>
          <w:lang w:eastAsia="he-IL"/>
        </w:rPr>
        <w:t xml:space="preserve">צד שלישי שהוא, גם לכל מעשה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באי כחם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עובדיהם</w:t>
      </w:r>
      <w:r w:rsidRPr="006D2AE3">
        <w:rPr>
          <w:rFonts w:ascii="Times New Roman" w:eastAsia="Times New Roman" w:hAnsi="Times New Roman" w:cs="David" w:hint="cs"/>
          <w:sz w:val="24"/>
          <w:szCs w:val="24"/>
          <w:rtl/>
          <w:lang w:eastAsia="he-IL"/>
        </w:rPr>
        <w:t xml:space="preserve"> ו/או מי מטעמם</w:t>
      </w:r>
      <w:r w:rsidRPr="006D2AE3">
        <w:rPr>
          <w:rFonts w:ascii="Times New Roman" w:eastAsia="Times New Roman" w:hAnsi="Times New Roman" w:cs="David"/>
          <w:sz w:val="24"/>
          <w:szCs w:val="24"/>
          <w:rtl/>
          <w:lang w:eastAsia="he-IL"/>
        </w:rPr>
        <w:t>, ואילו למזמין ישמרו כל זכויותיו כלפי היועץ.</w:t>
      </w:r>
    </w:p>
    <w:p w14:paraId="208402B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היועץ כמתחייב מהאמור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החוזה ויחולו הוראות סעיף 12.3.2 ו-12.3.3 לעיל.</w:t>
      </w:r>
    </w:p>
    <w:p w14:paraId="036A26F1"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המזמין רשאי להעביר, בכל עת, כל זכות מזכויותיו וכל חובה מחובותיו לפי חוזה זה, כפי </w:t>
      </w:r>
      <w:r w:rsidRPr="006D2AE3">
        <w:rPr>
          <w:rFonts w:ascii="Times New Roman" w:eastAsia="Times New Roman" w:hAnsi="Times New Roman" w:cs="David"/>
          <w:sz w:val="24"/>
          <w:szCs w:val="24"/>
          <w:rtl/>
          <w:lang w:eastAsia="he-IL"/>
        </w:rPr>
        <w:lastRenderedPageBreak/>
        <w:t>שיראה בעיניו, בלא צורך בהסכמה כלשהי מצד היועץ.</w:t>
      </w:r>
    </w:p>
    <w:p w14:paraId="1A649EF4" w14:textId="77777777" w:rsidR="006D2AE3" w:rsidRPr="006D2AE3" w:rsidRDefault="006D2AE3" w:rsidP="006D2AE3">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6D2AE3">
        <w:rPr>
          <w:rFonts w:ascii="Times New Roman" w:eastAsia="Times New Roman" w:hAnsi="Times New Roman" w:cs="David"/>
          <w:bCs/>
          <w:sz w:val="24"/>
          <w:szCs w:val="24"/>
          <w:u w:val="single"/>
          <w:rtl/>
          <w:lang w:eastAsia="he-IL"/>
        </w:rPr>
        <w:t>סיום שרותי היועץ</w:t>
      </w:r>
    </w:p>
    <w:p w14:paraId="2132C159"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יחושבו כבאים לסיום בכל אחד מהמקרים הבאים:</w:t>
      </w:r>
    </w:p>
    <w:p w14:paraId="33302A7B"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הובא לידי </w:t>
      </w:r>
      <w:r w:rsidRPr="006D2AE3">
        <w:rPr>
          <w:rFonts w:ascii="Times New Roman" w:eastAsia="Times New Roman" w:hAnsi="Times New Roman" w:cs="David" w:hint="cs"/>
          <w:sz w:val="24"/>
          <w:szCs w:val="24"/>
          <w:rtl/>
          <w:lang w:eastAsia="he-IL"/>
        </w:rPr>
        <w:t>גמר</w:t>
      </w:r>
      <w:r w:rsidRPr="006D2AE3">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59DA7E88" w14:textId="77777777" w:rsid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עם מתן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ע"י המזמין ליועץ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הושלם מתן שרותי היועץ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w:t>
      </w:r>
    </w:p>
    <w:p w14:paraId="2E351D0C" w14:textId="77777777" w:rsidR="008872EF" w:rsidRPr="006D2AE3" w:rsidRDefault="008872EF" w:rsidP="008872EF">
      <w:pPr>
        <w:widowControl w:val="0"/>
        <w:spacing w:before="0" w:beforeAutospacing="0" w:after="200" w:afterAutospacing="0" w:line="240" w:lineRule="auto"/>
        <w:ind w:left="1508"/>
        <w:jc w:val="both"/>
        <w:rPr>
          <w:rFonts w:ascii="Times New Roman" w:eastAsia="Times New Roman" w:hAnsi="Times New Roman" w:cs="David"/>
          <w:sz w:val="24"/>
          <w:szCs w:val="24"/>
          <w:rtl/>
          <w:lang w:eastAsia="he-IL"/>
        </w:rPr>
      </w:pPr>
    </w:p>
    <w:p w14:paraId="46A80F94"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סודיות והמצאת מסמכים</w:t>
      </w:r>
    </w:p>
    <w:p w14:paraId="386A7FC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היועץ מתחייב לשמור על סודיות </w:t>
      </w:r>
      <w:proofErr w:type="spellStart"/>
      <w:r w:rsidRPr="006D2AE3">
        <w:rPr>
          <w:rFonts w:ascii="Times New Roman" w:eastAsia="Times New Roman" w:hAnsi="Times New Roman" w:cs="David"/>
          <w:sz w:val="24"/>
          <w:szCs w:val="24"/>
          <w:rtl/>
          <w:lang w:eastAsia="he-IL"/>
        </w:rPr>
        <w:t>התכניות</w:t>
      </w:r>
      <w:proofErr w:type="spellEnd"/>
      <w:r w:rsidRPr="006D2AE3">
        <w:rPr>
          <w:rFonts w:ascii="Times New Roman" w:eastAsia="Times New Roman" w:hAnsi="Times New Roman" w:cs="David"/>
          <w:sz w:val="24"/>
          <w:szCs w:val="24"/>
          <w:rtl/>
          <w:lang w:eastAsia="he-IL"/>
        </w:rPr>
        <w:t>, השרטוטים, המפרטים וכל יתר המפרטים וכל יתר המסמכים המתייחסים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העתקים וניירות עבודה, בין שהוכנו על ידי היועץ </w:t>
      </w:r>
      <w:r w:rsidRPr="006D2AE3">
        <w:rPr>
          <w:rFonts w:ascii="Times New Roman" w:eastAsia="Times New Roman" w:hAnsi="Times New Roman" w:cs="David" w:hint="cs"/>
          <w:sz w:val="24"/>
          <w:szCs w:val="24"/>
          <w:rtl/>
          <w:lang w:eastAsia="he-IL"/>
        </w:rPr>
        <w:t>ו/או על ידי</w:t>
      </w:r>
      <w:r w:rsidRPr="006D2AE3">
        <w:rPr>
          <w:rFonts w:ascii="Times New Roman" w:eastAsia="Times New Roman" w:hAnsi="Times New Roman" w:cs="David"/>
          <w:sz w:val="24"/>
          <w:szCs w:val="24"/>
          <w:rtl/>
          <w:lang w:eastAsia="he-IL"/>
        </w:rPr>
        <w:t xml:space="preserve"> מ</w:t>
      </w:r>
      <w:r w:rsidRPr="006D2AE3">
        <w:rPr>
          <w:rFonts w:ascii="Times New Roman" w:eastAsia="Times New Roman" w:hAnsi="Times New Roman" w:cs="David" w:hint="cs"/>
          <w:sz w:val="24"/>
          <w:szCs w:val="24"/>
          <w:rtl/>
          <w:lang w:eastAsia="he-IL"/>
        </w:rPr>
        <w:t>י מ</w:t>
      </w:r>
      <w:r w:rsidRPr="006D2AE3">
        <w:rPr>
          <w:rFonts w:ascii="Times New Roman" w:eastAsia="Times New Roman" w:hAnsi="Times New Roman" w:cs="David"/>
          <w:sz w:val="24"/>
          <w:szCs w:val="24"/>
          <w:rtl/>
          <w:lang w:eastAsia="he-IL"/>
        </w:rPr>
        <w:t xml:space="preserve">טעמו ובין שהוכנו על ידי המזמין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המנהל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r w:rsidRPr="006D2AE3">
        <w:rPr>
          <w:rFonts w:ascii="Times New Roman" w:eastAsia="Times New Roman" w:hAnsi="Times New Roman" w:cs="David" w:hint="cs"/>
          <w:sz w:val="24"/>
          <w:szCs w:val="24"/>
          <w:rtl/>
          <w:lang w:eastAsia="he-IL"/>
        </w:rPr>
        <w:t xml:space="preserve">מי </w:t>
      </w:r>
      <w:r w:rsidRPr="006D2AE3">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8B4B50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מבלי לגרוע מאחריותו </w:t>
      </w:r>
      <w:r w:rsidRPr="006D2AE3">
        <w:rPr>
          <w:rFonts w:ascii="Times New Roman" w:eastAsia="Times New Roman" w:hAnsi="Times New Roman" w:cs="David" w:hint="cs"/>
          <w:sz w:val="24"/>
          <w:szCs w:val="24"/>
          <w:rtl/>
          <w:lang w:eastAsia="he-IL"/>
        </w:rPr>
        <w:t xml:space="preserve">של היועץ </w:t>
      </w:r>
      <w:r w:rsidRPr="006D2AE3">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יציית היועץ לכל דרישה של המנהל בדבר נקיטת אמצעי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7792CA07"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יחתים את עובדיו</w:t>
      </w:r>
      <w:r w:rsidRPr="006D2AE3">
        <w:rPr>
          <w:rFonts w:ascii="Times New Roman" w:eastAsia="Times New Roman" w:hAnsi="Times New Roman" w:cs="David" w:hint="cs"/>
          <w:sz w:val="24"/>
          <w:szCs w:val="24"/>
          <w:rtl/>
          <w:lang w:eastAsia="he-IL"/>
        </w:rPr>
        <w:t xml:space="preserve"> ו/או </w:t>
      </w:r>
      <w:proofErr w:type="spellStart"/>
      <w:r w:rsidRPr="006D2AE3">
        <w:rPr>
          <w:rFonts w:ascii="Times New Roman" w:eastAsia="Times New Roman" w:hAnsi="Times New Roman" w:cs="David" w:hint="cs"/>
          <w:sz w:val="24"/>
          <w:szCs w:val="24"/>
          <w:rtl/>
          <w:lang w:eastAsia="he-IL"/>
        </w:rPr>
        <w:t>שלוחיו</w:t>
      </w:r>
      <w:proofErr w:type="spellEnd"/>
      <w:r w:rsidRPr="006D2AE3">
        <w:rPr>
          <w:rFonts w:ascii="Times New Roman" w:eastAsia="Times New Roman" w:hAnsi="Times New Roman" w:cs="David" w:hint="cs"/>
          <w:sz w:val="24"/>
          <w:szCs w:val="24"/>
          <w:rtl/>
          <w:lang w:eastAsia="he-IL"/>
        </w:rPr>
        <w:t xml:space="preserve"> ו/או אחר מטעמו</w:t>
      </w:r>
      <w:r w:rsidRPr="006D2AE3">
        <w:rPr>
          <w:rFonts w:ascii="Times New Roman" w:eastAsia="Times New Roman" w:hAnsi="Times New Roman" w:cs="David"/>
          <w:sz w:val="24"/>
          <w:szCs w:val="24"/>
          <w:rtl/>
          <w:lang w:eastAsia="he-IL"/>
        </w:rPr>
        <w:t xml:space="preserve"> בקשר עם ביצוע הסכם זה</w:t>
      </w:r>
      <w:r w:rsidRPr="006D2AE3">
        <w:rPr>
          <w:rFonts w:ascii="Times New Roman" w:eastAsia="Times New Roman" w:hAnsi="Times New Roman" w:cs="David" w:hint="cs"/>
          <w:sz w:val="24"/>
          <w:szCs w:val="24"/>
          <w:rtl/>
          <w:lang w:eastAsia="he-IL"/>
        </w:rPr>
        <w:t xml:space="preserve"> על נספחיו,</w:t>
      </w:r>
      <w:r w:rsidRPr="006D2AE3">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6D2AE3">
        <w:rPr>
          <w:rFonts w:ascii="Times New Roman" w:eastAsia="Times New Roman" w:hAnsi="Times New Roman" w:cs="David"/>
          <w:bCs/>
          <w:sz w:val="24"/>
          <w:szCs w:val="24"/>
          <w:rtl/>
          <w:lang w:eastAsia="he-IL"/>
        </w:rPr>
        <w:t>ו'</w:t>
      </w:r>
      <w:r w:rsidRPr="006D2AE3">
        <w:rPr>
          <w:rFonts w:ascii="Times New Roman" w:eastAsia="Times New Roman" w:hAnsi="Times New Roman" w:cs="David"/>
          <w:sz w:val="24"/>
          <w:szCs w:val="24"/>
          <w:rtl/>
          <w:lang w:eastAsia="he-IL"/>
        </w:rPr>
        <w:t>,.</w:t>
      </w:r>
    </w:p>
    <w:p w14:paraId="555D569E" w14:textId="77777777" w:rsid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לפי דרישת המזמין ועם סיום שרותי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6D2AE3">
        <w:rPr>
          <w:rFonts w:ascii="Times New Roman" w:eastAsia="Times New Roman" w:hAnsi="Times New Roman" w:cs="David" w:hint="cs"/>
          <w:sz w:val="24"/>
          <w:szCs w:val="24"/>
          <w:rtl/>
          <w:lang w:eastAsia="he-IL"/>
        </w:rPr>
        <w:t>.</w:t>
      </w:r>
    </w:p>
    <w:p w14:paraId="78D0D0C6"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6D2AE3">
        <w:rPr>
          <w:rFonts w:ascii="Times New Roman" w:eastAsia="Times New Roman" w:hAnsi="Times New Roman" w:cs="David"/>
          <w:bCs/>
          <w:sz w:val="24"/>
          <w:szCs w:val="24"/>
          <w:u w:val="single"/>
          <w:rtl/>
          <w:lang w:eastAsia="he-IL"/>
        </w:rPr>
        <w:t>ויתור על זכויות מצד היועץ</w:t>
      </w:r>
    </w:p>
    <w:p w14:paraId="7DE632EA" w14:textId="77777777" w:rsidR="006D2AE3" w:rsidRPr="006D2AE3" w:rsidDel="00515E12" w:rsidRDefault="006D2AE3" w:rsidP="006D2AE3">
      <w:pPr>
        <w:widowControl w:val="0"/>
        <w:numPr>
          <w:ilvl w:val="1"/>
          <w:numId w:val="1"/>
        </w:numPr>
        <w:spacing w:before="0" w:beforeAutospacing="0" w:after="200" w:afterAutospacing="0" w:line="240" w:lineRule="auto"/>
        <w:ind w:left="788" w:hanging="431"/>
        <w:jc w:val="both"/>
        <w:rPr>
          <w:del w:id="17" w:author="Meryl Etman" w:date="2021-05-30T17:0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השתמש המזמין כדין בסמכות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D2AE3">
        <w:rPr>
          <w:rFonts w:ascii="Times New Roman" w:eastAsia="Times New Roman" w:hAnsi="Times New Roman" w:cs="David" w:hint="cs"/>
          <w:sz w:val="24"/>
          <w:szCs w:val="24"/>
          <w:rtl/>
          <w:lang w:eastAsia="he-IL"/>
        </w:rPr>
        <w:t>יועץ כל טענה ו/או דרישה ו/או תלונה ו/או</w:t>
      </w:r>
      <w:r w:rsidRPr="006D2AE3">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w:t>
      </w:r>
      <w:r w:rsidRPr="006D2AE3">
        <w:rPr>
          <w:rFonts w:ascii="Times New Roman" w:eastAsia="Times New Roman" w:hAnsi="Times New Roman" w:cs="David" w:hint="cs"/>
          <w:sz w:val="24"/>
          <w:szCs w:val="24"/>
          <w:rtl/>
          <w:lang w:eastAsia="he-IL"/>
        </w:rPr>
        <w:t xml:space="preserve"> שיפוי ו/או</w:t>
      </w:r>
      <w:r w:rsidRPr="006D2AE3">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פגיעה במוניטין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הפסד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לרבות הפסד רווח העלולים להיגרם לו עקב הביטול</w:t>
      </w:r>
      <w:r w:rsidRPr="006D2AE3">
        <w:rPr>
          <w:rFonts w:ascii="Times New Roman" w:eastAsia="Times New Roman" w:hAnsi="Times New Roman" w:cs="David" w:hint="cs"/>
          <w:sz w:val="24"/>
          <w:szCs w:val="24"/>
          <w:rtl/>
          <w:lang w:eastAsia="he-IL"/>
        </w:rPr>
        <w:t xml:space="preserve"> או</w:t>
      </w:r>
      <w:r w:rsidRPr="006D2AE3">
        <w:rPr>
          <w:rFonts w:ascii="Times New Roman" w:eastAsia="Times New Roman" w:hAnsi="Times New Roman" w:cs="David"/>
          <w:sz w:val="24"/>
          <w:szCs w:val="24"/>
          <w:rtl/>
          <w:lang w:eastAsia="he-IL"/>
        </w:rPr>
        <w:t xml:space="preserve"> ההפסקה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מכל סיבה אחרת.</w:t>
      </w:r>
    </w:p>
    <w:p w14:paraId="033C25EF" w14:textId="77777777" w:rsidR="008872EF" w:rsidRPr="00515E12" w:rsidRDefault="008872EF">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Change w:id="18" w:author="Meryl Etman" w:date="2021-05-30T17:01:00Z">
          <w:pPr>
            <w:widowControl w:val="0"/>
            <w:spacing w:before="0" w:beforeAutospacing="0" w:after="200" w:afterAutospacing="0" w:line="240" w:lineRule="auto"/>
            <w:ind w:left="794"/>
            <w:jc w:val="both"/>
          </w:pPr>
        </w:pPrChange>
      </w:pPr>
    </w:p>
    <w:p w14:paraId="3587FD18"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שביצע היועץ על פי חוזה זה.</w:t>
      </w:r>
    </w:p>
    <w:p w14:paraId="3D054F33" w14:textId="77777777" w:rsidR="006D2AE3" w:rsidRPr="006D2AE3" w:rsidRDefault="006D2AE3" w:rsidP="006D2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6D2AE3">
        <w:rPr>
          <w:rFonts w:ascii="Times New Roman" w:eastAsia="Times New Roman" w:hAnsi="Times New Roman" w:cs="David" w:hint="cs"/>
          <w:sz w:val="24"/>
          <w:szCs w:val="24"/>
          <w:rtl/>
          <w:lang w:eastAsia="he-IL"/>
        </w:rPr>
        <w:t xml:space="preserve">את </w:t>
      </w:r>
      <w:r w:rsidRPr="006D2AE3">
        <w:rPr>
          <w:rFonts w:ascii="Times New Roman" w:eastAsia="Times New Roman" w:hAnsi="Times New Roman" w:cs="David"/>
          <w:sz w:val="24"/>
          <w:szCs w:val="24"/>
          <w:rtl/>
          <w:lang w:eastAsia="he-IL"/>
        </w:rPr>
        <w:t>המשך ביצוע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רותי היועץ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מסירתם לידי יועץ אחר, והינו מתחייב</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0FBC1AF7" w14:textId="77777777" w:rsidR="006D2AE3" w:rsidRPr="006D2AE3" w:rsidRDefault="006D2AE3" w:rsidP="006D2AE3">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6D2AE3">
        <w:rPr>
          <w:rFonts w:ascii="Times New Roman" w:eastAsia="Times New Roman" w:hAnsi="Times New Roman" w:cs="David"/>
          <w:bCs/>
          <w:sz w:val="24"/>
          <w:szCs w:val="24"/>
          <w:u w:val="single"/>
          <w:rtl/>
          <w:lang w:eastAsia="he-IL"/>
        </w:rPr>
        <w:t>שונות</w:t>
      </w:r>
    </w:p>
    <w:p w14:paraId="3E633B7D"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lastRenderedPageBreak/>
        <w:t>המנהל הראשי במשרד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מתחייב לבצע את השירותים שעליו לבצע אישית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 חוזה</w:t>
      </w:r>
      <w:r w:rsidRPr="006D2AE3">
        <w:rPr>
          <w:rFonts w:ascii="Times New Roman" w:eastAsia="Times New Roman" w:hAnsi="Times New Roman" w:cs="David" w:hint="cs"/>
          <w:sz w:val="24"/>
          <w:szCs w:val="24"/>
          <w:rtl/>
          <w:lang w:eastAsia="he-IL"/>
        </w:rPr>
        <w:t xml:space="preserve"> זה והינו</w:t>
      </w:r>
      <w:r w:rsidRPr="006D2AE3">
        <w:rPr>
          <w:rFonts w:ascii="Times New Roman" w:eastAsia="Times New Roman" w:hAnsi="Times New Roman" w:cs="David"/>
          <w:sz w:val="24"/>
          <w:szCs w:val="24"/>
          <w:rtl/>
          <w:lang w:eastAsia="he-IL"/>
        </w:rPr>
        <w:t xml:space="preserve"> אחראי וערב כלפי המזמין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התחייבויות היועץ לפי חוזה</w:t>
      </w:r>
      <w:r w:rsidRPr="006D2AE3">
        <w:rPr>
          <w:rFonts w:ascii="Times New Roman" w:eastAsia="Times New Roman" w:hAnsi="Times New Roman" w:cs="David" w:hint="cs"/>
          <w:sz w:val="24"/>
          <w:szCs w:val="24"/>
          <w:rtl/>
          <w:lang w:eastAsia="he-IL"/>
        </w:rPr>
        <w:t xml:space="preserve"> זה על נספחיו</w:t>
      </w:r>
      <w:r w:rsidRPr="006D2AE3">
        <w:rPr>
          <w:rFonts w:ascii="Times New Roman" w:eastAsia="Times New Roman" w:hAnsi="Times New Roman" w:cs="David"/>
          <w:sz w:val="24"/>
          <w:szCs w:val="24"/>
          <w:rtl/>
          <w:lang w:eastAsia="he-IL"/>
        </w:rPr>
        <w:t>.</w:t>
      </w:r>
    </w:p>
    <w:p w14:paraId="7FEE085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צד אשר יפר או לא יקיים איזו מהתחייבויותיו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יהיה חייב לפצות את הצד המקיים על כל הנזקים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ההפסדים שיגרמו לו עקב כך</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וזאת מבלי לגרוע מזכות הצד המקיים לכל סעד ו</w:t>
      </w:r>
      <w:r w:rsidRPr="006D2AE3">
        <w:rPr>
          <w:rFonts w:ascii="Times New Roman" w:eastAsia="Times New Roman" w:hAnsi="Times New Roman" w:cs="David" w:hint="cs"/>
          <w:sz w:val="24"/>
          <w:szCs w:val="24"/>
          <w:rtl/>
          <w:lang w:eastAsia="he-IL"/>
        </w:rPr>
        <w:t xml:space="preserve">/או </w:t>
      </w:r>
      <w:r w:rsidRPr="006D2AE3">
        <w:rPr>
          <w:rFonts w:ascii="Times New Roman" w:eastAsia="Times New Roman" w:hAnsi="Times New Roman" w:cs="David"/>
          <w:sz w:val="24"/>
          <w:szCs w:val="24"/>
          <w:rtl/>
          <w:lang w:eastAsia="he-IL"/>
        </w:rPr>
        <w:t>תרופה אחרים ו/או נוספים.</w:t>
      </w:r>
    </w:p>
    <w:p w14:paraId="69C3F5CF"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למניעת ספקות מוצהר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1DB9E330"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היועץ מצהיר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D2AE3">
        <w:rPr>
          <w:rFonts w:ascii="Times New Roman" w:eastAsia="Times New Roman" w:hAnsi="Times New Roman" w:cs="David" w:hint="cs"/>
          <w:sz w:val="24"/>
          <w:szCs w:val="24"/>
          <w:rtl/>
          <w:lang w:eastAsia="he-IL"/>
        </w:rPr>
        <w:t>נבע</w:t>
      </w:r>
      <w:r w:rsidRPr="006D2AE3">
        <w:rPr>
          <w:rFonts w:ascii="Times New Roman" w:eastAsia="Times New Roman" w:hAnsi="Times New Roman" w:cs="David"/>
          <w:sz w:val="24"/>
          <w:szCs w:val="24"/>
          <w:rtl/>
          <w:lang w:eastAsia="he-IL"/>
        </w:rPr>
        <w:t xml:space="preserve"> מאי עמידתו בהתחייבויותיו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w:t>
      </w:r>
    </w:p>
    <w:p w14:paraId="7F4D6BD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המזמין זכאי לקזז כנגד כל סכום המגיע ליועץ מאת המזמין לפי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58303622"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מוסכם במפורש</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צוע כל </w:t>
      </w:r>
      <w:r w:rsidRPr="006D2AE3">
        <w:rPr>
          <w:rFonts w:ascii="Times New Roman" w:eastAsia="Times New Roman" w:hAnsi="Times New Roman" w:cs="David" w:hint="cs"/>
          <w:sz w:val="24"/>
          <w:szCs w:val="24"/>
          <w:rtl/>
          <w:lang w:eastAsia="he-IL"/>
        </w:rPr>
        <w:t>אחת</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אחת מהתחייבויות המזמין ע</w:t>
      </w:r>
      <w:r w:rsidRPr="006D2AE3">
        <w:rPr>
          <w:rFonts w:ascii="Times New Roman" w:eastAsia="Times New Roman" w:hAnsi="Times New Roman" w:cs="David" w:hint="cs"/>
          <w:sz w:val="24"/>
          <w:szCs w:val="24"/>
          <w:rtl/>
          <w:lang w:eastAsia="he-IL"/>
        </w:rPr>
        <w:t>ל פ</w:t>
      </w:r>
      <w:r w:rsidRPr="006D2AE3">
        <w:rPr>
          <w:rFonts w:ascii="Times New Roman" w:eastAsia="Times New Roman" w:hAnsi="Times New Roman" w:cs="David"/>
          <w:sz w:val="24"/>
          <w:szCs w:val="24"/>
          <w:rtl/>
          <w:lang w:eastAsia="he-IL"/>
        </w:rPr>
        <w:t>י</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מותנה בכך שהיועץ יקיים תחילה את התחייבויותיו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עד לאותו מועד. המזמין זכאי, מבלי לפגוע </w:t>
      </w:r>
      <w:r w:rsidRPr="006D2AE3">
        <w:rPr>
          <w:rFonts w:ascii="Times New Roman" w:eastAsia="Times New Roman" w:hAnsi="Times New Roman" w:cs="David" w:hint="cs"/>
          <w:sz w:val="24"/>
          <w:szCs w:val="24"/>
          <w:rtl/>
          <w:lang w:eastAsia="he-IL"/>
        </w:rPr>
        <w:t>מכלליות ה</w:t>
      </w:r>
      <w:r w:rsidRPr="006D2AE3">
        <w:rPr>
          <w:rFonts w:ascii="Times New Roman" w:eastAsia="Times New Roman" w:hAnsi="Times New Roman" w:cs="David"/>
          <w:sz w:val="24"/>
          <w:szCs w:val="24"/>
          <w:rtl/>
          <w:lang w:eastAsia="he-IL"/>
        </w:rPr>
        <w:t>אמור בכל מקום אחר בחוזה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לעכב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התחי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4C999463"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שום התנהגות מצד</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של מי</w:t>
      </w:r>
      <w:r w:rsidRPr="006D2AE3">
        <w:rPr>
          <w:rFonts w:ascii="Times New Roman" w:eastAsia="Times New Roman" w:hAnsi="Times New Roman" w:cs="David"/>
          <w:sz w:val="24"/>
          <w:szCs w:val="24"/>
          <w:rtl/>
          <w:lang w:eastAsia="he-IL"/>
        </w:rPr>
        <w:t xml:space="preserve"> מהצדדים לא תחשב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על איזה מזכויותיו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ו/או</w:t>
      </w:r>
      <w:r w:rsidRPr="006D2AE3">
        <w:rPr>
          <w:rFonts w:ascii="Times New Roman" w:eastAsia="Times New Roman" w:hAnsi="Times New Roman" w:cs="David"/>
          <w:sz w:val="24"/>
          <w:szCs w:val="24"/>
          <w:rtl/>
          <w:lang w:eastAsia="he-IL"/>
        </w:rPr>
        <w:t xml:space="preserve"> ע</w:t>
      </w:r>
      <w:r w:rsidRPr="006D2AE3">
        <w:rPr>
          <w:rFonts w:ascii="Times New Roman" w:eastAsia="Times New Roman" w:hAnsi="Times New Roman" w:cs="David" w:hint="cs"/>
          <w:sz w:val="24"/>
          <w:szCs w:val="24"/>
          <w:rtl/>
          <w:lang w:eastAsia="he-IL"/>
        </w:rPr>
        <w:t>ל פי כל</w:t>
      </w:r>
      <w:r w:rsidRPr="006D2AE3">
        <w:rPr>
          <w:rFonts w:ascii="Times New Roman" w:eastAsia="Times New Roman" w:hAnsi="Times New Roman" w:cs="David"/>
          <w:sz w:val="24"/>
          <w:szCs w:val="24"/>
          <w:rtl/>
          <w:lang w:eastAsia="he-IL"/>
        </w:rPr>
        <w:t xml:space="preserve"> דין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w:t>
      </w:r>
      <w:proofErr w:type="spellStart"/>
      <w:r w:rsidRPr="006D2AE3">
        <w:rPr>
          <w:rFonts w:ascii="Times New Roman" w:eastAsia="Times New Roman" w:hAnsi="Times New Roman" w:cs="David"/>
          <w:sz w:val="24"/>
          <w:szCs w:val="24"/>
          <w:rtl/>
          <w:lang w:eastAsia="he-IL"/>
        </w:rPr>
        <w:t>כויתור</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כהסכמה מצדו לאיזה הפרה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אי קיום של תנאי מתנאי חוזה</w:t>
      </w:r>
      <w:r w:rsidRPr="006D2AE3">
        <w:rPr>
          <w:rFonts w:ascii="Times New Roman" w:eastAsia="Times New Roman" w:hAnsi="Times New Roman" w:cs="David" w:hint="cs"/>
          <w:sz w:val="24"/>
          <w:szCs w:val="24"/>
          <w:rtl/>
          <w:lang w:eastAsia="he-IL"/>
        </w:rPr>
        <w:t xml:space="preserve"> זה ו/</w:t>
      </w:r>
      <w:r w:rsidRPr="006D2AE3">
        <w:rPr>
          <w:rFonts w:ascii="Times New Roman" w:eastAsia="Times New Roman" w:hAnsi="Times New Roman" w:cs="David"/>
          <w:sz w:val="24"/>
          <w:szCs w:val="24"/>
          <w:rtl/>
          <w:lang w:eastAsia="he-IL"/>
        </w:rPr>
        <w:t xml:space="preserve"> או כנותנת דחייה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ארכה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כל פעולה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ש</w:t>
      </w:r>
      <w:r w:rsidRPr="006D2AE3">
        <w:rPr>
          <w:rFonts w:ascii="Times New Roman" w:eastAsia="Times New Roman" w:hAnsi="Times New Roman" w:cs="David"/>
          <w:sz w:val="24"/>
          <w:szCs w:val="24"/>
          <w:rtl/>
          <w:lang w:eastAsia="he-IL"/>
        </w:rPr>
        <w:t>יש לעשותה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w:t>
      </w:r>
      <w:r w:rsidRPr="006D2AE3">
        <w:rPr>
          <w:rFonts w:ascii="Times New Roman" w:eastAsia="Times New Roman" w:hAnsi="Times New Roman" w:cs="David" w:hint="cs"/>
          <w:sz w:val="24"/>
          <w:szCs w:val="24"/>
          <w:rtl/>
          <w:lang w:eastAsia="he-IL"/>
        </w:rPr>
        <w:t xml:space="preserve"> זה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או כש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נוי</w:t>
      </w:r>
      <w:r w:rsidRPr="006D2AE3">
        <w:rPr>
          <w:rFonts w:ascii="Times New Roman" w:eastAsia="Times New Roman" w:hAnsi="Times New Roman" w:cs="David" w:hint="cs"/>
          <w:sz w:val="24"/>
          <w:szCs w:val="24"/>
          <w:rtl/>
          <w:lang w:eastAsia="he-IL"/>
        </w:rPr>
        <w:t xml:space="preserve"> ו/או</w:t>
      </w:r>
      <w:r w:rsidRPr="006D2AE3">
        <w:rPr>
          <w:rFonts w:ascii="Times New Roman" w:eastAsia="Times New Roman" w:hAnsi="Times New Roman" w:cs="David"/>
          <w:sz w:val="24"/>
          <w:szCs w:val="24"/>
          <w:rtl/>
          <w:lang w:eastAsia="he-IL"/>
        </w:rPr>
        <w:t xml:space="preserve">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טול </w:t>
      </w:r>
      <w:r w:rsidRPr="006D2AE3">
        <w:rPr>
          <w:rFonts w:ascii="Times New Roman" w:eastAsia="Times New Roman" w:hAnsi="Times New Roman" w:cs="David" w:hint="cs"/>
          <w:sz w:val="24"/>
          <w:szCs w:val="24"/>
          <w:rtl/>
          <w:lang w:eastAsia="he-IL"/>
        </w:rPr>
        <w:t>ו/</w:t>
      </w:r>
      <w:r w:rsidRPr="006D2AE3">
        <w:rPr>
          <w:rFonts w:ascii="Times New Roman" w:eastAsia="Times New Roman" w:hAnsi="Times New Roman" w:cs="David"/>
          <w:sz w:val="24"/>
          <w:szCs w:val="24"/>
          <w:rtl/>
          <w:lang w:eastAsia="he-IL"/>
        </w:rPr>
        <w:t xml:space="preserve">או תוספת של תנאי </w:t>
      </w:r>
      <w:r w:rsidRPr="006D2AE3">
        <w:rPr>
          <w:rFonts w:ascii="Times New Roman" w:eastAsia="Times New Roman" w:hAnsi="Times New Roman" w:cs="David" w:hint="cs"/>
          <w:sz w:val="24"/>
          <w:szCs w:val="24"/>
          <w:rtl/>
          <w:lang w:eastAsia="he-IL"/>
        </w:rPr>
        <w:t>כלשהו</w:t>
      </w:r>
      <w:r w:rsidRPr="006D2AE3">
        <w:rPr>
          <w:rFonts w:ascii="Times New Roman" w:eastAsia="Times New Roman" w:hAnsi="Times New Roman" w:cs="David"/>
          <w:sz w:val="24"/>
          <w:szCs w:val="24"/>
          <w:rtl/>
          <w:lang w:eastAsia="he-IL"/>
        </w:rPr>
        <w:t>, אלא אם נעשו במפורש ובכתב.</w:t>
      </w:r>
    </w:p>
    <w:p w14:paraId="3ADE723B" w14:textId="77777777" w:rsidR="006D2AE3" w:rsidRPr="006D2AE3" w:rsidRDefault="006D2AE3" w:rsidP="006D2AE3">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מבלי לגרוע מכלליות האמור לעיל -</w:t>
      </w:r>
    </w:p>
    <w:p w14:paraId="02D11A3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2AE7DFEA" w14:textId="77777777" w:rsidR="006D2AE3" w:rsidRPr="006D2AE3" w:rsidRDefault="006D2AE3" w:rsidP="006D2AE3">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תור כלשהו על זכויות וחובות לפי החוזה.</w:t>
      </w:r>
    </w:p>
    <w:p w14:paraId="1C85DA5F" w14:textId="77777777" w:rsidR="006D2AE3" w:rsidRPr="006D2AE3" w:rsidRDefault="006D2AE3" w:rsidP="006D2AE3">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במידה והיועץ כולל מספר גופים או יחידים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617282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בגין כל חיוב מחיובי המזמין </w:t>
      </w:r>
      <w:r w:rsidRPr="006D2AE3">
        <w:rPr>
          <w:rFonts w:ascii="Times New Roman" w:eastAsia="Times New Roman" w:hAnsi="Times New Roman" w:cs="David" w:hint="cs"/>
          <w:sz w:val="24"/>
          <w:szCs w:val="24"/>
          <w:rtl/>
          <w:lang w:eastAsia="he-IL"/>
        </w:rPr>
        <w:t>על פי</w:t>
      </w:r>
      <w:r w:rsidRPr="006D2AE3">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6D2AE3">
        <w:rPr>
          <w:rFonts w:ascii="Times New Roman" w:eastAsia="Times New Roman" w:hAnsi="Times New Roman" w:cs="David" w:hint="cs"/>
          <w:sz w:val="24"/>
          <w:szCs w:val="24"/>
          <w:rtl/>
          <w:lang w:eastAsia="he-IL"/>
        </w:rPr>
        <w:t>על פ</w:t>
      </w:r>
      <w:r w:rsidRPr="006D2AE3">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D2AE3">
        <w:rPr>
          <w:rFonts w:ascii="Times New Roman" w:eastAsia="Times New Roman" w:hAnsi="Times New Roman" w:cs="David"/>
          <w:sz w:val="24"/>
          <w:szCs w:val="24"/>
          <w:rtl/>
          <w:lang w:eastAsia="he-IL"/>
        </w:rPr>
        <w:t>לס"ק</w:t>
      </w:r>
      <w:proofErr w:type="spellEnd"/>
      <w:r w:rsidRPr="006D2AE3">
        <w:rPr>
          <w:rFonts w:ascii="Times New Roman" w:eastAsia="Times New Roman" w:hAnsi="Times New Roman" w:cs="David"/>
          <w:sz w:val="24"/>
          <w:szCs w:val="24"/>
          <w:rtl/>
          <w:lang w:eastAsia="he-IL"/>
        </w:rPr>
        <w:t xml:space="preserve"> זה.</w:t>
      </w:r>
    </w:p>
    <w:p w14:paraId="516B6DFA" w14:textId="77777777" w:rsidR="006D2AE3" w:rsidRPr="006D2AE3" w:rsidRDefault="006D2AE3" w:rsidP="006D2AE3">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היועץ מתחייב בזה</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כל דרישה</w:t>
      </w:r>
      <w:r w:rsidRPr="006D2AE3">
        <w:rPr>
          <w:rFonts w:ascii="Times New Roman" w:eastAsia="Times New Roman" w:hAnsi="Times New Roman" w:cs="David" w:hint="cs"/>
          <w:sz w:val="24"/>
          <w:szCs w:val="24"/>
          <w:rtl/>
          <w:lang w:eastAsia="he-IL"/>
        </w:rPr>
        <w:t xml:space="preserve"> ו/או תלונה</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ו/או </w:t>
      </w:r>
      <w:r w:rsidRPr="006D2AE3">
        <w:rPr>
          <w:rFonts w:ascii="Times New Roman" w:eastAsia="Times New Roman" w:hAnsi="Times New Roman" w:cs="David"/>
          <w:sz w:val="24"/>
          <w:szCs w:val="24"/>
          <w:rtl/>
          <w:lang w:eastAsia="he-IL"/>
        </w:rPr>
        <w:t>טענה ו/או תביעה, ככל שתהיינה לו כנגד המזמין בגין חיובי המזמין ע</w:t>
      </w:r>
      <w:r w:rsidRPr="006D2AE3">
        <w:rPr>
          <w:rFonts w:ascii="Times New Roman" w:eastAsia="Times New Roman" w:hAnsi="Times New Roman" w:cs="David" w:hint="cs"/>
          <w:sz w:val="24"/>
          <w:szCs w:val="24"/>
          <w:rtl/>
          <w:lang w:eastAsia="he-IL"/>
        </w:rPr>
        <w:t>ל פי</w:t>
      </w:r>
      <w:r w:rsidRPr="006D2AE3">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אותו דין</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יחול לגבי תביעה של מי מיחידי המזמין כנגד היועץ</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קרי</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תביעה כאמור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D2AE3">
        <w:rPr>
          <w:rFonts w:ascii="Times New Roman" w:eastAsia="Times New Roman" w:hAnsi="Times New Roman" w:cs="David" w:hint="cs"/>
          <w:b/>
          <w:bCs/>
          <w:sz w:val="24"/>
          <w:szCs w:val="24"/>
          <w:rtl/>
          <w:lang w:eastAsia="he-IL"/>
        </w:rPr>
        <w:t>א</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w:t>
      </w:r>
    </w:p>
    <w:p w14:paraId="2166F08E"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05273E2C" w14:textId="77777777" w:rsidR="006D2AE3" w:rsidRPr="006D2AE3" w:rsidRDefault="006D2AE3" w:rsidP="006D2AE3">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למען הסר ספק</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מוסכם ומוצהר</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כי היועץ לא יהיה זכאי, בכל מקרה ובכל נסיבות, </w:t>
      </w:r>
      <w:r w:rsidRPr="006D2AE3">
        <w:rPr>
          <w:rFonts w:ascii="Times New Roman" w:eastAsia="Times New Roman" w:hAnsi="Times New Roman" w:cs="David"/>
          <w:sz w:val="24"/>
          <w:szCs w:val="24"/>
          <w:rtl/>
          <w:lang w:eastAsia="he-IL"/>
        </w:rPr>
        <w:lastRenderedPageBreak/>
        <w:t>להפסיק את שירותי היועץ, מכל סיבה שהיא וכל תובענה כאמור תוגש, באם תוגש, רק לאחר השלמת שירותי היועץ ו/או עם סיום חוזה זה, לפי העניין.</w:t>
      </w:r>
    </w:p>
    <w:p w14:paraId="4D88D581"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1573A68F" w14:textId="77777777" w:rsidR="006D2AE3" w:rsidRPr="006D2AE3" w:rsidRDefault="006D2AE3" w:rsidP="006D2AE3">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חוזה זה על נספחיו</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יחייב את המזמין אך ורק בכפוף לחתימתו כדין ע"י </w:t>
      </w:r>
      <w:proofErr w:type="spellStart"/>
      <w:r w:rsidRPr="006D2AE3">
        <w:rPr>
          <w:rFonts w:ascii="Times New Roman" w:eastAsia="Times New Roman" w:hAnsi="Times New Roman" w:cs="David"/>
          <w:sz w:val="24"/>
          <w:szCs w:val="24"/>
          <w:rtl/>
          <w:lang w:eastAsia="he-IL"/>
        </w:rPr>
        <w:t>מורשי</w:t>
      </w:r>
      <w:proofErr w:type="spellEnd"/>
      <w:r w:rsidRPr="006D2AE3">
        <w:rPr>
          <w:rFonts w:ascii="Times New Roman" w:eastAsia="Times New Roman" w:hAnsi="Times New Roman" w:cs="David"/>
          <w:sz w:val="24"/>
          <w:szCs w:val="24"/>
          <w:rtl/>
          <w:lang w:eastAsia="he-IL"/>
        </w:rPr>
        <w:t xml:space="preserve"> החתימה של המזמין.</w:t>
      </w:r>
    </w:p>
    <w:p w14:paraId="10C9769F" w14:textId="77777777" w:rsidR="006D2AE3" w:rsidRDefault="006D2AE3" w:rsidP="006D2AE3">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D2AE3">
        <w:rPr>
          <w:rFonts w:ascii="Times New Roman" w:eastAsia="Times New Roman" w:hAnsi="Times New Roman" w:cs="David" w:hint="cs"/>
          <w:sz w:val="24"/>
          <w:szCs w:val="24"/>
          <w:rtl/>
          <w:lang w:eastAsia="he-IL"/>
        </w:rPr>
        <w:t>רשום</w:t>
      </w:r>
      <w:r w:rsidRPr="006D2AE3">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6D2AE3">
        <w:rPr>
          <w:rFonts w:ascii="Times New Roman" w:eastAsia="Times New Roman" w:hAnsi="Times New Roman" w:cs="David" w:hint="cs"/>
          <w:sz w:val="24"/>
          <w:szCs w:val="24"/>
          <w:rtl/>
          <w:lang w:eastAsia="he-IL"/>
        </w:rPr>
        <w:t>,</w:t>
      </w:r>
      <w:r w:rsidRPr="006D2AE3">
        <w:rPr>
          <w:rFonts w:ascii="Times New Roman" w:eastAsia="Times New Roman" w:hAnsi="Times New Roman" w:cs="David"/>
          <w:sz w:val="24"/>
          <w:szCs w:val="24"/>
          <w:rtl/>
          <w:lang w:eastAsia="he-IL"/>
        </w:rPr>
        <w:t xml:space="preserve"> תחשב היא כמתקבלת ביום משלוח או מסירתה כאמור.</w:t>
      </w:r>
    </w:p>
    <w:p w14:paraId="4ED28650" w14:textId="77777777" w:rsidR="00515E12" w:rsidRDefault="00515E12" w:rsidP="009441B2">
      <w:pPr>
        <w:widowControl w:val="0"/>
        <w:spacing w:before="0" w:beforeAutospacing="0" w:after="0" w:afterAutospacing="0" w:line="240" w:lineRule="auto"/>
        <w:jc w:val="center"/>
        <w:rPr>
          <w:ins w:id="19" w:author="Meryl Etman" w:date="2021-05-30T17:01:00Z"/>
          <w:rFonts w:ascii="Times New Roman" w:eastAsia="Times New Roman" w:hAnsi="Times New Roman" w:cs="David"/>
          <w:bCs/>
          <w:sz w:val="24"/>
          <w:szCs w:val="24"/>
          <w:rtl/>
          <w:lang w:eastAsia="he-IL"/>
        </w:rPr>
      </w:pPr>
    </w:p>
    <w:p w14:paraId="6A898404" w14:textId="77777777" w:rsidR="00515E12" w:rsidRDefault="00515E12" w:rsidP="009441B2">
      <w:pPr>
        <w:widowControl w:val="0"/>
        <w:spacing w:before="0" w:beforeAutospacing="0" w:after="0" w:afterAutospacing="0" w:line="240" w:lineRule="auto"/>
        <w:jc w:val="center"/>
        <w:rPr>
          <w:ins w:id="20" w:author="Meryl Etman" w:date="2021-05-30T17:01:00Z"/>
          <w:rFonts w:ascii="Times New Roman" w:eastAsia="Times New Roman" w:hAnsi="Times New Roman" w:cs="David"/>
          <w:bCs/>
          <w:sz w:val="24"/>
          <w:szCs w:val="24"/>
          <w:rtl/>
          <w:lang w:eastAsia="he-IL"/>
        </w:rPr>
      </w:pPr>
    </w:p>
    <w:p w14:paraId="71E66766" w14:textId="77777777" w:rsidR="00515E12" w:rsidRDefault="00515E12" w:rsidP="009441B2">
      <w:pPr>
        <w:widowControl w:val="0"/>
        <w:spacing w:before="0" w:beforeAutospacing="0" w:after="0" w:afterAutospacing="0" w:line="240" w:lineRule="auto"/>
        <w:jc w:val="center"/>
        <w:rPr>
          <w:ins w:id="21" w:author="Meryl Etman" w:date="2021-05-30T17:01:00Z"/>
          <w:rFonts w:ascii="Times New Roman" w:eastAsia="Times New Roman" w:hAnsi="Times New Roman" w:cs="David"/>
          <w:bCs/>
          <w:sz w:val="24"/>
          <w:szCs w:val="24"/>
          <w:rtl/>
          <w:lang w:eastAsia="he-IL"/>
        </w:rPr>
      </w:pPr>
    </w:p>
    <w:p w14:paraId="1BD86DDB" w14:textId="77777777" w:rsidR="009441B2" w:rsidRPr="00776496" w:rsidRDefault="009441B2" w:rsidP="009441B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58FB37F5" w14:textId="77777777" w:rsidR="009441B2" w:rsidRPr="00776496"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389EA432" w14:textId="77777777" w:rsidR="009441B2" w:rsidRPr="00B27B4C" w:rsidRDefault="009441B2" w:rsidP="009441B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90DE51C" w14:textId="0621E88F" w:rsidR="009441B2" w:rsidRPr="00B27B4C" w:rsidRDefault="009441B2" w:rsidP="005D185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2012788989"/>
          <w:placeholder>
            <w:docPart w:val="4C7E4C6A75FA4572B01E6A76D1E900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2" w:author="Meryl Etman" w:date="2021-05-30T16:57:00Z">
            <w:r w:rsidR="00C136F2">
              <w:rPr>
                <w:rFonts w:ascii="Times New Roman" w:eastAsia="Times New Roman" w:hAnsi="Times New Roman" w:cs="David"/>
                <w:sz w:val="20"/>
                <w:szCs w:val="24"/>
                <w:rtl/>
                <w:lang w:eastAsia="he-IL"/>
              </w:rPr>
              <w:t>מימוני הנדסה ויעוץ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1970122747"/>
          <w:placeholder>
            <w:docPart w:val="4F66A04FF10C44ACBBBE3D8D47E211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3" w:author="Meryl Etman" w:date="2021-05-30T16:49:00Z">
            <w:r w:rsidR="00C136F2" w:rsidRPr="00F3672F">
              <w:rPr>
                <w:rStyle w:val="a7"/>
                <w:rtl/>
              </w:rPr>
              <w:t>[שם צד א]</w:t>
            </w:r>
          </w:ins>
        </w:sdtContent>
      </w:sdt>
    </w:p>
    <w:p w14:paraId="651B3FEE" w14:textId="77777777" w:rsidR="009441B2" w:rsidRDefault="009441B2" w:rsidP="009441B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17088B7"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9F6985">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3539CCF7"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578FC92" w14:textId="77777777" w:rsidR="009441B2"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D7E228B" w14:textId="77777777" w:rsidR="009441B2" w:rsidRPr="00B27B4C" w:rsidRDefault="009441B2" w:rsidP="009441B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AFFD622" w14:textId="77777777" w:rsidR="008872EF" w:rsidRDefault="008872EF"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3C6B391" w14:textId="77777777" w:rsidR="00572B5D" w:rsidRDefault="00572B5D" w:rsidP="0045181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8E373A6" w14:textId="77777777" w:rsidR="00572B5D" w:rsidRPr="00B27B4C" w:rsidRDefault="00572B5D" w:rsidP="00572B5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8D8AD6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B820DD5"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59790D" w14:textId="545C6613" w:rsidR="00572B5D" w:rsidRPr="00B27B4C" w:rsidRDefault="00572B5D" w:rsidP="007227F2">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יחידות דיור, שטחי </w:t>
      </w:r>
      <w:del w:id="24" w:author="Meryl Etman" w:date="2021-05-30T17:02:00Z">
        <w:r w:rsidRPr="00B27B4C" w:rsidDel="00515E12">
          <w:rPr>
            <w:rFonts w:ascii="Times New Roman" w:eastAsia="Times New Roman" w:hAnsi="Times New Roman" w:cs="David" w:hint="cs"/>
            <w:sz w:val="24"/>
            <w:szCs w:val="24"/>
            <w:rtl/>
            <w:lang w:eastAsia="he-IL"/>
          </w:rPr>
          <w:delText>מסחר ומשרדים</w:delText>
        </w:r>
      </w:del>
      <w:ins w:id="25" w:author="Meryl Etman" w:date="2021-05-30T17:02:00Z">
        <w:r w:rsidR="00515E12">
          <w:rPr>
            <w:rFonts w:ascii="Times New Roman" w:eastAsia="Times New Roman" w:hAnsi="Times New Roman" w:cs="David" w:hint="cs"/>
            <w:sz w:val="24"/>
            <w:szCs w:val="24"/>
            <w:rtl/>
            <w:lang w:eastAsia="he-IL"/>
          </w:rPr>
          <w:t>תעסוקה ומוסד ציבורי</w:t>
        </w:r>
      </w:ins>
      <w:r w:rsidRPr="00B27B4C">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39AE3067E66486C9A90852E221240B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6" w:author="Meryl Etman" w:date="2021-05-30T16:48:00Z">
            <w:r w:rsidR="00C136F2">
              <w:rPr>
                <w:rFonts w:ascii="Times New Roman" w:eastAsia="Times New Roman" w:hAnsi="Times New Roman" w:cs="David" w:hint="cs"/>
                <w:color w:val="00B0F0"/>
                <w:sz w:val="24"/>
                <w:szCs w:val="24"/>
                <w:rtl/>
                <w:lang w:eastAsia="he-IL"/>
              </w:rPr>
              <w:t>נס ציונה</w:t>
            </w:r>
          </w:ins>
        </w:sdtContent>
      </w:sdt>
      <w:del w:id="27" w:author="Meryl Etman" w:date="2021-05-30T17:02:00Z">
        <w:r w:rsidRPr="00E95AE9" w:rsidDel="00515E12">
          <w:rPr>
            <w:rFonts w:ascii="Times New Roman" w:eastAsia="Times New Roman" w:hAnsi="Times New Roman" w:cs="David" w:hint="cs"/>
            <w:color w:val="00B0F0"/>
            <w:sz w:val="24"/>
            <w:szCs w:val="24"/>
            <w:rtl/>
            <w:lang w:eastAsia="he-IL"/>
          </w:rPr>
          <w:delText xml:space="preserve"> - </w:delText>
        </w:r>
      </w:del>
      <w:customXmlDelRangeStart w:id="28" w:author="Meryl Etman" w:date="2021-05-30T17:02:00Z"/>
      <w:sdt>
        <w:sdtPr>
          <w:rPr>
            <w:rFonts w:ascii="Times New Roman" w:eastAsia="Times New Roman" w:hAnsi="Times New Roman" w:cs="David" w:hint="cs"/>
            <w:color w:val="00B0F0"/>
            <w:sz w:val="24"/>
            <w:szCs w:val="24"/>
            <w:rtl/>
          </w:rPr>
          <w:alias w:val="שם אתר"/>
          <w:tag w:val="cntSite"/>
          <w:id w:val="-1682512962"/>
          <w:placeholder>
            <w:docPart w:val="90802EC2DA2749B38D0E0DEA71ACFD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8"/>
          <w:customXmlDelRangeStart w:id="29" w:author="Meryl Etman" w:date="2021-05-30T17:02:00Z"/>
        </w:sdtContent>
      </w:sdt>
      <w:customXmlDelRangeEnd w:id="29"/>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6DB539365AD4F8E81151B40C213BD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0" w:author="Meryl Etman" w:date="2021-05-30T16:48:00Z">
            <w:r w:rsidR="00C136F2">
              <w:rPr>
                <w:rFonts w:ascii="Times New Roman" w:eastAsia="Times New Roman" w:hAnsi="Times New Roman" w:cs="David" w:hint="cs"/>
                <w:color w:val="00B0F0"/>
                <w:sz w:val="24"/>
                <w:szCs w:val="24"/>
                <w:rtl/>
              </w:rPr>
              <w:t xml:space="preserve">סביוני נצר </w:t>
            </w:r>
            <w:proofErr w:type="spellStart"/>
            <w:r w:rsidR="00C136F2">
              <w:rPr>
                <w:rFonts w:ascii="Times New Roman" w:eastAsia="Times New Roman" w:hAnsi="Times New Roman" w:cs="David" w:hint="cs"/>
                <w:color w:val="00B0F0"/>
                <w:sz w:val="24"/>
                <w:szCs w:val="24"/>
                <w:rtl/>
              </w:rPr>
              <w:t>סירני</w:t>
            </w:r>
            <w:proofErr w:type="spellEnd"/>
            <w:r w:rsidR="00C136F2">
              <w:rPr>
                <w:rFonts w:ascii="Times New Roman" w:eastAsia="Times New Roman" w:hAnsi="Times New Roman" w:cs="David" w:hint="cs"/>
                <w:color w:val="00B0F0"/>
                <w:sz w:val="24"/>
                <w:szCs w:val="24"/>
                <w:rtl/>
              </w:rPr>
              <w:t xml:space="preserve">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0E85A4F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157463" w14:textId="5FB08CBA"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proofErr w:type="spellStart"/>
      <w:r w:rsidRPr="00B27B4C">
        <w:rPr>
          <w:rFonts w:ascii="Times New Roman" w:eastAsia="Times New Roman" w:hAnsi="Times New Roman" w:cs="David" w:hint="cs"/>
          <w:b/>
          <w:bCs/>
          <w:sz w:val="24"/>
          <w:szCs w:val="24"/>
          <w:rtl/>
          <w:lang w:eastAsia="he-IL"/>
        </w:rPr>
        <w:t>התכנית</w:t>
      </w:r>
      <w:proofErr w:type="spellEnd"/>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E054604954E24B839C636740FFBF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1" w:author="Meryl Etman" w:date="2021-05-30T16:59:00Z">
            <w:r w:rsidR="00760D87">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09FE91EA7DC0442DA0B028C682C88F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2" w:author="Meryl Etman" w:date="2021-05-30T16:59:00Z">
            <w:r w:rsidR="00760D87">
              <w:rPr>
                <w:rFonts w:ascii="Times New Roman" w:eastAsia="Times New Roman" w:hAnsi="Times New Roman" w:cs="David" w:hint="cs"/>
                <w:sz w:val="24"/>
                <w:szCs w:val="24"/>
                <w:rtl/>
                <w:lang w:eastAsia="he-IL"/>
              </w:rPr>
              <w:t>4722</w:t>
            </w:r>
          </w:ins>
        </w:sdtContent>
      </w:sdt>
      <w:ins w:id="33" w:author="Meryl Etman" w:date="2021-05-30T17:02:00Z">
        <w:r w:rsidR="00515E12">
          <w:rPr>
            <w:rFonts w:ascii="Times New Roman" w:eastAsia="Times New Roman" w:hAnsi="Times New Roman" w:cs="David" w:hint="cs"/>
            <w:sz w:val="24"/>
            <w:szCs w:val="24"/>
            <w:rtl/>
            <w:lang w:eastAsia="he-IL"/>
          </w:rPr>
          <w:t>, חלקה 82.</w:t>
        </w:r>
      </w:ins>
      <w:del w:id="34" w:author="Meryl Etman" w:date="2021-05-30T17:02:00Z">
        <w:r w:rsidRPr="00B27B4C" w:rsidDel="00515E12">
          <w:rPr>
            <w:rFonts w:ascii="Times New Roman" w:eastAsia="Times New Roman" w:hAnsi="Times New Roman" w:cs="David" w:hint="cs"/>
            <w:sz w:val="24"/>
            <w:szCs w:val="24"/>
            <w:rtl/>
            <w:lang w:eastAsia="he-IL"/>
          </w:rPr>
          <w:delText>.</w:delText>
        </w:r>
      </w:del>
    </w:p>
    <w:p w14:paraId="2A1ED4B4"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w:t>
      </w:r>
      <w:proofErr w:type="spellStart"/>
      <w:r w:rsidRPr="00B27B4C">
        <w:rPr>
          <w:rFonts w:ascii="Times New Roman" w:eastAsia="Times New Roman" w:hAnsi="Times New Roman" w:cs="David" w:hint="cs"/>
          <w:sz w:val="24"/>
          <w:szCs w:val="24"/>
          <w:rtl/>
          <w:lang w:eastAsia="he-IL"/>
        </w:rPr>
        <w:t>לתכנית</w:t>
      </w:r>
      <w:proofErr w:type="spellEnd"/>
      <w:r w:rsidRPr="00B27B4C">
        <w:rPr>
          <w:rFonts w:ascii="Times New Roman" w:eastAsia="Times New Roman" w:hAnsi="Times New Roman" w:cs="David" w:hint="cs"/>
          <w:sz w:val="24"/>
          <w:szCs w:val="24"/>
          <w:rtl/>
          <w:lang w:eastAsia="he-IL"/>
        </w:rPr>
        <w:t xml:space="preserve"> התקפה בעת הזמנת כל שלב.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ובתכניות</w:t>
      </w:r>
      <w:proofErr w:type="spellEnd"/>
      <w:r w:rsidRPr="00B27B4C">
        <w:rPr>
          <w:rFonts w:ascii="Times New Roman" w:eastAsia="Times New Roman" w:hAnsi="Times New Roman" w:cs="David" w:hint="cs"/>
          <w:sz w:val="24"/>
          <w:szCs w:val="24"/>
          <w:rtl/>
          <w:lang w:eastAsia="he-IL"/>
        </w:rPr>
        <w:t xml:space="preserve">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ותכניות</w:t>
      </w:r>
      <w:proofErr w:type="spellEnd"/>
      <w:r w:rsidRPr="00B27B4C">
        <w:rPr>
          <w:rFonts w:ascii="Times New Roman" w:eastAsia="Times New Roman" w:hAnsi="Times New Roman" w:cs="David" w:hint="cs"/>
          <w:sz w:val="24"/>
          <w:szCs w:val="24"/>
          <w:rtl/>
          <w:lang w:eastAsia="he-IL"/>
        </w:rPr>
        <w:t xml:space="preserve"> הבינוי במתכונת שתאושר ובהתאם להוראות המזמין.</w:t>
      </w:r>
    </w:p>
    <w:p w14:paraId="7BD2D5F4" w14:textId="77777777" w:rsidR="00572B5D" w:rsidRPr="00B27B4C" w:rsidRDefault="00572B5D" w:rsidP="00572B5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266E64D" w14:textId="0ED3BDA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BB7C71698158428FA97188CA61B205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5" w:author="Meryl Etman" w:date="2021-05-30T16:48:00Z">
            <w:r w:rsidR="00C136F2">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209E1122"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color w:val="FF0000"/>
          <w:sz w:val="24"/>
          <w:szCs w:val="24"/>
          <w:rtl/>
        </w:rPr>
      </w:pPr>
    </w:p>
    <w:p w14:paraId="6B04142C" w14:textId="77777777" w:rsidR="00572B5D" w:rsidRPr="00B27B4C" w:rsidRDefault="00572B5D" w:rsidP="00572B5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686DF7D"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8697E" w14:textId="3DE8FE6D"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B5A366A640BD483E9E98DA7DD0FFAD9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6" w:author="Meryl Etman" w:date="2021-05-30T16:59:00Z">
            <w:r w:rsidR="00760D87">
              <w:rPr>
                <w:rFonts w:ascii="Times New Roman" w:eastAsia="Times New Roman" w:hAnsi="Times New Roman" w:cs="David" w:hint="cs"/>
                <w:sz w:val="24"/>
                <w:szCs w:val="24"/>
                <w:rtl/>
                <w:lang w:eastAsia="he-IL"/>
              </w:rPr>
              <w:t>מרול אטמן</w:t>
            </w:r>
          </w:ins>
        </w:sdtContent>
      </w:sdt>
    </w:p>
    <w:p w14:paraId="4233F19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5DC93B59" w14:textId="77777777" w:rsidR="00CC012C" w:rsidRDefault="00572B5D" w:rsidP="00D065DD">
      <w:pPr>
        <w:widowControl w:val="0"/>
        <w:spacing w:before="0" w:beforeAutospacing="0" w:after="0" w:afterAutospacing="0" w:line="240" w:lineRule="auto"/>
        <w:ind w:left="720" w:right="-142"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CC012C" w:rsidRPr="00647F42">
        <w:rPr>
          <w:rFonts w:ascii="Times New Roman" w:eastAsia="Times New Roman" w:hAnsi="Times New Roman" w:cs="David" w:hint="eastAsia"/>
          <w:sz w:val="24"/>
          <w:szCs w:val="24"/>
          <w:rtl/>
          <w:lang w:eastAsia="he-IL"/>
        </w:rPr>
        <w:t>עבור</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קבלת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היועץ</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להיות</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בעל</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רישיון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עבודה</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hint="eastAsia"/>
          <w:sz w:val="24"/>
          <w:szCs w:val="24"/>
          <w:rtl/>
          <w:lang w:eastAsia="he-IL"/>
        </w:rPr>
        <w:t>בענן</w:t>
      </w:r>
      <w:r w:rsidR="00CC012C" w:rsidRPr="00647F42">
        <w:rPr>
          <w:rFonts w:ascii="Times New Roman" w:eastAsia="Times New Roman" w:hAnsi="Times New Roman" w:cs="David"/>
          <w:sz w:val="24"/>
          <w:szCs w:val="24"/>
          <w:rtl/>
          <w:lang w:eastAsia="he-IL"/>
        </w:rPr>
        <w:t xml:space="preserve"> "</w:t>
      </w:r>
      <w:r w:rsidR="00CC012C" w:rsidRPr="00647F42">
        <w:rPr>
          <w:rFonts w:ascii="Times New Roman" w:eastAsia="Times New Roman" w:hAnsi="Times New Roman" w:cs="David"/>
          <w:sz w:val="24"/>
          <w:szCs w:val="24"/>
          <w:lang w:eastAsia="he-IL"/>
        </w:rPr>
        <w:t>BIM360</w:t>
      </w:r>
      <w:r w:rsidR="00CC012C" w:rsidRPr="00647F42">
        <w:rPr>
          <w:rFonts w:ascii="Times New Roman" w:eastAsia="Times New Roman" w:hAnsi="Times New Roman" w:cs="David"/>
          <w:sz w:val="24"/>
          <w:szCs w:val="24"/>
          <w:rtl/>
          <w:lang w:eastAsia="he-IL"/>
        </w:rPr>
        <w:t xml:space="preserve">" </w:t>
      </w:r>
      <w:r w:rsidR="00CC012C">
        <w:rPr>
          <w:rFonts w:ascii="Times New Roman" w:eastAsia="Times New Roman" w:hAnsi="Times New Roman" w:cs="David" w:hint="cs"/>
          <w:sz w:val="24"/>
          <w:szCs w:val="24"/>
          <w:rtl/>
          <w:lang w:eastAsia="he-IL"/>
        </w:rPr>
        <w:t>וכל תוכנה אחרת נוספת אשר נדרשת לניהול המודל, לביצוע סופרפוזיציה והשירותים המפורטים ב</w:t>
      </w:r>
      <w:r w:rsidR="00CC012C" w:rsidRPr="00867AE6">
        <w:rPr>
          <w:rFonts w:ascii="Times New Roman" w:eastAsia="Times New Roman" w:hAnsi="Times New Roman" w:cs="David" w:hint="eastAsia"/>
          <w:b/>
          <w:bCs/>
          <w:sz w:val="24"/>
          <w:szCs w:val="24"/>
          <w:u w:val="single"/>
          <w:rtl/>
          <w:lang w:eastAsia="he-IL"/>
        </w:rPr>
        <w:t>נספח</w:t>
      </w:r>
      <w:r w:rsidR="00CC012C" w:rsidRPr="00867AE6">
        <w:rPr>
          <w:rFonts w:ascii="Times New Roman" w:eastAsia="Times New Roman" w:hAnsi="Times New Roman" w:cs="David"/>
          <w:b/>
          <w:bCs/>
          <w:sz w:val="24"/>
          <w:szCs w:val="24"/>
          <w:u w:val="single"/>
          <w:rtl/>
          <w:lang w:eastAsia="he-IL"/>
        </w:rPr>
        <w:t xml:space="preserve"> </w:t>
      </w:r>
      <w:r w:rsidR="00CC012C" w:rsidRPr="00867AE6">
        <w:rPr>
          <w:rFonts w:ascii="Times New Roman" w:eastAsia="Times New Roman" w:hAnsi="Times New Roman" w:cs="David" w:hint="eastAsia"/>
          <w:b/>
          <w:bCs/>
          <w:sz w:val="24"/>
          <w:szCs w:val="24"/>
          <w:u w:val="single"/>
          <w:rtl/>
          <w:lang w:eastAsia="he-IL"/>
        </w:rPr>
        <w:t>ב</w:t>
      </w:r>
      <w:r w:rsidR="00CC012C" w:rsidRPr="00867AE6">
        <w:rPr>
          <w:rFonts w:ascii="Times New Roman" w:eastAsia="Times New Roman" w:hAnsi="Times New Roman" w:cs="David"/>
          <w:b/>
          <w:bCs/>
          <w:sz w:val="24"/>
          <w:szCs w:val="24"/>
          <w:u w:val="single"/>
          <w:rtl/>
          <w:lang w:eastAsia="he-IL"/>
        </w:rPr>
        <w:t>'</w:t>
      </w:r>
      <w:r w:rsidR="00CC012C">
        <w:rPr>
          <w:rFonts w:ascii="Times New Roman" w:eastAsia="Times New Roman" w:hAnsi="Times New Roman" w:cs="David" w:hint="cs"/>
          <w:sz w:val="24"/>
          <w:szCs w:val="24"/>
          <w:rtl/>
          <w:lang w:eastAsia="he-IL"/>
        </w:rPr>
        <w:t xml:space="preserve"> שבחוזה זה.</w:t>
      </w:r>
      <w:r w:rsidR="00CC012C" w:rsidRPr="00647F42">
        <w:rPr>
          <w:rFonts w:ascii="Times New Roman" w:eastAsia="Times New Roman" w:hAnsi="Times New Roman" w:cs="David"/>
          <w:sz w:val="24"/>
          <w:szCs w:val="24"/>
          <w:rtl/>
          <w:lang w:eastAsia="he-IL"/>
        </w:rPr>
        <w:t xml:space="preserve"> </w:t>
      </w:r>
    </w:p>
    <w:p w14:paraId="0BF6B654" w14:textId="77777777" w:rsidR="00CC012C" w:rsidRPr="00647F42" w:rsidRDefault="00CC012C" w:rsidP="00D065DD">
      <w:pPr>
        <w:widowControl w:val="0"/>
        <w:spacing w:before="0" w:beforeAutospacing="0" w:after="0" w:afterAutospacing="0" w:line="240" w:lineRule="auto"/>
        <w:ind w:left="720" w:right="-142" w:hanging="69"/>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Pr="00647F42">
        <w:rPr>
          <w:rFonts w:ascii="Times New Roman" w:eastAsia="Times New Roman" w:hAnsi="Times New Roman" w:cs="David" w:hint="eastAsia"/>
          <w:sz w:val="24"/>
          <w:szCs w:val="24"/>
          <w:rtl/>
          <w:lang w:eastAsia="he-IL"/>
        </w:rPr>
        <w:t>העבודה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תתבצע</w:t>
      </w:r>
      <w:r w:rsidRPr="00647F42">
        <w:rPr>
          <w:rFonts w:ascii="Times New Roman" w:eastAsia="Times New Roman" w:hAnsi="Times New Roman" w:cs="David"/>
          <w:sz w:val="24"/>
          <w:szCs w:val="24"/>
          <w:rtl/>
          <w:lang w:eastAsia="he-IL"/>
        </w:rPr>
        <w:t xml:space="preserve"> במודל תלת </w:t>
      </w:r>
      <w:proofErr w:type="spellStart"/>
      <w:r w:rsidRPr="00647F42">
        <w:rPr>
          <w:rFonts w:ascii="Times New Roman" w:eastAsia="Times New Roman" w:hAnsi="Times New Roman" w:cs="David" w:hint="eastAsia"/>
          <w:sz w:val="24"/>
          <w:szCs w:val="24"/>
          <w:rtl/>
          <w:lang w:eastAsia="he-IL"/>
        </w:rPr>
        <w:t>מימד</w:t>
      </w:r>
      <w:proofErr w:type="spellEnd"/>
      <w:r w:rsidRPr="00647F42">
        <w:rPr>
          <w:rFonts w:ascii="Times New Roman" w:eastAsia="Times New Roman" w:hAnsi="Times New Roman" w:cs="David"/>
          <w:sz w:val="24"/>
          <w:szCs w:val="24"/>
          <w:rtl/>
          <w:lang w:eastAsia="he-IL"/>
        </w:rPr>
        <w:t xml:space="preserve"> ע"י תוכנת </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במתודולוגיית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BIM</w:t>
      </w:r>
      <w:r w:rsidRPr="00647F42">
        <w:rPr>
          <w:rFonts w:ascii="Times New Roman" w:eastAsia="Times New Roman" w:hAnsi="Times New Roman" w:cs="David"/>
          <w:sz w:val="24"/>
          <w:szCs w:val="24"/>
          <w:rtl/>
          <w:lang w:eastAsia="he-IL"/>
        </w:rPr>
        <w:t xml:space="preserve"> בענן – "</w:t>
      </w:r>
      <w:r w:rsidRPr="00647F42">
        <w:rPr>
          <w:rFonts w:ascii="Times New Roman" w:eastAsia="Times New Roman" w:hAnsi="Times New Roman" w:cs="David"/>
          <w:sz w:val="24"/>
          <w:szCs w:val="24"/>
          <w:lang w:eastAsia="he-IL"/>
        </w:rPr>
        <w:t>BIM</w:t>
      </w:r>
      <w:r w:rsidRPr="00B91CDC">
        <w:rPr>
          <w:rFonts w:ascii="Times New Roman" w:eastAsia="Times New Roman" w:hAnsi="Times New Roman" w:cs="David" w:hint="cs"/>
          <w:sz w:val="24"/>
          <w:szCs w:val="24"/>
          <w:lang w:eastAsia="he-IL"/>
        </w:rPr>
        <w:t>360</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השייך</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למזמין</w:t>
      </w:r>
      <w:r>
        <w:rPr>
          <w:rFonts w:ascii="Times New Roman" w:eastAsia="Times New Roman" w:hAnsi="Times New Roman" w:cs="David" w:hint="cs"/>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הענן</w:t>
      </w:r>
      <w:r>
        <w:rPr>
          <w:rFonts w:ascii="Times New Roman" w:eastAsia="Times New Roman" w:hAnsi="Times New Roman" w:cs="David" w:hint="cs"/>
          <w:sz w:val="24"/>
          <w:szCs w:val="24"/>
          <w:rtl/>
          <w:lang w:eastAsia="he-IL"/>
        </w:rPr>
        <w:t>")</w:t>
      </w:r>
      <w:r w:rsidRPr="00647F42">
        <w:rPr>
          <w:rFonts w:ascii="Times New Roman" w:eastAsia="Times New Roman" w:hAnsi="Times New Roman" w:cs="David"/>
          <w:sz w:val="24"/>
          <w:szCs w:val="24"/>
          <w:rtl/>
          <w:lang w:eastAsia="he-IL"/>
        </w:rPr>
        <w:t xml:space="preserve">, שם </w:t>
      </w:r>
      <w:r w:rsidRPr="00647F42">
        <w:rPr>
          <w:rFonts w:ascii="Times New Roman" w:eastAsia="Times New Roman" w:hAnsi="Times New Roman" w:cs="David" w:hint="eastAsia"/>
          <w:sz w:val="24"/>
          <w:szCs w:val="24"/>
          <w:rtl/>
          <w:lang w:eastAsia="he-IL"/>
        </w:rPr>
        <w:t>תבוצענה</w:t>
      </w:r>
      <w:r w:rsidRPr="00647F42">
        <w:rPr>
          <w:rFonts w:ascii="Times New Roman" w:eastAsia="Times New Roman" w:hAnsi="Times New Roman" w:cs="David"/>
          <w:sz w:val="24"/>
          <w:szCs w:val="24"/>
          <w:rtl/>
          <w:lang w:eastAsia="he-IL"/>
        </w:rPr>
        <w:t xml:space="preserve"> עבוד</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התכנון, ניהול </w:t>
      </w:r>
      <w:r w:rsidRPr="00647F42">
        <w:rPr>
          <w:rFonts w:ascii="Times New Roman" w:eastAsia="Times New Roman" w:hAnsi="Times New Roman" w:cs="David" w:hint="eastAsia"/>
          <w:sz w:val="24"/>
          <w:szCs w:val="24"/>
          <w:rtl/>
          <w:lang w:eastAsia="he-IL"/>
        </w:rPr>
        <w:t>ושמירת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המודל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שמירת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REVIT</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וכלל</w:t>
      </w:r>
      <w:r w:rsidRPr="00647F42">
        <w:rPr>
          <w:rFonts w:ascii="Times New Roman" w:eastAsia="Times New Roman" w:hAnsi="Times New Roman" w:cs="David"/>
          <w:sz w:val="24"/>
          <w:szCs w:val="24"/>
          <w:rtl/>
          <w:lang w:eastAsia="he-IL"/>
        </w:rPr>
        <w:t xml:space="preserve"> הקבצים והתוכניות </w:t>
      </w:r>
      <w:r w:rsidRPr="00647F42">
        <w:rPr>
          <w:rFonts w:ascii="Times New Roman" w:eastAsia="Times New Roman" w:hAnsi="Times New Roman" w:cs="David" w:hint="eastAsia"/>
          <w:sz w:val="24"/>
          <w:szCs w:val="24"/>
          <w:rtl/>
          <w:lang w:eastAsia="he-IL"/>
        </w:rPr>
        <w:t>של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היועץ</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המובילים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זאת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לאחר</w:t>
      </w:r>
      <w:r w:rsidRPr="00647F42">
        <w:rPr>
          <w:rFonts w:ascii="Times New Roman" w:eastAsia="Times New Roman" w:hAnsi="Times New Roman" w:cs="David"/>
          <w:sz w:val="24"/>
          <w:szCs w:val="24"/>
          <w:rtl/>
          <w:lang w:eastAsia="he-IL"/>
        </w:rPr>
        <w:t xml:space="preserve"> מתן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hint="eastAsia"/>
          <w:sz w:val="24"/>
          <w:szCs w:val="24"/>
          <w:rtl/>
          <w:lang w:eastAsia="he-IL"/>
        </w:rPr>
        <w:t>רשאות</w:t>
      </w:r>
      <w:r w:rsidRPr="00647F42">
        <w:rPr>
          <w:rFonts w:ascii="Times New Roman" w:eastAsia="Times New Roman" w:hAnsi="Times New Roman" w:cs="David"/>
          <w:sz w:val="24"/>
          <w:szCs w:val="24"/>
          <w:rtl/>
          <w:lang w:eastAsia="he-IL"/>
        </w:rPr>
        <w:t xml:space="preserve"> לכניסה </w:t>
      </w:r>
      <w:r w:rsidRPr="00647F42">
        <w:rPr>
          <w:rFonts w:ascii="Times New Roman" w:eastAsia="Times New Roman" w:hAnsi="Times New Roman" w:cs="David" w:hint="eastAsia"/>
          <w:sz w:val="24"/>
          <w:szCs w:val="24"/>
          <w:rtl/>
          <w:lang w:eastAsia="he-IL"/>
        </w:rPr>
        <w:t>לעבודה</w:t>
      </w:r>
      <w:r w:rsidRPr="00647F42">
        <w:rPr>
          <w:rFonts w:ascii="Times New Roman" w:eastAsia="Times New Roman" w:hAnsi="Times New Roman" w:cs="David"/>
          <w:sz w:val="24"/>
          <w:szCs w:val="24"/>
          <w:rtl/>
          <w:lang w:eastAsia="he-IL"/>
        </w:rPr>
        <w:t xml:space="preserve"> בענן </w:t>
      </w:r>
      <w:r w:rsidRPr="00647F42">
        <w:rPr>
          <w:rFonts w:ascii="Times New Roman" w:eastAsia="Times New Roman" w:hAnsi="Times New Roman" w:cs="David" w:hint="eastAsia"/>
          <w:sz w:val="24"/>
          <w:szCs w:val="24"/>
          <w:rtl/>
          <w:lang w:eastAsia="he-IL"/>
        </w:rPr>
        <w:t>ע</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hint="eastAsia"/>
          <w:sz w:val="24"/>
          <w:szCs w:val="24"/>
          <w:rtl/>
          <w:lang w:eastAsia="he-IL"/>
        </w:rPr>
        <w:t>י</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w:t>
      </w:r>
      <w:r>
        <w:rPr>
          <w:rFonts w:ascii="Times New Roman" w:eastAsia="Times New Roman" w:hAnsi="Times New Roman" w:cs="David" w:hint="cs"/>
          <w:sz w:val="24"/>
          <w:szCs w:val="24"/>
          <w:rtl/>
          <w:lang w:eastAsia="he-IL"/>
        </w:rPr>
        <w:t>מזמין ל</w:t>
      </w:r>
      <w:r w:rsidRPr="00647F42">
        <w:rPr>
          <w:rFonts w:ascii="Times New Roman" w:eastAsia="Times New Roman" w:hAnsi="Times New Roman" w:cs="David" w:hint="eastAsia"/>
          <w:sz w:val="24"/>
          <w:szCs w:val="24"/>
          <w:rtl/>
          <w:lang w:eastAsia="he-IL"/>
        </w:rPr>
        <w:t>יועץ</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למתכננים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בפרויקט</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והכל</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בהתאם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להנחיות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המזמין</w:t>
      </w:r>
      <w:r w:rsidRPr="00647F42">
        <w:rPr>
          <w:rFonts w:ascii="Times New Roman" w:eastAsia="Times New Roman" w:hAnsi="Times New Roman" w:cs="David"/>
          <w:sz w:val="24"/>
          <w:szCs w:val="24"/>
          <w:rtl/>
          <w:lang w:eastAsia="he-IL"/>
        </w:rPr>
        <w:t xml:space="preserve">. </w:t>
      </w:r>
    </w:p>
    <w:p w14:paraId="12BD64B3" w14:textId="77777777" w:rsidR="00CC012C"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hint="eastAsia"/>
          <w:sz w:val="24"/>
          <w:szCs w:val="24"/>
          <w:rtl/>
          <w:lang w:eastAsia="he-IL"/>
        </w:rPr>
        <w:t>שמירה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הדפסת</w:t>
      </w:r>
      <w:r w:rsidRPr="00647F42">
        <w:rPr>
          <w:rFonts w:ascii="Times New Roman" w:eastAsia="Times New Roman" w:hAnsi="Times New Roman" w:cs="David"/>
          <w:sz w:val="24"/>
          <w:szCs w:val="24"/>
          <w:rtl/>
          <w:lang w:eastAsia="he-IL"/>
        </w:rPr>
        <w:t xml:space="preserve"> </w:t>
      </w:r>
      <w:proofErr w:type="spellStart"/>
      <w:r w:rsidRPr="00647F42">
        <w:rPr>
          <w:rFonts w:ascii="Times New Roman" w:eastAsia="Times New Roman" w:hAnsi="Times New Roman" w:cs="David" w:hint="eastAsia"/>
          <w:sz w:val="24"/>
          <w:szCs w:val="24"/>
          <w:rtl/>
          <w:lang w:eastAsia="he-IL"/>
        </w:rPr>
        <w:t>תכניות</w:t>
      </w:r>
      <w:proofErr w:type="spellEnd"/>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sz w:val="24"/>
          <w:szCs w:val="24"/>
          <w:lang w:eastAsia="he-IL"/>
        </w:rPr>
        <w:t>PLT</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PDF</w:t>
      </w:r>
      <w:r w:rsidRPr="00647F42">
        <w:rPr>
          <w:rFonts w:ascii="Times New Roman" w:eastAsia="Times New Roman" w:hAnsi="Times New Roman" w:cs="David"/>
          <w:sz w:val="24"/>
          <w:szCs w:val="24"/>
          <w:rtl/>
          <w:lang w:eastAsia="he-IL"/>
        </w:rPr>
        <w:t>/</w:t>
      </w:r>
      <w:r w:rsidRPr="00647F42">
        <w:rPr>
          <w:rFonts w:ascii="Times New Roman" w:eastAsia="Times New Roman" w:hAnsi="Times New Roman" w:cs="David"/>
          <w:sz w:val="24"/>
          <w:szCs w:val="24"/>
          <w:lang w:eastAsia="he-IL"/>
        </w:rPr>
        <w:t>DWG</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שיתוף</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תיאום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וקליטת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קבצים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ממתכננים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ויועצים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אחרים</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יבוצעו</w:t>
      </w:r>
      <w:r w:rsidRPr="00647F42">
        <w:rPr>
          <w:rFonts w:ascii="Times New Roman" w:eastAsia="Times New Roman" w:hAnsi="Times New Roman" w:cs="David"/>
          <w:sz w:val="24"/>
          <w:szCs w:val="24"/>
          <w:rtl/>
          <w:lang w:eastAsia="he-IL"/>
        </w:rPr>
        <w:t xml:space="preserve"> באמצעות תוכנה כדוגמת </w:t>
      </w:r>
      <w:r w:rsidRPr="00647F42">
        <w:rPr>
          <w:rFonts w:ascii="Times New Roman" w:eastAsia="Times New Roman" w:hAnsi="Times New Roman" w:cs="David"/>
          <w:sz w:val="24"/>
          <w:szCs w:val="24"/>
          <w:lang w:eastAsia="he-IL"/>
        </w:rPr>
        <w:t>@view</w:t>
      </w:r>
      <w:r w:rsidRPr="00647F42">
        <w:rPr>
          <w:rFonts w:ascii="Times New Roman" w:eastAsia="Times New Roman" w:hAnsi="Times New Roman" w:cs="David"/>
          <w:sz w:val="24"/>
          <w:szCs w:val="24"/>
          <w:rtl/>
          <w:lang w:eastAsia="he-IL"/>
        </w:rPr>
        <w:t xml:space="preserve"> (להלן: "</w:t>
      </w:r>
      <w:r w:rsidRPr="00867AE6">
        <w:rPr>
          <w:rFonts w:ascii="Times New Roman" w:eastAsia="Times New Roman" w:hAnsi="Times New Roman" w:cs="David" w:hint="eastAsia"/>
          <w:b/>
          <w:bCs/>
          <w:sz w:val="24"/>
          <w:szCs w:val="24"/>
          <w:rtl/>
          <w:lang w:eastAsia="he-IL"/>
        </w:rPr>
        <w:t>התוכנה</w:t>
      </w:r>
      <w:r w:rsidRPr="00647F42">
        <w:rPr>
          <w:rFonts w:ascii="Times New Roman" w:eastAsia="Times New Roman" w:hAnsi="Times New Roman" w:cs="David"/>
          <w:sz w:val="24"/>
          <w:szCs w:val="24"/>
          <w:rtl/>
          <w:lang w:eastAsia="he-IL"/>
        </w:rPr>
        <w:t xml:space="preserve">"). </w:t>
      </w:r>
    </w:p>
    <w:p w14:paraId="06CCD2A4" w14:textId="77777777" w:rsidR="00CC012C" w:rsidRPr="00647F42"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sidRPr="00647F42">
        <w:rPr>
          <w:rFonts w:ascii="Times New Roman" w:eastAsia="Times New Roman" w:hAnsi="Times New Roman" w:cs="David"/>
          <w:sz w:val="24"/>
          <w:szCs w:val="24"/>
          <w:rtl/>
          <w:lang w:eastAsia="he-IL"/>
        </w:rPr>
        <w:t>כל תעבורת הקבצים תבוצע באמצע</w:t>
      </w:r>
      <w:r w:rsidRPr="00647F42">
        <w:rPr>
          <w:rFonts w:ascii="Times New Roman" w:eastAsia="Times New Roman" w:hAnsi="Times New Roman" w:cs="David" w:hint="eastAsia"/>
          <w:sz w:val="24"/>
          <w:szCs w:val="24"/>
          <w:rtl/>
          <w:lang w:eastAsia="he-IL"/>
        </w:rPr>
        <w:t>ות</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התוכנה</w:t>
      </w:r>
      <w:r w:rsidRPr="00647F42">
        <w:rPr>
          <w:rFonts w:ascii="Times New Roman" w:eastAsia="Times New Roman" w:hAnsi="Times New Roman" w:cs="David"/>
          <w:sz w:val="24"/>
          <w:szCs w:val="24"/>
          <w:rtl/>
          <w:lang w:eastAsia="he-IL"/>
        </w:rPr>
        <w:t xml:space="preserve"> </w:t>
      </w:r>
      <w:r w:rsidRPr="00647F42">
        <w:rPr>
          <w:rFonts w:ascii="Times New Roman" w:eastAsia="Times New Roman" w:hAnsi="Times New Roman" w:cs="David" w:hint="eastAsia"/>
          <w:sz w:val="24"/>
          <w:szCs w:val="24"/>
          <w:rtl/>
          <w:lang w:eastAsia="he-IL"/>
        </w:rPr>
        <w:t>בלבד</w:t>
      </w:r>
      <w:r w:rsidRPr="00647F42">
        <w:rPr>
          <w:rFonts w:ascii="Times New Roman" w:eastAsia="Times New Roman" w:hAnsi="Times New Roman" w:cs="David"/>
          <w:sz w:val="24"/>
          <w:szCs w:val="24"/>
          <w:rtl/>
          <w:lang w:eastAsia="he-IL"/>
        </w:rPr>
        <w:t>, או תוכנה אחרת לפי החלטת המזמין.</w:t>
      </w:r>
    </w:p>
    <w:p w14:paraId="7AB9861C" w14:textId="77777777" w:rsidR="00CC012C" w:rsidRPr="00DE0948" w:rsidRDefault="00CC012C" w:rsidP="00CC012C">
      <w:pPr>
        <w:widowControl w:val="0"/>
        <w:spacing w:before="0" w:beforeAutospacing="0" w:after="0" w:afterAutospacing="0" w:line="276" w:lineRule="auto"/>
        <w:ind w:left="720" w:right="-142"/>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מבלי לגרוע מהאמור בסעיף 10.6 לחוזה, י</w:t>
      </w:r>
      <w:r w:rsidRPr="00647F42">
        <w:rPr>
          <w:rFonts w:ascii="Times New Roman" w:eastAsia="Times New Roman" w:hAnsi="Times New Roman" w:cs="David" w:hint="eastAsia"/>
          <w:sz w:val="24"/>
          <w:szCs w:val="24"/>
          <w:rtl/>
          <w:lang w:eastAsia="he-IL"/>
        </w:rPr>
        <w:t>ובהר</w:t>
      </w:r>
      <w:r w:rsidRPr="00647F42">
        <w:rPr>
          <w:rFonts w:ascii="Times New Roman" w:eastAsia="Times New Roman" w:hAnsi="Times New Roman" w:cs="David"/>
          <w:sz w:val="24"/>
          <w:szCs w:val="24"/>
          <w:rtl/>
          <w:lang w:eastAsia="he-IL"/>
        </w:rPr>
        <w:t xml:space="preserve"> כי זכו</w:t>
      </w:r>
      <w:r w:rsidRPr="00647F42">
        <w:rPr>
          <w:rFonts w:ascii="Times New Roman" w:eastAsia="Times New Roman" w:hAnsi="Times New Roman" w:cs="David" w:hint="eastAsia"/>
          <w:sz w:val="24"/>
          <w:szCs w:val="24"/>
          <w:rtl/>
          <w:lang w:eastAsia="he-IL"/>
        </w:rPr>
        <w:t>יו</w:t>
      </w:r>
      <w:r w:rsidRPr="00647F42">
        <w:rPr>
          <w:rFonts w:ascii="Times New Roman" w:eastAsia="Times New Roman" w:hAnsi="Times New Roman" w:cs="David"/>
          <w:sz w:val="24"/>
          <w:szCs w:val="24"/>
          <w:rtl/>
          <w:lang w:eastAsia="he-IL"/>
        </w:rPr>
        <w:t>ת הקניין ב</w:t>
      </w:r>
      <w:r w:rsidRPr="00647F42">
        <w:rPr>
          <w:rFonts w:ascii="Times New Roman" w:eastAsia="Times New Roman" w:hAnsi="Times New Roman" w:cs="David" w:hint="eastAsia"/>
          <w:sz w:val="24"/>
          <w:szCs w:val="24"/>
          <w:rtl/>
          <w:lang w:eastAsia="he-IL"/>
        </w:rPr>
        <w:t>ענן</w:t>
      </w:r>
      <w:r w:rsidRPr="00647F42">
        <w:rPr>
          <w:rFonts w:ascii="Times New Roman" w:eastAsia="Times New Roman" w:hAnsi="Times New Roman" w:cs="David"/>
          <w:sz w:val="24"/>
          <w:szCs w:val="24"/>
          <w:rtl/>
          <w:lang w:eastAsia="he-IL"/>
        </w:rPr>
        <w:t xml:space="preserve"> ובתוכנה שייכ</w:t>
      </w:r>
      <w:r w:rsidRPr="00647F42">
        <w:rPr>
          <w:rFonts w:ascii="Times New Roman" w:eastAsia="Times New Roman" w:hAnsi="Times New Roman" w:cs="David" w:hint="eastAsia"/>
          <w:sz w:val="24"/>
          <w:szCs w:val="24"/>
          <w:rtl/>
          <w:lang w:eastAsia="he-IL"/>
        </w:rPr>
        <w:t>ו</w:t>
      </w:r>
      <w:r w:rsidRPr="00647F42">
        <w:rPr>
          <w:rFonts w:ascii="Times New Roman" w:eastAsia="Times New Roman" w:hAnsi="Times New Roman" w:cs="David"/>
          <w:sz w:val="24"/>
          <w:szCs w:val="24"/>
          <w:rtl/>
          <w:lang w:eastAsia="he-IL"/>
        </w:rPr>
        <w:t xml:space="preserve">ת למזמין, ובלבד ששולם שכר היועץ בהתאם להוראות חוזה זה. היועץ אינו רשאי להשתמש </w:t>
      </w:r>
      <w:r w:rsidRPr="00647F42">
        <w:rPr>
          <w:rFonts w:ascii="Times New Roman" w:eastAsia="Times New Roman" w:hAnsi="Times New Roman" w:cs="David" w:hint="eastAsia"/>
          <w:sz w:val="24"/>
          <w:szCs w:val="24"/>
          <w:rtl/>
          <w:lang w:eastAsia="he-IL"/>
        </w:rPr>
        <w:t>בענן</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ו</w:t>
      </w:r>
      <w:r w:rsidRPr="00647F42">
        <w:rPr>
          <w:rFonts w:ascii="Times New Roman" w:eastAsia="Times New Roman" w:hAnsi="Times New Roman" w:cs="David" w:hint="eastAsia"/>
          <w:sz w:val="24"/>
          <w:szCs w:val="24"/>
          <w:rtl/>
          <w:lang w:eastAsia="he-IL"/>
        </w:rPr>
        <w:t>בתוכנה</w:t>
      </w:r>
      <w:r w:rsidRPr="00647F42">
        <w:rPr>
          <w:rFonts w:ascii="Times New Roman" w:eastAsia="Times New Roman" w:hAnsi="Times New Roman" w:cs="David"/>
          <w:sz w:val="24"/>
          <w:szCs w:val="24"/>
          <w:rtl/>
          <w:lang w:eastAsia="he-IL"/>
        </w:rPr>
        <w:t xml:space="preserve"> </w:t>
      </w:r>
      <w:r>
        <w:rPr>
          <w:rFonts w:ascii="Times New Roman" w:eastAsia="Times New Roman" w:hAnsi="Times New Roman" w:cs="David" w:hint="cs"/>
          <w:sz w:val="24"/>
          <w:szCs w:val="24"/>
          <w:rtl/>
          <w:lang w:eastAsia="he-IL"/>
        </w:rPr>
        <w:t xml:space="preserve">שלא </w:t>
      </w:r>
      <w:r w:rsidRPr="00647F42">
        <w:rPr>
          <w:rFonts w:ascii="Times New Roman" w:eastAsia="Times New Roman" w:hAnsi="Times New Roman" w:cs="David"/>
          <w:sz w:val="24"/>
          <w:szCs w:val="24"/>
          <w:rtl/>
          <w:lang w:eastAsia="he-IL"/>
        </w:rPr>
        <w:t xml:space="preserve">לצורך </w:t>
      </w:r>
      <w:r>
        <w:rPr>
          <w:rFonts w:ascii="Times New Roman" w:eastAsia="Times New Roman" w:hAnsi="Times New Roman" w:cs="David" w:hint="cs"/>
          <w:sz w:val="24"/>
          <w:szCs w:val="24"/>
          <w:rtl/>
          <w:lang w:eastAsia="he-IL"/>
        </w:rPr>
        <w:t>ה</w:t>
      </w:r>
      <w:r w:rsidRPr="00647F42">
        <w:rPr>
          <w:rFonts w:ascii="Times New Roman" w:eastAsia="Times New Roman" w:hAnsi="Times New Roman" w:cs="David"/>
          <w:sz w:val="24"/>
          <w:szCs w:val="24"/>
          <w:rtl/>
          <w:lang w:eastAsia="he-IL"/>
        </w:rPr>
        <w:t>פרויקט.</w:t>
      </w:r>
    </w:p>
    <w:p w14:paraId="3A5AEAA4" w14:textId="77777777" w:rsidR="00CC012C" w:rsidRPr="00DE0948" w:rsidRDefault="00CC012C" w:rsidP="00DA086E">
      <w:pPr>
        <w:widowControl w:val="0"/>
        <w:spacing w:before="0" w:beforeAutospacing="0" w:after="0" w:afterAutospacing="0" w:line="240" w:lineRule="auto"/>
        <w:ind w:left="720" w:right="-426" w:hanging="720"/>
        <w:jc w:val="both"/>
        <w:rPr>
          <w:rFonts w:ascii="Times New Roman" w:eastAsia="Times New Roman" w:hAnsi="Times New Roman" w:cs="David"/>
          <w:sz w:val="24"/>
          <w:szCs w:val="24"/>
          <w:rtl/>
          <w:lang w:eastAsia="he-IL"/>
        </w:rPr>
      </w:pPr>
    </w:p>
    <w:p w14:paraId="4CE862D4" w14:textId="77777777" w:rsidR="00572B5D" w:rsidRPr="00B27B4C" w:rsidRDefault="00572B5D" w:rsidP="00572B5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0A244346"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2C358941"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DF5EA1" w14:textId="73FFB875"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63EE391B33844248FD8C965A00B16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7" w:author="Meryl Etman" w:date="2021-06-30T15:11:00Z">
            <w:r w:rsidR="005158B5">
              <w:rPr>
                <w:rFonts w:ascii="Times New Roman" w:eastAsia="Times New Roman" w:hAnsi="Times New Roman" w:cs="David"/>
                <w:color w:val="008000"/>
                <w:sz w:val="24"/>
                <w:szCs w:val="24"/>
                <w:rtl/>
                <w:lang w:eastAsia="he-IL"/>
              </w:rPr>
              <w:t>אביעד קלדרון</w:t>
            </w:r>
          </w:ins>
        </w:sdtContent>
      </w:sdt>
    </w:p>
    <w:p w14:paraId="403DFC10" w14:textId="77777777" w:rsidR="00572B5D" w:rsidRPr="00B27B4C" w:rsidRDefault="00572B5D" w:rsidP="00572B5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5676CBBF73AC4A6D8CB79A98AFECB9C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24FBC6C8"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05BFBE" w14:textId="63B3CE3D"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874D236E510D43FBAD5E03E496056A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8" w:author="Meryl Etman" w:date="2021-05-30T16:59:00Z">
            <w:r w:rsidR="00760D87">
              <w:rPr>
                <w:rFonts w:ascii="Times New Roman" w:eastAsia="Times New Roman" w:hAnsi="Times New Roman" w:cs="David"/>
                <w:color w:val="008000"/>
                <w:sz w:val="24"/>
                <w:szCs w:val="24"/>
                <w:rtl/>
                <w:lang w:eastAsia="he-IL"/>
              </w:rPr>
              <w:t>עמית מימוני</w:t>
            </w:r>
          </w:ins>
        </w:sdtContent>
      </w:sdt>
    </w:p>
    <w:p w14:paraId="7999DB19"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7750AF"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25F1420" w14:textId="77777777" w:rsidR="00572B5D" w:rsidRPr="00B27B4C" w:rsidRDefault="00572B5D" w:rsidP="00572B5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94058F"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DA63B67"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1D41D362"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1571EE9"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06498EFD" w14:textId="77777777" w:rsidR="00572B5D" w:rsidRPr="00B27B4C" w:rsidRDefault="00572B5D" w:rsidP="00572B5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EFF382F" w14:textId="77777777" w:rsidR="00572B5D" w:rsidRPr="00B27B4C" w:rsidRDefault="00572B5D" w:rsidP="00572B5D">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301B31DC" w14:textId="77777777" w:rsidR="00572B5D" w:rsidRDefault="00572B5D" w:rsidP="00572B5D">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2B5D" w14:paraId="1EFB8410" w14:textId="77777777" w:rsidTr="00572B5D">
        <w:trPr>
          <w:trHeight w:val="80"/>
        </w:trPr>
        <w:tc>
          <w:tcPr>
            <w:tcW w:w="3366" w:type="dxa"/>
          </w:tcPr>
          <w:p w14:paraId="1E5483CA" w14:textId="3CED0DC0" w:rsidR="00572B5D" w:rsidRDefault="00B46F40"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EE981423BF07481D9CF68D8D682CB9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9" w:author="Meryl Etman" w:date="2021-05-30T16:49:00Z">
                  <w:r w:rsidR="00C136F2">
                    <w:rPr>
                      <w:rFonts w:ascii="Times New Roman" w:eastAsia="Times New Roman" w:hAnsi="Times New Roman" w:cs="David" w:hint="cs"/>
                      <w:color w:val="008000"/>
                      <w:sz w:val="24"/>
                      <w:szCs w:val="24"/>
                      <w:rtl/>
                      <w:lang w:eastAsia="he-IL"/>
                    </w:rPr>
                    <w:t>50%</w:t>
                  </w:r>
                </w:ins>
              </w:sdtContent>
            </w:sdt>
          </w:p>
          <w:p w14:paraId="2B509F12"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lastRenderedPageBreak/>
              <w:t xml:space="preserve">             </w:t>
            </w:r>
          </w:p>
        </w:tc>
        <w:tc>
          <w:tcPr>
            <w:tcW w:w="2163" w:type="dxa"/>
          </w:tcPr>
          <w:p w14:paraId="4EF34257" w14:textId="77777777" w:rsidR="00572B5D" w:rsidRDefault="00572B5D" w:rsidP="00572B5D">
            <w:pPr>
              <w:widowControl w:val="0"/>
              <w:spacing w:before="0" w:beforeAutospacing="0" w:after="0" w:afterAutospacing="0" w:line="240" w:lineRule="auto"/>
              <w:ind w:left="720"/>
              <w:outlineLvl w:val="2"/>
            </w:pPr>
          </w:p>
          <w:p w14:paraId="6544E469" w14:textId="77777777" w:rsidR="00572B5D" w:rsidRDefault="00572B5D" w:rsidP="00572B5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2060D37" w14:textId="77777777" w:rsidR="006D2AE3" w:rsidRPr="006D2AE3" w:rsidRDefault="006D2AE3" w:rsidP="006D2AE3">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6D2AE3">
        <w:rPr>
          <w:rFonts w:ascii="Times New Roman" w:eastAsia="Times New Roman" w:hAnsi="Times New Roman" w:cs="David"/>
          <w:b/>
          <w:bCs/>
          <w:sz w:val="24"/>
          <w:szCs w:val="24"/>
          <w:u w:val="single"/>
          <w:rtl/>
          <w:lang w:eastAsia="he-IL"/>
        </w:rPr>
        <w:lastRenderedPageBreak/>
        <w:t xml:space="preserve">נספח </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ב</w:t>
      </w:r>
      <w:r w:rsidR="00572B5D">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2D35C1A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543417"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ש</w:t>
      </w:r>
      <w:r w:rsidRPr="006D2AE3">
        <w:rPr>
          <w:rFonts w:ascii="Times New Roman" w:eastAsia="Times New Roman" w:hAnsi="Times New Roman" w:cs="David" w:hint="cs"/>
          <w:bCs/>
          <w:sz w:val="24"/>
          <w:szCs w:val="24"/>
          <w:u w:val="single"/>
          <w:rtl/>
          <w:lang w:eastAsia="he-IL"/>
        </w:rPr>
        <w:t>י</w:t>
      </w:r>
      <w:r w:rsidRPr="006D2AE3">
        <w:rPr>
          <w:rFonts w:ascii="Times New Roman" w:eastAsia="Times New Roman" w:hAnsi="Times New Roman" w:cs="David"/>
          <w:bCs/>
          <w:sz w:val="24"/>
          <w:szCs w:val="24"/>
          <w:u w:val="single"/>
          <w:rtl/>
          <w:lang w:eastAsia="he-IL"/>
        </w:rPr>
        <w:t xml:space="preserve">רותי </w:t>
      </w:r>
      <w:r w:rsidRPr="006D2AE3">
        <w:rPr>
          <w:rFonts w:ascii="Times New Roman" w:eastAsia="Times New Roman" w:hAnsi="Times New Roman" w:cs="David" w:hint="cs"/>
          <w:bCs/>
          <w:sz w:val="24"/>
          <w:szCs w:val="24"/>
          <w:u w:val="single"/>
          <w:rtl/>
          <w:lang w:eastAsia="he-IL"/>
        </w:rPr>
        <w:t>היועץ</w:t>
      </w:r>
    </w:p>
    <w:p w14:paraId="735EFDD7"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E3D16BF"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כללי</w:t>
      </w:r>
      <w:r w:rsidRPr="006D2AE3">
        <w:rPr>
          <w:rFonts w:ascii="Times New Roman" w:eastAsia="Times New Roman" w:hAnsi="Times New Roman" w:cs="David"/>
          <w:b/>
          <w:bCs/>
          <w:sz w:val="24"/>
          <w:szCs w:val="24"/>
          <w:rtl/>
          <w:lang w:eastAsia="he-IL"/>
        </w:rPr>
        <w:t>:</w:t>
      </w:r>
    </w:p>
    <w:p w14:paraId="289E6EB0"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1090C7C" w14:textId="77777777" w:rsidR="006D2AE3" w:rsidRPr="006D2AE3" w:rsidRDefault="006D2AE3" w:rsidP="006D2AE3">
      <w:pPr>
        <w:widowControl w:val="0"/>
        <w:numPr>
          <w:ilvl w:val="1"/>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u w:val="single"/>
          <w:rtl/>
          <w:lang w:eastAsia="he-IL"/>
        </w:rPr>
        <w:t xml:space="preserve">שרותי </w:t>
      </w:r>
      <w:r w:rsidR="009F6985">
        <w:rPr>
          <w:rFonts w:ascii="Times New Roman" w:eastAsia="Times New Roman" w:hAnsi="Times New Roman" w:cs="David" w:hint="cs"/>
          <w:sz w:val="24"/>
          <w:szCs w:val="24"/>
          <w:u w:val="single"/>
          <w:rtl/>
          <w:lang w:eastAsia="he-IL"/>
        </w:rPr>
        <w:t>היועץ</w:t>
      </w:r>
      <w:r w:rsidRPr="006D2AE3">
        <w:rPr>
          <w:rFonts w:ascii="Times New Roman" w:eastAsia="Times New Roman" w:hAnsi="Times New Roman" w:cs="David"/>
          <w:sz w:val="24"/>
          <w:szCs w:val="24"/>
          <w:u w:val="single"/>
          <w:rtl/>
          <w:lang w:eastAsia="he-IL"/>
        </w:rPr>
        <w:t xml:space="preserve"> יכללו</w:t>
      </w:r>
      <w:r w:rsidRPr="006D2AE3">
        <w:rPr>
          <w:rFonts w:ascii="Times New Roman" w:eastAsia="Times New Roman" w:hAnsi="Times New Roman" w:cs="David"/>
          <w:sz w:val="24"/>
          <w:szCs w:val="24"/>
          <w:rtl/>
          <w:lang w:eastAsia="he-IL"/>
        </w:rPr>
        <w:t>:</w:t>
      </w:r>
    </w:p>
    <w:p w14:paraId="3330D3E1" w14:textId="5415048A" w:rsidR="00201A12" w:rsidRPr="00263813" w:rsidRDefault="00515418" w:rsidP="00263813">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ins w:id="40" w:author="Meryl Etman" w:date="2021-05-31T14:57:00Z">
        <w:r>
          <w:rPr>
            <w:rFonts w:ascii="Times New Roman" w:eastAsia="Times New Roman" w:hAnsi="Times New Roman" w:cs="David" w:hint="cs"/>
            <w:sz w:val="24"/>
            <w:szCs w:val="24"/>
            <w:rtl/>
            <w:lang w:eastAsia="he-IL"/>
          </w:rPr>
          <w:t xml:space="preserve">תכולת העבודה </w:t>
        </w:r>
      </w:ins>
      <w:r w:rsidR="00DE41CE">
        <w:rPr>
          <w:rFonts w:ascii="Times New Roman" w:eastAsia="Times New Roman" w:hAnsi="Times New Roman" w:cs="David"/>
          <w:sz w:val="24"/>
          <w:szCs w:val="24"/>
          <w:rtl/>
          <w:lang w:eastAsia="he-IL"/>
        </w:rPr>
        <w:t>–</w:t>
      </w:r>
      <w:ins w:id="41" w:author="Meryl Etman" w:date="2021-05-31T14:57:00Z">
        <w:r>
          <w:rPr>
            <w:rFonts w:ascii="Times New Roman" w:eastAsia="Times New Roman" w:hAnsi="Times New Roman" w:cs="David" w:hint="cs"/>
            <w:sz w:val="24"/>
            <w:szCs w:val="24"/>
            <w:rtl/>
            <w:lang w:eastAsia="he-IL"/>
          </w:rPr>
          <w:t xml:space="preserve"> </w:t>
        </w:r>
      </w:ins>
      <w:r w:rsidR="006D2AE3" w:rsidRPr="006D2AE3">
        <w:rPr>
          <w:rFonts w:ascii="Times New Roman" w:eastAsia="Times New Roman" w:hAnsi="Times New Roman" w:cs="David" w:hint="cs"/>
          <w:sz w:val="24"/>
          <w:szCs w:val="24"/>
          <w:rtl/>
          <w:lang w:eastAsia="he-IL"/>
        </w:rPr>
        <w:t>ככלל</w:t>
      </w:r>
      <w:r w:rsidR="00DE41CE">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 xml:space="preserve"> תכולת העבודה מתייחסת </w:t>
      </w:r>
      <w:r w:rsidR="00263813">
        <w:rPr>
          <w:rFonts w:ascii="Times New Roman" w:eastAsia="Times New Roman" w:hAnsi="Times New Roman" w:cs="David" w:hint="cs"/>
          <w:sz w:val="24"/>
          <w:szCs w:val="24"/>
          <w:rtl/>
          <w:lang w:eastAsia="he-IL"/>
        </w:rPr>
        <w:t xml:space="preserve">לכל שלבי הפרויקט, </w:t>
      </w:r>
      <w:r w:rsidR="006D2AE3" w:rsidRPr="006D2AE3">
        <w:rPr>
          <w:rFonts w:ascii="Times New Roman" w:eastAsia="Times New Roman" w:hAnsi="Times New Roman" w:cs="David" w:hint="cs"/>
          <w:sz w:val="24"/>
          <w:szCs w:val="24"/>
          <w:rtl/>
          <w:lang w:eastAsia="he-IL"/>
        </w:rPr>
        <w:t>ל</w:t>
      </w:r>
      <w:r w:rsidR="00263813">
        <w:rPr>
          <w:rFonts w:ascii="Times New Roman" w:eastAsia="Times New Roman" w:hAnsi="Times New Roman" w:cs="David" w:hint="cs"/>
          <w:sz w:val="24"/>
          <w:szCs w:val="24"/>
          <w:rtl/>
          <w:lang w:eastAsia="he-IL"/>
        </w:rPr>
        <w:t xml:space="preserve">כל </w:t>
      </w:r>
      <w:r w:rsidR="006D2AE3" w:rsidRPr="006D2AE3">
        <w:rPr>
          <w:rFonts w:ascii="Times New Roman" w:eastAsia="Times New Roman" w:hAnsi="Times New Roman" w:cs="David" w:hint="cs"/>
          <w:sz w:val="24"/>
          <w:szCs w:val="24"/>
          <w:rtl/>
          <w:lang w:eastAsia="he-IL"/>
        </w:rPr>
        <w:t xml:space="preserve">קומות הבניין </w:t>
      </w:r>
      <w:r w:rsidR="006D2AE3" w:rsidRPr="00263813">
        <w:rPr>
          <w:rFonts w:ascii="Times New Roman" w:eastAsia="Times New Roman" w:hAnsi="Times New Roman" w:cs="David" w:hint="cs"/>
          <w:sz w:val="24"/>
          <w:szCs w:val="24"/>
          <w:rtl/>
          <w:lang w:eastAsia="he-IL"/>
        </w:rPr>
        <w:t>מתחתית קומת החניון</w:t>
      </w:r>
      <w:r w:rsidR="00572B5D" w:rsidRP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התחתונה ועד לקומת הגג העליונה ביותר ועד בכלל</w:t>
      </w:r>
      <w:r w:rsidR="00263813">
        <w:rPr>
          <w:rFonts w:ascii="Times New Roman" w:eastAsia="Times New Roman" w:hAnsi="Times New Roman" w:cs="David" w:hint="cs"/>
          <w:sz w:val="24"/>
          <w:szCs w:val="24"/>
          <w:rtl/>
          <w:lang w:eastAsia="he-IL"/>
        </w:rPr>
        <w:t xml:space="preserve"> </w:t>
      </w:r>
      <w:r w:rsidR="006D2AE3" w:rsidRPr="00263813">
        <w:rPr>
          <w:rFonts w:ascii="Times New Roman" w:eastAsia="Times New Roman" w:hAnsi="Times New Roman" w:cs="David" w:hint="cs"/>
          <w:sz w:val="24"/>
          <w:szCs w:val="24"/>
          <w:rtl/>
          <w:lang w:eastAsia="he-IL"/>
        </w:rPr>
        <w:t xml:space="preserve">ובכלל זה:   </w:t>
      </w:r>
    </w:p>
    <w:p w14:paraId="733D289D" w14:textId="2F3175F0" w:rsidR="00201A12" w:rsidRPr="00D065DD" w:rsidRDefault="001328C5" w:rsidP="007227F2">
      <w:pPr>
        <w:pStyle w:val="af6"/>
        <w:widowControl w:val="0"/>
        <w:numPr>
          <w:ilvl w:val="0"/>
          <w:numId w:val="11"/>
        </w:numPr>
        <w:rPr>
          <w:sz w:val="24"/>
          <w:szCs w:val="24"/>
          <w:rtl/>
          <w:lang w:eastAsia="he-IL"/>
        </w:rPr>
      </w:pPr>
      <w:r>
        <w:rPr>
          <w:rFonts w:hint="cs"/>
          <w:sz w:val="24"/>
          <w:szCs w:val="24"/>
          <w:rtl/>
          <w:lang w:eastAsia="he-IL"/>
        </w:rPr>
        <w:t xml:space="preserve">מתן </w:t>
      </w:r>
      <w:r w:rsidR="00201A12" w:rsidRPr="00263813">
        <w:rPr>
          <w:rFonts w:hint="cs"/>
          <w:sz w:val="24"/>
          <w:szCs w:val="24"/>
          <w:rtl/>
          <w:lang w:eastAsia="he-IL"/>
        </w:rPr>
        <w:t xml:space="preserve">הדרכה למזמין ולמתכנני הפרויקט על העבודה </w:t>
      </w:r>
      <w:r>
        <w:rPr>
          <w:rFonts w:hint="cs"/>
          <w:sz w:val="24"/>
          <w:szCs w:val="24"/>
          <w:rtl/>
          <w:lang w:eastAsia="he-IL"/>
        </w:rPr>
        <w:t xml:space="preserve">ב </w:t>
      </w:r>
      <w:r>
        <w:rPr>
          <w:rFonts w:hint="cs"/>
          <w:sz w:val="24"/>
          <w:szCs w:val="24"/>
          <w:lang w:eastAsia="he-IL"/>
        </w:rPr>
        <w:t>BIM</w:t>
      </w:r>
      <w:r>
        <w:rPr>
          <w:rFonts w:hint="cs"/>
          <w:sz w:val="24"/>
          <w:szCs w:val="24"/>
          <w:rtl/>
          <w:lang w:eastAsia="he-IL"/>
        </w:rPr>
        <w:t xml:space="preserve"> </w:t>
      </w:r>
      <w:r w:rsidR="00201A12" w:rsidRPr="00263813">
        <w:rPr>
          <w:rFonts w:hint="cs"/>
          <w:sz w:val="24"/>
          <w:szCs w:val="24"/>
          <w:rtl/>
          <w:lang w:eastAsia="he-IL"/>
        </w:rPr>
        <w:t>ועל ת</w:t>
      </w:r>
      <w:ins w:id="42" w:author="Meryl Etman" w:date="2021-05-31T14:57:00Z">
        <w:r w:rsidR="00515418">
          <w:rPr>
            <w:rFonts w:hint="cs"/>
            <w:sz w:val="24"/>
            <w:szCs w:val="24"/>
            <w:rtl/>
            <w:lang w:eastAsia="he-IL"/>
          </w:rPr>
          <w:t>ו</w:t>
        </w:r>
      </w:ins>
      <w:r w:rsidR="00201A12" w:rsidRPr="00263813">
        <w:rPr>
          <w:rFonts w:hint="cs"/>
          <w:sz w:val="24"/>
          <w:szCs w:val="24"/>
          <w:rtl/>
          <w:lang w:eastAsia="he-IL"/>
        </w:rPr>
        <w:t xml:space="preserve">כנת </w:t>
      </w:r>
      <w:del w:id="43" w:author="Meryl Etman" w:date="2021-05-31T14:57:00Z">
        <w:r w:rsidR="00201A12" w:rsidRPr="00263813" w:rsidDel="00515418">
          <w:rPr>
            <w:rFonts w:hint="cs"/>
            <w:sz w:val="24"/>
            <w:szCs w:val="24"/>
            <w:rtl/>
            <w:lang w:eastAsia="he-IL"/>
          </w:rPr>
          <w:delText xml:space="preserve">הרביט </w:delText>
        </w:r>
      </w:del>
      <w:ins w:id="44" w:author="Meryl Etman" w:date="2021-05-31T14:57:00Z">
        <w:r w:rsidR="00515418" w:rsidRPr="00263813">
          <w:rPr>
            <w:rFonts w:hint="cs"/>
            <w:sz w:val="24"/>
            <w:szCs w:val="24"/>
            <w:rtl/>
            <w:lang w:eastAsia="he-IL"/>
          </w:rPr>
          <w:t>ה</w:t>
        </w:r>
        <w:r w:rsidR="00515418">
          <w:rPr>
            <w:rFonts w:hint="cs"/>
            <w:sz w:val="24"/>
            <w:szCs w:val="24"/>
            <w:rtl/>
            <w:lang w:eastAsia="he-IL"/>
          </w:rPr>
          <w:t>-</w:t>
        </w:r>
        <w:r w:rsidR="00515418">
          <w:rPr>
            <w:sz w:val="24"/>
            <w:szCs w:val="24"/>
            <w:lang w:eastAsia="he-IL"/>
          </w:rPr>
          <w:t>REVIT</w:t>
        </w:r>
        <w:r w:rsidR="00515418" w:rsidRPr="00263813">
          <w:rPr>
            <w:rFonts w:hint="cs"/>
            <w:sz w:val="24"/>
            <w:szCs w:val="24"/>
            <w:rtl/>
            <w:lang w:eastAsia="he-IL"/>
          </w:rPr>
          <w:t xml:space="preserve"> </w:t>
        </w:r>
      </w:ins>
      <w:r w:rsidR="00201A12" w:rsidRPr="00263813">
        <w:rPr>
          <w:rFonts w:hint="cs"/>
          <w:sz w:val="24"/>
          <w:szCs w:val="24"/>
          <w:rtl/>
          <w:lang w:eastAsia="he-IL"/>
        </w:rPr>
        <w:t>ככל ויידרש.</w:t>
      </w:r>
    </w:p>
    <w:p w14:paraId="0C4C12FD" w14:textId="199D06C4" w:rsidR="006D2AE3" w:rsidRPr="006D2AE3" w:rsidRDefault="004143FC" w:rsidP="006D2AE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263813">
        <w:rPr>
          <w:rFonts w:ascii="Times New Roman" w:eastAsia="Times New Roman" w:hAnsi="Times New Roman" w:cs="David" w:hint="cs"/>
          <w:sz w:val="24"/>
          <w:szCs w:val="24"/>
          <w:rtl/>
          <w:lang w:eastAsia="he-IL"/>
        </w:rPr>
        <w:t xml:space="preserve">בירור </w:t>
      </w:r>
      <w:proofErr w:type="spellStart"/>
      <w:r w:rsidRPr="00263813">
        <w:rPr>
          <w:rFonts w:ascii="Times New Roman" w:eastAsia="Times New Roman" w:hAnsi="Times New Roman" w:cs="David" w:hint="cs"/>
          <w:sz w:val="24"/>
          <w:szCs w:val="24"/>
          <w:rtl/>
          <w:lang w:eastAsia="he-IL"/>
        </w:rPr>
        <w:t>ת</w:t>
      </w:r>
      <w:r w:rsidR="006D2AE3" w:rsidRPr="0026381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הפרויקט עם האדריכל, </w:t>
      </w:r>
      <w:proofErr w:type="spellStart"/>
      <w:r w:rsidR="006D2AE3" w:rsidRPr="006D2AE3">
        <w:rPr>
          <w:rFonts w:ascii="Times New Roman" w:eastAsia="Times New Roman" w:hAnsi="Times New Roman" w:cs="David" w:hint="cs"/>
          <w:sz w:val="24"/>
          <w:szCs w:val="24"/>
          <w:rtl/>
          <w:lang w:eastAsia="he-IL"/>
        </w:rPr>
        <w:t>הקונסטרוקטור</w:t>
      </w:r>
      <w:proofErr w:type="spellEnd"/>
      <w:r w:rsidR="006D2AE3" w:rsidRPr="006D2AE3">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4"/>
          <w:szCs w:val="24"/>
          <w:rtl/>
          <w:lang w:eastAsia="he-IL"/>
        </w:rPr>
        <w:t>ושאר המתכננים האלקטרו-מכאניים (</w:t>
      </w:r>
      <w:proofErr w:type="spellStart"/>
      <w:r>
        <w:rPr>
          <w:rFonts w:ascii="Times New Roman" w:eastAsia="Times New Roman" w:hAnsi="Times New Roman" w:cs="David" w:hint="cs"/>
          <w:sz w:val="24"/>
          <w:szCs w:val="24"/>
          <w:rtl/>
          <w:lang w:eastAsia="he-IL"/>
        </w:rPr>
        <w:t>מז"א</w:t>
      </w:r>
      <w:proofErr w:type="spellEnd"/>
      <w:del w:id="45" w:author="Meryl Etman" w:date="2021-05-30T17:51:00Z">
        <w:r w:rsidDel="00D564A3">
          <w:rPr>
            <w:rFonts w:ascii="Times New Roman" w:eastAsia="Times New Roman" w:hAnsi="Times New Roman" w:cs="David" w:hint="cs"/>
            <w:sz w:val="24"/>
            <w:szCs w:val="24"/>
            <w:rtl/>
            <w:lang w:eastAsia="he-IL"/>
          </w:rPr>
          <w:delText xml:space="preserve"> </w:delText>
        </w:r>
      </w:del>
      <w:r>
        <w:rPr>
          <w:rFonts w:ascii="Times New Roman" w:eastAsia="Times New Roman" w:hAnsi="Times New Roman" w:cs="David" w:hint="cs"/>
          <w:sz w:val="24"/>
          <w:szCs w:val="24"/>
          <w:rtl/>
          <w:lang w:eastAsia="he-IL"/>
        </w:rPr>
        <w:t>,</w:t>
      </w:r>
      <w:ins w:id="46" w:author="Meryl Etman" w:date="2021-05-30T17:51:00Z">
        <w:r w:rsidR="00D564A3">
          <w:rPr>
            <w:rFonts w:ascii="Times New Roman" w:eastAsia="Times New Roman" w:hAnsi="Times New Roman" w:cs="David" w:hint="cs"/>
            <w:sz w:val="24"/>
            <w:szCs w:val="24"/>
            <w:rtl/>
            <w:lang w:eastAsia="he-IL"/>
          </w:rPr>
          <w:t xml:space="preserve"> </w:t>
        </w:r>
      </w:ins>
      <w:r w:rsidR="006D2AE3" w:rsidRPr="006D2AE3">
        <w:rPr>
          <w:rFonts w:ascii="Times New Roman" w:eastAsia="Times New Roman" w:hAnsi="Times New Roman" w:cs="David" w:hint="cs"/>
          <w:sz w:val="24"/>
          <w:szCs w:val="24"/>
          <w:rtl/>
          <w:lang w:eastAsia="he-IL"/>
        </w:rPr>
        <w:t>אינסטלציה, חשמל וכדומה), התייעצות ותיאום עם המתכננים.</w:t>
      </w:r>
    </w:p>
    <w:p w14:paraId="5D812270"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כתיבת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sz w:val="24"/>
          <w:szCs w:val="24"/>
          <w:lang w:eastAsia="he-IL"/>
        </w:rPr>
        <w:t>BEP</w:t>
      </w:r>
      <w:r w:rsidRPr="00D065DD">
        <w:rPr>
          <w:rFonts w:ascii="Times New Roman" w:eastAsia="Times New Roman" w:hAnsi="Times New Roman" w:cs="David"/>
          <w:sz w:val="24"/>
          <w:szCs w:val="24"/>
          <w:rtl/>
          <w:lang w:eastAsia="he-IL"/>
        </w:rPr>
        <w:t xml:space="preserve"> בהתאם לדרישות המזמין.</w:t>
      </w:r>
    </w:p>
    <w:p w14:paraId="3E131B2C" w14:textId="77777777" w:rsidR="00DE41CE" w:rsidRPr="00201A12" w:rsidRDefault="00FC0AC7" w:rsidP="004143F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Pr>
          <w:rFonts w:ascii="Times New Roman" w:eastAsia="Times New Roman" w:hAnsi="Times New Roman" w:cs="David" w:hint="cs"/>
          <w:sz w:val="24"/>
          <w:szCs w:val="24"/>
          <w:rtl/>
          <w:lang w:eastAsia="he-IL"/>
        </w:rPr>
        <w:t xml:space="preserve">ניהול, תחזוקה ועדכון אתר מודל </w:t>
      </w:r>
      <w:r w:rsidR="00DE41CE" w:rsidRPr="00D065DD">
        <w:rPr>
          <w:rFonts w:ascii="Times New Roman" w:eastAsia="Times New Roman" w:hAnsi="Times New Roman" w:cs="David" w:hint="eastAsia"/>
          <w:sz w:val="24"/>
          <w:szCs w:val="24"/>
          <w:rtl/>
          <w:lang w:eastAsia="he-IL"/>
        </w:rPr>
        <w:t>הפרויקט</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בענן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של</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המזמין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ומתן</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הרשאות</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שימוש</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ליועצים</w:t>
      </w:r>
      <w:r w:rsidR="00DE41CE" w:rsidRPr="00D065DD">
        <w:rPr>
          <w:rFonts w:ascii="Times New Roman" w:eastAsia="Times New Roman" w:hAnsi="Times New Roman" w:cs="David"/>
          <w:sz w:val="24"/>
          <w:szCs w:val="24"/>
          <w:rtl/>
          <w:lang w:eastAsia="he-IL"/>
        </w:rPr>
        <w:t xml:space="preserve"> </w:t>
      </w:r>
      <w:r w:rsidR="00DE41CE" w:rsidRPr="00D065DD">
        <w:rPr>
          <w:rFonts w:ascii="Times New Roman" w:eastAsia="Times New Roman" w:hAnsi="Times New Roman" w:cs="David" w:hint="eastAsia"/>
          <w:sz w:val="24"/>
          <w:szCs w:val="24"/>
          <w:rtl/>
          <w:lang w:eastAsia="he-IL"/>
        </w:rPr>
        <w:t>ומתכננים</w:t>
      </w:r>
      <w:r w:rsidR="00DE41CE" w:rsidRPr="00D065DD">
        <w:rPr>
          <w:rFonts w:ascii="Times New Roman" w:eastAsia="Times New Roman" w:hAnsi="Times New Roman" w:cs="David"/>
          <w:sz w:val="24"/>
          <w:szCs w:val="24"/>
          <w:rtl/>
          <w:lang w:eastAsia="he-IL"/>
        </w:rPr>
        <w:t>.</w:t>
      </w:r>
    </w:p>
    <w:p w14:paraId="7E0643D1" w14:textId="77777777" w:rsidR="00DE41CE" w:rsidRPr="00DE41CE" w:rsidRDefault="00DE41CE" w:rsidP="00DE41CE">
      <w:pPr>
        <w:pStyle w:val="af6"/>
        <w:numPr>
          <w:ilvl w:val="0"/>
          <w:numId w:val="11"/>
        </w:numPr>
        <w:rPr>
          <w:sz w:val="24"/>
          <w:szCs w:val="24"/>
          <w:rtl/>
          <w:lang w:eastAsia="he-IL"/>
        </w:rPr>
      </w:pPr>
      <w:r w:rsidRPr="00DE41CE">
        <w:rPr>
          <w:sz w:val="24"/>
          <w:szCs w:val="24"/>
          <w:rtl/>
          <w:lang w:eastAsia="he-IL"/>
        </w:rPr>
        <w:t xml:space="preserve">היערכות וניהול ישיבת התנעת העבודה ב </w:t>
      </w:r>
      <w:r w:rsidRPr="00DE41CE">
        <w:rPr>
          <w:sz w:val="24"/>
          <w:szCs w:val="24"/>
          <w:lang w:eastAsia="he-IL"/>
        </w:rPr>
        <w:t>BIM</w:t>
      </w:r>
      <w:r w:rsidRPr="00DE41CE">
        <w:rPr>
          <w:sz w:val="24"/>
          <w:szCs w:val="24"/>
          <w:rtl/>
          <w:lang w:eastAsia="he-IL"/>
        </w:rPr>
        <w:t>.</w:t>
      </w:r>
    </w:p>
    <w:p w14:paraId="5164AB27" w14:textId="67DC616D" w:rsidR="006D2AE3" w:rsidRPr="00201A12" w:rsidRDefault="001568D3" w:rsidP="001568D3">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ins w:id="47" w:author="Meryl Etman" w:date="2021-09-14T11:52:00Z">
        <w:r>
          <w:rPr>
            <w:rFonts w:ascii="Times New Roman" w:eastAsia="Times New Roman" w:hAnsi="Times New Roman" w:cs="David" w:hint="cs"/>
            <w:sz w:val="24"/>
            <w:szCs w:val="24"/>
            <w:rtl/>
            <w:lang w:eastAsia="he-IL"/>
          </w:rPr>
          <w:t>ניהול והנחיית המתכננים ב</w:t>
        </w:r>
      </w:ins>
      <w:r w:rsidR="004143FC">
        <w:rPr>
          <w:rFonts w:ascii="Times New Roman" w:eastAsia="Times New Roman" w:hAnsi="Times New Roman" w:cs="David" w:hint="cs"/>
          <w:sz w:val="24"/>
          <w:szCs w:val="24"/>
          <w:rtl/>
          <w:lang w:eastAsia="he-IL"/>
        </w:rPr>
        <w:t>בניית מודל תלת מ</w:t>
      </w:r>
      <w:r w:rsidR="006D2AE3" w:rsidRPr="006D2AE3">
        <w:rPr>
          <w:rFonts w:ascii="Times New Roman" w:eastAsia="Times New Roman" w:hAnsi="Times New Roman" w:cs="David" w:hint="cs"/>
          <w:sz w:val="24"/>
          <w:szCs w:val="24"/>
          <w:rtl/>
          <w:lang w:eastAsia="he-IL"/>
        </w:rPr>
        <w:t>מדי בת</w:t>
      </w:r>
      <w:r w:rsidR="004143FC">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4143FC">
        <w:rPr>
          <w:rFonts w:ascii="Times New Roman" w:eastAsia="Times New Roman" w:hAnsi="Times New Roman" w:cs="David" w:hint="cs"/>
          <w:sz w:val="24"/>
          <w:szCs w:val="24"/>
          <w:rtl/>
          <w:lang w:eastAsia="he-IL"/>
        </w:rPr>
        <w:t xml:space="preserve"> ב</w:t>
      </w:r>
      <w:r w:rsidR="007700CC">
        <w:rPr>
          <w:rFonts w:ascii="Times New Roman" w:eastAsia="Times New Roman" w:hAnsi="Times New Roman" w:cs="David" w:hint="cs"/>
          <w:sz w:val="24"/>
          <w:szCs w:val="24"/>
          <w:rtl/>
          <w:lang w:eastAsia="he-IL"/>
        </w:rPr>
        <w:t>ענן המזמין,</w:t>
      </w:r>
      <w:r w:rsidR="004143FC">
        <w:rPr>
          <w:rFonts w:ascii="Times New Roman" w:eastAsia="Times New Roman" w:hAnsi="Times New Roman" w:cs="David" w:hint="cs"/>
          <w:sz w:val="24"/>
          <w:szCs w:val="24"/>
          <w:rtl/>
          <w:lang w:eastAsia="he-IL"/>
        </w:rPr>
        <w:t xml:space="preserve"> </w:t>
      </w:r>
      <w:r w:rsidR="00572B5D">
        <w:rPr>
          <w:rFonts w:ascii="Times New Roman" w:eastAsia="Times New Roman" w:hAnsi="Times New Roman" w:cs="David" w:hint="cs"/>
          <w:sz w:val="24"/>
          <w:szCs w:val="24"/>
          <w:rtl/>
          <w:lang w:eastAsia="he-IL"/>
        </w:rPr>
        <w:t xml:space="preserve">הכולל את </w:t>
      </w:r>
      <w:proofErr w:type="spellStart"/>
      <w:r w:rsidR="00572B5D">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המתכננים </w:t>
      </w:r>
      <w:r w:rsidR="006D2AE3" w:rsidRPr="00201A12">
        <w:rPr>
          <w:rFonts w:ascii="Times New Roman" w:eastAsia="Times New Roman" w:hAnsi="Times New Roman" w:cs="David" w:hint="cs"/>
          <w:sz w:val="24"/>
          <w:szCs w:val="24"/>
          <w:rtl/>
          <w:lang w:eastAsia="he-IL"/>
        </w:rPr>
        <w:t>והיועצים</w:t>
      </w:r>
      <w:r w:rsidR="007700CC">
        <w:rPr>
          <w:rFonts w:ascii="Times New Roman" w:eastAsia="Times New Roman" w:hAnsi="Times New Roman" w:cs="David" w:hint="cs"/>
          <w:sz w:val="24"/>
          <w:szCs w:val="24"/>
          <w:rtl/>
          <w:lang w:eastAsia="he-IL"/>
        </w:rPr>
        <w:t xml:space="preserve">, </w:t>
      </w:r>
      <w:r w:rsidR="00BD18FB" w:rsidRPr="00201A12">
        <w:rPr>
          <w:rFonts w:ascii="Times New Roman" w:eastAsia="Times New Roman" w:hAnsi="Times New Roman" w:cs="David" w:hint="cs"/>
          <w:sz w:val="24"/>
          <w:szCs w:val="24"/>
          <w:rtl/>
          <w:lang w:eastAsia="he-IL"/>
        </w:rPr>
        <w:t xml:space="preserve">עדכונו </w:t>
      </w:r>
      <w:r w:rsidR="007700CC">
        <w:rPr>
          <w:rFonts w:ascii="Times New Roman" w:eastAsia="Times New Roman" w:hAnsi="Times New Roman" w:cs="David" w:hint="cs"/>
          <w:sz w:val="24"/>
          <w:szCs w:val="24"/>
          <w:rtl/>
          <w:lang w:eastAsia="he-IL"/>
        </w:rPr>
        <w:t xml:space="preserve">ותחזוקתו </w:t>
      </w:r>
      <w:r w:rsidR="00BD18FB" w:rsidRPr="00201A12">
        <w:rPr>
          <w:rFonts w:ascii="Times New Roman" w:eastAsia="Times New Roman" w:hAnsi="Times New Roman" w:cs="David" w:hint="cs"/>
          <w:sz w:val="24"/>
          <w:szCs w:val="24"/>
          <w:rtl/>
          <w:lang w:eastAsia="he-IL"/>
        </w:rPr>
        <w:t xml:space="preserve">לאורך </w:t>
      </w:r>
      <w:r w:rsidR="007700CC">
        <w:rPr>
          <w:rFonts w:ascii="Times New Roman" w:eastAsia="Times New Roman" w:hAnsi="Times New Roman" w:cs="David" w:hint="cs"/>
          <w:sz w:val="24"/>
          <w:szCs w:val="24"/>
          <w:rtl/>
          <w:lang w:eastAsia="he-IL"/>
        </w:rPr>
        <w:t xml:space="preserve">כל </w:t>
      </w:r>
      <w:r w:rsidR="00BD18FB" w:rsidRPr="00201A12">
        <w:rPr>
          <w:rFonts w:ascii="Times New Roman" w:eastAsia="Times New Roman" w:hAnsi="Times New Roman" w:cs="David" w:hint="cs"/>
          <w:sz w:val="24"/>
          <w:szCs w:val="24"/>
          <w:rtl/>
          <w:lang w:eastAsia="he-IL"/>
        </w:rPr>
        <w:t>חיי הפרויקט.</w:t>
      </w:r>
    </w:p>
    <w:p w14:paraId="1E06C552" w14:textId="71F38C26" w:rsidR="00DE41CE" w:rsidRPr="00201A12"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48" w:author="Meryl Etman" w:date="2021-09-14T11:52:00Z">
        <w:r w:rsidRPr="00D065DD" w:rsidDel="001568D3">
          <w:rPr>
            <w:rFonts w:ascii="Times New Roman" w:eastAsia="Times New Roman" w:hAnsi="Times New Roman" w:cs="David" w:hint="eastAsia"/>
            <w:sz w:val="24"/>
            <w:szCs w:val="24"/>
            <w:rtl/>
            <w:lang w:eastAsia="he-IL"/>
          </w:rPr>
          <w:delText>הכנת</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אומדנים</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כתבי</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כמויות</w:delText>
        </w:r>
      </w:del>
      <w:del w:id="49" w:author="Meryl Etman" w:date="2021-05-30T17:51:00Z">
        <w:r w:rsidRPr="00D065DD" w:rsidDel="00D564A3">
          <w:rPr>
            <w:rFonts w:ascii="Times New Roman" w:eastAsia="Times New Roman" w:hAnsi="Times New Roman" w:cs="David"/>
            <w:sz w:val="24"/>
            <w:szCs w:val="24"/>
            <w:rtl/>
            <w:lang w:eastAsia="he-IL"/>
          </w:rPr>
          <w:delText xml:space="preserve"> </w:delText>
        </w:r>
      </w:del>
      <w:del w:id="50" w:author="Meryl Etman" w:date="2021-09-14T11:52:00Z">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חומרים</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ועלויות</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של</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הפרויקט</w:delText>
        </w:r>
        <w:r w:rsidRPr="00D065DD" w:rsidDel="001568D3">
          <w:rPr>
            <w:rFonts w:ascii="Times New Roman" w:eastAsia="Times New Roman" w:hAnsi="Times New Roman" w:cs="David"/>
            <w:sz w:val="24"/>
            <w:szCs w:val="24"/>
            <w:rtl/>
            <w:lang w:eastAsia="he-IL"/>
          </w:rPr>
          <w:delText xml:space="preserve"> </w:delText>
        </w:r>
        <w:r w:rsidRPr="00D065DD" w:rsidDel="001568D3">
          <w:rPr>
            <w:rFonts w:ascii="Times New Roman" w:eastAsia="Times New Roman" w:hAnsi="Times New Roman" w:cs="David" w:hint="eastAsia"/>
            <w:sz w:val="24"/>
            <w:szCs w:val="24"/>
            <w:rtl/>
            <w:lang w:eastAsia="he-IL"/>
          </w:rPr>
          <w:delText>מהמודל</w:delText>
        </w:r>
        <w:r w:rsidRPr="00D065DD" w:rsidDel="001568D3">
          <w:rPr>
            <w:rFonts w:ascii="Times New Roman" w:eastAsia="Times New Roman" w:hAnsi="Times New Roman" w:cs="David"/>
            <w:sz w:val="24"/>
            <w:szCs w:val="24"/>
            <w:rtl/>
            <w:lang w:eastAsia="he-IL"/>
          </w:rPr>
          <w:delText>.</w:delText>
        </w:r>
        <w:r w:rsidR="00D065DD" w:rsidDel="001568D3">
          <w:rPr>
            <w:rFonts w:ascii="Times New Roman" w:eastAsia="Times New Roman" w:hAnsi="Times New Roman" w:cs="David" w:hint="cs"/>
            <w:sz w:val="24"/>
            <w:szCs w:val="24"/>
            <w:rtl/>
            <w:lang w:eastAsia="he-IL"/>
          </w:rPr>
          <w:delText xml:space="preserve"> (אופציונאלי לפי דרישת המזמין)</w:delText>
        </w:r>
      </w:del>
      <w:ins w:id="51" w:author="Meryl Etman" w:date="2021-09-14T11:52:00Z">
        <w:r w:rsidR="001568D3">
          <w:rPr>
            <w:rFonts w:ascii="Times New Roman" w:eastAsia="Times New Roman" w:hAnsi="Times New Roman" w:cs="David" w:hint="cs"/>
            <w:sz w:val="24"/>
            <w:szCs w:val="24"/>
            <w:rtl/>
            <w:lang w:eastAsia="he-IL"/>
          </w:rPr>
          <w:t>מבוטל</w:t>
        </w:r>
      </w:ins>
      <w:r w:rsidR="00D065DD" w:rsidRPr="00867AE6">
        <w:rPr>
          <w:rFonts w:ascii="Times New Roman" w:eastAsia="Times New Roman" w:hAnsi="Times New Roman" w:cs="David"/>
          <w:sz w:val="24"/>
          <w:szCs w:val="24"/>
          <w:rtl/>
          <w:lang w:eastAsia="he-IL"/>
        </w:rPr>
        <w:t>.</w:t>
      </w:r>
    </w:p>
    <w:p w14:paraId="04CC9F94" w14:textId="77777777" w:rsidR="00DE41CE" w:rsidRPr="00D065DD" w:rsidRDefault="007700CC" w:rsidP="00D065DD">
      <w:pPr>
        <w:pStyle w:val="af6"/>
        <w:numPr>
          <w:ilvl w:val="0"/>
          <w:numId w:val="11"/>
        </w:numPr>
        <w:rPr>
          <w:sz w:val="24"/>
          <w:szCs w:val="24"/>
          <w:lang w:eastAsia="he-IL"/>
        </w:rPr>
      </w:pPr>
      <w:r>
        <w:rPr>
          <w:rFonts w:hint="cs"/>
          <w:sz w:val="24"/>
          <w:szCs w:val="24"/>
          <w:rtl/>
          <w:lang w:eastAsia="he-IL"/>
        </w:rPr>
        <w:t>מענה ו</w:t>
      </w:r>
      <w:r>
        <w:rPr>
          <w:sz w:val="24"/>
          <w:szCs w:val="24"/>
          <w:rtl/>
          <w:lang w:eastAsia="he-IL"/>
        </w:rPr>
        <w:t xml:space="preserve">ליווי </w:t>
      </w:r>
      <w:r>
        <w:rPr>
          <w:rFonts w:hint="cs"/>
          <w:sz w:val="24"/>
          <w:szCs w:val="24"/>
          <w:rtl/>
          <w:lang w:eastAsia="he-IL"/>
        </w:rPr>
        <w:t>המתכננים</w:t>
      </w:r>
      <w:r>
        <w:rPr>
          <w:sz w:val="24"/>
          <w:szCs w:val="24"/>
          <w:rtl/>
          <w:lang w:eastAsia="he-IL"/>
        </w:rPr>
        <w:t xml:space="preserve"> בעבודה במודל</w:t>
      </w:r>
      <w:r w:rsidR="00DE41CE" w:rsidRPr="00201A12">
        <w:rPr>
          <w:sz w:val="24"/>
          <w:szCs w:val="24"/>
          <w:rtl/>
          <w:lang w:eastAsia="he-IL"/>
        </w:rPr>
        <w:t>.</w:t>
      </w:r>
    </w:p>
    <w:p w14:paraId="39129A80" w14:textId="77777777" w:rsidR="00DE41CE" w:rsidRPr="00D065DD" w:rsidRDefault="00DE41CE"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ישיבות התכנון ב </w:t>
      </w:r>
      <w:r w:rsidRPr="00D065DD">
        <w:rPr>
          <w:rFonts w:ascii="Times New Roman" w:eastAsia="Times New Roman" w:hAnsi="Times New Roman" w:cs="David"/>
          <w:sz w:val="24"/>
          <w:szCs w:val="24"/>
          <w:lang w:eastAsia="he-IL"/>
        </w:rPr>
        <w:t>BIM</w:t>
      </w:r>
      <w:r w:rsidRPr="00D065DD">
        <w:rPr>
          <w:rFonts w:ascii="Times New Roman" w:eastAsia="Times New Roman" w:hAnsi="Times New Roman" w:cs="David"/>
          <w:sz w:val="24"/>
          <w:szCs w:val="24"/>
          <w:rtl/>
          <w:lang w:eastAsia="he-IL"/>
        </w:rPr>
        <w:t xml:space="preserve"> עם מנהל הפרויקט מטעם המזמין.</w:t>
      </w:r>
    </w:p>
    <w:p w14:paraId="19BE0103" w14:textId="77777777" w:rsidR="00DE41CE" w:rsidRPr="00D065DD" w:rsidRDefault="00DE41CE" w:rsidP="00D065D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D065DD">
        <w:rPr>
          <w:rFonts w:ascii="Times New Roman" w:eastAsia="Times New Roman" w:hAnsi="Times New Roman" w:cs="David" w:hint="eastAsia"/>
          <w:sz w:val="24"/>
          <w:szCs w:val="24"/>
          <w:rtl/>
          <w:lang w:eastAsia="he-IL"/>
        </w:rPr>
        <w:t>השתתפות</w:t>
      </w:r>
      <w:r w:rsidRPr="00D065DD">
        <w:rPr>
          <w:rFonts w:ascii="Times New Roman" w:eastAsia="Times New Roman" w:hAnsi="Times New Roman" w:cs="David"/>
          <w:sz w:val="24"/>
          <w:szCs w:val="24"/>
          <w:rtl/>
          <w:lang w:eastAsia="he-IL"/>
        </w:rPr>
        <w:t xml:space="preserve"> בישיבות </w:t>
      </w:r>
      <w:r w:rsidR="00D065DD">
        <w:rPr>
          <w:rFonts w:ascii="Times New Roman" w:eastAsia="Times New Roman" w:hAnsi="Times New Roman" w:cs="David" w:hint="cs"/>
          <w:sz w:val="24"/>
          <w:szCs w:val="24"/>
          <w:rtl/>
          <w:lang w:eastAsia="he-IL"/>
        </w:rPr>
        <w:t xml:space="preserve">תכנון וישיבות </w:t>
      </w:r>
      <w:r w:rsidRPr="00D065DD">
        <w:rPr>
          <w:rFonts w:ascii="Times New Roman" w:eastAsia="Times New Roman" w:hAnsi="Times New Roman" w:cs="David" w:hint="eastAsia"/>
          <w:sz w:val="24"/>
          <w:szCs w:val="24"/>
          <w:rtl/>
          <w:lang w:eastAsia="he-IL"/>
        </w:rPr>
        <w:t>אתר</w:t>
      </w:r>
      <w:r w:rsidR="00D065DD">
        <w:rPr>
          <w:rFonts w:ascii="Times New Roman" w:eastAsia="Times New Roman" w:hAnsi="Times New Roman" w:cs="David" w:hint="cs"/>
          <w:sz w:val="24"/>
          <w:szCs w:val="24"/>
          <w:rtl/>
          <w:lang w:eastAsia="he-IL"/>
        </w:rPr>
        <w:t xml:space="preserve"> </w:t>
      </w:r>
      <w:r w:rsidRPr="00D065DD">
        <w:rPr>
          <w:rFonts w:ascii="Times New Roman" w:eastAsia="Times New Roman" w:hAnsi="Times New Roman" w:cs="David" w:hint="eastAsia"/>
          <w:sz w:val="24"/>
          <w:szCs w:val="24"/>
          <w:rtl/>
          <w:lang w:eastAsia="he-IL"/>
        </w:rPr>
        <w:t>לאורך</w:t>
      </w:r>
      <w:r w:rsidRPr="00D065DD">
        <w:rPr>
          <w:rFonts w:ascii="Times New Roman" w:eastAsia="Times New Roman" w:hAnsi="Times New Roman" w:cs="David"/>
          <w:sz w:val="24"/>
          <w:szCs w:val="24"/>
          <w:rtl/>
          <w:lang w:eastAsia="he-IL"/>
        </w:rPr>
        <w:t xml:space="preserve"> כל חיי הפרויקט </w:t>
      </w:r>
      <w:r w:rsidRPr="00D065DD">
        <w:rPr>
          <w:rFonts w:ascii="Times New Roman" w:eastAsia="Times New Roman" w:hAnsi="Times New Roman" w:cs="David" w:hint="eastAsia"/>
          <w:sz w:val="24"/>
          <w:szCs w:val="24"/>
          <w:rtl/>
          <w:lang w:eastAsia="he-IL"/>
        </w:rPr>
        <w:t>ככל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ונדרש</w:t>
      </w:r>
      <w:r w:rsidRPr="00D065DD">
        <w:rPr>
          <w:rFonts w:ascii="Times New Roman" w:eastAsia="Times New Roman" w:hAnsi="Times New Roman" w:cs="David"/>
          <w:sz w:val="24"/>
          <w:szCs w:val="24"/>
          <w:rtl/>
          <w:lang w:eastAsia="he-IL"/>
        </w:rPr>
        <w:t>.</w:t>
      </w:r>
    </w:p>
    <w:p w14:paraId="293981C5" w14:textId="7EAD1E95" w:rsidR="006D2AE3" w:rsidRPr="006D2AE3" w:rsidDel="001568D3" w:rsidRDefault="006D2AE3" w:rsidP="001568D3">
      <w:pPr>
        <w:widowControl w:val="0"/>
        <w:numPr>
          <w:ilvl w:val="0"/>
          <w:numId w:val="11"/>
        </w:numPr>
        <w:spacing w:before="0" w:beforeAutospacing="0" w:after="0" w:afterAutospacing="0" w:line="360" w:lineRule="auto"/>
        <w:jc w:val="both"/>
        <w:rPr>
          <w:del w:id="52" w:author="Meryl Etman" w:date="2021-09-14T11:56:00Z"/>
          <w:rFonts w:ascii="Times New Roman" w:eastAsia="Times New Roman" w:hAnsi="Times New Roman" w:cs="David"/>
          <w:sz w:val="26"/>
          <w:szCs w:val="24"/>
          <w:lang w:val="x-none" w:eastAsia="x-none"/>
        </w:rPr>
      </w:pPr>
      <w:del w:id="53" w:author="Meryl Etman" w:date="2021-09-14T11:56:00Z">
        <w:r w:rsidRPr="006D2AE3" w:rsidDel="001568D3">
          <w:rPr>
            <w:rFonts w:ascii="Times New Roman" w:eastAsia="Times New Roman" w:hAnsi="Times New Roman" w:cs="David" w:hint="cs"/>
            <w:sz w:val="26"/>
            <w:szCs w:val="24"/>
            <w:rtl/>
            <w:lang w:val="x-none" w:eastAsia="x-none"/>
          </w:rPr>
          <w:delText xml:space="preserve">הכנת </w:delText>
        </w:r>
      </w:del>
      <w:ins w:id="54" w:author="Meryl Etman" w:date="2021-09-14T11:56:00Z">
        <w:r w:rsidR="001568D3">
          <w:rPr>
            <w:rFonts w:ascii="Times New Roman" w:eastAsia="Times New Roman" w:hAnsi="Times New Roman" w:cs="David" w:hint="cs"/>
            <w:sz w:val="26"/>
            <w:szCs w:val="24"/>
            <w:rtl/>
            <w:lang w:val="x-none" w:eastAsia="x-none"/>
          </w:rPr>
          <w:t>מבוטל</w:t>
        </w:r>
        <w:r w:rsidR="001568D3" w:rsidRPr="006D2AE3">
          <w:rPr>
            <w:rFonts w:ascii="Times New Roman" w:eastAsia="Times New Roman" w:hAnsi="Times New Roman" w:cs="David" w:hint="cs"/>
            <w:sz w:val="26"/>
            <w:szCs w:val="24"/>
            <w:rtl/>
            <w:lang w:val="x-none" w:eastAsia="x-none"/>
          </w:rPr>
          <w:t xml:space="preserve"> </w:t>
        </w:r>
      </w:ins>
      <w:del w:id="55" w:author="Meryl Etman" w:date="2021-09-14T11:56:00Z">
        <w:r w:rsidRPr="006D2AE3" w:rsidDel="001568D3">
          <w:rPr>
            <w:rFonts w:ascii="Times New Roman" w:eastAsia="Times New Roman" w:hAnsi="Times New Roman" w:cs="David" w:hint="cs"/>
            <w:sz w:val="26"/>
            <w:szCs w:val="24"/>
            <w:rtl/>
            <w:lang w:val="x-none" w:eastAsia="x-none"/>
          </w:rPr>
          <w:delText>פרוגרמת תיאום מע</w:delText>
        </w:r>
        <w:r w:rsidR="00572B5D" w:rsidDel="001568D3">
          <w:rPr>
            <w:rFonts w:ascii="Times New Roman" w:eastAsia="Times New Roman" w:hAnsi="Times New Roman" w:cs="David" w:hint="cs"/>
            <w:sz w:val="26"/>
            <w:szCs w:val="24"/>
            <w:rtl/>
            <w:lang w:val="x-none" w:eastAsia="x-none"/>
          </w:rPr>
          <w:delText>רכות במבנים, מתן הנחיות והכנת ת</w:delText>
        </w:r>
        <w:r w:rsidRPr="006D2AE3" w:rsidDel="001568D3">
          <w:rPr>
            <w:rFonts w:ascii="Times New Roman" w:eastAsia="Times New Roman" w:hAnsi="Times New Roman" w:cs="David" w:hint="cs"/>
            <w:sz w:val="26"/>
            <w:szCs w:val="24"/>
            <w:rtl/>
            <w:lang w:val="x-none" w:eastAsia="x-none"/>
          </w:rPr>
          <w:delText>כניות ומפרטים טכניים, אשר יכללו בין היתר את הפרטים הבאים:</w:delText>
        </w:r>
      </w:del>
    </w:p>
    <w:p w14:paraId="1E342674" w14:textId="0365C740" w:rsidR="006D2AE3" w:rsidRPr="006D2AE3" w:rsidDel="001568D3" w:rsidRDefault="006D2AE3">
      <w:pPr>
        <w:widowControl w:val="0"/>
        <w:numPr>
          <w:ilvl w:val="0"/>
          <w:numId w:val="11"/>
        </w:numPr>
        <w:spacing w:before="0" w:beforeAutospacing="0" w:after="0" w:afterAutospacing="0" w:line="360" w:lineRule="auto"/>
        <w:jc w:val="both"/>
        <w:rPr>
          <w:del w:id="56" w:author="Meryl Etman" w:date="2021-09-14T11:56:00Z"/>
          <w:rFonts w:ascii="Times New Roman" w:eastAsia="Times New Roman" w:hAnsi="Times New Roman" w:cs="David"/>
          <w:sz w:val="24"/>
          <w:szCs w:val="24"/>
          <w:rtl/>
          <w:lang w:eastAsia="he-IL"/>
        </w:rPr>
        <w:pPrChange w:id="57"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58" w:author="Meryl Etman" w:date="2021-09-14T11:56:00Z">
        <w:r w:rsidRPr="006D2AE3" w:rsidDel="001568D3">
          <w:rPr>
            <w:rFonts w:ascii="Times New Roman" w:eastAsia="Times New Roman" w:hAnsi="Times New Roman" w:cs="David" w:hint="cs"/>
            <w:sz w:val="24"/>
            <w:szCs w:val="24"/>
            <w:rtl/>
            <w:lang w:eastAsia="he-IL"/>
          </w:rPr>
          <w:delText>תיאום מערכות אלקטרו-מכאניות.</w:delText>
        </w:r>
      </w:del>
    </w:p>
    <w:p w14:paraId="51B3F958" w14:textId="75F5D589" w:rsidR="006D2AE3" w:rsidRPr="006D2AE3" w:rsidDel="001568D3" w:rsidRDefault="006D2AE3">
      <w:pPr>
        <w:widowControl w:val="0"/>
        <w:numPr>
          <w:ilvl w:val="0"/>
          <w:numId w:val="11"/>
        </w:numPr>
        <w:spacing w:before="0" w:beforeAutospacing="0" w:after="0" w:afterAutospacing="0" w:line="360" w:lineRule="auto"/>
        <w:jc w:val="both"/>
        <w:rPr>
          <w:del w:id="59" w:author="Meryl Etman" w:date="2021-09-14T11:56:00Z"/>
          <w:rFonts w:ascii="Times New Roman" w:eastAsia="Times New Roman" w:hAnsi="Times New Roman" w:cs="David"/>
          <w:sz w:val="24"/>
          <w:szCs w:val="24"/>
          <w:rtl/>
          <w:lang w:eastAsia="he-IL"/>
        </w:rPr>
        <w:pPrChange w:id="60"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61" w:author="Meryl Etman" w:date="2021-09-14T11:56:00Z">
        <w:r w:rsidRPr="006D2AE3" w:rsidDel="001568D3">
          <w:rPr>
            <w:rFonts w:ascii="Times New Roman" w:eastAsia="Times New Roman" w:hAnsi="Times New Roman" w:cs="David" w:hint="cs"/>
            <w:sz w:val="24"/>
            <w:szCs w:val="24"/>
            <w:rtl/>
            <w:lang w:eastAsia="he-IL"/>
          </w:rPr>
          <w:delText>תיאום תשתיות תת"ק במגרשים.</w:delText>
        </w:r>
      </w:del>
    </w:p>
    <w:p w14:paraId="00719092" w14:textId="748D6E35" w:rsidR="006D2AE3" w:rsidRPr="006D2AE3" w:rsidDel="001568D3" w:rsidRDefault="006D2AE3">
      <w:pPr>
        <w:widowControl w:val="0"/>
        <w:numPr>
          <w:ilvl w:val="0"/>
          <w:numId w:val="11"/>
        </w:numPr>
        <w:spacing w:before="0" w:beforeAutospacing="0" w:after="0" w:afterAutospacing="0" w:line="360" w:lineRule="auto"/>
        <w:jc w:val="both"/>
        <w:rPr>
          <w:del w:id="62" w:author="Meryl Etman" w:date="2021-09-14T11:56:00Z"/>
          <w:rFonts w:ascii="Times New Roman" w:eastAsia="Times New Roman" w:hAnsi="Times New Roman" w:cs="David"/>
          <w:sz w:val="24"/>
          <w:szCs w:val="24"/>
          <w:rtl/>
          <w:lang w:eastAsia="he-IL"/>
        </w:rPr>
        <w:pPrChange w:id="63"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64" w:author="Meryl Etman" w:date="2021-09-14T11:56:00Z">
        <w:r w:rsidRPr="006D2AE3" w:rsidDel="001568D3">
          <w:rPr>
            <w:rFonts w:ascii="Times New Roman" w:eastAsia="Times New Roman" w:hAnsi="Times New Roman" w:cs="David" w:hint="cs"/>
            <w:sz w:val="24"/>
            <w:szCs w:val="24"/>
            <w:rtl/>
            <w:lang w:eastAsia="he-IL"/>
          </w:rPr>
          <w:delText>מרכז אנרגיה.</w:delText>
        </w:r>
      </w:del>
    </w:p>
    <w:p w14:paraId="1FC3DE39" w14:textId="0C87C7D7" w:rsidR="006D2AE3" w:rsidRPr="006D2AE3" w:rsidDel="001568D3" w:rsidRDefault="006D2AE3">
      <w:pPr>
        <w:widowControl w:val="0"/>
        <w:numPr>
          <w:ilvl w:val="0"/>
          <w:numId w:val="11"/>
        </w:numPr>
        <w:spacing w:before="0" w:beforeAutospacing="0" w:after="0" w:afterAutospacing="0" w:line="360" w:lineRule="auto"/>
        <w:jc w:val="both"/>
        <w:rPr>
          <w:del w:id="65" w:author="Meryl Etman" w:date="2021-09-14T11:56:00Z"/>
          <w:rFonts w:ascii="Times New Roman" w:eastAsia="Times New Roman" w:hAnsi="Times New Roman" w:cs="David"/>
          <w:sz w:val="24"/>
          <w:szCs w:val="24"/>
          <w:rtl/>
          <w:lang w:eastAsia="he-IL"/>
        </w:rPr>
        <w:pPrChange w:id="66"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67" w:author="Meryl Etman" w:date="2021-09-14T11:56:00Z">
        <w:r w:rsidRPr="006D2AE3" w:rsidDel="001568D3">
          <w:rPr>
            <w:rFonts w:ascii="Times New Roman" w:eastAsia="Times New Roman" w:hAnsi="Times New Roman" w:cs="David" w:hint="cs"/>
            <w:sz w:val="24"/>
            <w:szCs w:val="24"/>
            <w:rtl/>
            <w:lang w:eastAsia="he-IL"/>
          </w:rPr>
          <w:delText>מעברים אנכיים ואופקיים בתקרות וקירות.</w:delText>
        </w:r>
      </w:del>
    </w:p>
    <w:p w14:paraId="3830F87E" w14:textId="34B42E98" w:rsidR="006D2AE3" w:rsidRPr="006D2AE3" w:rsidDel="001568D3" w:rsidRDefault="006D2AE3">
      <w:pPr>
        <w:widowControl w:val="0"/>
        <w:numPr>
          <w:ilvl w:val="0"/>
          <w:numId w:val="11"/>
        </w:numPr>
        <w:spacing w:before="0" w:beforeAutospacing="0" w:after="0" w:afterAutospacing="0" w:line="360" w:lineRule="auto"/>
        <w:jc w:val="both"/>
        <w:rPr>
          <w:del w:id="68" w:author="Meryl Etman" w:date="2021-09-14T11:56:00Z"/>
          <w:rFonts w:ascii="Times New Roman" w:eastAsia="Times New Roman" w:hAnsi="Times New Roman" w:cs="David"/>
          <w:sz w:val="24"/>
          <w:szCs w:val="24"/>
          <w:lang w:eastAsia="he-IL"/>
        </w:rPr>
        <w:pPrChange w:id="69"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70" w:author="Meryl Etman" w:date="2021-09-14T11:56:00Z">
        <w:r w:rsidRPr="006D2AE3" w:rsidDel="001568D3">
          <w:rPr>
            <w:rFonts w:ascii="Times New Roman" w:eastAsia="Times New Roman" w:hAnsi="Times New Roman" w:cs="David" w:hint="cs"/>
            <w:sz w:val="24"/>
            <w:szCs w:val="24"/>
            <w:rtl/>
            <w:lang w:eastAsia="he-IL"/>
          </w:rPr>
          <w:delText>חתכים ופתרונות נקודתיים.</w:delText>
        </w:r>
      </w:del>
    </w:p>
    <w:p w14:paraId="49B9B933" w14:textId="39E26600" w:rsidR="006D2AE3" w:rsidRPr="006D2AE3" w:rsidDel="001568D3" w:rsidRDefault="006D2AE3">
      <w:pPr>
        <w:widowControl w:val="0"/>
        <w:numPr>
          <w:ilvl w:val="0"/>
          <w:numId w:val="11"/>
        </w:numPr>
        <w:spacing w:before="0" w:beforeAutospacing="0" w:after="0" w:afterAutospacing="0" w:line="360" w:lineRule="auto"/>
        <w:jc w:val="both"/>
        <w:rPr>
          <w:del w:id="71" w:author="Meryl Etman" w:date="2021-09-14T11:56:00Z"/>
          <w:rFonts w:ascii="Times New Roman" w:eastAsia="Times New Roman" w:hAnsi="Times New Roman" w:cs="David"/>
          <w:sz w:val="24"/>
          <w:szCs w:val="24"/>
          <w:rtl/>
          <w:lang w:eastAsia="he-IL"/>
        </w:rPr>
        <w:pPrChange w:id="72"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73" w:author="Meryl Etman" w:date="2021-09-14T11:56:00Z">
        <w:r w:rsidRPr="006D2AE3" w:rsidDel="001568D3">
          <w:rPr>
            <w:rFonts w:ascii="Times New Roman" w:eastAsia="Times New Roman" w:hAnsi="Times New Roman" w:cs="David" w:hint="cs"/>
            <w:sz w:val="24"/>
            <w:szCs w:val="24"/>
            <w:rtl/>
            <w:lang w:eastAsia="he-IL"/>
          </w:rPr>
          <w:delText xml:space="preserve">תאום מעברי מערכות כגון </w:delText>
        </w:r>
        <w:r w:rsidR="004143FC" w:rsidRPr="006D2AE3" w:rsidDel="001568D3">
          <w:rPr>
            <w:rFonts w:ascii="Times New Roman" w:eastAsia="Times New Roman" w:hAnsi="Times New Roman" w:cs="David" w:hint="cs"/>
            <w:sz w:val="24"/>
            <w:szCs w:val="24"/>
            <w:rtl/>
            <w:lang w:eastAsia="he-IL"/>
          </w:rPr>
          <w:delText>וספרינקלרי</w:delText>
        </w:r>
        <w:r w:rsidR="004143FC" w:rsidRPr="006D2AE3" w:rsidDel="001568D3">
          <w:rPr>
            <w:rFonts w:ascii="Times New Roman" w:eastAsia="Times New Roman" w:hAnsi="Times New Roman" w:cs="David" w:hint="eastAsia"/>
            <w:sz w:val="24"/>
            <w:szCs w:val="24"/>
            <w:rtl/>
            <w:lang w:eastAsia="he-IL"/>
          </w:rPr>
          <w:delText>ם</w:delText>
        </w:r>
        <w:r w:rsidRPr="006D2AE3" w:rsidDel="001568D3">
          <w:rPr>
            <w:rFonts w:ascii="Times New Roman" w:eastAsia="Times New Roman" w:hAnsi="Times New Roman" w:cs="David" w:hint="cs"/>
            <w:sz w:val="24"/>
            <w:szCs w:val="24"/>
            <w:rtl/>
            <w:lang w:eastAsia="he-IL"/>
          </w:rPr>
          <w:delText>, ביוב, ניקוז, תעלות חשמל ומז"א וכדומה בינם לבין עצמם ולבין הקונסטרוקציה.</w:delText>
        </w:r>
      </w:del>
    </w:p>
    <w:p w14:paraId="7502BD54" w14:textId="0621572F" w:rsidR="006D2AE3" w:rsidRPr="006D2AE3" w:rsidRDefault="00572B5D">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Change w:id="74" w:author="Meryl Etman" w:date="2021-09-14T11:56:00Z">
          <w:pPr>
            <w:widowControl w:val="0"/>
            <w:numPr>
              <w:numId w:val="8"/>
            </w:numPr>
            <w:tabs>
              <w:tab w:val="num" w:pos="2522"/>
              <w:tab w:val="num" w:pos="2880"/>
            </w:tabs>
            <w:spacing w:before="0" w:beforeAutospacing="0" w:after="0" w:afterAutospacing="0" w:line="360" w:lineRule="auto"/>
            <w:ind w:left="2522" w:hanging="362"/>
            <w:jc w:val="both"/>
          </w:pPr>
        </w:pPrChange>
      </w:pPr>
      <w:del w:id="75" w:author="Meryl Etman" w:date="2021-09-14T11:56:00Z">
        <w:r w:rsidDel="001568D3">
          <w:rPr>
            <w:rFonts w:ascii="Times New Roman" w:eastAsia="Times New Roman" w:hAnsi="Times New Roman" w:cs="David" w:hint="cs"/>
            <w:sz w:val="24"/>
            <w:szCs w:val="24"/>
            <w:rtl/>
            <w:lang w:eastAsia="he-IL"/>
          </w:rPr>
          <w:lastRenderedPageBreak/>
          <w:delText>ת</w:delText>
        </w:r>
        <w:r w:rsidR="006D2AE3" w:rsidRPr="006D2AE3" w:rsidDel="001568D3">
          <w:rPr>
            <w:rFonts w:ascii="Times New Roman" w:eastAsia="Times New Roman" w:hAnsi="Times New Roman" w:cs="David" w:hint="cs"/>
            <w:sz w:val="24"/>
            <w:szCs w:val="24"/>
            <w:rtl/>
            <w:lang w:eastAsia="he-IL"/>
          </w:rPr>
          <w:delText>כניות סופרפוזיציה צבעוניות ומפורטות.</w:delText>
        </w:r>
      </w:del>
    </w:p>
    <w:p w14:paraId="05263DA0" w14:textId="6F340728" w:rsidR="00A12E4C" w:rsidRPr="00D065DD" w:rsidRDefault="006D2AE3" w:rsidP="00DE41CE">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76" w:author="Meryl Etman" w:date="2021-09-14T11:56:00Z">
        <w:r w:rsidRPr="006D2AE3" w:rsidDel="001568D3">
          <w:rPr>
            <w:rFonts w:ascii="Times New Roman" w:eastAsia="Times New Roman" w:hAnsi="Times New Roman" w:cs="David" w:hint="cs"/>
            <w:sz w:val="24"/>
            <w:szCs w:val="24"/>
            <w:rtl/>
            <w:lang w:eastAsia="he-IL"/>
          </w:rPr>
          <w:delText>ייעוץ ומתן הנחיות לצוות התכנון לעקרונות העברת המערכות בהתבסס על המודל</w:delText>
        </w:r>
      </w:del>
      <w:ins w:id="77" w:author="Meryl Etman" w:date="2021-09-14T11:56:00Z">
        <w:r w:rsidR="001568D3">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2716CB37" w14:textId="77777777" w:rsidR="00A12E4C" w:rsidRPr="00D065DD" w:rsidRDefault="00A12E4C" w:rsidP="00DA086E">
      <w:pPr>
        <w:widowControl w:val="0"/>
        <w:numPr>
          <w:ilvl w:val="0"/>
          <w:numId w:val="11"/>
        </w:numPr>
        <w:spacing w:before="0" w:beforeAutospacing="0" w:after="0" w:afterAutospacing="0" w:line="360" w:lineRule="auto"/>
        <w:ind w:left="2069" w:hanging="629"/>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ניהול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משימות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והפקת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דוחות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התנגשויות</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בתוך</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המודל</w:t>
      </w:r>
      <w:r w:rsidRPr="00D065DD">
        <w:rPr>
          <w:rFonts w:ascii="Times New Roman" w:eastAsia="Times New Roman" w:hAnsi="Times New Roman" w:cs="David"/>
          <w:sz w:val="24"/>
          <w:szCs w:val="24"/>
          <w:rtl/>
          <w:lang w:eastAsia="he-IL"/>
        </w:rPr>
        <w:t>.</w:t>
      </w:r>
    </w:p>
    <w:p w14:paraId="307EB747" w14:textId="77777777" w:rsidR="00A12E4C" w:rsidRPr="00D065DD" w:rsidRDefault="00A12E4C" w:rsidP="00A12E4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מענה</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לכל</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המתכננים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יועצים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ולקבלנים</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באתר</w:t>
      </w:r>
      <w:r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ובפרויקט</w:t>
      </w:r>
      <w:r w:rsidR="00174B59" w:rsidRPr="00D065DD">
        <w:rPr>
          <w:rFonts w:ascii="Times New Roman" w:eastAsia="Times New Roman" w:hAnsi="Times New Roman" w:cs="David"/>
          <w:sz w:val="24"/>
          <w:szCs w:val="24"/>
          <w:rtl/>
          <w:lang w:eastAsia="he-IL"/>
        </w:rPr>
        <w:t xml:space="preserve"> בכל חיי הפרויקט</w:t>
      </w:r>
      <w:r w:rsidRPr="00D065DD">
        <w:rPr>
          <w:rFonts w:ascii="Times New Roman" w:eastAsia="Times New Roman" w:hAnsi="Times New Roman" w:cs="David"/>
          <w:sz w:val="24"/>
          <w:szCs w:val="24"/>
          <w:rtl/>
          <w:lang w:eastAsia="he-IL"/>
        </w:rPr>
        <w:t>.</w:t>
      </w:r>
    </w:p>
    <w:p w14:paraId="0849DE69" w14:textId="1F570764" w:rsidR="00174B59" w:rsidRPr="00D065DD"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78" w:author="Meryl Etman" w:date="2021-09-14T12:01:00Z">
        <w:r w:rsidRPr="00D065DD" w:rsidDel="0002291B">
          <w:rPr>
            <w:rFonts w:ascii="Times New Roman" w:eastAsia="Times New Roman" w:hAnsi="Times New Roman" w:cs="David" w:hint="eastAsia"/>
            <w:sz w:val="24"/>
            <w:szCs w:val="24"/>
            <w:rtl/>
            <w:lang w:eastAsia="he-IL"/>
          </w:rPr>
          <w:delText>מעקב</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ומתן</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סטאטוס</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ביצוע</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התקדמות</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הביצוע</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אל</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מול</w:delText>
        </w:r>
        <w:r w:rsidRPr="00D065DD" w:rsidDel="0002291B">
          <w:rPr>
            <w:rFonts w:ascii="Times New Roman" w:eastAsia="Times New Roman" w:hAnsi="Times New Roman" w:cs="David"/>
            <w:sz w:val="24"/>
            <w:szCs w:val="24"/>
            <w:rtl/>
            <w:lang w:eastAsia="he-IL"/>
          </w:rPr>
          <w:delText xml:space="preserve"> </w:delText>
        </w:r>
        <w:r w:rsidRPr="00D065DD" w:rsidDel="0002291B">
          <w:rPr>
            <w:rFonts w:ascii="Times New Roman" w:eastAsia="Times New Roman" w:hAnsi="Times New Roman" w:cs="David" w:hint="eastAsia"/>
            <w:sz w:val="24"/>
            <w:szCs w:val="24"/>
            <w:rtl/>
            <w:lang w:eastAsia="he-IL"/>
          </w:rPr>
          <w:delText>לו</w:delText>
        </w:r>
        <w:r w:rsidRPr="00D065DD" w:rsidDel="0002291B">
          <w:rPr>
            <w:rFonts w:ascii="Times New Roman" w:eastAsia="Times New Roman" w:hAnsi="Times New Roman" w:cs="David"/>
            <w:sz w:val="24"/>
            <w:szCs w:val="24"/>
            <w:rtl/>
            <w:lang w:eastAsia="he-IL"/>
          </w:rPr>
          <w:delText xml:space="preserve">"ז </w:delText>
        </w:r>
        <w:r w:rsidRPr="00D065DD" w:rsidDel="0002291B">
          <w:rPr>
            <w:rFonts w:ascii="Times New Roman" w:eastAsia="Times New Roman" w:hAnsi="Times New Roman" w:cs="David" w:hint="eastAsia"/>
            <w:sz w:val="24"/>
            <w:szCs w:val="24"/>
            <w:rtl/>
            <w:lang w:eastAsia="he-IL"/>
          </w:rPr>
          <w:delText>מקורי</w:delText>
        </w:r>
      </w:del>
      <w:ins w:id="79" w:author="Meryl Etman" w:date="2021-09-14T12:01:00Z">
        <w:r w:rsidR="0002291B">
          <w:rPr>
            <w:rFonts w:ascii="Times New Roman" w:eastAsia="Times New Roman" w:hAnsi="Times New Roman" w:cs="David" w:hint="cs"/>
            <w:sz w:val="24"/>
            <w:szCs w:val="24"/>
            <w:rtl/>
            <w:lang w:eastAsia="he-IL"/>
          </w:rPr>
          <w:t>מבוטל</w:t>
        </w:r>
      </w:ins>
      <w:r w:rsidRPr="00D065DD">
        <w:rPr>
          <w:rFonts w:ascii="Times New Roman" w:eastAsia="Times New Roman" w:hAnsi="Times New Roman" w:cs="David"/>
          <w:sz w:val="24"/>
          <w:szCs w:val="24"/>
          <w:rtl/>
          <w:lang w:eastAsia="he-IL"/>
        </w:rPr>
        <w:t>.</w:t>
      </w:r>
    </w:p>
    <w:p w14:paraId="14E61DCA" w14:textId="1B590D78" w:rsidR="00A12E4C" w:rsidRPr="00D065DD" w:rsidRDefault="00A12E4C" w:rsidP="007227F2">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del w:id="80" w:author="Meryl Etman" w:date="2021-09-14T12:01:00Z">
        <w:r w:rsidRPr="00D065DD" w:rsidDel="006C7F86">
          <w:rPr>
            <w:rFonts w:ascii="Times New Roman" w:eastAsia="Times New Roman" w:hAnsi="Times New Roman" w:cs="David" w:hint="eastAsia"/>
            <w:sz w:val="24"/>
            <w:szCs w:val="24"/>
            <w:rtl/>
            <w:lang w:eastAsia="he-IL"/>
          </w:rPr>
          <w:delText>הכנת</w:delText>
        </w:r>
        <w:r w:rsidRPr="00D065DD" w:rsidDel="006C7F86">
          <w:rPr>
            <w:rFonts w:ascii="Times New Roman" w:eastAsia="Times New Roman" w:hAnsi="Times New Roman" w:cs="David"/>
            <w:sz w:val="24"/>
            <w:szCs w:val="24"/>
            <w:rtl/>
            <w:lang w:eastAsia="he-IL"/>
          </w:rPr>
          <w:delText xml:space="preserve"> </w:delText>
        </w:r>
      </w:del>
      <w:del w:id="81" w:author="Meryl Etman" w:date="2021-05-31T14:59:00Z">
        <w:r w:rsidRPr="00D065DD" w:rsidDel="00515418">
          <w:rPr>
            <w:rFonts w:ascii="Times New Roman" w:eastAsia="Times New Roman" w:hAnsi="Times New Roman" w:cs="David"/>
            <w:sz w:val="24"/>
            <w:szCs w:val="24"/>
            <w:rtl/>
            <w:lang w:eastAsia="he-IL"/>
          </w:rPr>
          <w:delText xml:space="preserve">"אז </w:delText>
        </w:r>
        <w:r w:rsidRPr="00D065DD" w:rsidDel="00515418">
          <w:rPr>
            <w:rFonts w:ascii="Times New Roman" w:eastAsia="Times New Roman" w:hAnsi="Times New Roman" w:cs="David" w:hint="eastAsia"/>
            <w:sz w:val="24"/>
            <w:szCs w:val="24"/>
            <w:rtl/>
            <w:lang w:eastAsia="he-IL"/>
          </w:rPr>
          <w:delText>מייד</w:delText>
        </w:r>
        <w:r w:rsidRPr="00D065DD" w:rsidDel="00515418">
          <w:rPr>
            <w:rFonts w:ascii="Times New Roman" w:eastAsia="Times New Roman" w:hAnsi="Times New Roman" w:cs="David"/>
            <w:sz w:val="24"/>
            <w:szCs w:val="24"/>
            <w:rtl/>
            <w:lang w:eastAsia="he-IL"/>
          </w:rPr>
          <w:delText>"</w:delText>
        </w:r>
      </w:del>
      <w:del w:id="82" w:author="Meryl Etman" w:date="2021-09-14T12:01:00Z">
        <w:r w:rsidRPr="00D065DD" w:rsidDel="006C7F86">
          <w:rPr>
            <w:rFonts w:ascii="Times New Roman" w:eastAsia="Times New Roman" w:hAnsi="Times New Roman" w:cs="David"/>
            <w:sz w:val="24"/>
            <w:szCs w:val="24"/>
            <w:rtl/>
            <w:lang w:eastAsia="he-IL"/>
          </w:rPr>
          <w:delText xml:space="preserve"> </w:delText>
        </w:r>
        <w:r w:rsidRPr="00D065DD" w:rsidDel="006C7F86">
          <w:rPr>
            <w:rFonts w:ascii="Times New Roman" w:eastAsia="Times New Roman" w:hAnsi="Times New Roman" w:cs="David" w:hint="eastAsia"/>
            <w:sz w:val="24"/>
            <w:szCs w:val="24"/>
            <w:rtl/>
            <w:lang w:eastAsia="he-IL"/>
          </w:rPr>
          <w:delText>אחת</w:delText>
        </w:r>
        <w:r w:rsidRPr="00D065DD" w:rsidDel="006C7F86">
          <w:rPr>
            <w:rFonts w:ascii="Times New Roman" w:eastAsia="Times New Roman" w:hAnsi="Times New Roman" w:cs="David"/>
            <w:sz w:val="24"/>
            <w:szCs w:val="24"/>
            <w:rtl/>
            <w:lang w:eastAsia="he-IL"/>
          </w:rPr>
          <w:delText xml:space="preserve"> </w:delText>
        </w:r>
        <w:r w:rsidRPr="00D065DD" w:rsidDel="006C7F86">
          <w:rPr>
            <w:rFonts w:ascii="Times New Roman" w:eastAsia="Times New Roman" w:hAnsi="Times New Roman" w:cs="David" w:hint="eastAsia"/>
            <w:sz w:val="24"/>
            <w:szCs w:val="24"/>
            <w:rtl/>
            <w:lang w:eastAsia="he-IL"/>
          </w:rPr>
          <w:delText>לשבוע</w:delText>
        </w:r>
        <w:r w:rsidR="00174B59" w:rsidRPr="00D065DD" w:rsidDel="006C7F86">
          <w:rPr>
            <w:rFonts w:ascii="Times New Roman" w:eastAsia="Times New Roman" w:hAnsi="Times New Roman" w:cs="David"/>
            <w:sz w:val="24"/>
            <w:szCs w:val="24"/>
            <w:rtl/>
            <w:lang w:eastAsia="he-IL"/>
          </w:rPr>
          <w:delText xml:space="preserve"> בשלב ביצוע הפרויקט </w:delText>
        </w:r>
        <w:r w:rsidRPr="00D065DD" w:rsidDel="006C7F86">
          <w:rPr>
            <w:rFonts w:ascii="Times New Roman" w:eastAsia="Times New Roman" w:hAnsi="Times New Roman" w:cs="David" w:hint="eastAsia"/>
            <w:sz w:val="24"/>
            <w:szCs w:val="24"/>
            <w:rtl/>
            <w:lang w:eastAsia="he-IL"/>
          </w:rPr>
          <w:delText>לפי</w:delText>
        </w:r>
        <w:r w:rsidRPr="00D065DD" w:rsidDel="006C7F86">
          <w:rPr>
            <w:rFonts w:ascii="Times New Roman" w:eastAsia="Times New Roman" w:hAnsi="Times New Roman" w:cs="David"/>
            <w:sz w:val="24"/>
            <w:szCs w:val="24"/>
            <w:rtl/>
            <w:lang w:eastAsia="he-IL"/>
          </w:rPr>
          <w:delText xml:space="preserve"> </w:delText>
        </w:r>
        <w:r w:rsidRPr="00D065DD" w:rsidDel="006C7F86">
          <w:rPr>
            <w:rFonts w:ascii="Times New Roman" w:eastAsia="Times New Roman" w:hAnsi="Times New Roman" w:cs="David" w:hint="eastAsia"/>
            <w:sz w:val="24"/>
            <w:szCs w:val="24"/>
            <w:rtl/>
            <w:lang w:eastAsia="he-IL"/>
          </w:rPr>
          <w:delText>דרישת</w:delText>
        </w:r>
        <w:r w:rsidRPr="00D065DD" w:rsidDel="006C7F86">
          <w:rPr>
            <w:rFonts w:ascii="Times New Roman" w:eastAsia="Times New Roman" w:hAnsi="Times New Roman" w:cs="David"/>
            <w:sz w:val="24"/>
            <w:szCs w:val="24"/>
            <w:rtl/>
            <w:lang w:eastAsia="he-IL"/>
          </w:rPr>
          <w:delText xml:space="preserve"> </w:delText>
        </w:r>
        <w:r w:rsidRPr="00D065DD" w:rsidDel="006C7F86">
          <w:rPr>
            <w:rFonts w:ascii="Times New Roman" w:eastAsia="Times New Roman" w:hAnsi="Times New Roman" w:cs="David" w:hint="eastAsia"/>
            <w:sz w:val="24"/>
            <w:szCs w:val="24"/>
            <w:rtl/>
            <w:lang w:eastAsia="he-IL"/>
          </w:rPr>
          <w:delText>המזמין</w:delText>
        </w:r>
      </w:del>
      <w:ins w:id="83" w:author="Meryl Etman" w:date="2021-09-14T12:01:00Z">
        <w:r w:rsidR="006C7F86">
          <w:rPr>
            <w:rFonts w:ascii="Times New Roman" w:eastAsia="Times New Roman" w:hAnsi="Times New Roman" w:cs="David" w:hint="cs"/>
            <w:sz w:val="24"/>
            <w:szCs w:val="24"/>
            <w:rtl/>
            <w:lang w:eastAsia="he-IL"/>
          </w:rPr>
          <w:t>מבוטל</w:t>
        </w:r>
      </w:ins>
      <w:r w:rsidRPr="00D065DD">
        <w:rPr>
          <w:rFonts w:ascii="Times New Roman" w:eastAsia="Times New Roman" w:hAnsi="Times New Roman" w:cs="David"/>
          <w:sz w:val="24"/>
          <w:szCs w:val="24"/>
          <w:rtl/>
          <w:lang w:eastAsia="he-IL"/>
        </w:rPr>
        <w:t>.</w:t>
      </w:r>
    </w:p>
    <w:p w14:paraId="5B119856" w14:textId="77777777" w:rsidR="00A12E4C" w:rsidRPr="00FC0AC7" w:rsidRDefault="00174B59" w:rsidP="00174B59">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lang w:eastAsia="he-IL"/>
        </w:rPr>
      </w:pPr>
      <w:r w:rsidRPr="00D065DD">
        <w:rPr>
          <w:rFonts w:ascii="Times New Roman" w:eastAsia="Times New Roman" w:hAnsi="Times New Roman" w:cs="David" w:hint="eastAsia"/>
          <w:sz w:val="24"/>
          <w:szCs w:val="24"/>
          <w:rtl/>
          <w:lang w:eastAsia="he-IL"/>
        </w:rPr>
        <w:t>עם</w:t>
      </w:r>
      <w:r w:rsidRPr="00D065DD">
        <w:rPr>
          <w:rFonts w:ascii="Times New Roman" w:eastAsia="Times New Roman" w:hAnsi="Times New Roman" w:cs="David"/>
          <w:sz w:val="24"/>
          <w:szCs w:val="24"/>
          <w:rtl/>
          <w:lang w:eastAsia="he-IL"/>
        </w:rPr>
        <w:t xml:space="preserve"> </w:t>
      </w:r>
      <w:r w:rsidR="00A12E4C" w:rsidRPr="00D065DD">
        <w:rPr>
          <w:rFonts w:ascii="Times New Roman" w:eastAsia="Times New Roman" w:hAnsi="Times New Roman" w:cs="David" w:hint="eastAsia"/>
          <w:sz w:val="24"/>
          <w:szCs w:val="24"/>
          <w:rtl/>
          <w:lang w:eastAsia="he-IL"/>
        </w:rPr>
        <w:t>סיום</w:t>
      </w:r>
      <w:r w:rsidR="00A12E4C" w:rsidRPr="00D065DD">
        <w:rPr>
          <w:rFonts w:ascii="Times New Roman" w:eastAsia="Times New Roman" w:hAnsi="Times New Roman" w:cs="David"/>
          <w:sz w:val="24"/>
          <w:szCs w:val="24"/>
          <w:rtl/>
          <w:lang w:eastAsia="he-IL"/>
        </w:rPr>
        <w:t xml:space="preserve"> </w:t>
      </w:r>
      <w:r w:rsidRPr="00D065DD">
        <w:rPr>
          <w:rFonts w:ascii="Times New Roman" w:eastAsia="Times New Roman" w:hAnsi="Times New Roman" w:cs="David" w:hint="eastAsia"/>
          <w:sz w:val="24"/>
          <w:szCs w:val="24"/>
          <w:rtl/>
          <w:lang w:eastAsia="he-IL"/>
        </w:rPr>
        <w:t>ה</w:t>
      </w:r>
      <w:r w:rsidR="00A12E4C" w:rsidRPr="00D065DD">
        <w:rPr>
          <w:rFonts w:ascii="Times New Roman" w:eastAsia="Times New Roman" w:hAnsi="Times New Roman" w:cs="David" w:hint="eastAsia"/>
          <w:sz w:val="24"/>
          <w:szCs w:val="24"/>
          <w:rtl/>
          <w:lang w:eastAsia="he-IL"/>
        </w:rPr>
        <w:t>פרויקט</w:t>
      </w:r>
      <w:r w:rsidRPr="00D065DD">
        <w:rPr>
          <w:rFonts w:ascii="Times New Roman" w:eastAsia="Times New Roman" w:hAnsi="Times New Roman" w:cs="David"/>
          <w:sz w:val="24"/>
          <w:szCs w:val="24"/>
          <w:rtl/>
          <w:lang w:eastAsia="he-IL"/>
        </w:rPr>
        <w:t>,</w:t>
      </w:r>
      <w:r w:rsidR="00A12E4C" w:rsidRPr="00D065DD">
        <w:rPr>
          <w:rFonts w:ascii="Times New Roman" w:eastAsia="Times New Roman" w:hAnsi="Times New Roman" w:cs="David"/>
          <w:sz w:val="24"/>
          <w:szCs w:val="24"/>
          <w:rtl/>
          <w:lang w:eastAsia="he-IL"/>
        </w:rPr>
        <w:t xml:space="preserve"> העברת כל החומרים למזמין לשמירה בשרתי החברה.</w:t>
      </w:r>
    </w:p>
    <w:p w14:paraId="4D0DFFCC" w14:textId="77777777" w:rsidR="006D2AE3" w:rsidRPr="006D2AE3" w:rsidRDefault="006D2AE3" w:rsidP="00C3509C">
      <w:pPr>
        <w:widowControl w:val="0"/>
        <w:numPr>
          <w:ilvl w:val="0"/>
          <w:numId w:val="11"/>
        </w:numPr>
        <w:spacing w:before="0" w:beforeAutospacing="0" w:after="0" w:afterAutospacing="0" w:line="360" w:lineRule="auto"/>
        <w:jc w:val="both"/>
        <w:rPr>
          <w:rFonts w:ascii="Times New Roman" w:eastAsia="Times New Roman" w:hAnsi="Times New Roman" w:cs="David"/>
          <w:sz w:val="24"/>
          <w:szCs w:val="24"/>
          <w:rtl/>
          <w:lang w:eastAsia="he-IL"/>
        </w:rPr>
      </w:pPr>
      <w:r w:rsidRPr="00FC0AC7">
        <w:rPr>
          <w:rFonts w:ascii="Times New Roman" w:eastAsia="Times New Roman" w:hAnsi="Times New Roman" w:cs="David" w:hint="eastAsia"/>
          <w:sz w:val="24"/>
          <w:szCs w:val="24"/>
          <w:rtl/>
          <w:lang w:eastAsia="he-IL"/>
        </w:rPr>
        <w:t>תכנון</w:t>
      </w:r>
      <w:r w:rsidRPr="00FC0AC7">
        <w:rPr>
          <w:rFonts w:ascii="Times New Roman" w:eastAsia="Times New Roman" w:hAnsi="Times New Roman" w:cs="David"/>
          <w:sz w:val="24"/>
          <w:szCs w:val="24"/>
          <w:rtl/>
          <w:lang w:eastAsia="he-IL"/>
        </w:rPr>
        <w:t xml:space="preserve"> </w:t>
      </w:r>
      <w:r w:rsidR="00174B59" w:rsidRPr="00FC0AC7">
        <w:rPr>
          <w:rFonts w:ascii="Times New Roman" w:eastAsia="Times New Roman" w:hAnsi="Times New Roman" w:cs="David" w:hint="eastAsia"/>
          <w:sz w:val="24"/>
          <w:szCs w:val="24"/>
          <w:rtl/>
          <w:lang w:eastAsia="he-IL"/>
        </w:rPr>
        <w:t>ו</w:t>
      </w:r>
      <w:r w:rsidRPr="00FC0AC7">
        <w:rPr>
          <w:rFonts w:ascii="Times New Roman" w:eastAsia="Times New Roman" w:hAnsi="Times New Roman" w:cs="David" w:hint="eastAsia"/>
          <w:sz w:val="24"/>
          <w:szCs w:val="24"/>
          <w:rtl/>
          <w:lang w:eastAsia="he-IL"/>
        </w:rPr>
        <w:t>תיאום</w:t>
      </w:r>
      <w:r w:rsidRPr="00FC0AC7">
        <w:rPr>
          <w:rFonts w:ascii="Times New Roman" w:eastAsia="Times New Roman" w:hAnsi="Times New Roman" w:cs="David"/>
          <w:sz w:val="24"/>
          <w:szCs w:val="24"/>
          <w:rtl/>
          <w:lang w:eastAsia="he-IL"/>
        </w:rPr>
        <w:t xml:space="preserve"> המערכות יתבצע </w:t>
      </w:r>
      <w:r w:rsidR="00C3509C">
        <w:rPr>
          <w:rFonts w:ascii="Times New Roman" w:eastAsia="Times New Roman" w:hAnsi="Times New Roman" w:cs="David" w:hint="cs"/>
          <w:sz w:val="24"/>
          <w:szCs w:val="24"/>
          <w:rtl/>
          <w:lang w:eastAsia="he-IL"/>
        </w:rPr>
        <w:t xml:space="preserve"> בתלת </w:t>
      </w:r>
      <w:proofErr w:type="spellStart"/>
      <w:r w:rsidR="00C3509C">
        <w:rPr>
          <w:rFonts w:ascii="Times New Roman" w:eastAsia="Times New Roman" w:hAnsi="Times New Roman" w:cs="David" w:hint="cs"/>
          <w:sz w:val="24"/>
          <w:szCs w:val="24"/>
          <w:rtl/>
          <w:lang w:eastAsia="he-IL"/>
        </w:rPr>
        <w:t>מימד</w:t>
      </w:r>
      <w:proofErr w:type="spellEnd"/>
      <w:r w:rsidR="00C3509C">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rtl/>
          <w:lang w:eastAsia="he-IL"/>
        </w:rPr>
        <w:t xml:space="preserve">ע"י </w:t>
      </w:r>
      <w:r w:rsidR="00C3509C" w:rsidRPr="000C6B3C">
        <w:rPr>
          <w:rFonts w:ascii="Times New Roman" w:eastAsia="Times New Roman" w:hAnsi="Times New Roman" w:cs="David" w:hint="cs"/>
          <w:sz w:val="24"/>
          <w:szCs w:val="24"/>
          <w:rtl/>
          <w:lang w:eastAsia="he-IL"/>
        </w:rPr>
        <w:t xml:space="preserve">תוכנת </w:t>
      </w:r>
      <w:r w:rsidR="00C3509C" w:rsidRPr="000C6B3C">
        <w:rPr>
          <w:rFonts w:ascii="Times New Roman" w:eastAsia="Times New Roman" w:hAnsi="Times New Roman" w:cs="David"/>
          <w:sz w:val="24"/>
          <w:szCs w:val="24"/>
          <w:lang w:eastAsia="he-IL"/>
        </w:rPr>
        <w:t>REVIT</w:t>
      </w:r>
      <w:r w:rsidR="00C3509C" w:rsidRPr="008F5534">
        <w:rPr>
          <w:rFonts w:ascii="Times New Roman" w:eastAsia="Times New Roman" w:hAnsi="Times New Roman" w:cs="David" w:hint="cs"/>
          <w:sz w:val="24"/>
          <w:szCs w:val="24"/>
          <w:rtl/>
          <w:lang w:eastAsia="he-IL"/>
        </w:rPr>
        <w:t>, במתודולוגיי</w:t>
      </w:r>
      <w:r w:rsidR="00C3509C" w:rsidRPr="008F5534">
        <w:rPr>
          <w:rFonts w:ascii="Times New Roman" w:eastAsia="Times New Roman" w:hAnsi="Times New Roman" w:cs="David" w:hint="eastAsia"/>
          <w:sz w:val="24"/>
          <w:szCs w:val="24"/>
          <w:rtl/>
          <w:lang w:eastAsia="he-IL"/>
        </w:rPr>
        <w:t>ת</w:t>
      </w:r>
      <w:r w:rsidR="00C3509C" w:rsidRPr="008F5534">
        <w:rPr>
          <w:rFonts w:ascii="Times New Roman" w:eastAsia="Times New Roman" w:hAnsi="Times New Roman" w:cs="David" w:hint="cs"/>
          <w:sz w:val="24"/>
          <w:szCs w:val="24"/>
          <w:rtl/>
          <w:lang w:eastAsia="he-IL"/>
        </w:rPr>
        <w:t xml:space="preserve"> </w:t>
      </w:r>
      <w:r w:rsidR="00C3509C" w:rsidRPr="008F5534">
        <w:rPr>
          <w:rFonts w:ascii="Times New Roman" w:eastAsia="Times New Roman" w:hAnsi="Times New Roman" w:cs="David" w:hint="cs"/>
          <w:sz w:val="24"/>
          <w:szCs w:val="24"/>
          <w:lang w:eastAsia="he-IL"/>
        </w:rPr>
        <w:t>BIM</w:t>
      </w:r>
      <w:r w:rsidR="00C3509C">
        <w:rPr>
          <w:rFonts w:ascii="Times New Roman" w:eastAsia="Times New Roman" w:hAnsi="Times New Roman" w:cs="David" w:hint="cs"/>
          <w:sz w:val="24"/>
          <w:szCs w:val="24"/>
          <w:rtl/>
          <w:lang w:eastAsia="he-IL"/>
        </w:rPr>
        <w:t>,</w:t>
      </w:r>
      <w:r w:rsidR="00C3509C" w:rsidRPr="008F5534">
        <w:rPr>
          <w:rFonts w:ascii="Times New Roman" w:eastAsia="Times New Roman" w:hAnsi="Times New Roman" w:cs="David" w:hint="cs"/>
          <w:sz w:val="24"/>
          <w:szCs w:val="24"/>
          <w:rtl/>
          <w:lang w:eastAsia="he-IL"/>
        </w:rPr>
        <w:t xml:space="preserve"> בענן – "</w:t>
      </w:r>
      <w:r w:rsidR="00C3509C" w:rsidRPr="008F5534">
        <w:rPr>
          <w:rFonts w:ascii="Times New Roman" w:eastAsia="Times New Roman" w:hAnsi="Times New Roman" w:cs="David" w:hint="cs"/>
          <w:sz w:val="24"/>
          <w:szCs w:val="24"/>
          <w:lang w:eastAsia="he-IL"/>
        </w:rPr>
        <w:t>BIM360</w:t>
      </w:r>
      <w:r w:rsidR="00C3509C" w:rsidRPr="008F5534">
        <w:rPr>
          <w:rFonts w:ascii="Times New Roman" w:eastAsia="Times New Roman" w:hAnsi="Times New Roman" w:cs="David" w:hint="cs"/>
          <w:sz w:val="24"/>
          <w:szCs w:val="24"/>
          <w:rtl/>
          <w:lang w:eastAsia="he-IL"/>
        </w:rPr>
        <w:t>"</w:t>
      </w:r>
      <w:r w:rsidR="00C3509C">
        <w:rPr>
          <w:rFonts w:ascii="Times New Roman" w:eastAsia="Times New Roman" w:hAnsi="Times New Roman" w:cs="David" w:hint="cs"/>
          <w:sz w:val="24"/>
          <w:szCs w:val="24"/>
          <w:rtl/>
          <w:lang w:eastAsia="he-IL"/>
        </w:rPr>
        <w:t xml:space="preserve"> של המזמין</w:t>
      </w:r>
      <w:r w:rsidRPr="00FC0AC7">
        <w:rPr>
          <w:rFonts w:ascii="Times New Roman" w:eastAsia="Times New Roman" w:hAnsi="Times New Roman" w:cs="David"/>
          <w:sz w:val="24"/>
          <w:szCs w:val="24"/>
          <w:rtl/>
          <w:lang w:eastAsia="he-IL"/>
        </w:rPr>
        <w:t>,</w:t>
      </w:r>
      <w:r w:rsidRPr="006D2AE3">
        <w:rPr>
          <w:rFonts w:ascii="Times New Roman" w:eastAsia="Times New Roman" w:hAnsi="Times New Roman" w:cs="David" w:hint="cs"/>
          <w:sz w:val="24"/>
          <w:szCs w:val="24"/>
          <w:rtl/>
          <w:lang w:eastAsia="he-IL"/>
        </w:rPr>
        <w:t xml:space="preserve"> תוך שיתוף, תיאום וקליטת הקבצים מן האדריכלים והיועצים האחרים באמצעות </w:t>
      </w:r>
      <w:r w:rsidR="00572B5D">
        <w:rPr>
          <w:rFonts w:ascii="Times New Roman" w:eastAsia="Times New Roman" w:hAnsi="Times New Roman" w:cs="David" w:hint="cs"/>
          <w:sz w:val="24"/>
          <w:szCs w:val="24"/>
          <w:lang w:eastAsia="he-IL"/>
        </w:rPr>
        <w:t>BIM</w:t>
      </w:r>
      <w:r w:rsidR="00572B5D">
        <w:rPr>
          <w:rFonts w:ascii="Times New Roman" w:eastAsia="Times New Roman" w:hAnsi="Times New Roman" w:cs="David" w:hint="cs"/>
          <w:sz w:val="24"/>
          <w:szCs w:val="24"/>
          <w:rtl/>
          <w:lang w:eastAsia="he-IL"/>
        </w:rPr>
        <w:t xml:space="preserve"> ו</w:t>
      </w:r>
      <w:r w:rsidRPr="006D2AE3">
        <w:rPr>
          <w:rFonts w:ascii="Times New Roman" w:eastAsia="Times New Roman" w:hAnsi="Times New Roman" w:cs="David" w:hint="cs"/>
          <w:sz w:val="24"/>
          <w:szCs w:val="24"/>
          <w:rtl/>
          <w:lang w:eastAsia="he-IL"/>
        </w:rPr>
        <w:t>תוכנ</w:t>
      </w:r>
      <w:r w:rsidR="00174B59">
        <w:rPr>
          <w:rFonts w:ascii="Times New Roman" w:eastAsia="Times New Roman" w:hAnsi="Times New Roman" w:cs="David" w:hint="cs"/>
          <w:sz w:val="24"/>
          <w:szCs w:val="24"/>
          <w:rtl/>
          <w:lang w:eastAsia="he-IL"/>
        </w:rPr>
        <w:t>ה כדוגמת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@view</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כל תעבורת הקבצים תבוצע באמצעות מערכת </w:t>
      </w:r>
      <w:r w:rsidR="00174B59">
        <w:rPr>
          <w:rFonts w:ascii="Times New Roman" w:eastAsia="Times New Roman" w:hAnsi="Times New Roman" w:cs="David" w:hint="cs"/>
          <w:sz w:val="24"/>
          <w:szCs w:val="24"/>
          <w:rtl/>
          <w:lang w:eastAsia="he-IL"/>
        </w:rPr>
        <w:t xml:space="preserve">זו </w:t>
      </w:r>
      <w:r w:rsidRPr="006D2AE3">
        <w:rPr>
          <w:rFonts w:ascii="Times New Roman" w:eastAsia="Times New Roman" w:hAnsi="Times New Roman" w:cs="David"/>
          <w:sz w:val="24"/>
          <w:szCs w:val="24"/>
          <w:rtl/>
          <w:lang w:eastAsia="he-IL"/>
        </w:rPr>
        <w:t xml:space="preserve"> בלבד.</w:t>
      </w:r>
    </w:p>
    <w:p w14:paraId="2D1B05CF"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0BAA1BB" w14:textId="77777777" w:rsidR="006D2AE3" w:rsidRPr="006D2AE3" w:rsidRDefault="006D2AE3" w:rsidP="006D2AE3">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84" w:name="OLE_LINK5"/>
      <w:bookmarkStart w:id="85" w:name="OLE_LINK6"/>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2</w:t>
      </w:r>
      <w:r w:rsidRPr="006D2AE3">
        <w:rPr>
          <w:rFonts w:ascii="Times New Roman" w:eastAsia="Times New Roman" w:hAnsi="Times New Roman" w:cs="David"/>
          <w:sz w:val="24"/>
          <w:szCs w:val="24"/>
          <w:rtl/>
          <w:lang w:eastAsia="he-IL"/>
        </w:rPr>
        <w:tab/>
      </w:r>
      <w:bookmarkStart w:id="86" w:name="OLE_LINK7"/>
      <w:bookmarkStart w:id="87" w:name="OLE_LINK8"/>
      <w:r w:rsidRPr="006D2AE3">
        <w:rPr>
          <w:rFonts w:ascii="Times New Roman" w:eastAsia="Times New Roman" w:hAnsi="Times New Roman" w:cs="David"/>
          <w:sz w:val="24"/>
          <w:szCs w:val="24"/>
          <w:u w:val="single"/>
          <w:rtl/>
        </w:rPr>
        <w:t>המהנדס, צוות עובדים ואמצעים</w:t>
      </w:r>
      <w:r w:rsidRPr="006D2AE3">
        <w:rPr>
          <w:rFonts w:ascii="Times New Roman" w:eastAsia="Times New Roman" w:hAnsi="Times New Roman" w:cs="David" w:hint="cs"/>
          <w:sz w:val="24"/>
          <w:szCs w:val="24"/>
          <w:u w:val="single"/>
          <w:rtl/>
          <w:lang w:eastAsia="he-IL"/>
        </w:rPr>
        <w:t xml:space="preserve"> של היועץ</w:t>
      </w:r>
      <w:r w:rsidRPr="006D2AE3">
        <w:rPr>
          <w:rFonts w:ascii="Times New Roman" w:eastAsia="Times New Roman" w:hAnsi="Times New Roman" w:cs="David" w:hint="cs"/>
          <w:sz w:val="24"/>
          <w:szCs w:val="24"/>
          <w:rtl/>
          <w:lang w:eastAsia="he-IL"/>
        </w:rPr>
        <w:t>:</w:t>
      </w:r>
    </w:p>
    <w:p w14:paraId="12DB3A02" w14:textId="77777777" w:rsidR="006D2AE3" w:rsidRPr="006D2AE3" w:rsidRDefault="006D2AE3" w:rsidP="006D2AE3">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F4D259B"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א</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4DA8B091"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ב</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5B8A99A5" w14:textId="77777777" w:rsidR="006D2AE3" w:rsidRPr="006D2AE3" w:rsidRDefault="006D2AE3" w:rsidP="006D2AE3">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ג</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84"/>
    <w:bookmarkEnd w:id="85"/>
    <w:bookmarkEnd w:id="86"/>
    <w:bookmarkEnd w:id="87"/>
    <w:p w14:paraId="6F352927" w14:textId="77777777" w:rsidR="006D2AE3" w:rsidRPr="006D2AE3" w:rsidRDefault="006D2AE3" w:rsidP="006D2AE3">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6578B1A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3</w:t>
      </w:r>
      <w:r w:rsidRPr="006D2AE3">
        <w:rPr>
          <w:rFonts w:ascii="Times New Roman" w:eastAsia="Times New Roman" w:hAnsi="Times New Roman" w:cs="David"/>
          <w:sz w:val="24"/>
          <w:szCs w:val="24"/>
          <w:rtl/>
          <w:lang w:eastAsia="he-IL"/>
        </w:rPr>
        <w:tab/>
        <w:t xml:space="preserve">על </w:t>
      </w:r>
      <w:r w:rsidRPr="006D2AE3">
        <w:rPr>
          <w:rFonts w:ascii="Times New Roman" w:eastAsia="Times New Roman" w:hAnsi="Times New Roman" w:cs="David" w:hint="cs"/>
          <w:sz w:val="24"/>
          <w:szCs w:val="24"/>
          <w:rtl/>
          <w:lang w:eastAsia="he-IL"/>
        </w:rPr>
        <w:t xml:space="preserve">היועץ </w:t>
      </w:r>
      <w:r w:rsidRPr="006D2AE3">
        <w:rPr>
          <w:rFonts w:ascii="Times New Roman" w:eastAsia="Times New Roman" w:hAnsi="Times New Roman" w:cs="David"/>
          <w:sz w:val="24"/>
          <w:szCs w:val="24"/>
          <w:rtl/>
          <w:lang w:eastAsia="he-IL"/>
        </w:rPr>
        <w:t>לקבל 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בכתב מאת המנהל לפני התחלת כל קטע וכל שלב ולפני כל 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 חלקי.</w:t>
      </w:r>
      <w:r w:rsidRPr="006D2AE3">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62454B6E"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176BB865"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sz w:val="24"/>
          <w:szCs w:val="24"/>
          <w:rtl/>
          <w:lang w:eastAsia="he-IL"/>
        </w:rPr>
        <w:t xml:space="preserve"> יידרש לבצע את </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 xml:space="preserve">תיאום המערכות </w:t>
      </w:r>
      <w:r w:rsidRPr="006D2AE3">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6D2AE3">
        <w:rPr>
          <w:rFonts w:ascii="Times New Roman" w:eastAsia="Times New Roman" w:hAnsi="Times New Roman" w:cs="David" w:hint="cs"/>
          <w:sz w:val="24"/>
          <w:szCs w:val="24"/>
          <w:rtl/>
          <w:lang w:eastAsia="he-IL"/>
        </w:rPr>
        <w:t>.</w:t>
      </w:r>
    </w:p>
    <w:p w14:paraId="1A8DB0B8"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8C134E5"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lang w:eastAsia="he-IL"/>
        </w:rPr>
        <w:tab/>
      </w:r>
      <w:r w:rsidRPr="006D2AE3">
        <w:rPr>
          <w:rFonts w:ascii="Times New Roman" w:eastAsia="Times New Roman" w:hAnsi="Times New Roman" w:cs="David" w:hint="cs"/>
          <w:sz w:val="24"/>
          <w:szCs w:val="24"/>
          <w:rtl/>
          <w:lang w:eastAsia="he-IL"/>
        </w:rPr>
        <w:t>יועץ תיאום המערכות</w:t>
      </w:r>
      <w:r w:rsidRPr="006D2AE3">
        <w:rPr>
          <w:rFonts w:ascii="Times New Roman" w:eastAsia="Times New Roman" w:hAnsi="Times New Roman" w:cs="David"/>
          <w:sz w:val="24"/>
          <w:szCs w:val="24"/>
          <w:rtl/>
          <w:lang w:eastAsia="he-IL"/>
        </w:rPr>
        <w:t xml:space="preserve"> יציג אלטרנטיבות </w:t>
      </w:r>
      <w:r w:rsidRPr="006D2AE3">
        <w:rPr>
          <w:rFonts w:ascii="Times New Roman" w:eastAsia="Times New Roman" w:hAnsi="Times New Roman" w:cs="David" w:hint="cs"/>
          <w:sz w:val="24"/>
          <w:szCs w:val="24"/>
          <w:rtl/>
          <w:lang w:eastAsia="he-IL"/>
        </w:rPr>
        <w:t xml:space="preserve">תכנוניות הכוללות </w:t>
      </w:r>
      <w:r w:rsidRPr="006D2AE3">
        <w:rPr>
          <w:rFonts w:ascii="Times New Roman" w:eastAsia="Times New Roman" w:hAnsi="Times New Roman" w:cs="David"/>
          <w:sz w:val="24"/>
          <w:szCs w:val="24"/>
          <w:rtl/>
          <w:lang w:eastAsia="he-IL"/>
        </w:rPr>
        <w:t>אומדנים לקבלת החלטות על חלופות</w:t>
      </w:r>
      <w:r w:rsidRPr="006D2AE3">
        <w:rPr>
          <w:rFonts w:ascii="Times New Roman" w:eastAsia="Times New Roman" w:hAnsi="Times New Roman" w:cs="David" w:hint="cs"/>
          <w:sz w:val="24"/>
          <w:szCs w:val="24"/>
          <w:rtl/>
          <w:lang w:eastAsia="he-IL"/>
        </w:rPr>
        <w:t xml:space="preserve"> לתכנון המערכות.</w:t>
      </w:r>
    </w:p>
    <w:p w14:paraId="37171BEB"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0C96E156"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1.12</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זכותו המלאה של המזמין להחליף את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במקרה של אי עמידה בתנאים </w:t>
      </w:r>
      <w:r w:rsidRPr="006D2AE3">
        <w:rPr>
          <w:rFonts w:ascii="Times New Roman" w:eastAsia="Times New Roman" w:hAnsi="Times New Roman" w:cs="David" w:hint="cs"/>
          <w:sz w:val="24"/>
          <w:szCs w:val="24"/>
          <w:rtl/>
          <w:lang w:eastAsia="he-IL"/>
        </w:rPr>
        <w:t xml:space="preserve">המפורטים בנספחים א'-ח', ללא כל זכות לטענה ו/או דרישת פיצוי ע"י </w:t>
      </w:r>
      <w:r w:rsidR="009F6985">
        <w:rPr>
          <w:rFonts w:ascii="Times New Roman" w:eastAsia="Times New Roman" w:hAnsi="Times New Roman" w:cs="David" w:hint="cs"/>
          <w:sz w:val="24"/>
          <w:szCs w:val="24"/>
          <w:rtl/>
          <w:lang w:eastAsia="he-IL"/>
        </w:rPr>
        <w:t>היועץ</w:t>
      </w:r>
      <w:r w:rsidRPr="006D2AE3">
        <w:rPr>
          <w:rFonts w:ascii="Times New Roman" w:eastAsia="Times New Roman" w:hAnsi="Times New Roman" w:cs="David" w:hint="cs"/>
          <w:sz w:val="24"/>
          <w:szCs w:val="24"/>
          <w:rtl/>
          <w:lang w:eastAsia="he-IL"/>
        </w:rPr>
        <w:t>.</w:t>
      </w:r>
    </w:p>
    <w:p w14:paraId="134F675A"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83CA9A1" w14:textId="77777777" w:rsidR="006D2AE3" w:rsidRPr="006D2AE3" w:rsidRDefault="006D2AE3" w:rsidP="006D2AE3">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1.13</w:t>
      </w:r>
      <w:r w:rsidRPr="006D2AE3">
        <w:rPr>
          <w:rFonts w:ascii="Times New Roman" w:eastAsia="Times New Roman" w:hAnsi="Times New Roman" w:cs="David" w:hint="cs"/>
          <w:sz w:val="24"/>
          <w:szCs w:val="24"/>
          <w:rtl/>
          <w:lang w:eastAsia="he-IL"/>
        </w:rPr>
        <w:tab/>
      </w:r>
      <w:r w:rsidRPr="006D2AE3">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6D2AE3">
        <w:rPr>
          <w:rFonts w:ascii="Times New Roman" w:eastAsia="Times New Roman" w:hAnsi="Times New Roman" w:cs="David" w:hint="cs"/>
          <w:sz w:val="24"/>
          <w:szCs w:val="24"/>
          <w:rtl/>
          <w:lang w:eastAsia="he-IL"/>
        </w:rPr>
        <w:t>המפורטים בנספחים א'-ח'.</w:t>
      </w:r>
    </w:p>
    <w:p w14:paraId="7A447FB1" w14:textId="77777777" w:rsidR="006D2AE3" w:rsidRPr="006D2AE3" w:rsidRDefault="006D2AE3" w:rsidP="006D2AE3">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30E3B352"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lastRenderedPageBreak/>
        <w:t>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הגדרות</w:t>
      </w:r>
      <w:r w:rsidRPr="006D2AE3">
        <w:rPr>
          <w:rFonts w:ascii="Times New Roman" w:eastAsia="Times New Roman" w:hAnsi="Times New Roman" w:cs="David"/>
          <w:b/>
          <w:bCs/>
          <w:sz w:val="24"/>
          <w:szCs w:val="24"/>
          <w:rtl/>
          <w:lang w:eastAsia="he-IL"/>
        </w:rPr>
        <w:t>:</w:t>
      </w:r>
    </w:p>
    <w:p w14:paraId="2A631ABF"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705CF94" w14:textId="77777777" w:rsidR="006D2AE3" w:rsidRPr="006D2AE3" w:rsidRDefault="006D2AE3" w:rsidP="00D065DD">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מוקדם</w:t>
      </w:r>
      <w:r w:rsidRPr="006D2AE3">
        <w:rPr>
          <w:rFonts w:ascii="Times New Roman" w:eastAsia="Times New Roman" w:hAnsi="Times New Roman" w:cs="David" w:hint="cs"/>
          <w:sz w:val="24"/>
          <w:szCs w:val="24"/>
          <w:rtl/>
          <w:lang w:eastAsia="he-IL"/>
        </w:rPr>
        <w:t>"</w:t>
      </w:r>
      <w:r w:rsidR="00D065DD">
        <w:rPr>
          <w:rFonts w:ascii="Times New Roman" w:eastAsia="Times New Roman" w:hAnsi="Times New Roman" w:cs="David" w:hint="cs"/>
          <w:sz w:val="24"/>
          <w:szCs w:val="24"/>
          <w:rtl/>
          <w:lang w:eastAsia="he-IL"/>
        </w:rPr>
        <w:t xml:space="preserve"> - </w:t>
      </w:r>
      <w:r w:rsidRPr="006D2AE3">
        <w:rPr>
          <w:rFonts w:ascii="Times New Roman" w:eastAsia="Times New Roman" w:hAnsi="Times New Roman" w:cs="David"/>
          <w:sz w:val="24"/>
          <w:szCs w:val="24"/>
          <w:rtl/>
          <w:lang w:eastAsia="he-IL"/>
        </w:rPr>
        <w:t xml:space="preserve">סכמה המתארת את המערכת </w:t>
      </w:r>
      <w:r w:rsidRPr="006D2AE3">
        <w:rPr>
          <w:rFonts w:ascii="Times New Roman" w:eastAsia="Times New Roman" w:hAnsi="Times New Roman" w:cs="David" w:hint="cs"/>
          <w:sz w:val="24"/>
          <w:szCs w:val="24"/>
          <w:rtl/>
          <w:lang w:eastAsia="he-IL"/>
        </w:rPr>
        <w:t xml:space="preserve">האדריכל, </w:t>
      </w:r>
      <w:r w:rsidRPr="006D2AE3">
        <w:rPr>
          <w:rFonts w:ascii="Times New Roman" w:eastAsia="Times New Roman" w:hAnsi="Times New Roman" w:cs="David"/>
          <w:sz w:val="24"/>
          <w:szCs w:val="24"/>
          <w:rtl/>
          <w:lang w:eastAsia="he-IL"/>
        </w:rPr>
        <w:t xml:space="preserve">הקונסטרוקטיבית </w:t>
      </w:r>
      <w:r w:rsidRPr="006D2AE3">
        <w:rPr>
          <w:rFonts w:ascii="Times New Roman" w:eastAsia="Times New Roman" w:hAnsi="Times New Roman" w:cs="David" w:hint="cs"/>
          <w:sz w:val="24"/>
          <w:szCs w:val="24"/>
          <w:rtl/>
          <w:lang w:eastAsia="he-IL"/>
        </w:rPr>
        <w:t xml:space="preserve">כולל המערכות האלקטרו-מכאניות </w:t>
      </w:r>
      <w:r w:rsidRPr="006D2AE3">
        <w:rPr>
          <w:rFonts w:ascii="Times New Roman" w:eastAsia="Times New Roman" w:hAnsi="Times New Roman" w:cs="David"/>
          <w:sz w:val="24"/>
          <w:szCs w:val="24"/>
          <w:rtl/>
          <w:lang w:eastAsia="he-IL"/>
        </w:rPr>
        <w:t>של המבנה ואת חומרי הבניה של חלקי השלד.</w:t>
      </w:r>
    </w:p>
    <w:p w14:paraId="74F93176" w14:textId="77777777" w:rsidR="006D2AE3" w:rsidRPr="006D2AE3" w:rsidRDefault="006D2AE3" w:rsidP="006D2AE3">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16EB6DC3"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סופי</w:t>
      </w:r>
      <w:r w:rsidRPr="006D2AE3">
        <w:rPr>
          <w:rFonts w:ascii="Times New Roman" w:eastAsia="Times New Roman" w:hAnsi="Times New Roman" w:cs="David" w:hint="cs"/>
          <w:sz w:val="24"/>
          <w:szCs w:val="24"/>
          <w:rtl/>
          <w:lang w:eastAsia="he-IL"/>
        </w:rPr>
        <w:t>" -</w:t>
      </w:r>
      <w:r w:rsidRPr="006D2AE3">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6D2AE3">
        <w:rPr>
          <w:rFonts w:ascii="Times New Roman" w:eastAsia="Times New Roman" w:hAnsi="Times New Roman" w:cs="David" w:hint="cs"/>
          <w:sz w:val="24"/>
          <w:szCs w:val="24"/>
          <w:rtl/>
          <w:lang w:eastAsia="he-IL"/>
        </w:rPr>
        <w:t>המיגון</w:t>
      </w:r>
      <w:r w:rsidRPr="006D2AE3">
        <w:rPr>
          <w:rFonts w:ascii="Times New Roman" w:eastAsia="Times New Roman" w:hAnsi="Times New Roman" w:cs="David"/>
          <w:sz w:val="24"/>
          <w:szCs w:val="24"/>
          <w:rtl/>
          <w:lang w:eastAsia="he-IL"/>
        </w:rPr>
        <w:t xml:space="preserve"> ל</w:t>
      </w:r>
      <w:r w:rsidRPr="006D2AE3">
        <w:rPr>
          <w:rFonts w:ascii="Times New Roman" w:eastAsia="Times New Roman" w:hAnsi="Times New Roman" w:cs="David" w:hint="cs"/>
          <w:sz w:val="24"/>
          <w:szCs w:val="24"/>
          <w:rtl/>
          <w:lang w:eastAsia="he-IL"/>
        </w:rPr>
        <w:t>פיקוד העורף</w:t>
      </w:r>
      <w:r w:rsidRPr="006D2AE3">
        <w:rPr>
          <w:rFonts w:ascii="Times New Roman" w:eastAsia="Times New Roman" w:hAnsi="Times New Roman" w:cs="David"/>
          <w:sz w:val="24"/>
          <w:szCs w:val="24"/>
          <w:rtl/>
          <w:lang w:eastAsia="he-IL"/>
        </w:rPr>
        <w:t xml:space="preserve"> תידרש לפי חוקי התכנון והבניה כולל חתימת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על החישובים הנ"ל.</w:t>
      </w:r>
    </w:p>
    <w:p w14:paraId="60DE88E9"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4373FE4"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2.3</w:t>
      </w:r>
      <w:r w:rsidRPr="006D2AE3">
        <w:rPr>
          <w:rFonts w:ascii="Times New Roman" w:eastAsia="Times New Roman" w:hAnsi="Times New Roman" w:cs="David"/>
          <w:sz w:val="24"/>
          <w:szCs w:val="24"/>
          <w:rtl/>
          <w:lang w:eastAsia="he-IL"/>
        </w:rPr>
        <w:tab/>
        <w:t>"</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סופיות" </w:t>
      </w:r>
      <w:r w:rsidRPr="006D2AE3">
        <w:rPr>
          <w:rFonts w:ascii="Times New Roman" w:eastAsia="Times New Roman" w:hAnsi="Times New Roman" w:cs="David"/>
          <w:sz w:val="24"/>
          <w:szCs w:val="24"/>
          <w:lang w:eastAsia="he-IL"/>
        </w:rPr>
        <w:t>–</w:t>
      </w:r>
      <w:r w:rsidR="00572B5D">
        <w:rPr>
          <w:rFonts w:ascii="Times New Roman" w:eastAsia="Times New Roman" w:hAnsi="Times New Roman" w:cs="David"/>
          <w:sz w:val="24"/>
          <w:szCs w:val="24"/>
          <w:rtl/>
          <w:lang w:eastAsia="he-IL"/>
        </w:rPr>
        <w:t xml:space="preserve"> </w:t>
      </w:r>
      <w:proofErr w:type="spellStart"/>
      <w:r w:rsidR="00572B5D">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שלאחר אישורן ניתן יהיה לעבד את המסמכים הטכניים לביצוע המבנה.</w:t>
      </w:r>
    </w:p>
    <w:p w14:paraId="669AE139"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5EBF27EA"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2.4</w:t>
      </w:r>
      <w:r w:rsidRPr="006D2AE3">
        <w:rPr>
          <w:rFonts w:ascii="Times New Roman" w:eastAsia="Times New Roman" w:hAnsi="Times New Roman" w:cs="David"/>
          <w:sz w:val="24"/>
          <w:szCs w:val="24"/>
          <w:rtl/>
          <w:lang w:eastAsia="he-IL"/>
        </w:rPr>
        <w:tab/>
        <w:t>"</w:t>
      </w:r>
      <w:r w:rsidRPr="006D2AE3">
        <w:rPr>
          <w:rFonts w:ascii="Times New Roman" w:eastAsia="Times New Roman" w:hAnsi="Times New Roman" w:cs="David" w:hint="cs"/>
          <w:sz w:val="24"/>
          <w:szCs w:val="24"/>
          <w:rtl/>
          <w:lang w:eastAsia="he-IL"/>
        </w:rPr>
        <w:t>ייעוץ</w:t>
      </w:r>
      <w:r w:rsidRPr="006D2AE3">
        <w:rPr>
          <w:rFonts w:ascii="Times New Roman" w:eastAsia="Times New Roman" w:hAnsi="Times New Roman" w:cs="David"/>
          <w:sz w:val="24"/>
          <w:szCs w:val="24"/>
          <w:rtl/>
          <w:lang w:eastAsia="he-IL"/>
        </w:rPr>
        <w:t xml:space="preserve"> מפורט"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מפורטות, פרטים, </w:t>
      </w:r>
      <w:r w:rsidRPr="006D2AE3">
        <w:rPr>
          <w:rFonts w:ascii="Times New Roman" w:eastAsia="Times New Roman" w:hAnsi="Times New Roman" w:cs="David" w:hint="cs"/>
          <w:sz w:val="24"/>
          <w:szCs w:val="24"/>
          <w:rtl/>
          <w:lang w:eastAsia="he-IL"/>
        </w:rPr>
        <w:t>חתכים</w:t>
      </w:r>
      <w:r w:rsidRPr="006D2AE3">
        <w:rPr>
          <w:rFonts w:ascii="Times New Roman" w:eastAsia="Times New Roman" w:hAnsi="Times New Roman" w:cs="David"/>
          <w:sz w:val="24"/>
          <w:szCs w:val="24"/>
          <w:rtl/>
          <w:lang w:eastAsia="he-IL"/>
        </w:rPr>
        <w:t>, והמסמכים וכל הדרוש לביצוע מכרזים בין הקבלנים ו/או לביצוע המבנים בשטח.</w:t>
      </w:r>
    </w:p>
    <w:p w14:paraId="666B1E89" w14:textId="77777777" w:rsidR="006D2AE3" w:rsidRPr="006D2AE3" w:rsidRDefault="006D2AE3" w:rsidP="006D2AE3">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67F6881"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2.5</w:t>
      </w:r>
      <w:r w:rsidRPr="006D2AE3">
        <w:rPr>
          <w:rFonts w:ascii="Times New Roman" w:eastAsia="Times New Roman" w:hAnsi="Times New Roman" w:cs="David"/>
          <w:sz w:val="24"/>
          <w:szCs w:val="24"/>
          <w:rtl/>
          <w:lang w:eastAsia="he-IL"/>
        </w:rPr>
        <w:tab/>
        <w:t xml:space="preserve">"פיקוח עליון" </w:t>
      </w:r>
      <w:r w:rsidRPr="006D2AE3">
        <w:rPr>
          <w:rFonts w:ascii="Times New Roman" w:eastAsia="Times New Roman" w:hAnsi="Times New Roman" w:cs="David"/>
          <w:sz w:val="24"/>
          <w:szCs w:val="24"/>
          <w:lang w:eastAsia="he-IL"/>
        </w:rPr>
        <w:t>–</w:t>
      </w:r>
      <w:r w:rsidRPr="006D2AE3">
        <w:rPr>
          <w:rFonts w:ascii="Times New Roman" w:eastAsia="Times New Roman" w:hAnsi="Times New Roman" w:cs="David"/>
          <w:sz w:val="24"/>
          <w:szCs w:val="24"/>
          <w:rtl/>
          <w:lang w:eastAsia="he-IL"/>
        </w:rPr>
        <w:t xml:space="preserve"> פיקוח עליון על הקמת </w:t>
      </w:r>
      <w:r w:rsidRPr="006D2AE3">
        <w:rPr>
          <w:rFonts w:ascii="Times New Roman" w:eastAsia="Times New Roman" w:hAnsi="Times New Roman" w:cs="David" w:hint="cs"/>
          <w:sz w:val="24"/>
          <w:szCs w:val="24"/>
          <w:rtl/>
          <w:lang w:eastAsia="he-IL"/>
        </w:rPr>
        <w:t>מערכות האלקטרו-מכאניות בהתאם למודל, כולל מתן פתרונות בשטח.</w:t>
      </w:r>
    </w:p>
    <w:p w14:paraId="50D8E492" w14:textId="77777777" w:rsidR="006D2AE3" w:rsidRPr="006D2AE3" w:rsidRDefault="006D2AE3" w:rsidP="006D2AE3">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203F03F2" w14:textId="77777777" w:rsidR="00797BFB" w:rsidRDefault="006D2AE3" w:rsidP="00415999">
      <w:pPr>
        <w:widowControl w:val="0"/>
        <w:spacing w:before="0" w:beforeAutospacing="0" w:after="0" w:afterAutospacing="0" w:line="240" w:lineRule="auto"/>
        <w:rPr>
          <w:ins w:id="88" w:author="Meryl Etman" w:date="2021-05-30T17:52: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b/>
          <w:bCs/>
          <w:sz w:val="24"/>
          <w:szCs w:val="24"/>
          <w:u w:val="single"/>
          <w:rtl/>
          <w:lang w:eastAsia="he-IL"/>
        </w:rPr>
        <w:t>שלבי העבודה ההנדסית ופ</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רוט הש</w:t>
      </w:r>
      <w:r w:rsidRPr="006D2AE3">
        <w:rPr>
          <w:rFonts w:ascii="Times New Roman" w:eastAsia="Times New Roman" w:hAnsi="Times New Roman" w:cs="David" w:hint="cs"/>
          <w:b/>
          <w:bCs/>
          <w:sz w:val="24"/>
          <w:szCs w:val="24"/>
          <w:u w:val="single"/>
          <w:rtl/>
          <w:lang w:eastAsia="he-IL"/>
        </w:rPr>
        <w:t>י</w:t>
      </w:r>
      <w:r w:rsidRPr="006D2AE3">
        <w:rPr>
          <w:rFonts w:ascii="Times New Roman" w:eastAsia="Times New Roman" w:hAnsi="Times New Roman" w:cs="David"/>
          <w:b/>
          <w:bCs/>
          <w:sz w:val="24"/>
          <w:szCs w:val="24"/>
          <w:u w:val="single"/>
          <w:rtl/>
          <w:lang w:eastAsia="he-IL"/>
        </w:rPr>
        <w:t>רותים</w:t>
      </w:r>
      <w:r w:rsidR="00415999">
        <w:rPr>
          <w:rFonts w:ascii="Times New Roman" w:eastAsia="Times New Roman" w:hAnsi="Times New Roman" w:cs="David"/>
          <w:sz w:val="24"/>
          <w:szCs w:val="24"/>
          <w:rtl/>
          <w:lang w:eastAsia="he-IL"/>
        </w:rPr>
        <w:t>:</w:t>
      </w:r>
    </w:p>
    <w:p w14:paraId="2BC5885C" w14:textId="2C872F5C" w:rsidR="006D2AE3" w:rsidRPr="006D2AE3" w:rsidRDefault="00415999" w:rsidP="00415999">
      <w:pPr>
        <w:widowControl w:val="0"/>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540D0AA9" w14:textId="77777777" w:rsidR="006D2AE3" w:rsidRPr="006D2AE3" w:rsidRDefault="006D2AE3" w:rsidP="006D2AE3">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135EDC0D" w14:textId="77777777" w:rsidR="006D2AE3" w:rsidRPr="006D2AE3" w:rsidRDefault="006D2AE3" w:rsidP="00572B5D">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העבודה תבוצע בשלבים הכוללים את הש</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רותים כלהלן:</w:t>
      </w:r>
    </w:p>
    <w:p w14:paraId="392C8C5B" w14:textId="77777777" w:rsidR="006D2AE3" w:rsidRPr="006D2AE3" w:rsidRDefault="006D2AE3" w:rsidP="00572B5D">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6D2AE3">
        <w:rPr>
          <w:rFonts w:ascii="Times New Roman" w:eastAsia="Times New Roman" w:hAnsi="Times New Roman" w:cs="David"/>
          <w:sz w:val="24"/>
          <w:szCs w:val="24"/>
          <w:rtl/>
          <w:lang w:eastAsia="he-IL"/>
        </w:rPr>
        <w:t>3.1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מוקדם</w:t>
      </w:r>
      <w:r w:rsidRPr="006D2AE3">
        <w:rPr>
          <w:rFonts w:ascii="Times New Roman" w:eastAsia="Times New Roman" w:hAnsi="Times New Roman" w:cs="David"/>
          <w:sz w:val="24"/>
          <w:szCs w:val="24"/>
          <w:rtl/>
          <w:lang w:eastAsia="he-IL"/>
        </w:rPr>
        <w:t>:</w:t>
      </w:r>
    </w:p>
    <w:p w14:paraId="7D114A48" w14:textId="77777777" w:rsidR="006D2AE3" w:rsidRPr="006D2AE3" w:rsidRDefault="006D2AE3" w:rsidP="006D2AE3">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קבלת תדריך תכנון מנציג המזמין.</w:t>
      </w:r>
    </w:p>
    <w:p w14:paraId="1B5BBA73" w14:textId="77777777" w:rsidR="006D2AE3" w:rsidRPr="006D2AE3" w:rsidRDefault="006D2AE3" w:rsidP="006D2AE3">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290C7EDB" w14:textId="77777777" w:rsidR="006D2AE3" w:rsidRPr="00572B5D" w:rsidRDefault="006D2AE3" w:rsidP="00415999">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רור</w:t>
      </w:r>
      <w:r w:rsidRPr="006D2AE3">
        <w:rPr>
          <w:rFonts w:ascii="Times New Roman" w:eastAsia="Times New Roman" w:hAnsi="Times New Roman" w:cs="David" w:hint="cs"/>
          <w:sz w:val="24"/>
          <w:szCs w:val="24"/>
          <w:rtl/>
          <w:lang w:eastAsia="he-IL"/>
        </w:rPr>
        <w:t xml:space="preserve"> הפרוגרמה</w:t>
      </w:r>
      <w:r w:rsidRPr="006D2AE3">
        <w:rPr>
          <w:rFonts w:ascii="Times New Roman" w:eastAsia="Times New Roman" w:hAnsi="Times New Roman" w:cs="David"/>
          <w:sz w:val="24"/>
          <w:szCs w:val="24"/>
          <w:rtl/>
          <w:lang w:eastAsia="he-IL"/>
        </w:rPr>
        <w:t xml:space="preserve"> עם נציג המזמין</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האדריכל </w:t>
      </w:r>
      <w:proofErr w:type="spellStart"/>
      <w:r w:rsidRPr="006D2AE3">
        <w:rPr>
          <w:rFonts w:ascii="Times New Roman" w:eastAsia="Times New Roman" w:hAnsi="Times New Roman" w:cs="David" w:hint="cs"/>
          <w:sz w:val="24"/>
          <w:szCs w:val="24"/>
          <w:rtl/>
          <w:lang w:eastAsia="he-IL"/>
        </w:rPr>
        <w:t>והקונסטרוקטור</w:t>
      </w:r>
      <w:proofErr w:type="spellEnd"/>
      <w:r w:rsidRPr="006D2AE3">
        <w:rPr>
          <w:rFonts w:ascii="Times New Roman" w:eastAsia="Times New Roman" w:hAnsi="Times New Roman" w:cs="David"/>
          <w:sz w:val="24"/>
          <w:szCs w:val="24"/>
          <w:rtl/>
          <w:lang w:eastAsia="he-IL"/>
        </w:rPr>
        <w:t xml:space="preserve"> בכל הקשור למערכת הקונסטרוקטיבית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של המבנה, </w:t>
      </w:r>
      <w:r w:rsidRPr="006D2AE3">
        <w:rPr>
          <w:rFonts w:ascii="Times New Roman" w:eastAsia="Times New Roman" w:hAnsi="Times New Roman" w:cs="David" w:hint="cs"/>
          <w:sz w:val="24"/>
          <w:szCs w:val="24"/>
          <w:rtl/>
          <w:lang w:eastAsia="he-IL"/>
        </w:rPr>
        <w:t xml:space="preserve">ועם המתכננים האלקטרו-מכאניים בכל הקשור למערכות האלקטרו-מכאניות והתשתיות, </w:t>
      </w:r>
      <w:r w:rsidRPr="006D2AE3">
        <w:rPr>
          <w:rFonts w:ascii="Times New Roman" w:eastAsia="Times New Roman" w:hAnsi="Times New Roman" w:cs="David"/>
          <w:sz w:val="24"/>
          <w:szCs w:val="24"/>
          <w:rtl/>
          <w:lang w:eastAsia="he-IL"/>
        </w:rPr>
        <w:t>בירורים באתר במידת הצורך, חקירות מוקדמות, התייעצות ותיאום עם היועצים האחרים.</w:t>
      </w:r>
    </w:p>
    <w:p w14:paraId="5F6B706C" w14:textId="59E688FC" w:rsidR="006D2AE3" w:rsidRPr="00D2422A" w:rsidRDefault="006D2AE3" w:rsidP="0002291B">
      <w:pPr>
        <w:widowControl w:val="0"/>
        <w:numPr>
          <w:ilvl w:val="0"/>
          <w:numId w:val="7"/>
        </w:numPr>
        <w:spacing w:before="0" w:beforeAutospacing="0" w:after="24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מתן הנחיות וקביעת עקרונות לצוות התכנון בנוגע </w:t>
      </w:r>
      <w:del w:id="89" w:author="Meryl Etman" w:date="2021-09-14T12:01:00Z">
        <w:r w:rsidRPr="006D2AE3" w:rsidDel="0002291B">
          <w:rPr>
            <w:rFonts w:ascii="Times New Roman" w:eastAsia="Times New Roman" w:hAnsi="Times New Roman" w:cs="David" w:hint="cs"/>
            <w:sz w:val="24"/>
            <w:szCs w:val="24"/>
            <w:rtl/>
            <w:lang w:eastAsia="he-IL"/>
          </w:rPr>
          <w:delText>להעברת המערכות האלקטרו-מכאניות</w:delText>
        </w:r>
      </w:del>
      <w:ins w:id="90" w:author="Meryl Etman" w:date="2021-09-14T12:01:00Z">
        <w:r w:rsidR="0002291B">
          <w:rPr>
            <w:rFonts w:ascii="Times New Roman" w:eastAsia="Times New Roman" w:hAnsi="Times New Roman" w:cs="David" w:hint="cs"/>
            <w:sz w:val="24"/>
            <w:szCs w:val="24"/>
            <w:rtl/>
            <w:lang w:eastAsia="he-IL"/>
          </w:rPr>
          <w:t>לבניית המודל</w:t>
        </w:r>
      </w:ins>
      <w:r w:rsidRPr="006D2AE3">
        <w:rPr>
          <w:rFonts w:ascii="Times New Roman" w:eastAsia="Times New Roman" w:hAnsi="Times New Roman" w:cs="David" w:hint="cs"/>
          <w:sz w:val="24"/>
          <w:szCs w:val="24"/>
          <w:rtl/>
          <w:lang w:eastAsia="he-IL"/>
        </w:rPr>
        <w:t>.</w:t>
      </w:r>
    </w:p>
    <w:p w14:paraId="37C4C969" w14:textId="4CE74E66" w:rsidR="006D2AE3" w:rsidRPr="00415999" w:rsidRDefault="006D2AE3" w:rsidP="00877030">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del w:id="91" w:author="Meryl Etman" w:date="2021-09-14T12:02:00Z">
        <w:r w:rsidRPr="006D2AE3" w:rsidDel="0002291B">
          <w:rPr>
            <w:rFonts w:ascii="Times New Roman" w:eastAsia="Times New Roman" w:hAnsi="Times New Roman" w:cs="David" w:hint="cs"/>
            <w:sz w:val="24"/>
            <w:szCs w:val="24"/>
            <w:rtl/>
            <w:lang w:eastAsia="he-IL"/>
          </w:rPr>
          <w:delText>הכנ</w:delText>
        </w:r>
        <w:r w:rsidR="00415999" w:rsidDel="0002291B">
          <w:rPr>
            <w:rFonts w:ascii="Times New Roman" w:eastAsia="Times New Roman" w:hAnsi="Times New Roman" w:cs="David" w:hint="cs"/>
            <w:sz w:val="24"/>
            <w:szCs w:val="24"/>
            <w:rtl/>
            <w:lang w:eastAsia="he-IL"/>
          </w:rPr>
          <w:delText xml:space="preserve">ת </w:delText>
        </w:r>
      </w:del>
      <w:ins w:id="92" w:author="Meryl Etman" w:date="2021-09-14T12:02:00Z">
        <w:r w:rsidR="0002291B">
          <w:rPr>
            <w:rFonts w:ascii="Times New Roman" w:eastAsia="Times New Roman" w:hAnsi="Times New Roman" w:cs="David" w:hint="cs"/>
            <w:sz w:val="24"/>
            <w:szCs w:val="24"/>
            <w:rtl/>
            <w:lang w:eastAsia="he-IL"/>
          </w:rPr>
          <w:t xml:space="preserve">ניהול והנחיית המתכננים בבניית  </w:t>
        </w:r>
      </w:ins>
      <w:r w:rsidR="004143FC">
        <w:rPr>
          <w:rFonts w:ascii="Times New Roman" w:eastAsia="Times New Roman" w:hAnsi="Times New Roman" w:cs="David" w:hint="cs"/>
          <w:sz w:val="24"/>
          <w:szCs w:val="24"/>
          <w:rtl/>
          <w:lang w:eastAsia="he-IL"/>
        </w:rPr>
        <w:t>מודל תלת מ</w:t>
      </w:r>
      <w:r w:rsidR="00415999">
        <w:rPr>
          <w:rFonts w:ascii="Times New Roman" w:eastAsia="Times New Roman" w:hAnsi="Times New Roman" w:cs="David" w:hint="cs"/>
          <w:sz w:val="24"/>
          <w:szCs w:val="24"/>
          <w:rtl/>
          <w:lang w:eastAsia="he-IL"/>
        </w:rPr>
        <w:t xml:space="preserve">מדי ראשוני בתכנת </w:t>
      </w:r>
      <w:r w:rsidRPr="006D2AE3">
        <w:rPr>
          <w:rFonts w:ascii="Times New Roman" w:eastAsia="Times New Roman" w:hAnsi="Times New Roman" w:cs="David"/>
          <w:sz w:val="24"/>
          <w:szCs w:val="24"/>
          <w:lang w:eastAsia="he-IL"/>
        </w:rPr>
        <w:t>REVIT</w:t>
      </w:r>
      <w:r w:rsidR="00415999">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rtl/>
          <w:lang w:eastAsia="he-IL"/>
        </w:rPr>
        <w:t>במתודולוגיי</w:t>
      </w:r>
      <w:r w:rsidR="00877030" w:rsidRPr="008F5534">
        <w:rPr>
          <w:rFonts w:ascii="Times New Roman" w:eastAsia="Times New Roman" w:hAnsi="Times New Roman" w:cs="David" w:hint="eastAsia"/>
          <w:sz w:val="24"/>
          <w:szCs w:val="24"/>
          <w:rtl/>
          <w:lang w:eastAsia="he-IL"/>
        </w:rPr>
        <w:t>ת</w:t>
      </w:r>
      <w:r w:rsidR="00877030" w:rsidRPr="008F5534">
        <w:rPr>
          <w:rFonts w:ascii="Times New Roman" w:eastAsia="Times New Roman" w:hAnsi="Times New Roman" w:cs="David" w:hint="cs"/>
          <w:sz w:val="24"/>
          <w:szCs w:val="24"/>
          <w:rtl/>
          <w:lang w:eastAsia="he-IL"/>
        </w:rPr>
        <w:t xml:space="preserve"> </w:t>
      </w:r>
      <w:r w:rsidR="00877030" w:rsidRPr="008F5534">
        <w:rPr>
          <w:rFonts w:ascii="Times New Roman" w:eastAsia="Times New Roman" w:hAnsi="Times New Roman" w:cs="David" w:hint="cs"/>
          <w:sz w:val="24"/>
          <w:szCs w:val="24"/>
          <w:lang w:eastAsia="he-IL"/>
        </w:rPr>
        <w:t>BIM</w:t>
      </w:r>
      <w:r w:rsidR="00877030">
        <w:rPr>
          <w:rFonts w:ascii="Times New Roman" w:eastAsia="Times New Roman" w:hAnsi="Times New Roman" w:cs="David" w:hint="cs"/>
          <w:sz w:val="24"/>
          <w:szCs w:val="24"/>
          <w:rtl/>
          <w:lang w:eastAsia="he-IL"/>
        </w:rPr>
        <w:t>,</w:t>
      </w:r>
      <w:r w:rsidR="00877030" w:rsidRPr="008F5534">
        <w:rPr>
          <w:rFonts w:ascii="Times New Roman" w:eastAsia="Times New Roman" w:hAnsi="Times New Roman" w:cs="David" w:hint="cs"/>
          <w:sz w:val="24"/>
          <w:szCs w:val="24"/>
          <w:rtl/>
          <w:lang w:eastAsia="he-IL"/>
        </w:rPr>
        <w:t xml:space="preserve"> בענן – "</w:t>
      </w:r>
      <w:r w:rsidR="00877030" w:rsidRPr="008F5534">
        <w:rPr>
          <w:rFonts w:ascii="Times New Roman" w:eastAsia="Times New Roman" w:hAnsi="Times New Roman" w:cs="David" w:hint="cs"/>
          <w:sz w:val="24"/>
          <w:szCs w:val="24"/>
          <w:lang w:eastAsia="he-IL"/>
        </w:rPr>
        <w:t>BIM360</w:t>
      </w:r>
      <w:r w:rsidR="00877030" w:rsidRPr="008F5534">
        <w:rPr>
          <w:rFonts w:ascii="Times New Roman" w:eastAsia="Times New Roman" w:hAnsi="Times New Roman" w:cs="David" w:hint="cs"/>
          <w:sz w:val="24"/>
          <w:szCs w:val="24"/>
          <w:rtl/>
          <w:lang w:eastAsia="he-IL"/>
        </w:rPr>
        <w:t xml:space="preserve">" </w:t>
      </w:r>
      <w:r w:rsidR="00877030">
        <w:rPr>
          <w:rFonts w:ascii="Times New Roman" w:eastAsia="Times New Roman" w:hAnsi="Times New Roman" w:cs="David" w:hint="cs"/>
          <w:sz w:val="24"/>
          <w:szCs w:val="24"/>
          <w:rtl/>
          <w:lang w:eastAsia="he-IL"/>
        </w:rPr>
        <w:t xml:space="preserve">השייך למזמין, הכולל את </w:t>
      </w:r>
      <w:proofErr w:type="spellStart"/>
      <w:r w:rsidR="00877030">
        <w:rPr>
          <w:rFonts w:ascii="Times New Roman" w:eastAsia="Times New Roman" w:hAnsi="Times New Roman" w:cs="David" w:hint="cs"/>
          <w:sz w:val="24"/>
          <w:szCs w:val="24"/>
          <w:rtl/>
          <w:lang w:eastAsia="he-IL"/>
        </w:rPr>
        <w:t>ת</w:t>
      </w:r>
      <w:r w:rsidR="00877030" w:rsidRPr="006D2AE3">
        <w:rPr>
          <w:rFonts w:ascii="Times New Roman" w:eastAsia="Times New Roman" w:hAnsi="Times New Roman" w:cs="David" w:hint="cs"/>
          <w:sz w:val="24"/>
          <w:szCs w:val="24"/>
          <w:rtl/>
          <w:lang w:eastAsia="he-IL"/>
        </w:rPr>
        <w:t>כניות</w:t>
      </w:r>
      <w:proofErr w:type="spellEnd"/>
      <w:r w:rsidR="00877030" w:rsidRPr="006D2AE3">
        <w:rPr>
          <w:rFonts w:ascii="Times New Roman" w:eastAsia="Times New Roman" w:hAnsi="Times New Roman" w:cs="David" w:hint="cs"/>
          <w:sz w:val="24"/>
          <w:szCs w:val="24"/>
          <w:rtl/>
          <w:lang w:eastAsia="he-IL"/>
        </w:rPr>
        <w:t xml:space="preserve"> האדריכלות והסכמה הקונסטרוקטיבית הראשונית.</w:t>
      </w:r>
      <w:r w:rsidR="00877030">
        <w:rPr>
          <w:rFonts w:ascii="Times New Roman" w:eastAsia="Times New Roman" w:hAnsi="Times New Roman" w:cs="David" w:hint="cs"/>
          <w:sz w:val="24"/>
          <w:szCs w:val="24"/>
          <w:rtl/>
          <w:lang w:eastAsia="he-IL"/>
        </w:rPr>
        <w:t xml:space="preserve">  </w:t>
      </w:r>
    </w:p>
    <w:p w14:paraId="136F8362" w14:textId="0F2A3670"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del w:id="93" w:author="Meryl Etman" w:date="2021-09-14T12:03:00Z">
        <w:r w:rsidRPr="006D2AE3" w:rsidDel="0002291B">
          <w:rPr>
            <w:rFonts w:ascii="Times New Roman" w:eastAsia="Times New Roman" w:hAnsi="Times New Roman" w:cs="David" w:hint="cs"/>
            <w:sz w:val="24"/>
            <w:szCs w:val="24"/>
            <w:rtl/>
            <w:lang w:eastAsia="he-IL"/>
          </w:rPr>
          <w:delText xml:space="preserve">הכנת פרוגראמה </w:delText>
        </w:r>
        <w:r w:rsidRPr="00415999" w:rsidDel="0002291B">
          <w:rPr>
            <w:rFonts w:ascii="Times New Roman" w:eastAsia="Times New Roman" w:hAnsi="Times New Roman" w:cs="David"/>
            <w:sz w:val="24"/>
            <w:szCs w:val="24"/>
            <w:rtl/>
            <w:lang w:eastAsia="he-IL"/>
          </w:rPr>
          <w:delText>של האלטרנטיבות השונות, המצאת דו"ח הכולל תיאור השיטות, יתרונות וחסרונות, עלויות הקמה, עלויות תפעול והיבטי נגישות, תפעול ותחזוקה וכיו"ב</w:delText>
        </w:r>
      </w:del>
      <w:ins w:id="94" w:author="Meryl Etman" w:date="2021-09-14T12:03:00Z">
        <w:r w:rsidR="0002291B">
          <w:rPr>
            <w:rFonts w:ascii="Times New Roman" w:eastAsia="Times New Roman" w:hAnsi="Times New Roman" w:cs="David" w:hint="cs"/>
            <w:sz w:val="24"/>
            <w:szCs w:val="24"/>
            <w:rtl/>
            <w:lang w:eastAsia="he-IL"/>
          </w:rPr>
          <w:t>מבוטל</w:t>
        </w:r>
      </w:ins>
      <w:r w:rsidRPr="00415999">
        <w:rPr>
          <w:rFonts w:ascii="Times New Roman" w:eastAsia="Times New Roman" w:hAnsi="Times New Roman" w:cs="David"/>
          <w:sz w:val="24"/>
          <w:szCs w:val="24"/>
          <w:rtl/>
          <w:lang w:eastAsia="he-IL"/>
        </w:rPr>
        <w:t>.</w:t>
      </w:r>
    </w:p>
    <w:p w14:paraId="38100FF5" w14:textId="77777777" w:rsidR="006D2AE3" w:rsidRPr="00415999"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lang w:eastAsia="he-IL"/>
        </w:rPr>
      </w:pPr>
      <w:r w:rsidRPr="00415999">
        <w:rPr>
          <w:rFonts w:ascii="Times New Roman" w:eastAsia="Times New Roman" w:hAnsi="Times New Roman" w:cs="David"/>
          <w:sz w:val="24"/>
          <w:szCs w:val="24"/>
          <w:rtl/>
          <w:lang w:eastAsia="he-IL"/>
        </w:rPr>
        <w:t>השתתפות בדיוני התקדמות שיקבעו ע"י המנהל. השתתפות בישיבות היועצים והמתכננים בקשר  לתכנון המערכות בפרויקט. בירורים בגופים המוסמכים ואצל גורמים אחרים בקשר לבעיות טכניות, חוקיות וכיו"ב הקשורות בתחום תיאום התשתיות, המערכות ובכלל.</w:t>
      </w:r>
    </w:p>
    <w:p w14:paraId="5B40FD2C" w14:textId="77777777" w:rsidR="006D2AE3" w:rsidRPr="006D2AE3" w:rsidRDefault="006D2AE3" w:rsidP="00415999">
      <w:pPr>
        <w:widowControl w:val="0"/>
        <w:numPr>
          <w:ilvl w:val="0"/>
          <w:numId w:val="7"/>
        </w:numPr>
        <w:spacing w:before="240" w:beforeAutospacing="0" w:after="0" w:afterAutospacing="0" w:line="240" w:lineRule="auto"/>
        <w:jc w:val="both"/>
        <w:rPr>
          <w:rFonts w:ascii="Times New Roman" w:eastAsia="Times New Roman" w:hAnsi="Times New Roman" w:cs="David"/>
          <w:sz w:val="24"/>
          <w:szCs w:val="24"/>
          <w:rtl/>
          <w:lang w:eastAsia="he-IL"/>
        </w:rPr>
      </w:pPr>
      <w:r w:rsidRPr="00415999">
        <w:rPr>
          <w:rFonts w:ascii="Times New Roman" w:eastAsia="Times New Roman" w:hAnsi="Times New Roman" w:cs="David"/>
          <w:sz w:val="24"/>
          <w:szCs w:val="24"/>
          <w:rtl/>
          <w:lang w:eastAsia="he-IL"/>
        </w:rPr>
        <w:t>מסירת הנתונים, הפרוגראמה</w:t>
      </w:r>
      <w:r w:rsidRPr="006D2AE3">
        <w:rPr>
          <w:rFonts w:ascii="Times New Roman" w:eastAsia="Times New Roman" w:hAnsi="Times New Roman" w:cs="David" w:hint="cs"/>
          <w:sz w:val="24"/>
          <w:szCs w:val="24"/>
          <w:rtl/>
          <w:lang w:eastAsia="he-IL"/>
        </w:rPr>
        <w:t xml:space="preserve"> וחוות הדעת למזמין, ל</w:t>
      </w:r>
      <w:r w:rsidR="007902DF">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hint="cs"/>
          <w:sz w:val="24"/>
          <w:szCs w:val="24"/>
          <w:rtl/>
          <w:lang w:eastAsia="he-IL"/>
        </w:rPr>
        <w:t xml:space="preserve"> וכן ליועצים ולמתכננים ולכל גורם אחר שייקבע על ידי המזמין.</w:t>
      </w:r>
    </w:p>
    <w:p w14:paraId="673D72A6" w14:textId="77777777" w:rsidR="006D2AE3" w:rsidRPr="006D2AE3" w:rsidRDefault="006D2AE3" w:rsidP="006D2AE3">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B64393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ab/>
      </w:r>
    </w:p>
    <w:p w14:paraId="0EF32CC7"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3.2</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u w:val="single"/>
          <w:rtl/>
          <w:lang w:eastAsia="he-IL"/>
        </w:rPr>
        <w:t>ייעוץ</w:t>
      </w:r>
      <w:r w:rsidRPr="006D2AE3">
        <w:rPr>
          <w:rFonts w:ascii="Times New Roman" w:eastAsia="Times New Roman" w:hAnsi="Times New Roman" w:cs="David"/>
          <w:sz w:val="24"/>
          <w:szCs w:val="24"/>
          <w:u w:val="single"/>
          <w:rtl/>
          <w:lang w:eastAsia="he-IL"/>
        </w:rPr>
        <w:t xml:space="preserve"> סופי</w:t>
      </w:r>
      <w:r w:rsidRPr="006D2AE3">
        <w:rPr>
          <w:rFonts w:ascii="Times New Roman" w:eastAsia="Times New Roman" w:hAnsi="Times New Roman" w:cs="David"/>
          <w:sz w:val="24"/>
          <w:szCs w:val="24"/>
          <w:rtl/>
          <w:lang w:eastAsia="he-IL"/>
        </w:rPr>
        <w:t>:</w:t>
      </w:r>
    </w:p>
    <w:p w14:paraId="22097A34" w14:textId="31979F20"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del w:id="95" w:author="Meryl Etman" w:date="2021-09-14T12:05:00Z">
        <w:r w:rsidRPr="006D2AE3" w:rsidDel="006F5289">
          <w:rPr>
            <w:rFonts w:ascii="Times New Roman" w:eastAsia="Times New Roman" w:hAnsi="Times New Roman" w:cs="David" w:hint="cs"/>
            <w:sz w:val="24"/>
            <w:szCs w:val="24"/>
            <w:rtl/>
            <w:lang w:eastAsia="he-IL"/>
          </w:rPr>
          <w:delText>ייעוץ לאדריכל, לקונסטרוקטור ולמתכננים האלקטרו-מכאניים בכל הנוגע לתיאום המערכות בשלב התכנון הסופי. ייעוץ לתכנון תיאום המערכות בהתאם לאלטרנטיבה שתיבחר על ידי המזמין בתיאום עם המזמין, המתכננים וכל יתר היועצים של המזמין</w:delText>
        </w:r>
      </w:del>
      <w:ins w:id="96" w:author="Meryl Etman" w:date="2021-09-14T12:05: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60A1E14C" w14:textId="77777777" w:rsidR="006D2AE3" w:rsidRPr="006D2AE3" w:rsidRDefault="006D2AE3" w:rsidP="006D2AE3">
      <w:pPr>
        <w:spacing w:before="0" w:beforeAutospacing="0" w:after="0" w:afterAutospacing="0" w:line="240" w:lineRule="auto"/>
        <w:ind w:left="1440"/>
        <w:jc w:val="both"/>
        <w:rPr>
          <w:rFonts w:ascii="Times New Roman" w:eastAsia="Times New Roman" w:hAnsi="Times New Roman" w:cs="David"/>
          <w:sz w:val="24"/>
          <w:szCs w:val="24"/>
          <w:lang w:eastAsia="he-IL"/>
        </w:rPr>
      </w:pPr>
    </w:p>
    <w:p w14:paraId="3D4D1A98" w14:textId="34A73285" w:rsidR="006D2AE3" w:rsidRPr="006D2AE3" w:rsidRDefault="006F5289"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ins w:id="97" w:author="Meryl Etman" w:date="2021-09-14T12:05:00Z">
        <w:r>
          <w:rPr>
            <w:rFonts w:ascii="Times New Roman" w:eastAsia="Times New Roman" w:hAnsi="Times New Roman" w:cs="David" w:hint="cs"/>
            <w:sz w:val="24"/>
            <w:szCs w:val="24"/>
            <w:rtl/>
            <w:lang w:eastAsia="he-IL"/>
          </w:rPr>
          <w:t>ניהול והנחיית המתכננים ב</w:t>
        </w:r>
      </w:ins>
      <w:r w:rsidR="004143FC">
        <w:rPr>
          <w:rFonts w:ascii="Times New Roman" w:eastAsia="Times New Roman" w:hAnsi="Times New Roman" w:cs="David" w:hint="cs"/>
          <w:sz w:val="24"/>
          <w:szCs w:val="24"/>
          <w:rtl/>
          <w:lang w:eastAsia="he-IL"/>
        </w:rPr>
        <w:t xml:space="preserve">עדכון </w:t>
      </w:r>
      <w:ins w:id="98" w:author="Meryl Etman" w:date="2021-09-14T12:06:00Z">
        <w:r>
          <w:rPr>
            <w:rFonts w:ascii="Times New Roman" w:eastAsia="Times New Roman" w:hAnsi="Times New Roman" w:cs="David" w:hint="cs"/>
            <w:sz w:val="24"/>
            <w:szCs w:val="24"/>
            <w:rtl/>
            <w:lang w:eastAsia="he-IL"/>
          </w:rPr>
          <w:t>ה</w:t>
        </w:r>
      </w:ins>
      <w:r w:rsidR="004143FC">
        <w:rPr>
          <w:rFonts w:ascii="Times New Roman" w:eastAsia="Times New Roman" w:hAnsi="Times New Roman" w:cs="David" w:hint="cs"/>
          <w:sz w:val="24"/>
          <w:szCs w:val="24"/>
          <w:rtl/>
          <w:lang w:eastAsia="he-IL"/>
        </w:rPr>
        <w:t xml:space="preserve">מודל </w:t>
      </w:r>
      <w:ins w:id="99" w:author="Meryl Etman" w:date="2021-09-14T12:06:00Z">
        <w:r>
          <w:rPr>
            <w:rFonts w:ascii="Times New Roman" w:eastAsia="Times New Roman" w:hAnsi="Times New Roman" w:cs="David" w:hint="cs"/>
            <w:sz w:val="24"/>
            <w:szCs w:val="24"/>
            <w:rtl/>
            <w:lang w:eastAsia="he-IL"/>
          </w:rPr>
          <w:t>ה</w:t>
        </w:r>
      </w:ins>
      <w:r w:rsidR="004143FC">
        <w:rPr>
          <w:rFonts w:ascii="Times New Roman" w:eastAsia="Times New Roman" w:hAnsi="Times New Roman" w:cs="David" w:hint="cs"/>
          <w:sz w:val="24"/>
          <w:szCs w:val="24"/>
          <w:rtl/>
          <w:lang w:eastAsia="he-IL"/>
        </w:rPr>
        <w:t>תלת מ</w:t>
      </w:r>
      <w:r w:rsidR="006D2AE3" w:rsidRPr="006D2AE3">
        <w:rPr>
          <w:rFonts w:ascii="Times New Roman" w:eastAsia="Times New Roman" w:hAnsi="Times New Roman" w:cs="David" w:hint="cs"/>
          <w:sz w:val="24"/>
          <w:szCs w:val="24"/>
          <w:rtl/>
          <w:lang w:eastAsia="he-IL"/>
        </w:rPr>
        <w:t>מדי לשלב סופי בהתאם לאלטרנטיבה שנבחרה בת</w:t>
      </w:r>
      <w:r w:rsidR="004143FC">
        <w:rPr>
          <w:rFonts w:ascii="Times New Roman" w:eastAsia="Times New Roman" w:hAnsi="Times New Roman" w:cs="David" w:hint="cs"/>
          <w:sz w:val="24"/>
          <w:szCs w:val="24"/>
          <w:rtl/>
          <w:lang w:eastAsia="he-IL"/>
        </w:rPr>
        <w:t>כנת</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lang w:eastAsia="he-IL"/>
        </w:rPr>
        <w:t>REVIT</w:t>
      </w:r>
      <w:r w:rsidR="003F3C6F" w:rsidRPr="003F3C6F">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השייך למזמין,</w:t>
      </w:r>
      <w:r w:rsidR="00415999">
        <w:rPr>
          <w:rFonts w:ascii="Times New Roman" w:eastAsia="Times New Roman" w:hAnsi="Times New Roman" w:cs="David" w:hint="cs"/>
          <w:sz w:val="24"/>
          <w:szCs w:val="24"/>
          <w:rtl/>
          <w:lang w:eastAsia="he-IL"/>
        </w:rPr>
        <w:t xml:space="preserve"> הכולל את </w:t>
      </w:r>
      <w:proofErr w:type="spellStart"/>
      <w:r w:rsidR="00415999">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האדריכלות, הקונסטרוקציה והמערכות האלקטרו-מכאניות הסופיות.</w:t>
      </w:r>
    </w:p>
    <w:p w14:paraId="520207F8" w14:textId="3A10D97D"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del w:id="100" w:author="Meryl Etman" w:date="2021-09-14T12:06:00Z">
        <w:r w:rsidRPr="006D2AE3" w:rsidDel="006F5289">
          <w:rPr>
            <w:rFonts w:ascii="Times New Roman" w:eastAsia="Times New Roman" w:hAnsi="Times New Roman" w:cs="David" w:hint="cs"/>
            <w:sz w:val="24"/>
            <w:szCs w:val="24"/>
            <w:rtl/>
            <w:lang w:eastAsia="he-IL"/>
          </w:rPr>
          <w:delText>מתן המלצות לאדריכל, לקונסטרוקטור ולמתכננים האלקטרו-מכאניים לתיאום המערכות למזמין ולמתכננים בכתב ו/או על ידי שרטוטים, חתכים כולל פתרון פרטים ייעודיים</w:delText>
        </w:r>
      </w:del>
      <w:ins w:id="101" w:author="Meryl Etman" w:date="2021-09-14T12:06: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32F88B43"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hint="cs"/>
          <w:sz w:val="24"/>
          <w:szCs w:val="24"/>
          <w:rtl/>
          <w:lang w:eastAsia="he-IL"/>
        </w:rPr>
        <w:t xml:space="preserve">ייעוץ לאדריכל, </w:t>
      </w:r>
      <w:proofErr w:type="spellStart"/>
      <w:r w:rsidRPr="006D2AE3">
        <w:rPr>
          <w:rFonts w:ascii="Times New Roman" w:eastAsia="Times New Roman" w:hAnsi="Times New Roman" w:cs="David" w:hint="cs"/>
          <w:sz w:val="24"/>
          <w:szCs w:val="24"/>
          <w:rtl/>
          <w:lang w:eastAsia="he-IL"/>
        </w:rPr>
        <w:t>לקונסטרוקטור</w:t>
      </w:r>
      <w:proofErr w:type="spellEnd"/>
      <w:r w:rsidRPr="006D2AE3">
        <w:rPr>
          <w:rFonts w:ascii="Times New Roman" w:eastAsia="Times New Roman" w:hAnsi="Times New Roman" w:cs="David" w:hint="cs"/>
          <w:sz w:val="24"/>
          <w:szCs w:val="24"/>
          <w:rtl/>
          <w:lang w:eastAsia="he-IL"/>
        </w:rPr>
        <w:t xml:space="preserve"> ולמתכננים האלקטרו-מכאניים להכנת</w:t>
      </w:r>
      <w:r w:rsidR="00415999">
        <w:rPr>
          <w:rFonts w:ascii="Times New Roman" w:eastAsia="Times New Roman" w:hAnsi="Times New Roman" w:cs="David"/>
          <w:sz w:val="24"/>
          <w:szCs w:val="24"/>
          <w:rtl/>
          <w:lang w:eastAsia="he-IL"/>
        </w:rPr>
        <w:t xml:space="preserve"> </w:t>
      </w:r>
      <w:proofErr w:type="spellStart"/>
      <w:r w:rsidR="00415999">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לא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 xml:space="preserve">שור סופי של המזמין לפני התחלת שלב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עבודה.</w:t>
      </w:r>
    </w:p>
    <w:p w14:paraId="04035ED6" w14:textId="77777777" w:rsidR="006D2AE3" w:rsidRPr="006D2AE3" w:rsidRDefault="006D2AE3" w:rsidP="006D2AE3">
      <w:pPr>
        <w:widowControl w:val="0"/>
        <w:numPr>
          <w:ilvl w:val="0"/>
          <w:numId w:val="12"/>
        </w:numPr>
        <w:spacing w:before="24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hint="cs"/>
          <w:sz w:val="24"/>
          <w:szCs w:val="24"/>
          <w:rtl/>
          <w:lang w:eastAsia="he-IL"/>
        </w:rPr>
        <w:t>תיאום התכנון המוקדם מול כל רשויות התכנון והבניה, הרשויות הרלוונטיות וכל יתר הגורמים הנדרשים כהכנת רקע לתכנון היועץ ו</w:t>
      </w: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שור התכנון הסופי של היועצים.</w:t>
      </w:r>
    </w:p>
    <w:p w14:paraId="1059F4E3"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6146455" w14:textId="77777777" w:rsidR="006D2AE3" w:rsidRPr="006D2AE3" w:rsidRDefault="006D2AE3" w:rsidP="006D2AE3">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כל יתר הדרוש לתכנון סופי.</w:t>
      </w:r>
    </w:p>
    <w:p w14:paraId="3759EFBD"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04EFDDB"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16D6604"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3.3</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תכנון מפורט</w:t>
      </w:r>
      <w:r w:rsidRPr="006D2AE3">
        <w:rPr>
          <w:rFonts w:ascii="Times New Roman" w:eastAsia="Times New Roman" w:hAnsi="Times New Roman" w:cs="David"/>
          <w:sz w:val="24"/>
          <w:szCs w:val="24"/>
          <w:rtl/>
          <w:lang w:eastAsia="he-IL"/>
        </w:rPr>
        <w:t>:</w:t>
      </w:r>
    </w:p>
    <w:p w14:paraId="1CEF8EC8" w14:textId="77777777" w:rsidR="006D2AE3" w:rsidRPr="006D2AE3" w:rsidRDefault="006D2AE3" w:rsidP="006D2AE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D4554A4"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קבלה וקליטת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w:t>
      </w:r>
      <w:r w:rsidRPr="006D2AE3">
        <w:rPr>
          <w:rFonts w:ascii="Times New Roman" w:eastAsia="Times New Roman" w:hAnsi="Times New Roman" w:cs="David" w:hint="cs"/>
          <w:sz w:val="24"/>
          <w:szCs w:val="24"/>
          <w:rtl/>
          <w:lang w:eastAsia="he-IL"/>
        </w:rPr>
        <w:t>ממוחשבות של ה</w:t>
      </w:r>
      <w:r w:rsidRPr="006D2AE3">
        <w:rPr>
          <w:rFonts w:ascii="Times New Roman" w:eastAsia="Times New Roman" w:hAnsi="Times New Roman" w:cs="David"/>
          <w:sz w:val="24"/>
          <w:szCs w:val="24"/>
          <w:rtl/>
          <w:lang w:eastAsia="he-IL"/>
        </w:rPr>
        <w:t xml:space="preserve">אדריכל, </w:t>
      </w:r>
      <w:proofErr w:type="spellStart"/>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קונסטרוקטור</w:t>
      </w:r>
      <w:proofErr w:type="spellEnd"/>
      <w:r w:rsidRPr="006D2AE3">
        <w:rPr>
          <w:rFonts w:ascii="Times New Roman" w:eastAsia="Times New Roman" w:hAnsi="Times New Roman" w:cs="David"/>
          <w:sz w:val="24"/>
          <w:szCs w:val="24"/>
          <w:rtl/>
          <w:lang w:eastAsia="he-IL"/>
        </w:rPr>
        <w:t xml:space="preserve"> ו</w:t>
      </w:r>
      <w:r w:rsidRPr="006D2AE3">
        <w:rPr>
          <w:rFonts w:ascii="Times New Roman" w:eastAsia="Times New Roman" w:hAnsi="Times New Roman" w:cs="David" w:hint="cs"/>
          <w:sz w:val="24"/>
          <w:szCs w:val="24"/>
          <w:rtl/>
          <w:lang w:eastAsia="he-IL"/>
        </w:rPr>
        <w:t>ה</w:t>
      </w:r>
      <w:r w:rsidRPr="006D2AE3">
        <w:rPr>
          <w:rFonts w:ascii="Times New Roman" w:eastAsia="Times New Roman" w:hAnsi="Times New Roman" w:cs="David"/>
          <w:sz w:val="24"/>
          <w:szCs w:val="24"/>
          <w:rtl/>
          <w:lang w:eastAsia="he-IL"/>
        </w:rPr>
        <w:t>מתכננים האלקטרו-מכאניים</w:t>
      </w:r>
      <w:r w:rsidRPr="006D2AE3">
        <w:rPr>
          <w:rFonts w:ascii="Times New Roman" w:eastAsia="Times New Roman" w:hAnsi="Times New Roman" w:cs="David" w:hint="cs"/>
          <w:sz w:val="24"/>
          <w:szCs w:val="24"/>
          <w:rtl/>
          <w:lang w:eastAsia="he-IL"/>
        </w:rPr>
        <w:t>.</w:t>
      </w:r>
    </w:p>
    <w:p w14:paraId="57CCE414"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A56BE90" w14:textId="2A6E9E78" w:rsidR="006D2AE3" w:rsidRPr="006D2AE3" w:rsidRDefault="004143FC" w:rsidP="003F3C6F">
      <w:pPr>
        <w:widowControl w:val="0"/>
        <w:numPr>
          <w:ilvl w:val="0"/>
          <w:numId w:val="12"/>
        </w:numPr>
        <w:spacing w:before="0" w:beforeAutospacing="0" w:after="0" w:afterAutospacing="0" w:line="240" w:lineRule="auto"/>
        <w:jc w:val="both"/>
        <w:rPr>
          <w:rFonts w:ascii="Times New Roman" w:eastAsia="Times New Roman" w:hAnsi="Times New Roman" w:cs="David"/>
          <w:sz w:val="24"/>
          <w:szCs w:val="24"/>
          <w:lang w:eastAsia="he-IL"/>
        </w:rPr>
      </w:pPr>
      <w:del w:id="102" w:author="Meryl Etman" w:date="2021-09-14T12:07:00Z">
        <w:r w:rsidDel="006F5289">
          <w:rPr>
            <w:rFonts w:ascii="Times New Roman" w:eastAsia="Times New Roman" w:hAnsi="Times New Roman" w:cs="David" w:hint="cs"/>
            <w:sz w:val="24"/>
            <w:szCs w:val="24"/>
            <w:rtl/>
            <w:lang w:eastAsia="he-IL"/>
          </w:rPr>
          <w:delText>עדכון מודל תלת מ</w:delText>
        </w:r>
        <w:r w:rsidR="006D2AE3" w:rsidRPr="006D2AE3" w:rsidDel="006F5289">
          <w:rPr>
            <w:rFonts w:ascii="Times New Roman" w:eastAsia="Times New Roman" w:hAnsi="Times New Roman" w:cs="David" w:hint="cs"/>
            <w:sz w:val="24"/>
            <w:szCs w:val="24"/>
            <w:rtl/>
            <w:lang w:eastAsia="he-IL"/>
          </w:rPr>
          <w:delText xml:space="preserve">מדי לשלב מפורט לביצוע בתוכנית </w:delText>
        </w:r>
        <w:r w:rsidR="006D2AE3" w:rsidRPr="006D2AE3" w:rsidDel="006F5289">
          <w:rPr>
            <w:rFonts w:ascii="Times New Roman" w:eastAsia="Times New Roman" w:hAnsi="Times New Roman" w:cs="David"/>
            <w:sz w:val="24"/>
            <w:szCs w:val="24"/>
            <w:lang w:eastAsia="he-IL"/>
          </w:rPr>
          <w:delText>REVIT</w:delText>
        </w:r>
        <w:r w:rsidR="003F3C6F" w:rsidRPr="003F3C6F" w:rsidDel="006F5289">
          <w:rPr>
            <w:rFonts w:ascii="Times New Roman" w:eastAsia="Times New Roman" w:hAnsi="Times New Roman" w:cs="David" w:hint="cs"/>
            <w:sz w:val="24"/>
            <w:szCs w:val="24"/>
            <w:rtl/>
            <w:lang w:eastAsia="he-IL"/>
          </w:rPr>
          <w:delText xml:space="preserve"> </w:delText>
        </w:r>
        <w:r w:rsidR="003F3C6F" w:rsidRPr="008F5534" w:rsidDel="006F5289">
          <w:rPr>
            <w:rFonts w:ascii="Times New Roman" w:eastAsia="Times New Roman" w:hAnsi="Times New Roman" w:cs="David" w:hint="cs"/>
            <w:sz w:val="24"/>
            <w:szCs w:val="24"/>
            <w:rtl/>
            <w:lang w:eastAsia="he-IL"/>
          </w:rPr>
          <w:delText>מתודולוגיי</w:delText>
        </w:r>
        <w:r w:rsidR="003F3C6F" w:rsidRPr="008F5534" w:rsidDel="006F5289">
          <w:rPr>
            <w:rFonts w:ascii="Times New Roman" w:eastAsia="Times New Roman" w:hAnsi="Times New Roman" w:cs="David" w:hint="eastAsia"/>
            <w:sz w:val="24"/>
            <w:szCs w:val="24"/>
            <w:rtl/>
            <w:lang w:eastAsia="he-IL"/>
          </w:rPr>
          <w:delText>ת</w:delText>
        </w:r>
        <w:r w:rsidR="003F3C6F" w:rsidRPr="008F5534" w:rsidDel="006F5289">
          <w:rPr>
            <w:rFonts w:ascii="Times New Roman" w:eastAsia="Times New Roman" w:hAnsi="Times New Roman" w:cs="David" w:hint="cs"/>
            <w:sz w:val="24"/>
            <w:szCs w:val="24"/>
            <w:rtl/>
            <w:lang w:eastAsia="he-IL"/>
          </w:rPr>
          <w:delText xml:space="preserve"> </w:delText>
        </w:r>
        <w:r w:rsidR="003F3C6F" w:rsidRPr="008F5534" w:rsidDel="006F5289">
          <w:rPr>
            <w:rFonts w:ascii="Times New Roman" w:eastAsia="Times New Roman" w:hAnsi="Times New Roman" w:cs="David" w:hint="cs"/>
            <w:sz w:val="24"/>
            <w:szCs w:val="24"/>
            <w:lang w:eastAsia="he-IL"/>
          </w:rPr>
          <w:delText>BIM</w:delText>
        </w:r>
        <w:r w:rsidR="003F3C6F" w:rsidDel="006F5289">
          <w:rPr>
            <w:rFonts w:ascii="Times New Roman" w:eastAsia="Times New Roman" w:hAnsi="Times New Roman" w:cs="David" w:hint="cs"/>
            <w:sz w:val="24"/>
            <w:szCs w:val="24"/>
            <w:rtl/>
            <w:lang w:eastAsia="he-IL"/>
          </w:rPr>
          <w:delText>,</w:delText>
        </w:r>
        <w:r w:rsidR="003F3C6F" w:rsidRPr="008F5534" w:rsidDel="006F5289">
          <w:rPr>
            <w:rFonts w:ascii="Times New Roman" w:eastAsia="Times New Roman" w:hAnsi="Times New Roman" w:cs="David" w:hint="cs"/>
            <w:sz w:val="24"/>
            <w:szCs w:val="24"/>
            <w:rtl/>
            <w:lang w:eastAsia="he-IL"/>
          </w:rPr>
          <w:delText xml:space="preserve"> בענן – "</w:delText>
        </w:r>
        <w:r w:rsidR="003F3C6F" w:rsidRPr="008F5534" w:rsidDel="006F5289">
          <w:rPr>
            <w:rFonts w:ascii="Times New Roman" w:eastAsia="Times New Roman" w:hAnsi="Times New Roman" w:cs="David" w:hint="cs"/>
            <w:sz w:val="24"/>
            <w:szCs w:val="24"/>
            <w:lang w:eastAsia="he-IL"/>
          </w:rPr>
          <w:delText>BIM360</w:delText>
        </w:r>
        <w:r w:rsidR="003F3C6F" w:rsidRPr="008F5534" w:rsidDel="006F5289">
          <w:rPr>
            <w:rFonts w:ascii="Times New Roman" w:eastAsia="Times New Roman" w:hAnsi="Times New Roman" w:cs="David" w:hint="cs"/>
            <w:sz w:val="24"/>
            <w:szCs w:val="24"/>
            <w:rtl/>
            <w:lang w:eastAsia="he-IL"/>
          </w:rPr>
          <w:delText xml:space="preserve">" </w:delText>
        </w:r>
        <w:r w:rsidR="003F3C6F" w:rsidDel="006F5289">
          <w:rPr>
            <w:rFonts w:ascii="Times New Roman" w:eastAsia="Times New Roman" w:hAnsi="Times New Roman" w:cs="David" w:hint="cs"/>
            <w:sz w:val="24"/>
            <w:szCs w:val="24"/>
            <w:rtl/>
            <w:lang w:eastAsia="he-IL"/>
          </w:rPr>
          <w:delText>השייך למזמין,</w:delText>
        </w:r>
        <w:r w:rsidDel="006F5289">
          <w:rPr>
            <w:rFonts w:ascii="Times New Roman" w:eastAsia="Times New Roman" w:hAnsi="Times New Roman" w:cs="David" w:hint="cs"/>
            <w:sz w:val="24"/>
            <w:szCs w:val="24"/>
            <w:rtl/>
            <w:lang w:eastAsia="he-IL"/>
          </w:rPr>
          <w:delText xml:space="preserve"> </w:delText>
        </w:r>
        <w:r w:rsidR="00415999" w:rsidDel="006F5289">
          <w:rPr>
            <w:rFonts w:ascii="Times New Roman" w:eastAsia="Times New Roman" w:hAnsi="Times New Roman" w:cs="David" w:hint="cs"/>
            <w:sz w:val="24"/>
            <w:szCs w:val="24"/>
            <w:rtl/>
            <w:lang w:eastAsia="he-IL"/>
          </w:rPr>
          <w:delText>הכולל את ת</w:delText>
        </w:r>
        <w:r w:rsidR="006D2AE3" w:rsidRPr="006D2AE3" w:rsidDel="006F5289">
          <w:rPr>
            <w:rFonts w:ascii="Times New Roman" w:eastAsia="Times New Roman" w:hAnsi="Times New Roman" w:cs="David" w:hint="cs"/>
            <w:sz w:val="24"/>
            <w:szCs w:val="24"/>
            <w:rtl/>
            <w:lang w:eastAsia="he-IL"/>
          </w:rPr>
          <w:delText>כניות האדריכלות, הקונסטרוקציה והמערכות האלקטרו-מכאניות המפורטות לביצוע</w:delText>
        </w:r>
      </w:del>
      <w:ins w:id="103" w:author="Meryl Etman" w:date="2021-09-14T12:07:00Z">
        <w:r w:rsidR="006F5289">
          <w:rPr>
            <w:rFonts w:ascii="Times New Roman" w:eastAsia="Times New Roman" w:hAnsi="Times New Roman" w:cs="David" w:hint="cs"/>
            <w:sz w:val="24"/>
            <w:szCs w:val="24"/>
            <w:rtl/>
            <w:lang w:eastAsia="he-IL"/>
          </w:rPr>
          <w:t>מבוטל</w:t>
        </w:r>
      </w:ins>
      <w:r w:rsidR="006D2AE3" w:rsidRPr="006D2AE3">
        <w:rPr>
          <w:rFonts w:ascii="Times New Roman" w:eastAsia="Times New Roman" w:hAnsi="Times New Roman" w:cs="David" w:hint="cs"/>
          <w:sz w:val="24"/>
          <w:szCs w:val="24"/>
          <w:rtl/>
          <w:lang w:eastAsia="he-IL"/>
        </w:rPr>
        <w:t>.</w:t>
      </w:r>
    </w:p>
    <w:p w14:paraId="1CD9785A"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DEAC699" w14:textId="2A42D95D"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04" w:author="Meryl Etman" w:date="2021-09-14T12:09:00Z">
        <w:r w:rsidRPr="006D2AE3" w:rsidDel="006F5289">
          <w:rPr>
            <w:rFonts w:ascii="Times New Roman" w:eastAsia="Times New Roman" w:hAnsi="Times New Roman" w:cs="David" w:hint="cs"/>
            <w:sz w:val="24"/>
            <w:szCs w:val="24"/>
            <w:rtl/>
            <w:lang w:eastAsia="he-IL"/>
          </w:rPr>
          <w:delText>הפקת</w:delText>
        </w:r>
        <w:r w:rsidRPr="006D2AE3" w:rsidDel="006F5289">
          <w:rPr>
            <w:rFonts w:ascii="Times New Roman" w:eastAsia="Times New Roman" w:hAnsi="Times New Roman" w:cs="David"/>
            <w:sz w:val="24"/>
            <w:szCs w:val="24"/>
            <w:rtl/>
            <w:lang w:eastAsia="he-IL"/>
          </w:rPr>
          <w:delText xml:space="preserve"> תכניות </w:delText>
        </w:r>
        <w:r w:rsidRPr="006D2AE3" w:rsidDel="006F5289">
          <w:rPr>
            <w:rFonts w:ascii="Times New Roman" w:eastAsia="Times New Roman" w:hAnsi="Times New Roman" w:cs="David" w:hint="cs"/>
            <w:sz w:val="24"/>
            <w:szCs w:val="24"/>
            <w:rtl/>
            <w:lang w:eastAsia="he-IL"/>
          </w:rPr>
          <w:delText>תיאום מערכות</w:delText>
        </w:r>
        <w:r w:rsidRPr="006D2AE3" w:rsidDel="006F5289">
          <w:rPr>
            <w:rFonts w:ascii="Times New Roman" w:eastAsia="Times New Roman" w:hAnsi="Times New Roman" w:cs="David"/>
            <w:sz w:val="24"/>
            <w:szCs w:val="24"/>
            <w:rtl/>
            <w:lang w:eastAsia="he-IL"/>
          </w:rPr>
          <w:delText xml:space="preserve"> ממוחשבות</w:delText>
        </w:r>
        <w:r w:rsidRPr="006D2AE3" w:rsidDel="006F5289">
          <w:rPr>
            <w:rFonts w:ascii="Times New Roman" w:eastAsia="Times New Roman" w:hAnsi="Times New Roman" w:cs="David" w:hint="cs"/>
            <w:sz w:val="24"/>
            <w:szCs w:val="24"/>
            <w:rtl/>
            <w:lang w:eastAsia="he-IL"/>
          </w:rPr>
          <w:delText xml:space="preserve"> הנ</w:delText>
        </w:r>
        <w:r w:rsidR="004143FC" w:rsidDel="006F5289">
          <w:rPr>
            <w:rFonts w:ascii="Times New Roman" w:eastAsia="Times New Roman" w:hAnsi="Times New Roman" w:cs="David" w:hint="cs"/>
            <w:sz w:val="24"/>
            <w:szCs w:val="24"/>
            <w:rtl/>
            <w:lang w:eastAsia="he-IL"/>
          </w:rPr>
          <w:delText>גזרות מתוך המודל התלת מ</w:delText>
        </w:r>
        <w:r w:rsidRPr="006D2AE3" w:rsidDel="006F5289">
          <w:rPr>
            <w:rFonts w:ascii="Times New Roman" w:eastAsia="Times New Roman" w:hAnsi="Times New Roman" w:cs="David" w:hint="cs"/>
            <w:sz w:val="24"/>
            <w:szCs w:val="24"/>
            <w:rtl/>
            <w:lang w:eastAsia="he-IL"/>
          </w:rPr>
          <w:delText>מדי</w:delText>
        </w:r>
        <w:r w:rsidRPr="006D2AE3" w:rsidDel="006F5289">
          <w:rPr>
            <w:rFonts w:ascii="Times New Roman" w:eastAsia="Times New Roman" w:hAnsi="Times New Roman" w:cs="David"/>
            <w:sz w:val="24"/>
            <w:szCs w:val="24"/>
            <w:rtl/>
            <w:lang w:eastAsia="he-IL"/>
          </w:rPr>
          <w:delText xml:space="preserve"> והצעת פתרונות טכניים של שילוב מערכות בצמתים בעייתיים, תוך התחשבות במגבלות אדריכליות וקונסטרוקטיביות</w:delText>
        </w:r>
      </w:del>
      <w:ins w:id="105"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12D1B460"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20183B8" w14:textId="2B76FAF3"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06" w:author="Meryl Etman" w:date="2021-09-14T12:09:00Z">
        <w:r w:rsidRPr="006D2AE3" w:rsidDel="006F5289">
          <w:rPr>
            <w:rFonts w:ascii="Times New Roman" w:eastAsia="Times New Roman" w:hAnsi="Times New Roman" w:cs="David"/>
            <w:sz w:val="24"/>
            <w:szCs w:val="24"/>
            <w:rtl/>
            <w:lang w:eastAsia="he-IL"/>
          </w:rPr>
          <w:delText xml:space="preserve">הכנת חתכים </w:delText>
        </w:r>
        <w:r w:rsidRPr="006D2AE3" w:rsidDel="006F5289">
          <w:rPr>
            <w:rFonts w:ascii="Times New Roman" w:eastAsia="Times New Roman" w:hAnsi="Times New Roman" w:cs="David" w:hint="cs"/>
            <w:sz w:val="24"/>
            <w:szCs w:val="24"/>
            <w:rtl/>
            <w:lang w:eastAsia="he-IL"/>
          </w:rPr>
          <w:delText>וורטיקליי</w:delText>
        </w:r>
        <w:r w:rsidRPr="006D2AE3" w:rsidDel="006F5289">
          <w:rPr>
            <w:rFonts w:ascii="Times New Roman" w:eastAsia="Times New Roman" w:hAnsi="Times New Roman" w:cs="David" w:hint="eastAsia"/>
            <w:sz w:val="24"/>
            <w:szCs w:val="24"/>
            <w:rtl/>
            <w:lang w:eastAsia="he-IL"/>
          </w:rPr>
          <w:delText>ם</w:delText>
        </w:r>
        <w:r w:rsidRPr="006D2AE3" w:rsidDel="006F5289">
          <w:rPr>
            <w:rFonts w:ascii="Times New Roman" w:eastAsia="Times New Roman" w:hAnsi="Times New Roman" w:cs="David"/>
            <w:sz w:val="24"/>
            <w:szCs w:val="24"/>
            <w:rtl/>
            <w:lang w:eastAsia="he-IL"/>
          </w:rPr>
          <w:delText xml:space="preserve"> למעבר מערכות במקומות בעייתיים וטיפוסיים</w:delText>
        </w:r>
      </w:del>
      <w:ins w:id="107"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5F26F033"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73D9C3DE" w14:textId="4FEA7EE1"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08" w:author="Meryl Etman" w:date="2021-09-14T12:09:00Z">
        <w:r w:rsidRPr="006D2AE3" w:rsidDel="006F5289">
          <w:rPr>
            <w:rFonts w:ascii="Times New Roman" w:eastAsia="Times New Roman" w:hAnsi="Times New Roman" w:cs="David"/>
            <w:sz w:val="24"/>
            <w:szCs w:val="24"/>
            <w:rtl/>
            <w:lang w:eastAsia="he-IL"/>
          </w:rPr>
          <w:delText>בדיקת תכניות המתכננים מהיבט אחזקה</w:delText>
        </w:r>
        <w:r w:rsidRPr="006D2AE3" w:rsidDel="006F5289">
          <w:rPr>
            <w:rFonts w:ascii="Times New Roman" w:eastAsia="Times New Roman" w:hAnsi="Times New Roman" w:cs="David" w:hint="cs"/>
            <w:sz w:val="24"/>
            <w:szCs w:val="24"/>
            <w:rtl/>
            <w:lang w:eastAsia="he-IL"/>
          </w:rPr>
          <w:delText xml:space="preserve"> ונגישות לאחזקה</w:delText>
        </w:r>
        <w:r w:rsidRPr="006D2AE3" w:rsidDel="006F5289">
          <w:rPr>
            <w:rFonts w:ascii="Times New Roman" w:eastAsia="Times New Roman" w:hAnsi="Times New Roman" w:cs="David"/>
            <w:sz w:val="24"/>
            <w:szCs w:val="24"/>
            <w:rtl/>
            <w:lang w:eastAsia="he-IL"/>
          </w:rPr>
          <w:delText xml:space="preserve"> והצגת דרישות לביצוע שינויים בהתאם</w:delText>
        </w:r>
      </w:del>
      <w:ins w:id="109"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043C18B5"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108C9161" w14:textId="762B877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32"/>
          <w:szCs w:val="32"/>
          <w:u w:val="single"/>
          <w:rtl/>
          <w:lang w:eastAsia="he-IL"/>
        </w:rPr>
      </w:pPr>
      <w:del w:id="110" w:author="Meryl Etman" w:date="2021-09-14T12:09:00Z">
        <w:r w:rsidRPr="006D2AE3" w:rsidDel="006F5289">
          <w:rPr>
            <w:rFonts w:ascii="Times New Roman" w:eastAsia="Times New Roman" w:hAnsi="Times New Roman" w:cs="David" w:hint="cs"/>
            <w:sz w:val="24"/>
            <w:szCs w:val="24"/>
            <w:rtl/>
            <w:lang w:eastAsia="he-IL"/>
          </w:rPr>
          <w:delText>ייעוץ לאדריכל וליועצים האחרים בקשר לפירים, להכנות הבינוי, לתשתיות וכיוב'</w:delText>
        </w:r>
      </w:del>
      <w:ins w:id="111"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7BB1DD7F"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18B583B" w14:textId="413B487E"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12" w:author="Meryl Etman" w:date="2021-09-14T12:09:00Z">
        <w:r w:rsidRPr="006D2AE3" w:rsidDel="006F5289">
          <w:rPr>
            <w:rFonts w:ascii="Times New Roman" w:eastAsia="Times New Roman" w:hAnsi="Times New Roman" w:cs="David"/>
            <w:sz w:val="24"/>
            <w:szCs w:val="24"/>
            <w:rtl/>
            <w:lang w:eastAsia="he-IL"/>
          </w:rPr>
          <w:delText>הפצת חומר לכל יועץ בנפרד וטיפול עד למציאת פתרונות סופיים ומאושרים</w:delText>
        </w:r>
        <w:r w:rsidRPr="006D2AE3" w:rsidDel="006F5289">
          <w:rPr>
            <w:rFonts w:ascii="Times New Roman" w:eastAsia="Times New Roman" w:hAnsi="Times New Roman" w:cs="David" w:hint="cs"/>
            <w:sz w:val="24"/>
            <w:szCs w:val="24"/>
            <w:rtl/>
            <w:lang w:eastAsia="he-IL"/>
          </w:rPr>
          <w:delText xml:space="preserve"> לביצוע</w:delText>
        </w:r>
      </w:del>
      <w:ins w:id="113"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09C4BC75"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B7E9311" w14:textId="754900C6"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14" w:author="Meryl Etman" w:date="2021-09-14T12:09:00Z">
        <w:r w:rsidRPr="006D2AE3" w:rsidDel="006F5289">
          <w:rPr>
            <w:rFonts w:ascii="Times New Roman" w:eastAsia="Times New Roman" w:hAnsi="Times New Roman" w:cs="David"/>
            <w:sz w:val="24"/>
            <w:szCs w:val="24"/>
            <w:rtl/>
            <w:lang w:eastAsia="he-IL"/>
          </w:rPr>
          <w:lastRenderedPageBreak/>
          <w:delText>ב</w:delText>
        </w:r>
        <w:r w:rsidRPr="006D2AE3" w:rsidDel="006F5289">
          <w:rPr>
            <w:rFonts w:ascii="Times New Roman" w:eastAsia="Times New Roman" w:hAnsi="Times New Roman" w:cs="David" w:hint="cs"/>
            <w:sz w:val="24"/>
            <w:szCs w:val="24"/>
            <w:rtl/>
            <w:lang w:eastAsia="he-IL"/>
          </w:rPr>
          <w:delText>י</w:delText>
        </w:r>
        <w:r w:rsidRPr="006D2AE3" w:rsidDel="006F5289">
          <w:rPr>
            <w:rFonts w:ascii="Times New Roman" w:eastAsia="Times New Roman" w:hAnsi="Times New Roman" w:cs="David"/>
            <w:sz w:val="24"/>
            <w:szCs w:val="24"/>
            <w:rtl/>
            <w:lang w:eastAsia="he-IL"/>
          </w:rPr>
          <w:delText>קורת כל התכניות והמפרטים של האדריכל והיועצים השונים כדי לוודא שהתכנון תואם את דרישות תיאום המערכות. בדיקת תכניות כל המתכננים והיועצים האחרים בפרויקט לבחינה ואישור בכל התחומים. באחריות היועץ לקיים ישיבות ייעודיות להסבר התכנון ומתן חוות דעתו בכל תחומי התכנון בפרויקט הנוגעים לתיאום תשתיות ומערכות. באחריות היועץ להעביר התייחסות בכתב ו/או על גבי התכניות של כל אחד מן היועצים ו/או המתכננים</w:delText>
        </w:r>
      </w:del>
      <w:ins w:id="115"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21DCE6B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28BD7C4" w14:textId="6A3221F5"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lang w:eastAsia="he-IL"/>
        </w:rPr>
      </w:pPr>
      <w:del w:id="116" w:author="Meryl Etman" w:date="2021-09-14T12:09:00Z">
        <w:r w:rsidRPr="006D2AE3" w:rsidDel="006F5289">
          <w:rPr>
            <w:rFonts w:ascii="Times New Roman" w:eastAsia="Times New Roman" w:hAnsi="Times New Roman" w:cs="David" w:hint="cs"/>
            <w:sz w:val="24"/>
            <w:szCs w:val="24"/>
            <w:rtl/>
            <w:lang w:eastAsia="he-IL"/>
          </w:rPr>
          <w:delText>בדיקת</w:delText>
        </w:r>
        <w:r w:rsidRPr="006D2AE3" w:rsidDel="006F5289">
          <w:rPr>
            <w:rFonts w:ascii="Times New Roman" w:eastAsia="Times New Roman" w:hAnsi="Times New Roman" w:cs="David"/>
            <w:sz w:val="24"/>
            <w:szCs w:val="24"/>
            <w:rtl/>
            <w:lang w:eastAsia="he-IL"/>
          </w:rPr>
          <w:delText xml:space="preserve"> </w:delText>
        </w:r>
        <w:r w:rsidRPr="006D2AE3" w:rsidDel="006F5289">
          <w:rPr>
            <w:rFonts w:ascii="Times New Roman" w:eastAsia="Times New Roman" w:hAnsi="Times New Roman" w:cs="David" w:hint="cs"/>
            <w:sz w:val="24"/>
            <w:szCs w:val="24"/>
            <w:rtl/>
            <w:lang w:eastAsia="he-IL"/>
          </w:rPr>
          <w:delText>ה</w:delText>
        </w:r>
        <w:r w:rsidRPr="006D2AE3" w:rsidDel="006F5289">
          <w:rPr>
            <w:rFonts w:ascii="Times New Roman" w:eastAsia="Times New Roman" w:hAnsi="Times New Roman" w:cs="David"/>
            <w:sz w:val="24"/>
            <w:szCs w:val="24"/>
            <w:rtl/>
            <w:lang w:eastAsia="he-IL"/>
          </w:rPr>
          <w:delText>שינויים בתוכניות ככל שיתחייב להתאמת הפרויקט למסגרת התקציבית כפי שיקבע ע"י המזמין</w:delText>
        </w:r>
      </w:del>
      <w:ins w:id="117"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9E1598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533D23B" w14:textId="14A46F00"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18" w:author="Meryl Etman" w:date="2021-09-14T12:09:00Z">
        <w:r w:rsidRPr="006D2AE3" w:rsidDel="006F5289">
          <w:rPr>
            <w:rFonts w:ascii="Times New Roman" w:eastAsia="Times New Roman" w:hAnsi="Times New Roman" w:cs="David"/>
            <w:sz w:val="24"/>
            <w:szCs w:val="24"/>
            <w:rtl/>
            <w:lang w:eastAsia="he-IL"/>
          </w:rPr>
          <w:delText xml:space="preserve">אישור תכניות </w:delText>
        </w:r>
        <w:r w:rsidRPr="006D2AE3" w:rsidDel="006F5289">
          <w:rPr>
            <w:rFonts w:ascii="Times New Roman" w:eastAsia="Times New Roman" w:hAnsi="Times New Roman" w:cs="David" w:hint="cs"/>
            <w:sz w:val="24"/>
            <w:szCs w:val="24"/>
            <w:rtl/>
            <w:lang w:eastAsia="he-IL"/>
          </w:rPr>
          <w:delText>מפורטות</w:delText>
        </w:r>
        <w:r w:rsidRPr="006D2AE3" w:rsidDel="006F5289">
          <w:rPr>
            <w:rFonts w:ascii="Times New Roman" w:eastAsia="Times New Roman" w:hAnsi="Times New Roman" w:cs="David"/>
            <w:sz w:val="24"/>
            <w:szCs w:val="24"/>
            <w:rtl/>
            <w:lang w:eastAsia="he-IL"/>
          </w:rPr>
          <w:delText xml:space="preserve"> לביצוע</w:delText>
        </w:r>
      </w:del>
      <w:ins w:id="119"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0014DA88"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B10569E" w14:textId="01D3FE89"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20" w:author="Meryl Etman" w:date="2021-09-14T12:09:00Z">
        <w:r w:rsidRPr="006D2AE3" w:rsidDel="006F5289">
          <w:rPr>
            <w:rFonts w:ascii="Times New Roman" w:eastAsia="Times New Roman" w:hAnsi="Times New Roman" w:cs="David"/>
            <w:sz w:val="24"/>
            <w:szCs w:val="24"/>
            <w:rtl/>
            <w:lang w:eastAsia="he-IL"/>
          </w:rPr>
          <w:delText>הפקה והפצת תכניות וחתכים צבעוניים לביצוע באתר</w:delText>
        </w:r>
      </w:del>
      <w:ins w:id="121" w:author="Meryl Etman" w:date="2021-09-14T12:09: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hint="cs"/>
          <w:sz w:val="24"/>
          <w:szCs w:val="24"/>
          <w:rtl/>
          <w:lang w:eastAsia="he-IL"/>
        </w:rPr>
        <w:t>.</w:t>
      </w:r>
    </w:p>
    <w:p w14:paraId="7CD7C29D" w14:textId="77777777" w:rsidR="006D2AE3" w:rsidRPr="006D2AE3" w:rsidRDefault="006D2AE3" w:rsidP="006D2AE3">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C51F8FE" w14:textId="77777777" w:rsidR="006D2AE3" w:rsidRPr="006D2AE3" w:rsidRDefault="006D2AE3" w:rsidP="006D2AE3">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מתן חוות דעת טכנית וי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בכל הקשור בהכנת המכרזים ופרסומם.</w:t>
      </w:r>
    </w:p>
    <w:p w14:paraId="6FCA212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65EEBE" w14:textId="5DFFE357" w:rsidR="006D2AE3" w:rsidRPr="00415999" w:rsidRDefault="006D2AE3" w:rsidP="00415999">
      <w:pPr>
        <w:widowControl w:val="0"/>
        <w:numPr>
          <w:ilvl w:val="0"/>
          <w:numId w:val="13"/>
        </w:numPr>
        <w:spacing w:before="0" w:beforeAutospacing="0" w:after="0" w:afterAutospacing="0" w:line="240" w:lineRule="auto"/>
        <w:jc w:val="both"/>
        <w:rPr>
          <w:rFonts w:ascii="Times New Roman" w:eastAsia="Times New Roman" w:hAnsi="Times New Roman" w:cs="David"/>
          <w:sz w:val="24"/>
          <w:szCs w:val="24"/>
          <w:rtl/>
          <w:lang w:eastAsia="he-IL"/>
        </w:rPr>
      </w:pPr>
      <w:del w:id="122" w:author="Meryl Etman" w:date="2021-09-14T12:10:00Z">
        <w:r w:rsidRPr="006D2AE3" w:rsidDel="006F5289">
          <w:rPr>
            <w:rFonts w:ascii="Times New Roman" w:eastAsia="Times New Roman" w:hAnsi="Times New Roman" w:cs="David"/>
            <w:sz w:val="24"/>
            <w:szCs w:val="24"/>
            <w:rtl/>
            <w:lang w:eastAsia="he-IL"/>
          </w:rPr>
          <w:delText>מתן חוות דעת טכנית, בכל הקשור להצעות הקבלנים</w:delText>
        </w:r>
      </w:del>
      <w:ins w:id="123" w:author="Meryl Etman" w:date="2021-09-14T12:10:00Z">
        <w:r w:rsidR="006F5289">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w:t>
      </w:r>
    </w:p>
    <w:p w14:paraId="3984BD53" w14:textId="77777777" w:rsidR="006D2AE3" w:rsidRPr="006D2AE3" w:rsidRDefault="006D2AE3" w:rsidP="006D2AE3">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45FEBE0" w14:textId="77777777" w:rsidR="006D2AE3" w:rsidRPr="006D2AE3" w:rsidRDefault="006D2AE3" w:rsidP="006D2AE3">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מובהר בזאת שה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יכין, באם 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דרש מסמכים למכרזים, עוד לפני השלמת המסמכים המפורטים לב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w:t>
      </w:r>
    </w:p>
    <w:p w14:paraId="5EE8B83B"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F090B1" w14:textId="77777777" w:rsidR="006D2AE3" w:rsidRPr="006D2AE3" w:rsidRDefault="006D2AE3" w:rsidP="006D2AE3">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4"/>
          <w:szCs w:val="24"/>
          <w:rtl/>
          <w:lang w:eastAsia="he-IL"/>
        </w:rPr>
        <w:t>3.4</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sz w:val="24"/>
          <w:szCs w:val="24"/>
          <w:u w:val="single"/>
          <w:rtl/>
          <w:lang w:eastAsia="he-IL"/>
        </w:rPr>
        <w:t>פיקוח עליון</w:t>
      </w:r>
      <w:r w:rsidRPr="006D2AE3">
        <w:rPr>
          <w:rFonts w:ascii="Times New Roman" w:eastAsia="Times New Roman" w:hAnsi="Times New Roman" w:cs="David"/>
          <w:sz w:val="24"/>
          <w:szCs w:val="24"/>
          <w:rtl/>
          <w:lang w:eastAsia="he-IL"/>
        </w:rPr>
        <w:t>:</w:t>
      </w:r>
    </w:p>
    <w:p w14:paraId="47EBA74C"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367DF603" w14:textId="10C12063" w:rsidR="006D2AE3" w:rsidRPr="006D2AE3" w:rsidDel="00832D32" w:rsidRDefault="006D2AE3" w:rsidP="006D2AE3">
      <w:pPr>
        <w:widowControl w:val="0"/>
        <w:spacing w:before="0" w:beforeAutospacing="0" w:after="0" w:afterAutospacing="0" w:line="240" w:lineRule="auto"/>
        <w:ind w:left="2096" w:hanging="720"/>
        <w:jc w:val="both"/>
        <w:rPr>
          <w:del w:id="124" w:author="Meryl Etman" w:date="2021-09-14T12:11: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א.</w:t>
      </w:r>
      <w:r w:rsidRPr="006D2AE3">
        <w:rPr>
          <w:rFonts w:ascii="Times New Roman" w:eastAsia="Times New Roman" w:hAnsi="Times New Roman" w:cs="David"/>
          <w:sz w:val="24"/>
          <w:szCs w:val="24"/>
          <w:rtl/>
          <w:lang w:eastAsia="he-IL"/>
        </w:rPr>
        <w:tab/>
      </w:r>
      <w:del w:id="125" w:author="Meryl Etman" w:date="2021-09-14T12:11:00Z">
        <w:r w:rsidRPr="006D2AE3" w:rsidDel="00832D32">
          <w:rPr>
            <w:rFonts w:ascii="Times New Roman" w:eastAsia="Times New Roman" w:hAnsi="Times New Roman" w:cs="David"/>
            <w:sz w:val="24"/>
            <w:szCs w:val="24"/>
            <w:rtl/>
            <w:lang w:eastAsia="he-IL"/>
          </w:rPr>
          <w:delText>הפ</w:delText>
        </w:r>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קוח העליון של ה</w:delText>
        </w:r>
        <w:r w:rsidRPr="006D2AE3" w:rsidDel="00832D32">
          <w:rPr>
            <w:rFonts w:ascii="Times New Roman" w:eastAsia="Times New Roman" w:hAnsi="Times New Roman" w:cs="David" w:hint="cs"/>
            <w:sz w:val="24"/>
            <w:szCs w:val="24"/>
            <w:rtl/>
            <w:lang w:eastAsia="he-IL"/>
          </w:rPr>
          <w:delText>יועץ</w:delText>
        </w:r>
        <w:r w:rsidRPr="006D2AE3" w:rsidDel="00832D32">
          <w:rPr>
            <w:rFonts w:ascii="Times New Roman" w:eastAsia="Times New Roman" w:hAnsi="Times New Roman" w:cs="David"/>
            <w:sz w:val="24"/>
            <w:szCs w:val="24"/>
            <w:rtl/>
            <w:lang w:eastAsia="he-IL"/>
          </w:rPr>
          <w:delText xml:space="preserve"> על ב</w:delText>
        </w:r>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צוע העבודות יכלול:</w:delText>
        </w:r>
      </w:del>
    </w:p>
    <w:p w14:paraId="19539E0B" w14:textId="5C042073" w:rsidR="006D2AE3" w:rsidRPr="006D2AE3" w:rsidDel="00832D32" w:rsidRDefault="006D2AE3" w:rsidP="006D2AE3">
      <w:pPr>
        <w:widowControl w:val="0"/>
        <w:spacing w:before="0" w:beforeAutospacing="0" w:after="0" w:afterAutospacing="0" w:line="240" w:lineRule="auto"/>
        <w:ind w:left="2880" w:hanging="720"/>
        <w:jc w:val="both"/>
        <w:rPr>
          <w:del w:id="126" w:author="Meryl Etman" w:date="2021-09-14T12:11:00Z"/>
          <w:rFonts w:ascii="Times New Roman" w:eastAsia="Times New Roman" w:hAnsi="Times New Roman" w:cs="David"/>
          <w:sz w:val="24"/>
          <w:szCs w:val="24"/>
          <w:rtl/>
          <w:lang w:eastAsia="he-IL"/>
        </w:rPr>
      </w:pPr>
    </w:p>
    <w:p w14:paraId="37E2D461" w14:textId="513863E7"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27" w:author="Meryl Etman" w:date="2021-09-14T12:11:00Z"/>
          <w:rFonts w:ascii="Times New Roman" w:eastAsia="Times New Roman" w:hAnsi="Times New Roman" w:cs="David"/>
          <w:sz w:val="24"/>
          <w:szCs w:val="24"/>
          <w:rtl/>
          <w:lang w:eastAsia="he-IL"/>
        </w:rPr>
      </w:pPr>
      <w:del w:id="128" w:author="Meryl Etman" w:date="2021-09-14T12:11:00Z">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 xml:space="preserve">יעוץ והמלצה </w:delText>
        </w:r>
        <w:r w:rsidRPr="006D2AE3" w:rsidDel="00832D32">
          <w:rPr>
            <w:rFonts w:ascii="Times New Roman" w:eastAsia="Times New Roman" w:hAnsi="Times New Roman" w:cs="David" w:hint="cs"/>
            <w:sz w:val="24"/>
            <w:szCs w:val="24"/>
            <w:rtl/>
            <w:lang w:eastAsia="he-IL"/>
          </w:rPr>
          <w:delText xml:space="preserve">למנהל </w:delText>
        </w:r>
        <w:r w:rsidRPr="006D2AE3" w:rsidDel="00832D32">
          <w:rPr>
            <w:rFonts w:ascii="Times New Roman" w:eastAsia="Times New Roman" w:hAnsi="Times New Roman" w:cs="David"/>
            <w:sz w:val="24"/>
            <w:szCs w:val="24"/>
            <w:rtl/>
            <w:lang w:eastAsia="he-IL"/>
          </w:rPr>
          <w:delText xml:space="preserve">לגבי </w:delText>
        </w:r>
        <w:r w:rsidRPr="006D2AE3" w:rsidDel="00832D32">
          <w:rPr>
            <w:rFonts w:ascii="Times New Roman" w:eastAsia="Times New Roman" w:hAnsi="Times New Roman" w:cs="David" w:hint="cs"/>
            <w:sz w:val="24"/>
            <w:szCs w:val="24"/>
            <w:rtl/>
            <w:lang w:eastAsia="he-IL"/>
          </w:rPr>
          <w:delText>פתרונות לפתרון תיאום מערכות באזורים שהקבלן מתריע עליהם כבעייתיי</w:delText>
        </w:r>
        <w:r w:rsidRPr="006D2AE3" w:rsidDel="00832D32">
          <w:rPr>
            <w:rFonts w:ascii="Times New Roman" w:eastAsia="Times New Roman" w:hAnsi="Times New Roman" w:cs="David" w:hint="eastAsia"/>
            <w:sz w:val="24"/>
            <w:szCs w:val="24"/>
            <w:rtl/>
            <w:lang w:eastAsia="he-IL"/>
          </w:rPr>
          <w:delText>ם</w:delText>
        </w:r>
        <w:r w:rsidRPr="006D2AE3" w:rsidDel="00832D32">
          <w:rPr>
            <w:rFonts w:ascii="Times New Roman" w:eastAsia="Times New Roman" w:hAnsi="Times New Roman" w:cs="David"/>
            <w:sz w:val="24"/>
            <w:szCs w:val="24"/>
            <w:rtl/>
            <w:lang w:eastAsia="he-IL"/>
          </w:rPr>
          <w:delText>.</w:delText>
        </w:r>
      </w:del>
    </w:p>
    <w:p w14:paraId="13FA528D" w14:textId="7B5D74BF" w:rsidR="006D2AE3" w:rsidRPr="006D2AE3" w:rsidDel="00832D32" w:rsidRDefault="006D2AE3" w:rsidP="006D2AE3">
      <w:pPr>
        <w:widowControl w:val="0"/>
        <w:spacing w:before="0" w:beforeAutospacing="0" w:after="0" w:afterAutospacing="0" w:line="240" w:lineRule="auto"/>
        <w:ind w:left="2522"/>
        <w:jc w:val="both"/>
        <w:rPr>
          <w:del w:id="129" w:author="Meryl Etman" w:date="2021-09-14T12:11:00Z"/>
          <w:rFonts w:ascii="Times New Roman" w:eastAsia="Times New Roman" w:hAnsi="Times New Roman" w:cs="David"/>
          <w:sz w:val="24"/>
          <w:szCs w:val="24"/>
          <w:rtl/>
          <w:lang w:eastAsia="he-IL"/>
        </w:rPr>
      </w:pPr>
    </w:p>
    <w:p w14:paraId="053D9F60" w14:textId="797E15E6"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30" w:author="Meryl Etman" w:date="2021-09-14T12:11:00Z"/>
          <w:rFonts w:ascii="Times New Roman" w:eastAsia="Times New Roman" w:hAnsi="Times New Roman" w:cs="David"/>
          <w:sz w:val="24"/>
          <w:szCs w:val="24"/>
          <w:rtl/>
          <w:lang w:eastAsia="he-IL"/>
        </w:rPr>
      </w:pPr>
      <w:del w:id="131" w:author="Meryl Etman" w:date="2021-09-14T12:11:00Z">
        <w:r w:rsidRPr="006D2AE3" w:rsidDel="00832D32">
          <w:rPr>
            <w:rFonts w:ascii="Times New Roman" w:eastAsia="Times New Roman" w:hAnsi="Times New Roman" w:cs="David"/>
            <w:sz w:val="24"/>
            <w:szCs w:val="24"/>
            <w:rtl/>
            <w:lang w:eastAsia="he-IL"/>
          </w:rPr>
          <w:delText xml:space="preserve">עדכון </w:delText>
        </w:r>
        <w:r w:rsidRPr="006D2AE3" w:rsidDel="00832D32">
          <w:rPr>
            <w:rFonts w:ascii="Times New Roman" w:eastAsia="Times New Roman" w:hAnsi="Times New Roman" w:cs="David" w:hint="cs"/>
            <w:sz w:val="24"/>
            <w:szCs w:val="24"/>
            <w:rtl/>
            <w:lang w:eastAsia="he-IL"/>
          </w:rPr>
          <w:delText>מודל</w:delText>
        </w:r>
        <w:r w:rsidRPr="006D2AE3" w:rsidDel="00832D32">
          <w:rPr>
            <w:rFonts w:ascii="Times New Roman" w:eastAsia="Times New Roman" w:hAnsi="Times New Roman" w:cs="David"/>
            <w:sz w:val="24"/>
            <w:szCs w:val="24"/>
            <w:rtl/>
            <w:lang w:eastAsia="he-IL"/>
          </w:rPr>
          <w:delText xml:space="preserve"> </w:delText>
        </w:r>
        <w:r w:rsidRPr="006D2AE3" w:rsidDel="00832D32">
          <w:rPr>
            <w:rFonts w:ascii="Times New Roman" w:eastAsia="Times New Roman" w:hAnsi="Times New Roman" w:cs="David" w:hint="cs"/>
            <w:sz w:val="24"/>
            <w:szCs w:val="24"/>
            <w:rtl/>
            <w:lang w:eastAsia="he-IL"/>
          </w:rPr>
          <w:delText xml:space="preserve">תיאום המערכות, החתכים </w:delText>
        </w:r>
        <w:r w:rsidRPr="006D2AE3" w:rsidDel="00832D32">
          <w:rPr>
            <w:rFonts w:ascii="Times New Roman" w:eastAsia="Times New Roman" w:hAnsi="Times New Roman" w:cs="David"/>
            <w:sz w:val="24"/>
            <w:szCs w:val="24"/>
            <w:rtl/>
            <w:lang w:eastAsia="he-IL"/>
          </w:rPr>
          <w:delText>והפרטים בהתאם לשינויים שיתחייבו מבעיות שיופיעו במהלך ב</w:delText>
        </w:r>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 xml:space="preserve">צוע העבודות </w:delText>
        </w:r>
        <w:r w:rsidRPr="006D2AE3" w:rsidDel="00832D32">
          <w:rPr>
            <w:rFonts w:ascii="Times New Roman" w:eastAsia="Times New Roman" w:hAnsi="Times New Roman" w:cs="David" w:hint="cs"/>
            <w:sz w:val="24"/>
            <w:szCs w:val="24"/>
            <w:rtl/>
            <w:lang w:eastAsia="he-IL"/>
          </w:rPr>
          <w:delText>ע"י</w:delText>
        </w:r>
        <w:r w:rsidRPr="006D2AE3" w:rsidDel="00832D32">
          <w:rPr>
            <w:rFonts w:ascii="Times New Roman" w:eastAsia="Times New Roman" w:hAnsi="Times New Roman" w:cs="David"/>
            <w:sz w:val="24"/>
            <w:szCs w:val="24"/>
            <w:rtl/>
            <w:lang w:eastAsia="he-IL"/>
          </w:rPr>
          <w:delText xml:space="preserve"> </w:delText>
        </w:r>
        <w:r w:rsidRPr="006D2AE3" w:rsidDel="00832D32">
          <w:rPr>
            <w:rFonts w:ascii="Times New Roman" w:eastAsia="Times New Roman" w:hAnsi="Times New Roman" w:cs="David" w:hint="cs"/>
            <w:sz w:val="24"/>
            <w:szCs w:val="24"/>
            <w:rtl/>
            <w:lang w:eastAsia="he-IL"/>
          </w:rPr>
          <w:delText>הקבלן, אשר אושרו מראש ע"י המזמין והמנהל.</w:delText>
        </w:r>
        <w:r w:rsidRPr="006D2AE3" w:rsidDel="00832D32">
          <w:rPr>
            <w:rFonts w:ascii="Times New Roman" w:eastAsia="Times New Roman" w:hAnsi="Times New Roman" w:cs="David"/>
            <w:sz w:val="24"/>
            <w:szCs w:val="24"/>
            <w:rtl/>
            <w:lang w:eastAsia="he-IL"/>
          </w:rPr>
          <w:delText xml:space="preserve"> כל עדכון יבוצע בתאום עם המנהל בכתב.</w:delText>
        </w:r>
      </w:del>
    </w:p>
    <w:p w14:paraId="2817E989" w14:textId="751B14A2" w:rsidR="006D2AE3" w:rsidRPr="006D2AE3" w:rsidDel="00832D32" w:rsidRDefault="006D2AE3" w:rsidP="006D2AE3">
      <w:pPr>
        <w:widowControl w:val="0"/>
        <w:spacing w:before="0" w:beforeAutospacing="0" w:after="0" w:afterAutospacing="0" w:line="240" w:lineRule="auto"/>
        <w:ind w:left="2522"/>
        <w:jc w:val="both"/>
        <w:rPr>
          <w:del w:id="132" w:author="Meryl Etman" w:date="2021-09-14T12:11:00Z"/>
          <w:rFonts w:ascii="Times New Roman" w:eastAsia="Times New Roman" w:hAnsi="Times New Roman" w:cs="David"/>
          <w:sz w:val="24"/>
          <w:szCs w:val="24"/>
          <w:rtl/>
          <w:lang w:eastAsia="he-IL"/>
        </w:rPr>
      </w:pPr>
    </w:p>
    <w:p w14:paraId="3867076F" w14:textId="2AF38343"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33" w:author="Meryl Etman" w:date="2021-09-14T12:11:00Z"/>
          <w:rFonts w:ascii="Times New Roman" w:eastAsia="Times New Roman" w:hAnsi="Times New Roman" w:cs="David"/>
          <w:sz w:val="24"/>
          <w:szCs w:val="24"/>
          <w:rtl/>
          <w:lang w:eastAsia="he-IL"/>
        </w:rPr>
      </w:pPr>
      <w:del w:id="134" w:author="Meryl Etman" w:date="2021-09-14T12:11:00Z">
        <w:r w:rsidRPr="006D2AE3" w:rsidDel="00832D32">
          <w:rPr>
            <w:rFonts w:ascii="Times New Roman" w:eastAsia="Times New Roman" w:hAnsi="Times New Roman" w:cs="David"/>
            <w:sz w:val="24"/>
            <w:szCs w:val="24"/>
            <w:rtl/>
            <w:lang w:eastAsia="he-IL"/>
          </w:rPr>
          <w:delText>השתתפות בקבלת העבודות ואישור גמר ביצוע העבודות, בתאום עם היועצים. העברת רשימות ליקויים לתיקון.</w:delText>
        </w:r>
      </w:del>
    </w:p>
    <w:p w14:paraId="6394FEEB" w14:textId="5AFF7748" w:rsidR="006D2AE3" w:rsidRPr="006D2AE3" w:rsidDel="00832D32" w:rsidRDefault="006D2AE3" w:rsidP="006D2AE3">
      <w:pPr>
        <w:widowControl w:val="0"/>
        <w:spacing w:before="0" w:beforeAutospacing="0" w:after="0" w:afterAutospacing="0" w:line="240" w:lineRule="auto"/>
        <w:ind w:left="2522"/>
        <w:jc w:val="both"/>
        <w:rPr>
          <w:del w:id="135" w:author="Meryl Etman" w:date="2021-09-14T12:11:00Z"/>
          <w:rFonts w:ascii="Times New Roman" w:eastAsia="Times New Roman" w:hAnsi="Times New Roman" w:cs="David"/>
          <w:sz w:val="24"/>
          <w:szCs w:val="24"/>
          <w:rtl/>
          <w:lang w:eastAsia="he-IL"/>
        </w:rPr>
      </w:pPr>
    </w:p>
    <w:p w14:paraId="66047627" w14:textId="4D61B7AD"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36" w:author="Meryl Etman" w:date="2021-09-14T12:11:00Z"/>
          <w:rFonts w:ascii="Times New Roman" w:eastAsia="Times New Roman" w:hAnsi="Times New Roman" w:cs="David"/>
          <w:sz w:val="24"/>
          <w:szCs w:val="24"/>
          <w:rtl/>
          <w:lang w:eastAsia="he-IL"/>
        </w:rPr>
      </w:pPr>
      <w:del w:id="137" w:author="Meryl Etman" w:date="2021-09-14T12:11:00Z">
        <w:r w:rsidRPr="006D2AE3" w:rsidDel="00832D32">
          <w:rPr>
            <w:rFonts w:ascii="Times New Roman" w:eastAsia="Times New Roman" w:hAnsi="Times New Roman" w:cs="David"/>
            <w:sz w:val="24"/>
            <w:szCs w:val="24"/>
            <w:rtl/>
            <w:lang w:eastAsia="he-IL"/>
          </w:rPr>
          <w:delTex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delText>
        </w:r>
      </w:del>
    </w:p>
    <w:p w14:paraId="5435AEE0" w14:textId="38D048F5" w:rsidR="006D2AE3" w:rsidRPr="006D2AE3" w:rsidDel="00832D32" w:rsidRDefault="006D2AE3" w:rsidP="006D2AE3">
      <w:pPr>
        <w:widowControl w:val="0"/>
        <w:spacing w:before="0" w:beforeAutospacing="0" w:after="0" w:afterAutospacing="0" w:line="240" w:lineRule="auto"/>
        <w:ind w:left="2522"/>
        <w:jc w:val="both"/>
        <w:rPr>
          <w:del w:id="138" w:author="Meryl Etman" w:date="2021-09-14T12:11:00Z"/>
          <w:rFonts w:ascii="Times New Roman" w:eastAsia="Times New Roman" w:hAnsi="Times New Roman" w:cs="David"/>
          <w:sz w:val="24"/>
          <w:szCs w:val="24"/>
          <w:rtl/>
          <w:lang w:eastAsia="he-IL"/>
        </w:rPr>
      </w:pPr>
    </w:p>
    <w:p w14:paraId="2A82B91E" w14:textId="498A67B5"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39" w:author="Meryl Etman" w:date="2021-09-14T12:11:00Z"/>
          <w:rFonts w:ascii="Times New Roman" w:eastAsia="Times New Roman" w:hAnsi="Times New Roman" w:cs="David"/>
          <w:sz w:val="24"/>
          <w:szCs w:val="24"/>
          <w:rtl/>
          <w:lang w:eastAsia="he-IL"/>
        </w:rPr>
      </w:pPr>
      <w:del w:id="140" w:author="Meryl Etman" w:date="2021-09-14T12:11:00Z">
        <w:r w:rsidRPr="006D2AE3" w:rsidDel="00832D32">
          <w:rPr>
            <w:rFonts w:ascii="Times New Roman" w:eastAsia="Times New Roman" w:hAnsi="Times New Roman" w:cs="David"/>
            <w:sz w:val="24"/>
            <w:szCs w:val="24"/>
            <w:rtl/>
            <w:lang w:eastAsia="he-IL"/>
          </w:rPr>
          <w:delText>מתן י</w:delText>
        </w:r>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עוץ לפתרונות במקרים של כשלים בבצוע העבודות לעומת התכנון.</w:delText>
        </w:r>
      </w:del>
    </w:p>
    <w:p w14:paraId="74048365" w14:textId="5DB95A40" w:rsidR="006D2AE3" w:rsidRPr="006D2AE3" w:rsidDel="00832D32" w:rsidRDefault="006D2AE3" w:rsidP="006D2AE3">
      <w:pPr>
        <w:widowControl w:val="0"/>
        <w:spacing w:before="0" w:beforeAutospacing="0" w:after="0" w:afterAutospacing="0" w:line="240" w:lineRule="auto"/>
        <w:ind w:left="2522"/>
        <w:jc w:val="both"/>
        <w:rPr>
          <w:del w:id="141" w:author="Meryl Etman" w:date="2021-09-14T12:11:00Z"/>
          <w:rFonts w:ascii="Times New Roman" w:eastAsia="Times New Roman" w:hAnsi="Times New Roman" w:cs="David"/>
          <w:sz w:val="24"/>
          <w:szCs w:val="24"/>
          <w:rtl/>
          <w:lang w:eastAsia="he-IL"/>
        </w:rPr>
      </w:pPr>
    </w:p>
    <w:p w14:paraId="6C31AF2D" w14:textId="2AC83EBD"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42" w:author="Meryl Etman" w:date="2021-09-14T12:11:00Z"/>
          <w:rFonts w:ascii="Times New Roman" w:eastAsia="Times New Roman" w:hAnsi="Times New Roman" w:cs="David"/>
          <w:sz w:val="24"/>
          <w:szCs w:val="24"/>
          <w:rtl/>
          <w:lang w:eastAsia="he-IL"/>
        </w:rPr>
      </w:pPr>
      <w:del w:id="143" w:author="Meryl Etman" w:date="2021-09-14T12:11:00Z">
        <w:r w:rsidRPr="006D2AE3" w:rsidDel="00832D32">
          <w:rPr>
            <w:rFonts w:ascii="Times New Roman" w:eastAsia="Times New Roman" w:hAnsi="Times New Roman" w:cs="David"/>
            <w:sz w:val="24"/>
            <w:szCs w:val="24"/>
            <w:rtl/>
            <w:lang w:eastAsia="he-IL"/>
          </w:rPr>
          <w:delText xml:space="preserve">סיוע למזמין במתן מענה לפניות אליו בקשר לתכנון ובצוע העבודות. </w:delText>
        </w:r>
      </w:del>
    </w:p>
    <w:p w14:paraId="491A4A5B" w14:textId="5F1BAB4E" w:rsidR="006D2AE3" w:rsidRPr="006D2AE3" w:rsidDel="00832D32" w:rsidRDefault="006D2AE3" w:rsidP="006D2AE3">
      <w:pPr>
        <w:widowControl w:val="0"/>
        <w:spacing w:before="0" w:beforeAutospacing="0" w:after="0" w:afterAutospacing="0" w:line="240" w:lineRule="auto"/>
        <w:ind w:left="2522"/>
        <w:jc w:val="both"/>
        <w:rPr>
          <w:del w:id="144" w:author="Meryl Etman" w:date="2021-09-14T12:11:00Z"/>
          <w:rFonts w:ascii="Times New Roman" w:eastAsia="Times New Roman" w:hAnsi="Times New Roman" w:cs="David"/>
          <w:sz w:val="24"/>
          <w:szCs w:val="24"/>
          <w:rtl/>
          <w:lang w:eastAsia="he-IL"/>
        </w:rPr>
      </w:pPr>
    </w:p>
    <w:p w14:paraId="10A36C63" w14:textId="7E71C5C5"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45" w:author="Meryl Etman" w:date="2021-09-14T12:11:00Z"/>
          <w:rFonts w:ascii="Times New Roman" w:eastAsia="Times New Roman" w:hAnsi="Times New Roman" w:cs="David"/>
          <w:sz w:val="24"/>
          <w:szCs w:val="24"/>
          <w:rtl/>
          <w:lang w:eastAsia="he-IL"/>
        </w:rPr>
      </w:pPr>
      <w:del w:id="146" w:author="Meryl Etman" w:date="2021-09-14T12:11:00Z">
        <w:r w:rsidRPr="006D2AE3" w:rsidDel="00832D32">
          <w:rPr>
            <w:rFonts w:ascii="Times New Roman" w:eastAsia="Times New Roman" w:hAnsi="Times New Roman" w:cs="David"/>
            <w:sz w:val="24"/>
            <w:szCs w:val="24"/>
            <w:rtl/>
            <w:lang w:eastAsia="he-IL"/>
          </w:rPr>
          <w:delText>השתתפות עם המזמין בהגנה בפני תביעות בקשר עם תכנון ובצוע העבודות</w:delText>
        </w:r>
        <w:r w:rsidRPr="006D2AE3" w:rsidDel="00832D32">
          <w:rPr>
            <w:rFonts w:ascii="Times New Roman" w:eastAsia="Times New Roman" w:hAnsi="Times New Roman" w:cs="David" w:hint="cs"/>
            <w:sz w:val="24"/>
            <w:szCs w:val="24"/>
            <w:rtl/>
            <w:lang w:eastAsia="he-IL"/>
          </w:rPr>
          <w:delText xml:space="preserve"> ומתן חוות דעת מקצועית במסגרת תביעות משפטיות שיוגשו, אם יוגשו, נגד המזמין בקשר לפרויקט ולאתר</w:delText>
        </w:r>
        <w:r w:rsidRPr="006D2AE3" w:rsidDel="00832D32">
          <w:rPr>
            <w:rFonts w:ascii="Times New Roman" w:eastAsia="Times New Roman" w:hAnsi="Times New Roman" w:cs="David"/>
            <w:sz w:val="24"/>
            <w:szCs w:val="24"/>
            <w:rtl/>
            <w:lang w:eastAsia="he-IL"/>
          </w:rPr>
          <w:delText>.</w:delText>
        </w:r>
      </w:del>
    </w:p>
    <w:p w14:paraId="6881D7F2" w14:textId="6DBD1E7C" w:rsidR="006D2AE3" w:rsidRPr="006D2AE3" w:rsidDel="00832D32" w:rsidRDefault="006D2AE3" w:rsidP="006D2AE3">
      <w:pPr>
        <w:widowControl w:val="0"/>
        <w:spacing w:before="0" w:beforeAutospacing="0" w:after="0" w:afterAutospacing="0" w:line="240" w:lineRule="auto"/>
        <w:ind w:left="2522"/>
        <w:jc w:val="both"/>
        <w:rPr>
          <w:del w:id="147" w:author="Meryl Etman" w:date="2021-09-14T12:11:00Z"/>
          <w:rFonts w:ascii="Times New Roman" w:eastAsia="Times New Roman" w:hAnsi="Times New Roman" w:cs="David"/>
          <w:sz w:val="24"/>
          <w:szCs w:val="24"/>
          <w:rtl/>
          <w:lang w:eastAsia="he-IL"/>
        </w:rPr>
      </w:pPr>
    </w:p>
    <w:p w14:paraId="584651C7" w14:textId="0B476812"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48" w:author="Meryl Etman" w:date="2021-09-14T12:11:00Z"/>
          <w:rFonts w:ascii="Times New Roman" w:eastAsia="Times New Roman" w:hAnsi="Times New Roman" w:cs="David"/>
          <w:sz w:val="24"/>
          <w:szCs w:val="24"/>
          <w:rtl/>
          <w:lang w:eastAsia="he-IL"/>
        </w:rPr>
      </w:pPr>
      <w:del w:id="149" w:author="Meryl Etman" w:date="2021-09-14T12:11:00Z">
        <w:r w:rsidRPr="006D2AE3" w:rsidDel="00832D32">
          <w:rPr>
            <w:rFonts w:ascii="Times New Roman" w:eastAsia="Times New Roman" w:hAnsi="Times New Roman" w:cs="David"/>
            <w:sz w:val="24"/>
            <w:szCs w:val="24"/>
            <w:rtl/>
            <w:lang w:eastAsia="he-IL"/>
          </w:rPr>
          <w:delText>כל יתר הדרוש לפיקוח עליון, ולביקורת על הבניה.</w:delText>
        </w:r>
      </w:del>
    </w:p>
    <w:p w14:paraId="1CBC2A98" w14:textId="4D70391B" w:rsidR="006D2AE3" w:rsidRPr="006D2AE3" w:rsidDel="00832D32" w:rsidRDefault="006D2AE3" w:rsidP="006D2AE3">
      <w:pPr>
        <w:widowControl w:val="0"/>
        <w:spacing w:before="0" w:beforeAutospacing="0" w:after="0" w:afterAutospacing="0" w:line="240" w:lineRule="auto"/>
        <w:ind w:left="2522"/>
        <w:jc w:val="both"/>
        <w:rPr>
          <w:del w:id="150" w:author="Meryl Etman" w:date="2021-09-14T12:11:00Z"/>
          <w:rFonts w:ascii="Times New Roman" w:eastAsia="Times New Roman" w:hAnsi="Times New Roman" w:cs="David"/>
          <w:sz w:val="24"/>
          <w:szCs w:val="24"/>
          <w:rtl/>
          <w:lang w:eastAsia="he-IL"/>
        </w:rPr>
      </w:pPr>
    </w:p>
    <w:p w14:paraId="79BAC0E3" w14:textId="213DF493" w:rsidR="006D2AE3" w:rsidRPr="006D2AE3" w:rsidDel="00832D32" w:rsidRDefault="006D2AE3" w:rsidP="006D2AE3">
      <w:pPr>
        <w:widowControl w:val="0"/>
        <w:numPr>
          <w:ilvl w:val="0"/>
          <w:numId w:val="8"/>
        </w:numPr>
        <w:tabs>
          <w:tab w:val="num" w:pos="2522"/>
        </w:tabs>
        <w:spacing w:before="0" w:beforeAutospacing="0" w:after="0" w:afterAutospacing="0" w:line="240" w:lineRule="auto"/>
        <w:ind w:left="2522" w:hanging="362"/>
        <w:jc w:val="both"/>
        <w:rPr>
          <w:del w:id="151" w:author="Meryl Etman" w:date="2021-09-14T12:11:00Z"/>
          <w:rFonts w:ascii="Times New Roman" w:eastAsia="Times New Roman" w:hAnsi="Times New Roman" w:cs="David"/>
          <w:sz w:val="24"/>
          <w:szCs w:val="24"/>
          <w:rtl/>
          <w:lang w:eastAsia="he-IL"/>
        </w:rPr>
      </w:pPr>
      <w:del w:id="152" w:author="Meryl Etman" w:date="2021-09-14T12:11:00Z">
        <w:r w:rsidRPr="006D2AE3" w:rsidDel="00832D32">
          <w:rPr>
            <w:rFonts w:ascii="Times New Roman" w:eastAsia="Times New Roman" w:hAnsi="Times New Roman" w:cs="David"/>
            <w:sz w:val="24"/>
            <w:szCs w:val="24"/>
            <w:rtl/>
            <w:lang w:eastAsia="he-IL"/>
          </w:rPr>
          <w:delText>עיבוד תכניות הפרויקט כפי שבוצעו למעשה (</w:delText>
        </w:r>
        <w:r w:rsidRPr="006D2AE3" w:rsidDel="00832D32">
          <w:rPr>
            <w:rFonts w:ascii="Times New Roman" w:eastAsia="Times New Roman" w:hAnsi="Times New Roman" w:cs="David"/>
            <w:sz w:val="24"/>
            <w:szCs w:val="24"/>
            <w:lang w:eastAsia="he-IL"/>
          </w:rPr>
          <w:delText>AS-MADE</w:delText>
        </w:r>
        <w:r w:rsidRPr="006D2AE3" w:rsidDel="00832D32">
          <w:rPr>
            <w:rFonts w:ascii="Times New Roman" w:eastAsia="Times New Roman" w:hAnsi="Times New Roman" w:cs="David"/>
            <w:sz w:val="24"/>
            <w:szCs w:val="24"/>
            <w:rtl/>
            <w:lang w:eastAsia="he-IL"/>
          </w:rPr>
          <w:delText xml:space="preserve">) על בסיס תכניות </w:delText>
        </w:r>
        <w:r w:rsidRPr="006D2AE3" w:rsidDel="00832D32">
          <w:rPr>
            <w:rFonts w:ascii="Times New Roman" w:eastAsia="Times New Roman" w:hAnsi="Times New Roman" w:cs="David"/>
            <w:sz w:val="24"/>
            <w:szCs w:val="24"/>
            <w:lang w:eastAsia="he-IL"/>
          </w:rPr>
          <w:delText>AS-MADE</w:delText>
        </w:r>
        <w:r w:rsidRPr="006D2AE3" w:rsidDel="00832D32">
          <w:rPr>
            <w:rFonts w:ascii="Times New Roman" w:eastAsia="Times New Roman" w:hAnsi="Times New Roman" w:cs="David"/>
            <w:sz w:val="24"/>
            <w:szCs w:val="24"/>
            <w:rtl/>
            <w:lang w:eastAsia="he-IL"/>
          </w:rPr>
          <w:delText xml:space="preserve"> שימסור הקבלן תוך ציון כל השינויים שחלו </w:delText>
        </w:r>
        <w:r w:rsidRPr="006D2AE3" w:rsidDel="00832D32">
          <w:rPr>
            <w:rFonts w:ascii="Times New Roman" w:eastAsia="Times New Roman" w:hAnsi="Times New Roman" w:cs="David"/>
            <w:sz w:val="24"/>
            <w:szCs w:val="24"/>
            <w:rtl/>
            <w:lang w:eastAsia="he-IL"/>
          </w:rPr>
          <w:lastRenderedPageBreak/>
          <w:delText>בזמן הביצוע, ומסירתם למזמין ע"ג דיסקט.</w:delText>
        </w:r>
      </w:del>
    </w:p>
    <w:p w14:paraId="0C86C319" w14:textId="60DC8085" w:rsidR="006D2AE3" w:rsidRPr="006D2AE3" w:rsidDel="00832D32" w:rsidRDefault="006D2AE3" w:rsidP="006D2AE3">
      <w:pPr>
        <w:widowControl w:val="0"/>
        <w:spacing w:before="0" w:beforeAutospacing="0" w:after="0" w:afterAutospacing="0" w:line="240" w:lineRule="auto"/>
        <w:ind w:left="2160" w:hanging="720"/>
        <w:jc w:val="both"/>
        <w:rPr>
          <w:del w:id="153" w:author="Meryl Etman" w:date="2021-09-14T12:11:00Z"/>
          <w:rFonts w:ascii="Times New Roman" w:eastAsia="Times New Roman" w:hAnsi="Times New Roman" w:cs="David"/>
          <w:sz w:val="24"/>
          <w:szCs w:val="24"/>
          <w:rtl/>
          <w:lang w:eastAsia="he-IL"/>
        </w:rPr>
      </w:pPr>
    </w:p>
    <w:p w14:paraId="28F748A9" w14:textId="063B5559" w:rsidR="006D2AE3" w:rsidRPr="006D2AE3" w:rsidDel="00832D32" w:rsidRDefault="006D2AE3">
      <w:pPr>
        <w:widowControl w:val="0"/>
        <w:spacing w:before="0" w:beforeAutospacing="0" w:after="0" w:afterAutospacing="0" w:line="276" w:lineRule="auto"/>
        <w:jc w:val="both"/>
        <w:rPr>
          <w:del w:id="154" w:author="Meryl Etman" w:date="2021-09-14T12:11:00Z"/>
          <w:rFonts w:ascii="Times New Roman" w:eastAsia="Times New Roman" w:hAnsi="Times New Roman" w:cs="David"/>
          <w:sz w:val="24"/>
          <w:szCs w:val="24"/>
          <w:rtl/>
          <w:lang w:eastAsia="he-IL"/>
        </w:rPr>
        <w:pPrChange w:id="155" w:author="Meryl Etman" w:date="2021-05-30T17:46:00Z">
          <w:pPr>
            <w:widowControl w:val="0"/>
            <w:spacing w:before="0" w:beforeAutospacing="0" w:after="0" w:afterAutospacing="0" w:line="276" w:lineRule="auto"/>
            <w:ind w:left="2160"/>
            <w:jc w:val="both"/>
          </w:pPr>
        </w:pPrChange>
      </w:pPr>
    </w:p>
    <w:p w14:paraId="31AB462D" w14:textId="01808978" w:rsidR="006D2AE3" w:rsidRPr="006D2AE3" w:rsidRDefault="006D2AE3">
      <w:pPr>
        <w:widowControl w:val="0"/>
        <w:spacing w:before="0" w:beforeAutospacing="0" w:after="0" w:afterAutospacing="0" w:line="240" w:lineRule="auto"/>
        <w:ind w:left="2096" w:hanging="720"/>
        <w:jc w:val="both"/>
        <w:rPr>
          <w:rFonts w:ascii="Times New Roman" w:eastAsia="Times New Roman" w:hAnsi="Times New Roman" w:cs="David"/>
          <w:sz w:val="24"/>
          <w:szCs w:val="24"/>
          <w:lang w:eastAsia="he-IL"/>
        </w:rPr>
        <w:pPrChange w:id="156" w:author="Meryl Etman" w:date="2021-09-14T12:11:00Z">
          <w:pPr>
            <w:widowControl w:val="0"/>
            <w:numPr>
              <w:numId w:val="8"/>
            </w:numPr>
            <w:tabs>
              <w:tab w:val="num" w:pos="2522"/>
              <w:tab w:val="num" w:pos="2880"/>
            </w:tabs>
            <w:spacing w:before="0" w:beforeAutospacing="0" w:after="0" w:afterAutospacing="0" w:line="276" w:lineRule="auto"/>
            <w:ind w:left="2522" w:hanging="362"/>
            <w:jc w:val="both"/>
          </w:pPr>
        </w:pPrChange>
      </w:pPr>
      <w:del w:id="157" w:author="Meryl Etman" w:date="2021-09-14T12:11:00Z">
        <w:r w:rsidRPr="006D2AE3" w:rsidDel="00832D32">
          <w:rPr>
            <w:rFonts w:ascii="Times New Roman" w:eastAsia="Times New Roman" w:hAnsi="Times New Roman" w:cs="David" w:hint="cs"/>
            <w:sz w:val="24"/>
            <w:szCs w:val="24"/>
            <w:rtl/>
            <w:lang w:eastAsia="he-IL"/>
          </w:rPr>
          <w:delText xml:space="preserve">השתתפות </w:delText>
        </w:r>
        <w:r w:rsidRPr="006D2AE3" w:rsidDel="00832D32">
          <w:rPr>
            <w:rFonts w:ascii="Times New Roman" w:eastAsia="Times New Roman" w:hAnsi="Times New Roman" w:cs="David"/>
            <w:sz w:val="24"/>
            <w:szCs w:val="24"/>
            <w:rtl/>
            <w:lang w:eastAsia="he-IL"/>
          </w:rPr>
          <w:delText>בישיבות ת</w:delText>
        </w:r>
        <w:r w:rsidRPr="006D2AE3" w:rsidDel="00832D32">
          <w:rPr>
            <w:rFonts w:ascii="Times New Roman" w:eastAsia="Times New Roman" w:hAnsi="Times New Roman" w:cs="David" w:hint="cs"/>
            <w:sz w:val="24"/>
            <w:szCs w:val="24"/>
            <w:rtl/>
            <w:lang w:eastAsia="he-IL"/>
          </w:rPr>
          <w:delText>י</w:delText>
        </w:r>
        <w:r w:rsidRPr="006D2AE3" w:rsidDel="00832D32">
          <w:rPr>
            <w:rFonts w:ascii="Times New Roman" w:eastAsia="Times New Roman" w:hAnsi="Times New Roman" w:cs="David"/>
            <w:sz w:val="24"/>
            <w:szCs w:val="24"/>
            <w:rtl/>
            <w:lang w:eastAsia="he-IL"/>
          </w:rPr>
          <w:delText>אום תקופ</w:delText>
        </w:r>
        <w:r w:rsidRPr="006D2AE3" w:rsidDel="00832D32">
          <w:rPr>
            <w:rFonts w:ascii="Times New Roman" w:eastAsia="Times New Roman" w:hAnsi="Times New Roman" w:cs="David" w:hint="cs"/>
            <w:sz w:val="24"/>
            <w:szCs w:val="24"/>
            <w:rtl/>
            <w:lang w:eastAsia="he-IL"/>
          </w:rPr>
          <w:delText>ת</w:delText>
        </w:r>
        <w:r w:rsidRPr="006D2AE3" w:rsidDel="00832D32">
          <w:rPr>
            <w:rFonts w:ascii="Times New Roman" w:eastAsia="Times New Roman" w:hAnsi="Times New Roman" w:cs="David"/>
            <w:sz w:val="24"/>
            <w:szCs w:val="24"/>
            <w:rtl/>
            <w:lang w:eastAsia="he-IL"/>
          </w:rPr>
          <w:delText xml:space="preserve">יות. </w:delText>
        </w:r>
      </w:del>
      <w:ins w:id="158" w:author="Meryl Etman" w:date="2021-09-14T12:11:00Z">
        <w:r w:rsidR="00832D32">
          <w:rPr>
            <w:rFonts w:ascii="Times New Roman" w:eastAsia="Times New Roman" w:hAnsi="Times New Roman" w:cs="David" w:hint="cs"/>
            <w:sz w:val="24"/>
            <w:szCs w:val="24"/>
            <w:rtl/>
            <w:lang w:eastAsia="he-IL"/>
          </w:rPr>
          <w:t>מבוטל</w:t>
        </w:r>
      </w:ins>
    </w:p>
    <w:p w14:paraId="12AFEA77" w14:textId="77777777" w:rsidR="006D2AE3" w:rsidRPr="006D2AE3" w:rsidRDefault="006D2AE3" w:rsidP="006D2AE3">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01C2A0F7" w14:textId="3AF61EEF" w:rsidR="00C3509C" w:rsidRPr="006D2AE3" w:rsidRDefault="003F3C6F" w:rsidP="007616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ב. </w:t>
      </w:r>
      <w:r w:rsidR="006D2AE3" w:rsidRPr="006D2AE3">
        <w:rPr>
          <w:rFonts w:ascii="Times New Roman" w:eastAsia="Times New Roman" w:hAnsi="Times New Roman" w:cs="David"/>
          <w:sz w:val="24"/>
          <w:szCs w:val="24"/>
          <w:rtl/>
          <w:lang w:eastAsia="he-IL"/>
        </w:rPr>
        <w:tab/>
      </w:r>
      <w:del w:id="159" w:author="Meryl Etman" w:date="2021-09-14T12:12:00Z">
        <w:r w:rsidR="006D2AE3" w:rsidRPr="006D2AE3" w:rsidDel="00832D32">
          <w:rPr>
            <w:rFonts w:ascii="Times New Roman" w:eastAsia="Times New Roman" w:hAnsi="Times New Roman" w:cs="David"/>
            <w:sz w:val="24"/>
            <w:szCs w:val="24"/>
            <w:rtl/>
            <w:lang w:eastAsia="he-IL"/>
          </w:rPr>
          <w:delText xml:space="preserve">אין </w:delText>
        </w:r>
        <w:r w:rsidR="009F6985" w:rsidDel="00832D32">
          <w:rPr>
            <w:rFonts w:ascii="Times New Roman" w:eastAsia="Times New Roman" w:hAnsi="Times New Roman" w:cs="David"/>
            <w:sz w:val="24"/>
            <w:szCs w:val="24"/>
            <w:rtl/>
            <w:lang w:eastAsia="he-IL"/>
          </w:rPr>
          <w:delText>היועץ</w:delText>
        </w:r>
        <w:r w:rsidR="006D2AE3" w:rsidRPr="006D2AE3" w:rsidDel="00832D32">
          <w:rPr>
            <w:rFonts w:ascii="Times New Roman" w:eastAsia="Times New Roman" w:hAnsi="Times New Roman" w:cs="David"/>
            <w:sz w:val="24"/>
            <w:szCs w:val="24"/>
            <w:rtl/>
            <w:lang w:eastAsia="he-IL"/>
          </w:rPr>
          <w:delText xml:space="preserve"> רשאי לתת הוראות במישרין לקבלנים או לנהל משא ומתן עם הקבלנים ביחס למחירים או לדרכי ביצוע אלא באמצעות נציג המזמין.</w:delText>
        </w:r>
      </w:del>
      <w:ins w:id="160" w:author="Meryl Etman" w:date="2021-09-14T12:12:00Z">
        <w:r w:rsidR="00832D32">
          <w:rPr>
            <w:rFonts w:ascii="Times New Roman" w:eastAsia="Times New Roman" w:hAnsi="Times New Roman" w:cs="David" w:hint="cs"/>
            <w:sz w:val="24"/>
            <w:szCs w:val="24"/>
            <w:rtl/>
            <w:lang w:eastAsia="he-IL"/>
          </w:rPr>
          <w:t>מבוטל</w:t>
        </w:r>
      </w:ins>
    </w:p>
    <w:p w14:paraId="22A5CD05" w14:textId="4254BF20" w:rsidR="006D2AE3" w:rsidRDefault="003F3C6F" w:rsidP="007616CD">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w:t>
      </w:r>
      <w:r w:rsidR="006D2AE3" w:rsidRPr="006D2AE3">
        <w:rPr>
          <w:rFonts w:ascii="Times New Roman" w:eastAsia="Times New Roman" w:hAnsi="Times New Roman" w:cs="David"/>
          <w:sz w:val="24"/>
          <w:szCs w:val="24"/>
          <w:rtl/>
          <w:lang w:eastAsia="he-IL"/>
        </w:rPr>
        <w:tab/>
      </w:r>
      <w:del w:id="161" w:author="Meryl Etman" w:date="2021-09-14T12:12:00Z">
        <w:r w:rsidR="006D2AE3" w:rsidRPr="006D2AE3" w:rsidDel="00832D32">
          <w:rPr>
            <w:rFonts w:ascii="Times New Roman" w:eastAsia="Times New Roman" w:hAnsi="Times New Roman" w:cs="David"/>
            <w:sz w:val="24"/>
            <w:szCs w:val="24"/>
            <w:rtl/>
            <w:lang w:eastAsia="he-IL"/>
          </w:rPr>
          <w:delText>י</w:delText>
        </w:r>
        <w:r w:rsidR="006D2AE3" w:rsidRPr="006D2AE3" w:rsidDel="00832D32">
          <w:rPr>
            <w:rFonts w:ascii="Times New Roman" w:eastAsia="Times New Roman" w:hAnsi="Times New Roman" w:cs="David" w:hint="cs"/>
            <w:sz w:val="24"/>
            <w:szCs w:val="24"/>
            <w:rtl/>
            <w:lang w:eastAsia="he-IL"/>
          </w:rPr>
          <w:delText>י</w:delText>
        </w:r>
        <w:r w:rsidR="006D2AE3" w:rsidRPr="006D2AE3" w:rsidDel="00832D32">
          <w:rPr>
            <w:rFonts w:ascii="Times New Roman" w:eastAsia="Times New Roman" w:hAnsi="Times New Roman" w:cs="David"/>
            <w:sz w:val="24"/>
            <w:szCs w:val="24"/>
            <w:rtl/>
            <w:lang w:eastAsia="he-IL"/>
          </w:rPr>
          <w:delText>עוץ למזמין בדבר אחזקת המתקן.</w:delText>
        </w:r>
      </w:del>
      <w:ins w:id="162" w:author="Meryl Etman" w:date="2021-09-14T12:12:00Z">
        <w:r w:rsidR="00832D32">
          <w:rPr>
            <w:rFonts w:ascii="Times New Roman" w:eastAsia="Times New Roman" w:hAnsi="Times New Roman" w:cs="David" w:hint="cs"/>
            <w:sz w:val="24"/>
            <w:szCs w:val="24"/>
            <w:rtl/>
            <w:lang w:eastAsia="he-IL"/>
          </w:rPr>
          <w:t>מבוטל</w:t>
        </w:r>
      </w:ins>
    </w:p>
    <w:p w14:paraId="4DB6EF84" w14:textId="77777777" w:rsidR="003F3C6F" w:rsidRDefault="003F3C6F" w:rsidP="006D2AE3">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E0F7C5B" w14:textId="48363919" w:rsidR="003F3C6F" w:rsidRPr="006D2AE3" w:rsidDel="00515418" w:rsidRDefault="003F3C6F" w:rsidP="006D2AE3">
      <w:pPr>
        <w:widowControl w:val="0"/>
        <w:spacing w:before="0" w:beforeAutospacing="0" w:after="0" w:afterAutospacing="0" w:line="276" w:lineRule="auto"/>
        <w:ind w:left="2160" w:hanging="720"/>
        <w:jc w:val="both"/>
        <w:rPr>
          <w:del w:id="163" w:author="Meryl Etman" w:date="2021-05-31T14:59:00Z"/>
          <w:rFonts w:ascii="Times New Roman" w:eastAsia="Times New Roman" w:hAnsi="Times New Roman" w:cs="David"/>
          <w:sz w:val="24"/>
          <w:szCs w:val="24"/>
          <w:rtl/>
          <w:lang w:eastAsia="he-IL"/>
        </w:rPr>
      </w:pPr>
    </w:p>
    <w:p w14:paraId="3322B45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56DE64B" w14:textId="77777777" w:rsidR="006D2AE3" w:rsidRPr="006D2AE3" w:rsidRDefault="006D2AE3" w:rsidP="006D2AE3">
      <w:pPr>
        <w:widowControl w:val="0"/>
        <w:spacing w:before="0" w:beforeAutospacing="0" w:after="0" w:afterAutospacing="0" w:line="240" w:lineRule="auto"/>
        <w:ind w:left="-58" w:firstLine="142"/>
        <w:jc w:val="both"/>
        <w:rPr>
          <w:rFonts w:ascii="Times New Roman" w:eastAsia="Times New Roman" w:hAnsi="Times New Roman" w:cs="David"/>
          <w:b/>
          <w:bCs/>
          <w:sz w:val="24"/>
          <w:szCs w:val="24"/>
          <w:rtl/>
          <w:lang w:eastAsia="he-IL"/>
        </w:rPr>
      </w:pPr>
      <w:r w:rsidRPr="006D2AE3">
        <w:rPr>
          <w:rFonts w:ascii="Times New Roman" w:eastAsia="Times New Roman" w:hAnsi="Times New Roman" w:cs="David"/>
          <w:b/>
          <w:bCs/>
          <w:sz w:val="24"/>
          <w:szCs w:val="24"/>
          <w:rtl/>
          <w:lang w:eastAsia="he-IL"/>
        </w:rPr>
        <w:t>4.</w:t>
      </w:r>
      <w:r w:rsidRPr="006D2AE3">
        <w:rPr>
          <w:rFonts w:ascii="Times New Roman" w:eastAsia="Times New Roman" w:hAnsi="Times New Roman" w:cs="David"/>
          <w:b/>
          <w:bCs/>
          <w:sz w:val="24"/>
          <w:szCs w:val="24"/>
          <w:rtl/>
          <w:lang w:eastAsia="he-IL"/>
        </w:rPr>
        <w:tab/>
      </w:r>
      <w:r w:rsidRPr="006D2AE3">
        <w:rPr>
          <w:rFonts w:ascii="Times New Roman" w:eastAsia="Times New Roman" w:hAnsi="Times New Roman" w:cs="David"/>
          <w:b/>
          <w:bCs/>
          <w:sz w:val="24"/>
          <w:szCs w:val="24"/>
          <w:u w:val="single"/>
          <w:rtl/>
          <w:lang w:eastAsia="he-IL"/>
        </w:rPr>
        <w:t>אופציה לבחירת המזמין</w:t>
      </w:r>
      <w:r w:rsidRPr="006D2AE3">
        <w:rPr>
          <w:rFonts w:ascii="Times New Roman" w:eastAsia="Times New Roman" w:hAnsi="Times New Roman" w:cs="David"/>
          <w:b/>
          <w:bCs/>
          <w:sz w:val="24"/>
          <w:szCs w:val="24"/>
          <w:rtl/>
          <w:lang w:eastAsia="he-IL"/>
        </w:rPr>
        <w:t>:</w:t>
      </w:r>
    </w:p>
    <w:p w14:paraId="74289FEA" w14:textId="77777777" w:rsidR="006D2AE3" w:rsidRPr="006D2AE3" w:rsidRDefault="006D2AE3" w:rsidP="00282052">
      <w:pPr>
        <w:widowControl w:val="0"/>
        <w:tabs>
          <w:tab w:val="left" w:pos="2096"/>
        </w:tabs>
        <w:spacing w:before="0" w:beforeAutospacing="0" w:after="0" w:afterAutospacing="0" w:line="360" w:lineRule="auto"/>
        <w:jc w:val="both"/>
        <w:rPr>
          <w:rFonts w:ascii="Times New Roman" w:eastAsia="Times New Roman" w:hAnsi="Times New Roman" w:cs="David"/>
          <w:sz w:val="24"/>
          <w:szCs w:val="24"/>
          <w:rtl/>
          <w:lang w:eastAsia="he-IL"/>
        </w:rPr>
      </w:pPr>
    </w:p>
    <w:p w14:paraId="558BB796" w14:textId="767FC065" w:rsidR="006D2AE3" w:rsidRDefault="00282052" w:rsidP="006D2AE3">
      <w:pPr>
        <w:widowControl w:val="0"/>
        <w:spacing w:before="0" w:beforeAutospacing="0" w:after="0" w:afterAutospacing="0" w:line="360" w:lineRule="auto"/>
        <w:ind w:left="2096" w:hanging="708"/>
        <w:jc w:val="both"/>
        <w:rPr>
          <w:ins w:id="164" w:author="Meryl Etman [2]" w:date="2021-11-18T15:27:00Z"/>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א</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hint="cs"/>
          <w:sz w:val="24"/>
          <w:szCs w:val="24"/>
          <w:rtl/>
          <w:lang w:eastAsia="he-IL"/>
        </w:rPr>
        <w:tab/>
      </w:r>
      <w:r w:rsidR="006D2AE3" w:rsidRPr="006D2AE3">
        <w:rPr>
          <w:rFonts w:ascii="Times New Roman" w:eastAsia="Times New Roman" w:hAnsi="Times New Roman" w:cs="David"/>
          <w:sz w:val="24"/>
          <w:szCs w:val="24"/>
          <w:rtl/>
          <w:lang w:eastAsia="he-IL"/>
        </w:rPr>
        <w:t>הקבלנים יהיו רשאים להציע פתרונות אדריכליים</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קונסטרוקטיביים</w:t>
      </w:r>
      <w:r w:rsidR="006D2AE3" w:rsidRPr="006D2AE3">
        <w:rPr>
          <w:rFonts w:ascii="Times New Roman" w:eastAsia="Times New Roman" w:hAnsi="Times New Roman" w:cs="David" w:hint="cs"/>
          <w:sz w:val="24"/>
          <w:szCs w:val="24"/>
          <w:rtl/>
          <w:lang w:eastAsia="he-IL"/>
        </w:rPr>
        <w:t xml:space="preserve"> ואלקטרו-מכאניים</w:t>
      </w:r>
      <w:r w:rsidR="006D2AE3" w:rsidRPr="006D2AE3">
        <w:rPr>
          <w:rFonts w:ascii="Times New Roman" w:eastAsia="Times New Roman" w:hAnsi="Times New Roman" w:cs="David"/>
          <w:sz w:val="24"/>
          <w:szCs w:val="24"/>
          <w:rtl/>
          <w:lang w:eastAsia="he-IL"/>
        </w:rPr>
        <w:t xml:space="preserve">, פתרונות שונים מהפתרונות שהוצעו ע"י </w:t>
      </w:r>
      <w:r w:rsidR="009F6985">
        <w:rPr>
          <w:rFonts w:ascii="Times New Roman" w:eastAsia="Times New Roman" w:hAnsi="Times New Roman" w:cs="David"/>
          <w:sz w:val="24"/>
          <w:szCs w:val="24"/>
          <w:rtl/>
          <w:lang w:eastAsia="he-IL"/>
        </w:rPr>
        <w:t>היועץ</w:t>
      </w:r>
      <w:r w:rsidR="006D2AE3" w:rsidRPr="006D2AE3">
        <w:rPr>
          <w:rFonts w:ascii="Times New Roman" w:eastAsia="Times New Roman" w:hAnsi="Times New Roman" w:cs="David"/>
          <w:sz w:val="24"/>
          <w:szCs w:val="24"/>
          <w:rtl/>
          <w:lang w:eastAsia="he-IL"/>
        </w:rPr>
        <w:t>. ה</w:t>
      </w:r>
      <w:r w:rsidR="006D2AE3" w:rsidRPr="006D2AE3">
        <w:rPr>
          <w:rFonts w:ascii="Times New Roman" w:eastAsia="Times New Roman" w:hAnsi="Times New Roman" w:cs="David" w:hint="cs"/>
          <w:sz w:val="24"/>
          <w:szCs w:val="24"/>
          <w:rtl/>
          <w:lang w:eastAsia="he-IL"/>
        </w:rPr>
        <w:t>יועץ</w:t>
      </w:r>
      <w:r w:rsidR="006D2AE3" w:rsidRPr="006D2AE3">
        <w:rPr>
          <w:rFonts w:ascii="Times New Roman" w:eastAsia="Times New Roman" w:hAnsi="Times New Roman" w:cs="David"/>
          <w:sz w:val="24"/>
          <w:szCs w:val="24"/>
          <w:rtl/>
          <w:lang w:eastAsia="he-IL"/>
        </w:rPr>
        <w:t xml:space="preserve"> ייעץ למזמין בבחינת הצעות הקבלנים ולאחר בחירת הקבלנים יסייע למזמין באשור התכנון שיוגש ע"י מהנדס מטעם הקבלן ובפקוח על הב</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 xml:space="preserve">צוע. לצורך כך ישתתף </w:t>
      </w:r>
      <w:r w:rsidR="006D2AE3" w:rsidRPr="006D2AE3">
        <w:rPr>
          <w:rFonts w:ascii="Times New Roman" w:eastAsia="Times New Roman" w:hAnsi="Times New Roman" w:cs="David" w:hint="cs"/>
          <w:sz w:val="24"/>
          <w:szCs w:val="24"/>
          <w:rtl/>
          <w:lang w:eastAsia="he-IL"/>
        </w:rPr>
        <w:t>היועץ</w:t>
      </w:r>
      <w:r w:rsidR="00415999">
        <w:rPr>
          <w:rFonts w:ascii="Times New Roman" w:eastAsia="Times New Roman" w:hAnsi="Times New Roman" w:cs="David"/>
          <w:sz w:val="24"/>
          <w:szCs w:val="24"/>
          <w:rtl/>
          <w:lang w:eastAsia="he-IL"/>
        </w:rPr>
        <w:t xml:space="preserve"> בפגישות, יבדוק </w:t>
      </w:r>
      <w:proofErr w:type="spellStart"/>
      <w:r w:rsidR="00415999">
        <w:rPr>
          <w:rFonts w:ascii="Times New Roman" w:eastAsia="Times New Roman" w:hAnsi="Times New Roman" w:cs="David"/>
          <w:sz w:val="24"/>
          <w:szCs w:val="24"/>
          <w:rtl/>
          <w:lang w:eastAsia="he-IL"/>
        </w:rPr>
        <w:t>ת</w:t>
      </w:r>
      <w:r w:rsidR="006D2AE3" w:rsidRPr="006D2AE3">
        <w:rPr>
          <w:rFonts w:ascii="Times New Roman" w:eastAsia="Times New Roman" w:hAnsi="Times New Roman" w:cs="David"/>
          <w:sz w:val="24"/>
          <w:szCs w:val="24"/>
          <w:rtl/>
          <w:lang w:eastAsia="he-IL"/>
        </w:rPr>
        <w:t>כניות</w:t>
      </w:r>
      <w:proofErr w:type="spellEnd"/>
      <w:r w:rsidR="006D2AE3" w:rsidRPr="006D2AE3">
        <w:rPr>
          <w:rFonts w:ascii="Times New Roman" w:eastAsia="Times New Roman" w:hAnsi="Times New Roman" w:cs="David"/>
          <w:sz w:val="24"/>
          <w:szCs w:val="24"/>
          <w:rtl/>
          <w:lang w:eastAsia="he-IL"/>
        </w:rPr>
        <w:t xml:space="preserve"> ומסמכים אחרים שיוגשו ע"י הקבלן, יעביר את המלצותיו לדחייתם/לא</w:t>
      </w:r>
      <w:r w:rsidR="00415999">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שורם ו/או את הערותיו לתכנון המוצע,</w:t>
      </w:r>
      <w:r w:rsidR="006D2AE3" w:rsidRPr="006D2AE3">
        <w:rPr>
          <w:rFonts w:ascii="Times New Roman" w:eastAsia="Times New Roman" w:hAnsi="Times New Roman" w:cs="David" w:hint="cs"/>
          <w:sz w:val="24"/>
          <w:szCs w:val="24"/>
          <w:rtl/>
          <w:lang w:eastAsia="he-IL"/>
        </w:rPr>
        <w:t xml:space="preserve"> </w:t>
      </w:r>
      <w:r w:rsidR="006D2AE3" w:rsidRPr="006D2AE3">
        <w:rPr>
          <w:rFonts w:ascii="Times New Roman" w:eastAsia="Times New Roman" w:hAnsi="Times New Roman" w:cs="David"/>
          <w:sz w:val="24"/>
          <w:szCs w:val="24"/>
          <w:rtl/>
          <w:lang w:eastAsia="he-IL"/>
        </w:rPr>
        <w:t>ויבצע פ</w:t>
      </w:r>
      <w:r w:rsidR="006D2AE3" w:rsidRPr="006D2AE3">
        <w:rPr>
          <w:rFonts w:ascii="Times New Roman" w:eastAsia="Times New Roman" w:hAnsi="Times New Roman" w:cs="David" w:hint="cs"/>
          <w:sz w:val="24"/>
          <w:szCs w:val="24"/>
          <w:rtl/>
          <w:lang w:eastAsia="he-IL"/>
        </w:rPr>
        <w:t>י</w:t>
      </w:r>
      <w:r w:rsidR="006D2AE3" w:rsidRPr="006D2AE3">
        <w:rPr>
          <w:rFonts w:ascii="Times New Roman" w:eastAsia="Times New Roman" w:hAnsi="Times New Roman" w:cs="David"/>
          <w:sz w:val="24"/>
          <w:szCs w:val="24"/>
          <w:rtl/>
          <w:lang w:eastAsia="he-IL"/>
        </w:rPr>
        <w:t>קוח עליון.</w:t>
      </w:r>
      <w:ins w:id="165" w:author="Meryl Etman [2]" w:date="2021-11-18T15:27:00Z">
        <w:r w:rsidR="007616CD">
          <w:rPr>
            <w:rFonts w:ascii="Times New Roman" w:eastAsia="Times New Roman" w:hAnsi="Times New Roman" w:cs="David" w:hint="cs"/>
            <w:sz w:val="24"/>
            <w:szCs w:val="24"/>
            <w:rtl/>
            <w:lang w:eastAsia="he-IL"/>
          </w:rPr>
          <w:t xml:space="preserve"> בדיקת </w:t>
        </w:r>
        <w:proofErr w:type="spellStart"/>
        <w:r w:rsidR="007616CD">
          <w:rPr>
            <w:rFonts w:ascii="Times New Roman" w:eastAsia="Times New Roman" w:hAnsi="Times New Roman" w:cs="David" w:hint="cs"/>
            <w:sz w:val="24"/>
            <w:szCs w:val="24"/>
            <w:rtl/>
            <w:lang w:eastAsia="he-IL"/>
          </w:rPr>
          <w:t>התכניות</w:t>
        </w:r>
        <w:proofErr w:type="spellEnd"/>
        <w:r w:rsidR="007616CD">
          <w:rPr>
            <w:rFonts w:ascii="Times New Roman" w:eastAsia="Times New Roman" w:hAnsi="Times New Roman" w:cs="David" w:hint="cs"/>
            <w:sz w:val="24"/>
            <w:szCs w:val="24"/>
            <w:rtl/>
            <w:lang w:eastAsia="he-IL"/>
          </w:rPr>
          <w:t xml:space="preserve"> והמסמכים ככל </w:t>
        </w:r>
        <w:proofErr w:type="spellStart"/>
        <w:r w:rsidR="007616CD">
          <w:rPr>
            <w:rFonts w:ascii="Times New Roman" w:eastAsia="Times New Roman" w:hAnsi="Times New Roman" w:cs="David" w:hint="cs"/>
            <w:sz w:val="24"/>
            <w:szCs w:val="24"/>
            <w:rtl/>
            <w:lang w:eastAsia="he-IL"/>
          </w:rPr>
          <w:t>ותדרש</w:t>
        </w:r>
        <w:proofErr w:type="spellEnd"/>
        <w:r w:rsidR="007616CD">
          <w:rPr>
            <w:rFonts w:ascii="Times New Roman" w:eastAsia="Times New Roman" w:hAnsi="Times New Roman" w:cs="David" w:hint="cs"/>
            <w:sz w:val="24"/>
            <w:szCs w:val="24"/>
            <w:rtl/>
            <w:lang w:eastAsia="he-IL"/>
          </w:rPr>
          <w:t>, תשולם ע"י הקבלן במחיר שיוסכם מראש ובכתב.</w:t>
        </w:r>
      </w:ins>
    </w:p>
    <w:p w14:paraId="0B9BF585" w14:textId="77777777" w:rsidR="007616CD" w:rsidRPr="006D2AE3" w:rsidRDefault="007616CD">
      <w:pPr>
        <w:widowControl w:val="0"/>
        <w:spacing w:before="0" w:beforeAutospacing="0" w:after="0" w:afterAutospacing="0" w:line="360" w:lineRule="auto"/>
        <w:jc w:val="both"/>
        <w:rPr>
          <w:rFonts w:ascii="Times New Roman" w:eastAsia="Times New Roman" w:hAnsi="Times New Roman" w:cs="David"/>
          <w:sz w:val="24"/>
          <w:szCs w:val="24"/>
          <w:rtl/>
          <w:lang w:eastAsia="he-IL"/>
        </w:rPr>
        <w:pPrChange w:id="166" w:author="Meryl Etman [2]" w:date="2021-11-18T15:27:00Z">
          <w:pPr>
            <w:widowControl w:val="0"/>
            <w:spacing w:before="0" w:beforeAutospacing="0" w:after="0" w:afterAutospacing="0" w:line="360" w:lineRule="auto"/>
            <w:ind w:left="2096" w:hanging="708"/>
            <w:jc w:val="both"/>
          </w:pPr>
        </w:pPrChange>
      </w:pPr>
    </w:p>
    <w:p w14:paraId="6C0EDEC4" w14:textId="77777777" w:rsidR="006D2AE3" w:rsidRPr="006D2AE3" w:rsidRDefault="006D2AE3" w:rsidP="006D2AE3">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p>
    <w:p w14:paraId="1184E6EA" w14:textId="77777777" w:rsidR="006D2AE3" w:rsidRPr="006D2AE3" w:rsidRDefault="006D2AE3" w:rsidP="00282052">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5</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ה</w:t>
      </w:r>
      <w:r w:rsidRPr="006D2AE3">
        <w:rPr>
          <w:rFonts w:ascii="Times New Roman" w:eastAsia="Times New Roman" w:hAnsi="Times New Roman" w:cs="David" w:hint="cs"/>
          <w:sz w:val="24"/>
          <w:szCs w:val="24"/>
          <w:rtl/>
          <w:lang w:eastAsia="he-IL"/>
        </w:rPr>
        <w:t>יועץ</w:t>
      </w:r>
      <w:r w:rsidRPr="006D2AE3">
        <w:rPr>
          <w:rFonts w:ascii="Times New Roman" w:eastAsia="Times New Roman" w:hAnsi="Times New Roman" w:cs="David"/>
          <w:sz w:val="24"/>
          <w:szCs w:val="24"/>
          <w:rtl/>
          <w:lang w:eastAsia="he-IL"/>
        </w:rPr>
        <w:t xml:space="preserve">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329B4D17" w14:textId="77777777" w:rsidR="006D2AE3" w:rsidRPr="006D2AE3" w:rsidRDefault="006D2AE3" w:rsidP="00282052">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 </w:t>
      </w:r>
      <w:r w:rsidR="00282052">
        <w:rPr>
          <w:rFonts w:ascii="Times New Roman" w:eastAsia="Times New Roman" w:hAnsi="Times New Roman" w:cs="David" w:hint="cs"/>
          <w:sz w:val="24"/>
          <w:szCs w:val="24"/>
          <w:rtl/>
          <w:lang w:eastAsia="he-IL"/>
        </w:rPr>
        <w:t>6</w:t>
      </w:r>
      <w:r w:rsidRPr="006D2AE3">
        <w:rPr>
          <w:rFonts w:ascii="Times New Roman" w:eastAsia="Times New Roman" w:hAnsi="Times New Roman" w:cs="David"/>
          <w:sz w:val="24"/>
          <w:szCs w:val="24"/>
          <w:rtl/>
          <w:lang w:eastAsia="he-IL"/>
        </w:rPr>
        <w:t>.</w:t>
      </w:r>
      <w:r w:rsidRPr="006D2AE3">
        <w:rPr>
          <w:rFonts w:ascii="Times New Roman" w:eastAsia="Times New Roman" w:hAnsi="Times New Roman" w:cs="David"/>
          <w:sz w:val="24"/>
          <w:szCs w:val="24"/>
          <w:rtl/>
          <w:lang w:eastAsia="he-IL"/>
        </w:rPr>
        <w:tab/>
        <w:t>נציג המזמין רשאי להזמין מ</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את כל שלבי העבודות המפורטות בנספח זה ו/או חלק מהן  ו/או עבודות נוספות להן, </w:t>
      </w:r>
      <w:proofErr w:type="spellStart"/>
      <w:r w:rsidRPr="006D2AE3">
        <w:rPr>
          <w:rFonts w:ascii="Times New Roman" w:eastAsia="Times New Roman" w:hAnsi="Times New Roman" w:cs="David"/>
          <w:sz w:val="24"/>
          <w:szCs w:val="24"/>
          <w:rtl/>
          <w:lang w:eastAsia="he-IL"/>
        </w:rPr>
        <w:t>הכל</w:t>
      </w:r>
      <w:proofErr w:type="spellEnd"/>
      <w:r w:rsidRPr="006D2AE3">
        <w:rPr>
          <w:rFonts w:ascii="Times New Roman" w:eastAsia="Times New Roman" w:hAnsi="Times New Roman" w:cs="David"/>
          <w:sz w:val="24"/>
          <w:szCs w:val="24"/>
          <w:rtl/>
          <w:lang w:eastAsia="he-IL"/>
        </w:rPr>
        <w:t xml:space="preserve"> כפי שיפורט בנספח ד'.</w:t>
      </w:r>
    </w:p>
    <w:p w14:paraId="0AE93A09" w14:textId="77777777" w:rsidR="006D2AE3" w:rsidRPr="006D2AE3" w:rsidRDefault="00282052" w:rsidP="006D2AE3">
      <w:pPr>
        <w:widowControl w:val="0"/>
        <w:spacing w:before="0" w:beforeAutospacing="0" w:after="0" w:afterAutospacing="0" w:line="360" w:lineRule="auto"/>
        <w:ind w:left="720" w:hanging="778"/>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7</w:t>
      </w:r>
      <w:r w:rsidR="006D2AE3" w:rsidRPr="006D2AE3">
        <w:rPr>
          <w:rFonts w:ascii="Times New Roman" w:eastAsia="Times New Roman" w:hAnsi="Times New Roman" w:cs="David" w:hint="cs"/>
          <w:sz w:val="24"/>
          <w:szCs w:val="24"/>
          <w:rtl/>
          <w:lang w:eastAsia="he-IL"/>
        </w:rPr>
        <w:t>.</w:t>
      </w:r>
      <w:r w:rsidR="006D2AE3" w:rsidRPr="006D2AE3">
        <w:rPr>
          <w:rFonts w:ascii="Times New Roman" w:eastAsia="Times New Roman" w:hAnsi="Times New Roman" w:cs="David" w:hint="cs"/>
          <w:sz w:val="24"/>
          <w:szCs w:val="24"/>
          <w:rtl/>
          <w:lang w:eastAsia="he-IL"/>
        </w:rPr>
        <w:tab/>
        <w:t>יובהר כדלקמן:</w:t>
      </w:r>
    </w:p>
    <w:p w14:paraId="3064141B" w14:textId="77777777" w:rsidR="006D2AE3" w:rsidRPr="00447566" w:rsidRDefault="006D2AE3" w:rsidP="003F3C6F">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447566">
        <w:rPr>
          <w:rFonts w:ascii="Times New Roman" w:eastAsia="Times New Roman" w:hAnsi="Times New Roman" w:cs="David"/>
          <w:sz w:val="24"/>
          <w:szCs w:val="24"/>
          <w:rtl/>
          <w:lang w:eastAsia="he-IL"/>
        </w:rPr>
        <w:t xml:space="preserve">העבודה הממוחשבת בפרויקט תיערך בתכנת </w:t>
      </w:r>
      <w:r w:rsidRPr="00447566">
        <w:rPr>
          <w:rFonts w:ascii="Times New Roman" w:eastAsia="Times New Roman" w:hAnsi="Times New Roman" w:cs="David"/>
          <w:sz w:val="24"/>
          <w:szCs w:val="24"/>
          <w:lang w:eastAsia="he-IL"/>
        </w:rPr>
        <w:t>REVIT</w:t>
      </w:r>
      <w:r w:rsidRPr="00447566">
        <w:rPr>
          <w:rFonts w:ascii="Times New Roman" w:eastAsia="Times New Roman" w:hAnsi="Times New Roman" w:cs="David"/>
          <w:sz w:val="24"/>
          <w:szCs w:val="24"/>
          <w:rtl/>
          <w:lang w:eastAsia="he-IL"/>
        </w:rPr>
        <w:t xml:space="preserve"> </w:t>
      </w:r>
      <w:r w:rsidR="003F3C6F">
        <w:rPr>
          <w:rFonts w:ascii="Times New Roman" w:eastAsia="Times New Roman" w:hAnsi="Times New Roman" w:cs="David" w:hint="cs"/>
          <w:sz w:val="24"/>
          <w:szCs w:val="24"/>
          <w:rtl/>
          <w:lang w:eastAsia="he-IL"/>
        </w:rPr>
        <w:t>ב</w:t>
      </w:r>
      <w:r w:rsidR="003F3C6F" w:rsidRPr="008F5534">
        <w:rPr>
          <w:rFonts w:ascii="Times New Roman" w:eastAsia="Times New Roman" w:hAnsi="Times New Roman" w:cs="David" w:hint="cs"/>
          <w:sz w:val="24"/>
          <w:szCs w:val="24"/>
          <w:rtl/>
          <w:lang w:eastAsia="he-IL"/>
        </w:rPr>
        <w:t>מתודולוגיי</w:t>
      </w:r>
      <w:r w:rsidR="003F3C6F" w:rsidRPr="008F5534">
        <w:rPr>
          <w:rFonts w:ascii="Times New Roman" w:eastAsia="Times New Roman" w:hAnsi="Times New Roman" w:cs="David" w:hint="eastAsia"/>
          <w:sz w:val="24"/>
          <w:szCs w:val="24"/>
          <w:rtl/>
          <w:lang w:eastAsia="he-IL"/>
        </w:rPr>
        <w:t>ת</w:t>
      </w:r>
      <w:r w:rsidR="003F3C6F" w:rsidRPr="008F5534">
        <w:rPr>
          <w:rFonts w:ascii="Times New Roman" w:eastAsia="Times New Roman" w:hAnsi="Times New Roman" w:cs="David" w:hint="cs"/>
          <w:sz w:val="24"/>
          <w:szCs w:val="24"/>
          <w:rtl/>
          <w:lang w:eastAsia="he-IL"/>
        </w:rPr>
        <w:t xml:space="preserve"> </w:t>
      </w:r>
      <w:r w:rsidR="003F3C6F" w:rsidRPr="008F5534">
        <w:rPr>
          <w:rFonts w:ascii="Times New Roman" w:eastAsia="Times New Roman" w:hAnsi="Times New Roman" w:cs="David" w:hint="cs"/>
          <w:sz w:val="24"/>
          <w:szCs w:val="24"/>
          <w:lang w:eastAsia="he-IL"/>
        </w:rPr>
        <w:t>BIM</w:t>
      </w:r>
      <w:r w:rsidR="003F3C6F">
        <w:rPr>
          <w:rFonts w:ascii="Times New Roman" w:eastAsia="Times New Roman" w:hAnsi="Times New Roman" w:cs="David" w:hint="cs"/>
          <w:sz w:val="24"/>
          <w:szCs w:val="24"/>
          <w:rtl/>
          <w:lang w:eastAsia="he-IL"/>
        </w:rPr>
        <w:t>,</w:t>
      </w:r>
      <w:r w:rsidR="003F3C6F" w:rsidRPr="008F5534">
        <w:rPr>
          <w:rFonts w:ascii="Times New Roman" w:eastAsia="Times New Roman" w:hAnsi="Times New Roman" w:cs="David" w:hint="cs"/>
          <w:sz w:val="24"/>
          <w:szCs w:val="24"/>
          <w:rtl/>
          <w:lang w:eastAsia="he-IL"/>
        </w:rPr>
        <w:t xml:space="preserve"> בענן – "</w:t>
      </w:r>
      <w:r w:rsidR="003F3C6F" w:rsidRPr="008F5534">
        <w:rPr>
          <w:rFonts w:ascii="Times New Roman" w:eastAsia="Times New Roman" w:hAnsi="Times New Roman" w:cs="David" w:hint="cs"/>
          <w:sz w:val="24"/>
          <w:szCs w:val="24"/>
          <w:lang w:eastAsia="he-IL"/>
        </w:rPr>
        <w:t>BIM360</w:t>
      </w:r>
      <w:r w:rsidR="003F3C6F" w:rsidRPr="008F5534">
        <w:rPr>
          <w:rFonts w:ascii="Times New Roman" w:eastAsia="Times New Roman" w:hAnsi="Times New Roman" w:cs="David" w:hint="cs"/>
          <w:sz w:val="24"/>
          <w:szCs w:val="24"/>
          <w:rtl/>
          <w:lang w:eastAsia="he-IL"/>
        </w:rPr>
        <w:t xml:space="preserve">" </w:t>
      </w:r>
      <w:r w:rsidR="003F3C6F">
        <w:rPr>
          <w:rFonts w:ascii="Times New Roman" w:eastAsia="Times New Roman" w:hAnsi="Times New Roman" w:cs="David" w:hint="cs"/>
          <w:sz w:val="24"/>
          <w:szCs w:val="24"/>
          <w:rtl/>
          <w:lang w:eastAsia="he-IL"/>
        </w:rPr>
        <w:t xml:space="preserve">השייך למזמין, </w:t>
      </w:r>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 xml:space="preserve">על </w:t>
      </w:r>
      <w:r w:rsidR="009F6985">
        <w:rPr>
          <w:rFonts w:ascii="Times New Roman" w:eastAsia="Times New Roman" w:hAnsi="Times New Roman" w:cs="David" w:hint="cs"/>
          <w:sz w:val="24"/>
          <w:szCs w:val="24"/>
          <w:rtl/>
          <w:lang w:eastAsia="he-IL"/>
        </w:rPr>
        <w:t>היועץ</w:t>
      </w:r>
      <w:r w:rsidRPr="00447566">
        <w:rPr>
          <w:rFonts w:ascii="Times New Roman" w:eastAsia="Times New Roman" w:hAnsi="Times New Roman" w:cs="David"/>
          <w:sz w:val="24"/>
          <w:szCs w:val="24"/>
          <w:rtl/>
          <w:lang w:eastAsia="he-IL"/>
        </w:rPr>
        <w:t xml:space="preserve"> לדאוג לעמדות עבודה וכ"א מוכשר במשרדו בהתאם.</w:t>
      </w:r>
    </w:p>
    <w:p w14:paraId="0A64296D" w14:textId="77777777" w:rsidR="006D2AE3" w:rsidRPr="00447566" w:rsidRDefault="006D2AE3" w:rsidP="004143FC">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447566">
        <w:rPr>
          <w:rFonts w:ascii="Times New Roman" w:eastAsia="Times New Roman" w:hAnsi="Times New Roman" w:cs="David"/>
          <w:sz w:val="24"/>
          <w:szCs w:val="24"/>
          <w:rtl/>
          <w:lang w:eastAsia="he-IL"/>
        </w:rPr>
        <w:t>כל קבצי התכנון והמסמכים השונים יוטענו למערכת</w:t>
      </w:r>
      <w:r w:rsidR="00415999" w:rsidRPr="00447566">
        <w:rPr>
          <w:rFonts w:ascii="Times New Roman" w:eastAsia="Times New Roman" w:hAnsi="Times New Roman" w:cs="David" w:hint="cs"/>
          <w:sz w:val="24"/>
          <w:szCs w:val="24"/>
          <w:rtl/>
          <w:lang w:eastAsia="he-IL"/>
        </w:rPr>
        <w:t xml:space="preserve"> </w:t>
      </w:r>
      <w:r w:rsidR="004143FC">
        <w:rPr>
          <w:rFonts w:ascii="Times New Roman" w:eastAsia="Times New Roman" w:hAnsi="Times New Roman" w:cs="David" w:hint="cs"/>
          <w:sz w:val="24"/>
          <w:szCs w:val="24"/>
          <w:rtl/>
          <w:lang w:eastAsia="he-IL"/>
        </w:rPr>
        <w:t>ה</w:t>
      </w:r>
      <w:r w:rsidR="00415999" w:rsidRPr="00447566">
        <w:rPr>
          <w:rFonts w:ascii="Times New Roman" w:eastAsia="Times New Roman" w:hAnsi="Times New Roman" w:cs="David" w:hint="cs"/>
          <w:sz w:val="24"/>
          <w:szCs w:val="24"/>
          <w:lang w:eastAsia="he-IL"/>
        </w:rPr>
        <w:t>BIM</w:t>
      </w:r>
      <w:r w:rsidR="00447566">
        <w:rPr>
          <w:rFonts w:ascii="Times New Roman" w:eastAsia="Times New Roman" w:hAnsi="Times New Roman" w:cs="David"/>
          <w:sz w:val="24"/>
          <w:szCs w:val="24"/>
          <w:lang w:eastAsia="he-IL"/>
        </w:rPr>
        <w:t xml:space="preserve"> </w:t>
      </w:r>
      <w:r w:rsidR="00415999" w:rsidRPr="00447566">
        <w:rPr>
          <w:rFonts w:ascii="Times New Roman" w:eastAsia="Times New Roman" w:hAnsi="Times New Roman" w:cs="David" w:hint="cs"/>
          <w:sz w:val="24"/>
          <w:szCs w:val="24"/>
          <w:rtl/>
          <w:lang w:eastAsia="he-IL"/>
        </w:rPr>
        <w:t xml:space="preserve"> </w:t>
      </w:r>
      <w:proofErr w:type="spellStart"/>
      <w:r w:rsidR="00415999" w:rsidRPr="00447566">
        <w:rPr>
          <w:rFonts w:ascii="Times New Roman" w:eastAsia="Times New Roman" w:hAnsi="Times New Roman" w:cs="David" w:hint="cs"/>
          <w:sz w:val="24"/>
          <w:szCs w:val="24"/>
          <w:rtl/>
          <w:lang w:eastAsia="he-IL"/>
        </w:rPr>
        <w:t>ול</w:t>
      </w:r>
      <w:proofErr w:type="spellEnd"/>
      <w:r w:rsidR="00415999" w:rsidRPr="00447566">
        <w:rPr>
          <w:rFonts w:ascii="Times New Roman" w:eastAsia="Times New Roman" w:hAnsi="Times New Roman" w:cs="David" w:hint="cs"/>
          <w:sz w:val="24"/>
          <w:szCs w:val="24"/>
          <w:rtl/>
          <w:lang w:eastAsia="he-IL"/>
        </w:rPr>
        <w:t xml:space="preserve"> </w:t>
      </w:r>
      <w:r w:rsidRPr="00447566">
        <w:rPr>
          <w:rFonts w:ascii="Times New Roman" w:eastAsia="Times New Roman" w:hAnsi="Times New Roman" w:cs="David"/>
          <w:sz w:val="24"/>
          <w:szCs w:val="24"/>
          <w:rtl/>
          <w:lang w:eastAsia="he-IL"/>
        </w:rPr>
        <w:t>-</w:t>
      </w:r>
      <w:r w:rsidRPr="00447566">
        <w:rPr>
          <w:rFonts w:ascii="Times New Roman" w:eastAsia="Times New Roman" w:hAnsi="Times New Roman" w:cs="David"/>
          <w:sz w:val="24"/>
          <w:szCs w:val="24"/>
          <w:lang w:eastAsia="he-IL"/>
        </w:rPr>
        <w:t>@view</w:t>
      </w:r>
      <w:r w:rsidRPr="00447566">
        <w:rPr>
          <w:rFonts w:ascii="Times New Roman" w:eastAsia="Times New Roman" w:hAnsi="Times New Roman" w:cs="David"/>
          <w:sz w:val="24"/>
          <w:szCs w:val="24"/>
          <w:rtl/>
          <w:lang w:eastAsia="he-IL"/>
        </w:rPr>
        <w:t xml:space="preserve">, </w:t>
      </w:r>
      <w:r w:rsidR="00447566">
        <w:rPr>
          <w:rFonts w:ascii="Times New Roman" w:eastAsia="Times New Roman" w:hAnsi="Times New Roman" w:cs="David" w:hint="cs"/>
          <w:sz w:val="24"/>
          <w:szCs w:val="24"/>
          <w:rtl/>
          <w:lang w:eastAsia="he-IL"/>
        </w:rPr>
        <w:t>תעבורת</w:t>
      </w:r>
      <w:r w:rsidR="00415999" w:rsidRPr="00447566">
        <w:rPr>
          <w:rFonts w:ascii="Times New Roman" w:eastAsia="Times New Roman" w:hAnsi="Times New Roman" w:cs="David"/>
          <w:sz w:val="24"/>
          <w:szCs w:val="24"/>
          <w:rtl/>
          <w:lang w:eastAsia="he-IL"/>
        </w:rPr>
        <w:t xml:space="preserve"> המידע היחיד</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הקביל</w:t>
      </w:r>
      <w:r w:rsidR="00415999" w:rsidRPr="00447566">
        <w:rPr>
          <w:rFonts w:ascii="Times New Roman" w:eastAsia="Times New Roman" w:hAnsi="Times New Roman" w:cs="David" w:hint="cs"/>
          <w:sz w:val="24"/>
          <w:szCs w:val="24"/>
          <w:rtl/>
          <w:lang w:eastAsia="he-IL"/>
        </w:rPr>
        <w:t>ות</w:t>
      </w:r>
      <w:r w:rsidRPr="00447566">
        <w:rPr>
          <w:rFonts w:ascii="Times New Roman" w:eastAsia="Times New Roman" w:hAnsi="Times New Roman" w:cs="David"/>
          <w:sz w:val="24"/>
          <w:szCs w:val="24"/>
          <w:rtl/>
          <w:lang w:eastAsia="he-IL"/>
        </w:rPr>
        <w:t xml:space="preserve"> בפרויקט. </w:t>
      </w:r>
    </w:p>
    <w:p w14:paraId="3F95F75D"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73F9089"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C98CB3C" w14:textId="77777777" w:rsidR="00415999" w:rsidRDefault="00415999"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B99330" w14:textId="77777777" w:rsidR="007902DF" w:rsidRDefault="007902DF"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265082D6"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ג</w:t>
      </w:r>
      <w:r w:rsidR="00415999">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79B822E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81F1B7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t>לוח זמנים ושלבי עבודה</w:t>
      </w:r>
    </w:p>
    <w:p w14:paraId="4C6D2BF3"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3BD7F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9D87AD6"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D2AE3">
        <w:rPr>
          <w:rFonts w:ascii="Times New Roman" w:eastAsia="Times New Roman" w:hAnsi="Times New Roman" w:cs="David"/>
          <w:sz w:val="20"/>
          <w:szCs w:val="24"/>
          <w:lang w:eastAsia="he-IL"/>
        </w:rPr>
        <w:t>–</w:t>
      </w:r>
      <w:r w:rsidRPr="006D2AE3">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00ED63B9"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176CF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וצוותו יעסקו בפרויקט לפי הצורך וללא הגבלת זמן.</w:t>
      </w:r>
    </w:p>
    <w:p w14:paraId="53BC7236"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F765A3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ימסור את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לאישור המזמין בהתאם ללוח הזמנים </w:t>
      </w:r>
      <w:proofErr w:type="spellStart"/>
      <w:r w:rsidRPr="006D2AE3">
        <w:rPr>
          <w:rFonts w:ascii="Times New Roman" w:eastAsia="Times New Roman" w:hAnsi="Times New Roman" w:cs="David"/>
          <w:sz w:val="20"/>
          <w:szCs w:val="24"/>
          <w:rtl/>
          <w:lang w:eastAsia="he-IL"/>
        </w:rPr>
        <w:t>והתכניות</w:t>
      </w:r>
      <w:proofErr w:type="spellEnd"/>
      <w:r w:rsidRPr="006D2AE3">
        <w:rPr>
          <w:rFonts w:ascii="Times New Roman" w:eastAsia="Times New Roman" w:hAnsi="Times New Roman" w:cs="David"/>
          <w:sz w:val="20"/>
          <w:szCs w:val="24"/>
          <w:rtl/>
          <w:lang w:eastAsia="he-IL"/>
        </w:rPr>
        <w:t xml:space="preserve"> לא תיחשבנה כמושלמות עד לקבלת אישור המזמין.</w:t>
      </w:r>
    </w:p>
    <w:p w14:paraId="7A6FFB5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0A597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4"/>
          <w:rtl/>
          <w:lang w:eastAsia="he-IL"/>
        </w:rPr>
        <w:t>העביר המזמין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 או הנחיות נוספות לגבי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יתכנן </w:t>
      </w:r>
      <w:r w:rsidR="009F6985">
        <w:rPr>
          <w:rFonts w:ascii="Times New Roman" w:eastAsia="Times New Roman" w:hAnsi="Times New Roman" w:cs="David"/>
          <w:sz w:val="20"/>
          <w:szCs w:val="24"/>
          <w:rtl/>
          <w:lang w:eastAsia="he-IL"/>
        </w:rPr>
        <w:t>היועץ</w:t>
      </w:r>
      <w:r w:rsidRPr="006D2AE3">
        <w:rPr>
          <w:rFonts w:ascii="Times New Roman" w:eastAsia="Times New Roman" w:hAnsi="Times New Roman" w:cs="David"/>
          <w:sz w:val="20"/>
          <w:szCs w:val="24"/>
          <w:rtl/>
          <w:lang w:eastAsia="he-IL"/>
        </w:rPr>
        <w:t xml:space="preserve"> את </w:t>
      </w:r>
      <w:proofErr w:type="spellStart"/>
      <w:r w:rsidRPr="006D2AE3">
        <w:rPr>
          <w:rFonts w:ascii="Times New Roman" w:eastAsia="Times New Roman" w:hAnsi="Times New Roman" w:cs="David"/>
          <w:sz w:val="20"/>
          <w:szCs w:val="24"/>
          <w:rtl/>
          <w:lang w:eastAsia="he-IL"/>
        </w:rPr>
        <w:t>התכניות</w:t>
      </w:r>
      <w:proofErr w:type="spellEnd"/>
      <w:r w:rsidRPr="006D2AE3">
        <w:rPr>
          <w:rFonts w:ascii="Times New Roman" w:eastAsia="Times New Roman" w:hAnsi="Times New Roman" w:cs="David"/>
          <w:sz w:val="20"/>
          <w:szCs w:val="24"/>
          <w:rtl/>
          <w:lang w:eastAsia="he-IL"/>
        </w:rPr>
        <w:t xml:space="preserve"> תוך פרק זמן סביר שיוסכם בינו ל</w:t>
      </w:r>
      <w:r w:rsidRPr="006D2AE3">
        <w:rPr>
          <w:rFonts w:ascii="Times New Roman" w:eastAsia="Times New Roman" w:hAnsi="Times New Roman" w:cs="David" w:hint="cs"/>
          <w:sz w:val="20"/>
          <w:szCs w:val="24"/>
          <w:rtl/>
          <w:lang w:eastAsia="he-IL"/>
        </w:rPr>
        <w:t>ב</w:t>
      </w:r>
      <w:r w:rsidRPr="006D2AE3">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הערותיו ו/או הנחיותיו לגבי </w:t>
      </w:r>
      <w:proofErr w:type="spellStart"/>
      <w:r w:rsidRPr="006D2AE3">
        <w:rPr>
          <w:rFonts w:ascii="Times New Roman" w:eastAsia="Times New Roman" w:hAnsi="Times New Roman" w:cs="David"/>
          <w:sz w:val="20"/>
          <w:szCs w:val="24"/>
          <w:rtl/>
          <w:lang w:eastAsia="he-IL"/>
        </w:rPr>
        <w:t>תכניות</w:t>
      </w:r>
      <w:proofErr w:type="spellEnd"/>
      <w:r w:rsidRPr="006D2AE3">
        <w:rPr>
          <w:rFonts w:ascii="Times New Roman" w:eastAsia="Times New Roman" w:hAnsi="Times New Roman" w:cs="David"/>
          <w:sz w:val="20"/>
          <w:szCs w:val="24"/>
          <w:rtl/>
          <w:lang w:eastAsia="he-IL"/>
        </w:rPr>
        <w:t xml:space="preserve"> שהוגשו לו ע"י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hint="cs"/>
          <w:sz w:val="20"/>
          <w:szCs w:val="24"/>
          <w:lang w:eastAsia="he-IL"/>
        </w:rPr>
        <w:t xml:space="preserve"> </w:t>
      </w:r>
      <w:r w:rsidRPr="006D2AE3">
        <w:rPr>
          <w:rFonts w:ascii="Times New Roman" w:eastAsia="Times New Roman" w:hAnsi="Times New Roman" w:cs="David"/>
          <w:sz w:val="20"/>
          <w:szCs w:val="24"/>
          <w:rtl/>
          <w:lang w:eastAsia="he-IL"/>
        </w:rPr>
        <w:t>בתוך 30 יום ממועד הגשתן למזמין.</w:t>
      </w:r>
    </w:p>
    <w:p w14:paraId="6917768F"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2C329A"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אם לא יקבע לוח זמנים במעמד חתימת ההסכם יעביר ה</w:t>
      </w:r>
      <w:r w:rsidRPr="006D2AE3">
        <w:rPr>
          <w:rFonts w:ascii="Times New Roman" w:eastAsia="Times New Roman" w:hAnsi="Times New Roman" w:cs="David" w:hint="cs"/>
          <w:sz w:val="20"/>
          <w:szCs w:val="24"/>
          <w:rtl/>
          <w:lang w:eastAsia="he-IL"/>
        </w:rPr>
        <w:t>יועץ</w:t>
      </w:r>
      <w:r w:rsidRPr="006D2AE3">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6E9E11F0"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2315C7" w14:textId="77777777" w:rsidR="006D2AE3" w:rsidRPr="006D2AE3"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6D2AE3">
        <w:rPr>
          <w:rFonts w:ascii="Times New Roman" w:eastAsia="Times New Roman" w:hAnsi="Times New Roman" w:cs="David"/>
          <w:sz w:val="20"/>
          <w:szCs w:val="24"/>
          <w:rtl/>
          <w:lang w:eastAsia="he-IL"/>
        </w:rPr>
        <w:t xml:space="preserve">התקדמות תכנון </w:t>
      </w:r>
      <w:r w:rsidRPr="006D2AE3">
        <w:rPr>
          <w:rFonts w:ascii="Times New Roman" w:eastAsia="Times New Roman" w:hAnsi="Times New Roman" w:cs="David" w:hint="cs"/>
          <w:sz w:val="20"/>
          <w:szCs w:val="24"/>
          <w:rtl/>
          <w:lang w:eastAsia="he-IL"/>
        </w:rPr>
        <w:t xml:space="preserve">תיאום המערכות </w:t>
      </w:r>
      <w:r w:rsidRPr="006D2AE3">
        <w:rPr>
          <w:rFonts w:ascii="Times New Roman" w:eastAsia="Times New Roman" w:hAnsi="Times New Roman" w:cs="David"/>
          <w:sz w:val="20"/>
          <w:szCs w:val="24"/>
          <w:rtl/>
          <w:lang w:eastAsia="he-IL"/>
        </w:rPr>
        <w:t>תעשה לפי שלבי הפרויקט ועל פי שינויי תכנון של האדריכל והיועצים, ללא זכות לתוספות שכר.</w:t>
      </w:r>
    </w:p>
    <w:p w14:paraId="7A075B37"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7434AB7" w14:textId="04637CA4" w:rsidR="006D2AE3" w:rsidRPr="007227F2" w:rsidRDefault="006D2AE3" w:rsidP="006D2AE3">
      <w:pPr>
        <w:widowControl w:val="0"/>
        <w:numPr>
          <w:ilvl w:val="0"/>
          <w:numId w:val="5"/>
        </w:numPr>
        <w:spacing w:before="0" w:beforeAutospacing="0" w:after="0" w:afterAutospacing="0" w:line="240" w:lineRule="auto"/>
        <w:ind w:hanging="608"/>
        <w:jc w:val="both"/>
        <w:rPr>
          <w:rFonts w:ascii="Times New Roman" w:eastAsia="Times New Roman" w:hAnsi="Times New Roman" w:cs="David"/>
          <w:sz w:val="20"/>
          <w:szCs w:val="24"/>
          <w:lang w:eastAsia="he-IL"/>
        </w:rPr>
      </w:pPr>
      <w:del w:id="167" w:author="Meryl Etman" w:date="2021-05-31T14:59:00Z">
        <w:r w:rsidRPr="00515418" w:rsidDel="00515418">
          <w:rPr>
            <w:rFonts w:ascii="Times New Roman" w:eastAsia="Times New Roman" w:hAnsi="Times New Roman" w:cs="David" w:hint="eastAsia"/>
            <w:sz w:val="20"/>
            <w:szCs w:val="24"/>
            <w:rtl/>
            <w:lang w:eastAsia="he-IL"/>
            <w:rPrChange w:id="168" w:author="Meryl Etman" w:date="2021-05-31T14:59:00Z">
              <w:rPr>
                <w:rFonts w:ascii="Times New Roman" w:eastAsia="Times New Roman" w:hAnsi="Times New Roman" w:cs="David" w:hint="eastAsia"/>
                <w:sz w:val="20"/>
                <w:szCs w:val="24"/>
                <w:u w:val="single"/>
                <w:rtl/>
                <w:lang w:eastAsia="he-IL"/>
              </w:rPr>
            </w:rPrChange>
          </w:rPr>
          <w:delText>לו</w:delText>
        </w:r>
        <w:r w:rsidRPr="00515418" w:rsidDel="00515418">
          <w:rPr>
            <w:rFonts w:ascii="Times New Roman" w:eastAsia="Times New Roman" w:hAnsi="Times New Roman" w:cs="David"/>
            <w:sz w:val="20"/>
            <w:szCs w:val="24"/>
            <w:rtl/>
            <w:lang w:eastAsia="he-IL"/>
            <w:rPrChange w:id="169" w:author="Meryl Etman" w:date="2021-05-31T14:59:00Z">
              <w:rPr>
                <w:rFonts w:ascii="Times New Roman" w:eastAsia="Times New Roman" w:hAnsi="Times New Roman" w:cs="David"/>
                <w:sz w:val="20"/>
                <w:szCs w:val="24"/>
                <w:u w:val="single"/>
                <w:rtl/>
                <w:lang w:eastAsia="he-IL"/>
              </w:rPr>
            </w:rPrChange>
          </w:rPr>
          <w:delText xml:space="preserve">"ז </w:delText>
        </w:r>
        <w:r w:rsidRPr="00515418" w:rsidDel="00515418">
          <w:rPr>
            <w:rFonts w:ascii="Times New Roman" w:eastAsia="Times New Roman" w:hAnsi="Times New Roman" w:cs="David" w:hint="eastAsia"/>
            <w:sz w:val="20"/>
            <w:szCs w:val="24"/>
            <w:rtl/>
            <w:lang w:eastAsia="he-IL"/>
            <w:rPrChange w:id="170" w:author="Meryl Etman" w:date="2021-05-31T14:59:00Z">
              <w:rPr>
                <w:rFonts w:ascii="Times New Roman" w:eastAsia="Times New Roman" w:hAnsi="Times New Roman" w:cs="David" w:hint="eastAsia"/>
                <w:sz w:val="20"/>
                <w:szCs w:val="24"/>
                <w:u w:val="single"/>
                <w:rtl/>
                <w:lang w:eastAsia="he-IL"/>
              </w:rPr>
            </w:rPrChange>
          </w:rPr>
          <w:delText>עקרוני</w:delText>
        </w:r>
        <w:r w:rsidRPr="007227F2" w:rsidDel="00515418">
          <w:rPr>
            <w:rFonts w:ascii="Times New Roman" w:eastAsia="Times New Roman" w:hAnsi="Times New Roman" w:cs="David" w:hint="cs"/>
            <w:sz w:val="20"/>
            <w:szCs w:val="24"/>
            <w:rtl/>
            <w:lang w:eastAsia="he-IL"/>
          </w:rPr>
          <w:delText>:</w:delText>
        </w:r>
      </w:del>
      <w:ins w:id="171" w:author="Meryl Etman" w:date="2021-05-31T14:59:00Z">
        <w:r w:rsidR="00515418" w:rsidRPr="00515418">
          <w:rPr>
            <w:rFonts w:ascii="Times New Roman" w:eastAsia="Times New Roman" w:hAnsi="Times New Roman" w:cs="David" w:hint="eastAsia"/>
            <w:sz w:val="20"/>
            <w:szCs w:val="24"/>
            <w:rtl/>
            <w:lang w:eastAsia="he-IL"/>
            <w:rPrChange w:id="172" w:author="Meryl Etman" w:date="2021-05-31T14:59:00Z">
              <w:rPr>
                <w:rFonts w:ascii="Times New Roman" w:eastAsia="Times New Roman" w:hAnsi="Times New Roman" w:cs="David" w:hint="eastAsia"/>
                <w:sz w:val="20"/>
                <w:szCs w:val="24"/>
                <w:u w:val="single"/>
                <w:rtl/>
                <w:lang w:eastAsia="he-IL"/>
              </w:rPr>
            </w:rPrChange>
          </w:rPr>
          <w:t>מבוטל</w:t>
        </w:r>
      </w:ins>
    </w:p>
    <w:p w14:paraId="3B95FA2A" w14:textId="77777777" w:rsidR="006D2AE3" w:rsidRPr="006D2AE3" w:rsidRDefault="006D2AE3" w:rsidP="006D2AE3">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03AAF321" w14:textId="6E940CC2" w:rsidR="006D2AE3" w:rsidRPr="006D2AE3" w:rsidDel="00515418" w:rsidRDefault="006D2AE3" w:rsidP="006D2AE3">
      <w:pPr>
        <w:widowControl w:val="0"/>
        <w:numPr>
          <w:ilvl w:val="1"/>
          <w:numId w:val="5"/>
        </w:numPr>
        <w:spacing w:before="0" w:beforeAutospacing="0" w:after="0" w:afterAutospacing="0" w:line="240" w:lineRule="auto"/>
        <w:jc w:val="both"/>
        <w:rPr>
          <w:del w:id="173" w:author="Meryl Etman" w:date="2021-05-31T14:59:00Z"/>
          <w:rFonts w:ascii="Times New Roman" w:eastAsia="Times New Roman" w:hAnsi="Times New Roman" w:cs="David"/>
          <w:sz w:val="20"/>
          <w:szCs w:val="24"/>
          <w:lang w:eastAsia="he-IL"/>
        </w:rPr>
      </w:pPr>
      <w:del w:id="174" w:author="Meryl Etman" w:date="2021-05-31T14:59:00Z">
        <w:r w:rsidRPr="006D2AE3" w:rsidDel="00515418">
          <w:rPr>
            <w:rFonts w:ascii="Times New Roman" w:eastAsia="Times New Roman" w:hAnsi="Times New Roman" w:cs="David" w:hint="cs"/>
            <w:sz w:val="20"/>
            <w:szCs w:val="24"/>
            <w:rtl/>
            <w:lang w:eastAsia="he-IL"/>
          </w:rPr>
          <w:delText xml:space="preserve">השלמת תכנון מוקדם </w:delText>
        </w:r>
        <w:r w:rsidRPr="006D2AE3" w:rsidDel="00515418">
          <w:rPr>
            <w:rFonts w:ascii="Times New Roman" w:eastAsia="Times New Roman" w:hAnsi="Times New Roman" w:cs="David"/>
            <w:sz w:val="20"/>
            <w:szCs w:val="24"/>
            <w:rtl/>
            <w:lang w:eastAsia="he-IL"/>
          </w:rPr>
          <w:delText>–</w:delText>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lang w:eastAsia="he-IL"/>
          </w:rPr>
          <w:delText>XX/XXXX</w:delText>
        </w:r>
      </w:del>
    </w:p>
    <w:p w14:paraId="503DF29C" w14:textId="50775AA2" w:rsidR="006D2AE3" w:rsidRPr="006D2AE3" w:rsidDel="00515418" w:rsidRDefault="006D2AE3" w:rsidP="006D2AE3">
      <w:pPr>
        <w:widowControl w:val="0"/>
        <w:numPr>
          <w:ilvl w:val="1"/>
          <w:numId w:val="5"/>
        </w:numPr>
        <w:spacing w:before="0" w:beforeAutospacing="0" w:after="0" w:afterAutospacing="0" w:line="240" w:lineRule="auto"/>
        <w:jc w:val="both"/>
        <w:rPr>
          <w:del w:id="175" w:author="Meryl Etman" w:date="2021-05-31T14:59:00Z"/>
          <w:rFonts w:ascii="Times New Roman" w:eastAsia="Times New Roman" w:hAnsi="Times New Roman" w:cs="David"/>
          <w:sz w:val="20"/>
          <w:szCs w:val="24"/>
          <w:lang w:eastAsia="he-IL"/>
        </w:rPr>
      </w:pPr>
      <w:del w:id="176" w:author="Meryl Etman" w:date="2021-05-31T14:59:00Z">
        <w:r w:rsidRPr="006D2AE3" w:rsidDel="00515418">
          <w:rPr>
            <w:rFonts w:ascii="Times New Roman" w:eastAsia="Times New Roman" w:hAnsi="Times New Roman" w:cs="David" w:hint="cs"/>
            <w:sz w:val="20"/>
            <w:szCs w:val="24"/>
            <w:rtl/>
            <w:lang w:eastAsia="he-IL"/>
          </w:rPr>
          <w:delText xml:space="preserve">השלמת תכנון סופי להיתרים </w:delText>
        </w:r>
        <w:r w:rsidRPr="006D2AE3" w:rsidDel="00515418">
          <w:rPr>
            <w:rFonts w:ascii="Times New Roman" w:eastAsia="Times New Roman" w:hAnsi="Times New Roman" w:cs="David"/>
            <w:sz w:val="20"/>
            <w:szCs w:val="24"/>
            <w:rtl/>
            <w:lang w:eastAsia="he-IL"/>
          </w:rPr>
          <w:delText>–</w:delText>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lang w:eastAsia="he-IL"/>
          </w:rPr>
          <w:delText>XX/XXXX</w:delText>
        </w:r>
        <w:r w:rsidRPr="006D2AE3" w:rsidDel="00515418">
          <w:rPr>
            <w:rFonts w:ascii="Times New Roman" w:eastAsia="Times New Roman" w:hAnsi="Times New Roman" w:cs="David" w:hint="cs"/>
            <w:sz w:val="20"/>
            <w:szCs w:val="24"/>
            <w:rtl/>
            <w:lang w:eastAsia="he-IL"/>
          </w:rPr>
          <w:delText xml:space="preserve"> </w:delText>
        </w:r>
      </w:del>
    </w:p>
    <w:p w14:paraId="7391184B" w14:textId="3727559D" w:rsidR="006D2AE3" w:rsidRPr="006D2AE3" w:rsidDel="00515418" w:rsidRDefault="006D2AE3" w:rsidP="006D2AE3">
      <w:pPr>
        <w:widowControl w:val="0"/>
        <w:numPr>
          <w:ilvl w:val="1"/>
          <w:numId w:val="5"/>
        </w:numPr>
        <w:spacing w:before="0" w:beforeAutospacing="0" w:after="0" w:afterAutospacing="0" w:line="240" w:lineRule="auto"/>
        <w:jc w:val="both"/>
        <w:rPr>
          <w:del w:id="177" w:author="Meryl Etman" w:date="2021-05-31T14:59:00Z"/>
          <w:rFonts w:ascii="Times New Roman" w:eastAsia="Times New Roman" w:hAnsi="Times New Roman" w:cs="David"/>
          <w:sz w:val="20"/>
          <w:szCs w:val="24"/>
          <w:lang w:eastAsia="he-IL"/>
        </w:rPr>
      </w:pPr>
      <w:del w:id="178" w:author="Meryl Etman" w:date="2021-05-31T14:59:00Z">
        <w:r w:rsidRPr="006D2AE3" w:rsidDel="00515418">
          <w:rPr>
            <w:rFonts w:ascii="Times New Roman" w:eastAsia="Times New Roman" w:hAnsi="Times New Roman" w:cs="David" w:hint="cs"/>
            <w:sz w:val="20"/>
            <w:szCs w:val="24"/>
            <w:rtl/>
            <w:lang w:eastAsia="he-IL"/>
          </w:rPr>
          <w:delText xml:space="preserve">השלמת תכנון מפורט למכרזים </w:delText>
        </w:r>
        <w:r w:rsidRPr="006D2AE3" w:rsidDel="00515418">
          <w:rPr>
            <w:rFonts w:ascii="Times New Roman" w:eastAsia="Times New Roman" w:hAnsi="Times New Roman" w:cs="David"/>
            <w:sz w:val="20"/>
            <w:szCs w:val="24"/>
            <w:rtl/>
            <w:lang w:eastAsia="he-IL"/>
          </w:rPr>
          <w:delText>–</w:delText>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lang w:eastAsia="he-IL"/>
          </w:rPr>
          <w:delText>XX/XXXX</w:delText>
        </w:r>
        <w:r w:rsidRPr="006D2AE3" w:rsidDel="00515418">
          <w:rPr>
            <w:rFonts w:ascii="Times New Roman" w:eastAsia="Times New Roman" w:hAnsi="Times New Roman" w:cs="David" w:hint="cs"/>
            <w:sz w:val="20"/>
            <w:szCs w:val="24"/>
            <w:rtl/>
            <w:lang w:eastAsia="he-IL"/>
          </w:rPr>
          <w:delText xml:space="preserve"> </w:delText>
        </w:r>
      </w:del>
    </w:p>
    <w:p w14:paraId="205DFC58" w14:textId="4514E3FC" w:rsidR="006D2AE3" w:rsidRPr="006D2AE3" w:rsidDel="00515418" w:rsidRDefault="006D2AE3" w:rsidP="006D2AE3">
      <w:pPr>
        <w:widowControl w:val="0"/>
        <w:numPr>
          <w:ilvl w:val="1"/>
          <w:numId w:val="5"/>
        </w:numPr>
        <w:spacing w:before="0" w:beforeAutospacing="0" w:after="0" w:afterAutospacing="0" w:line="240" w:lineRule="auto"/>
        <w:jc w:val="both"/>
        <w:rPr>
          <w:del w:id="179" w:author="Meryl Etman" w:date="2021-05-31T14:59:00Z"/>
          <w:rFonts w:ascii="Times New Roman" w:eastAsia="Times New Roman" w:hAnsi="Times New Roman" w:cs="David"/>
          <w:sz w:val="20"/>
          <w:szCs w:val="24"/>
          <w:lang w:eastAsia="he-IL"/>
        </w:rPr>
      </w:pPr>
      <w:del w:id="180" w:author="Meryl Etman" w:date="2021-05-31T14:59:00Z">
        <w:r w:rsidRPr="006D2AE3" w:rsidDel="00515418">
          <w:rPr>
            <w:rFonts w:ascii="Times New Roman" w:eastAsia="Times New Roman" w:hAnsi="Times New Roman" w:cs="David" w:hint="cs"/>
            <w:sz w:val="20"/>
            <w:szCs w:val="24"/>
            <w:rtl/>
            <w:lang w:eastAsia="he-IL"/>
          </w:rPr>
          <w:delText xml:space="preserve">יציאה למכרזים </w:delText>
        </w:r>
        <w:r w:rsidRPr="006D2AE3" w:rsidDel="00515418">
          <w:rPr>
            <w:rFonts w:ascii="Times New Roman" w:eastAsia="Times New Roman" w:hAnsi="Times New Roman" w:cs="David"/>
            <w:sz w:val="20"/>
            <w:szCs w:val="24"/>
            <w:rtl/>
            <w:lang w:eastAsia="he-IL"/>
          </w:rPr>
          <w:delText>–</w:delText>
        </w:r>
        <w:r w:rsidRPr="006D2AE3" w:rsidDel="00515418">
          <w:rPr>
            <w:rFonts w:ascii="Times New Roman" w:eastAsia="Times New Roman" w:hAnsi="Times New Roman" w:cs="David" w:hint="cs"/>
            <w:sz w:val="20"/>
            <w:szCs w:val="24"/>
            <w:rtl/>
            <w:lang w:eastAsia="he-IL"/>
          </w:rPr>
          <w:delText xml:space="preserve"> </w:delText>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lang w:eastAsia="he-IL"/>
          </w:rPr>
          <w:delText>XX/XXXX</w:delText>
        </w:r>
        <w:r w:rsidRPr="006D2AE3" w:rsidDel="00515418">
          <w:rPr>
            <w:rFonts w:ascii="Times New Roman" w:eastAsia="Times New Roman" w:hAnsi="Times New Roman" w:cs="David" w:hint="cs"/>
            <w:sz w:val="20"/>
            <w:szCs w:val="24"/>
            <w:rtl/>
            <w:lang w:eastAsia="he-IL"/>
          </w:rPr>
          <w:delText xml:space="preserve"> </w:delText>
        </w:r>
      </w:del>
    </w:p>
    <w:p w14:paraId="50A682A0" w14:textId="75449D86" w:rsidR="006D2AE3" w:rsidRPr="006D2AE3" w:rsidDel="00515418" w:rsidRDefault="006D2AE3" w:rsidP="006D2AE3">
      <w:pPr>
        <w:widowControl w:val="0"/>
        <w:numPr>
          <w:ilvl w:val="1"/>
          <w:numId w:val="5"/>
        </w:numPr>
        <w:spacing w:before="0" w:beforeAutospacing="0" w:after="0" w:afterAutospacing="0" w:line="240" w:lineRule="auto"/>
        <w:jc w:val="both"/>
        <w:rPr>
          <w:del w:id="181" w:author="Meryl Etman" w:date="2021-05-31T14:59:00Z"/>
          <w:rFonts w:ascii="Times New Roman" w:eastAsia="Times New Roman" w:hAnsi="Times New Roman" w:cs="David"/>
          <w:sz w:val="20"/>
          <w:szCs w:val="24"/>
          <w:rtl/>
          <w:lang w:eastAsia="he-IL"/>
        </w:rPr>
      </w:pPr>
      <w:del w:id="182" w:author="Meryl Etman" w:date="2021-05-31T14:59:00Z">
        <w:r w:rsidRPr="006D2AE3" w:rsidDel="00515418">
          <w:rPr>
            <w:rFonts w:ascii="Times New Roman" w:eastAsia="Times New Roman" w:hAnsi="Times New Roman" w:cs="David" w:hint="cs"/>
            <w:sz w:val="20"/>
            <w:szCs w:val="24"/>
            <w:rtl/>
            <w:lang w:eastAsia="he-IL"/>
          </w:rPr>
          <w:delText xml:space="preserve">השלמת תכנון לביצוע </w:delText>
        </w:r>
        <w:r w:rsidRPr="006D2AE3" w:rsidDel="00515418">
          <w:rPr>
            <w:rFonts w:ascii="Times New Roman" w:eastAsia="Times New Roman" w:hAnsi="Times New Roman" w:cs="David"/>
            <w:sz w:val="20"/>
            <w:szCs w:val="24"/>
            <w:rtl/>
            <w:lang w:eastAsia="he-IL"/>
          </w:rPr>
          <w:delText>–</w:delText>
        </w:r>
        <w:r w:rsidRPr="006D2AE3" w:rsidDel="00515418">
          <w:rPr>
            <w:rFonts w:ascii="Times New Roman" w:eastAsia="Times New Roman" w:hAnsi="Times New Roman" w:cs="David" w:hint="cs"/>
            <w:sz w:val="20"/>
            <w:szCs w:val="24"/>
            <w:rtl/>
            <w:lang w:eastAsia="he-IL"/>
          </w:rPr>
          <w:delText xml:space="preserve"> </w:delText>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rtl/>
            <w:lang w:eastAsia="he-IL"/>
          </w:rPr>
          <w:tab/>
        </w:r>
        <w:r w:rsidRPr="006D2AE3" w:rsidDel="00515418">
          <w:rPr>
            <w:rFonts w:ascii="Times New Roman" w:eastAsia="Times New Roman" w:hAnsi="Times New Roman" w:cs="David" w:hint="cs"/>
            <w:sz w:val="20"/>
            <w:szCs w:val="24"/>
            <w:lang w:eastAsia="he-IL"/>
          </w:rPr>
          <w:delText>XX/XXXX</w:delText>
        </w:r>
        <w:r w:rsidRPr="006D2AE3" w:rsidDel="00515418">
          <w:rPr>
            <w:rFonts w:ascii="Times New Roman" w:eastAsia="Times New Roman" w:hAnsi="Times New Roman" w:cs="David" w:hint="cs"/>
            <w:sz w:val="20"/>
            <w:szCs w:val="24"/>
            <w:rtl/>
            <w:lang w:eastAsia="he-IL"/>
          </w:rPr>
          <w:delText xml:space="preserve"> </w:delText>
        </w:r>
      </w:del>
    </w:p>
    <w:p w14:paraId="1EEE18FB" w14:textId="77777777" w:rsidR="006D2AE3" w:rsidRPr="006D2AE3" w:rsidRDefault="006D2AE3" w:rsidP="006D2AE3">
      <w:pPr>
        <w:widowControl w:val="0"/>
        <w:spacing w:before="0" w:beforeAutospacing="0" w:after="0" w:afterAutospacing="0" w:line="240" w:lineRule="auto"/>
        <w:ind w:left="112"/>
        <w:jc w:val="both"/>
        <w:rPr>
          <w:rFonts w:ascii="Times New Roman" w:eastAsia="Times New Roman" w:hAnsi="Times New Roman" w:cs="David"/>
          <w:sz w:val="20"/>
          <w:szCs w:val="24"/>
          <w:rtl/>
          <w:lang w:eastAsia="he-IL"/>
        </w:rPr>
      </w:pPr>
    </w:p>
    <w:p w14:paraId="2F411B65"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C4ACB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723873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07C1AB"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sz w:val="20"/>
          <w:szCs w:val="20"/>
          <w:u w:val="single"/>
          <w:rtl/>
          <w:lang w:eastAsia="he-IL"/>
        </w:rPr>
        <w:br w:type="page"/>
      </w:r>
      <w:r w:rsidRPr="006D2AE3">
        <w:rPr>
          <w:rFonts w:ascii="Times New Roman" w:eastAsia="Times New Roman" w:hAnsi="Times New Roman" w:cs="David"/>
          <w:b/>
          <w:bCs/>
          <w:sz w:val="24"/>
          <w:szCs w:val="24"/>
          <w:u w:val="single"/>
          <w:rtl/>
          <w:lang w:eastAsia="he-IL"/>
        </w:rPr>
        <w:lastRenderedPageBreak/>
        <w:t xml:space="preserve">נספח </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ד</w:t>
      </w:r>
      <w:r w:rsidR="00415999">
        <w:rPr>
          <w:rFonts w:ascii="Times New Roman" w:eastAsia="Times New Roman" w:hAnsi="Times New Roman" w:cs="David" w:hint="cs"/>
          <w:b/>
          <w:bCs/>
          <w:sz w:val="24"/>
          <w:szCs w:val="24"/>
          <w:u w:val="single"/>
          <w:rtl/>
          <w:lang w:eastAsia="he-IL"/>
        </w:rPr>
        <w:t>'</w:t>
      </w:r>
      <w:r w:rsidRPr="006D2AE3">
        <w:rPr>
          <w:rFonts w:ascii="Times New Roman" w:eastAsia="Times New Roman" w:hAnsi="Times New Roman" w:cs="David"/>
          <w:b/>
          <w:bCs/>
          <w:sz w:val="24"/>
          <w:szCs w:val="24"/>
          <w:u w:val="single"/>
          <w:rtl/>
          <w:lang w:eastAsia="he-IL"/>
        </w:rPr>
        <w:t>'</w:t>
      </w:r>
    </w:p>
    <w:p w14:paraId="199D91CB" w14:textId="77777777" w:rsidR="006D2AE3" w:rsidRPr="006D2AE3" w:rsidRDefault="006D2AE3" w:rsidP="006D2AE3">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6D2AE3">
        <w:rPr>
          <w:rFonts w:ascii="Times New Roman" w:eastAsia="Times New Roman" w:hAnsi="Times New Roman" w:cs="David"/>
          <w:b/>
          <w:bCs/>
          <w:sz w:val="24"/>
          <w:szCs w:val="24"/>
          <w:u w:val="single"/>
          <w:rtl/>
          <w:lang w:eastAsia="he-IL"/>
        </w:rPr>
        <w:t>שכר היועץ</w:t>
      </w:r>
    </w:p>
    <w:p w14:paraId="4CEED5F6" w14:textId="77777777" w:rsidR="006D2AE3" w:rsidRPr="006D2AE3" w:rsidRDefault="006D2AE3" w:rsidP="006D2AE3">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w:t>
      </w:r>
      <w:r w:rsidRPr="006D2AE3">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3B4A402F" w14:textId="768BE390" w:rsidR="00E875F6" w:rsidRPr="006D2AE3" w:rsidRDefault="006D2AE3" w:rsidP="00E875F6">
      <w:pPr>
        <w:widowControl w:val="0"/>
        <w:spacing w:before="120" w:beforeAutospacing="0" w:after="60" w:afterAutospacing="0" w:line="240" w:lineRule="auto"/>
        <w:ind w:left="1440" w:hanging="720"/>
        <w:jc w:val="both"/>
        <w:rPr>
          <w:ins w:id="183" w:author="Meryl Etman" w:date="2021-06-30T15:07:00Z"/>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1.1</w:t>
      </w:r>
      <w:r w:rsidRPr="006D2AE3">
        <w:rPr>
          <w:rFonts w:ascii="Times New Roman" w:eastAsia="Times New Roman" w:hAnsi="Times New Roman" w:cs="David"/>
          <w:sz w:val="24"/>
          <w:szCs w:val="24"/>
          <w:rtl/>
          <w:lang w:eastAsia="he-IL"/>
        </w:rPr>
        <w:tab/>
      </w:r>
      <w:r w:rsidRPr="006D2AE3">
        <w:rPr>
          <w:rFonts w:ascii="Times New Roman" w:eastAsia="Times New Roman" w:hAnsi="Times New Roman" w:cs="David" w:hint="cs"/>
          <w:sz w:val="24"/>
          <w:szCs w:val="24"/>
          <w:rtl/>
          <w:lang w:eastAsia="he-IL"/>
        </w:rPr>
        <w:t xml:space="preserve">תמורת ביצוע שירותי היועץ ישולם </w:t>
      </w:r>
      <w:r w:rsidRPr="006D2AE3">
        <w:rPr>
          <w:rFonts w:ascii="Times New Roman" w:eastAsia="Times New Roman" w:hAnsi="Times New Roman" w:cs="David"/>
          <w:sz w:val="24"/>
          <w:szCs w:val="24"/>
          <w:rtl/>
          <w:lang w:eastAsia="he-IL"/>
        </w:rPr>
        <w:t xml:space="preserve">סכום קבוע ומוחלט של </w:t>
      </w:r>
      <w:del w:id="184" w:author="Meryl Etman" w:date="2021-05-31T15:00:00Z">
        <w:r w:rsidRPr="006D2AE3" w:rsidDel="00515418">
          <w:rPr>
            <w:rFonts w:ascii="Times New Roman" w:eastAsia="Times New Roman" w:hAnsi="Times New Roman" w:cs="David"/>
            <w:sz w:val="24"/>
            <w:szCs w:val="24"/>
            <w:rtl/>
            <w:lang w:eastAsia="he-IL"/>
          </w:rPr>
          <w:delText xml:space="preserve">_________ </w:delText>
        </w:r>
      </w:del>
      <w:ins w:id="185" w:author="Meryl Etman" w:date="2021-06-30T15:03:00Z">
        <w:r w:rsidR="00283087">
          <w:rPr>
            <w:rFonts w:ascii="Times New Roman" w:eastAsia="Times New Roman" w:hAnsi="Times New Roman" w:cs="David" w:hint="cs"/>
            <w:sz w:val="24"/>
            <w:szCs w:val="24"/>
            <w:rtl/>
            <w:lang w:eastAsia="he-IL"/>
          </w:rPr>
          <w:t>7</w:t>
        </w:r>
      </w:ins>
      <w:ins w:id="186" w:author="Meryl Etman" w:date="2021-05-31T15:00:00Z">
        <w:r w:rsidR="00515418">
          <w:rPr>
            <w:rFonts w:ascii="Times New Roman" w:eastAsia="Times New Roman" w:hAnsi="Times New Roman" w:cs="David" w:hint="cs"/>
            <w:sz w:val="24"/>
            <w:szCs w:val="24"/>
            <w:rtl/>
            <w:lang w:eastAsia="he-IL"/>
          </w:rPr>
          <w:t>0,000</w:t>
        </w:r>
        <w:r w:rsidR="00515418"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 xml:space="preserve">ש"ח </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rtl/>
          <w:lang w:eastAsia="he-IL"/>
        </w:rPr>
        <w:t xml:space="preserve">(במילים </w:t>
      </w:r>
      <w:del w:id="187" w:author="Meryl Etman" w:date="2021-05-31T15:00:00Z">
        <w:r w:rsidRPr="006D2AE3" w:rsidDel="00515418">
          <w:rPr>
            <w:rFonts w:ascii="Times New Roman" w:eastAsia="Times New Roman" w:hAnsi="Times New Roman" w:cs="David"/>
            <w:sz w:val="24"/>
            <w:szCs w:val="24"/>
            <w:rtl/>
            <w:lang w:eastAsia="he-IL"/>
          </w:rPr>
          <w:delText xml:space="preserve">______________  </w:delText>
        </w:r>
      </w:del>
      <w:ins w:id="188" w:author="Meryl Etman" w:date="2021-06-30T15:04:00Z">
        <w:r w:rsidR="00283087">
          <w:rPr>
            <w:rFonts w:ascii="Times New Roman" w:eastAsia="Times New Roman" w:hAnsi="Times New Roman" w:cs="David" w:hint="cs"/>
            <w:sz w:val="24"/>
            <w:szCs w:val="24"/>
            <w:rtl/>
            <w:lang w:eastAsia="he-IL"/>
          </w:rPr>
          <w:t>שבעים</w:t>
        </w:r>
      </w:ins>
      <w:ins w:id="189" w:author="Meryl Etman" w:date="2021-05-31T15:00:00Z">
        <w:r w:rsidR="00515418">
          <w:rPr>
            <w:rFonts w:ascii="Times New Roman" w:eastAsia="Times New Roman" w:hAnsi="Times New Roman" w:cs="David" w:hint="cs"/>
            <w:sz w:val="24"/>
            <w:szCs w:val="24"/>
            <w:rtl/>
            <w:lang w:eastAsia="he-IL"/>
          </w:rPr>
          <w:t xml:space="preserve"> אלף</w:t>
        </w:r>
        <w:r w:rsidR="00515418" w:rsidRPr="006D2AE3">
          <w:rPr>
            <w:rFonts w:ascii="Times New Roman" w:eastAsia="Times New Roman" w:hAnsi="Times New Roman" w:cs="David"/>
            <w:sz w:val="24"/>
            <w:szCs w:val="24"/>
            <w:rtl/>
            <w:lang w:eastAsia="he-IL"/>
          </w:rPr>
          <w:t xml:space="preserve"> </w:t>
        </w:r>
      </w:ins>
      <w:r w:rsidRPr="006D2AE3">
        <w:rPr>
          <w:rFonts w:ascii="Times New Roman" w:eastAsia="Times New Roman" w:hAnsi="Times New Roman" w:cs="David"/>
          <w:sz w:val="24"/>
          <w:szCs w:val="24"/>
          <w:rtl/>
          <w:lang w:eastAsia="he-IL"/>
        </w:rPr>
        <w:t>ש"ח)</w:t>
      </w:r>
      <w:r w:rsidRPr="006D2AE3">
        <w:rPr>
          <w:rFonts w:ascii="Times New Roman" w:eastAsia="Times New Roman" w:hAnsi="Times New Roman" w:cs="David" w:hint="cs"/>
          <w:sz w:val="24"/>
          <w:szCs w:val="24"/>
          <w:rtl/>
          <w:lang w:eastAsia="he-IL"/>
        </w:rPr>
        <w:t xml:space="preserve"> </w:t>
      </w:r>
      <w:del w:id="190" w:author="Meryl Etman" w:date="2021-05-31T15:00:00Z">
        <w:r w:rsidRPr="006D2AE3" w:rsidDel="00515418">
          <w:rPr>
            <w:rFonts w:ascii="Times New Roman" w:eastAsia="Times New Roman" w:hAnsi="Times New Roman" w:cs="David"/>
            <w:sz w:val="24"/>
            <w:szCs w:val="24"/>
            <w:rtl/>
            <w:lang w:eastAsia="he-IL"/>
          </w:rPr>
          <w:delText>לכל מבנה ראשוני</w:delText>
        </w:r>
        <w:r w:rsidRPr="006D2AE3" w:rsidDel="00515418">
          <w:rPr>
            <w:rFonts w:ascii="Times New Roman" w:eastAsia="Times New Roman" w:hAnsi="Times New Roman" w:cs="David" w:hint="cs"/>
            <w:sz w:val="24"/>
            <w:szCs w:val="24"/>
            <w:rtl/>
            <w:lang w:eastAsia="he-IL"/>
          </w:rPr>
          <w:delText xml:space="preserve"> </w:delText>
        </w:r>
      </w:del>
      <w:del w:id="191" w:author="Meryl Etman" w:date="2021-05-31T15:07:00Z">
        <w:r w:rsidRPr="006D2AE3" w:rsidDel="003F540B">
          <w:rPr>
            <w:rFonts w:ascii="Times New Roman" w:eastAsia="Times New Roman" w:hAnsi="Times New Roman" w:cs="David" w:hint="cs"/>
            <w:sz w:val="24"/>
            <w:szCs w:val="24"/>
            <w:rtl/>
            <w:lang w:eastAsia="he-IL"/>
          </w:rPr>
          <w:delText>הכולל</w:delText>
        </w:r>
      </w:del>
      <w:del w:id="192" w:author="Meryl Etman" w:date="2021-06-30T15:04:00Z">
        <w:r w:rsidRPr="006D2AE3" w:rsidDel="00283087">
          <w:rPr>
            <w:rFonts w:ascii="Times New Roman" w:eastAsia="Times New Roman" w:hAnsi="Times New Roman" w:cs="David" w:hint="cs"/>
            <w:sz w:val="24"/>
            <w:szCs w:val="24"/>
            <w:rtl/>
            <w:lang w:eastAsia="he-IL"/>
          </w:rPr>
          <w:delText>:</w:delText>
        </w:r>
      </w:del>
      <w:ins w:id="193" w:author="Meryl Etman" w:date="2021-06-30T15:07:00Z">
        <w:r w:rsidR="00E875F6" w:rsidRPr="00E875F6">
          <w:rPr>
            <w:rFonts w:ascii="Times New Roman" w:eastAsia="Times New Roman" w:hAnsi="Times New Roman" w:cs="David" w:hint="cs"/>
            <w:sz w:val="24"/>
            <w:szCs w:val="24"/>
            <w:rtl/>
            <w:lang w:eastAsia="he-IL"/>
          </w:rPr>
          <w:t xml:space="preserve"> </w:t>
        </w:r>
        <w:r w:rsidR="00E875F6">
          <w:rPr>
            <w:rFonts w:ascii="Times New Roman" w:eastAsia="Times New Roman" w:hAnsi="Times New Roman" w:cs="David" w:hint="cs"/>
            <w:sz w:val="24"/>
            <w:szCs w:val="24"/>
            <w:rtl/>
            <w:lang w:eastAsia="he-IL"/>
          </w:rPr>
          <w:t>לפרויקט</w:t>
        </w:r>
      </w:ins>
      <w:ins w:id="194" w:author="Meryl Etman" w:date="2021-06-30T15:13:00Z">
        <w:r w:rsidR="00B373DE">
          <w:rPr>
            <w:rFonts w:ascii="Times New Roman" w:eastAsia="Times New Roman" w:hAnsi="Times New Roman" w:cs="David" w:hint="cs"/>
            <w:sz w:val="24"/>
            <w:szCs w:val="24"/>
            <w:rtl/>
            <w:lang w:eastAsia="he-IL"/>
          </w:rPr>
          <w:t>, לפי הפירוט שלהלן</w:t>
        </w:r>
      </w:ins>
      <w:ins w:id="195" w:author="Meryl Etman" w:date="2021-06-30T15:07:00Z">
        <w:r w:rsidR="00E875F6" w:rsidRPr="006D2AE3">
          <w:rPr>
            <w:rFonts w:ascii="Times New Roman" w:eastAsia="Times New Roman" w:hAnsi="Times New Roman" w:cs="David" w:hint="cs"/>
            <w:sz w:val="24"/>
            <w:szCs w:val="24"/>
            <w:rtl/>
            <w:lang w:eastAsia="he-IL"/>
          </w:rPr>
          <w:t>:</w:t>
        </w:r>
      </w:ins>
    </w:p>
    <w:p w14:paraId="2A8D206B" w14:textId="77777777" w:rsidR="00E875F6" w:rsidRPr="006D2AE3" w:rsidRDefault="00E875F6" w:rsidP="00E875F6">
      <w:pPr>
        <w:widowControl w:val="0"/>
        <w:spacing w:before="120" w:beforeAutospacing="0" w:after="60" w:afterAutospacing="0" w:line="360" w:lineRule="auto"/>
        <w:ind w:left="2160" w:hanging="720"/>
        <w:jc w:val="both"/>
        <w:rPr>
          <w:ins w:id="196" w:author="Meryl Etman" w:date="2021-06-30T15:07:00Z"/>
          <w:rFonts w:ascii="Times New Roman" w:eastAsia="Times New Roman" w:hAnsi="Times New Roman" w:cs="David"/>
          <w:sz w:val="24"/>
          <w:szCs w:val="24"/>
          <w:rtl/>
          <w:lang w:eastAsia="he-IL"/>
        </w:rPr>
      </w:pPr>
      <w:ins w:id="197" w:author="Meryl Etman" w:date="2021-06-30T15:07:00Z">
        <w:r w:rsidRPr="006D2AE3">
          <w:rPr>
            <w:rFonts w:ascii="Times New Roman" w:eastAsia="Times New Roman" w:hAnsi="Times New Roman" w:cs="David" w:hint="cs"/>
            <w:sz w:val="24"/>
            <w:szCs w:val="24"/>
            <w:rtl/>
            <w:lang w:eastAsia="he-IL"/>
          </w:rPr>
          <w:t>1.1.1</w:t>
        </w:r>
        <w:r>
          <w:rPr>
            <w:rFonts w:ascii="Times New Roman" w:eastAsia="Times New Roman" w:hAnsi="Times New Roman" w:cs="David" w:hint="cs"/>
            <w:sz w:val="24"/>
            <w:szCs w:val="24"/>
            <w:rtl/>
            <w:lang w:eastAsia="he-IL"/>
          </w:rPr>
          <w:t xml:space="preserve">הפצת תכנית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w:t>
        </w:r>
        <w:r>
          <w:rPr>
            <w:rFonts w:ascii="Times New Roman" w:eastAsia="Times New Roman" w:hAnsi="Times New Roman" w:cs="David" w:hint="cs"/>
            <w:sz w:val="24"/>
            <w:szCs w:val="24"/>
            <w:lang w:eastAsia="he-IL"/>
          </w:rPr>
          <w:t xml:space="preserve">BEP </w:t>
        </w:r>
        <w:r>
          <w:rPr>
            <w:rFonts w:ascii="Times New Roman" w:eastAsia="Times New Roman" w:hAnsi="Times New Roman" w:cs="David" w:hint="cs"/>
            <w:sz w:val="24"/>
            <w:szCs w:val="24"/>
            <w:rtl/>
            <w:lang w:eastAsia="he-IL"/>
          </w:rPr>
          <w:t xml:space="preserve"> .......................................................20%</w:t>
        </w:r>
      </w:ins>
    </w:p>
    <w:p w14:paraId="03217E71" w14:textId="77777777" w:rsidR="00E875F6" w:rsidRPr="006D2AE3" w:rsidRDefault="00E875F6" w:rsidP="00E875F6">
      <w:pPr>
        <w:widowControl w:val="0"/>
        <w:spacing w:before="120" w:beforeAutospacing="0" w:after="60" w:afterAutospacing="0" w:line="240" w:lineRule="auto"/>
        <w:ind w:left="1440"/>
        <w:jc w:val="both"/>
        <w:rPr>
          <w:ins w:id="198" w:author="Meryl Etman" w:date="2021-06-30T15:07:00Z"/>
          <w:rFonts w:ascii="Times New Roman" w:eastAsia="Times New Roman" w:hAnsi="Times New Roman" w:cs="David"/>
          <w:sz w:val="24"/>
          <w:szCs w:val="24"/>
          <w:lang w:eastAsia="he-IL"/>
        </w:rPr>
      </w:pPr>
      <w:ins w:id="199" w:author="Meryl Etman" w:date="2021-06-30T15:07:00Z">
        <w:r w:rsidRPr="006D2AE3">
          <w:rPr>
            <w:rFonts w:ascii="Times New Roman" w:eastAsia="Times New Roman" w:hAnsi="Times New Roman" w:cs="David" w:hint="cs"/>
            <w:sz w:val="24"/>
            <w:szCs w:val="24"/>
            <w:rtl/>
            <w:lang w:eastAsia="he-IL"/>
          </w:rPr>
          <w:t>1.1.2</w:t>
        </w:r>
        <w:r>
          <w:rPr>
            <w:rFonts w:ascii="Times New Roman" w:eastAsia="Times New Roman" w:hAnsi="Times New Roman" w:cs="David" w:hint="cs"/>
            <w:sz w:val="24"/>
            <w:szCs w:val="24"/>
            <w:rtl/>
            <w:lang w:eastAsia="he-IL"/>
          </w:rPr>
          <w:t>דו''ח בקרת מודל תכנון ראשוני............................................... 30%</w:t>
        </w:r>
      </w:ins>
    </w:p>
    <w:p w14:paraId="36FC7929" w14:textId="77777777" w:rsidR="00E875F6" w:rsidRPr="006D2AE3" w:rsidRDefault="00E875F6" w:rsidP="00E875F6">
      <w:pPr>
        <w:widowControl w:val="0"/>
        <w:spacing w:before="120" w:beforeAutospacing="0" w:after="60" w:afterAutospacing="0" w:line="240" w:lineRule="auto"/>
        <w:ind w:left="1440"/>
        <w:jc w:val="both"/>
        <w:rPr>
          <w:ins w:id="200" w:author="Meryl Etman" w:date="2021-06-30T15:07:00Z"/>
          <w:rFonts w:ascii="Times New Roman" w:eastAsia="Times New Roman" w:hAnsi="Times New Roman" w:cs="David"/>
          <w:sz w:val="24"/>
          <w:szCs w:val="24"/>
          <w:rtl/>
          <w:lang w:eastAsia="he-IL"/>
        </w:rPr>
      </w:pPr>
      <w:ins w:id="201" w:author="Meryl Etman" w:date="2021-06-30T15:07:00Z">
        <w:r w:rsidRPr="006D2AE3">
          <w:rPr>
            <w:rFonts w:ascii="Times New Roman" w:eastAsia="Times New Roman" w:hAnsi="Times New Roman" w:cs="David" w:hint="cs"/>
            <w:sz w:val="24"/>
            <w:szCs w:val="24"/>
            <w:rtl/>
            <w:lang w:eastAsia="he-IL"/>
          </w:rPr>
          <w:t>1.1.3</w:t>
        </w:r>
        <w:r>
          <w:rPr>
            <w:rFonts w:ascii="Times New Roman" w:eastAsia="Times New Roman" w:hAnsi="Times New Roman" w:cs="David" w:hint="cs"/>
            <w:sz w:val="24"/>
            <w:szCs w:val="24"/>
            <w:rtl/>
            <w:lang w:eastAsia="he-IL"/>
          </w:rPr>
          <w:t xml:space="preserve">דו''ח בקרה מודל תכנון סופי ( למכרז )......................................30% </w:t>
        </w:r>
      </w:ins>
    </w:p>
    <w:p w14:paraId="01932792" w14:textId="0EC0F803" w:rsidR="006D2AE3" w:rsidRPr="006D2AE3" w:rsidDel="00B373DE" w:rsidRDefault="00E875F6">
      <w:pPr>
        <w:widowControl w:val="0"/>
        <w:spacing w:before="120" w:beforeAutospacing="0" w:after="60" w:afterAutospacing="0" w:line="240" w:lineRule="auto"/>
        <w:ind w:left="1440"/>
        <w:jc w:val="both"/>
        <w:rPr>
          <w:del w:id="202" w:author="Meryl Etman" w:date="2021-06-30T15:12:00Z"/>
          <w:rFonts w:ascii="Times New Roman" w:eastAsia="Times New Roman" w:hAnsi="Times New Roman" w:cs="David"/>
          <w:sz w:val="24"/>
          <w:szCs w:val="24"/>
          <w:rtl/>
          <w:lang w:eastAsia="he-IL"/>
        </w:rPr>
        <w:pPrChange w:id="203" w:author="Meryl Etman" w:date="2021-06-30T15:12:00Z">
          <w:pPr>
            <w:widowControl w:val="0"/>
            <w:spacing w:before="120" w:beforeAutospacing="0" w:after="60" w:afterAutospacing="0" w:line="240" w:lineRule="auto"/>
            <w:ind w:left="1440" w:hanging="720"/>
            <w:jc w:val="both"/>
          </w:pPr>
        </w:pPrChange>
      </w:pPr>
      <w:ins w:id="204" w:author="Meryl Etman" w:date="2021-06-30T15:07:00Z">
        <w:r w:rsidRPr="006D2AE3">
          <w:rPr>
            <w:rFonts w:ascii="Times New Roman" w:eastAsia="Times New Roman" w:hAnsi="Times New Roman" w:cs="David" w:hint="cs"/>
            <w:sz w:val="24"/>
            <w:szCs w:val="24"/>
            <w:rtl/>
            <w:lang w:eastAsia="he-IL"/>
          </w:rPr>
          <w:t>1.1.4</w:t>
        </w:r>
        <w:r>
          <w:rPr>
            <w:rFonts w:ascii="Times New Roman" w:eastAsia="Times New Roman" w:hAnsi="Times New Roman" w:cs="David" w:hint="cs"/>
            <w:sz w:val="24"/>
            <w:szCs w:val="24"/>
            <w:rtl/>
            <w:lang w:eastAsia="he-IL"/>
          </w:rPr>
          <w:t xml:space="preserve">העברת מודל לביצוע............................................................... </w:t>
        </w:r>
        <w:r w:rsidRPr="00B373DE">
          <w:rPr>
            <w:rFonts w:ascii="Times New Roman" w:eastAsia="Times New Roman" w:hAnsi="Times New Roman" w:cs="David"/>
            <w:sz w:val="24"/>
            <w:szCs w:val="24"/>
            <w:u w:val="single"/>
            <w:rtl/>
            <w:lang w:eastAsia="he-IL"/>
            <w:rPrChange w:id="205" w:author="Meryl Etman" w:date="2021-06-30T15:12:00Z">
              <w:rPr>
                <w:rFonts w:ascii="Times New Roman" w:eastAsia="Times New Roman" w:hAnsi="Times New Roman" w:cs="David"/>
                <w:sz w:val="24"/>
                <w:szCs w:val="24"/>
                <w:rtl/>
                <w:lang w:eastAsia="he-IL"/>
              </w:rPr>
            </w:rPrChange>
          </w:rPr>
          <w:t>20%</w:t>
        </w:r>
      </w:ins>
    </w:p>
    <w:p w14:paraId="0561C06B" w14:textId="40F0F466" w:rsidR="006D2AE3" w:rsidRPr="006D2AE3" w:rsidDel="00E875F6" w:rsidRDefault="006D2AE3">
      <w:pPr>
        <w:widowControl w:val="0"/>
        <w:spacing w:before="120" w:beforeAutospacing="0" w:after="60" w:afterAutospacing="0" w:line="240" w:lineRule="auto"/>
        <w:ind w:hanging="720"/>
        <w:jc w:val="both"/>
        <w:rPr>
          <w:del w:id="206" w:author="Meryl Etman" w:date="2021-06-30T15:07:00Z"/>
          <w:rFonts w:ascii="Times New Roman" w:eastAsia="Times New Roman" w:hAnsi="Times New Roman" w:cs="David"/>
          <w:sz w:val="24"/>
          <w:szCs w:val="24"/>
          <w:rtl/>
          <w:lang w:eastAsia="he-IL"/>
        </w:rPr>
        <w:pPrChange w:id="207" w:author="Meryl Etman" w:date="2021-06-30T15:12:00Z">
          <w:pPr>
            <w:widowControl w:val="0"/>
            <w:spacing w:before="120" w:beforeAutospacing="0" w:after="60" w:afterAutospacing="0" w:line="240" w:lineRule="auto"/>
            <w:ind w:left="2160" w:hanging="720"/>
            <w:jc w:val="both"/>
          </w:pPr>
        </w:pPrChange>
      </w:pPr>
      <w:del w:id="208" w:author="Meryl Etman" w:date="2021-06-30T15:07:00Z">
        <w:r w:rsidRPr="006D2AE3" w:rsidDel="00E875F6">
          <w:rPr>
            <w:rFonts w:ascii="Times New Roman" w:eastAsia="Times New Roman" w:hAnsi="Times New Roman" w:cs="David" w:hint="cs"/>
            <w:sz w:val="24"/>
            <w:szCs w:val="24"/>
            <w:rtl/>
            <w:lang w:eastAsia="he-IL"/>
          </w:rPr>
          <w:delText xml:space="preserve">1.1.1 </w:delText>
        </w:r>
      </w:del>
      <w:del w:id="209" w:author="Meryl Etman" w:date="2021-05-31T15:01:00Z">
        <w:r w:rsidRPr="006D2AE3" w:rsidDel="00515418">
          <w:rPr>
            <w:rFonts w:ascii="Times New Roman" w:eastAsia="Times New Roman" w:hAnsi="Times New Roman" w:cs="David" w:hint="cs"/>
            <w:sz w:val="24"/>
            <w:szCs w:val="24"/>
            <w:rtl/>
            <w:lang w:eastAsia="he-IL"/>
          </w:rPr>
          <w:delText>תאום מערכות תת קרקעיות</w:delText>
        </w:r>
      </w:del>
      <w:del w:id="210" w:author="Meryl Etman" w:date="2021-06-30T15:04:00Z">
        <w:r w:rsidRPr="006D2AE3" w:rsidDel="00283087">
          <w:rPr>
            <w:rFonts w:ascii="Times New Roman" w:eastAsia="Times New Roman" w:hAnsi="Times New Roman" w:cs="David" w:hint="cs"/>
            <w:sz w:val="24"/>
            <w:szCs w:val="24"/>
            <w:rtl/>
            <w:lang w:eastAsia="he-IL"/>
          </w:rPr>
          <w:delText xml:space="preserve">  </w:delText>
        </w:r>
      </w:del>
      <w:del w:id="211" w:author="Meryl Etman" w:date="2021-05-31T15:01:00Z">
        <w:r w:rsidRPr="006D2AE3" w:rsidDel="00515418">
          <w:rPr>
            <w:rFonts w:ascii="Times New Roman" w:eastAsia="Times New Roman" w:hAnsi="Times New Roman" w:cs="David" w:hint="cs"/>
            <w:sz w:val="24"/>
            <w:szCs w:val="24"/>
            <w:rtl/>
            <w:lang w:eastAsia="he-IL"/>
          </w:rPr>
          <w:delText>................................</w:delText>
        </w:r>
        <w:r w:rsidR="00415999" w:rsidDel="00515418">
          <w:rPr>
            <w:rFonts w:ascii="Times New Roman" w:eastAsia="Times New Roman" w:hAnsi="Times New Roman" w:cs="David" w:hint="cs"/>
            <w:sz w:val="24"/>
            <w:szCs w:val="24"/>
            <w:rtl/>
            <w:lang w:eastAsia="he-IL"/>
          </w:rPr>
          <w:delText>.</w:delText>
        </w:r>
        <w:r w:rsidRPr="006D2AE3" w:rsidDel="00515418">
          <w:rPr>
            <w:rFonts w:ascii="Times New Roman" w:eastAsia="Times New Roman" w:hAnsi="Times New Roman" w:cs="David" w:hint="cs"/>
            <w:sz w:val="24"/>
            <w:szCs w:val="24"/>
            <w:rtl/>
            <w:lang w:eastAsia="he-IL"/>
          </w:rPr>
          <w:delText xml:space="preserve">......................... </w:delText>
        </w:r>
      </w:del>
      <w:del w:id="212" w:author="Meryl Etman" w:date="2021-06-30T15:04:00Z">
        <w:r w:rsidRPr="006D2AE3" w:rsidDel="00283087">
          <w:rPr>
            <w:rFonts w:ascii="Times New Roman" w:eastAsia="Times New Roman" w:hAnsi="Times New Roman" w:cs="David" w:hint="cs"/>
            <w:sz w:val="24"/>
            <w:szCs w:val="24"/>
            <w:rtl/>
            <w:lang w:eastAsia="he-IL"/>
          </w:rPr>
          <w:delText>₪</w:delText>
        </w:r>
      </w:del>
    </w:p>
    <w:p w14:paraId="121F7B14" w14:textId="73ADF93C" w:rsidR="006D2AE3" w:rsidRPr="006D2AE3" w:rsidDel="003F540B" w:rsidRDefault="006D2AE3">
      <w:pPr>
        <w:widowControl w:val="0"/>
        <w:spacing w:before="120" w:beforeAutospacing="0" w:after="60" w:afterAutospacing="0" w:line="240" w:lineRule="auto"/>
        <w:ind w:hanging="720"/>
        <w:jc w:val="both"/>
        <w:rPr>
          <w:del w:id="213" w:author="Meryl Etman" w:date="2021-05-31T15:08:00Z"/>
          <w:rFonts w:ascii="Times New Roman" w:eastAsia="Times New Roman" w:hAnsi="Times New Roman" w:cs="David"/>
          <w:sz w:val="24"/>
          <w:szCs w:val="24"/>
          <w:lang w:eastAsia="he-IL"/>
        </w:rPr>
        <w:pPrChange w:id="214" w:author="Meryl Etman" w:date="2021-06-30T15:12:00Z">
          <w:pPr>
            <w:widowControl w:val="0"/>
            <w:spacing w:before="120" w:beforeAutospacing="0" w:after="60" w:afterAutospacing="0" w:line="240" w:lineRule="auto"/>
            <w:ind w:left="1440"/>
            <w:jc w:val="both"/>
          </w:pPr>
        </w:pPrChange>
      </w:pPr>
      <w:del w:id="215" w:author="Meryl Etman" w:date="2021-06-30T15:07:00Z">
        <w:r w:rsidRPr="006D2AE3" w:rsidDel="00E875F6">
          <w:rPr>
            <w:rFonts w:ascii="Times New Roman" w:eastAsia="Times New Roman" w:hAnsi="Times New Roman" w:cs="David" w:hint="cs"/>
            <w:sz w:val="24"/>
            <w:szCs w:val="24"/>
            <w:rtl/>
            <w:lang w:eastAsia="he-IL"/>
          </w:rPr>
          <w:delText xml:space="preserve">1.1.2 </w:delText>
        </w:r>
      </w:del>
      <w:del w:id="216" w:author="Meryl Etman" w:date="2021-05-31T15:03:00Z">
        <w:r w:rsidRPr="006D2AE3" w:rsidDel="00515418">
          <w:rPr>
            <w:rFonts w:ascii="Times New Roman" w:eastAsia="Times New Roman" w:hAnsi="Times New Roman" w:cs="David" w:hint="cs"/>
            <w:sz w:val="24"/>
            <w:szCs w:val="24"/>
            <w:rtl/>
            <w:lang w:eastAsia="he-IL"/>
          </w:rPr>
          <w:delText>תאום קומות מרתף</w:delText>
        </w:r>
      </w:del>
      <w:del w:id="217" w:author="Meryl Etman" w:date="2021-05-31T15:04:00Z">
        <w:r w:rsidRPr="006D2AE3" w:rsidDel="00515418">
          <w:rPr>
            <w:rFonts w:ascii="Times New Roman" w:eastAsia="Times New Roman" w:hAnsi="Times New Roman" w:cs="David" w:hint="cs"/>
            <w:sz w:val="24"/>
            <w:szCs w:val="24"/>
            <w:rtl/>
            <w:lang w:eastAsia="he-IL"/>
          </w:rPr>
          <w:delText>................</w:delText>
        </w:r>
      </w:del>
      <w:del w:id="218" w:author="Meryl Etman" w:date="2021-06-30T15:04:00Z">
        <w:r w:rsidRPr="006D2AE3" w:rsidDel="00283087">
          <w:rPr>
            <w:rFonts w:ascii="Times New Roman" w:eastAsia="Times New Roman" w:hAnsi="Times New Roman" w:cs="David" w:hint="cs"/>
            <w:sz w:val="24"/>
            <w:szCs w:val="24"/>
            <w:rtl/>
            <w:lang w:eastAsia="he-IL"/>
          </w:rPr>
          <w:delText>.......</w:delText>
        </w:r>
      </w:del>
      <w:del w:id="219" w:author="Meryl Etman" w:date="2021-05-31T15:03:00Z">
        <w:r w:rsidRPr="006D2AE3" w:rsidDel="00515418">
          <w:rPr>
            <w:rFonts w:ascii="Times New Roman" w:eastAsia="Times New Roman" w:hAnsi="Times New Roman" w:cs="David" w:hint="cs"/>
            <w:sz w:val="24"/>
            <w:szCs w:val="24"/>
            <w:rtl/>
            <w:lang w:eastAsia="he-IL"/>
          </w:rPr>
          <w:delText>......................</w:delText>
        </w:r>
        <w:r w:rsidR="00415999" w:rsidDel="00515418">
          <w:rPr>
            <w:rFonts w:ascii="Times New Roman" w:eastAsia="Times New Roman" w:hAnsi="Times New Roman" w:cs="David" w:hint="cs"/>
            <w:sz w:val="24"/>
            <w:szCs w:val="24"/>
            <w:rtl/>
            <w:lang w:eastAsia="he-IL"/>
          </w:rPr>
          <w:delText>.</w:delText>
        </w:r>
        <w:r w:rsidRPr="006D2AE3" w:rsidDel="00515418">
          <w:rPr>
            <w:rFonts w:ascii="Times New Roman" w:eastAsia="Times New Roman" w:hAnsi="Times New Roman" w:cs="David" w:hint="cs"/>
            <w:sz w:val="24"/>
            <w:szCs w:val="24"/>
            <w:rtl/>
            <w:lang w:eastAsia="he-IL"/>
          </w:rPr>
          <w:delText>..............</w:delText>
        </w:r>
      </w:del>
      <w:del w:id="220" w:author="Meryl Etman" w:date="2021-06-30T15:04:00Z">
        <w:r w:rsidRPr="006D2AE3" w:rsidDel="00283087">
          <w:rPr>
            <w:rFonts w:ascii="Times New Roman" w:eastAsia="Times New Roman" w:hAnsi="Times New Roman" w:cs="David" w:hint="cs"/>
            <w:sz w:val="24"/>
            <w:szCs w:val="24"/>
            <w:rtl/>
            <w:lang w:eastAsia="he-IL"/>
          </w:rPr>
          <w:delText>............ ₪</w:delText>
        </w:r>
      </w:del>
    </w:p>
    <w:p w14:paraId="5CC161B3" w14:textId="033A6218" w:rsidR="006D2AE3" w:rsidRPr="006D2AE3" w:rsidDel="003F540B" w:rsidRDefault="006D2AE3">
      <w:pPr>
        <w:widowControl w:val="0"/>
        <w:spacing w:before="120" w:beforeAutospacing="0" w:after="60" w:afterAutospacing="0" w:line="240" w:lineRule="auto"/>
        <w:jc w:val="both"/>
        <w:rPr>
          <w:del w:id="221" w:author="Meryl Etman" w:date="2021-05-31T15:07:00Z"/>
          <w:rFonts w:ascii="Times New Roman" w:eastAsia="Times New Roman" w:hAnsi="Times New Roman" w:cs="David"/>
          <w:sz w:val="24"/>
          <w:szCs w:val="24"/>
          <w:rtl/>
          <w:lang w:eastAsia="he-IL"/>
        </w:rPr>
        <w:pPrChange w:id="222" w:author="Meryl Etman" w:date="2021-06-30T15:12:00Z">
          <w:pPr>
            <w:widowControl w:val="0"/>
            <w:spacing w:before="120" w:beforeAutospacing="0" w:after="60" w:afterAutospacing="0" w:line="240" w:lineRule="auto"/>
            <w:ind w:left="1440"/>
            <w:jc w:val="both"/>
          </w:pPr>
        </w:pPrChange>
      </w:pPr>
      <w:del w:id="223" w:author="Meryl Etman" w:date="2021-05-31T15:08:00Z">
        <w:r w:rsidRPr="006D2AE3" w:rsidDel="003F540B">
          <w:rPr>
            <w:rFonts w:ascii="Times New Roman" w:eastAsia="Times New Roman" w:hAnsi="Times New Roman" w:cs="David" w:hint="cs"/>
            <w:sz w:val="24"/>
            <w:szCs w:val="24"/>
            <w:rtl/>
            <w:lang w:eastAsia="he-IL"/>
          </w:rPr>
          <w:delText>1.1.</w:delText>
        </w:r>
      </w:del>
      <w:del w:id="224" w:author="Meryl Etman" w:date="2021-05-31T15:07:00Z">
        <w:r w:rsidRPr="006D2AE3" w:rsidDel="003F540B">
          <w:rPr>
            <w:rFonts w:ascii="Times New Roman" w:eastAsia="Times New Roman" w:hAnsi="Times New Roman" w:cs="David" w:hint="cs"/>
            <w:sz w:val="24"/>
            <w:szCs w:val="24"/>
            <w:rtl/>
            <w:lang w:eastAsia="he-IL"/>
          </w:rPr>
          <w:delText xml:space="preserve">3 תאום </w:delText>
        </w:r>
      </w:del>
      <w:del w:id="225" w:author="Meryl Etman" w:date="2021-05-31T15:04:00Z">
        <w:r w:rsidRPr="006D2AE3" w:rsidDel="00515418">
          <w:rPr>
            <w:rFonts w:ascii="Times New Roman" w:eastAsia="Times New Roman" w:hAnsi="Times New Roman" w:cs="David" w:hint="cs"/>
            <w:sz w:val="24"/>
            <w:szCs w:val="24"/>
            <w:rtl/>
            <w:lang w:eastAsia="he-IL"/>
          </w:rPr>
          <w:delText>קומות חניון.....................</w:delText>
        </w:r>
      </w:del>
      <w:del w:id="226" w:author="Meryl Etman" w:date="2021-05-31T15:07:00Z">
        <w:r w:rsidRPr="006D2AE3" w:rsidDel="003F540B">
          <w:rPr>
            <w:rFonts w:ascii="Times New Roman" w:eastAsia="Times New Roman" w:hAnsi="Times New Roman" w:cs="David" w:hint="cs"/>
            <w:sz w:val="24"/>
            <w:szCs w:val="24"/>
            <w:rtl/>
            <w:lang w:eastAsia="he-IL"/>
          </w:rPr>
          <w:delText>.............</w:delText>
        </w:r>
      </w:del>
      <w:del w:id="227" w:author="Meryl Etman" w:date="2021-05-31T15:05:00Z">
        <w:r w:rsidRPr="006D2AE3" w:rsidDel="00515418">
          <w:rPr>
            <w:rFonts w:ascii="Times New Roman" w:eastAsia="Times New Roman" w:hAnsi="Times New Roman" w:cs="David" w:hint="cs"/>
            <w:sz w:val="24"/>
            <w:szCs w:val="24"/>
            <w:rtl/>
            <w:lang w:eastAsia="he-IL"/>
          </w:rPr>
          <w:delText>...</w:delText>
        </w:r>
      </w:del>
      <w:del w:id="228" w:author="Meryl Etman" w:date="2021-05-31T15:07:00Z">
        <w:r w:rsidRPr="006D2AE3" w:rsidDel="003F540B">
          <w:rPr>
            <w:rFonts w:ascii="Times New Roman" w:eastAsia="Times New Roman" w:hAnsi="Times New Roman" w:cs="David" w:hint="cs"/>
            <w:sz w:val="24"/>
            <w:szCs w:val="24"/>
            <w:rtl/>
            <w:lang w:eastAsia="he-IL"/>
          </w:rPr>
          <w:delText>...</w:delText>
        </w:r>
      </w:del>
      <w:del w:id="229" w:author="Meryl Etman" w:date="2021-05-31T15:05:00Z">
        <w:r w:rsidRPr="006D2AE3" w:rsidDel="003F540B">
          <w:rPr>
            <w:rFonts w:ascii="Times New Roman" w:eastAsia="Times New Roman" w:hAnsi="Times New Roman" w:cs="David" w:hint="cs"/>
            <w:sz w:val="24"/>
            <w:szCs w:val="24"/>
            <w:rtl/>
            <w:lang w:eastAsia="he-IL"/>
          </w:rPr>
          <w:delText>.....</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w:delText>
        </w:r>
      </w:del>
      <w:del w:id="230" w:author="Meryl Etman" w:date="2021-05-31T15:07:00Z">
        <w:r w:rsidRPr="006D2AE3" w:rsidDel="003F540B">
          <w:rPr>
            <w:rFonts w:ascii="Times New Roman" w:eastAsia="Times New Roman" w:hAnsi="Times New Roman" w:cs="David" w:hint="cs"/>
            <w:sz w:val="24"/>
            <w:szCs w:val="24"/>
            <w:rtl/>
            <w:lang w:eastAsia="he-IL"/>
          </w:rPr>
          <w:delText xml:space="preserve">.................. ₪ </w:delText>
        </w:r>
      </w:del>
    </w:p>
    <w:p w14:paraId="01CDE9C7" w14:textId="631BB09A" w:rsidR="006D2AE3" w:rsidRPr="006D2AE3" w:rsidDel="003F540B" w:rsidRDefault="006D2AE3">
      <w:pPr>
        <w:widowControl w:val="0"/>
        <w:spacing w:before="120" w:beforeAutospacing="0" w:after="60" w:afterAutospacing="0" w:line="240" w:lineRule="auto"/>
        <w:jc w:val="both"/>
        <w:rPr>
          <w:del w:id="231" w:author="Meryl Etman" w:date="2021-05-31T15:07:00Z"/>
          <w:rFonts w:ascii="Times New Roman" w:eastAsia="Times New Roman" w:hAnsi="Times New Roman" w:cs="David"/>
          <w:sz w:val="24"/>
          <w:szCs w:val="24"/>
          <w:lang w:eastAsia="he-IL"/>
        </w:rPr>
        <w:pPrChange w:id="232" w:author="Meryl Etman" w:date="2021-06-30T15:12:00Z">
          <w:pPr>
            <w:widowControl w:val="0"/>
            <w:spacing w:before="120" w:beforeAutospacing="0" w:after="60" w:afterAutospacing="0" w:line="240" w:lineRule="auto"/>
            <w:ind w:left="1440"/>
            <w:jc w:val="both"/>
          </w:pPr>
        </w:pPrChange>
      </w:pPr>
      <w:del w:id="233" w:author="Meryl Etman" w:date="2021-05-31T15:07:00Z">
        <w:r w:rsidRPr="006D2AE3" w:rsidDel="003F540B">
          <w:rPr>
            <w:rFonts w:ascii="Times New Roman" w:eastAsia="Times New Roman" w:hAnsi="Times New Roman" w:cs="David" w:hint="cs"/>
            <w:sz w:val="24"/>
            <w:szCs w:val="24"/>
            <w:rtl/>
            <w:lang w:eastAsia="he-IL"/>
          </w:rPr>
          <w:delText>1.1.4 תאום קומת קרקע ולובי ראשי.................................</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 ₪</w:delText>
        </w:r>
      </w:del>
    </w:p>
    <w:p w14:paraId="538E2380" w14:textId="05FF60B0" w:rsidR="006D2AE3" w:rsidRPr="006D2AE3" w:rsidDel="003F540B" w:rsidRDefault="006D2AE3">
      <w:pPr>
        <w:widowControl w:val="0"/>
        <w:spacing w:before="120" w:beforeAutospacing="0" w:after="60" w:afterAutospacing="0" w:line="240" w:lineRule="auto"/>
        <w:jc w:val="both"/>
        <w:rPr>
          <w:del w:id="234" w:author="Meryl Etman" w:date="2021-05-31T15:07:00Z"/>
          <w:rFonts w:ascii="Times New Roman" w:eastAsia="Times New Roman" w:hAnsi="Times New Roman" w:cs="David"/>
          <w:sz w:val="24"/>
          <w:szCs w:val="24"/>
          <w:rtl/>
          <w:lang w:eastAsia="he-IL"/>
        </w:rPr>
        <w:pPrChange w:id="235" w:author="Meryl Etman" w:date="2021-06-30T15:12:00Z">
          <w:pPr>
            <w:widowControl w:val="0"/>
            <w:spacing w:before="120" w:beforeAutospacing="0" w:after="60" w:afterAutospacing="0" w:line="240" w:lineRule="auto"/>
            <w:ind w:left="1440"/>
            <w:jc w:val="both"/>
          </w:pPr>
        </w:pPrChange>
      </w:pPr>
      <w:del w:id="236" w:author="Meryl Etman" w:date="2021-05-31T15:07:00Z">
        <w:r w:rsidRPr="006D2AE3" w:rsidDel="003F540B">
          <w:rPr>
            <w:rFonts w:ascii="Times New Roman" w:eastAsia="Times New Roman" w:hAnsi="Times New Roman" w:cs="David" w:hint="cs"/>
            <w:sz w:val="24"/>
            <w:szCs w:val="24"/>
            <w:rtl/>
            <w:lang w:eastAsia="he-IL"/>
          </w:rPr>
          <w:delText>1.1.5 תאום קומות המסחר...............................................</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 xml:space="preserve">...................... ₪ </w:delText>
        </w:r>
      </w:del>
    </w:p>
    <w:p w14:paraId="0EF4C5CA" w14:textId="3A3320E0" w:rsidR="006D2AE3" w:rsidRPr="006D2AE3" w:rsidDel="003F540B" w:rsidRDefault="006D2AE3">
      <w:pPr>
        <w:widowControl w:val="0"/>
        <w:spacing w:before="120" w:beforeAutospacing="0" w:after="60" w:afterAutospacing="0" w:line="240" w:lineRule="auto"/>
        <w:jc w:val="both"/>
        <w:rPr>
          <w:del w:id="237" w:author="Meryl Etman" w:date="2021-05-31T15:07:00Z"/>
          <w:rFonts w:ascii="Times New Roman" w:eastAsia="Times New Roman" w:hAnsi="Times New Roman" w:cs="David"/>
          <w:sz w:val="24"/>
          <w:szCs w:val="24"/>
          <w:rtl/>
          <w:lang w:eastAsia="he-IL"/>
        </w:rPr>
        <w:pPrChange w:id="238" w:author="Meryl Etman" w:date="2021-06-30T15:12:00Z">
          <w:pPr>
            <w:widowControl w:val="0"/>
            <w:spacing w:before="120" w:beforeAutospacing="0" w:after="60" w:afterAutospacing="0" w:line="240" w:lineRule="auto"/>
            <w:ind w:left="1440"/>
            <w:jc w:val="both"/>
          </w:pPr>
        </w:pPrChange>
      </w:pPr>
      <w:del w:id="239" w:author="Meryl Etman" w:date="2021-05-31T15:07:00Z">
        <w:r w:rsidRPr="006D2AE3" w:rsidDel="003F540B">
          <w:rPr>
            <w:rFonts w:ascii="Times New Roman" w:eastAsia="Times New Roman" w:hAnsi="Times New Roman" w:cs="David" w:hint="cs"/>
            <w:sz w:val="24"/>
            <w:szCs w:val="24"/>
            <w:rtl/>
            <w:lang w:eastAsia="he-IL"/>
          </w:rPr>
          <w:delText>1.1.6 תאום קומות המגורים...............................................</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  ₪</w:delText>
        </w:r>
      </w:del>
    </w:p>
    <w:p w14:paraId="5F548A28" w14:textId="302965C2" w:rsidR="006D2AE3" w:rsidRPr="006D2AE3" w:rsidDel="003F540B" w:rsidRDefault="006D2AE3">
      <w:pPr>
        <w:widowControl w:val="0"/>
        <w:spacing w:before="120" w:beforeAutospacing="0" w:after="60" w:afterAutospacing="0" w:line="240" w:lineRule="auto"/>
        <w:jc w:val="both"/>
        <w:rPr>
          <w:del w:id="240" w:author="Meryl Etman" w:date="2021-05-31T15:07:00Z"/>
          <w:rFonts w:ascii="Times New Roman" w:eastAsia="Times New Roman" w:hAnsi="Times New Roman" w:cs="David"/>
          <w:sz w:val="24"/>
          <w:szCs w:val="24"/>
          <w:lang w:eastAsia="he-IL"/>
        </w:rPr>
        <w:pPrChange w:id="241" w:author="Meryl Etman" w:date="2021-06-30T15:12:00Z">
          <w:pPr>
            <w:widowControl w:val="0"/>
            <w:spacing w:before="120" w:beforeAutospacing="0" w:after="60" w:afterAutospacing="0" w:line="240" w:lineRule="auto"/>
            <w:ind w:left="1440"/>
            <w:jc w:val="both"/>
          </w:pPr>
        </w:pPrChange>
      </w:pPr>
      <w:del w:id="242" w:author="Meryl Etman" w:date="2021-05-31T15:07:00Z">
        <w:r w:rsidRPr="006D2AE3" w:rsidDel="003F540B">
          <w:rPr>
            <w:rFonts w:ascii="Times New Roman" w:eastAsia="Times New Roman" w:hAnsi="Times New Roman" w:cs="David" w:hint="cs"/>
            <w:sz w:val="24"/>
            <w:szCs w:val="24"/>
            <w:rtl/>
            <w:lang w:eastAsia="he-IL"/>
          </w:rPr>
          <w:delText>1.1.7 תאום מערכות גג המגורים..........................................</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 xml:space="preserve">...................  ₪ </w:delText>
        </w:r>
      </w:del>
    </w:p>
    <w:p w14:paraId="49450E13" w14:textId="01A079D1" w:rsidR="006D2AE3" w:rsidRPr="006D2AE3" w:rsidDel="003F540B" w:rsidRDefault="006D2AE3">
      <w:pPr>
        <w:widowControl w:val="0"/>
        <w:spacing w:before="120" w:beforeAutospacing="0" w:after="60" w:afterAutospacing="0" w:line="240" w:lineRule="auto"/>
        <w:jc w:val="both"/>
        <w:rPr>
          <w:del w:id="243" w:author="Meryl Etman" w:date="2021-05-31T15:07:00Z"/>
          <w:rFonts w:ascii="Times New Roman" w:eastAsia="Times New Roman" w:hAnsi="Times New Roman" w:cs="David"/>
          <w:sz w:val="24"/>
          <w:szCs w:val="24"/>
          <w:rtl/>
          <w:lang w:eastAsia="he-IL"/>
        </w:rPr>
        <w:pPrChange w:id="244" w:author="Meryl Etman" w:date="2021-06-30T15:12:00Z">
          <w:pPr>
            <w:widowControl w:val="0"/>
            <w:spacing w:before="120" w:beforeAutospacing="0" w:after="60" w:afterAutospacing="0" w:line="240" w:lineRule="auto"/>
            <w:ind w:left="1440"/>
            <w:jc w:val="both"/>
          </w:pPr>
        </w:pPrChange>
      </w:pPr>
      <w:del w:id="245" w:author="Meryl Etman" w:date="2021-05-31T15:07:00Z">
        <w:r w:rsidRPr="006D2AE3" w:rsidDel="003F540B">
          <w:rPr>
            <w:rFonts w:ascii="Times New Roman" w:eastAsia="Times New Roman" w:hAnsi="Times New Roman" w:cs="David" w:hint="cs"/>
            <w:sz w:val="24"/>
            <w:szCs w:val="24"/>
            <w:rtl/>
            <w:lang w:eastAsia="he-IL"/>
          </w:rPr>
          <w:delText>1.1.8 תאום מערכות גג המסחר.............................................</w:delText>
        </w:r>
        <w:r w:rsidR="00415999" w:rsidDel="003F540B">
          <w:rPr>
            <w:rFonts w:ascii="Times New Roman" w:eastAsia="Times New Roman" w:hAnsi="Times New Roman" w:cs="David" w:hint="cs"/>
            <w:sz w:val="24"/>
            <w:szCs w:val="24"/>
            <w:rtl/>
            <w:lang w:eastAsia="he-IL"/>
          </w:rPr>
          <w:delText>..</w:delText>
        </w:r>
        <w:r w:rsidRPr="006D2AE3" w:rsidDel="003F540B">
          <w:rPr>
            <w:rFonts w:ascii="Times New Roman" w:eastAsia="Times New Roman" w:hAnsi="Times New Roman" w:cs="David" w:hint="cs"/>
            <w:sz w:val="24"/>
            <w:szCs w:val="24"/>
            <w:rtl/>
            <w:lang w:eastAsia="he-IL"/>
          </w:rPr>
          <w:delText>.................. ₪</w:delText>
        </w:r>
      </w:del>
    </w:p>
    <w:p w14:paraId="7939DE2B" w14:textId="046E0352" w:rsidR="006D2AE3" w:rsidRPr="006D2AE3" w:rsidRDefault="006D2AE3" w:rsidP="001568D3">
      <w:pPr>
        <w:widowControl w:val="0"/>
        <w:spacing w:before="120" w:beforeAutospacing="0" w:after="60" w:afterAutospacing="0" w:line="240" w:lineRule="auto"/>
        <w:ind w:left="1440"/>
        <w:jc w:val="both"/>
        <w:rPr>
          <w:rFonts w:ascii="Times New Roman" w:eastAsia="Times New Roman" w:hAnsi="Times New Roman" w:cs="David"/>
          <w:sz w:val="24"/>
          <w:szCs w:val="24"/>
          <w:rtl/>
          <w:lang w:eastAsia="he-IL"/>
        </w:rPr>
      </w:pPr>
      <w:del w:id="246" w:author="Meryl Etman" w:date="2021-05-31T15:07:00Z">
        <w:r w:rsidRPr="006D2AE3" w:rsidDel="003F540B">
          <w:rPr>
            <w:rFonts w:ascii="Times New Roman" w:eastAsia="Times New Roman" w:hAnsi="Times New Roman" w:cs="David" w:hint="cs"/>
            <w:sz w:val="24"/>
            <w:szCs w:val="24"/>
            <w:rtl/>
            <w:lang w:eastAsia="he-IL"/>
          </w:rPr>
          <w:delText>*מחק את המיותר</w:delText>
        </w:r>
      </w:del>
    </w:p>
    <w:p w14:paraId="3C0D0DB5" w14:textId="656C95BC" w:rsidR="006D2AE3" w:rsidRDefault="006D2AE3" w:rsidP="00E875F6">
      <w:pPr>
        <w:widowControl w:val="0"/>
        <w:spacing w:before="120" w:beforeAutospacing="0" w:after="60" w:afterAutospacing="0" w:line="240" w:lineRule="auto"/>
        <w:ind w:left="1440" w:hanging="720"/>
        <w:jc w:val="both"/>
        <w:rPr>
          <w:ins w:id="247" w:author="Meryl Etman" w:date="2021-05-31T15:08:00Z"/>
          <w:rFonts w:ascii="Times New Roman" w:eastAsia="Times New Roman" w:hAnsi="Times New Roman" w:cs="David"/>
          <w:b/>
          <w:bCs/>
          <w:sz w:val="24"/>
          <w:szCs w:val="24"/>
          <w:rtl/>
          <w:lang w:eastAsia="he-IL"/>
        </w:rPr>
      </w:pPr>
      <w:r w:rsidRPr="006D2AE3">
        <w:rPr>
          <w:rFonts w:ascii="Times New Roman" w:eastAsia="Times New Roman" w:hAnsi="Times New Roman" w:cs="David" w:hint="cs"/>
          <w:b/>
          <w:bCs/>
          <w:sz w:val="24"/>
          <w:szCs w:val="24"/>
          <w:rtl/>
          <w:lang w:eastAsia="he-IL"/>
        </w:rPr>
        <w:t xml:space="preserve">                                                                                                      </w:t>
      </w:r>
      <w:ins w:id="248" w:author="Meryl Etman" w:date="2021-05-31T15:08:00Z">
        <w:r w:rsidR="003F540B">
          <w:rPr>
            <w:rFonts w:ascii="Times New Roman" w:eastAsia="Times New Roman" w:hAnsi="Times New Roman" w:cs="David" w:hint="cs"/>
            <w:b/>
            <w:bCs/>
            <w:sz w:val="24"/>
            <w:szCs w:val="24"/>
            <w:rtl/>
            <w:lang w:eastAsia="he-IL"/>
          </w:rPr>
          <w:t xml:space="preserve">        </w:t>
        </w:r>
      </w:ins>
      <w:r w:rsidRPr="006D2AE3">
        <w:rPr>
          <w:rFonts w:ascii="Times New Roman" w:eastAsia="Times New Roman" w:hAnsi="Times New Roman" w:cs="David" w:hint="cs"/>
          <w:b/>
          <w:bCs/>
          <w:sz w:val="24"/>
          <w:szCs w:val="24"/>
          <w:rtl/>
          <w:lang w:eastAsia="he-IL"/>
        </w:rPr>
        <w:t xml:space="preserve">סה"כ: </w:t>
      </w:r>
      <w:del w:id="249" w:author="Meryl Etman" w:date="2021-05-31T15:08:00Z">
        <w:r w:rsidRPr="006D2AE3" w:rsidDel="003F540B">
          <w:rPr>
            <w:rFonts w:ascii="Times New Roman" w:eastAsia="Times New Roman" w:hAnsi="Times New Roman" w:cs="David" w:hint="cs"/>
            <w:b/>
            <w:bCs/>
            <w:sz w:val="24"/>
            <w:szCs w:val="24"/>
            <w:rtl/>
            <w:lang w:eastAsia="he-IL"/>
          </w:rPr>
          <w:delText>______ ___</w:delText>
        </w:r>
      </w:del>
      <w:ins w:id="250" w:author="Meryl Etman" w:date="2021-06-30T15:07:00Z">
        <w:r w:rsidR="00E875F6">
          <w:rPr>
            <w:rFonts w:ascii="Times New Roman" w:eastAsia="Times New Roman" w:hAnsi="Times New Roman" w:cs="David" w:hint="cs"/>
            <w:b/>
            <w:bCs/>
            <w:sz w:val="24"/>
            <w:szCs w:val="24"/>
            <w:rtl/>
            <w:lang w:eastAsia="he-IL"/>
          </w:rPr>
          <w:t>7</w:t>
        </w:r>
      </w:ins>
      <w:ins w:id="251" w:author="Meryl Etman" w:date="2021-05-31T15:08:00Z">
        <w:r w:rsidR="003F540B">
          <w:rPr>
            <w:rFonts w:ascii="Times New Roman" w:eastAsia="Times New Roman" w:hAnsi="Times New Roman" w:cs="David" w:hint="cs"/>
            <w:b/>
            <w:bCs/>
            <w:sz w:val="24"/>
            <w:szCs w:val="24"/>
            <w:rtl/>
            <w:lang w:eastAsia="he-IL"/>
          </w:rPr>
          <w:t xml:space="preserve">0,000 </w:t>
        </w:r>
      </w:ins>
      <w:r w:rsidRPr="006D2AE3">
        <w:rPr>
          <w:rFonts w:ascii="Times New Roman" w:eastAsia="Times New Roman" w:hAnsi="Times New Roman" w:cs="David" w:hint="cs"/>
          <w:b/>
          <w:bCs/>
          <w:sz w:val="24"/>
          <w:szCs w:val="24"/>
          <w:rtl/>
          <w:lang w:eastAsia="he-IL"/>
        </w:rPr>
        <w:t>₪</w:t>
      </w:r>
    </w:p>
    <w:p w14:paraId="70714589" w14:textId="5D6408C2" w:rsidR="003F540B" w:rsidRDefault="003F540B" w:rsidP="007227F2">
      <w:pPr>
        <w:widowControl w:val="0"/>
        <w:spacing w:before="120" w:beforeAutospacing="0" w:after="60" w:afterAutospacing="0" w:line="240" w:lineRule="auto"/>
        <w:ind w:left="1440" w:hanging="720"/>
        <w:jc w:val="both"/>
        <w:rPr>
          <w:ins w:id="252" w:author="Meryl Etman" w:date="2021-05-31T15:10:00Z"/>
          <w:rFonts w:ascii="Times New Roman" w:eastAsia="Times New Roman" w:hAnsi="Times New Roman" w:cs="David"/>
          <w:sz w:val="24"/>
          <w:szCs w:val="24"/>
          <w:rtl/>
          <w:lang w:eastAsia="he-IL"/>
        </w:rPr>
      </w:pPr>
      <w:ins w:id="253" w:author="Meryl Etman" w:date="2021-05-31T15:09:00Z">
        <w:r>
          <w:rPr>
            <w:rFonts w:ascii="Times New Roman" w:eastAsia="Times New Roman" w:hAnsi="Times New Roman" w:cs="David"/>
            <w:b/>
            <w:bCs/>
            <w:sz w:val="24"/>
            <w:szCs w:val="24"/>
            <w:rtl/>
            <w:lang w:eastAsia="he-IL"/>
          </w:rPr>
          <w:tab/>
        </w:r>
        <w:r w:rsidRPr="003F540B">
          <w:rPr>
            <w:rFonts w:ascii="Times New Roman" w:eastAsia="Times New Roman" w:hAnsi="Times New Roman" w:cs="David" w:hint="eastAsia"/>
            <w:sz w:val="24"/>
            <w:szCs w:val="24"/>
            <w:rtl/>
            <w:lang w:eastAsia="he-IL"/>
            <w:rPrChange w:id="254" w:author="Meryl Etman" w:date="2021-05-31T15:09:00Z">
              <w:rPr>
                <w:rFonts w:ascii="Times New Roman" w:eastAsia="Times New Roman" w:hAnsi="Times New Roman" w:cs="David" w:hint="eastAsia"/>
                <w:b/>
                <w:bCs/>
                <w:sz w:val="24"/>
                <w:szCs w:val="24"/>
                <w:rtl/>
                <w:lang w:eastAsia="he-IL"/>
              </w:rPr>
            </w:rPrChange>
          </w:rPr>
          <w:t>חלוקת</w:t>
        </w:r>
        <w:r w:rsidRPr="003F540B">
          <w:rPr>
            <w:rFonts w:ascii="Times New Roman" w:eastAsia="Times New Roman" w:hAnsi="Times New Roman" w:cs="David"/>
            <w:sz w:val="24"/>
            <w:szCs w:val="24"/>
            <w:rtl/>
            <w:lang w:eastAsia="he-IL"/>
            <w:rPrChange w:id="255"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56" w:author="Meryl Etman" w:date="2021-05-31T15:09:00Z">
              <w:rPr>
                <w:rFonts w:ascii="Times New Roman" w:eastAsia="Times New Roman" w:hAnsi="Times New Roman" w:cs="David" w:hint="eastAsia"/>
                <w:b/>
                <w:bCs/>
                <w:sz w:val="24"/>
                <w:szCs w:val="24"/>
                <w:rtl/>
                <w:lang w:eastAsia="he-IL"/>
              </w:rPr>
            </w:rPrChange>
          </w:rPr>
          <w:t>שכ</w:t>
        </w:r>
        <w:r w:rsidRPr="003F540B">
          <w:rPr>
            <w:rFonts w:ascii="Times New Roman" w:eastAsia="Times New Roman" w:hAnsi="Times New Roman" w:cs="David"/>
            <w:sz w:val="24"/>
            <w:szCs w:val="24"/>
            <w:rtl/>
            <w:lang w:eastAsia="he-IL"/>
            <w:rPrChange w:id="257" w:author="Meryl Etman" w:date="2021-05-31T15:09:00Z">
              <w:rPr>
                <w:rFonts w:ascii="Times New Roman" w:eastAsia="Times New Roman" w:hAnsi="Times New Roman" w:cs="David"/>
                <w:b/>
                <w:bCs/>
                <w:sz w:val="24"/>
                <w:szCs w:val="24"/>
                <w:rtl/>
                <w:lang w:eastAsia="he-IL"/>
              </w:rPr>
            </w:rPrChange>
          </w:rPr>
          <w:t xml:space="preserve">"ט </w:t>
        </w:r>
        <w:r w:rsidRPr="003F540B">
          <w:rPr>
            <w:rFonts w:ascii="Times New Roman" w:eastAsia="Times New Roman" w:hAnsi="Times New Roman" w:cs="David" w:hint="eastAsia"/>
            <w:sz w:val="24"/>
            <w:szCs w:val="24"/>
            <w:rtl/>
            <w:lang w:eastAsia="he-IL"/>
            <w:rPrChange w:id="258" w:author="Meryl Etman" w:date="2021-05-31T15:09:00Z">
              <w:rPr>
                <w:rFonts w:ascii="Times New Roman" w:eastAsia="Times New Roman" w:hAnsi="Times New Roman" w:cs="David" w:hint="eastAsia"/>
                <w:b/>
                <w:bCs/>
                <w:sz w:val="24"/>
                <w:szCs w:val="24"/>
                <w:rtl/>
                <w:lang w:eastAsia="he-IL"/>
              </w:rPr>
            </w:rPrChange>
          </w:rPr>
          <w:t>בין</w:t>
        </w:r>
        <w:r w:rsidRPr="003F540B">
          <w:rPr>
            <w:rFonts w:ascii="Times New Roman" w:eastAsia="Times New Roman" w:hAnsi="Times New Roman" w:cs="David"/>
            <w:sz w:val="24"/>
            <w:szCs w:val="24"/>
            <w:rtl/>
            <w:lang w:eastAsia="he-IL"/>
            <w:rPrChange w:id="259"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60" w:author="Meryl Etman" w:date="2021-05-31T15:09:00Z">
              <w:rPr>
                <w:rFonts w:ascii="Times New Roman" w:eastAsia="Times New Roman" w:hAnsi="Times New Roman" w:cs="David" w:hint="eastAsia"/>
                <w:b/>
                <w:bCs/>
                <w:sz w:val="24"/>
                <w:szCs w:val="24"/>
                <w:rtl/>
                <w:lang w:eastAsia="he-IL"/>
              </w:rPr>
            </w:rPrChange>
          </w:rPr>
          <w:t>חלקי</w:t>
        </w:r>
        <w:r w:rsidRPr="003F540B">
          <w:rPr>
            <w:rFonts w:ascii="Times New Roman" w:eastAsia="Times New Roman" w:hAnsi="Times New Roman" w:cs="David"/>
            <w:sz w:val="24"/>
            <w:szCs w:val="24"/>
            <w:rtl/>
            <w:lang w:eastAsia="he-IL"/>
            <w:rPrChange w:id="261"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62" w:author="Meryl Etman" w:date="2021-05-31T15:09:00Z">
              <w:rPr>
                <w:rFonts w:ascii="Times New Roman" w:eastAsia="Times New Roman" w:hAnsi="Times New Roman" w:cs="David" w:hint="eastAsia"/>
                <w:b/>
                <w:bCs/>
                <w:sz w:val="24"/>
                <w:szCs w:val="24"/>
                <w:rtl/>
                <w:lang w:eastAsia="he-IL"/>
              </w:rPr>
            </w:rPrChange>
          </w:rPr>
          <w:t>הפרויקט</w:t>
        </w:r>
        <w:r w:rsidRPr="003F540B">
          <w:rPr>
            <w:rFonts w:ascii="Times New Roman" w:eastAsia="Times New Roman" w:hAnsi="Times New Roman" w:cs="David"/>
            <w:sz w:val="24"/>
            <w:szCs w:val="24"/>
            <w:rtl/>
            <w:lang w:eastAsia="he-IL"/>
            <w:rPrChange w:id="263"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64" w:author="Meryl Etman" w:date="2021-05-31T15:09:00Z">
              <w:rPr>
                <w:rFonts w:ascii="Times New Roman" w:eastAsia="Times New Roman" w:hAnsi="Times New Roman" w:cs="David" w:hint="eastAsia"/>
                <w:b/>
                <w:bCs/>
                <w:sz w:val="24"/>
                <w:szCs w:val="24"/>
                <w:rtl/>
                <w:lang w:eastAsia="he-IL"/>
              </w:rPr>
            </w:rPrChange>
          </w:rPr>
          <w:t>תחושב</w:t>
        </w:r>
        <w:r w:rsidRPr="003F540B">
          <w:rPr>
            <w:rFonts w:ascii="Times New Roman" w:eastAsia="Times New Roman" w:hAnsi="Times New Roman" w:cs="David"/>
            <w:sz w:val="24"/>
            <w:szCs w:val="24"/>
            <w:rtl/>
            <w:lang w:eastAsia="he-IL"/>
            <w:rPrChange w:id="265"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66" w:author="Meryl Etman" w:date="2021-05-31T15:09:00Z">
              <w:rPr>
                <w:rFonts w:ascii="Times New Roman" w:eastAsia="Times New Roman" w:hAnsi="Times New Roman" w:cs="David" w:hint="eastAsia"/>
                <w:b/>
                <w:bCs/>
                <w:sz w:val="24"/>
                <w:szCs w:val="24"/>
                <w:rtl/>
                <w:lang w:eastAsia="he-IL"/>
              </w:rPr>
            </w:rPrChange>
          </w:rPr>
          <w:t>לפי</w:t>
        </w:r>
        <w:r w:rsidRPr="003F540B">
          <w:rPr>
            <w:rFonts w:ascii="Times New Roman" w:eastAsia="Times New Roman" w:hAnsi="Times New Roman" w:cs="David"/>
            <w:sz w:val="24"/>
            <w:szCs w:val="24"/>
            <w:rtl/>
            <w:lang w:eastAsia="he-IL"/>
            <w:rPrChange w:id="267"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68" w:author="Meryl Etman" w:date="2021-05-31T15:09:00Z">
              <w:rPr>
                <w:rFonts w:ascii="Times New Roman" w:eastAsia="Times New Roman" w:hAnsi="Times New Roman" w:cs="David" w:hint="eastAsia"/>
                <w:b/>
                <w:bCs/>
                <w:sz w:val="24"/>
                <w:szCs w:val="24"/>
                <w:rtl/>
                <w:lang w:eastAsia="he-IL"/>
              </w:rPr>
            </w:rPrChange>
          </w:rPr>
          <w:t>הפירוט</w:t>
        </w:r>
        <w:r w:rsidRPr="003F540B">
          <w:rPr>
            <w:rFonts w:ascii="Times New Roman" w:eastAsia="Times New Roman" w:hAnsi="Times New Roman" w:cs="David"/>
            <w:sz w:val="24"/>
            <w:szCs w:val="24"/>
            <w:rtl/>
            <w:lang w:eastAsia="he-IL"/>
            <w:rPrChange w:id="269" w:author="Meryl Etman" w:date="2021-05-31T15:09:00Z">
              <w:rPr>
                <w:rFonts w:ascii="Times New Roman" w:eastAsia="Times New Roman" w:hAnsi="Times New Roman" w:cs="David"/>
                <w:b/>
                <w:bCs/>
                <w:sz w:val="24"/>
                <w:szCs w:val="24"/>
                <w:rtl/>
                <w:lang w:eastAsia="he-IL"/>
              </w:rPr>
            </w:rPrChange>
          </w:rPr>
          <w:t xml:space="preserve"> </w:t>
        </w:r>
        <w:r w:rsidRPr="003F540B">
          <w:rPr>
            <w:rFonts w:ascii="Times New Roman" w:eastAsia="Times New Roman" w:hAnsi="Times New Roman" w:cs="David" w:hint="eastAsia"/>
            <w:sz w:val="24"/>
            <w:szCs w:val="24"/>
            <w:rtl/>
            <w:lang w:eastAsia="he-IL"/>
            <w:rPrChange w:id="270" w:author="Meryl Etman" w:date="2021-05-31T15:09:00Z">
              <w:rPr>
                <w:rFonts w:ascii="Times New Roman" w:eastAsia="Times New Roman" w:hAnsi="Times New Roman" w:cs="David" w:hint="eastAsia"/>
                <w:b/>
                <w:bCs/>
                <w:sz w:val="24"/>
                <w:szCs w:val="24"/>
                <w:rtl/>
                <w:lang w:eastAsia="he-IL"/>
              </w:rPr>
            </w:rPrChange>
          </w:rPr>
          <w:t>שלהלן</w:t>
        </w:r>
        <w:r w:rsidRPr="003F540B">
          <w:rPr>
            <w:rFonts w:ascii="Times New Roman" w:eastAsia="Times New Roman" w:hAnsi="Times New Roman" w:cs="David"/>
            <w:sz w:val="24"/>
            <w:szCs w:val="24"/>
            <w:rtl/>
            <w:lang w:eastAsia="he-IL"/>
            <w:rPrChange w:id="271" w:author="Meryl Etman" w:date="2021-05-31T15:09:00Z">
              <w:rPr>
                <w:rFonts w:ascii="Times New Roman" w:eastAsia="Times New Roman" w:hAnsi="Times New Roman" w:cs="David"/>
                <w:b/>
                <w:bCs/>
                <w:sz w:val="24"/>
                <w:szCs w:val="24"/>
                <w:rtl/>
                <w:lang w:eastAsia="he-IL"/>
              </w:rPr>
            </w:rPrChange>
          </w:rPr>
          <w:t>:</w:t>
        </w:r>
      </w:ins>
    </w:p>
    <w:p w14:paraId="72E885DB" w14:textId="77CEF383" w:rsidR="003F540B" w:rsidRDefault="003F540B" w:rsidP="002436DD">
      <w:pPr>
        <w:widowControl w:val="0"/>
        <w:spacing w:before="120" w:beforeAutospacing="0" w:after="60" w:afterAutospacing="0" w:line="240" w:lineRule="auto"/>
        <w:ind w:left="1440" w:hanging="720"/>
        <w:jc w:val="both"/>
        <w:rPr>
          <w:ins w:id="272" w:author="Meryl Etman" w:date="2021-05-31T15:10:00Z"/>
          <w:rFonts w:ascii="Times New Roman" w:eastAsia="Times New Roman" w:hAnsi="Times New Roman" w:cs="David"/>
          <w:sz w:val="24"/>
          <w:szCs w:val="24"/>
          <w:rtl/>
          <w:lang w:eastAsia="he-IL"/>
        </w:rPr>
      </w:pPr>
      <w:ins w:id="273" w:author="Meryl Etman" w:date="2021-05-31T15:10: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מרתפים וקומות תעסוקה </w:t>
        </w:r>
      </w:ins>
      <w:ins w:id="274" w:author="Meryl Etman" w:date="2021-05-31T15:11:00Z">
        <w:r>
          <w:rPr>
            <w:rFonts w:ascii="Times New Roman" w:eastAsia="Times New Roman" w:hAnsi="Times New Roman" w:cs="David" w:hint="cs"/>
            <w:sz w:val="24"/>
            <w:szCs w:val="24"/>
            <w:rtl/>
            <w:lang w:eastAsia="he-IL"/>
          </w:rPr>
          <w:t>..........</w:t>
        </w:r>
      </w:ins>
      <w:ins w:id="275" w:author="Meryl Etman" w:date="2021-05-31T15:10:00Z">
        <w:r>
          <w:rPr>
            <w:rFonts w:ascii="Times New Roman" w:eastAsia="Times New Roman" w:hAnsi="Times New Roman" w:cs="David" w:hint="cs"/>
            <w:sz w:val="24"/>
            <w:szCs w:val="24"/>
            <w:rtl/>
            <w:lang w:eastAsia="he-IL"/>
          </w:rPr>
          <w:tab/>
          <w:t>80%</w:t>
        </w:r>
      </w:ins>
    </w:p>
    <w:p w14:paraId="1DE300B0" w14:textId="15894F1C" w:rsidR="003F540B" w:rsidRDefault="003F540B" w:rsidP="009842BF">
      <w:pPr>
        <w:widowControl w:val="0"/>
        <w:spacing w:before="120" w:beforeAutospacing="0" w:after="60" w:afterAutospacing="0" w:line="240" w:lineRule="auto"/>
        <w:ind w:left="1440" w:hanging="720"/>
        <w:jc w:val="both"/>
        <w:rPr>
          <w:ins w:id="276" w:author="Meryl Etman" w:date="2021-05-31T15:11:00Z"/>
          <w:rFonts w:ascii="Times New Roman" w:eastAsia="Times New Roman" w:hAnsi="Times New Roman" w:cs="David"/>
          <w:sz w:val="24"/>
          <w:szCs w:val="24"/>
          <w:rtl/>
          <w:lang w:eastAsia="he-IL"/>
        </w:rPr>
      </w:pPr>
      <w:ins w:id="277" w:author="Meryl Etman" w:date="2021-05-31T15:10: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קומות מגורים וגג </w:t>
        </w:r>
      </w:ins>
      <w:ins w:id="278" w:author="Meryl Etman" w:date="2021-05-31T15:11:00Z">
        <w:r>
          <w:rPr>
            <w:rFonts w:ascii="Times New Roman" w:eastAsia="Times New Roman" w:hAnsi="Times New Roman" w:cs="David" w:hint="cs"/>
            <w:sz w:val="24"/>
            <w:szCs w:val="24"/>
            <w:rtl/>
            <w:lang w:eastAsia="he-IL"/>
          </w:rPr>
          <w:t>.....................</w:t>
        </w:r>
      </w:ins>
      <w:ins w:id="279" w:author="Meryl Etman" w:date="2021-05-31T15:10:00Z">
        <w:r>
          <w:rPr>
            <w:rFonts w:ascii="Times New Roman" w:eastAsia="Times New Roman" w:hAnsi="Times New Roman" w:cs="David" w:hint="cs"/>
            <w:sz w:val="24"/>
            <w:szCs w:val="24"/>
            <w:rtl/>
            <w:lang w:eastAsia="he-IL"/>
          </w:rPr>
          <w:t xml:space="preserve"> 20%</w:t>
        </w:r>
      </w:ins>
    </w:p>
    <w:p w14:paraId="405BEAE6" w14:textId="29949B8B" w:rsidR="003F540B" w:rsidRDefault="003F540B" w:rsidP="009842BF">
      <w:pPr>
        <w:widowControl w:val="0"/>
        <w:spacing w:before="120" w:beforeAutospacing="0" w:after="60" w:afterAutospacing="0" w:line="240" w:lineRule="auto"/>
        <w:ind w:left="1440" w:hanging="720"/>
        <w:jc w:val="both"/>
        <w:rPr>
          <w:ins w:id="280" w:author="Meryl Etman" w:date="2021-05-31T15:12:00Z"/>
          <w:rFonts w:ascii="Times New Roman" w:eastAsia="Times New Roman" w:hAnsi="Times New Roman" w:cs="David"/>
          <w:sz w:val="24"/>
          <w:szCs w:val="24"/>
          <w:rtl/>
          <w:lang w:eastAsia="he-IL"/>
        </w:rPr>
      </w:pPr>
      <w:ins w:id="281" w:author="Meryl Etman" w:date="2021-05-31T15:11:00Z">
        <w:r>
          <w:rPr>
            <w:rFonts w:ascii="Times New Roman" w:eastAsia="Times New Roman" w:hAnsi="Times New Roman" w:cs="David"/>
            <w:sz w:val="24"/>
            <w:szCs w:val="24"/>
            <w:rtl/>
            <w:lang w:eastAsia="he-IL"/>
          </w:rPr>
          <w:tab/>
        </w:r>
        <w:r>
          <w:rPr>
            <w:rFonts w:ascii="Times New Roman" w:eastAsia="Times New Roman" w:hAnsi="Times New Roman" w:cs="David" w:hint="cs"/>
            <w:sz w:val="24"/>
            <w:szCs w:val="24"/>
            <w:rtl/>
            <w:lang w:eastAsia="he-IL"/>
          </w:rPr>
          <w:t xml:space="preserve">סה"כ ...................................... </w:t>
        </w:r>
        <w:r w:rsidRPr="003F540B">
          <w:rPr>
            <w:rFonts w:ascii="Times New Roman" w:eastAsia="Times New Roman" w:hAnsi="Times New Roman" w:cs="David"/>
            <w:b/>
            <w:bCs/>
            <w:sz w:val="24"/>
            <w:szCs w:val="24"/>
            <w:rtl/>
            <w:lang w:eastAsia="he-IL"/>
            <w:rPrChange w:id="282" w:author="Meryl Etman" w:date="2021-05-31T15:11:00Z">
              <w:rPr>
                <w:rFonts w:ascii="Times New Roman" w:eastAsia="Times New Roman" w:hAnsi="Times New Roman" w:cs="David"/>
                <w:sz w:val="24"/>
                <w:szCs w:val="24"/>
                <w:rtl/>
                <w:lang w:eastAsia="he-IL"/>
              </w:rPr>
            </w:rPrChange>
          </w:rPr>
          <w:t>100%</w:t>
        </w:r>
      </w:ins>
    </w:p>
    <w:p w14:paraId="454FF555" w14:textId="77777777" w:rsidR="00800624" w:rsidRPr="003F540B" w:rsidRDefault="00800624" w:rsidP="009842B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Change w:id="283" w:author="Meryl Etman" w:date="2021-05-31T15:09:00Z">
            <w:rPr>
              <w:rFonts w:ascii="Times New Roman" w:eastAsia="Times New Roman" w:hAnsi="Times New Roman" w:cs="David"/>
              <w:b/>
              <w:bCs/>
              <w:sz w:val="24"/>
              <w:szCs w:val="24"/>
              <w:rtl/>
              <w:lang w:eastAsia="he-IL"/>
            </w:rPr>
          </w:rPrChange>
        </w:rPr>
      </w:pPr>
    </w:p>
    <w:p w14:paraId="5BD3BCC8" w14:textId="0710A0DD" w:rsidR="006D2AE3" w:rsidRPr="006D2AE3" w:rsidRDefault="006D2AE3" w:rsidP="009842B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1.2</w:t>
      </w:r>
      <w:r w:rsidRPr="006D2AE3">
        <w:rPr>
          <w:rFonts w:ascii="Times New Roman" w:eastAsia="Times New Roman" w:hAnsi="Times New Roman" w:cs="David"/>
          <w:sz w:val="24"/>
          <w:szCs w:val="24"/>
          <w:rtl/>
          <w:lang w:eastAsia="he-IL"/>
        </w:rPr>
        <w:tab/>
      </w:r>
      <w:del w:id="284" w:author="Meryl Etman" w:date="2021-05-31T15:01:00Z">
        <w:r w:rsidRPr="006D2AE3" w:rsidDel="00515418">
          <w:rPr>
            <w:rFonts w:ascii="Times New Roman" w:eastAsia="Times New Roman" w:hAnsi="Times New Roman" w:cs="David" w:hint="cs"/>
            <w:sz w:val="24"/>
            <w:szCs w:val="24"/>
            <w:rtl/>
            <w:lang w:eastAsia="he-IL"/>
          </w:rPr>
          <w:delText xml:space="preserve">תמורת ביצוע שירותי היועץ ישולם </w:delText>
        </w:r>
        <w:r w:rsidRPr="006D2AE3" w:rsidDel="00515418">
          <w:rPr>
            <w:rFonts w:ascii="Times New Roman" w:eastAsia="Times New Roman" w:hAnsi="Times New Roman" w:cs="David"/>
            <w:sz w:val="24"/>
            <w:szCs w:val="24"/>
            <w:rtl/>
            <w:lang w:eastAsia="he-IL"/>
          </w:rPr>
          <w:delText>סכום קבוע ומוחלט של _________ ש"ח (במילים ______________  ש"ח) לכל מבנה חוזר</w:delText>
        </w:r>
      </w:del>
      <w:ins w:id="285" w:author="Meryl Etman" w:date="2021-05-31T15:01:00Z">
        <w:r w:rsidR="00515418">
          <w:rPr>
            <w:rFonts w:ascii="Times New Roman" w:eastAsia="Times New Roman" w:hAnsi="Times New Roman" w:cs="David" w:hint="cs"/>
            <w:sz w:val="24"/>
            <w:szCs w:val="24"/>
            <w:rtl/>
            <w:lang w:eastAsia="he-IL"/>
          </w:rPr>
          <w:t>מבוטל</w:t>
        </w:r>
      </w:ins>
      <w:r w:rsidRPr="006D2AE3">
        <w:rPr>
          <w:rFonts w:ascii="Times New Roman" w:eastAsia="Times New Roman" w:hAnsi="Times New Roman" w:cs="David"/>
          <w:sz w:val="24"/>
          <w:szCs w:val="24"/>
          <w:rtl/>
          <w:lang w:eastAsia="he-IL"/>
        </w:rPr>
        <w:t xml:space="preserve">. </w:t>
      </w:r>
    </w:p>
    <w:p w14:paraId="64FE314D" w14:textId="7917E3AE" w:rsidR="00415999" w:rsidRPr="00DE118F" w:rsidDel="003F540B" w:rsidRDefault="00415999" w:rsidP="00415999">
      <w:pPr>
        <w:widowControl w:val="0"/>
        <w:spacing w:before="120" w:beforeAutospacing="0" w:after="60" w:afterAutospacing="0" w:line="240" w:lineRule="auto"/>
        <w:ind w:left="720" w:right="-181"/>
        <w:rPr>
          <w:del w:id="286" w:author="Meryl Etman" w:date="2021-05-31T15:08:00Z"/>
          <w:rFonts w:ascii="Times New Roman" w:eastAsia="Times New Roman" w:hAnsi="Times New Roman" w:cs="David"/>
          <w:sz w:val="24"/>
          <w:szCs w:val="24"/>
          <w:rtl/>
          <w:lang w:eastAsia="he-IL"/>
        </w:rPr>
      </w:pPr>
      <w:del w:id="287" w:author="Meryl Etman" w:date="2021-05-31T15:08:00Z">
        <w:r w:rsidRPr="00DE118F" w:rsidDel="003F540B">
          <w:rPr>
            <w:rFonts w:ascii="Times New Roman" w:eastAsia="Times New Roman" w:hAnsi="Times New Roman" w:cs="David"/>
            <w:sz w:val="24"/>
            <w:szCs w:val="24"/>
            <w:rtl/>
            <w:lang w:eastAsia="he-IL"/>
          </w:rPr>
          <w:delText>בסעיף זה:</w:delText>
        </w:r>
      </w:del>
    </w:p>
    <w:p w14:paraId="06B63F5A" w14:textId="5F50EC8B" w:rsidR="00415999" w:rsidRPr="00DE118F" w:rsidDel="003F540B" w:rsidRDefault="00415999" w:rsidP="00415999">
      <w:pPr>
        <w:widowControl w:val="0"/>
        <w:spacing w:before="120" w:beforeAutospacing="0" w:after="60" w:afterAutospacing="0" w:line="240" w:lineRule="auto"/>
        <w:ind w:left="720" w:right="-181"/>
        <w:jc w:val="both"/>
        <w:rPr>
          <w:del w:id="288" w:author="Meryl Etman" w:date="2021-05-31T15:08:00Z"/>
          <w:rFonts w:ascii="Times New Roman" w:eastAsia="Times New Roman" w:hAnsi="Times New Roman" w:cs="David"/>
          <w:sz w:val="24"/>
          <w:szCs w:val="24"/>
          <w:rtl/>
          <w:lang w:eastAsia="he-IL"/>
        </w:rPr>
      </w:pPr>
      <w:del w:id="289" w:author="Meryl Etman" w:date="2021-05-31T15:08:00Z">
        <w:r w:rsidRPr="00DE118F" w:rsidDel="003F540B">
          <w:rPr>
            <w:rFonts w:ascii="Times New Roman" w:eastAsia="Times New Roman" w:hAnsi="Times New Roman" w:cs="David"/>
            <w:sz w:val="24"/>
            <w:szCs w:val="24"/>
            <w:rtl/>
            <w:lang w:eastAsia="he-IL"/>
          </w:rPr>
          <w:delText xml:space="preserve">מבנה ראשוני - המבנה שהוקם לראשונה עפ"י תכניותיו של </w:delText>
        </w:r>
        <w:r w:rsidR="009F6985" w:rsidDel="003F540B">
          <w:rPr>
            <w:rFonts w:ascii="Times New Roman" w:eastAsia="Times New Roman" w:hAnsi="Times New Roman" w:cs="David"/>
            <w:sz w:val="24"/>
            <w:szCs w:val="24"/>
            <w:rtl/>
            <w:lang w:eastAsia="he-IL"/>
          </w:rPr>
          <w:delText>היועץ</w:delText>
        </w:r>
        <w:r w:rsidRPr="00DE118F" w:rsidDel="003F540B">
          <w:rPr>
            <w:rFonts w:ascii="Times New Roman" w:eastAsia="Times New Roman" w:hAnsi="Times New Roman" w:cs="David"/>
            <w:sz w:val="24"/>
            <w:szCs w:val="24"/>
            <w:rtl/>
            <w:lang w:eastAsia="he-IL"/>
          </w:rPr>
          <w:delText xml:space="preserve">. </w:delText>
        </w:r>
      </w:del>
    </w:p>
    <w:p w14:paraId="18A91426" w14:textId="4822B813" w:rsidR="00415999" w:rsidRPr="00DE118F" w:rsidDel="003F540B" w:rsidRDefault="00415999" w:rsidP="00415999">
      <w:pPr>
        <w:widowControl w:val="0"/>
        <w:spacing w:before="120" w:beforeAutospacing="0" w:after="60" w:afterAutospacing="0" w:line="240" w:lineRule="auto"/>
        <w:ind w:left="720" w:right="-181"/>
        <w:jc w:val="both"/>
        <w:rPr>
          <w:del w:id="290" w:author="Meryl Etman" w:date="2021-05-31T15:08:00Z"/>
          <w:rFonts w:ascii="Times New Roman" w:eastAsia="Times New Roman" w:hAnsi="Times New Roman" w:cs="David"/>
          <w:sz w:val="24"/>
          <w:szCs w:val="24"/>
          <w:rtl/>
          <w:lang w:eastAsia="he-IL"/>
        </w:rPr>
      </w:pPr>
      <w:del w:id="291" w:author="Meryl Etman" w:date="2021-05-31T15:08:00Z">
        <w:r w:rsidRPr="00DE118F" w:rsidDel="003F540B">
          <w:rPr>
            <w:rFonts w:ascii="Times New Roman" w:eastAsia="Times New Roman" w:hAnsi="Times New Roman" w:cs="David"/>
            <w:sz w:val="24"/>
            <w:szCs w:val="24"/>
            <w:rtl/>
            <w:lang w:eastAsia="he-IL"/>
          </w:rPr>
          <w:delText>במקרים בהם מתוכננים במקביל מס' מבנים ראשונים וחוזרים יחשב המבנה שבו מס' היחידות הרב ביותר כמבנה ראשוני.</w:delText>
        </w:r>
      </w:del>
    </w:p>
    <w:p w14:paraId="2976AEFA" w14:textId="4035A1AF" w:rsidR="00415999" w:rsidRPr="00DE118F" w:rsidDel="003F540B" w:rsidRDefault="00415999" w:rsidP="00415999">
      <w:pPr>
        <w:widowControl w:val="0"/>
        <w:spacing w:before="120" w:beforeAutospacing="0" w:after="60" w:afterAutospacing="0" w:line="240" w:lineRule="auto"/>
        <w:ind w:left="720" w:right="-181"/>
        <w:jc w:val="both"/>
        <w:rPr>
          <w:del w:id="292" w:author="Meryl Etman" w:date="2021-05-31T15:08:00Z"/>
          <w:rFonts w:ascii="Times New Roman" w:eastAsia="Times New Roman" w:hAnsi="Times New Roman" w:cs="David"/>
          <w:sz w:val="24"/>
          <w:szCs w:val="24"/>
          <w:rtl/>
          <w:lang w:eastAsia="he-IL"/>
        </w:rPr>
      </w:pPr>
      <w:del w:id="293" w:author="Meryl Etman" w:date="2021-05-31T15:08:00Z">
        <w:r w:rsidRPr="00DE118F" w:rsidDel="003F540B">
          <w:rPr>
            <w:rFonts w:ascii="Times New Roman" w:eastAsia="Times New Roman" w:hAnsi="Times New Roman" w:cs="David"/>
            <w:sz w:val="24"/>
            <w:szCs w:val="24"/>
            <w:rtl/>
            <w:lang w:eastAsia="he-IL"/>
          </w:rPr>
          <w:delText xml:space="preserve">מבנה חוזר - מבנה נוסף המוקם בשלמותו או בחלקו עפ"י תכניותיו של </w:delText>
        </w:r>
        <w:r w:rsidR="009F6985" w:rsidDel="003F540B">
          <w:rPr>
            <w:rFonts w:ascii="Times New Roman" w:eastAsia="Times New Roman" w:hAnsi="Times New Roman" w:cs="David"/>
            <w:sz w:val="24"/>
            <w:szCs w:val="24"/>
            <w:rtl/>
            <w:lang w:eastAsia="he-IL"/>
          </w:rPr>
          <w:delText>היועץ</w:delText>
        </w:r>
        <w:r w:rsidRPr="00DE118F" w:rsidDel="003F540B">
          <w:rPr>
            <w:rFonts w:ascii="Times New Roman" w:eastAsia="Times New Roman" w:hAnsi="Times New Roman" w:cs="David"/>
            <w:sz w:val="24"/>
            <w:szCs w:val="24"/>
            <w:rtl/>
            <w:lang w:eastAsia="he-IL"/>
          </w:rPr>
          <w:delText xml:space="preserve">, על אותו המגרש או במגרש אחר, בין אם על פי תכניות קיימות על כל פרטיהן ובין אם לצורך הקמתו התבקש </w:delText>
        </w:r>
        <w:r w:rsidR="007902DF" w:rsidDel="003F540B">
          <w:rPr>
            <w:rFonts w:ascii="Times New Roman" w:eastAsia="Times New Roman" w:hAnsi="Times New Roman" w:cs="David"/>
            <w:sz w:val="24"/>
            <w:szCs w:val="24"/>
            <w:rtl/>
            <w:lang w:eastAsia="he-IL"/>
          </w:rPr>
          <w:delText>יועץ</w:delText>
        </w:r>
        <w:r w:rsidRPr="00DE118F" w:rsidDel="003F540B">
          <w:rPr>
            <w:rFonts w:ascii="Times New Roman" w:eastAsia="Times New Roman" w:hAnsi="Times New Roman" w:cs="David"/>
            <w:sz w:val="24"/>
            <w:szCs w:val="24"/>
            <w:rtl/>
            <w:lang w:eastAsia="he-IL"/>
          </w:rPr>
          <w:delTex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delText>
        </w:r>
      </w:del>
    </w:p>
    <w:p w14:paraId="49237700" w14:textId="64889BBA" w:rsidR="00415999" w:rsidRPr="00DE118F" w:rsidRDefault="00415999" w:rsidP="00415999">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del w:id="294" w:author="Meryl Etman" w:date="2021-05-31T15:08:00Z">
        <w:r w:rsidRPr="00DE118F" w:rsidDel="003F540B">
          <w:rPr>
            <w:rFonts w:ascii="Times New Roman" w:eastAsia="Times New Roman" w:hAnsi="Times New Roman" w:cs="David"/>
            <w:sz w:val="24"/>
            <w:szCs w:val="24"/>
            <w:rtl/>
            <w:lang w:eastAsia="he-IL"/>
          </w:rPr>
          <w:delText>(במקרים בהם מתוכננים במקביל מס' מבנים שיוגדרו כראשונים וכחוזרים בהפרשים של עד שתי קומות יחשב גם מבנה בו מתוכננות שתי קומות פחות מהמבנה הראשוני כמבנה חוזר).</w:delText>
        </w:r>
      </w:del>
    </w:p>
    <w:p w14:paraId="70990E18" w14:textId="608876B0" w:rsidR="00415999" w:rsidRPr="00DE118F" w:rsidRDefault="00415999" w:rsidP="00415999">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0CAA92AB66134D6BAE9FDEF64F281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295" w:author="Meryl Etman" w:date="2021-05-30T16:58:00Z">
            <w:r w:rsidR="00760D87">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9EDBA94241044DCDACE3A7876F77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296" w:author="Meryl Etman" w:date="2021-05-30T16:58:00Z">
            <w:r w:rsidR="00760D87">
              <w:rPr>
                <w:rFonts w:ascii="Times New Roman" w:eastAsia="Times New Roman" w:hAnsi="Times New Roman" w:cs="David" w:hint="cs"/>
                <w:color w:val="008000"/>
                <w:sz w:val="24"/>
                <w:szCs w:val="24"/>
                <w:rtl/>
              </w:rPr>
              <w:t>בגין</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10D93A9C94D64EA0966AEB2E9C6974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1-01T00:00:00Z">
            <w:dateFormat w:val="dd/MM/yyyy"/>
            <w:lid w:val="he-IL"/>
            <w:storeMappedDataAs w:val="dateTime"/>
            <w:calendar w:val="gregorian"/>
          </w:date>
        </w:sdtPr>
        <w:sdtEndPr/>
        <w:sdtContent>
          <w:ins w:id="297" w:author="Meryl Etman" w:date="2021-05-30T16:58:00Z">
            <w:r w:rsidR="00760D87">
              <w:rPr>
                <w:rFonts w:ascii="Times New Roman" w:eastAsia="Times New Roman" w:hAnsi="Times New Roman" w:cs="David" w:hint="cs"/>
                <w:color w:val="008000"/>
                <w:sz w:val="24"/>
                <w:szCs w:val="24"/>
                <w:rtl/>
              </w:rPr>
              <w:t>‏01/01/2021</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FD4697092804C88B4E0DD179DD83B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298" w:author="Meryl Etman" w:date="2021-05-30T16:58:00Z">
            <w:r w:rsidR="00760D87">
              <w:rPr>
                <w:rFonts w:ascii="Times New Roman" w:eastAsia="Times New Roman" w:hAnsi="Times New Roman" w:cs="David" w:hint="cs"/>
                <w:color w:val="008000"/>
                <w:sz w:val="24"/>
                <w:szCs w:val="24"/>
                <w:rtl/>
              </w:rPr>
              <w:t>222.8896</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3ABE996B" w14:textId="77777777" w:rsidR="00415999" w:rsidRPr="00DE118F" w:rsidRDefault="00415999" w:rsidP="00415999">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3D106A86" w14:textId="77777777" w:rsidR="00415999" w:rsidRPr="00DE118F" w:rsidRDefault="00415999" w:rsidP="00415999">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lastRenderedPageBreak/>
        <w:t>3.</w:t>
      </w:r>
      <w:r w:rsidRPr="00DE118F">
        <w:rPr>
          <w:rFonts w:ascii="Times New Roman" w:eastAsia="Times New Roman" w:hAnsi="Times New Roman" w:cs="David"/>
          <w:sz w:val="24"/>
          <w:szCs w:val="24"/>
          <w:rtl/>
          <w:lang w:eastAsia="he-IL"/>
        </w:rPr>
        <w:tab/>
        <w:t>למען הסר ספק:</w:t>
      </w:r>
    </w:p>
    <w:p w14:paraId="39D3698D" w14:textId="7080852A" w:rsidR="00415999" w:rsidRPr="00DE118F" w:rsidRDefault="00415999" w:rsidP="007616CD">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r>
      <w:del w:id="299" w:author="Meryl Etman" w:date="2021-09-14T12:13:00Z">
        <w:r w:rsidRPr="00DE118F" w:rsidDel="00832D32">
          <w:rPr>
            <w:rFonts w:ascii="Times New Roman" w:eastAsia="Times New Roman" w:hAnsi="Times New Roman" w:cs="David"/>
            <w:sz w:val="24"/>
            <w:szCs w:val="24"/>
            <w:rtl/>
            <w:lang w:eastAsia="he-IL"/>
          </w:rPr>
          <w:delText>שכר הטרחה יחושב כמכפלת יחידת הדיור שבתכנון ושבכוונת המזמין לבצעם בכל קטע וקטע של הפרויקט במועדו (לדוגמא: אם בקטע א' בכוונת המזמין לבצע 60 יח"ד, ו</w:delText>
        </w:r>
        <w:r w:rsidR="009F6985" w:rsidDel="00832D32">
          <w:rPr>
            <w:rFonts w:ascii="Times New Roman" w:eastAsia="Times New Roman" w:hAnsi="Times New Roman" w:cs="David"/>
            <w:sz w:val="24"/>
            <w:szCs w:val="24"/>
            <w:rtl/>
            <w:lang w:eastAsia="he-IL"/>
          </w:rPr>
          <w:delText>היועץ</w:delText>
        </w:r>
        <w:r w:rsidRPr="00DE118F" w:rsidDel="00832D32">
          <w:rPr>
            <w:rFonts w:ascii="Times New Roman" w:eastAsia="Times New Roman" w:hAnsi="Times New Roman" w:cs="David"/>
            <w:sz w:val="24"/>
            <w:szCs w:val="24"/>
            <w:rtl/>
            <w:lang w:eastAsia="he-IL"/>
          </w:rPr>
          <w:delText xml:space="preserve"> נדרש לתכנן להקמת 60 יח"ד, יהיה חייב המזמין בתשלום עבור אותן יח"ד בלבד, גם אם התכנון יתאים לקטעים הבאים)</w:delText>
        </w:r>
      </w:del>
      <w:ins w:id="300" w:author="Meryl Etman" w:date="2021-09-14T12:13:00Z">
        <w:r w:rsidR="00832D32">
          <w:rPr>
            <w:rFonts w:ascii="Times New Roman" w:eastAsia="Times New Roman" w:hAnsi="Times New Roman" w:cs="David" w:hint="cs"/>
            <w:sz w:val="24"/>
            <w:szCs w:val="24"/>
            <w:rtl/>
            <w:lang w:eastAsia="he-IL"/>
          </w:rPr>
          <w:t>מבוטל</w:t>
        </w:r>
      </w:ins>
      <w:r w:rsidRPr="00DE118F">
        <w:rPr>
          <w:rFonts w:ascii="Times New Roman" w:eastAsia="Times New Roman" w:hAnsi="Times New Roman" w:cs="David"/>
          <w:sz w:val="24"/>
          <w:szCs w:val="24"/>
          <w:rtl/>
          <w:lang w:eastAsia="he-IL"/>
        </w:rPr>
        <w:t xml:space="preserve">. </w:t>
      </w:r>
    </w:p>
    <w:p w14:paraId="7E851C03"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 xml:space="preserve">מובהר כי 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53909E78" w14:textId="77777777" w:rsidR="00415999" w:rsidRPr="00DE118F" w:rsidRDefault="00415999" w:rsidP="00415999">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 xml:space="preserve">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6E1C3357" w14:textId="77777777" w:rsidR="00415999" w:rsidRPr="00DE118F"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7902DF">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והמצאת כל אישור נוסף עפ"י דין.</w:t>
      </w:r>
    </w:p>
    <w:p w14:paraId="4AEA70F7" w14:textId="77777777" w:rsidR="006D2AE3" w:rsidRPr="00415999" w:rsidRDefault="00415999" w:rsidP="00415999">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 xml:space="preserve">תנאי מוקדם לביצוע התשלומים לפי נספח זה הוא שכל עבודות התכנון הכלולות בשכר </w:t>
      </w:r>
      <w:r w:rsidR="009F6985">
        <w:rPr>
          <w:rFonts w:ascii="Times New Roman" w:eastAsia="Times New Roman" w:hAnsi="Times New Roman" w:cs="David"/>
          <w:sz w:val="24"/>
          <w:szCs w:val="24"/>
          <w:rtl/>
          <w:lang w:eastAsia="he-IL"/>
        </w:rPr>
        <w:t>היועץ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68475A47" w14:textId="77777777" w:rsidR="00800624" w:rsidRDefault="00800624">
      <w:pPr>
        <w:bidi w:val="0"/>
        <w:spacing w:before="0" w:beforeAutospacing="0" w:after="160" w:afterAutospacing="0" w:line="259" w:lineRule="auto"/>
        <w:rPr>
          <w:ins w:id="301" w:author="Meryl Etman" w:date="2021-05-31T15:12:00Z"/>
          <w:rFonts w:ascii="Times New Roman" w:eastAsia="Times New Roman" w:hAnsi="Times New Roman" w:cs="David"/>
          <w:bCs/>
          <w:sz w:val="24"/>
          <w:szCs w:val="24"/>
          <w:u w:val="single"/>
          <w:rtl/>
          <w:lang w:eastAsia="he-IL"/>
        </w:rPr>
      </w:pPr>
      <w:ins w:id="302" w:author="Meryl Etman" w:date="2021-05-31T15:12:00Z">
        <w:r>
          <w:rPr>
            <w:rFonts w:ascii="Times New Roman" w:eastAsia="Times New Roman" w:hAnsi="Times New Roman" w:cs="David"/>
            <w:bCs/>
            <w:sz w:val="24"/>
            <w:szCs w:val="24"/>
            <w:u w:val="single"/>
            <w:rtl/>
            <w:lang w:eastAsia="he-IL"/>
          </w:rPr>
          <w:br w:type="page"/>
        </w:r>
      </w:ins>
    </w:p>
    <w:p w14:paraId="1EFC7DFD" w14:textId="369AB610"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lastRenderedPageBreak/>
        <w:t xml:space="preserve">נספח </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ה</w:t>
      </w:r>
      <w:r w:rsidR="00415999">
        <w:rPr>
          <w:rFonts w:ascii="Times New Roman" w:eastAsia="Times New Roman" w:hAnsi="Times New Roman" w:cs="David" w:hint="cs"/>
          <w:bCs/>
          <w:sz w:val="24"/>
          <w:szCs w:val="24"/>
          <w:u w:val="single"/>
          <w:rtl/>
          <w:lang w:eastAsia="he-IL"/>
        </w:rPr>
        <w:t>'</w:t>
      </w:r>
      <w:r w:rsidRPr="006D2AE3">
        <w:rPr>
          <w:rFonts w:ascii="Times New Roman" w:eastAsia="Times New Roman" w:hAnsi="Times New Roman" w:cs="David"/>
          <w:bCs/>
          <w:sz w:val="24"/>
          <w:szCs w:val="24"/>
          <w:u w:val="single"/>
          <w:rtl/>
          <w:lang w:eastAsia="he-IL"/>
        </w:rPr>
        <w:t>'</w:t>
      </w:r>
    </w:p>
    <w:p w14:paraId="577A069C"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5C753F" w14:textId="77777777" w:rsidR="006D2AE3" w:rsidRPr="006D2AE3" w:rsidRDefault="006D2AE3" w:rsidP="006D2AE3">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D2AE3">
        <w:rPr>
          <w:rFonts w:ascii="Times New Roman" w:eastAsia="Times New Roman" w:hAnsi="Times New Roman" w:cs="David"/>
          <w:bCs/>
          <w:sz w:val="24"/>
          <w:szCs w:val="24"/>
          <w:u w:val="single"/>
          <w:rtl/>
          <w:lang w:eastAsia="he-IL"/>
        </w:rPr>
        <w:t xml:space="preserve">תשלומי שכר </w:t>
      </w:r>
      <w:r w:rsidR="009F6985">
        <w:rPr>
          <w:rFonts w:ascii="Times New Roman" w:eastAsia="Times New Roman" w:hAnsi="Times New Roman" w:cs="David" w:hint="cs"/>
          <w:bCs/>
          <w:sz w:val="24"/>
          <w:szCs w:val="24"/>
          <w:u w:val="single"/>
          <w:rtl/>
          <w:lang w:eastAsia="he-IL"/>
        </w:rPr>
        <w:t>היועץ</w:t>
      </w:r>
    </w:p>
    <w:p w14:paraId="190AE547"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520AA424" w14:textId="77777777" w:rsidR="006D2AE3" w:rsidRPr="006D2AE3" w:rsidRDefault="006D2AE3" w:rsidP="006D2AE3">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D47E0A0" w14:textId="77777777" w:rsidR="006D2AE3" w:rsidRPr="006D2AE3" w:rsidRDefault="006D2AE3" w:rsidP="006D2AE3">
      <w:pPr>
        <w:widowControl w:val="0"/>
        <w:numPr>
          <w:ilvl w:val="0"/>
          <w:numId w:val="9"/>
        </w:numPr>
        <w:spacing w:before="0" w:beforeAutospacing="0" w:after="0" w:afterAutospacing="0" w:line="240" w:lineRule="auto"/>
        <w:ind w:right="360"/>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שכר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ישולם לשיעורין כנגד גמר כל שלב ושלב של שרותי </w:t>
      </w:r>
      <w:r w:rsidR="009F6985">
        <w:rPr>
          <w:rFonts w:ascii="Times New Roman" w:eastAsia="Times New Roman" w:hAnsi="Times New Roman" w:cs="David"/>
          <w:sz w:val="24"/>
          <w:szCs w:val="24"/>
          <w:rtl/>
          <w:lang w:eastAsia="he-IL"/>
        </w:rPr>
        <w:t>היועץ</w:t>
      </w:r>
      <w:r w:rsidRPr="006D2AE3">
        <w:rPr>
          <w:rFonts w:ascii="Times New Roman" w:eastAsia="Times New Roman" w:hAnsi="Times New Roman" w:cs="David"/>
          <w:sz w:val="24"/>
          <w:szCs w:val="24"/>
          <w:rtl/>
          <w:lang w:eastAsia="he-IL"/>
        </w:rPr>
        <w:t xml:space="preserve"> כמוגדר בחוזה לרבות בנספחים ב' ו- ח' כדלקמן:</w:t>
      </w:r>
      <w:r w:rsidRPr="006D2AE3">
        <w:rPr>
          <w:rFonts w:ascii="Times New Roman" w:eastAsia="Times New Roman" w:hAnsi="Times New Roman" w:cs="David"/>
          <w:sz w:val="24"/>
          <w:szCs w:val="24"/>
          <w:rtl/>
          <w:lang w:eastAsia="he-IL"/>
        </w:rPr>
        <w:br/>
      </w:r>
    </w:p>
    <w:tbl>
      <w:tblPr>
        <w:tblW w:w="8763" w:type="dxa"/>
        <w:tblLook w:val="00A0" w:firstRow="1" w:lastRow="0" w:firstColumn="1" w:lastColumn="0" w:noHBand="0" w:noVBand="0"/>
      </w:tblPr>
      <w:tblGrid>
        <w:gridCol w:w="993"/>
        <w:gridCol w:w="5670"/>
        <w:gridCol w:w="567"/>
        <w:gridCol w:w="966"/>
        <w:gridCol w:w="567"/>
      </w:tblGrid>
      <w:tr w:rsidR="006D2AE3" w:rsidRPr="006D2AE3" w14:paraId="53F46BF9" w14:textId="77777777" w:rsidTr="00144C6E">
        <w:trPr>
          <w:gridAfter w:val="1"/>
          <w:wAfter w:w="567" w:type="dxa"/>
        </w:trPr>
        <w:tc>
          <w:tcPr>
            <w:tcW w:w="993" w:type="dxa"/>
            <w:vAlign w:val="bottom"/>
          </w:tcPr>
          <w:p w14:paraId="49815B60"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5670" w:type="dxa"/>
          </w:tcPr>
          <w:p w14:paraId="029B5875" w14:textId="77777777" w:rsidR="006D2AE3" w:rsidRPr="006D2AE3" w:rsidRDefault="006D2AE3" w:rsidP="006D2AE3">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gridSpan w:val="2"/>
          </w:tcPr>
          <w:p w14:paraId="1C9D272B"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6D2AE3" w:rsidRPr="006D2AE3" w14:paraId="74E0E59F" w14:textId="77777777" w:rsidTr="00144C6E">
        <w:trPr>
          <w:trHeight w:val="340"/>
        </w:trPr>
        <w:tc>
          <w:tcPr>
            <w:tcW w:w="993" w:type="dxa"/>
          </w:tcPr>
          <w:p w14:paraId="62DF07A5" w14:textId="77777777" w:rsidR="006D2AE3" w:rsidRPr="006D2AE3" w:rsidRDefault="006D2AE3" w:rsidP="00415999">
            <w:pPr>
              <w:widowControl w:val="0"/>
              <w:spacing w:before="0" w:beforeAutospacing="0" w:after="0" w:afterAutospacing="0" w:line="240" w:lineRule="auto"/>
              <w:ind w:left="310" w:right="360" w:hanging="31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21353D21" w14:textId="77777777" w:rsidR="006D2AE3" w:rsidRPr="006D2AE3" w:rsidRDefault="006D2AE3" w:rsidP="00144C6E">
            <w:pPr>
              <w:widowControl w:val="0"/>
              <w:tabs>
                <w:tab w:val="left" w:pos="6151"/>
              </w:tabs>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לאחר גמר הי</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עוץ המוקדם</w:t>
            </w:r>
            <w:r w:rsidRPr="006D2AE3">
              <w:rPr>
                <w:rFonts w:ascii="Times New Roman" w:eastAsia="Times New Roman" w:hAnsi="Times New Roman" w:cs="David" w:hint="cs"/>
                <w:sz w:val="24"/>
                <w:szCs w:val="24"/>
                <w:rtl/>
                <w:lang w:eastAsia="he-IL"/>
              </w:rPr>
              <w:t xml:space="preserve"> לתיאום מערכות</w:t>
            </w:r>
            <w:r w:rsidR="00415999">
              <w:rPr>
                <w:rFonts w:ascii="Times New Roman" w:eastAsia="Times New Roman" w:hAnsi="Times New Roman" w:cs="David" w:hint="cs"/>
                <w:sz w:val="24"/>
                <w:szCs w:val="24"/>
                <w:rtl/>
              </w:rPr>
              <w:t>............................</w:t>
            </w:r>
            <w:r w:rsidR="00144C6E">
              <w:rPr>
                <w:rFonts w:ascii="Times New Roman" w:eastAsia="Times New Roman" w:hAnsi="Times New Roman" w:cs="David" w:hint="cs"/>
                <w:sz w:val="24"/>
                <w:szCs w:val="24"/>
                <w:rtl/>
              </w:rPr>
              <w:t>.........</w:t>
            </w:r>
          </w:p>
        </w:tc>
        <w:tc>
          <w:tcPr>
            <w:tcW w:w="1533" w:type="dxa"/>
            <w:gridSpan w:val="2"/>
          </w:tcPr>
          <w:p w14:paraId="1276DBF4"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tl/>
              </w:rPr>
            </w:pPr>
            <w:r w:rsidRPr="006D2AE3">
              <w:rPr>
                <w:rFonts w:ascii="Times New Roman" w:eastAsia="Times New Roman" w:hAnsi="Times New Roman" w:cs="David" w:hint="cs"/>
                <w:sz w:val="24"/>
                <w:szCs w:val="24"/>
                <w:rtl/>
              </w:rPr>
              <w:t>א.</w:t>
            </w:r>
          </w:p>
        </w:tc>
      </w:tr>
      <w:tr w:rsidR="006D2AE3" w:rsidRPr="006D2AE3" w14:paraId="170AD219" w14:textId="77777777" w:rsidTr="00144C6E">
        <w:trPr>
          <w:trHeight w:val="340"/>
        </w:trPr>
        <w:tc>
          <w:tcPr>
            <w:tcW w:w="993" w:type="dxa"/>
          </w:tcPr>
          <w:p w14:paraId="72D5F7A0"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25%</w:t>
            </w:r>
          </w:p>
        </w:tc>
        <w:tc>
          <w:tcPr>
            <w:tcW w:w="6237" w:type="dxa"/>
            <w:gridSpan w:val="2"/>
          </w:tcPr>
          <w:p w14:paraId="1589A080"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w:t>
            </w:r>
            <w:proofErr w:type="spellStart"/>
            <w:r w:rsidRPr="006D2AE3">
              <w:rPr>
                <w:rFonts w:ascii="Times New Roman" w:eastAsia="Times New Roman" w:hAnsi="Times New Roman" w:cs="David" w:hint="cs"/>
                <w:sz w:val="24"/>
                <w:szCs w:val="24"/>
                <w:rtl/>
                <w:lang w:eastAsia="he-IL"/>
              </w:rPr>
              <w:t>תכניות</w:t>
            </w:r>
            <w:proofErr w:type="spellEnd"/>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hint="cs"/>
                <w:sz w:val="24"/>
                <w:szCs w:val="24"/>
                <w:rtl/>
              </w:rPr>
              <w:t xml:space="preserve"> לתיאום מערכות כולל חתכים </w:t>
            </w:r>
            <w:r w:rsidR="00144C6E">
              <w:rPr>
                <w:rFonts w:ascii="Times New Roman" w:eastAsia="Times New Roman" w:hAnsi="Times New Roman" w:cs="David" w:hint="cs"/>
                <w:sz w:val="24"/>
                <w:szCs w:val="24"/>
                <w:rtl/>
              </w:rPr>
              <w:t xml:space="preserve">סבב </w:t>
            </w:r>
            <w:r w:rsidRPr="006D2AE3">
              <w:rPr>
                <w:rFonts w:ascii="Times New Roman" w:eastAsia="Times New Roman" w:hAnsi="Times New Roman" w:cs="David" w:hint="cs"/>
                <w:sz w:val="24"/>
                <w:szCs w:val="24"/>
                <w:rtl/>
              </w:rPr>
              <w:t xml:space="preserve">ראשון </w:t>
            </w:r>
            <w:r w:rsidR="00144C6E">
              <w:rPr>
                <w:rFonts w:ascii="Times New Roman" w:eastAsia="Times New Roman" w:hAnsi="Times New Roman" w:cs="David" w:hint="cs"/>
                <w:sz w:val="24"/>
                <w:szCs w:val="24"/>
                <w:rtl/>
              </w:rPr>
              <w:t>...</w:t>
            </w:r>
          </w:p>
        </w:tc>
        <w:tc>
          <w:tcPr>
            <w:tcW w:w="1533" w:type="dxa"/>
            <w:gridSpan w:val="2"/>
          </w:tcPr>
          <w:p w14:paraId="5BDF0D37"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ב.</w:t>
            </w:r>
          </w:p>
        </w:tc>
      </w:tr>
      <w:tr w:rsidR="006D2AE3" w:rsidRPr="006D2AE3" w14:paraId="6E1B956A" w14:textId="77777777" w:rsidTr="00144C6E">
        <w:trPr>
          <w:trHeight w:val="340"/>
        </w:trPr>
        <w:tc>
          <w:tcPr>
            <w:tcW w:w="993" w:type="dxa"/>
          </w:tcPr>
          <w:p w14:paraId="152AB7C4"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55%</w:t>
            </w:r>
          </w:p>
        </w:tc>
        <w:tc>
          <w:tcPr>
            <w:tcW w:w="6237" w:type="dxa"/>
            <w:gridSpan w:val="2"/>
          </w:tcPr>
          <w:p w14:paraId="22D893E6"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 xml:space="preserve">לאחר גמר </w:t>
            </w:r>
            <w:r w:rsidRPr="006D2AE3">
              <w:rPr>
                <w:rFonts w:ascii="Times New Roman" w:eastAsia="Times New Roman" w:hAnsi="Times New Roman" w:cs="David" w:hint="cs"/>
                <w:sz w:val="24"/>
                <w:szCs w:val="24"/>
                <w:rtl/>
                <w:lang w:eastAsia="he-IL"/>
              </w:rPr>
              <w:t xml:space="preserve">הפקת </w:t>
            </w:r>
            <w:proofErr w:type="spellStart"/>
            <w:r w:rsidRPr="006D2AE3">
              <w:rPr>
                <w:rFonts w:ascii="Times New Roman" w:eastAsia="Times New Roman" w:hAnsi="Times New Roman" w:cs="David" w:hint="cs"/>
                <w:sz w:val="24"/>
                <w:szCs w:val="24"/>
                <w:rtl/>
                <w:lang w:eastAsia="he-IL"/>
              </w:rPr>
              <w:t>תכניות</w:t>
            </w:r>
            <w:proofErr w:type="spellEnd"/>
            <w:r w:rsidRPr="006D2AE3">
              <w:rPr>
                <w:rFonts w:ascii="Times New Roman" w:eastAsia="Times New Roman" w:hAnsi="Times New Roman" w:cs="David" w:hint="cs"/>
                <w:sz w:val="24"/>
                <w:szCs w:val="24"/>
                <w:rtl/>
                <w:lang w:eastAsia="he-IL"/>
              </w:rPr>
              <w:t xml:space="preserve"> סופיות לביצוע</w:t>
            </w:r>
            <w:r w:rsidR="00144C6E">
              <w:rPr>
                <w:rFonts w:ascii="Times New Roman" w:eastAsia="Times New Roman" w:hAnsi="Times New Roman" w:cs="David" w:hint="cs"/>
                <w:sz w:val="24"/>
                <w:szCs w:val="24"/>
                <w:rtl/>
              </w:rPr>
              <w:t>...........................................</w:t>
            </w:r>
          </w:p>
        </w:tc>
        <w:tc>
          <w:tcPr>
            <w:tcW w:w="1533" w:type="dxa"/>
            <w:gridSpan w:val="2"/>
          </w:tcPr>
          <w:p w14:paraId="69AEB326"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ג.</w:t>
            </w:r>
          </w:p>
        </w:tc>
      </w:tr>
      <w:tr w:rsidR="006D2AE3" w:rsidRPr="006D2AE3" w14:paraId="1F7CF4F3" w14:textId="77777777" w:rsidTr="00144C6E">
        <w:trPr>
          <w:trHeight w:val="340"/>
        </w:trPr>
        <w:tc>
          <w:tcPr>
            <w:tcW w:w="993" w:type="dxa"/>
          </w:tcPr>
          <w:p w14:paraId="333FF0D4" w14:textId="77777777" w:rsidR="006D2AE3" w:rsidRPr="006D2AE3" w:rsidRDefault="006D2AE3" w:rsidP="006D2AE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6D2AE3">
              <w:rPr>
                <w:rFonts w:ascii="Times New Roman" w:eastAsia="Times New Roman" w:hAnsi="Times New Roman" w:cs="David" w:hint="cs"/>
                <w:sz w:val="24"/>
                <w:szCs w:val="24"/>
                <w:rtl/>
                <w:lang w:eastAsia="he-IL"/>
              </w:rPr>
              <w:t>10%</w:t>
            </w:r>
          </w:p>
        </w:tc>
        <w:tc>
          <w:tcPr>
            <w:tcW w:w="6237" w:type="dxa"/>
            <w:gridSpan w:val="2"/>
          </w:tcPr>
          <w:p w14:paraId="3706CF74" w14:textId="77777777" w:rsidR="006D2AE3" w:rsidRPr="006D2AE3" w:rsidRDefault="006D2AE3" w:rsidP="00144C6E">
            <w:pPr>
              <w:widowControl w:val="0"/>
              <w:spacing w:before="0" w:beforeAutospacing="0" w:after="0" w:afterAutospacing="0" w:line="240" w:lineRule="auto"/>
              <w:rPr>
                <w:rFonts w:ascii="Times New Roman" w:eastAsia="Times New Roman" w:hAnsi="Times New Roman" w:cs="David"/>
                <w:sz w:val="24"/>
                <w:szCs w:val="24"/>
              </w:rPr>
            </w:pPr>
            <w:r w:rsidRPr="006D2AE3">
              <w:rPr>
                <w:rFonts w:ascii="Times New Roman" w:eastAsia="Times New Roman" w:hAnsi="Times New Roman" w:cs="David"/>
                <w:sz w:val="24"/>
                <w:szCs w:val="24"/>
                <w:rtl/>
                <w:lang w:eastAsia="he-IL"/>
              </w:rPr>
              <w:t>במהלך הפיקוח העליון</w:t>
            </w:r>
            <w:r w:rsidR="00144C6E">
              <w:rPr>
                <w:rFonts w:ascii="Times New Roman" w:eastAsia="Times New Roman" w:hAnsi="Times New Roman" w:cs="David" w:hint="cs"/>
                <w:sz w:val="24"/>
                <w:szCs w:val="24"/>
                <w:rtl/>
              </w:rPr>
              <w:t>....................................................................</w:t>
            </w:r>
          </w:p>
        </w:tc>
        <w:tc>
          <w:tcPr>
            <w:tcW w:w="1533" w:type="dxa"/>
            <w:gridSpan w:val="2"/>
          </w:tcPr>
          <w:p w14:paraId="1B517833" w14:textId="77777777" w:rsidR="006D2AE3" w:rsidRPr="006D2AE3" w:rsidRDefault="006D2AE3" w:rsidP="006D2AE3">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6D2AE3">
              <w:rPr>
                <w:rFonts w:ascii="Times New Roman" w:eastAsia="Times New Roman" w:hAnsi="Times New Roman" w:cs="David" w:hint="cs"/>
                <w:sz w:val="24"/>
                <w:szCs w:val="24"/>
                <w:rtl/>
              </w:rPr>
              <w:t>ד.</w:t>
            </w:r>
          </w:p>
        </w:tc>
      </w:tr>
      <w:tr w:rsidR="006D2AE3" w:rsidRPr="006D2AE3" w14:paraId="67FC2CDE" w14:textId="77777777" w:rsidTr="00144C6E">
        <w:trPr>
          <w:gridAfter w:val="1"/>
          <w:wAfter w:w="567" w:type="dxa"/>
        </w:trPr>
        <w:tc>
          <w:tcPr>
            <w:tcW w:w="993" w:type="dxa"/>
          </w:tcPr>
          <w:p w14:paraId="17CDDF8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5670" w:type="dxa"/>
          </w:tcPr>
          <w:p w14:paraId="50040771" w14:textId="77777777" w:rsidR="006D2AE3" w:rsidRPr="006D2AE3" w:rsidRDefault="006D2AE3" w:rsidP="006D2AE3">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gridSpan w:val="2"/>
          </w:tcPr>
          <w:p w14:paraId="459E6101" w14:textId="77777777" w:rsidR="006D2AE3" w:rsidRPr="006D2AE3" w:rsidRDefault="006D2AE3" w:rsidP="006D2AE3">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505221C1" w14:textId="77777777" w:rsidR="006D2AE3" w:rsidRPr="006D2AE3" w:rsidRDefault="006D2AE3" w:rsidP="006D2AE3">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79E5D289"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00CAC16B" w14:textId="77777777" w:rsidR="00144C6E" w:rsidRPr="00776496" w:rsidRDefault="00144C6E" w:rsidP="00144C6E">
      <w:pPr>
        <w:spacing w:before="0" w:beforeAutospacing="0" w:after="0" w:afterAutospacing="0" w:line="360" w:lineRule="auto"/>
        <w:rPr>
          <w:rFonts w:ascii="Times New Roman" w:eastAsia="Times New Roman" w:hAnsi="Times New Roman" w:cs="David"/>
          <w:sz w:val="24"/>
          <w:szCs w:val="24"/>
          <w:rtl/>
        </w:rPr>
      </w:pPr>
    </w:p>
    <w:p w14:paraId="7D6ACBDB" w14:textId="77777777" w:rsidR="00144C6E" w:rsidRPr="00776496" w:rsidRDefault="00144C6E" w:rsidP="00144C6E">
      <w:pPr>
        <w:widowControl w:val="0"/>
        <w:numPr>
          <w:ilvl w:val="0"/>
          <w:numId w:val="15"/>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51B944A" w14:textId="77777777" w:rsidR="00144C6E" w:rsidRPr="00776496" w:rsidRDefault="00144C6E" w:rsidP="00144C6E">
      <w:pPr>
        <w:spacing w:before="0" w:beforeAutospacing="0" w:after="0" w:afterAutospacing="0" w:line="360" w:lineRule="auto"/>
        <w:ind w:left="720"/>
        <w:rPr>
          <w:rFonts w:ascii="Times New Roman" w:eastAsia="Times New Roman" w:hAnsi="Times New Roman" w:cs="David"/>
          <w:sz w:val="24"/>
          <w:szCs w:val="24"/>
          <w:rtl/>
        </w:rPr>
      </w:pPr>
    </w:p>
    <w:p w14:paraId="0E147FFA" w14:textId="77777777" w:rsidR="00144C6E" w:rsidRPr="00776496" w:rsidRDefault="00144C6E" w:rsidP="00144C6E">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437E49ED" w14:textId="77777777" w:rsidR="006D2AE3" w:rsidRPr="00144C6E" w:rsidRDefault="006D2AE3" w:rsidP="006D2AE3">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EE6D419" w14:textId="77777777" w:rsidR="006D2AE3" w:rsidRPr="006D2AE3" w:rsidRDefault="006D2AE3" w:rsidP="006D2AE3">
      <w:pPr>
        <w:widowControl w:val="0"/>
        <w:spacing w:before="0" w:beforeAutospacing="0" w:after="0" w:afterAutospacing="0" w:line="240" w:lineRule="auto"/>
        <w:rPr>
          <w:rFonts w:ascii="Times New Roman" w:eastAsia="Times New Roman" w:hAnsi="Times New Roman" w:cs="David"/>
          <w:sz w:val="24"/>
          <w:szCs w:val="24"/>
          <w:lang w:eastAsia="he-IL"/>
        </w:rPr>
      </w:pPr>
    </w:p>
    <w:p w14:paraId="5863BC77"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54204F7" w14:textId="77777777" w:rsidR="006D2AE3" w:rsidRPr="006D2AE3" w:rsidRDefault="006D2AE3" w:rsidP="006D2AE3">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0C52224"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5BB9193" w14:textId="77777777" w:rsidR="00BE2283" w:rsidRPr="00672C76" w:rsidRDefault="006D2AE3" w:rsidP="00BE228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D2AE3">
        <w:rPr>
          <w:rFonts w:ascii="Times New Roman" w:eastAsia="Times New Roman" w:hAnsi="Times New Roman" w:cs="David"/>
          <w:sz w:val="20"/>
          <w:szCs w:val="20"/>
          <w:rtl/>
          <w:lang w:eastAsia="he-IL"/>
        </w:rPr>
        <w:br w:type="page"/>
      </w:r>
      <w:r w:rsidR="00BE2283" w:rsidRPr="00B27B4C">
        <w:rPr>
          <w:rFonts w:ascii="Times New Roman" w:eastAsia="Times New Roman" w:hAnsi="Times New Roman" w:cs="David" w:hint="cs"/>
          <w:bCs/>
          <w:sz w:val="20"/>
          <w:szCs w:val="24"/>
          <w:u w:val="single"/>
          <w:rtl/>
          <w:lang w:eastAsia="he-IL"/>
        </w:rPr>
        <w:lastRenderedPageBreak/>
        <w:t xml:space="preserve">נספח </w:t>
      </w:r>
      <w:r w:rsidR="00BE2283">
        <w:rPr>
          <w:rFonts w:ascii="Times New Roman" w:eastAsia="Times New Roman" w:hAnsi="Times New Roman" w:cs="David" w:hint="cs"/>
          <w:bCs/>
          <w:sz w:val="20"/>
          <w:szCs w:val="24"/>
          <w:u w:val="single"/>
          <w:rtl/>
          <w:lang w:eastAsia="he-IL"/>
        </w:rPr>
        <w:t>"</w:t>
      </w:r>
      <w:r w:rsidR="00BE2283" w:rsidRPr="00B27B4C">
        <w:rPr>
          <w:rFonts w:ascii="Times New Roman" w:eastAsia="Times New Roman" w:hAnsi="Times New Roman" w:cs="David" w:hint="cs"/>
          <w:bCs/>
          <w:sz w:val="20"/>
          <w:szCs w:val="24"/>
          <w:u w:val="single"/>
          <w:rtl/>
          <w:lang w:eastAsia="he-IL"/>
        </w:rPr>
        <w:t>ו'</w:t>
      </w:r>
      <w:r w:rsidR="00BE2283">
        <w:rPr>
          <w:rFonts w:ascii="Times New Roman" w:eastAsia="Times New Roman" w:hAnsi="Times New Roman" w:cs="David" w:hint="cs"/>
          <w:bCs/>
          <w:sz w:val="20"/>
          <w:szCs w:val="24"/>
          <w:u w:val="single"/>
          <w:rtl/>
          <w:lang w:eastAsia="he-IL"/>
        </w:rPr>
        <w:t>'</w:t>
      </w:r>
    </w:p>
    <w:p w14:paraId="77CC8DB7" w14:textId="2DB186E5" w:rsidR="00BE2283" w:rsidRPr="00B27B4C" w:rsidRDefault="00BE2283" w:rsidP="00BE228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4D78EE1306F478981E85F71046DD8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303" w:author="Meryl Etman" w:date="2021-12-27T08:18:00Z">
            <w:r w:rsidR="00AD1590">
              <w:rPr>
                <w:rFonts w:ascii="Times New Roman" w:eastAsia="Times New Roman" w:hAnsi="Times New Roman" w:cs="David" w:hint="cs"/>
                <w:color w:val="008000"/>
                <w:sz w:val="24"/>
                <w:szCs w:val="24"/>
                <w:rtl/>
                <w:lang w:eastAsia="he-IL"/>
              </w:rPr>
              <w:t>‏27/12/2021</w:t>
            </w:r>
          </w:ins>
        </w:sdtContent>
      </w:sdt>
      <w:r w:rsidRPr="00B27B4C">
        <w:rPr>
          <w:rFonts w:ascii="Times New Roman" w:eastAsia="Times New Roman" w:hAnsi="Times New Roman" w:cs="David" w:hint="cs"/>
          <w:bCs/>
          <w:color w:val="FF0000"/>
          <w:sz w:val="24"/>
          <w:szCs w:val="24"/>
          <w:rtl/>
          <w:lang w:eastAsia="he-IL"/>
        </w:rPr>
        <w:br/>
      </w:r>
    </w:p>
    <w:p w14:paraId="7D659319"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A40997DB512B4ABFA03A7068DBDF42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CC91C65" w14:textId="3A8334B7" w:rsidR="00BE2283" w:rsidRPr="00B27B4C" w:rsidRDefault="00C136F2">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304" w:author="Meryl Etman" w:date="2021-05-31T15:15:00Z">
              <w:pPr>
                <w:widowControl w:val="0"/>
                <w:spacing w:before="0" w:beforeAutospacing="0" w:after="0" w:afterAutospacing="0" w:line="240" w:lineRule="auto"/>
                <w:jc w:val="both"/>
              </w:pPr>
            </w:pPrChange>
          </w:pPr>
          <w:ins w:id="305" w:author="Meryl Etman" w:date="2021-05-30T16:49: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0A532157"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3232C77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611C1226"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0CF132CB" w14:textId="77777777" w:rsidR="00BE2283" w:rsidRPr="00B27B4C" w:rsidRDefault="00BE2283" w:rsidP="00BE228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1C365A4F" w14:textId="77777777" w:rsidR="00BE2283" w:rsidRPr="00B27B4C" w:rsidRDefault="00BE2283" w:rsidP="00BE228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3343E4" w14:textId="37A1D633"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DE63A9EF46A44C22853C079A122AC9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6"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4FC0E27992B443EBEA7575F994363F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7"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AFDBB4F13F94DE48D3568262112BB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8"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5C06EB4"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63A005" w14:textId="762E24D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8123B423D524015B9D8F05B53845B8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09"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Pr>
          <w:rFonts w:ascii="Times New Roman" w:eastAsia="Times New Roman" w:hAnsi="Times New Roman" w:cs="David" w:hint="cs"/>
          <w:sz w:val="24"/>
          <w:szCs w:val="24"/>
          <w:rtl/>
          <w:lang w:eastAsia="he-IL"/>
        </w:rPr>
        <w:t xml:space="preserve"> , המבצעת עבורכם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887340384C3740498EDEA0E8B18A7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707BE1">
            <w:rPr>
              <w:rFonts w:ascii="Times New Roman" w:eastAsia="Times New Roman" w:hAnsi="Times New Roman" w:cs="David" w:hint="cs"/>
              <w:bCs/>
              <w:color w:val="00B0F0"/>
              <w:sz w:val="24"/>
              <w:szCs w:val="24"/>
              <w:rtl/>
              <w:lang w:eastAsia="he-IL"/>
            </w:rPr>
            <w:t>מנהל מודל</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86862C7AB92642F88893BCF6521EC4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10" w:author="Meryl Etman" w:date="2021-05-30T16:48:00Z">
            <w:r w:rsidR="00C136F2">
              <w:rPr>
                <w:rFonts w:ascii="Times New Roman" w:eastAsia="Times New Roman" w:hAnsi="Times New Roman" w:cs="David" w:hint="cs"/>
                <w:bCs/>
                <w:color w:val="008000"/>
                <w:sz w:val="24"/>
                <w:szCs w:val="24"/>
                <w:rtl/>
                <w:lang w:eastAsia="he-IL"/>
              </w:rPr>
              <w:t xml:space="preserve">סביוני נצר </w:t>
            </w:r>
            <w:proofErr w:type="spellStart"/>
            <w:r w:rsidR="00C136F2">
              <w:rPr>
                <w:rFonts w:ascii="Times New Roman" w:eastAsia="Times New Roman" w:hAnsi="Times New Roman" w:cs="David" w:hint="cs"/>
                <w:bCs/>
                <w:color w:val="008000"/>
                <w:sz w:val="24"/>
                <w:szCs w:val="24"/>
                <w:rtl/>
                <w:lang w:eastAsia="he-IL"/>
              </w:rPr>
              <w:t>סירני</w:t>
            </w:r>
            <w:proofErr w:type="spellEnd"/>
            <w:r w:rsidR="00C136F2">
              <w:rPr>
                <w:rFonts w:ascii="Times New Roman" w:eastAsia="Times New Roman" w:hAnsi="Times New Roman" w:cs="David" w:hint="cs"/>
                <w:bCs/>
                <w:color w:val="008000"/>
                <w:sz w:val="24"/>
                <w:szCs w:val="24"/>
                <w:rtl/>
                <w:lang w:eastAsia="he-IL"/>
              </w:rPr>
              <w:t xml:space="preserve"> - בניין 31</w:t>
            </w:r>
          </w:ins>
        </w:sdtContent>
      </w:sdt>
      <w:r w:rsidRPr="00B27B4C">
        <w:rPr>
          <w:rFonts w:ascii="Times New Roman" w:eastAsia="Times New Roman" w:hAnsi="Times New Roman" w:cs="David" w:hint="cs"/>
          <w:color w:val="008000"/>
          <w:sz w:val="24"/>
          <w:szCs w:val="24"/>
          <w:rtl/>
          <w:lang w:eastAsia="he-IL"/>
        </w:rPr>
        <w:t>.</w:t>
      </w:r>
    </w:p>
    <w:p w14:paraId="02FEB53D"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7B9B56" w14:textId="4C6FD4ED"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BDD356D98CD4B6AA070FA170D08B9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11"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2102F23C"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13B6EB" w14:textId="51C75C95" w:rsidR="00BE2283" w:rsidRPr="00B27B4C" w:rsidRDefault="00BE2283" w:rsidP="00BE228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9C02C6DFB21C409DBF8D5F895FE27C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2"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45D14DF" w14:textId="77777777" w:rsidR="00BE2283" w:rsidRPr="00B27B4C" w:rsidRDefault="00BE2283" w:rsidP="00BE228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1F699C0"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C7517BE"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31CA851"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2D721287"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3D9C7D" w14:textId="77777777" w:rsidR="00BE2283" w:rsidRPr="00B27B4C" w:rsidRDefault="00BE2283" w:rsidP="00BE2283">
      <w:pPr>
        <w:widowControl w:val="0"/>
        <w:numPr>
          <w:ilvl w:val="0"/>
          <w:numId w:val="1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32A919EA" w14:textId="77777777" w:rsidR="00BE2283" w:rsidRPr="00B27B4C" w:rsidRDefault="00BE2283" w:rsidP="00BE228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C53E9D2"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5A3DDF86" w14:textId="6D05D756" w:rsidR="00BE2283" w:rsidRPr="00435A20" w:rsidDel="00A4622F" w:rsidRDefault="00BE2283" w:rsidP="00BE2283">
      <w:pPr>
        <w:widowControl w:val="0"/>
        <w:spacing w:before="0" w:beforeAutospacing="0" w:after="0" w:afterAutospacing="0" w:line="360" w:lineRule="auto"/>
        <w:ind w:left="5040"/>
        <w:jc w:val="both"/>
        <w:rPr>
          <w:del w:id="313" w:author="Meryl Etman" w:date="2021-05-31T15:15:00Z"/>
          <w:rFonts w:ascii="Times New Roman" w:eastAsia="Times New Roman" w:hAnsi="Times New Roman" w:cs="David"/>
          <w:sz w:val="24"/>
          <w:szCs w:val="24"/>
          <w:rtl/>
          <w:lang w:eastAsia="he-IL"/>
        </w:rPr>
      </w:pPr>
    </w:p>
    <w:p w14:paraId="12B50767" w14:textId="77777777" w:rsidR="00BE2283" w:rsidRPr="009130F0" w:rsidRDefault="00BE2283" w:rsidP="00BE228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5E9A73A" w14:textId="642EEC47" w:rsidR="00BE2283" w:rsidRPr="009130F0" w:rsidRDefault="00BE2283"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314" w:author="Meryl Etman" w:date="2021-05-31T15:15:00Z">
        <w:r w:rsidRPr="009130F0" w:rsidDel="00A4622F">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991450687"/>
          <w:placeholder>
            <w:docPart w:val="9B9678DC7A6C4D779440614379246A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15"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p>
    <w:p w14:paraId="2FC12760" w14:textId="77777777" w:rsidR="00BE2283"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0105668"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DCFA707"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24789D1" w14:textId="77777777" w:rsidR="00BE2283" w:rsidRPr="00B27B4C" w:rsidRDefault="00BE2283" w:rsidP="00BE228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6594E989" w14:textId="77777777" w:rsidR="00A4622F" w:rsidRDefault="00BE2283" w:rsidP="00A4622F">
      <w:pPr>
        <w:widowControl w:val="0"/>
        <w:spacing w:before="0" w:beforeAutospacing="0" w:after="0" w:afterAutospacing="0" w:line="240" w:lineRule="auto"/>
        <w:ind w:left="1151" w:hanging="1151"/>
        <w:jc w:val="both"/>
        <w:rPr>
          <w:ins w:id="316" w:author="Meryl Etman" w:date="2021-05-31T15:15:00Z"/>
          <w:rFonts w:ascii="Times New Roman" w:eastAsia="Times New Roman" w:hAnsi="Times New Roman" w:cs="David"/>
          <w:sz w:val="24"/>
          <w:szCs w:val="24"/>
          <w:rtl/>
          <w:lang w:eastAsia="he-IL"/>
        </w:rPr>
      </w:pPr>
      <w:r w:rsidRPr="00A4622F">
        <w:rPr>
          <w:rFonts w:ascii="Times New Roman" w:eastAsia="Times New Roman" w:hAnsi="Times New Roman" w:cs="David"/>
          <w:sz w:val="24"/>
          <w:szCs w:val="24"/>
          <w:rtl/>
          <w:lang w:eastAsia="he-IL"/>
          <w:rPrChange w:id="317" w:author="Meryl Etman" w:date="2021-05-31T15:15:00Z">
            <w:rPr>
              <w:rFonts w:ascii="Times New Roman" w:eastAsia="Times New Roman" w:hAnsi="Times New Roman" w:cs="David"/>
              <w:sz w:val="24"/>
              <w:szCs w:val="24"/>
              <w:highlight w:val="yellow"/>
              <w:rtl/>
              <w:lang w:eastAsia="he-IL"/>
            </w:rPr>
          </w:rPrChange>
        </w:rPr>
        <w:t xml:space="preserve">*מחק </w:t>
      </w:r>
      <w:r w:rsidRPr="00A4622F">
        <w:rPr>
          <w:rFonts w:ascii="Times New Roman" w:eastAsia="Times New Roman" w:hAnsi="Times New Roman" w:cs="David" w:hint="eastAsia"/>
          <w:sz w:val="24"/>
          <w:szCs w:val="24"/>
          <w:rtl/>
          <w:lang w:eastAsia="he-IL"/>
          <w:rPrChange w:id="318" w:author="Meryl Etman" w:date="2021-05-31T15:15:00Z">
            <w:rPr>
              <w:rFonts w:ascii="Times New Roman" w:eastAsia="Times New Roman" w:hAnsi="Times New Roman" w:cs="David" w:hint="eastAsia"/>
              <w:sz w:val="24"/>
              <w:szCs w:val="24"/>
              <w:highlight w:val="yellow"/>
              <w:rtl/>
              <w:lang w:eastAsia="he-IL"/>
            </w:rPr>
          </w:rPrChange>
        </w:rPr>
        <w:t>את</w:t>
      </w:r>
      <w:r w:rsidRPr="00A4622F">
        <w:rPr>
          <w:rFonts w:ascii="Times New Roman" w:eastAsia="Times New Roman" w:hAnsi="Times New Roman" w:cs="David"/>
          <w:sz w:val="24"/>
          <w:szCs w:val="24"/>
          <w:rtl/>
          <w:lang w:eastAsia="he-IL"/>
          <w:rPrChange w:id="319" w:author="Meryl Etman" w:date="2021-05-31T15:15:00Z">
            <w:rPr>
              <w:rFonts w:ascii="Times New Roman" w:eastAsia="Times New Roman" w:hAnsi="Times New Roman" w:cs="David"/>
              <w:sz w:val="24"/>
              <w:szCs w:val="24"/>
              <w:highlight w:val="yellow"/>
              <w:rtl/>
              <w:lang w:eastAsia="he-IL"/>
            </w:rPr>
          </w:rPrChange>
        </w:rPr>
        <w:t xml:space="preserve"> </w:t>
      </w:r>
      <w:r w:rsidRPr="00A4622F">
        <w:rPr>
          <w:rFonts w:ascii="Times New Roman" w:eastAsia="Times New Roman" w:hAnsi="Times New Roman" w:cs="David" w:hint="eastAsia"/>
          <w:sz w:val="24"/>
          <w:szCs w:val="24"/>
          <w:rtl/>
          <w:lang w:eastAsia="he-IL"/>
          <w:rPrChange w:id="320" w:author="Meryl Etman" w:date="2021-05-31T15:15:00Z">
            <w:rPr>
              <w:rFonts w:ascii="Times New Roman" w:eastAsia="Times New Roman" w:hAnsi="Times New Roman" w:cs="David" w:hint="eastAsia"/>
              <w:sz w:val="24"/>
              <w:szCs w:val="24"/>
              <w:highlight w:val="yellow"/>
              <w:rtl/>
              <w:lang w:eastAsia="he-IL"/>
            </w:rPr>
          </w:rPrChange>
        </w:rPr>
        <w:t>המיות</w:t>
      </w:r>
      <w:ins w:id="321" w:author="Meryl Etman" w:date="2021-05-31T15:15:00Z">
        <w:r w:rsidR="00A4622F">
          <w:rPr>
            <w:rFonts w:ascii="Times New Roman" w:eastAsia="Times New Roman" w:hAnsi="Times New Roman" w:cs="David" w:hint="cs"/>
            <w:sz w:val="24"/>
            <w:szCs w:val="24"/>
            <w:rtl/>
            <w:lang w:eastAsia="he-IL"/>
          </w:rPr>
          <w:t>ר</w:t>
        </w:r>
      </w:ins>
    </w:p>
    <w:p w14:paraId="5D7EDB55" w14:textId="1CD019B8" w:rsidR="00BE2283" w:rsidRPr="00B27B4C" w:rsidDel="00A4622F" w:rsidRDefault="00BE2283">
      <w:pPr>
        <w:widowControl w:val="0"/>
        <w:spacing w:before="0" w:beforeAutospacing="0" w:after="0" w:afterAutospacing="0" w:line="240" w:lineRule="auto"/>
        <w:ind w:left="1151" w:hanging="1151"/>
        <w:jc w:val="center"/>
        <w:rPr>
          <w:del w:id="322" w:author="Meryl Etman" w:date="2021-05-31T15:15:00Z"/>
          <w:rFonts w:ascii="Times New Roman" w:eastAsia="Times New Roman" w:hAnsi="Times New Roman" w:cs="David"/>
          <w:bCs/>
          <w:sz w:val="24"/>
          <w:szCs w:val="24"/>
          <w:u w:val="single"/>
          <w:rtl/>
          <w:lang w:eastAsia="he-IL"/>
        </w:rPr>
        <w:pPrChange w:id="323" w:author="Meryl Etman" w:date="2021-05-31T15:16:00Z">
          <w:pPr>
            <w:widowControl w:val="0"/>
            <w:spacing w:before="0" w:beforeAutospacing="0" w:after="0" w:afterAutospacing="0" w:line="240" w:lineRule="auto"/>
            <w:ind w:left="1151" w:hanging="1151"/>
            <w:jc w:val="both"/>
          </w:pPr>
        </w:pPrChange>
      </w:pPr>
      <w:del w:id="324" w:author="Meryl Etman" w:date="2021-05-31T15:15:00Z">
        <w:r w:rsidRPr="00A4622F" w:rsidDel="00A4622F">
          <w:rPr>
            <w:rFonts w:ascii="Times New Roman" w:eastAsia="Times New Roman" w:hAnsi="Times New Roman" w:cs="David" w:hint="eastAsia"/>
            <w:sz w:val="24"/>
            <w:szCs w:val="24"/>
            <w:rtl/>
            <w:lang w:eastAsia="he-IL"/>
            <w:rPrChange w:id="325" w:author="Meryl Etman" w:date="2021-05-31T15:15:00Z">
              <w:rPr>
                <w:rFonts w:ascii="Times New Roman" w:eastAsia="Times New Roman" w:hAnsi="Times New Roman" w:cs="David" w:hint="eastAsia"/>
                <w:sz w:val="24"/>
                <w:szCs w:val="24"/>
                <w:highlight w:val="yellow"/>
                <w:rtl/>
                <w:lang w:eastAsia="he-IL"/>
              </w:rPr>
            </w:rPrChange>
          </w:rPr>
          <w:delText>ר</w:delText>
        </w:r>
      </w:del>
    </w:p>
    <w:p w14:paraId="66B145DC" w14:textId="77777777" w:rsidR="00BE2283" w:rsidRPr="00776496" w:rsidDel="00A4622F" w:rsidRDefault="00BE2283" w:rsidP="002436DD">
      <w:pPr>
        <w:widowControl w:val="0"/>
        <w:spacing w:before="120" w:beforeAutospacing="0" w:after="60" w:afterAutospacing="0" w:line="240" w:lineRule="auto"/>
        <w:jc w:val="center"/>
        <w:rPr>
          <w:del w:id="326" w:author="Meryl Etman" w:date="2021-05-31T15:15:00Z"/>
          <w:rFonts w:ascii="Times New Roman" w:eastAsia="Times New Roman" w:hAnsi="Times New Roman" w:cs="David"/>
          <w:sz w:val="24"/>
          <w:szCs w:val="24"/>
          <w:rtl/>
          <w:lang w:eastAsia="he-IL"/>
        </w:rPr>
      </w:pPr>
    </w:p>
    <w:p w14:paraId="39D1FE09" w14:textId="77777777" w:rsidR="00BE2283" w:rsidDel="00A4622F" w:rsidRDefault="00BE2283" w:rsidP="009842BF">
      <w:pPr>
        <w:widowControl w:val="0"/>
        <w:spacing w:before="0" w:beforeAutospacing="0" w:after="0" w:afterAutospacing="0" w:line="240" w:lineRule="auto"/>
        <w:jc w:val="center"/>
        <w:rPr>
          <w:del w:id="327" w:author="Meryl Etman" w:date="2021-05-31T15:15:00Z"/>
          <w:rFonts w:ascii="Times New Roman" w:eastAsia="Times New Roman" w:hAnsi="Times New Roman" w:cs="David"/>
          <w:bCs/>
          <w:sz w:val="24"/>
          <w:szCs w:val="24"/>
          <w:u w:val="single"/>
          <w:rtl/>
          <w:lang w:eastAsia="he-IL"/>
        </w:rPr>
      </w:pPr>
    </w:p>
    <w:p w14:paraId="480B7570" w14:textId="77777777" w:rsidR="00BE2283" w:rsidDel="00A4622F" w:rsidRDefault="00BE2283" w:rsidP="009842BF">
      <w:pPr>
        <w:widowControl w:val="0"/>
        <w:spacing w:before="0" w:beforeAutospacing="0" w:after="0" w:afterAutospacing="0" w:line="240" w:lineRule="auto"/>
        <w:jc w:val="center"/>
        <w:rPr>
          <w:del w:id="328" w:author="Meryl Etman" w:date="2021-05-31T15:15:00Z"/>
          <w:rFonts w:ascii="Times New Roman" w:eastAsia="Times New Roman" w:hAnsi="Times New Roman" w:cs="David"/>
          <w:bCs/>
          <w:sz w:val="20"/>
          <w:szCs w:val="24"/>
          <w:u w:val="single"/>
          <w:rtl/>
          <w:lang w:eastAsia="he-IL"/>
        </w:rPr>
      </w:pPr>
    </w:p>
    <w:p w14:paraId="7AA51F2D" w14:textId="77777777" w:rsidR="00BE2283" w:rsidDel="00A4622F" w:rsidRDefault="00BE2283" w:rsidP="009842BF">
      <w:pPr>
        <w:widowControl w:val="0"/>
        <w:spacing w:before="0" w:beforeAutospacing="0" w:after="0" w:afterAutospacing="0" w:line="240" w:lineRule="auto"/>
        <w:jc w:val="center"/>
        <w:rPr>
          <w:del w:id="329" w:author="Meryl Etman" w:date="2021-05-31T15:15:00Z"/>
          <w:rFonts w:ascii="Times New Roman" w:eastAsia="Times New Roman" w:hAnsi="Times New Roman" w:cs="David"/>
          <w:bCs/>
          <w:sz w:val="20"/>
          <w:szCs w:val="24"/>
          <w:u w:val="single"/>
          <w:rtl/>
          <w:lang w:eastAsia="he-IL"/>
        </w:rPr>
      </w:pPr>
    </w:p>
    <w:p w14:paraId="2BAA0B38" w14:textId="77777777" w:rsidR="00BE2283" w:rsidDel="00A4622F" w:rsidRDefault="00BE2283">
      <w:pPr>
        <w:widowControl w:val="0"/>
        <w:spacing w:before="0" w:beforeAutospacing="0" w:after="0" w:afterAutospacing="0" w:line="240" w:lineRule="auto"/>
        <w:ind w:left="1151" w:hanging="1151"/>
        <w:jc w:val="center"/>
        <w:rPr>
          <w:del w:id="330" w:author="Meryl Etman" w:date="2021-05-31T15:16:00Z"/>
          <w:rFonts w:ascii="Times New Roman" w:eastAsia="Times New Roman" w:hAnsi="Times New Roman" w:cs="David"/>
          <w:bCs/>
          <w:sz w:val="20"/>
          <w:szCs w:val="24"/>
          <w:u w:val="single"/>
          <w:rtl/>
          <w:lang w:eastAsia="he-IL"/>
        </w:rPr>
        <w:pPrChange w:id="331" w:author="Meryl Etman" w:date="2021-05-31T15:16:00Z">
          <w:pPr>
            <w:widowControl w:val="0"/>
            <w:spacing w:before="0" w:beforeAutospacing="0" w:after="0" w:afterAutospacing="0" w:line="240" w:lineRule="auto"/>
            <w:jc w:val="center"/>
          </w:pPr>
        </w:pPrChange>
      </w:pPr>
    </w:p>
    <w:p w14:paraId="357D1F36" w14:textId="5C92637A" w:rsidR="00BE2283" w:rsidDel="00A4622F" w:rsidRDefault="00BE2283" w:rsidP="002436DD">
      <w:pPr>
        <w:widowControl w:val="0"/>
        <w:spacing w:before="0" w:beforeAutospacing="0" w:after="0" w:afterAutospacing="0" w:line="240" w:lineRule="auto"/>
        <w:jc w:val="center"/>
        <w:rPr>
          <w:del w:id="332" w:author="Meryl Etman" w:date="2021-05-31T15:15:00Z"/>
          <w:rFonts w:ascii="Times New Roman" w:eastAsia="Times New Roman" w:hAnsi="Times New Roman" w:cs="David"/>
          <w:bCs/>
          <w:sz w:val="20"/>
          <w:szCs w:val="24"/>
          <w:u w:val="single"/>
          <w:rtl/>
          <w:lang w:eastAsia="he-IL"/>
        </w:rPr>
      </w:pPr>
    </w:p>
    <w:p w14:paraId="1C23397B" w14:textId="77777777" w:rsidR="008872EF" w:rsidRPr="00232692" w:rsidRDefault="008872EF" w:rsidP="009842B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E60D584" w14:textId="77777777" w:rsidR="008872EF" w:rsidRPr="0009511C" w:rsidRDefault="008872EF" w:rsidP="008872EF">
      <w:pPr>
        <w:widowControl w:val="0"/>
        <w:spacing w:before="0" w:beforeAutospacing="0" w:after="0" w:afterAutospacing="0" w:line="240" w:lineRule="auto"/>
        <w:jc w:val="center"/>
        <w:rPr>
          <w:rFonts w:ascii="David" w:eastAsia="Times New Roman" w:hAnsi="David" w:cs="David"/>
          <w:sz w:val="24"/>
          <w:szCs w:val="24"/>
          <w:lang w:eastAsia="he-IL"/>
        </w:rPr>
      </w:pPr>
    </w:p>
    <w:p w14:paraId="33EBD46A" w14:textId="77777777" w:rsidR="008872EF" w:rsidRPr="002419E5" w:rsidRDefault="008872EF" w:rsidP="008872E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7940A778" w14:textId="77777777" w:rsidR="008872EF" w:rsidRPr="0009511C" w:rsidRDefault="008872EF" w:rsidP="008872E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406592F1"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13C2F43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391F41C3"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7F2AABA1"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3073EDE"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8039C65"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D93AF0C" w14:textId="77777777" w:rsidR="008872EF" w:rsidRPr="0009511C" w:rsidRDefault="008872EF" w:rsidP="008872E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r>
      <w:r w:rsidRPr="0009511C">
        <w:rPr>
          <w:rFonts w:ascii="David" w:eastAsia="Calibri" w:hAnsi="David" w:cs="David" w:hint="cs"/>
          <w:sz w:val="24"/>
          <w:szCs w:val="24"/>
          <w:rtl/>
        </w:rPr>
        <w:lastRenderedPageBreak/>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55AF4FD3"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1964438"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3CC3E7C5"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429F38B9" w14:textId="77777777" w:rsidR="008872EF" w:rsidRPr="0009511C" w:rsidRDefault="008872EF" w:rsidP="008872EF">
      <w:pPr>
        <w:numPr>
          <w:ilvl w:val="0"/>
          <w:numId w:val="17"/>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65D5A97" w14:textId="77777777" w:rsidR="002436DD" w:rsidRDefault="002436DD">
      <w:pPr>
        <w:bidi w:val="0"/>
        <w:spacing w:before="0" w:beforeAutospacing="0" w:after="160" w:afterAutospacing="0" w:line="259" w:lineRule="auto"/>
        <w:rPr>
          <w:ins w:id="333" w:author="Meryl Etman" w:date="2021-06-30T14:55:00Z"/>
          <w:rFonts w:ascii="David" w:eastAsia="Calibri" w:hAnsi="David" w:cs="David"/>
          <w:sz w:val="24"/>
          <w:szCs w:val="24"/>
          <w:rtl/>
        </w:rPr>
      </w:pPr>
      <w:ins w:id="334" w:author="Meryl Etman" w:date="2021-06-30T14:55:00Z">
        <w:r>
          <w:rPr>
            <w:rFonts w:ascii="David" w:eastAsia="Calibri" w:hAnsi="David" w:cs="David"/>
            <w:sz w:val="24"/>
            <w:szCs w:val="24"/>
            <w:rtl/>
          </w:rPr>
          <w:br w:type="page"/>
        </w:r>
      </w:ins>
    </w:p>
    <w:p w14:paraId="714FE7F9" w14:textId="4F493404" w:rsidR="008872EF" w:rsidRPr="002419E5" w:rsidRDefault="008872EF" w:rsidP="008872E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21832256" w14:textId="77777777" w:rsidR="008872EF" w:rsidRDefault="008872EF" w:rsidP="008872E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EC8FFDB" w14:textId="77777777" w:rsidR="008872EF" w:rsidRPr="00400B84" w:rsidRDefault="008872EF" w:rsidP="008872E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8872EF" w:rsidRPr="0009511C" w14:paraId="2E08F827" w14:textId="77777777" w:rsidTr="00C136F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00C3A64"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3028F34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8872EF" w:rsidRPr="0009511C" w14:paraId="03EABA74" w14:textId="77777777" w:rsidTr="00C136F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924CD75"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8872EF" w:rsidRPr="0009511C" w14:paraId="3D50E98C" w14:textId="77777777" w:rsidTr="00C136F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EFFA96A"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11326F8"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26CABB4E"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A80768D"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8872EF" w:rsidRPr="0009511C" w14:paraId="4279DF9F" w14:textId="77777777" w:rsidTr="00C136F2">
        <w:trPr>
          <w:trHeight w:val="551"/>
        </w:trPr>
        <w:tc>
          <w:tcPr>
            <w:tcW w:w="4068" w:type="dxa"/>
            <w:tcBorders>
              <w:top w:val="single" w:sz="4" w:space="0" w:color="auto"/>
              <w:left w:val="single" w:sz="4" w:space="0" w:color="auto"/>
              <w:bottom w:val="single" w:sz="4" w:space="0" w:color="auto"/>
              <w:right w:val="single" w:sz="4" w:space="0" w:color="auto"/>
            </w:tcBorders>
            <w:hideMark/>
          </w:tcPr>
          <w:p w14:paraId="641C7008"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202CA6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301AE586"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12E409F1"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p>
          <w:p w14:paraId="515E283C"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43A5CCA"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6E0686CC"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p>
          <w:p w14:paraId="0B6E4303"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200D8A28"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p>
        </w:tc>
      </w:tr>
      <w:tr w:rsidR="008872EF" w:rsidRPr="0009511C" w14:paraId="56DB1E45" w14:textId="77777777" w:rsidTr="00C136F2">
        <w:trPr>
          <w:trHeight w:val="571"/>
        </w:trPr>
        <w:tc>
          <w:tcPr>
            <w:tcW w:w="4068" w:type="dxa"/>
            <w:tcBorders>
              <w:top w:val="single" w:sz="4" w:space="0" w:color="auto"/>
              <w:left w:val="single" w:sz="4" w:space="0" w:color="auto"/>
              <w:bottom w:val="single" w:sz="4" w:space="0" w:color="auto"/>
              <w:right w:val="single" w:sz="4" w:space="0" w:color="auto"/>
            </w:tcBorders>
            <w:hideMark/>
          </w:tcPr>
          <w:p w14:paraId="5884AE5A"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521997E"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250A7F1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B9989A" w14:textId="77777777" w:rsidR="008872EF" w:rsidRPr="0009511C" w:rsidRDefault="008872EF" w:rsidP="00C136F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201539" w14:textId="77777777" w:rsidR="008872EF" w:rsidRPr="0009511C" w:rsidRDefault="008872EF" w:rsidP="00C136F2">
            <w:pPr>
              <w:spacing w:before="0" w:beforeAutospacing="0" w:after="0" w:afterAutospacing="0" w:line="256" w:lineRule="auto"/>
              <w:rPr>
                <w:rFonts w:ascii="David" w:eastAsia="Calibri" w:hAnsi="David" w:cs="David"/>
                <w:b/>
                <w:sz w:val="24"/>
                <w:szCs w:val="24"/>
                <w:lang w:eastAsia="he-IL"/>
              </w:rPr>
            </w:pPr>
          </w:p>
        </w:tc>
      </w:tr>
      <w:tr w:rsidR="008872EF" w:rsidRPr="0009511C" w14:paraId="363405E4" w14:textId="77777777" w:rsidTr="00C136F2">
        <w:trPr>
          <w:trHeight w:val="391"/>
        </w:trPr>
        <w:tc>
          <w:tcPr>
            <w:tcW w:w="4068" w:type="dxa"/>
            <w:tcBorders>
              <w:top w:val="single" w:sz="4" w:space="0" w:color="auto"/>
              <w:left w:val="single" w:sz="4" w:space="0" w:color="auto"/>
              <w:bottom w:val="single" w:sz="4" w:space="0" w:color="auto"/>
              <w:right w:val="single" w:sz="4" w:space="0" w:color="auto"/>
            </w:tcBorders>
            <w:hideMark/>
          </w:tcPr>
          <w:p w14:paraId="2F2532DB"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11CC3B7"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078D1A40" w14:textId="77777777" w:rsidR="008872EF" w:rsidRPr="0009511C" w:rsidRDefault="008872EF" w:rsidP="00C136F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B34C9C3" w14:textId="77777777" w:rsidR="008872EF" w:rsidRPr="0009511C" w:rsidRDefault="008872EF" w:rsidP="00C136F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2D26BD" w14:textId="77777777" w:rsidR="008872EF" w:rsidRPr="0009511C" w:rsidRDefault="008872EF" w:rsidP="00C136F2">
            <w:pPr>
              <w:spacing w:before="0" w:beforeAutospacing="0" w:after="0" w:afterAutospacing="0" w:line="256" w:lineRule="auto"/>
              <w:rPr>
                <w:rFonts w:ascii="David" w:eastAsia="Calibri" w:hAnsi="David" w:cs="David"/>
                <w:b/>
                <w:sz w:val="24"/>
                <w:szCs w:val="24"/>
                <w:lang w:eastAsia="he-IL"/>
              </w:rPr>
            </w:pPr>
          </w:p>
        </w:tc>
      </w:tr>
    </w:tbl>
    <w:p w14:paraId="04D2BE85" w14:textId="77777777" w:rsidR="008872EF" w:rsidRPr="0009511C" w:rsidRDefault="008872EF" w:rsidP="008872E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8872EF" w:rsidRPr="0009511C" w14:paraId="6DB4BEEB" w14:textId="77777777" w:rsidTr="00C136F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3E39AC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8872EF" w:rsidRPr="0009511C" w14:paraId="1738A557" w14:textId="77777777" w:rsidTr="00C136F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A0D3149"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728975B"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p w14:paraId="6B437617"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6165043"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11D036"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36D9875"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E7EAFA0"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4D244EE9"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4F42CEB"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66BF8E8"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8872EF" w:rsidRPr="0009511C" w14:paraId="65AEC261" w14:textId="77777777" w:rsidTr="00C136F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32BB1E6"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E54C6B4"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557D4DC"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558DE44C"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F7C126C"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5DB98C5"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48087BF"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1E47D7B" w14:textId="77777777" w:rsidR="008872EF" w:rsidRPr="0009511C" w:rsidRDefault="008872EF" w:rsidP="00C136F2">
            <w:pPr>
              <w:spacing w:before="0" w:beforeAutospacing="0" w:after="0" w:afterAutospacing="0" w:line="256" w:lineRule="auto"/>
              <w:rPr>
                <w:rFonts w:ascii="David" w:eastAsia="Calibri" w:hAnsi="David" w:cs="David"/>
                <w:sz w:val="24"/>
                <w:szCs w:val="24"/>
                <w:lang w:eastAsia="he-IL"/>
              </w:rPr>
            </w:pPr>
          </w:p>
        </w:tc>
      </w:tr>
      <w:tr w:rsidR="008872EF" w:rsidRPr="0009511C" w14:paraId="236CCA62" w14:textId="77777777" w:rsidTr="00C136F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C63F640"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21EAEE7C"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CCBE0FD"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48330DD"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7F657C9"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092C17D"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915C1D5"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2B9F806" w14:textId="77777777" w:rsidR="008872EF" w:rsidRPr="0009511C" w:rsidRDefault="008872EF" w:rsidP="00C136F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8872EF" w:rsidRPr="0009511C" w14:paraId="0BDB3FF7" w14:textId="77777777" w:rsidTr="00C136F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F9CE107"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607191B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FEF56CA"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BE190A0"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7760CBD"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46D3747E"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3928EAB4"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1C0C890" w14:textId="77777777" w:rsidR="008872EF" w:rsidRPr="0009511C" w:rsidRDefault="008872EF" w:rsidP="00C136F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8872EF" w:rsidRPr="0009511C" w14:paraId="1BE57368" w14:textId="77777777" w:rsidTr="00C136F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5319FBF"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BCA6B5C" w14:textId="77777777" w:rsidR="008872EF" w:rsidRPr="0009511C" w:rsidRDefault="008872EF" w:rsidP="00C136F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F855D65" w14:textId="77777777" w:rsidR="008872EF" w:rsidRPr="0009511C" w:rsidRDefault="008872EF" w:rsidP="00C136F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A5CD5A3" w14:textId="77777777" w:rsidR="008872EF" w:rsidRPr="0009511C" w:rsidRDefault="008872EF" w:rsidP="00C136F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67CC86D" w14:textId="77777777" w:rsidR="008872EF" w:rsidRPr="0009511C" w:rsidRDefault="008872EF" w:rsidP="00C136F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C21BAE3" w14:textId="77777777" w:rsidR="008872EF" w:rsidRPr="0009511C" w:rsidRDefault="008872EF" w:rsidP="00C136F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50B86A2" w14:textId="77777777" w:rsidR="008872EF" w:rsidRPr="0009511C" w:rsidRDefault="008872EF" w:rsidP="00C136F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638CB8C" w14:textId="77777777" w:rsidR="008872EF" w:rsidRPr="0009511C" w:rsidRDefault="008872EF" w:rsidP="00C136F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C892370" w14:textId="77777777" w:rsidR="008872EF" w:rsidRPr="0009511C" w:rsidRDefault="008872EF" w:rsidP="008872E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501AEEB4" w14:textId="77777777" w:rsidTr="00C136F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421648B"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8872EF" w:rsidRPr="0009511C" w14:paraId="3BDC810B" w14:textId="77777777" w:rsidTr="00C136F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44450CC"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54F6228" w14:textId="77777777" w:rsidR="008872EF" w:rsidRPr="0009511C" w:rsidRDefault="008872EF" w:rsidP="008872E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8872EF" w:rsidRPr="0009511C" w14:paraId="2FDFCD23" w14:textId="77777777" w:rsidTr="00C136F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175663C"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8872EF" w:rsidRPr="0009511C" w14:paraId="60D4EE9B" w14:textId="77777777" w:rsidTr="00C136F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7CD7A2D" w14:textId="77777777" w:rsidR="008872EF" w:rsidRPr="0009511C" w:rsidRDefault="008872EF"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63D29D7A"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21F0441D"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3371F2" w:rsidRPr="0009511C" w14:paraId="3D7272A8" w14:textId="77777777" w:rsidTr="00C136F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971CA81" w14:textId="77777777" w:rsidR="003371F2" w:rsidRPr="0009511C" w:rsidRDefault="003371F2" w:rsidP="00C136F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3371F2" w:rsidRPr="0009511C" w14:paraId="679D300B" w14:textId="77777777" w:rsidTr="00C136F2">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6AA56EEB" w14:textId="77777777" w:rsidR="003371F2" w:rsidRPr="0009511C" w:rsidRDefault="003371F2" w:rsidP="00C136F2">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4490DCF" w14:textId="77777777" w:rsidR="003371F2" w:rsidRDefault="003371F2" w:rsidP="008872EF">
      <w:pPr>
        <w:spacing w:before="0" w:beforeAutospacing="0" w:after="200" w:afterAutospacing="0" w:line="276" w:lineRule="auto"/>
        <w:rPr>
          <w:rFonts w:ascii="David" w:eastAsia="Calibri" w:hAnsi="David" w:cs="David"/>
          <w:b/>
          <w:bCs/>
          <w:sz w:val="24"/>
          <w:szCs w:val="24"/>
          <w:u w:val="single"/>
          <w:rtl/>
          <w:lang w:eastAsia="he-IL"/>
        </w:rPr>
      </w:pPr>
    </w:p>
    <w:p w14:paraId="51A382AF" w14:textId="77777777" w:rsidR="008872EF" w:rsidRPr="0009511C" w:rsidRDefault="008872EF" w:rsidP="008872E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8D94E2B" w14:textId="77777777" w:rsidR="006D2AE3" w:rsidRPr="006D2AE3" w:rsidRDefault="006D2AE3" w:rsidP="006D2AE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3986BE4" w14:textId="77777777" w:rsidR="003371F2" w:rsidRDefault="003371F2"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596FBA01"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D2AE3">
        <w:rPr>
          <w:rFonts w:ascii="Times New Roman" w:eastAsia="Times New Roman" w:hAnsi="Times New Roman" w:cs="David"/>
          <w:bCs/>
          <w:sz w:val="20"/>
          <w:szCs w:val="24"/>
          <w:u w:val="single"/>
          <w:rtl/>
          <w:lang w:eastAsia="he-IL"/>
        </w:rPr>
        <w:lastRenderedPageBreak/>
        <w:t xml:space="preserve">נספח </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ח</w:t>
      </w:r>
      <w:r w:rsidR="001743FC">
        <w:rPr>
          <w:rFonts w:ascii="Times New Roman" w:eastAsia="Times New Roman" w:hAnsi="Times New Roman" w:cs="David" w:hint="cs"/>
          <w:bCs/>
          <w:sz w:val="20"/>
          <w:szCs w:val="24"/>
          <w:u w:val="single"/>
          <w:rtl/>
          <w:lang w:eastAsia="he-IL"/>
        </w:rPr>
        <w:t>'</w:t>
      </w:r>
      <w:r w:rsidRPr="006D2AE3">
        <w:rPr>
          <w:rFonts w:ascii="Times New Roman" w:eastAsia="Times New Roman" w:hAnsi="Times New Roman" w:cs="David"/>
          <w:bCs/>
          <w:sz w:val="20"/>
          <w:szCs w:val="24"/>
          <w:u w:val="single"/>
          <w:rtl/>
          <w:lang w:eastAsia="he-IL"/>
        </w:rPr>
        <w:t>'</w:t>
      </w:r>
    </w:p>
    <w:p w14:paraId="2E3FB0B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C6A91ED"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D2AE3">
        <w:rPr>
          <w:rFonts w:ascii="Times New Roman" w:eastAsia="Times New Roman" w:hAnsi="Times New Roman" w:cs="David"/>
          <w:b/>
          <w:bCs/>
          <w:sz w:val="24"/>
          <w:szCs w:val="24"/>
          <w:u w:val="single"/>
          <w:rtl/>
          <w:lang w:eastAsia="he-IL"/>
        </w:rPr>
        <w:t xml:space="preserve">רשימת התוכניות והמסמכים שעל </w:t>
      </w:r>
      <w:r w:rsidR="009F6985">
        <w:rPr>
          <w:rFonts w:ascii="Times New Roman" w:eastAsia="Times New Roman" w:hAnsi="Times New Roman" w:cs="David"/>
          <w:b/>
          <w:bCs/>
          <w:sz w:val="24"/>
          <w:szCs w:val="24"/>
          <w:u w:val="single"/>
          <w:rtl/>
          <w:lang w:eastAsia="he-IL"/>
        </w:rPr>
        <w:t>היועץ</w:t>
      </w:r>
      <w:r w:rsidRPr="006D2AE3">
        <w:rPr>
          <w:rFonts w:ascii="Times New Roman" w:eastAsia="Times New Roman" w:hAnsi="Times New Roman" w:cs="David"/>
          <w:b/>
          <w:bCs/>
          <w:sz w:val="24"/>
          <w:szCs w:val="24"/>
          <w:u w:val="single"/>
          <w:rtl/>
          <w:lang w:eastAsia="he-IL"/>
        </w:rPr>
        <w:t xml:space="preserve"> להנפיק</w:t>
      </w:r>
    </w:p>
    <w:p w14:paraId="7F6D1533"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D33925" w14:textId="77777777" w:rsidR="006D2AE3" w:rsidRPr="006D2AE3" w:rsidRDefault="006D2AE3" w:rsidP="006D2AE3">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מסמך זה מהווה השלמה לנספח ב' ואינו גורע ממנו</w:t>
      </w:r>
    </w:p>
    <w:p w14:paraId="4043FE68"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B83BDF1"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A7814" w14:textId="77777777" w:rsidR="006D2AE3" w:rsidRPr="006D2AE3" w:rsidRDefault="006D2AE3" w:rsidP="001743FC">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מודל תלת ממדי בתוכנית</w:t>
      </w:r>
      <w:r w:rsidRPr="006D2AE3">
        <w:rPr>
          <w:rFonts w:ascii="Times New Roman" w:eastAsia="Times New Roman" w:hAnsi="Times New Roman" w:cs="David" w:hint="cs"/>
          <w:sz w:val="24"/>
          <w:szCs w:val="24"/>
          <w:rtl/>
          <w:lang w:eastAsia="he-IL"/>
        </w:rPr>
        <w:t xml:space="preserve"> </w:t>
      </w:r>
      <w:r w:rsidRPr="006D2AE3">
        <w:rPr>
          <w:rFonts w:ascii="Times New Roman" w:eastAsia="Times New Roman" w:hAnsi="Times New Roman" w:cs="David"/>
          <w:sz w:val="24"/>
          <w:szCs w:val="24"/>
          <w:lang w:eastAsia="he-IL"/>
        </w:rPr>
        <w:t xml:space="preserve">REVIT </w:t>
      </w:r>
      <w:r w:rsidRPr="006D2AE3">
        <w:rPr>
          <w:rFonts w:ascii="Times New Roman" w:eastAsia="Times New Roman" w:hAnsi="Times New Roman" w:cs="David" w:hint="cs"/>
          <w:sz w:val="24"/>
          <w:szCs w:val="24"/>
          <w:rtl/>
          <w:lang w:eastAsia="he-IL"/>
        </w:rPr>
        <w:t xml:space="preserve"> </w:t>
      </w:r>
      <w:proofErr w:type="spellStart"/>
      <w:r w:rsidR="001743FC">
        <w:rPr>
          <w:rFonts w:ascii="Times New Roman" w:eastAsia="Times New Roman" w:hAnsi="Times New Roman" w:cs="David" w:hint="cs"/>
          <w:sz w:val="24"/>
          <w:szCs w:val="24"/>
          <w:rtl/>
          <w:lang w:eastAsia="he-IL"/>
        </w:rPr>
        <w:t>וב</w:t>
      </w:r>
      <w:proofErr w:type="spellEnd"/>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hint="cs"/>
          <w:sz w:val="24"/>
          <w:szCs w:val="24"/>
          <w:lang w:eastAsia="he-IL"/>
        </w:rPr>
        <w:t>BIM</w:t>
      </w:r>
      <w:r w:rsidR="001743FC">
        <w:rPr>
          <w:rFonts w:ascii="Times New Roman" w:eastAsia="Times New Roman" w:hAnsi="Times New Roman" w:cs="David" w:hint="cs"/>
          <w:sz w:val="24"/>
          <w:szCs w:val="24"/>
          <w:rtl/>
          <w:lang w:eastAsia="he-IL"/>
        </w:rPr>
        <w:t xml:space="preserve"> </w:t>
      </w:r>
      <w:r w:rsidR="001743FC">
        <w:rPr>
          <w:rFonts w:ascii="Times New Roman" w:eastAsia="Times New Roman" w:hAnsi="Times New Roman" w:cs="David"/>
          <w:sz w:val="24"/>
          <w:szCs w:val="24"/>
          <w:rtl/>
          <w:lang w:eastAsia="he-IL"/>
        </w:rPr>
        <w:t xml:space="preserve">הכולל את </w:t>
      </w:r>
      <w:proofErr w:type="spellStart"/>
      <w:r w:rsidR="001743FC">
        <w:rPr>
          <w:rFonts w:ascii="Times New Roman" w:eastAsia="Times New Roman" w:hAnsi="Times New Roman" w:cs="David"/>
          <w:sz w:val="24"/>
          <w:szCs w:val="24"/>
          <w:rtl/>
          <w:lang w:eastAsia="he-IL"/>
        </w:rPr>
        <w:t>ת</w:t>
      </w:r>
      <w:r w:rsidRPr="006D2AE3">
        <w:rPr>
          <w:rFonts w:ascii="Times New Roman" w:eastAsia="Times New Roman" w:hAnsi="Times New Roman" w:cs="David"/>
          <w:sz w:val="24"/>
          <w:szCs w:val="24"/>
          <w:rtl/>
          <w:lang w:eastAsia="he-IL"/>
        </w:rPr>
        <w:t>כניות</w:t>
      </w:r>
      <w:proofErr w:type="spellEnd"/>
      <w:r w:rsidRPr="006D2AE3">
        <w:rPr>
          <w:rFonts w:ascii="Times New Roman" w:eastAsia="Times New Roman" w:hAnsi="Times New Roman" w:cs="David"/>
          <w:sz w:val="24"/>
          <w:szCs w:val="24"/>
          <w:rtl/>
          <w:lang w:eastAsia="he-IL"/>
        </w:rPr>
        <w:t xml:space="preserve"> כל המתכננים והיועצים</w:t>
      </w:r>
      <w:r w:rsidRPr="006D2AE3">
        <w:rPr>
          <w:rFonts w:ascii="Times New Roman" w:eastAsia="Times New Roman" w:hAnsi="Times New Roman" w:cs="David" w:hint="cs"/>
          <w:sz w:val="24"/>
          <w:szCs w:val="24"/>
          <w:rtl/>
          <w:lang w:eastAsia="he-IL"/>
        </w:rPr>
        <w:t>.</w:t>
      </w:r>
    </w:p>
    <w:p w14:paraId="0A7D7395"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09C7C637" w14:textId="77777777" w:rsidR="006D2AE3" w:rsidRPr="006D2AE3" w:rsidRDefault="001743FC"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proofErr w:type="spellStart"/>
      <w:r>
        <w:rPr>
          <w:rFonts w:ascii="Times New Roman" w:eastAsia="Times New Roman" w:hAnsi="Times New Roman" w:cs="David" w:hint="cs"/>
          <w:sz w:val="24"/>
          <w:szCs w:val="24"/>
          <w:rtl/>
          <w:lang w:eastAsia="he-IL"/>
        </w:rPr>
        <w:t>ת</w:t>
      </w:r>
      <w:r w:rsidR="006D2AE3" w:rsidRPr="006D2AE3">
        <w:rPr>
          <w:rFonts w:ascii="Times New Roman" w:eastAsia="Times New Roman" w:hAnsi="Times New Roman" w:cs="David" w:hint="cs"/>
          <w:sz w:val="24"/>
          <w:szCs w:val="24"/>
          <w:rtl/>
          <w:lang w:eastAsia="he-IL"/>
        </w:rPr>
        <w:t>כניות</w:t>
      </w:r>
      <w:proofErr w:type="spellEnd"/>
      <w:r w:rsidR="006D2AE3" w:rsidRPr="006D2AE3">
        <w:rPr>
          <w:rFonts w:ascii="Times New Roman" w:eastAsia="Times New Roman" w:hAnsi="Times New Roman" w:cs="David" w:hint="cs"/>
          <w:sz w:val="24"/>
          <w:szCs w:val="24"/>
          <w:rtl/>
          <w:lang w:eastAsia="he-IL"/>
        </w:rPr>
        <w:t xml:space="preserve">, חתכים ופרטים של </w:t>
      </w:r>
      <w:r w:rsidR="00E2151E">
        <w:rPr>
          <w:rFonts w:ascii="Times New Roman" w:eastAsia="Times New Roman" w:hAnsi="Times New Roman" w:cs="David" w:hint="cs"/>
          <w:sz w:val="24"/>
          <w:szCs w:val="24"/>
          <w:rtl/>
          <w:lang w:eastAsia="he-IL"/>
        </w:rPr>
        <w:t>תיאום המערכות מתוך המודל התלת מ</w:t>
      </w:r>
      <w:r w:rsidR="006D2AE3" w:rsidRPr="006D2AE3">
        <w:rPr>
          <w:rFonts w:ascii="Times New Roman" w:eastAsia="Times New Roman" w:hAnsi="Times New Roman" w:cs="David" w:hint="cs"/>
          <w:sz w:val="24"/>
          <w:szCs w:val="24"/>
          <w:rtl/>
          <w:lang w:eastAsia="he-IL"/>
        </w:rPr>
        <w:t>מדי.</w:t>
      </w:r>
    </w:p>
    <w:p w14:paraId="500BF077" w14:textId="77777777" w:rsidR="006D2AE3" w:rsidRPr="006D2AE3" w:rsidRDefault="006D2AE3" w:rsidP="006D2AE3">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7514DFD1"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6D2AE3">
        <w:rPr>
          <w:rFonts w:ascii="Times New Roman" w:eastAsia="Times New Roman" w:hAnsi="Times New Roman" w:cs="David"/>
          <w:sz w:val="24"/>
          <w:szCs w:val="24"/>
          <w:rtl/>
          <w:lang w:eastAsia="he-IL"/>
        </w:rPr>
        <w:t>מובהר בזאת שהתוכניות יוכנו לפי ב</w:t>
      </w:r>
      <w:r w:rsidRPr="006D2AE3">
        <w:rPr>
          <w:rFonts w:ascii="Times New Roman" w:eastAsia="Times New Roman" w:hAnsi="Times New Roman" w:cs="David" w:hint="cs"/>
          <w:sz w:val="24"/>
          <w:szCs w:val="24"/>
          <w:rtl/>
          <w:lang w:eastAsia="he-IL"/>
        </w:rPr>
        <w:t>י</w:t>
      </w:r>
      <w:r w:rsidRPr="006D2AE3">
        <w:rPr>
          <w:rFonts w:ascii="Times New Roman" w:eastAsia="Times New Roman" w:hAnsi="Times New Roman" w:cs="David"/>
          <w:sz w:val="24"/>
          <w:szCs w:val="24"/>
          <w:rtl/>
          <w:lang w:eastAsia="he-IL"/>
        </w:rPr>
        <w:t>צוע בקטעים של הפרויקט ויכללו פתרונות לקטעי הביניים.</w:t>
      </w:r>
    </w:p>
    <w:p w14:paraId="3CDB45EB" w14:textId="77777777" w:rsidR="006D2AE3" w:rsidRPr="006D2AE3" w:rsidRDefault="006D2AE3" w:rsidP="006D2AE3">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3161EEA" w14:textId="77777777" w:rsidR="006D2AE3" w:rsidRPr="006D2AE3" w:rsidRDefault="006D2AE3" w:rsidP="006D2AE3">
      <w:pPr>
        <w:widowControl w:val="0"/>
        <w:numPr>
          <w:ilvl w:val="0"/>
          <w:numId w:val="10"/>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6D2AE3">
        <w:rPr>
          <w:rFonts w:ascii="Times New Roman" w:eastAsia="Times New Roman" w:hAnsi="Times New Roman" w:cs="David"/>
          <w:sz w:val="24"/>
          <w:szCs w:val="24"/>
          <w:rtl/>
          <w:lang w:eastAsia="he-IL"/>
        </w:rPr>
        <w:t xml:space="preserve">כל שאר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הביצוע המתחייבות מכל תקן ודין, לרבות אך לא רק מחלקיו השונים של ת"י 1547 - "</w:t>
      </w:r>
      <w:proofErr w:type="spellStart"/>
      <w:r w:rsidRPr="006D2AE3">
        <w:rPr>
          <w:rFonts w:ascii="Times New Roman" w:eastAsia="Times New Roman" w:hAnsi="Times New Roman" w:cs="David"/>
          <w:sz w:val="24"/>
          <w:szCs w:val="24"/>
          <w:rtl/>
          <w:lang w:eastAsia="he-IL"/>
        </w:rPr>
        <w:t>תכניות</w:t>
      </w:r>
      <w:proofErr w:type="spellEnd"/>
      <w:r w:rsidRPr="006D2AE3">
        <w:rPr>
          <w:rFonts w:ascii="Times New Roman" w:eastAsia="Times New Roman" w:hAnsi="Times New Roman" w:cs="David"/>
          <w:sz w:val="24"/>
          <w:szCs w:val="24"/>
          <w:rtl/>
          <w:lang w:eastAsia="he-IL"/>
        </w:rPr>
        <w:t xml:space="preserve"> ביצוע לבניינים ולעבודות פיתוח סביבתי".</w:t>
      </w:r>
    </w:p>
    <w:p w14:paraId="42ACC8FB" w14:textId="77777777" w:rsidR="006D2AE3" w:rsidRPr="006D2AE3" w:rsidRDefault="006D2AE3" w:rsidP="006D2AE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A71414" w14:textId="77777777" w:rsidR="006D2AE3" w:rsidRPr="006D2AE3" w:rsidRDefault="006D2AE3" w:rsidP="001743F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6D2AE3">
        <w:rPr>
          <w:rFonts w:ascii="Times New Roman" w:eastAsia="Times New Roman" w:hAnsi="Times New Roman" w:cs="David"/>
          <w:sz w:val="24"/>
          <w:szCs w:val="24"/>
          <w:rtl/>
          <w:lang w:eastAsia="he-IL"/>
        </w:rPr>
        <w:t xml:space="preserve">כל המסמכים </w:t>
      </w:r>
      <w:proofErr w:type="spellStart"/>
      <w:r w:rsidRPr="006D2AE3">
        <w:rPr>
          <w:rFonts w:ascii="Times New Roman" w:eastAsia="Times New Roman" w:hAnsi="Times New Roman" w:cs="David"/>
          <w:sz w:val="24"/>
          <w:szCs w:val="24"/>
          <w:rtl/>
          <w:lang w:eastAsia="he-IL"/>
        </w:rPr>
        <w:t>והתכניות</w:t>
      </w:r>
      <w:proofErr w:type="spellEnd"/>
      <w:r w:rsidRPr="006D2AE3">
        <w:rPr>
          <w:rFonts w:ascii="Times New Roman" w:eastAsia="Times New Roman" w:hAnsi="Times New Roman" w:cs="David"/>
          <w:sz w:val="24"/>
          <w:szCs w:val="24"/>
          <w:rtl/>
          <w:lang w:eastAsia="he-IL"/>
        </w:rPr>
        <w:t xml:space="preserve"> יערכו בשפה העברית.</w:t>
      </w:r>
    </w:p>
    <w:p w14:paraId="19BA4DBC" w14:textId="77777777" w:rsidR="00E2151E" w:rsidRPr="00B27B4C" w:rsidRDefault="006D2AE3" w:rsidP="00E2151E">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6D2AE3">
        <w:rPr>
          <w:rFonts w:ascii="Times New Roman" w:eastAsia="Times New Roman" w:hAnsi="Times New Roman" w:cs="David"/>
          <w:b/>
          <w:bCs/>
          <w:sz w:val="20"/>
          <w:szCs w:val="20"/>
          <w:u w:val="single"/>
          <w:rtl/>
          <w:lang w:eastAsia="he-IL"/>
        </w:rPr>
        <w:br w:type="page"/>
      </w:r>
      <w:r w:rsidR="00E2151E" w:rsidRPr="00B27B4C">
        <w:rPr>
          <w:rFonts w:ascii="Times New Roman" w:eastAsia="Times New Roman" w:hAnsi="Times New Roman" w:cs="David" w:hint="cs"/>
          <w:b/>
          <w:bCs/>
          <w:sz w:val="20"/>
          <w:szCs w:val="24"/>
          <w:u w:val="single"/>
          <w:rtl/>
          <w:lang w:eastAsia="he-IL"/>
        </w:rPr>
        <w:lastRenderedPageBreak/>
        <w:t>נספח "ט"</w:t>
      </w:r>
    </w:p>
    <w:p w14:paraId="1B44F28D"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3F19C91D"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B4538B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99DED3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AA25949"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147F421"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06D48B8" w14:textId="532E6E40" w:rsidR="00E2151E" w:rsidRPr="00B27B4C" w:rsidRDefault="00B46F40" w:rsidP="00E2151E">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688286A29CC4C75A35752231B81D8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35" w:author="Meryl Etman" w:date="2021-05-30T16:49:00Z">
            <w:r w:rsidR="00C136F2">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C136F2">
              <w:rPr>
                <w:rFonts w:ascii="Times New Roman" w:eastAsia="Times New Roman" w:hAnsi="Times New Roman" w:cs="David" w:hint="cs"/>
                <w:color w:val="008000"/>
                <w:sz w:val="24"/>
                <w:szCs w:val="24"/>
                <w:rtl/>
                <w:lang w:eastAsia="he-IL"/>
              </w:rPr>
              <w:br/>
              <w:t>יוני נתניהו 1 ג' אור יהודה</w:t>
            </w:r>
            <w:r w:rsidR="00C136F2">
              <w:rPr>
                <w:rFonts w:ascii="Times New Roman" w:eastAsia="Times New Roman" w:hAnsi="Times New Roman" w:cs="David" w:hint="cs"/>
                <w:color w:val="008000"/>
                <w:sz w:val="24"/>
                <w:szCs w:val="24"/>
                <w:rtl/>
                <w:lang w:eastAsia="he-IL"/>
              </w:rPr>
              <w:br/>
              <w:t>558075404</w:t>
            </w:r>
            <w:r w:rsidR="00C136F2">
              <w:rPr>
                <w:rFonts w:ascii="Times New Roman" w:eastAsia="Times New Roman" w:hAnsi="Times New Roman" w:cs="David" w:hint="cs"/>
                <w:color w:val="008000"/>
                <w:sz w:val="24"/>
                <w:szCs w:val="24"/>
                <w:rtl/>
                <w:lang w:eastAsia="he-IL"/>
              </w:rPr>
              <w:br/>
            </w:r>
          </w:ins>
        </w:sdtContent>
      </w:sdt>
      <w:r w:rsidR="00E2151E" w:rsidRPr="00B27B4C">
        <w:rPr>
          <w:rFonts w:ascii="Times New Roman" w:eastAsia="Times New Roman" w:hAnsi="Times New Roman" w:cs="David" w:hint="cs"/>
          <w:color w:val="008000"/>
          <w:sz w:val="24"/>
          <w:szCs w:val="24"/>
          <w:rtl/>
          <w:lang w:eastAsia="he-IL"/>
        </w:rPr>
        <w:br/>
      </w:r>
      <w:r w:rsidR="00E2151E" w:rsidRPr="00B27B4C">
        <w:rPr>
          <w:rFonts w:ascii="Times New Roman" w:eastAsia="Times New Roman" w:hAnsi="Times New Roman" w:cs="David" w:hint="cs"/>
          <w:sz w:val="24"/>
          <w:szCs w:val="24"/>
          <w:rtl/>
          <w:lang w:eastAsia="he-IL"/>
        </w:rPr>
        <w:t>(</w:t>
      </w:r>
      <w:r w:rsidR="00E2151E" w:rsidRPr="009E0EE6">
        <w:rPr>
          <w:rFonts w:ascii="Times New Roman" w:eastAsia="Times New Roman" w:hAnsi="Times New Roman" w:cs="David" w:hint="cs"/>
          <w:sz w:val="24"/>
          <w:szCs w:val="24"/>
          <w:rtl/>
          <w:lang w:eastAsia="he-IL"/>
        </w:rPr>
        <w:t>המזמין)</w:t>
      </w:r>
    </w:p>
    <w:p w14:paraId="4B8B6D32"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EE8F367"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9CE80E6"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233C029"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65FBF1C" w14:textId="392154B0" w:rsidR="00E2151E" w:rsidRPr="00B27B4C" w:rsidRDefault="00E2151E" w:rsidP="00E2151E">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D5BB37A9C122434BB9AA16240FEEA2F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6"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D24DEEE881B44F2A14169533431BC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337" w:author="Meryl Etman" w:date="2021-05-30T16:48:00Z">
            <w:r w:rsidR="00C136F2">
              <w:rPr>
                <w:rFonts w:ascii="Times New Roman" w:eastAsia="Times New Roman" w:hAnsi="Times New Roman" w:cs="David"/>
                <w:color w:val="008000"/>
                <w:sz w:val="24"/>
                <w:szCs w:val="24"/>
                <w:rtl/>
                <w:lang w:eastAsia="he-IL"/>
              </w:rPr>
              <w:t xml:space="preserve">סביוני נצר </w:t>
            </w:r>
            <w:proofErr w:type="spellStart"/>
            <w:r w:rsidR="00C136F2">
              <w:rPr>
                <w:rFonts w:ascii="Times New Roman" w:eastAsia="Times New Roman" w:hAnsi="Times New Roman" w:cs="David"/>
                <w:color w:val="008000"/>
                <w:sz w:val="24"/>
                <w:szCs w:val="24"/>
                <w:rtl/>
                <w:lang w:eastAsia="he-IL"/>
              </w:rPr>
              <w:t>סירני</w:t>
            </w:r>
          </w:ins>
          <w:proofErr w:type="spellEnd"/>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209F77D3FD94A6D91E4B36B61F4C2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338" w:author="Meryl Etman" w:date="2021-06-30T15:10:00Z">
            <w:r w:rsidR="005158B5">
              <w:rPr>
                <w:rFonts w:ascii="Times New Roman" w:eastAsia="Times New Roman" w:hAnsi="Times New Roman" w:cs="David" w:hint="cs"/>
                <w:color w:val="008000"/>
                <w:sz w:val="24"/>
                <w:szCs w:val="24"/>
                <w:rtl/>
              </w:rPr>
              <w:t>ניהול מודל בים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proofErr w:type="spellStart"/>
      <w:r w:rsidRPr="00B27B4C">
        <w:rPr>
          <w:rFonts w:ascii="Times New Roman" w:eastAsia="Times New Roman" w:hAnsi="Times New Roman" w:cs="David" w:hint="cs"/>
          <w:sz w:val="24"/>
          <w:szCs w:val="24"/>
          <w:rtl/>
          <w:lang w:eastAsia="he-IL"/>
        </w:rPr>
        <w:t>לתכניותי</w:t>
      </w:r>
      <w:r w:rsidRPr="00B27B4C">
        <w:rPr>
          <w:rFonts w:ascii="Times New Roman" w:eastAsia="Times New Roman" w:hAnsi="Times New Roman" w:cs="David" w:hint="eastAsia"/>
          <w:sz w:val="24"/>
          <w:szCs w:val="24"/>
          <w:rtl/>
          <w:lang w:eastAsia="he-IL"/>
        </w:rPr>
        <w:t>י</w:t>
      </w:r>
      <w:proofErr w:type="spellEnd"/>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2336353" w14:textId="77777777" w:rsidR="00E2151E" w:rsidRPr="00B27B4C" w:rsidRDefault="00E2151E" w:rsidP="00E2151E">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8762BF0"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8806648"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E0DF06"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D8E795" w14:textId="77777777" w:rsidR="00E2151E" w:rsidRPr="00B27B4C" w:rsidRDefault="00E2151E" w:rsidP="00E2151E">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5392975"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7CF81763"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4A61F69"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0FCF19" w14:textId="77777777" w:rsidR="00E2151E"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889E4A" w14:textId="77777777" w:rsidR="00E2151E" w:rsidRPr="00B27B4C" w:rsidRDefault="00E2151E" w:rsidP="00E2151E">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2D2D5D2B" w14:textId="141735A1" w:rsidR="00E2151E" w:rsidRPr="00B27B4C" w:rsidRDefault="00B46F40" w:rsidP="00E2151E">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1767609749"/>
          <w:placeholder>
            <w:docPart w:val="5FFBA3CEC5CF47F1AE943009F85A2C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9"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p>
    <w:p w14:paraId="405BFDD5"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425AB99"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434D08B"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93134AC" w14:textId="77777777" w:rsidR="00E2151E" w:rsidRPr="00B27B4C" w:rsidRDefault="00E2151E" w:rsidP="00E2151E">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FBE6B99" w14:textId="77777777" w:rsidR="00E2151E" w:rsidRPr="00B27B4C" w:rsidRDefault="00E2151E" w:rsidP="00E2151E">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9F6985">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732A081" w14:textId="77777777" w:rsidR="00E2151E" w:rsidRPr="00B27B4C" w:rsidRDefault="00E2151E" w:rsidP="00E2151E">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3C443920" w14:textId="72AE1C59"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CAF0F59B0B494623BA7E94697B8C992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40" w:author="Meryl Etman" w:date="2021-05-30T16:49:00Z">
            <w:r w:rsidR="00C136F2">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C136F2">
              <w:rPr>
                <w:rFonts w:ascii="Times New Roman" w:eastAsia="Times New Roman" w:hAnsi="Times New Roman" w:cs="David" w:hint="cs"/>
                <w:color w:val="008000"/>
                <w:sz w:val="24"/>
                <w:szCs w:val="24"/>
                <w:rtl/>
                <w:lang w:eastAsia="he-IL"/>
              </w:rPr>
              <w:br/>
              <w:t>יוני נתניהו 1 ג' אור יהודה</w:t>
            </w:r>
            <w:r w:rsidR="00C136F2">
              <w:rPr>
                <w:rFonts w:ascii="Times New Roman" w:eastAsia="Times New Roman" w:hAnsi="Times New Roman" w:cs="David" w:hint="cs"/>
                <w:color w:val="008000"/>
                <w:sz w:val="24"/>
                <w:szCs w:val="24"/>
                <w:rtl/>
                <w:lang w:eastAsia="he-IL"/>
              </w:rPr>
              <w:br/>
              <w:t>558075404</w:t>
            </w:r>
            <w:r w:rsidR="00C136F2">
              <w:rPr>
                <w:rFonts w:ascii="Times New Roman" w:eastAsia="Times New Roman" w:hAnsi="Times New Roman" w:cs="David" w:hint="cs"/>
                <w:color w:val="008000"/>
                <w:sz w:val="24"/>
                <w:szCs w:val="24"/>
                <w:rtl/>
                <w:lang w:eastAsia="he-IL"/>
              </w:rPr>
              <w:br/>
            </w:r>
          </w:ins>
        </w:sdtContent>
      </w:sdt>
    </w:p>
    <w:p w14:paraId="20504650"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2A61BB1"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79812AB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B50B161" w14:textId="5DD86A9C"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7FB60407A584444809A61A502CB68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41" w:author="Meryl Etman" w:date="2021-05-30T16:48:00Z">
            <w:r w:rsidR="00C136F2">
              <w:rPr>
                <w:rFonts w:ascii="Times New Roman" w:eastAsia="Times New Roman" w:hAnsi="Times New Roman" w:cs="David" w:hint="cs"/>
                <w:color w:val="008000"/>
                <w:sz w:val="24"/>
                <w:szCs w:val="24"/>
                <w:rtl/>
                <w:lang w:eastAsia="he-IL"/>
              </w:rPr>
              <w:t xml:space="preserve">סביוני נצר </w:t>
            </w:r>
            <w:proofErr w:type="spellStart"/>
            <w:r w:rsidR="00C136F2">
              <w:rPr>
                <w:rFonts w:ascii="Times New Roman" w:eastAsia="Times New Roman" w:hAnsi="Times New Roman" w:cs="David" w:hint="cs"/>
                <w:color w:val="008000"/>
                <w:sz w:val="24"/>
                <w:szCs w:val="24"/>
                <w:rtl/>
                <w:lang w:eastAsia="he-IL"/>
              </w:rPr>
              <w:t>סירני</w:t>
            </w:r>
          </w:ins>
          <w:proofErr w:type="spellEnd"/>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8B21245407E8F5B0F59D6F387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12-27T00:00:00Z">
            <w:dateFormat w:val="dd/MM/yyyy"/>
            <w:lid w:val="he-IL"/>
            <w:storeMappedDataAs w:val="dateTime"/>
            <w:calendar w:val="gregorian"/>
          </w:date>
        </w:sdtPr>
        <w:sdtEndPr>
          <w:rPr>
            <w:rFonts w:hint="cs"/>
          </w:rPr>
        </w:sdtEndPr>
        <w:sdtContent>
          <w:ins w:id="342" w:author="Meryl Etman" w:date="2021-12-27T08:18:00Z">
            <w:r w:rsidR="00AD1590">
              <w:rPr>
                <w:rFonts w:ascii="Times New Roman" w:eastAsia="Times New Roman" w:hAnsi="Times New Roman" w:cs="David" w:hint="cs"/>
                <w:color w:val="008000"/>
                <w:sz w:val="24"/>
                <w:szCs w:val="24"/>
                <w:rtl/>
                <w:lang w:eastAsia="he-IL"/>
              </w:rPr>
              <w:t>‏27/12/2021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11B1BCA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6A9FAB4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7AEE1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90C57F3"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996C13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7F672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DA5D70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380649"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655DBF5"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6E4441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15B48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21BC388D"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D23D08"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87C4482" w14:textId="77777777" w:rsidR="00E2151E" w:rsidRPr="00B27B4C" w:rsidRDefault="00E2151E" w:rsidP="00E2151E">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25CF896"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9F6985">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3B93F4D"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44BE3847" w14:textId="77777777" w:rsidR="00E2151E" w:rsidRDefault="00E2151E" w:rsidP="00E2151E">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5081C453" w14:textId="77777777" w:rsidR="00E2151E" w:rsidRPr="009130F0" w:rsidRDefault="00E2151E" w:rsidP="00E2151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D557766" w14:textId="34CA7C3C" w:rsidR="00E2151E" w:rsidRPr="009130F0" w:rsidRDefault="00E2151E" w:rsidP="005D185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7225176"/>
          <w:placeholder>
            <w:docPart w:val="61D14D5A73084B0B9D2FAC40AD9F6CA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43" w:author="Meryl Etman" w:date="2021-05-30T16:57:00Z">
            <w:r w:rsidR="00C136F2">
              <w:rPr>
                <w:rFonts w:ascii="Times New Roman" w:eastAsia="Times New Roman" w:hAnsi="Times New Roman" w:cs="David"/>
                <w:color w:val="008000"/>
                <w:sz w:val="24"/>
                <w:szCs w:val="24"/>
                <w:rtl/>
                <w:lang w:eastAsia="he-IL"/>
              </w:rPr>
              <w:t>מימוני הנדסה ויעוץ בע"מ</w:t>
            </w:r>
          </w:ins>
        </w:sdtContent>
      </w:sdt>
    </w:p>
    <w:p w14:paraId="72D25653" w14:textId="77777777" w:rsidR="00E2151E"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4698EE"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658FCB"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4A3477" w14:textId="77777777"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9CB8B46" w14:textId="59A3F3D4" w:rsidR="00E2151E" w:rsidRPr="00B27B4C" w:rsidRDefault="00E2151E" w:rsidP="00E2151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ins w:id="344" w:author="Meryl Etman" w:date="2021-05-31T15:16:00Z">
        <w:r w:rsidR="00A4622F">
          <w:rPr>
            <w:rFonts w:ascii="Times New Roman" w:eastAsia="Times New Roman" w:hAnsi="Times New Roman" w:cs="David" w:hint="cs"/>
            <w:sz w:val="24"/>
            <w:szCs w:val="24"/>
            <w:rtl/>
            <w:lang w:eastAsia="he-IL"/>
          </w:rPr>
          <w:t xml:space="preserve"> </w:t>
        </w:r>
      </w:ins>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0AAF8AA" w14:textId="77777777" w:rsidR="00E2151E" w:rsidRPr="00B27B4C" w:rsidRDefault="00E2151E" w:rsidP="00E2151E">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A124B88" w14:textId="77777777" w:rsidR="00E2151E" w:rsidRPr="00B27B4C" w:rsidRDefault="00E2151E" w:rsidP="00E2151E">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AE8559A" w14:textId="77777777" w:rsidR="00E2151E" w:rsidRPr="00B27B4C" w:rsidRDefault="00E2151E" w:rsidP="00E2151E">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E28F3CD" w14:textId="77777777" w:rsidR="00E2151E" w:rsidRPr="00B27B4C" w:rsidRDefault="00E2151E" w:rsidP="00E2151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41DC6E1" w14:textId="77777777" w:rsidR="00E2151E" w:rsidRPr="00B27B4C" w:rsidRDefault="00E2151E" w:rsidP="00E2151E">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563838C"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15BA7B96" w14:textId="77777777" w:rsidR="00E2151E" w:rsidRPr="00B27B4C" w:rsidRDefault="00E2151E" w:rsidP="00E2151E">
      <w:pPr>
        <w:spacing w:before="0" w:beforeAutospacing="0" w:after="0" w:afterAutospacing="0" w:line="240" w:lineRule="auto"/>
        <w:rPr>
          <w:rFonts w:ascii="Times New Roman" w:eastAsia="Times New Roman" w:hAnsi="Times New Roman" w:cs="David"/>
          <w:sz w:val="20"/>
          <w:szCs w:val="24"/>
          <w:rtl/>
        </w:rPr>
      </w:pPr>
    </w:p>
    <w:p w14:paraId="2E23E849" w14:textId="77777777" w:rsidR="00E2151E" w:rsidRPr="00B27B4C" w:rsidRDefault="00E2151E" w:rsidP="00E2151E">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292F43D" w14:textId="77777777" w:rsidR="00E2151E" w:rsidRPr="0047052D" w:rsidDel="00A4622F" w:rsidRDefault="00E2151E" w:rsidP="00E2151E">
      <w:pPr>
        <w:widowControl w:val="0"/>
        <w:spacing w:before="0" w:beforeAutospacing="0" w:after="0" w:afterAutospacing="0" w:line="240" w:lineRule="auto"/>
        <w:jc w:val="both"/>
        <w:rPr>
          <w:del w:id="345" w:author="Meryl Etman" w:date="2021-05-31T15:16:00Z"/>
        </w:rPr>
      </w:pPr>
    </w:p>
    <w:p w14:paraId="4AB09915" w14:textId="77777777" w:rsidR="001A69D5" w:rsidRPr="006D2AE3" w:rsidRDefault="001A69D5">
      <w:pPr>
        <w:widowControl w:val="0"/>
        <w:spacing w:before="0" w:beforeAutospacing="0" w:after="0" w:afterAutospacing="0" w:line="240" w:lineRule="auto"/>
        <w:outlineLvl w:val="7"/>
        <w:rPr>
          <w:rtl/>
        </w:rPr>
        <w:pPrChange w:id="346" w:author="Meryl Etman" w:date="2021-05-31T15:16:00Z">
          <w:pPr>
            <w:widowControl w:val="0"/>
            <w:spacing w:before="0" w:beforeAutospacing="0" w:after="0" w:afterAutospacing="0" w:line="240" w:lineRule="auto"/>
            <w:jc w:val="center"/>
            <w:outlineLvl w:val="7"/>
          </w:pPr>
        </w:pPrChange>
      </w:pPr>
    </w:p>
    <w:sectPr w:rsidR="001A69D5" w:rsidRPr="006D2AE3" w:rsidSect="006D2AE3">
      <w:headerReference w:type="default" r:id="rId13"/>
      <w:footerReference w:type="default" r:id="rId14"/>
      <w:pgSz w:w="11906" w:h="16838"/>
      <w:pgMar w:top="1440" w:right="1800" w:bottom="567"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1771C" w14:textId="77777777" w:rsidR="006C7F86" w:rsidRDefault="006C7F86" w:rsidP="00AF234B">
      <w:pPr>
        <w:spacing w:before="0" w:after="0" w:line="240" w:lineRule="auto"/>
      </w:pPr>
      <w:r>
        <w:separator/>
      </w:r>
    </w:p>
  </w:endnote>
  <w:endnote w:type="continuationSeparator" w:id="0">
    <w:p w14:paraId="613D235C" w14:textId="77777777" w:rsidR="006C7F86" w:rsidRDefault="006C7F86" w:rsidP="00AF234B">
      <w:pPr>
        <w:spacing w:before="0" w:after="0" w:line="240" w:lineRule="auto"/>
      </w:pPr>
      <w:r>
        <w:continuationSeparator/>
      </w:r>
    </w:p>
  </w:endnote>
  <w:endnote w:type="continuationNotice" w:id="1">
    <w:p w14:paraId="05AFF5C2" w14:textId="77777777" w:rsidR="006C7F86" w:rsidRDefault="006C7F86">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91"/>
      <w:gridCol w:w="2810"/>
      <w:gridCol w:w="232"/>
      <w:gridCol w:w="1041"/>
      <w:gridCol w:w="1822"/>
    </w:tblGrid>
    <w:tr w:rsidR="006C7F86" w:rsidRPr="00F9528C" w14:paraId="62E5F935" w14:textId="77777777" w:rsidTr="00E53410">
      <w:tc>
        <w:tcPr>
          <w:tcW w:w="753" w:type="dxa"/>
        </w:tcPr>
        <w:p w14:paraId="77F566E4"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C791F2F" w14:textId="69B030F4" w:rsidR="006C7F86" w:rsidRPr="00F9528C" w:rsidRDefault="006C7F86" w:rsidP="00E53410">
              <w:pPr>
                <w:tabs>
                  <w:tab w:val="center" w:pos="4153"/>
                  <w:tab w:val="right" w:pos="8306"/>
                </w:tabs>
                <w:spacing w:before="0" w:after="0" w:line="240" w:lineRule="auto"/>
                <w:rPr>
                  <w:rFonts w:ascii="David" w:hAnsi="David"/>
                  <w:color w:val="00B0F0"/>
                  <w:sz w:val="20"/>
                  <w:szCs w:val="20"/>
                  <w:rtl/>
                </w:rPr>
              </w:pPr>
              <w:ins w:id="347" w:author="Meryl Etman" w:date="2021-05-30T16:48:00Z">
                <w:r>
                  <w:rPr>
                    <w:rFonts w:ascii="David" w:hAnsi="David"/>
                    <w:color w:val="00B0F0"/>
                    <w:sz w:val="20"/>
                    <w:szCs w:val="20"/>
                    <w:rtl/>
                  </w:rPr>
                  <w:t xml:space="preserve">סביוני נצר </w:t>
                </w:r>
                <w:proofErr w:type="spellStart"/>
                <w:r>
                  <w:rPr>
                    <w:rFonts w:ascii="David" w:hAnsi="David"/>
                    <w:color w:val="00B0F0"/>
                    <w:sz w:val="20"/>
                    <w:szCs w:val="20"/>
                    <w:rtl/>
                  </w:rPr>
                  <w:t>סירני</w:t>
                </w:r>
                <w:proofErr w:type="spellEnd"/>
                <w:r>
                  <w:rPr>
                    <w:rFonts w:ascii="David" w:hAnsi="David"/>
                    <w:color w:val="00B0F0"/>
                    <w:sz w:val="20"/>
                    <w:szCs w:val="20"/>
                    <w:rtl/>
                  </w:rPr>
                  <w:t xml:space="preserve"> - בניין 31</w:t>
                </w:r>
              </w:ins>
            </w:p>
          </w:tc>
        </w:sdtContent>
      </w:sdt>
      <w:tc>
        <w:tcPr>
          <w:tcW w:w="2232" w:type="dxa"/>
        </w:tcPr>
        <w:p w14:paraId="6DAE0658"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מנהל מודל</w:t>
              </w:r>
            </w:sdtContent>
          </w:sdt>
        </w:p>
      </w:tc>
      <w:tc>
        <w:tcPr>
          <w:tcW w:w="236" w:type="dxa"/>
        </w:tcPr>
        <w:p w14:paraId="4836479E" w14:textId="77777777" w:rsidR="006C7F86" w:rsidRPr="00F9528C" w:rsidRDefault="006C7F86" w:rsidP="00E53410">
          <w:pPr>
            <w:tabs>
              <w:tab w:val="center" w:pos="4153"/>
              <w:tab w:val="right" w:pos="8306"/>
            </w:tabs>
            <w:spacing w:before="0" w:after="0" w:line="240" w:lineRule="auto"/>
            <w:rPr>
              <w:rFonts w:ascii="David" w:hAnsi="David"/>
              <w:sz w:val="16"/>
              <w:szCs w:val="16"/>
              <w:rtl/>
            </w:rPr>
          </w:pPr>
        </w:p>
      </w:tc>
      <w:tc>
        <w:tcPr>
          <w:tcW w:w="1129" w:type="dxa"/>
        </w:tcPr>
        <w:p w14:paraId="656656BB"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21A3813" w14:textId="43D5DE67" w:rsidR="006C7F86" w:rsidRPr="00F9528C" w:rsidRDefault="006C7F86" w:rsidP="00E53410">
              <w:pPr>
                <w:tabs>
                  <w:tab w:val="center" w:pos="4153"/>
                  <w:tab w:val="right" w:pos="8306"/>
                </w:tabs>
                <w:spacing w:before="0" w:after="0" w:line="240" w:lineRule="auto"/>
                <w:rPr>
                  <w:rFonts w:ascii="David" w:hAnsi="David"/>
                  <w:sz w:val="20"/>
                  <w:szCs w:val="20"/>
                  <w:rtl/>
                </w:rPr>
              </w:pPr>
              <w:del w:id="348" w:author="Meryl Etman" w:date="2021-05-30T17:00:00Z">
                <w:r w:rsidDel="00515E12">
                  <w:rPr>
                    <w:rFonts w:ascii="David" w:hAnsi="David" w:hint="cs"/>
                    <w:sz w:val="20"/>
                    <w:szCs w:val="20"/>
                  </w:rPr>
                  <w:delText>CONT-5-713</w:delText>
                </w:r>
              </w:del>
              <w:ins w:id="349" w:author="Meryl Etman" w:date="2021-05-30T17:00:00Z">
                <w:r>
                  <w:rPr>
                    <w:rFonts w:ascii="David" w:hAnsi="David" w:hint="cs"/>
                    <w:sz w:val="20"/>
                    <w:szCs w:val="20"/>
                  </w:rPr>
                  <w:t>CO</w:t>
                </w:r>
                <w:r>
                  <w:rPr>
                    <w:rFonts w:ascii="David" w:hAnsi="David" w:hint="cs"/>
                    <w:sz w:val="20"/>
                    <w:szCs w:val="20"/>
                    <w:rtl/>
                  </w:rPr>
                  <w:t>NT-10-2068</w:t>
                </w:r>
              </w:ins>
            </w:p>
          </w:tc>
        </w:sdtContent>
      </w:sdt>
    </w:tr>
    <w:tr w:rsidR="006C7F86" w:rsidRPr="00F9528C" w14:paraId="2710B155" w14:textId="77777777" w:rsidTr="00E53410">
      <w:tc>
        <w:tcPr>
          <w:tcW w:w="753" w:type="dxa"/>
        </w:tcPr>
        <w:p w14:paraId="2B964AF6"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FC677A4" w14:textId="25DEA65F" w:rsidR="006C7F86" w:rsidRPr="00F9528C" w:rsidRDefault="006C7F86" w:rsidP="00E53410">
              <w:pPr>
                <w:tabs>
                  <w:tab w:val="center" w:pos="4153"/>
                  <w:tab w:val="right" w:pos="8306"/>
                </w:tabs>
                <w:spacing w:before="0" w:after="0" w:line="240" w:lineRule="auto"/>
                <w:rPr>
                  <w:rFonts w:ascii="David" w:hAnsi="David"/>
                  <w:color w:val="00B0F0"/>
                  <w:sz w:val="20"/>
                  <w:szCs w:val="20"/>
                  <w:rtl/>
                </w:rPr>
              </w:pPr>
              <w:ins w:id="350" w:author="Meryl Etman" w:date="2021-05-30T16:57:00Z">
                <w:r>
                  <w:rPr>
                    <w:rFonts w:ascii="David" w:hAnsi="David"/>
                    <w:color w:val="00B0F0"/>
                    <w:sz w:val="20"/>
                    <w:szCs w:val="20"/>
                    <w:rtl/>
                  </w:rPr>
                  <w:t>מימוני הנדסה ויעוץ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6C7F86" w:rsidRPr="00F9528C" w14:paraId="39E246CC" w14:textId="77777777" w:rsidTr="00E53410">
            <w:trPr>
              <w:trHeight w:val="201"/>
            </w:trPr>
            <w:tc>
              <w:tcPr>
                <w:tcW w:w="926" w:type="dxa"/>
              </w:tcPr>
              <w:p w14:paraId="3BE891DD"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430A978" w14:textId="3C71B1F6" w:rsidR="006C7F86" w:rsidRPr="00F9528C" w:rsidRDefault="00AD1590" w:rsidP="00E53410">
                    <w:pPr>
                      <w:tabs>
                        <w:tab w:val="center" w:pos="4153"/>
                        <w:tab w:val="right" w:pos="8306"/>
                      </w:tabs>
                      <w:spacing w:before="0" w:after="0" w:line="240" w:lineRule="auto"/>
                      <w:ind w:left="1" w:hanging="1"/>
                      <w:rPr>
                        <w:rFonts w:ascii="David" w:hAnsi="David"/>
                        <w:color w:val="00B0F0"/>
                        <w:sz w:val="20"/>
                        <w:szCs w:val="20"/>
                        <w:rtl/>
                      </w:rPr>
                    </w:pPr>
                    <w:ins w:id="351" w:author="Meryl Etman" w:date="2021-12-27T08:18:00Z">
                      <w:r>
                        <w:rPr>
                          <w:rFonts w:ascii="David" w:hAnsi="David"/>
                          <w:color w:val="00B0F0"/>
                          <w:sz w:val="20"/>
                          <w:szCs w:val="20"/>
                          <w:rtl/>
                        </w:rPr>
                        <w:t>0.11</w:t>
                      </w:r>
                    </w:ins>
                  </w:p>
                </w:tc>
              </w:sdtContent>
            </w:sdt>
          </w:tr>
        </w:tbl>
        <w:p w14:paraId="38C2D0A8"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236" w:type="dxa"/>
        </w:tcPr>
        <w:p w14:paraId="24CBA0FD"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1129" w:type="dxa"/>
        </w:tcPr>
        <w:p w14:paraId="32EBC93A"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A937C35" w14:textId="054941A0" w:rsidR="006C7F86" w:rsidRPr="00F9528C" w:rsidRDefault="00B46F40" w:rsidP="00E5341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352" w:author="Meryl Etman" w:date="2021-05-31T14:55:00Z">
                <w:del w:id="353" w:author="Meryl Etman [2]" w:date="2021-12-27T08:22:00Z">
                  <w:r w:rsidR="006C7F86" w:rsidDel="00B46F40">
                    <w:rPr>
                      <w:rFonts w:ascii="David" w:hAnsi="David"/>
                      <w:sz w:val="20"/>
                      <w:szCs w:val="20"/>
                      <w:rtl/>
                    </w:rPr>
                    <w:delText>3;#</w:delText>
                  </w:r>
                  <w:r w:rsidR="006C7F86" w:rsidDel="00B46F40">
                    <w:rPr>
                      <w:rFonts w:ascii="David" w:hAnsi="David"/>
                      <w:sz w:val="20"/>
                      <w:szCs w:val="20"/>
                    </w:rPr>
                    <w:delText>Draft</w:delText>
                  </w:r>
                </w:del>
              </w:ins>
            </w:sdtContent>
          </w:sdt>
        </w:p>
      </w:tc>
    </w:tr>
    <w:tr w:rsidR="006C7F86" w:rsidRPr="00F9528C" w14:paraId="5DDB88DF" w14:textId="77777777" w:rsidTr="00E53410">
      <w:trPr>
        <w:trHeight w:val="80"/>
      </w:trPr>
      <w:tc>
        <w:tcPr>
          <w:tcW w:w="753" w:type="dxa"/>
        </w:tcPr>
        <w:p w14:paraId="466FC692"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1883" w:type="dxa"/>
        </w:tcPr>
        <w:p w14:paraId="4921ADD3" w14:textId="77777777" w:rsidR="006C7F86" w:rsidRPr="00F9528C" w:rsidRDefault="006C7F86" w:rsidP="00E53410">
          <w:pPr>
            <w:tabs>
              <w:tab w:val="center" w:pos="4153"/>
              <w:tab w:val="right" w:pos="8306"/>
            </w:tabs>
            <w:spacing w:before="0" w:after="0" w:line="240" w:lineRule="auto"/>
            <w:rPr>
              <w:rFonts w:ascii="David" w:hAnsi="David"/>
              <w:color w:val="00B0F0"/>
              <w:sz w:val="20"/>
              <w:szCs w:val="20"/>
              <w:rtl/>
            </w:rPr>
          </w:pPr>
        </w:p>
      </w:tc>
      <w:tc>
        <w:tcPr>
          <w:tcW w:w="2232" w:type="dxa"/>
        </w:tcPr>
        <w:p w14:paraId="2C1648E0"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236" w:type="dxa"/>
        </w:tcPr>
        <w:p w14:paraId="6DF68F51"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1129" w:type="dxa"/>
        </w:tcPr>
        <w:p w14:paraId="26E4FD61"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c>
        <w:tcPr>
          <w:tcW w:w="2073" w:type="dxa"/>
        </w:tcPr>
        <w:p w14:paraId="39D93BE5" w14:textId="77777777" w:rsidR="006C7F86" w:rsidRPr="00F9528C" w:rsidRDefault="006C7F86" w:rsidP="00E53410">
          <w:pPr>
            <w:tabs>
              <w:tab w:val="center" w:pos="4153"/>
              <w:tab w:val="right" w:pos="8306"/>
            </w:tabs>
            <w:spacing w:before="0" w:after="0" w:line="240" w:lineRule="auto"/>
            <w:rPr>
              <w:rFonts w:ascii="David" w:hAnsi="David"/>
              <w:sz w:val="20"/>
              <w:szCs w:val="20"/>
              <w:rtl/>
            </w:rPr>
          </w:pPr>
        </w:p>
      </w:tc>
    </w:tr>
  </w:tbl>
  <w:p w14:paraId="4A1EB432" w14:textId="77777777" w:rsidR="006C7F86" w:rsidRPr="00C3505D" w:rsidRDefault="006C7F86" w:rsidP="00C3505D">
    <w:pPr>
      <w:spacing w:before="0" w:beforeAutospacing="0" w:after="0" w:afterAutospacing="0" w:line="240" w:lineRule="auto"/>
      <w:rPr>
        <w:rFonts w:ascii="Arial" w:hAnsi="Arial" w:cs="Arial" w:hint="cs"/>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8339A" w14:textId="77777777" w:rsidR="006C7F86" w:rsidRDefault="006C7F86" w:rsidP="00AF234B">
      <w:pPr>
        <w:spacing w:before="0" w:after="0" w:line="240" w:lineRule="auto"/>
      </w:pPr>
      <w:r>
        <w:separator/>
      </w:r>
    </w:p>
  </w:footnote>
  <w:footnote w:type="continuationSeparator" w:id="0">
    <w:p w14:paraId="62EC9229" w14:textId="77777777" w:rsidR="006C7F86" w:rsidRDefault="006C7F86" w:rsidP="00AF234B">
      <w:pPr>
        <w:spacing w:before="0" w:after="0" w:line="240" w:lineRule="auto"/>
      </w:pPr>
      <w:r>
        <w:continuationSeparator/>
      </w:r>
    </w:p>
  </w:footnote>
  <w:footnote w:type="continuationNotice" w:id="1">
    <w:p w14:paraId="060F31AB" w14:textId="77777777" w:rsidR="006C7F86" w:rsidRDefault="006C7F86">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2027908422"/>
      <w:docPartObj>
        <w:docPartGallery w:val="Page Numbers (Top of Page)"/>
        <w:docPartUnique/>
      </w:docPartObj>
    </w:sdtPr>
    <w:sdtEndPr/>
    <w:sdtContent>
      <w:p w14:paraId="5822AA9C" w14:textId="1C82FCD2" w:rsidR="006C7F86" w:rsidRDefault="006C7F86" w:rsidP="00CF334C">
        <w:pPr>
          <w:pStyle w:val="a3"/>
          <w:jc w:val="center"/>
        </w:pPr>
        <w:r>
          <w:fldChar w:fldCharType="begin"/>
        </w:r>
        <w:r>
          <w:instrText xml:space="preserve"> PAGE   \* MERGEFORMAT </w:instrText>
        </w:r>
        <w:r>
          <w:fldChar w:fldCharType="separate"/>
        </w:r>
        <w:r w:rsidR="00AD1590">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5" w15:restartNumberingAfterBreak="0">
    <w:nsid w:val="505D3BB8"/>
    <w:multiLevelType w:val="multilevel"/>
    <w:tmpl w:val="3EA81CA0"/>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6"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8"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12" w15:restartNumberingAfterBreak="0">
    <w:nsid w:val="7396096F"/>
    <w:multiLevelType w:val="hybridMultilevel"/>
    <w:tmpl w:val="1F44C058"/>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0EFF"/>
    <w:multiLevelType w:val="multilevel"/>
    <w:tmpl w:val="03B2088C"/>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4"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4"/>
  </w:num>
  <w:num w:numId="3">
    <w:abstractNumId w:val="2"/>
  </w:num>
  <w:num w:numId="4">
    <w:abstractNumId w:val="1"/>
  </w:num>
  <w:num w:numId="5">
    <w:abstractNumId w:val="12"/>
  </w:num>
  <w:num w:numId="6">
    <w:abstractNumId w:val="8"/>
  </w:num>
  <w:num w:numId="7">
    <w:abstractNumId w:val="6"/>
  </w:num>
  <w:num w:numId="8">
    <w:abstractNumId w:val="11"/>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9"/>
  </w:num>
  <w:num w:numId="12">
    <w:abstractNumId w:val="10"/>
  </w:num>
  <w:num w:numId="13">
    <w:abstractNumId w:val="14"/>
  </w:num>
  <w:num w:numId="14">
    <w:abstractNumId w:val="5"/>
  </w:num>
  <w:num w:numId="15">
    <w:abstractNumId w:val="0"/>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markup="0"/>
  <w:trackRevisions/>
  <w:documentProtection w:edit="trackedChanges"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291B"/>
    <w:rsid w:val="00054435"/>
    <w:rsid w:val="000A39FE"/>
    <w:rsid w:val="00120821"/>
    <w:rsid w:val="001328C5"/>
    <w:rsid w:val="00134C85"/>
    <w:rsid w:val="00144C6E"/>
    <w:rsid w:val="001568D3"/>
    <w:rsid w:val="001743FC"/>
    <w:rsid w:val="00174B59"/>
    <w:rsid w:val="00195F27"/>
    <w:rsid w:val="001A0C3C"/>
    <w:rsid w:val="001A69D5"/>
    <w:rsid w:val="001D14C2"/>
    <w:rsid w:val="001D4EC2"/>
    <w:rsid w:val="001D526A"/>
    <w:rsid w:val="00201A12"/>
    <w:rsid w:val="00214ACF"/>
    <w:rsid w:val="00227818"/>
    <w:rsid w:val="002436DD"/>
    <w:rsid w:val="002436F3"/>
    <w:rsid w:val="00263813"/>
    <w:rsid w:val="00264D14"/>
    <w:rsid w:val="00272745"/>
    <w:rsid w:val="00282052"/>
    <w:rsid w:val="00283087"/>
    <w:rsid w:val="002B2234"/>
    <w:rsid w:val="002B66AF"/>
    <w:rsid w:val="003371F2"/>
    <w:rsid w:val="003F3C6F"/>
    <w:rsid w:val="003F540B"/>
    <w:rsid w:val="004143FC"/>
    <w:rsid w:val="00415999"/>
    <w:rsid w:val="00447566"/>
    <w:rsid w:val="0045181B"/>
    <w:rsid w:val="004E28D0"/>
    <w:rsid w:val="00515418"/>
    <w:rsid w:val="005158B5"/>
    <w:rsid w:val="00515E12"/>
    <w:rsid w:val="00552E11"/>
    <w:rsid w:val="00572B5D"/>
    <w:rsid w:val="005B6AFF"/>
    <w:rsid w:val="005D185C"/>
    <w:rsid w:val="005D6E29"/>
    <w:rsid w:val="005F1A06"/>
    <w:rsid w:val="00650D2D"/>
    <w:rsid w:val="00666119"/>
    <w:rsid w:val="006C7F86"/>
    <w:rsid w:val="006D2AE3"/>
    <w:rsid w:val="006F5289"/>
    <w:rsid w:val="00707BE1"/>
    <w:rsid w:val="0072103C"/>
    <w:rsid w:val="007227F2"/>
    <w:rsid w:val="00760D87"/>
    <w:rsid w:val="007616CD"/>
    <w:rsid w:val="007700CC"/>
    <w:rsid w:val="007902DF"/>
    <w:rsid w:val="00797BFB"/>
    <w:rsid w:val="007E2B0D"/>
    <w:rsid w:val="00800624"/>
    <w:rsid w:val="00832D32"/>
    <w:rsid w:val="0086233E"/>
    <w:rsid w:val="00877030"/>
    <w:rsid w:val="008872EF"/>
    <w:rsid w:val="008C64C6"/>
    <w:rsid w:val="00934362"/>
    <w:rsid w:val="00942177"/>
    <w:rsid w:val="009441B2"/>
    <w:rsid w:val="009842BF"/>
    <w:rsid w:val="009A7D34"/>
    <w:rsid w:val="009A7DD6"/>
    <w:rsid w:val="009B4094"/>
    <w:rsid w:val="009D2BDD"/>
    <w:rsid w:val="009F6985"/>
    <w:rsid w:val="00A12E4C"/>
    <w:rsid w:val="00A42271"/>
    <w:rsid w:val="00A4622F"/>
    <w:rsid w:val="00AD1590"/>
    <w:rsid w:val="00AF234B"/>
    <w:rsid w:val="00AF2508"/>
    <w:rsid w:val="00B373DE"/>
    <w:rsid w:val="00B404AC"/>
    <w:rsid w:val="00B46F40"/>
    <w:rsid w:val="00BD18FB"/>
    <w:rsid w:val="00BD72C4"/>
    <w:rsid w:val="00BE17B4"/>
    <w:rsid w:val="00BE2283"/>
    <w:rsid w:val="00BF0AA7"/>
    <w:rsid w:val="00C136F2"/>
    <w:rsid w:val="00C3505D"/>
    <w:rsid w:val="00C3509C"/>
    <w:rsid w:val="00C53582"/>
    <w:rsid w:val="00C81171"/>
    <w:rsid w:val="00C903A8"/>
    <w:rsid w:val="00CC012C"/>
    <w:rsid w:val="00CD2C71"/>
    <w:rsid w:val="00CD755B"/>
    <w:rsid w:val="00CF334C"/>
    <w:rsid w:val="00D065DD"/>
    <w:rsid w:val="00D2422A"/>
    <w:rsid w:val="00D564A3"/>
    <w:rsid w:val="00DA086E"/>
    <w:rsid w:val="00DD018A"/>
    <w:rsid w:val="00DD25CB"/>
    <w:rsid w:val="00DE41CE"/>
    <w:rsid w:val="00E2151E"/>
    <w:rsid w:val="00E53410"/>
    <w:rsid w:val="00E679C7"/>
    <w:rsid w:val="00E870A8"/>
    <w:rsid w:val="00E875F6"/>
    <w:rsid w:val="00EC37B6"/>
    <w:rsid w:val="00EF74E4"/>
    <w:rsid w:val="00F07DE3"/>
    <w:rsid w:val="00FC0AC7"/>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7CBD94D5"/>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a2"/>
    <w:semiHidden/>
    <w:unhideWhenUsed/>
    <w:rsid w:val="000A39FE"/>
  </w:style>
  <w:style w:type="character" w:customStyle="1" w:styleId="af7">
    <w:name w:val="ביטול תו"/>
    <w:link w:val="af8"/>
    <w:locked/>
    <w:rsid w:val="000A39FE"/>
    <w:rPr>
      <w:rFonts w:cs="David"/>
      <w:sz w:val="26"/>
      <w:szCs w:val="24"/>
    </w:rPr>
  </w:style>
  <w:style w:type="paragraph" w:customStyle="1" w:styleId="af8">
    <w:name w:val="ביטול"/>
    <w:basedOn w:val="a"/>
    <w:link w:val="af7"/>
    <w:rsid w:val="000A39FE"/>
    <w:pPr>
      <w:spacing w:before="240" w:beforeAutospacing="0" w:after="0" w:afterAutospacing="0" w:line="240" w:lineRule="auto"/>
      <w:jc w:val="both"/>
    </w:pPr>
    <w:rPr>
      <w:rFonts w:cs="David"/>
      <w:sz w:val="26"/>
      <w:szCs w:val="24"/>
    </w:rPr>
  </w:style>
  <w:style w:type="numbering" w:customStyle="1" w:styleId="NoList4">
    <w:name w:val="No List4"/>
    <w:next w:val="a2"/>
    <w:semiHidden/>
    <w:rsid w:val="006D2AE3"/>
  </w:style>
  <w:style w:type="table" w:customStyle="1" w:styleId="13">
    <w:name w:val="רשת טבלה1"/>
    <w:basedOn w:val="a1"/>
    <w:next w:val="a8"/>
    <w:rsid w:val="00C35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היסט_כפול"/>
    <w:basedOn w:val="a"/>
    <w:rsid w:val="0045181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5F2671BF21342B5B246A0CF1F604E56"/>
        <w:category>
          <w:name w:val="כללי"/>
          <w:gallery w:val="placeholder"/>
        </w:category>
        <w:types>
          <w:type w:val="bbPlcHdr"/>
        </w:types>
        <w:behaviors>
          <w:behavior w:val="content"/>
        </w:behaviors>
        <w:guid w:val="{AF274718-7E0F-436B-A55D-5AB83F1FDB07}"/>
      </w:docPartPr>
      <w:docPartBody>
        <w:p w:rsidR="00485563" w:rsidRDefault="00485563" w:rsidP="00485563">
          <w:pPr>
            <w:pStyle w:val="25F2671BF21342B5B246A0CF1F604E56"/>
          </w:pPr>
          <w:r w:rsidRPr="00F11BAF">
            <w:rPr>
              <w:rStyle w:val="a3"/>
              <w:rtl/>
            </w:rPr>
            <w:t>[שם הפרויקט]</w:t>
          </w:r>
        </w:p>
      </w:docPartBody>
    </w:docPart>
    <w:docPart>
      <w:docPartPr>
        <w:name w:val="5CE060F2C0C646DD8AFA016A53267F56"/>
        <w:category>
          <w:name w:val="כללי"/>
          <w:gallery w:val="placeholder"/>
        </w:category>
        <w:types>
          <w:type w:val="bbPlcHdr"/>
        </w:types>
        <w:behaviors>
          <w:behavior w:val="content"/>
        </w:behaviors>
        <w:guid w:val="{946B5DC1-3D30-4F84-8CBE-CD07401351A1}"/>
      </w:docPartPr>
      <w:docPartBody>
        <w:p w:rsidR="00485563" w:rsidRDefault="00485563" w:rsidP="00485563">
          <w:pPr>
            <w:pStyle w:val="5CE060F2C0C646DD8AFA016A53267F56"/>
          </w:pPr>
          <w:r w:rsidRPr="00F11BAF">
            <w:rPr>
              <w:rStyle w:val="a3"/>
              <w:rtl/>
            </w:rPr>
            <w:t>[שם אתר]</w:t>
          </w:r>
        </w:p>
      </w:docPartBody>
    </w:docPart>
    <w:docPart>
      <w:docPartPr>
        <w:name w:val="4EAF696F874F4BDD9060084B94A76636"/>
        <w:category>
          <w:name w:val="כללי"/>
          <w:gallery w:val="placeholder"/>
        </w:category>
        <w:types>
          <w:type w:val="bbPlcHdr"/>
        </w:types>
        <w:behaviors>
          <w:behavior w:val="content"/>
        </w:behaviors>
        <w:guid w:val="{07A2A380-829B-4B60-9AE6-357BF86A9A59}"/>
      </w:docPartPr>
      <w:docPartBody>
        <w:p w:rsidR="00485563" w:rsidRDefault="00485563" w:rsidP="00485563">
          <w:pPr>
            <w:pStyle w:val="4EAF696F874F4BDD9060084B94A76636"/>
          </w:pPr>
          <w:r w:rsidRPr="00852C72">
            <w:rPr>
              <w:rStyle w:val="a3"/>
              <w:rtl/>
            </w:rPr>
            <w:t>[תאריך חתימת חוזה]</w:t>
          </w:r>
        </w:p>
      </w:docPartBody>
    </w:docPart>
    <w:docPart>
      <w:docPartPr>
        <w:name w:val="6F89BAB265884B71A4BB8B391816B074"/>
        <w:category>
          <w:name w:val="כללי"/>
          <w:gallery w:val="placeholder"/>
        </w:category>
        <w:types>
          <w:type w:val="bbPlcHdr"/>
        </w:types>
        <w:behaviors>
          <w:behavior w:val="content"/>
        </w:behaviors>
        <w:guid w:val="{D1F8B5FA-FFF6-450D-A0CD-B9A4C295799E}"/>
      </w:docPartPr>
      <w:docPartBody>
        <w:p w:rsidR="00485563" w:rsidRDefault="00485563" w:rsidP="00485563">
          <w:pPr>
            <w:pStyle w:val="6F89BAB265884B71A4BB8B391816B074"/>
          </w:pPr>
          <w:r w:rsidRPr="00852C72">
            <w:rPr>
              <w:rStyle w:val="a3"/>
              <w:rtl/>
            </w:rPr>
            <w:t>[צד א בחוזה]</w:t>
          </w:r>
        </w:p>
      </w:docPartBody>
    </w:docPart>
    <w:docPart>
      <w:docPartPr>
        <w:name w:val="740960676E614932B08A4771395CEE20"/>
        <w:category>
          <w:name w:val="כללי"/>
          <w:gallery w:val="placeholder"/>
        </w:category>
        <w:types>
          <w:type w:val="bbPlcHdr"/>
        </w:types>
        <w:behaviors>
          <w:behavior w:val="content"/>
        </w:behaviors>
        <w:guid w:val="{033FEA1B-AAFB-4DB8-8147-889535FDF62B}"/>
      </w:docPartPr>
      <w:docPartBody>
        <w:p w:rsidR="00485563" w:rsidRDefault="00485563" w:rsidP="00485563">
          <w:pPr>
            <w:pStyle w:val="740960676E614932B08A4771395CEE20"/>
          </w:pPr>
          <w:r w:rsidRPr="00852C72">
            <w:rPr>
              <w:rStyle w:val="a3"/>
              <w:rtl/>
            </w:rPr>
            <w:t>[צדדים נוספים]</w:t>
          </w:r>
        </w:p>
      </w:docPartBody>
    </w:docPart>
    <w:docPart>
      <w:docPartPr>
        <w:name w:val="D39AE3067E66486C9A90852E221240B0"/>
        <w:category>
          <w:name w:val="כללי"/>
          <w:gallery w:val="placeholder"/>
        </w:category>
        <w:types>
          <w:type w:val="bbPlcHdr"/>
        </w:types>
        <w:behaviors>
          <w:behavior w:val="content"/>
        </w:behaviors>
        <w:guid w:val="{4B3534A4-E0BC-4217-93E8-9477B6044955}"/>
      </w:docPartPr>
      <w:docPartBody>
        <w:p w:rsidR="00485563" w:rsidRDefault="00485563" w:rsidP="00485563">
          <w:pPr>
            <w:pStyle w:val="D39AE3067E66486C9A90852E221240B0"/>
          </w:pPr>
          <w:r w:rsidRPr="003059F5">
            <w:rPr>
              <w:rStyle w:val="a3"/>
              <w:rtl/>
            </w:rPr>
            <w:t>[רשות מקומית]</w:t>
          </w:r>
        </w:p>
      </w:docPartBody>
    </w:docPart>
    <w:docPart>
      <w:docPartPr>
        <w:name w:val="90802EC2DA2749B38D0E0DEA71ACFD39"/>
        <w:category>
          <w:name w:val="כללי"/>
          <w:gallery w:val="placeholder"/>
        </w:category>
        <w:types>
          <w:type w:val="bbPlcHdr"/>
        </w:types>
        <w:behaviors>
          <w:behavior w:val="content"/>
        </w:behaviors>
        <w:guid w:val="{9D5CD5A0-7C66-4060-859E-E2FE5B49B54E}"/>
      </w:docPartPr>
      <w:docPartBody>
        <w:p w:rsidR="00485563" w:rsidRDefault="00485563" w:rsidP="00485563">
          <w:pPr>
            <w:pStyle w:val="90802EC2DA2749B38D0E0DEA71ACFD39"/>
          </w:pPr>
          <w:r w:rsidRPr="003059F5">
            <w:rPr>
              <w:rStyle w:val="a3"/>
              <w:rtl/>
            </w:rPr>
            <w:t>[שם אתר]</w:t>
          </w:r>
        </w:p>
      </w:docPartBody>
    </w:docPart>
    <w:docPart>
      <w:docPartPr>
        <w:name w:val="56DB539365AD4F8E81151B40C213BDCB"/>
        <w:category>
          <w:name w:val="כללי"/>
          <w:gallery w:val="placeholder"/>
        </w:category>
        <w:types>
          <w:type w:val="bbPlcHdr"/>
        </w:types>
        <w:behaviors>
          <w:behavior w:val="content"/>
        </w:behaviors>
        <w:guid w:val="{B57093FD-EF29-4F60-BCD7-BE0C5AA8591D}"/>
      </w:docPartPr>
      <w:docPartBody>
        <w:p w:rsidR="00485563" w:rsidRDefault="00485563" w:rsidP="00485563">
          <w:pPr>
            <w:pStyle w:val="56DB539365AD4F8E81151B40C213BDCB"/>
          </w:pPr>
          <w:r w:rsidRPr="003059F5">
            <w:rPr>
              <w:rStyle w:val="a3"/>
              <w:rtl/>
            </w:rPr>
            <w:t>[שם הפרויקט]</w:t>
          </w:r>
        </w:p>
      </w:docPartBody>
    </w:docPart>
    <w:docPart>
      <w:docPartPr>
        <w:name w:val="E054604954E24B839C636740FFBFA310"/>
        <w:category>
          <w:name w:val="כללי"/>
          <w:gallery w:val="placeholder"/>
        </w:category>
        <w:types>
          <w:type w:val="bbPlcHdr"/>
        </w:types>
        <w:behaviors>
          <w:behavior w:val="content"/>
        </w:behaviors>
        <w:guid w:val="{FE871403-A521-4CD5-9D86-BEF2224B3402}"/>
      </w:docPartPr>
      <w:docPartBody>
        <w:p w:rsidR="00485563" w:rsidRDefault="00485563" w:rsidP="00485563">
          <w:pPr>
            <w:pStyle w:val="E054604954E24B839C636740FFBFA310"/>
          </w:pPr>
          <w:r w:rsidRPr="003059F5">
            <w:rPr>
              <w:rStyle w:val="a3"/>
              <w:rtl/>
            </w:rPr>
            <w:t>[שדה נוסף 2]</w:t>
          </w:r>
        </w:p>
      </w:docPartBody>
    </w:docPart>
    <w:docPart>
      <w:docPartPr>
        <w:name w:val="09FE91EA7DC0442DA0B028C682C88F8E"/>
        <w:category>
          <w:name w:val="כללי"/>
          <w:gallery w:val="placeholder"/>
        </w:category>
        <w:types>
          <w:type w:val="bbPlcHdr"/>
        </w:types>
        <w:behaviors>
          <w:behavior w:val="content"/>
        </w:behaviors>
        <w:guid w:val="{57A3192C-DD42-4C75-84A9-5E2741474C1E}"/>
      </w:docPartPr>
      <w:docPartBody>
        <w:p w:rsidR="00485563" w:rsidRDefault="00485563" w:rsidP="00485563">
          <w:pPr>
            <w:pStyle w:val="09FE91EA7DC0442DA0B028C682C88F8E"/>
          </w:pPr>
          <w:r w:rsidRPr="003059F5">
            <w:rPr>
              <w:rStyle w:val="a3"/>
              <w:rtl/>
            </w:rPr>
            <w:t>[שדה נוסף 1]</w:t>
          </w:r>
        </w:p>
      </w:docPartBody>
    </w:docPart>
    <w:docPart>
      <w:docPartPr>
        <w:name w:val="BB7C71698158428FA97188CA61B20599"/>
        <w:category>
          <w:name w:val="כללי"/>
          <w:gallery w:val="placeholder"/>
        </w:category>
        <w:types>
          <w:type w:val="bbPlcHdr"/>
        </w:types>
        <w:behaviors>
          <w:behavior w:val="content"/>
        </w:behaviors>
        <w:guid w:val="{8E35568A-19F6-4E92-94AF-1841A6FA099A}"/>
      </w:docPartPr>
      <w:docPartBody>
        <w:p w:rsidR="00485563" w:rsidRDefault="00485563" w:rsidP="00485563">
          <w:pPr>
            <w:pStyle w:val="BB7C71698158428FA97188CA61B20599"/>
          </w:pPr>
          <w:r w:rsidRPr="003059F5">
            <w:rPr>
              <w:rStyle w:val="a3"/>
              <w:rtl/>
            </w:rPr>
            <w:t>[רשות מקומית]</w:t>
          </w:r>
        </w:p>
      </w:docPartBody>
    </w:docPart>
    <w:docPart>
      <w:docPartPr>
        <w:name w:val="B5A366A640BD483E9E98DA7DD0FFAD93"/>
        <w:category>
          <w:name w:val="כללי"/>
          <w:gallery w:val="placeholder"/>
        </w:category>
        <w:types>
          <w:type w:val="bbPlcHdr"/>
        </w:types>
        <w:behaviors>
          <w:behavior w:val="content"/>
        </w:behaviors>
        <w:guid w:val="{6D22FFC8-E264-4B4E-842E-0DEFE19FEC69}"/>
      </w:docPartPr>
      <w:docPartBody>
        <w:p w:rsidR="00485563" w:rsidRDefault="00485563" w:rsidP="00485563">
          <w:pPr>
            <w:pStyle w:val="B5A366A640BD483E9E98DA7DD0FFAD93"/>
          </w:pPr>
          <w:r w:rsidRPr="003059F5">
            <w:rPr>
              <w:rStyle w:val="a3"/>
              <w:rtl/>
            </w:rPr>
            <w:t>[שדה נוסף 3]</w:t>
          </w:r>
        </w:p>
      </w:docPartBody>
    </w:docPart>
    <w:docPart>
      <w:docPartPr>
        <w:name w:val="B63EE391B33844248FD8C965A00B165A"/>
        <w:category>
          <w:name w:val="כללי"/>
          <w:gallery w:val="placeholder"/>
        </w:category>
        <w:types>
          <w:type w:val="bbPlcHdr"/>
        </w:types>
        <w:behaviors>
          <w:behavior w:val="content"/>
        </w:behaviors>
        <w:guid w:val="{0AC0F6B8-C886-4488-A55D-967A754CD157}"/>
      </w:docPartPr>
      <w:docPartBody>
        <w:p w:rsidR="00485563" w:rsidRDefault="00485563" w:rsidP="00485563">
          <w:pPr>
            <w:pStyle w:val="B63EE391B33844248FD8C965A00B165A"/>
          </w:pPr>
          <w:r w:rsidRPr="003059F5">
            <w:rPr>
              <w:rStyle w:val="a3"/>
              <w:rtl/>
            </w:rPr>
            <w:t>[שדה נוסף 4]</w:t>
          </w:r>
        </w:p>
      </w:docPartBody>
    </w:docPart>
    <w:docPart>
      <w:docPartPr>
        <w:name w:val="5676CBBF73AC4A6D8CB79A98AFECB9CB"/>
        <w:category>
          <w:name w:val="כללי"/>
          <w:gallery w:val="placeholder"/>
        </w:category>
        <w:types>
          <w:type w:val="bbPlcHdr"/>
        </w:types>
        <w:behaviors>
          <w:behavior w:val="content"/>
        </w:behaviors>
        <w:guid w:val="{18097F02-925E-4E6E-87A4-1DD8823E61EA}"/>
      </w:docPartPr>
      <w:docPartBody>
        <w:p w:rsidR="00485563" w:rsidRDefault="00485563" w:rsidP="00485563">
          <w:pPr>
            <w:pStyle w:val="5676CBBF73AC4A6D8CB79A98AFECB9CB"/>
          </w:pPr>
          <w:r w:rsidRPr="003059F5">
            <w:rPr>
              <w:rStyle w:val="a3"/>
              <w:rtl/>
            </w:rPr>
            <w:t>[שדה נוסף 5]</w:t>
          </w:r>
        </w:p>
      </w:docPartBody>
    </w:docPart>
    <w:docPart>
      <w:docPartPr>
        <w:name w:val="874D236E510D43FBAD5E03E496056A9E"/>
        <w:category>
          <w:name w:val="כללי"/>
          <w:gallery w:val="placeholder"/>
        </w:category>
        <w:types>
          <w:type w:val="bbPlcHdr"/>
        </w:types>
        <w:behaviors>
          <w:behavior w:val="content"/>
        </w:behaviors>
        <w:guid w:val="{F9763E7E-0148-48B9-B9B9-D3C8E576B29D}"/>
      </w:docPartPr>
      <w:docPartBody>
        <w:p w:rsidR="00485563" w:rsidRDefault="00485563" w:rsidP="00485563">
          <w:pPr>
            <w:pStyle w:val="874D236E510D43FBAD5E03E496056A9E"/>
          </w:pPr>
          <w:r w:rsidRPr="003059F5">
            <w:rPr>
              <w:rStyle w:val="a3"/>
              <w:rtl/>
            </w:rPr>
            <w:t>[שדה נוסף 6]</w:t>
          </w:r>
        </w:p>
      </w:docPartBody>
    </w:docPart>
    <w:docPart>
      <w:docPartPr>
        <w:name w:val="EE981423BF07481D9CF68D8D682CB9D9"/>
        <w:category>
          <w:name w:val="כללי"/>
          <w:gallery w:val="placeholder"/>
        </w:category>
        <w:types>
          <w:type w:val="bbPlcHdr"/>
        </w:types>
        <w:behaviors>
          <w:behavior w:val="content"/>
        </w:behaviors>
        <w:guid w:val="{827403EE-E405-47EB-ABD6-6AF4466D3F42}"/>
      </w:docPartPr>
      <w:docPartBody>
        <w:p w:rsidR="00485563" w:rsidRDefault="00485563" w:rsidP="00485563">
          <w:pPr>
            <w:pStyle w:val="EE981423BF07481D9CF68D8D682CB9D9"/>
          </w:pPr>
          <w:r w:rsidRPr="003059F5">
            <w:rPr>
              <w:rStyle w:val="a3"/>
              <w:rtl/>
            </w:rPr>
            <w:t>[אחוז השתתפות צד א]</w:t>
          </w:r>
        </w:p>
      </w:docPartBody>
    </w:docPart>
    <w:docPart>
      <w:docPartPr>
        <w:name w:val="0CAA92AB66134D6BAE9FDEF64F281759"/>
        <w:category>
          <w:name w:val="כללי"/>
          <w:gallery w:val="placeholder"/>
        </w:category>
        <w:types>
          <w:type w:val="bbPlcHdr"/>
        </w:types>
        <w:behaviors>
          <w:behavior w:val="content"/>
        </w:behaviors>
        <w:guid w:val="{9C1BAD64-017A-42E5-A749-8F39254D88EB}"/>
      </w:docPartPr>
      <w:docPartBody>
        <w:p w:rsidR="003F305A" w:rsidRDefault="00485563" w:rsidP="00485563">
          <w:pPr>
            <w:pStyle w:val="0CAA92AB66134D6BAE9FDEF64F281759"/>
          </w:pPr>
          <w:r w:rsidRPr="00064388">
            <w:rPr>
              <w:rStyle w:val="a3"/>
              <w:rtl/>
            </w:rPr>
            <w:t>[סוג מדד כותרת]</w:t>
          </w:r>
        </w:p>
      </w:docPartBody>
    </w:docPart>
    <w:docPart>
      <w:docPartPr>
        <w:name w:val="9EDBA94241044DCDACE3A7876F77F257"/>
        <w:category>
          <w:name w:val="כללי"/>
          <w:gallery w:val="placeholder"/>
        </w:category>
        <w:types>
          <w:type w:val="bbPlcHdr"/>
        </w:types>
        <w:behaviors>
          <w:behavior w:val="content"/>
        </w:behaviors>
        <w:guid w:val="{7CEBA84C-AF75-4112-B6FA-DFCEB798189E}"/>
      </w:docPartPr>
      <w:docPartBody>
        <w:p w:rsidR="003F305A" w:rsidRDefault="00485563" w:rsidP="00485563">
          <w:pPr>
            <w:pStyle w:val="9EDBA94241044DCDACE3A7876F77F257"/>
          </w:pPr>
          <w:r w:rsidRPr="00033B28">
            <w:rPr>
              <w:rStyle w:val="a3"/>
              <w:rtl/>
            </w:rPr>
            <w:t>[מדד בגין/ידוע - כותרת]</w:t>
          </w:r>
        </w:p>
      </w:docPartBody>
    </w:docPart>
    <w:docPart>
      <w:docPartPr>
        <w:name w:val="10D93A9C94D64EA0966AEB2E9C6974C9"/>
        <w:category>
          <w:name w:val="כללי"/>
          <w:gallery w:val="placeholder"/>
        </w:category>
        <w:types>
          <w:type w:val="bbPlcHdr"/>
        </w:types>
        <w:behaviors>
          <w:behavior w:val="content"/>
        </w:behaviors>
        <w:guid w:val="{876B91FD-FD87-4E44-8740-9F6DF31CB9F7}"/>
      </w:docPartPr>
      <w:docPartBody>
        <w:p w:rsidR="003F305A" w:rsidRDefault="00485563" w:rsidP="00485563">
          <w:pPr>
            <w:pStyle w:val="10D93A9C94D64EA0966AEB2E9C6974C9"/>
          </w:pPr>
          <w:r w:rsidRPr="003059F5">
            <w:rPr>
              <w:rStyle w:val="a3"/>
              <w:rtl/>
            </w:rPr>
            <w:t>[מדד בסיס]</w:t>
          </w:r>
        </w:p>
      </w:docPartBody>
    </w:docPart>
    <w:docPart>
      <w:docPartPr>
        <w:name w:val="4FD4697092804C88B4E0DD179DD83BB6"/>
        <w:category>
          <w:name w:val="כללי"/>
          <w:gallery w:val="placeholder"/>
        </w:category>
        <w:types>
          <w:type w:val="bbPlcHdr"/>
        </w:types>
        <w:behaviors>
          <w:behavior w:val="content"/>
        </w:behaviors>
        <w:guid w:val="{21CA25A7-525E-406A-BC32-BE6F6097E2F3}"/>
      </w:docPartPr>
      <w:docPartBody>
        <w:p w:rsidR="003F305A" w:rsidRDefault="00485563" w:rsidP="00485563">
          <w:pPr>
            <w:pStyle w:val="4FD4697092804C88B4E0DD179DD83BB6"/>
          </w:pPr>
          <w:r w:rsidRPr="003059F5">
            <w:rPr>
              <w:rStyle w:val="a3"/>
              <w:rtl/>
            </w:rPr>
            <w:t>[נקודות מדד]</w:t>
          </w:r>
        </w:p>
      </w:docPartBody>
    </w:docPart>
    <w:docPart>
      <w:docPartPr>
        <w:name w:val="64D78EE1306F478981E85F71046DD806"/>
        <w:category>
          <w:name w:val="כללי"/>
          <w:gallery w:val="placeholder"/>
        </w:category>
        <w:types>
          <w:type w:val="bbPlcHdr"/>
        </w:types>
        <w:behaviors>
          <w:behavior w:val="content"/>
        </w:behaviors>
        <w:guid w:val="{4A7600AC-AFFF-4C49-83EC-EB17721470A6}"/>
      </w:docPartPr>
      <w:docPartBody>
        <w:p w:rsidR="003F305A" w:rsidRDefault="00485563" w:rsidP="00485563">
          <w:pPr>
            <w:pStyle w:val="64D78EE1306F478981E85F71046DD806"/>
          </w:pPr>
          <w:r w:rsidRPr="003059F5">
            <w:rPr>
              <w:rStyle w:val="a3"/>
              <w:rtl/>
            </w:rPr>
            <w:t>[תאריך חתימת חוזה]</w:t>
          </w:r>
        </w:p>
      </w:docPartBody>
    </w:docPart>
    <w:docPart>
      <w:docPartPr>
        <w:name w:val="A40997DB512B4ABFA03A7068DBDF4278"/>
        <w:category>
          <w:name w:val="כללי"/>
          <w:gallery w:val="placeholder"/>
        </w:category>
        <w:types>
          <w:type w:val="bbPlcHdr"/>
        </w:types>
        <w:behaviors>
          <w:behavior w:val="content"/>
        </w:behaviors>
        <w:guid w:val="{BA1FF66F-8FF7-4E4A-BB55-BFB5EDD98008}"/>
      </w:docPartPr>
      <w:docPartBody>
        <w:p w:rsidR="003F305A" w:rsidRDefault="00485563" w:rsidP="00485563">
          <w:pPr>
            <w:pStyle w:val="A40997DB512B4ABFA03A7068DBDF4278"/>
          </w:pPr>
          <w:r w:rsidRPr="0027244C">
            <w:rPr>
              <w:rStyle w:val="a3"/>
              <w:rtl/>
            </w:rPr>
            <w:t>[צד א בחוזה]</w:t>
          </w:r>
        </w:p>
      </w:docPartBody>
    </w:docPart>
    <w:docPart>
      <w:docPartPr>
        <w:name w:val="DE63A9EF46A44C22853C079A122AC9F8"/>
        <w:category>
          <w:name w:val="כללי"/>
          <w:gallery w:val="placeholder"/>
        </w:category>
        <w:types>
          <w:type w:val="bbPlcHdr"/>
        </w:types>
        <w:behaviors>
          <w:behavior w:val="content"/>
        </w:behaviors>
        <w:guid w:val="{AA612E26-E3F1-48A4-BC3E-33A865E93D9B}"/>
      </w:docPartPr>
      <w:docPartBody>
        <w:p w:rsidR="003F305A" w:rsidRDefault="00485563" w:rsidP="00485563">
          <w:pPr>
            <w:pStyle w:val="DE63A9EF46A44C22853C079A122AC9F8"/>
          </w:pPr>
          <w:r w:rsidRPr="003059F5">
            <w:rPr>
              <w:rStyle w:val="a3"/>
              <w:rtl/>
            </w:rPr>
            <w:t>[שם ספק]</w:t>
          </w:r>
        </w:p>
      </w:docPartBody>
    </w:docPart>
    <w:docPart>
      <w:docPartPr>
        <w:name w:val="64FC0E27992B443EBEA7575F994363F7"/>
        <w:category>
          <w:name w:val="כללי"/>
          <w:gallery w:val="placeholder"/>
        </w:category>
        <w:types>
          <w:type w:val="bbPlcHdr"/>
        </w:types>
        <w:behaviors>
          <w:behavior w:val="content"/>
        </w:behaviors>
        <w:guid w:val="{8353B789-27AA-4E86-9DDC-759FF2C9C147}"/>
      </w:docPartPr>
      <w:docPartBody>
        <w:p w:rsidR="003F305A" w:rsidRDefault="00485563" w:rsidP="00485563">
          <w:pPr>
            <w:pStyle w:val="64FC0E27992B443EBEA7575F994363F7"/>
          </w:pPr>
          <w:r w:rsidRPr="003059F5">
            <w:rPr>
              <w:rStyle w:val="a3"/>
              <w:rtl/>
            </w:rPr>
            <w:t>[שם ספק]</w:t>
          </w:r>
        </w:p>
      </w:docPartBody>
    </w:docPart>
    <w:docPart>
      <w:docPartPr>
        <w:name w:val="5AFDBB4F13F94DE48D3568262112BBD7"/>
        <w:category>
          <w:name w:val="כללי"/>
          <w:gallery w:val="placeholder"/>
        </w:category>
        <w:types>
          <w:type w:val="bbPlcHdr"/>
        </w:types>
        <w:behaviors>
          <w:behavior w:val="content"/>
        </w:behaviors>
        <w:guid w:val="{45A0F1EE-BD92-47FF-AF2E-55B89DF1DBD6}"/>
      </w:docPartPr>
      <w:docPartBody>
        <w:p w:rsidR="003F305A" w:rsidRDefault="00485563" w:rsidP="00485563">
          <w:pPr>
            <w:pStyle w:val="5AFDBB4F13F94DE48D3568262112BBD7"/>
          </w:pPr>
          <w:r w:rsidRPr="003059F5">
            <w:rPr>
              <w:rStyle w:val="a3"/>
              <w:rtl/>
            </w:rPr>
            <w:t>[שם ספק]</w:t>
          </w:r>
        </w:p>
      </w:docPartBody>
    </w:docPart>
    <w:docPart>
      <w:docPartPr>
        <w:name w:val="08123B423D524015B9D8F05B53845B8F"/>
        <w:category>
          <w:name w:val="כללי"/>
          <w:gallery w:val="placeholder"/>
        </w:category>
        <w:types>
          <w:type w:val="bbPlcHdr"/>
        </w:types>
        <w:behaviors>
          <w:behavior w:val="content"/>
        </w:behaviors>
        <w:guid w:val="{1309EF38-204D-42B0-99FF-9CBB851EE404}"/>
      </w:docPartPr>
      <w:docPartBody>
        <w:p w:rsidR="003F305A" w:rsidRDefault="00485563" w:rsidP="00485563">
          <w:pPr>
            <w:pStyle w:val="08123B423D524015B9D8F05B53845B8F"/>
          </w:pPr>
          <w:r w:rsidRPr="003059F5">
            <w:rPr>
              <w:rStyle w:val="a3"/>
              <w:rtl/>
            </w:rPr>
            <w:t>[שם ספק]</w:t>
          </w:r>
        </w:p>
      </w:docPartBody>
    </w:docPart>
    <w:docPart>
      <w:docPartPr>
        <w:name w:val="887340384C3740498EDEA0E8B18A7A13"/>
        <w:category>
          <w:name w:val="כללי"/>
          <w:gallery w:val="placeholder"/>
        </w:category>
        <w:types>
          <w:type w:val="bbPlcHdr"/>
        </w:types>
        <w:behaviors>
          <w:behavior w:val="content"/>
        </w:behaviors>
        <w:guid w:val="{930A8142-CACC-435C-AE6B-96F2AA89C8B4}"/>
      </w:docPartPr>
      <w:docPartBody>
        <w:p w:rsidR="003F305A" w:rsidRDefault="00485563" w:rsidP="00485563">
          <w:pPr>
            <w:pStyle w:val="887340384C3740498EDEA0E8B18A7A13"/>
          </w:pPr>
          <w:r w:rsidRPr="003059F5">
            <w:rPr>
              <w:rStyle w:val="a3"/>
              <w:rtl/>
            </w:rPr>
            <w:t>[תבנית חוזה]</w:t>
          </w:r>
        </w:p>
      </w:docPartBody>
    </w:docPart>
    <w:docPart>
      <w:docPartPr>
        <w:name w:val="86862C7AB92642F88893BCF6521EC483"/>
        <w:category>
          <w:name w:val="כללי"/>
          <w:gallery w:val="placeholder"/>
        </w:category>
        <w:types>
          <w:type w:val="bbPlcHdr"/>
        </w:types>
        <w:behaviors>
          <w:behavior w:val="content"/>
        </w:behaviors>
        <w:guid w:val="{BE99AED4-72DE-4A43-ADE8-5508489BC8F8}"/>
      </w:docPartPr>
      <w:docPartBody>
        <w:p w:rsidR="003F305A" w:rsidRDefault="00485563" w:rsidP="00485563">
          <w:pPr>
            <w:pStyle w:val="86862C7AB92642F88893BCF6521EC483"/>
          </w:pPr>
          <w:r w:rsidRPr="009D00D7">
            <w:rPr>
              <w:rStyle w:val="a3"/>
              <w:rtl/>
            </w:rPr>
            <w:t>[שם הפרויקט]</w:t>
          </w:r>
        </w:p>
      </w:docPartBody>
    </w:docPart>
    <w:docPart>
      <w:docPartPr>
        <w:name w:val="6BDD356D98CD4B6AA070FA170D08B998"/>
        <w:category>
          <w:name w:val="כללי"/>
          <w:gallery w:val="placeholder"/>
        </w:category>
        <w:types>
          <w:type w:val="bbPlcHdr"/>
        </w:types>
        <w:behaviors>
          <w:behavior w:val="content"/>
        </w:behaviors>
        <w:guid w:val="{11E34253-9E6F-4F44-B272-0535CD0EEC88}"/>
      </w:docPartPr>
      <w:docPartBody>
        <w:p w:rsidR="003F305A" w:rsidRDefault="00485563" w:rsidP="00485563">
          <w:pPr>
            <w:pStyle w:val="6BDD356D98CD4B6AA070FA170D08B998"/>
          </w:pPr>
          <w:r w:rsidRPr="003059F5">
            <w:rPr>
              <w:rStyle w:val="a3"/>
              <w:rtl/>
            </w:rPr>
            <w:t>[שם ספק]</w:t>
          </w:r>
        </w:p>
      </w:docPartBody>
    </w:docPart>
    <w:docPart>
      <w:docPartPr>
        <w:name w:val="9C02C6DFB21C409DBF8D5F895FE27CCE"/>
        <w:category>
          <w:name w:val="כללי"/>
          <w:gallery w:val="placeholder"/>
        </w:category>
        <w:types>
          <w:type w:val="bbPlcHdr"/>
        </w:types>
        <w:behaviors>
          <w:behavior w:val="content"/>
        </w:behaviors>
        <w:guid w:val="{5EDF00A2-214B-400B-B1D1-D066D5687CF6}"/>
      </w:docPartPr>
      <w:docPartBody>
        <w:p w:rsidR="003F305A" w:rsidRDefault="00485563" w:rsidP="00485563">
          <w:pPr>
            <w:pStyle w:val="9C02C6DFB21C409DBF8D5F895FE27CCE"/>
          </w:pPr>
          <w:r w:rsidRPr="003059F5">
            <w:rPr>
              <w:rStyle w:val="a3"/>
              <w:rtl/>
            </w:rPr>
            <w:t>[שם ספק]</w:t>
          </w:r>
        </w:p>
      </w:docPartBody>
    </w:docPart>
    <w:docPart>
      <w:docPartPr>
        <w:name w:val="9688286A29CC4C75A35752231B81D84C"/>
        <w:category>
          <w:name w:val="כללי"/>
          <w:gallery w:val="placeholder"/>
        </w:category>
        <w:types>
          <w:type w:val="bbPlcHdr"/>
        </w:types>
        <w:behaviors>
          <w:behavior w:val="content"/>
        </w:behaviors>
        <w:guid w:val="{EA2F0B8C-B796-4654-A8BA-9236641FC368}"/>
      </w:docPartPr>
      <w:docPartBody>
        <w:p w:rsidR="003F305A" w:rsidRDefault="00485563" w:rsidP="00485563">
          <w:pPr>
            <w:pStyle w:val="9688286A29CC4C75A35752231B81D84C"/>
          </w:pPr>
          <w:r w:rsidRPr="00C5438E">
            <w:rPr>
              <w:rStyle w:val="a3"/>
              <w:rtl/>
            </w:rPr>
            <w:t>[צד א בחוזה]</w:t>
          </w:r>
        </w:p>
      </w:docPartBody>
    </w:docPart>
    <w:docPart>
      <w:docPartPr>
        <w:name w:val="D5BB37A9C122434BB9AA16240FEEA2F8"/>
        <w:category>
          <w:name w:val="כללי"/>
          <w:gallery w:val="placeholder"/>
        </w:category>
        <w:types>
          <w:type w:val="bbPlcHdr"/>
        </w:types>
        <w:behaviors>
          <w:behavior w:val="content"/>
        </w:behaviors>
        <w:guid w:val="{E2258771-AE00-4DE9-ADFD-3A188AD55A99}"/>
      </w:docPartPr>
      <w:docPartBody>
        <w:p w:rsidR="003F305A" w:rsidRDefault="00485563" w:rsidP="00485563">
          <w:pPr>
            <w:pStyle w:val="D5BB37A9C122434BB9AA16240FEEA2F8"/>
          </w:pPr>
          <w:r w:rsidRPr="003059F5">
            <w:rPr>
              <w:rStyle w:val="a3"/>
              <w:rtl/>
            </w:rPr>
            <w:t>[שם ספק]</w:t>
          </w:r>
        </w:p>
      </w:docPartBody>
    </w:docPart>
    <w:docPart>
      <w:docPartPr>
        <w:name w:val="1D24DEEE881B44F2A14169533431BC8E"/>
        <w:category>
          <w:name w:val="כללי"/>
          <w:gallery w:val="placeholder"/>
        </w:category>
        <w:types>
          <w:type w:val="bbPlcHdr"/>
        </w:types>
        <w:behaviors>
          <w:behavior w:val="content"/>
        </w:behaviors>
        <w:guid w:val="{DADE4518-5A2E-4478-8D2E-9D712B75BDCA}"/>
      </w:docPartPr>
      <w:docPartBody>
        <w:p w:rsidR="003F305A" w:rsidRDefault="00485563" w:rsidP="00485563">
          <w:pPr>
            <w:pStyle w:val="1D24DEEE881B44F2A14169533431BC8E"/>
          </w:pPr>
          <w:r w:rsidRPr="003059F5">
            <w:rPr>
              <w:rStyle w:val="a3"/>
              <w:rtl/>
            </w:rPr>
            <w:t>[שם אתר]</w:t>
          </w:r>
        </w:p>
      </w:docPartBody>
    </w:docPart>
    <w:docPart>
      <w:docPartPr>
        <w:name w:val="7209F77D3FD94A6D91E4B36B61F4C216"/>
        <w:category>
          <w:name w:val="כללי"/>
          <w:gallery w:val="placeholder"/>
        </w:category>
        <w:types>
          <w:type w:val="bbPlcHdr"/>
        </w:types>
        <w:behaviors>
          <w:behavior w:val="content"/>
        </w:behaviors>
        <w:guid w:val="{6B96E83E-DE1B-4BAC-85ED-71C19D5AA198}"/>
      </w:docPartPr>
      <w:docPartBody>
        <w:p w:rsidR="003F305A" w:rsidRDefault="00485563" w:rsidP="00485563">
          <w:pPr>
            <w:pStyle w:val="7209F77D3FD94A6D91E4B36B61F4C216"/>
          </w:pPr>
          <w:r w:rsidRPr="003059F5">
            <w:rPr>
              <w:rStyle w:val="a3"/>
              <w:rtl/>
            </w:rPr>
            <w:t>[תיאור עבודה]</w:t>
          </w:r>
        </w:p>
      </w:docPartBody>
    </w:docPart>
    <w:docPart>
      <w:docPartPr>
        <w:name w:val="CAF0F59B0B494623BA7E94697B8C992C"/>
        <w:category>
          <w:name w:val="כללי"/>
          <w:gallery w:val="placeholder"/>
        </w:category>
        <w:types>
          <w:type w:val="bbPlcHdr"/>
        </w:types>
        <w:behaviors>
          <w:behavior w:val="content"/>
        </w:behaviors>
        <w:guid w:val="{FB6AC6AC-5486-4F46-B4F8-3D2B17A745E7}"/>
      </w:docPartPr>
      <w:docPartBody>
        <w:p w:rsidR="003F305A" w:rsidRDefault="00485563" w:rsidP="00485563">
          <w:pPr>
            <w:pStyle w:val="CAF0F59B0B494623BA7E94697B8C992C"/>
          </w:pPr>
          <w:r w:rsidRPr="00C5438E">
            <w:rPr>
              <w:rStyle w:val="a3"/>
              <w:rtl/>
            </w:rPr>
            <w:t>[צד א בחוזה]</w:t>
          </w:r>
        </w:p>
      </w:docPartBody>
    </w:docPart>
    <w:docPart>
      <w:docPartPr>
        <w:name w:val="47FB60407A584444809A61A502CB687E"/>
        <w:category>
          <w:name w:val="כללי"/>
          <w:gallery w:val="placeholder"/>
        </w:category>
        <w:types>
          <w:type w:val="bbPlcHdr"/>
        </w:types>
        <w:behaviors>
          <w:behavior w:val="content"/>
        </w:behaviors>
        <w:guid w:val="{52104489-8651-4FD1-9178-933F433C07E0}"/>
      </w:docPartPr>
      <w:docPartBody>
        <w:p w:rsidR="003F305A" w:rsidRDefault="00485563" w:rsidP="00485563">
          <w:pPr>
            <w:pStyle w:val="47FB60407A584444809A61A502CB687E"/>
          </w:pPr>
          <w:r w:rsidRPr="003059F5">
            <w:rPr>
              <w:rStyle w:val="a3"/>
              <w:rtl/>
            </w:rPr>
            <w:t>[שם אתר]</w:t>
          </w:r>
        </w:p>
      </w:docPartBody>
    </w:docPart>
    <w:docPart>
      <w:docPartPr>
        <w:name w:val="3B3D78B21245407E8F5B0F59D6F387D7"/>
        <w:category>
          <w:name w:val="כללי"/>
          <w:gallery w:val="placeholder"/>
        </w:category>
        <w:types>
          <w:type w:val="bbPlcHdr"/>
        </w:types>
        <w:behaviors>
          <w:behavior w:val="content"/>
        </w:behaviors>
        <w:guid w:val="{A1DAD80B-AB5B-484B-B1C3-9CBCDFF97F02}"/>
      </w:docPartPr>
      <w:docPartBody>
        <w:p w:rsidR="003F305A" w:rsidRDefault="00485563" w:rsidP="00485563">
          <w:pPr>
            <w:pStyle w:val="3B3D78B21245407E8F5B0F59D6F387D7"/>
          </w:pPr>
          <w:r w:rsidRPr="003059F5">
            <w:rPr>
              <w:rStyle w:val="a3"/>
              <w:rtl/>
            </w:rPr>
            <w:t>[תאריך חתימת חוזה]</w:t>
          </w:r>
        </w:p>
      </w:docPartBody>
    </w:docPart>
    <w:docPart>
      <w:docPartPr>
        <w:name w:val="4F66A04FF10C44ACBBBE3D8D47E21180"/>
        <w:category>
          <w:name w:val="כללי"/>
          <w:gallery w:val="placeholder"/>
        </w:category>
        <w:types>
          <w:type w:val="bbPlcHdr"/>
        </w:types>
        <w:behaviors>
          <w:behavior w:val="content"/>
        </w:behaviors>
        <w:guid w:val="{82AFD332-536E-4E32-A980-E6A35631B59B}"/>
      </w:docPartPr>
      <w:docPartBody>
        <w:p w:rsidR="00F30A15" w:rsidRDefault="00C72368">
          <w:r w:rsidRPr="00F3672F">
            <w:rPr>
              <w:rStyle w:val="a3"/>
              <w:rtl/>
            </w:rPr>
            <w:t>[שם צד א]</w:t>
          </w:r>
        </w:p>
      </w:docPartBody>
    </w:docPart>
    <w:docPart>
      <w:docPartPr>
        <w:name w:val="4C7E4C6A75FA4572B01E6A76D1E90002"/>
        <w:category>
          <w:name w:val="כללי"/>
          <w:gallery w:val="placeholder"/>
        </w:category>
        <w:types>
          <w:type w:val="bbPlcHdr"/>
        </w:types>
        <w:behaviors>
          <w:behavior w:val="content"/>
        </w:behaviors>
        <w:guid w:val="{1CB090CB-8D0D-42B0-894C-9C8DF200E948}"/>
      </w:docPartPr>
      <w:docPartBody>
        <w:p w:rsidR="00F30A15" w:rsidRDefault="00C72368">
          <w:r w:rsidRPr="00F3672F">
            <w:rPr>
              <w:rStyle w:val="a3"/>
              <w:rtl/>
            </w:rPr>
            <w:t>[שם ספק]</w:t>
          </w:r>
        </w:p>
      </w:docPartBody>
    </w:docPart>
    <w:docPart>
      <w:docPartPr>
        <w:name w:val="9B9678DC7A6C4D779440614379246A80"/>
        <w:category>
          <w:name w:val="כללי"/>
          <w:gallery w:val="placeholder"/>
        </w:category>
        <w:types>
          <w:type w:val="bbPlcHdr"/>
        </w:types>
        <w:behaviors>
          <w:behavior w:val="content"/>
        </w:behaviors>
        <w:guid w:val="{EF76960A-BDDA-4776-A432-60042AF6EADC}"/>
      </w:docPartPr>
      <w:docPartBody>
        <w:p w:rsidR="00F30A15" w:rsidRDefault="00C72368" w:rsidP="00C72368">
          <w:pPr>
            <w:pStyle w:val="9B9678DC7A6C4D779440614379246A80"/>
          </w:pPr>
          <w:r w:rsidRPr="003059F5">
            <w:rPr>
              <w:rStyle w:val="a3"/>
              <w:rtl/>
            </w:rPr>
            <w:t>[שם ספק]</w:t>
          </w:r>
        </w:p>
      </w:docPartBody>
    </w:docPart>
    <w:docPart>
      <w:docPartPr>
        <w:name w:val="5FFBA3CEC5CF47F1AE943009F85A2CAE"/>
        <w:category>
          <w:name w:val="כללי"/>
          <w:gallery w:val="placeholder"/>
        </w:category>
        <w:types>
          <w:type w:val="bbPlcHdr"/>
        </w:types>
        <w:behaviors>
          <w:behavior w:val="content"/>
        </w:behaviors>
        <w:guid w:val="{25023AD7-322F-45C8-A12A-2EDEB1777E78}"/>
      </w:docPartPr>
      <w:docPartBody>
        <w:p w:rsidR="00F30A15" w:rsidRDefault="00C72368" w:rsidP="00C72368">
          <w:pPr>
            <w:pStyle w:val="5FFBA3CEC5CF47F1AE943009F85A2CAE"/>
          </w:pPr>
          <w:r w:rsidRPr="003059F5">
            <w:rPr>
              <w:rStyle w:val="a3"/>
              <w:rtl/>
            </w:rPr>
            <w:t>[שם ספק]</w:t>
          </w:r>
        </w:p>
      </w:docPartBody>
    </w:docPart>
    <w:docPart>
      <w:docPartPr>
        <w:name w:val="61D14D5A73084B0B9D2FAC40AD9F6CAF"/>
        <w:category>
          <w:name w:val="כללי"/>
          <w:gallery w:val="placeholder"/>
        </w:category>
        <w:types>
          <w:type w:val="bbPlcHdr"/>
        </w:types>
        <w:behaviors>
          <w:behavior w:val="content"/>
        </w:behaviors>
        <w:guid w:val="{CAF17212-6F27-4276-857F-957060C7CEBA}"/>
      </w:docPartPr>
      <w:docPartBody>
        <w:p w:rsidR="00F30A15" w:rsidRDefault="00C72368" w:rsidP="00C72368">
          <w:pPr>
            <w:pStyle w:val="61D14D5A73084B0B9D2FAC40AD9F6CAF"/>
          </w:pPr>
          <w:r w:rsidRPr="003059F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013D3E"/>
    <w:rsid w:val="00015D7F"/>
    <w:rsid w:val="000C104F"/>
    <w:rsid w:val="001262B2"/>
    <w:rsid w:val="001372CC"/>
    <w:rsid w:val="00172407"/>
    <w:rsid w:val="002259C4"/>
    <w:rsid w:val="0032380B"/>
    <w:rsid w:val="003D3172"/>
    <w:rsid w:val="003F305A"/>
    <w:rsid w:val="00485563"/>
    <w:rsid w:val="005A718D"/>
    <w:rsid w:val="006865A5"/>
    <w:rsid w:val="008276FA"/>
    <w:rsid w:val="008311BA"/>
    <w:rsid w:val="00874A5F"/>
    <w:rsid w:val="00C72368"/>
    <w:rsid w:val="00E9649C"/>
    <w:rsid w:val="00F30A15"/>
    <w:rsid w:val="00FE7A7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72368"/>
    <w:rPr>
      <w:color w:val="808080"/>
    </w:rPr>
  </w:style>
  <w:style w:type="paragraph" w:customStyle="1" w:styleId="25F2671BF21342B5B246A0CF1F604E56">
    <w:name w:val="25F2671BF21342B5B246A0CF1F604E56"/>
    <w:rsid w:val="00485563"/>
    <w:pPr>
      <w:bidi/>
    </w:pPr>
  </w:style>
  <w:style w:type="paragraph" w:customStyle="1" w:styleId="5CE060F2C0C646DD8AFA016A53267F56">
    <w:name w:val="5CE060F2C0C646DD8AFA016A53267F56"/>
    <w:rsid w:val="00485563"/>
    <w:pPr>
      <w:bidi/>
    </w:pPr>
  </w:style>
  <w:style w:type="paragraph" w:customStyle="1" w:styleId="4EAF696F874F4BDD9060084B94A76636">
    <w:name w:val="4EAF696F874F4BDD9060084B94A76636"/>
    <w:rsid w:val="00485563"/>
    <w:pPr>
      <w:bidi/>
    </w:pPr>
  </w:style>
  <w:style w:type="paragraph" w:customStyle="1" w:styleId="6F89BAB265884B71A4BB8B391816B074">
    <w:name w:val="6F89BAB265884B71A4BB8B391816B074"/>
    <w:rsid w:val="00485563"/>
    <w:pPr>
      <w:bidi/>
    </w:pPr>
  </w:style>
  <w:style w:type="paragraph" w:customStyle="1" w:styleId="740960676E614932B08A4771395CEE20">
    <w:name w:val="740960676E614932B08A4771395CEE20"/>
    <w:rsid w:val="00485563"/>
    <w:pPr>
      <w:bidi/>
    </w:pPr>
  </w:style>
  <w:style w:type="paragraph" w:customStyle="1" w:styleId="D39AE3067E66486C9A90852E221240B0">
    <w:name w:val="D39AE3067E66486C9A90852E221240B0"/>
    <w:rsid w:val="00485563"/>
    <w:pPr>
      <w:bidi/>
    </w:pPr>
  </w:style>
  <w:style w:type="paragraph" w:customStyle="1" w:styleId="90802EC2DA2749B38D0E0DEA71ACFD39">
    <w:name w:val="90802EC2DA2749B38D0E0DEA71ACFD39"/>
    <w:rsid w:val="00485563"/>
    <w:pPr>
      <w:bidi/>
    </w:pPr>
  </w:style>
  <w:style w:type="paragraph" w:customStyle="1" w:styleId="56DB539365AD4F8E81151B40C213BDCB">
    <w:name w:val="56DB539365AD4F8E81151B40C213BDCB"/>
    <w:rsid w:val="00485563"/>
    <w:pPr>
      <w:bidi/>
    </w:pPr>
  </w:style>
  <w:style w:type="paragraph" w:customStyle="1" w:styleId="E054604954E24B839C636740FFBFA310">
    <w:name w:val="E054604954E24B839C636740FFBFA310"/>
    <w:rsid w:val="00485563"/>
    <w:pPr>
      <w:bidi/>
    </w:pPr>
  </w:style>
  <w:style w:type="paragraph" w:customStyle="1" w:styleId="09FE91EA7DC0442DA0B028C682C88F8E">
    <w:name w:val="09FE91EA7DC0442DA0B028C682C88F8E"/>
    <w:rsid w:val="00485563"/>
    <w:pPr>
      <w:bidi/>
    </w:pPr>
  </w:style>
  <w:style w:type="paragraph" w:customStyle="1" w:styleId="BB7C71698158428FA97188CA61B20599">
    <w:name w:val="BB7C71698158428FA97188CA61B20599"/>
    <w:rsid w:val="00485563"/>
    <w:pPr>
      <w:bidi/>
    </w:pPr>
  </w:style>
  <w:style w:type="paragraph" w:customStyle="1" w:styleId="B5A366A640BD483E9E98DA7DD0FFAD93">
    <w:name w:val="B5A366A640BD483E9E98DA7DD0FFAD93"/>
    <w:rsid w:val="00485563"/>
    <w:pPr>
      <w:bidi/>
    </w:pPr>
  </w:style>
  <w:style w:type="paragraph" w:customStyle="1" w:styleId="B63EE391B33844248FD8C965A00B165A">
    <w:name w:val="B63EE391B33844248FD8C965A00B165A"/>
    <w:rsid w:val="00485563"/>
    <w:pPr>
      <w:bidi/>
    </w:pPr>
  </w:style>
  <w:style w:type="paragraph" w:customStyle="1" w:styleId="5676CBBF73AC4A6D8CB79A98AFECB9CB">
    <w:name w:val="5676CBBF73AC4A6D8CB79A98AFECB9CB"/>
    <w:rsid w:val="00485563"/>
    <w:pPr>
      <w:bidi/>
    </w:pPr>
  </w:style>
  <w:style w:type="paragraph" w:customStyle="1" w:styleId="874D236E510D43FBAD5E03E496056A9E">
    <w:name w:val="874D236E510D43FBAD5E03E496056A9E"/>
    <w:rsid w:val="00485563"/>
    <w:pPr>
      <w:bidi/>
    </w:pPr>
  </w:style>
  <w:style w:type="paragraph" w:customStyle="1" w:styleId="EE981423BF07481D9CF68D8D682CB9D9">
    <w:name w:val="EE981423BF07481D9CF68D8D682CB9D9"/>
    <w:rsid w:val="00485563"/>
    <w:pPr>
      <w:bidi/>
    </w:pPr>
  </w:style>
  <w:style w:type="paragraph" w:customStyle="1" w:styleId="0CAA92AB66134D6BAE9FDEF64F281759">
    <w:name w:val="0CAA92AB66134D6BAE9FDEF64F281759"/>
    <w:rsid w:val="00485563"/>
    <w:pPr>
      <w:bidi/>
    </w:pPr>
  </w:style>
  <w:style w:type="paragraph" w:customStyle="1" w:styleId="9EDBA94241044DCDACE3A7876F77F257">
    <w:name w:val="9EDBA94241044DCDACE3A7876F77F257"/>
    <w:rsid w:val="00485563"/>
    <w:pPr>
      <w:bidi/>
    </w:pPr>
  </w:style>
  <w:style w:type="paragraph" w:customStyle="1" w:styleId="10D93A9C94D64EA0966AEB2E9C6974C9">
    <w:name w:val="10D93A9C94D64EA0966AEB2E9C6974C9"/>
    <w:rsid w:val="00485563"/>
    <w:pPr>
      <w:bidi/>
    </w:pPr>
  </w:style>
  <w:style w:type="paragraph" w:customStyle="1" w:styleId="4FD4697092804C88B4E0DD179DD83BB6">
    <w:name w:val="4FD4697092804C88B4E0DD179DD83BB6"/>
    <w:rsid w:val="00485563"/>
    <w:pPr>
      <w:bidi/>
    </w:pPr>
  </w:style>
  <w:style w:type="paragraph" w:customStyle="1" w:styleId="64D78EE1306F478981E85F71046DD806">
    <w:name w:val="64D78EE1306F478981E85F71046DD806"/>
    <w:rsid w:val="00485563"/>
    <w:pPr>
      <w:bidi/>
    </w:pPr>
  </w:style>
  <w:style w:type="paragraph" w:customStyle="1" w:styleId="A40997DB512B4ABFA03A7068DBDF4278">
    <w:name w:val="A40997DB512B4ABFA03A7068DBDF4278"/>
    <w:rsid w:val="00485563"/>
    <w:pPr>
      <w:bidi/>
    </w:pPr>
  </w:style>
  <w:style w:type="paragraph" w:customStyle="1" w:styleId="DE63A9EF46A44C22853C079A122AC9F8">
    <w:name w:val="DE63A9EF46A44C22853C079A122AC9F8"/>
    <w:rsid w:val="00485563"/>
    <w:pPr>
      <w:bidi/>
    </w:pPr>
  </w:style>
  <w:style w:type="paragraph" w:customStyle="1" w:styleId="64FC0E27992B443EBEA7575F994363F7">
    <w:name w:val="64FC0E27992B443EBEA7575F994363F7"/>
    <w:rsid w:val="00485563"/>
    <w:pPr>
      <w:bidi/>
    </w:pPr>
  </w:style>
  <w:style w:type="paragraph" w:customStyle="1" w:styleId="5AFDBB4F13F94DE48D3568262112BBD7">
    <w:name w:val="5AFDBB4F13F94DE48D3568262112BBD7"/>
    <w:rsid w:val="00485563"/>
    <w:pPr>
      <w:bidi/>
    </w:pPr>
  </w:style>
  <w:style w:type="paragraph" w:customStyle="1" w:styleId="08123B423D524015B9D8F05B53845B8F">
    <w:name w:val="08123B423D524015B9D8F05B53845B8F"/>
    <w:rsid w:val="00485563"/>
    <w:pPr>
      <w:bidi/>
    </w:pPr>
  </w:style>
  <w:style w:type="paragraph" w:customStyle="1" w:styleId="887340384C3740498EDEA0E8B18A7A13">
    <w:name w:val="887340384C3740498EDEA0E8B18A7A13"/>
    <w:rsid w:val="00485563"/>
    <w:pPr>
      <w:bidi/>
    </w:pPr>
  </w:style>
  <w:style w:type="paragraph" w:customStyle="1" w:styleId="86862C7AB92642F88893BCF6521EC483">
    <w:name w:val="86862C7AB92642F88893BCF6521EC483"/>
    <w:rsid w:val="00485563"/>
    <w:pPr>
      <w:bidi/>
    </w:pPr>
  </w:style>
  <w:style w:type="paragraph" w:customStyle="1" w:styleId="6BDD356D98CD4B6AA070FA170D08B998">
    <w:name w:val="6BDD356D98CD4B6AA070FA170D08B998"/>
    <w:rsid w:val="00485563"/>
    <w:pPr>
      <w:bidi/>
    </w:pPr>
  </w:style>
  <w:style w:type="paragraph" w:customStyle="1" w:styleId="9C02C6DFB21C409DBF8D5F895FE27CCE">
    <w:name w:val="9C02C6DFB21C409DBF8D5F895FE27CCE"/>
    <w:rsid w:val="00485563"/>
    <w:pPr>
      <w:bidi/>
    </w:pPr>
  </w:style>
  <w:style w:type="paragraph" w:customStyle="1" w:styleId="9688286A29CC4C75A35752231B81D84C">
    <w:name w:val="9688286A29CC4C75A35752231B81D84C"/>
    <w:rsid w:val="00485563"/>
    <w:pPr>
      <w:bidi/>
    </w:pPr>
  </w:style>
  <w:style w:type="paragraph" w:customStyle="1" w:styleId="D5BB37A9C122434BB9AA16240FEEA2F8">
    <w:name w:val="D5BB37A9C122434BB9AA16240FEEA2F8"/>
    <w:rsid w:val="00485563"/>
    <w:pPr>
      <w:bidi/>
    </w:pPr>
  </w:style>
  <w:style w:type="paragraph" w:customStyle="1" w:styleId="1D24DEEE881B44F2A14169533431BC8E">
    <w:name w:val="1D24DEEE881B44F2A14169533431BC8E"/>
    <w:rsid w:val="00485563"/>
    <w:pPr>
      <w:bidi/>
    </w:pPr>
  </w:style>
  <w:style w:type="paragraph" w:customStyle="1" w:styleId="7209F77D3FD94A6D91E4B36B61F4C216">
    <w:name w:val="7209F77D3FD94A6D91E4B36B61F4C216"/>
    <w:rsid w:val="00485563"/>
    <w:pPr>
      <w:bidi/>
    </w:pPr>
  </w:style>
  <w:style w:type="paragraph" w:customStyle="1" w:styleId="CAF0F59B0B494623BA7E94697B8C992C">
    <w:name w:val="CAF0F59B0B494623BA7E94697B8C992C"/>
    <w:rsid w:val="00485563"/>
    <w:pPr>
      <w:bidi/>
    </w:pPr>
  </w:style>
  <w:style w:type="paragraph" w:customStyle="1" w:styleId="47FB60407A584444809A61A502CB687E">
    <w:name w:val="47FB60407A584444809A61A502CB687E"/>
    <w:rsid w:val="00485563"/>
    <w:pPr>
      <w:bidi/>
    </w:pPr>
  </w:style>
  <w:style w:type="paragraph" w:customStyle="1" w:styleId="3B3D78B21245407E8F5B0F59D6F387D7">
    <w:name w:val="3B3D78B21245407E8F5B0F59D6F387D7"/>
    <w:rsid w:val="00485563"/>
    <w:pPr>
      <w:bidi/>
    </w:pPr>
  </w:style>
  <w:style w:type="paragraph" w:customStyle="1" w:styleId="9B9678DC7A6C4D779440614379246A80">
    <w:name w:val="9B9678DC7A6C4D779440614379246A80"/>
    <w:rsid w:val="00C72368"/>
    <w:pPr>
      <w:bidi/>
    </w:pPr>
  </w:style>
  <w:style w:type="paragraph" w:customStyle="1" w:styleId="5FFBA3CEC5CF47F1AE943009F85A2CAE">
    <w:name w:val="5FFBA3CEC5CF47F1AE943009F85A2CAE"/>
    <w:rsid w:val="00C72368"/>
    <w:pPr>
      <w:bidi/>
    </w:pPr>
  </w:style>
  <w:style w:type="paragraph" w:customStyle="1" w:styleId="61D14D5A73084B0B9D2FAC40AD9F6CAF">
    <w:name w:val="61D14D5A73084B0B9D2FAC40AD9F6CAF"/>
    <w:rsid w:val="00C7236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A84216-ED39-445A-AFA8-49AB3D41C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709D4C-33DC-48CC-AC7E-130A245806EE}">
  <ds:schemaRefs>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e82e0497-401b-493b-ab66-61f85c09ed30"/>
    <ds:schemaRef ds:uri="http://schemas.microsoft.com/sharepoint/v3"/>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7D5AAB4D-4F3B-40A1-9650-F5B0F8E48B92}"/>
</file>

<file path=customXml/itemProps4.xml><?xml version="1.0" encoding="utf-8"?>
<ds:datastoreItem xmlns:ds="http://schemas.openxmlformats.org/officeDocument/2006/customXml" ds:itemID="{0E2AC52B-02C6-4E08-B5B3-813FE1825506}">
  <ds:schemaRefs>
    <ds:schemaRef ds:uri="http://schemas.microsoft.com/office/2006/metadata/customXsn"/>
  </ds:schemaRefs>
</ds:datastoreItem>
</file>

<file path=customXml/itemProps5.xml><?xml version="1.0" encoding="utf-8"?>
<ds:datastoreItem xmlns:ds="http://schemas.openxmlformats.org/officeDocument/2006/customXml" ds:itemID="{19381418-8ABF-4017-996B-57015B068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33</Pages>
  <Words>10421</Words>
  <Characters>52105</Characters>
  <Application>Microsoft Office Word</Application>
  <DocSecurity>0</DocSecurity>
  <Lines>434</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22</cp:revision>
  <cp:lastPrinted>2021-05-31T12:14:00Z</cp:lastPrinted>
  <dcterms:created xsi:type="dcterms:W3CDTF">2021-05-30T13:37:00Z</dcterms:created>
  <dcterms:modified xsi:type="dcterms:W3CDTF">2021-12-27T06:22:00Z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620c072f-a7b3-4c45-b16e-3f0ce1596831</vt:lpwstr>
  </property>
</Properties>
</file>