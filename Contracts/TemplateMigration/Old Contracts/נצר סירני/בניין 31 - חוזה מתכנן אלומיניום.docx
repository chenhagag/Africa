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5E3D7"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8F29C3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E5F3C5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C140D3">
        <w:rPr>
          <w:rFonts w:ascii="Times New Roman" w:eastAsia="Times New Roman" w:hAnsi="Times New Roman" w:cs="David"/>
          <w:bCs/>
          <w:i/>
          <w:iCs/>
          <w:noProof/>
          <w:sz w:val="32"/>
          <w:szCs w:val="32"/>
        </w:rPr>
        <w:drawing>
          <wp:inline distT="0" distB="0" distL="0" distR="0" wp14:anchorId="5AEAFBFE" wp14:editId="03D22208">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69B0AC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4F97C7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27B01B"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9BA000" w14:textId="77777777" w:rsidR="007A10F8" w:rsidRDefault="007A10F8"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55EF9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C140D3">
        <w:rPr>
          <w:rFonts w:ascii="Times New Roman" w:eastAsia="Times New Roman" w:hAnsi="Times New Roman" w:cs="David" w:hint="cs"/>
          <w:bCs/>
          <w:sz w:val="32"/>
          <w:szCs w:val="32"/>
          <w:u w:val="single"/>
          <w:rtl/>
          <w:lang w:eastAsia="he-IL"/>
        </w:rPr>
        <w:t>חוזה מתכנן אלומיניום</w:t>
      </w:r>
    </w:p>
    <w:p w14:paraId="53D4C77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F63EF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DA2575"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DBB4E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6891D3F194A64F219D01272734FC7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3B89D26" w14:textId="77777777" w:rsidR="007A10F8" w:rsidRPr="00B27B4C" w:rsidRDefault="00AE4E55"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8-24T11:32:00Z">
            <w:r>
              <w:rPr>
                <w:rFonts w:ascii="Times New Roman" w:eastAsia="Times New Roman" w:hAnsi="Times New Roman" w:cs="David"/>
                <w:bCs/>
                <w:sz w:val="32"/>
                <w:szCs w:val="32"/>
                <w:u w:val="single"/>
                <w:rtl/>
                <w:lang w:eastAsia="he-IL"/>
              </w:rPr>
              <w:t>סביוני נצר סירני - בניין 31</w:t>
            </w:r>
          </w:ins>
        </w:p>
      </w:sdtContent>
    </w:sdt>
    <w:p w14:paraId="1C71855C"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64884484007B405E8800DCF08EB800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A15E9FF" w14:textId="77777777" w:rsidR="007A10F8" w:rsidRPr="00B27B4C" w:rsidRDefault="00AE4E55"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8-24T11:32:00Z">
            <w:r>
              <w:rPr>
                <w:rFonts w:ascii="Times New Roman" w:eastAsia="Times New Roman" w:hAnsi="Times New Roman" w:cs="David"/>
                <w:bCs/>
                <w:sz w:val="32"/>
                <w:szCs w:val="32"/>
                <w:u w:val="single"/>
                <w:rtl/>
                <w:lang w:eastAsia="he-IL"/>
              </w:rPr>
              <w:t>סביוני נצר סירני</w:t>
            </w:r>
          </w:ins>
        </w:p>
      </w:sdtContent>
    </w:sdt>
    <w:p w14:paraId="45BEB1BB"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B52175"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D16D2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546CD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E07CD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227DA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3A596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85F04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5EF44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CD717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87259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B91A1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2BE710"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4C158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E27EC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27AFD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912FC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E1F3D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54CBE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1E874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38710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55204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C39ACF"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16C353"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5035F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335DBD"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9FCBB1"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560956" w14:textId="77777777" w:rsidR="00C140D3" w:rsidRPr="007A10F8" w:rsidRDefault="00C140D3" w:rsidP="009C0249">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A10F8">
        <w:rPr>
          <w:rFonts w:ascii="Times New Roman" w:eastAsia="Times New Roman" w:hAnsi="Times New Roman" w:cs="David" w:hint="cs"/>
          <w:bCs/>
          <w:sz w:val="32"/>
          <w:szCs w:val="32"/>
          <w:u w:val="single"/>
          <w:rtl/>
          <w:lang w:eastAsia="he-IL"/>
        </w:rPr>
        <w:t>חוזה</w:t>
      </w:r>
      <w:r w:rsidR="007A10F8" w:rsidRPr="007A10F8">
        <w:rPr>
          <w:rFonts w:ascii="Times New Roman" w:eastAsia="Times New Roman" w:hAnsi="Times New Roman" w:cs="David" w:hint="cs"/>
          <w:bCs/>
          <w:sz w:val="32"/>
          <w:szCs w:val="32"/>
          <w:u w:val="single"/>
          <w:rtl/>
          <w:lang w:eastAsia="he-IL"/>
        </w:rPr>
        <w:t xml:space="preserve"> מתכנן </w:t>
      </w:r>
      <w:r w:rsidR="009C0249">
        <w:rPr>
          <w:rFonts w:ascii="Times New Roman" w:eastAsia="Times New Roman" w:hAnsi="Times New Roman" w:cs="David" w:hint="cs"/>
          <w:bCs/>
          <w:sz w:val="32"/>
          <w:szCs w:val="32"/>
          <w:u w:val="single"/>
          <w:rtl/>
          <w:lang w:eastAsia="he-IL"/>
        </w:rPr>
        <w:t>אלומיניום</w:t>
      </w:r>
    </w:p>
    <w:p w14:paraId="25B0FF63" w14:textId="77777777" w:rsidR="00C140D3" w:rsidRPr="00C140D3" w:rsidRDefault="00C140D3" w:rsidP="00C140D3">
      <w:pPr>
        <w:pStyle w:val="AutoFields"/>
        <w:rPr>
          <w:rtl/>
          <w:lang w:eastAsia="he-IL"/>
        </w:rPr>
      </w:pPr>
    </w:p>
    <w:p w14:paraId="124235F6" w14:textId="77777777" w:rsidR="00C140D3" w:rsidRPr="00C140D3" w:rsidRDefault="00C140D3" w:rsidP="002365C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C140D3">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73158314"/>
          <w:placeholder>
            <w:docPart w:val="E11130719A8A491DA8CCC566DC52F590"/>
          </w:placeholder>
          <w:showingPlcHd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A10F8">
            <w:rPr>
              <w:rStyle w:val="AutoFieldsChar"/>
              <w:color w:val="00B0F0"/>
              <w:rtl/>
            </w:rPr>
            <w:t>[תאריך חתימת חוזה]</w:t>
          </w:r>
        </w:sdtContent>
      </w:sdt>
    </w:p>
    <w:p w14:paraId="111CCC4D" w14:textId="77777777" w:rsidR="00C140D3" w:rsidRPr="00C140D3" w:rsidRDefault="00C140D3" w:rsidP="00C140D3">
      <w:pPr>
        <w:widowControl w:val="0"/>
        <w:spacing w:before="0" w:beforeAutospacing="0" w:after="0" w:afterAutospacing="0" w:line="240" w:lineRule="auto"/>
        <w:rPr>
          <w:rFonts w:ascii="Times New Roman" w:eastAsia="Times New Roman" w:hAnsi="Times New Roman" w:cs="Times New Roman"/>
          <w:sz w:val="20"/>
          <w:szCs w:val="20"/>
          <w:rtl/>
        </w:rPr>
      </w:pPr>
    </w:p>
    <w:p w14:paraId="18D666B7" w14:textId="77777777" w:rsidR="00C140D3" w:rsidRPr="00C140D3" w:rsidRDefault="00C140D3" w:rsidP="00C140D3">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46118443"/>
        <w:placeholder>
          <w:docPart w:val="9E8B3F14D8EB4372A2CBACB622C369F4"/>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A[1]" w:storeItemID="{81709D4C-33DC-48CC-AC7E-130A245806EE}"/>
        <w:text w:multiLine="1"/>
      </w:sdtPr>
      <w:sdtEndPr/>
      <w:sdtContent>
        <w:p w14:paraId="742F2B8E" w14:textId="77777777" w:rsidR="00C140D3" w:rsidRPr="00C140D3" w:rsidRDefault="00AE4E55" w:rsidP="00C140D3">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Meryl Etman" w:date="2021-08-24T11:33:00Z">
            <w:r>
              <w:rPr>
                <w:rFonts w:ascii="Times New Roman" w:eastAsia="Times New Roman" w:hAnsi="Times New Roman" w:cs="David" w:hint="cs"/>
                <w:color w:val="008000"/>
                <w:sz w:val="24"/>
                <w:szCs w:val="24"/>
                <w:rtl/>
              </w:rPr>
              <w:br/>
              <w:t>אפריקה ישראל מגורים בע"מ וישראל אדלר ובנו חברה להשקעות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558075404</w:t>
            </w:r>
            <w:r>
              <w:rPr>
                <w:rFonts w:ascii="Times New Roman" w:eastAsia="Times New Roman" w:hAnsi="Times New Roman" w:cs="David" w:hint="cs"/>
                <w:color w:val="008000"/>
                <w:sz w:val="24"/>
                <w:szCs w:val="24"/>
                <w:rtl/>
              </w:rPr>
              <w:br/>
            </w:r>
          </w:ins>
        </w:p>
      </w:sdtContent>
    </w:sdt>
    <w:p w14:paraId="50A6E5D0"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2DCB46E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אחד;</w:t>
      </w:r>
    </w:p>
    <w:p w14:paraId="6A6B42A3"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FE84EB1" w14:textId="77777777" w:rsidR="00C140D3" w:rsidRPr="00C140D3" w:rsidRDefault="00C140D3" w:rsidP="00C140D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hint="cs"/>
          <w:bCs/>
          <w:sz w:val="20"/>
          <w:szCs w:val="24"/>
          <w:rtl/>
          <w:lang w:eastAsia="he-IL"/>
        </w:rPr>
        <w:t>ל ב י ן</w:t>
      </w:r>
    </w:p>
    <w:p w14:paraId="7E1FB038"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096591405"/>
        <w:placeholder>
          <w:docPart w:val="8EAC179448B041838EF2C727129E01BE"/>
        </w:placeholder>
        <w:dataBinding w:prefixMappings="xmlns:ns0='http://schemas.microsoft.com/office/2006/metadata/properties' xmlns:ns1='http://www.w3.org/2001/XMLSchema-instance' xmlns:ns2='http://schemas.microsoft.com/office/infopath/2007/PartnerControls' xmlns:ns3='e82e0497-401b-493b-ab66-61f85c09ed30' " w:xpath="/ns0:properties[1]/documentManagement[1]/ns3:cntTzadB_x002c__x0020_cntTzadC_x002c__x0020_cntTzadD[1]" w:storeItemID="{81709D4C-33DC-48CC-AC7E-130A245806EE}"/>
        <w:text w:multiLine="1"/>
      </w:sdtPr>
      <w:sdtEndPr/>
      <w:sdtContent>
        <w:p w14:paraId="20B83EF8" w14:textId="77777777" w:rsidR="00C140D3" w:rsidRPr="00C140D3" w:rsidRDefault="00AE4E55"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3" w:author="Meryl Etman" w:date="2021-08-24T11:34:00Z">
            <w:r>
              <w:rPr>
                <w:rFonts w:ascii="Times New Roman" w:eastAsia="Times New Roman" w:hAnsi="Times New Roman" w:cs="David"/>
                <w:color w:val="800080"/>
                <w:sz w:val="24"/>
                <w:szCs w:val="24"/>
                <w:rtl/>
              </w:rPr>
              <w:br/>
              <w:t>א.מ.ג תכנון יעוץ וניהול בע"מ</w:t>
            </w:r>
            <w:r>
              <w:rPr>
                <w:rFonts w:ascii="Times New Roman" w:eastAsia="Times New Roman" w:hAnsi="Times New Roman" w:cs="David"/>
                <w:color w:val="800080"/>
                <w:sz w:val="24"/>
                <w:szCs w:val="24"/>
                <w:rtl/>
              </w:rPr>
              <w:br/>
              <w:t>משה גושן 64 קרית מוצקין</w:t>
            </w:r>
            <w:r>
              <w:rPr>
                <w:rFonts w:ascii="Times New Roman" w:eastAsia="Times New Roman" w:hAnsi="Times New Roman" w:cs="David"/>
                <w:color w:val="800080"/>
                <w:sz w:val="24"/>
                <w:szCs w:val="24"/>
                <w:rtl/>
              </w:rPr>
              <w:br/>
            </w:r>
          </w:ins>
        </w:p>
      </w:sdtContent>
    </w:sdt>
    <w:p w14:paraId="575475DA"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C140D3">
        <w:rPr>
          <w:rFonts w:ascii="Times New Roman" w:eastAsia="Times New Roman" w:hAnsi="Times New Roman" w:cs="David" w:hint="cs"/>
          <w:sz w:val="20"/>
          <w:szCs w:val="24"/>
          <w:rtl/>
          <w:lang w:eastAsia="he-IL"/>
        </w:rPr>
        <w:t>(להלן: "</w:t>
      </w:r>
      <w:r w:rsidRPr="00C140D3">
        <w:rPr>
          <w:rFonts w:ascii="Times New Roman" w:eastAsia="Times New Roman" w:hAnsi="Times New Roman" w:cs="David" w:hint="cs"/>
          <w:b/>
          <w:bCs/>
          <w:sz w:val="20"/>
          <w:szCs w:val="24"/>
          <w:rtl/>
          <w:lang w:eastAsia="he-IL"/>
        </w:rPr>
        <w:t>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Cs/>
          <w:sz w:val="20"/>
          <w:szCs w:val="24"/>
          <w:rtl/>
          <w:lang w:eastAsia="he-IL"/>
        </w:rPr>
        <w:t xml:space="preserve">  </w:t>
      </w:r>
    </w:p>
    <w:p w14:paraId="5E3A0A27"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C140D3">
        <w:rPr>
          <w:rFonts w:ascii="Times New Roman" w:eastAsia="Times New Roman" w:hAnsi="Times New Roman" w:cs="David" w:hint="cs"/>
          <w:bCs/>
          <w:sz w:val="20"/>
          <w:szCs w:val="24"/>
          <w:rtl/>
          <w:lang w:eastAsia="he-IL"/>
        </w:rPr>
        <w:t xml:space="preserve">         מצד שני;</w:t>
      </w:r>
    </w:p>
    <w:p w14:paraId="73A471D3" w14:textId="77777777" w:rsidR="00C140D3" w:rsidRPr="00C140D3" w:rsidRDefault="00C140D3" w:rsidP="00C140D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6AFAEEE" w14:textId="77777777" w:rsidR="00C140D3" w:rsidRPr="00C140D3" w:rsidRDefault="00C140D3" w:rsidP="00C140D3">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והואיל:</w:t>
      </w:r>
      <w:r w:rsidRPr="00C140D3">
        <w:rPr>
          <w:rFonts w:ascii="Times New Roman" w:eastAsia="Times New Roman" w:hAnsi="Times New Roman" w:cs="David"/>
          <w:bCs/>
          <w:sz w:val="20"/>
          <w:szCs w:val="24"/>
          <w:rtl/>
          <w:lang w:eastAsia="he-IL"/>
        </w:rPr>
        <w:tab/>
      </w:r>
      <w:r w:rsidRPr="00C140D3">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CD69CEE" w14:textId="77777777" w:rsidR="00C140D3" w:rsidRPr="00C140D3" w:rsidRDefault="00C140D3" w:rsidP="00C140D3">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C140D3">
        <w:rPr>
          <w:rFonts w:ascii="Times New Roman" w:eastAsia="Times New Roman" w:hAnsi="Times New Roman" w:cs="David"/>
          <w:bCs/>
          <w:sz w:val="20"/>
          <w:szCs w:val="24"/>
          <w:rtl/>
          <w:lang w:eastAsia="he-IL"/>
        </w:rPr>
        <w:t>לפיכך הותנה והוסכם בין הצדדים כדלקמן:</w:t>
      </w:r>
    </w:p>
    <w:p w14:paraId="704F2056"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u w:val="single"/>
          <w:rtl/>
          <w:lang w:eastAsia="he-IL"/>
        </w:rPr>
        <w:t>מבוא</w:t>
      </w:r>
    </w:p>
    <w:p w14:paraId="26988731" w14:textId="77777777" w:rsidR="00C140D3" w:rsidRPr="00C140D3" w:rsidRDefault="00C140D3" w:rsidP="00C140D3">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למונחים הבאים יהא הפרוש הנקוב בצידם דהיינו:</w:t>
      </w:r>
    </w:p>
    <w:p w14:paraId="448737B2"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27079C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"הפרויקט"</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7FFCF0DA"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5B0DD6C"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"התכנית" </w:t>
      </w:r>
      <w:r w:rsidRPr="00C140D3">
        <w:rPr>
          <w:rFonts w:ascii="Times New Roman" w:eastAsia="Times New Roman" w:hAnsi="Times New Roman" w:cs="David"/>
          <w:sz w:val="20"/>
          <w:szCs w:val="24"/>
          <w:rtl/>
          <w:lang w:eastAsia="he-IL"/>
        </w:rPr>
        <w:t>/</w:t>
      </w:r>
    </w:p>
    <w:p w14:paraId="0D2B466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"המקרקעין"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503808C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B47DDA"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"האתר"</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74CCE5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94B7A5"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היועצים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C561F4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FA43E0" w14:textId="04CFF6D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התכניות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w:t>
      </w:r>
      <w:del w:id="4" w:author="Meryl Etman [2]" w:date="2021-12-06T14:39:00Z">
        <w:r w:rsidRPr="00C140D3" w:rsidDel="00C42ADD">
          <w:rPr>
            <w:rFonts w:ascii="Times New Roman" w:eastAsia="Times New Roman" w:hAnsi="Times New Roman" w:cs="David"/>
            <w:sz w:val="20"/>
            <w:szCs w:val="24"/>
            <w:rtl/>
            <w:lang w:eastAsia="he-IL"/>
          </w:rPr>
          <w:delText xml:space="preserve">כתבי הכמויות, </w:delText>
        </w:r>
      </w:del>
      <w:r w:rsidRPr="00C140D3">
        <w:rPr>
          <w:rFonts w:ascii="Times New Roman" w:eastAsia="Times New Roman" w:hAnsi="Times New Roman" w:cs="David"/>
          <w:sz w:val="20"/>
          <w:szCs w:val="24"/>
          <w:rtl/>
          <w:lang w:eastAsia="he-IL"/>
        </w:rPr>
        <w:t>ההמלצות, ההנחיות וכל יתר המסמכים שיערכו ע"י המתכנן תוך כדי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C140D3">
        <w:rPr>
          <w:rFonts w:ascii="Times New Roman" w:eastAsia="Times New Roman" w:hAnsi="Times New Roman" w:cs="David"/>
          <w:sz w:val="20"/>
          <w:szCs w:val="24"/>
          <w:rtl/>
          <w:lang w:eastAsia="he-IL"/>
        </w:rPr>
        <w:lastRenderedPageBreak/>
        <w:t xml:space="preserve">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כל המסמכים שיערכו ע"י המתכנן כאמור יערכו בשפה העברית.</w:t>
      </w:r>
    </w:p>
    <w:p w14:paraId="120ACFDB"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D4B23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שירותי</w:t>
      </w:r>
    </w:p>
    <w:p w14:paraId="51C4CD07"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המתכנן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p>
    <w:p w14:paraId="05FA6D79"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השירותים</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 xml:space="preserve">השירותים כמוגדר וכמפורט בחוזה זה ובנספח </w:t>
      </w:r>
      <w:r w:rsidRPr="00C140D3">
        <w:rPr>
          <w:rFonts w:ascii="Times New Roman" w:eastAsia="Times New Roman" w:hAnsi="Times New Roman" w:cs="David"/>
          <w:b/>
          <w:bCs/>
          <w:sz w:val="20"/>
          <w:szCs w:val="24"/>
          <w:rtl/>
          <w:lang w:eastAsia="he-IL"/>
        </w:rPr>
        <w:t>ב'</w:t>
      </w:r>
      <w:r w:rsidRPr="00C140D3">
        <w:rPr>
          <w:rFonts w:ascii="Times New Roman" w:eastAsia="Times New Roman" w:hAnsi="Times New Roman" w:cs="David" w:hint="cs"/>
          <w:b/>
          <w:bCs/>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3466BF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A88E4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המנהל</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0668EB6"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7DA505"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מקום שמדובר בחוזה זה במזמין - גם המנהל במשמע.</w:t>
      </w:r>
    </w:p>
    <w:p w14:paraId="1430A6E8"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7FCFF3"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החוזה</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hint="cs"/>
          <w:sz w:val="20"/>
          <w:szCs w:val="24"/>
          <w:rtl/>
          <w:lang w:eastAsia="he-IL"/>
        </w:rPr>
        <w:t>/</w:t>
      </w:r>
    </w:p>
    <w:p w14:paraId="27596390"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hint="cs"/>
          <w:b/>
          <w:bCs/>
          <w:sz w:val="20"/>
          <w:szCs w:val="24"/>
          <w:rtl/>
          <w:lang w:eastAsia="he-IL"/>
        </w:rPr>
        <w:t>ההסכם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חוזה זה על נספחיו.</w:t>
      </w:r>
    </w:p>
    <w:p w14:paraId="2B4D4D53"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F9C43F7" w14:textId="77777777" w:rsidR="00C140D3" w:rsidRPr="00C140D3" w:rsidRDefault="00C140D3" w:rsidP="00C140D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הדין</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כהגדרתו בחוק ה</w:t>
      </w:r>
      <w:r w:rsidRPr="00C140D3">
        <w:rPr>
          <w:rFonts w:ascii="Times New Roman" w:eastAsia="Times New Roman" w:hAnsi="Times New Roman" w:cs="David" w:hint="cs"/>
          <w:sz w:val="20"/>
          <w:szCs w:val="24"/>
          <w:rtl/>
          <w:lang w:eastAsia="he-IL"/>
        </w:rPr>
        <w:t>פרשנות, התשמ"א-1981</w:t>
      </w:r>
      <w:r w:rsidRPr="00C140D3">
        <w:rPr>
          <w:rFonts w:ascii="Times New Roman" w:eastAsia="Times New Roman" w:hAnsi="Times New Roman" w:cs="David"/>
          <w:sz w:val="20"/>
          <w:szCs w:val="24"/>
          <w:rtl/>
          <w:lang w:eastAsia="he-IL"/>
        </w:rPr>
        <w:t xml:space="preserve"> לרבות כל </w:t>
      </w:r>
      <w:r w:rsidRPr="00C140D3">
        <w:rPr>
          <w:rFonts w:ascii="Times New Roman" w:eastAsia="Times New Roman" w:hAnsi="Times New Roman" w:cs="David" w:hint="cs"/>
          <w:sz w:val="20"/>
          <w:szCs w:val="24"/>
          <w:rtl/>
          <w:lang w:eastAsia="he-IL"/>
        </w:rPr>
        <w:t xml:space="preserve">תקנה ו/או </w:t>
      </w:r>
      <w:r w:rsidRPr="00C140D3">
        <w:rPr>
          <w:rFonts w:ascii="Times New Roman" w:eastAsia="Times New Roman" w:hAnsi="Times New Roman" w:cs="David"/>
          <w:sz w:val="20"/>
          <w:szCs w:val="24"/>
          <w:rtl/>
          <w:lang w:eastAsia="he-IL"/>
        </w:rPr>
        <w:t>הוראה של רשות מוסמכת בתוקף סמכותה על פי הדין.</w:t>
      </w:r>
    </w:p>
    <w:p w14:paraId="38E83A44"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100CE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הרשות</w:t>
      </w:r>
    </w:p>
    <w:p w14:paraId="42CB0D32"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המקומית</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המצ"ב.</w:t>
      </w:r>
    </w:p>
    <w:p w14:paraId="02C621DE"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0DE7F1" w14:textId="77777777" w:rsidR="00C140D3" w:rsidRPr="00C140D3" w:rsidRDefault="00C140D3" w:rsidP="00C140D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b/>
          <w:bCs/>
          <w:sz w:val="20"/>
          <w:szCs w:val="24"/>
          <w:rtl/>
          <w:lang w:eastAsia="he-IL"/>
        </w:rPr>
        <w:t>חוזה</w:t>
      </w:r>
    </w:p>
    <w:p w14:paraId="5E87B50F"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 הפיתוח</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r>
      <w:r w:rsidRPr="00C140D3">
        <w:rPr>
          <w:rFonts w:ascii="Times New Roman" w:eastAsia="Times New Roman" w:hAnsi="Times New Roman" w:cs="David"/>
          <w:sz w:val="20"/>
          <w:szCs w:val="24"/>
          <w:rtl/>
          <w:lang w:eastAsia="he-IL"/>
        </w:rPr>
        <w:tab/>
        <w:t xml:space="preserve">כמוגדר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w:t>
      </w:r>
    </w:p>
    <w:p w14:paraId="1739ED3D" w14:textId="77777777" w:rsidR="00C140D3" w:rsidRPr="00C140D3" w:rsidRDefault="00C140D3" w:rsidP="00C140D3">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44EFDD3"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הכותרות בחוזה זה </w:t>
      </w:r>
      <w:r w:rsidRPr="00C140D3">
        <w:rPr>
          <w:rFonts w:ascii="Times New Roman" w:eastAsia="Times New Roman" w:hAnsi="Times New Roman" w:cs="David" w:hint="cs"/>
          <w:sz w:val="20"/>
          <w:szCs w:val="24"/>
          <w:rtl/>
          <w:lang w:eastAsia="he-IL"/>
        </w:rPr>
        <w:t xml:space="preserve">הינן לנוחיות בלבד ובכל מקרה </w:t>
      </w:r>
      <w:r w:rsidRPr="00C140D3">
        <w:rPr>
          <w:rFonts w:ascii="Times New Roman" w:eastAsia="Times New Roman" w:hAnsi="Times New Roman" w:cs="David"/>
          <w:sz w:val="20"/>
          <w:szCs w:val="24"/>
          <w:rtl/>
          <w:lang w:eastAsia="he-IL"/>
        </w:rPr>
        <w:t xml:space="preserve">לא ישמשו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פרש</w:t>
      </w:r>
      <w:r w:rsidRPr="00C140D3">
        <w:rPr>
          <w:rFonts w:ascii="Times New Roman" w:eastAsia="Times New Roman" w:hAnsi="Times New Roman" w:cs="David" w:hint="cs"/>
          <w:sz w:val="20"/>
          <w:szCs w:val="24"/>
          <w:rtl/>
          <w:lang w:eastAsia="he-IL"/>
        </w:rPr>
        <w:t>נות</w:t>
      </w:r>
      <w:r w:rsidRPr="00C140D3">
        <w:rPr>
          <w:rFonts w:ascii="Times New Roman" w:eastAsia="Times New Roman" w:hAnsi="Times New Roman" w:cs="David"/>
          <w:sz w:val="20"/>
          <w:szCs w:val="24"/>
          <w:rtl/>
          <w:lang w:eastAsia="he-IL"/>
        </w:rPr>
        <w:t>ו.</w:t>
      </w:r>
    </w:p>
    <w:p w14:paraId="056C582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הנספחים לחוזה זה מהווים חלק בלתי נפרד הימנו ואלה הם:</w:t>
      </w:r>
    </w:p>
    <w:p w14:paraId="287DA09D"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6876A78"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א'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כללי;</w:t>
      </w:r>
    </w:p>
    <w:p w14:paraId="440C69B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נספח 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שירותי המתכנן;</w:t>
      </w:r>
    </w:p>
    <w:p w14:paraId="2B406F84"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ג'</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lang w:eastAsia="he-IL"/>
        </w:rPr>
        <w:t>–</w:t>
      </w:r>
      <w:r w:rsidRPr="00C140D3">
        <w:rPr>
          <w:rFonts w:ascii="Times New Roman" w:eastAsia="Times New Roman" w:hAnsi="Times New Roman" w:cs="David"/>
          <w:color w:val="000000"/>
          <w:sz w:val="20"/>
          <w:szCs w:val="24"/>
          <w:rtl/>
          <w:lang w:eastAsia="he-IL"/>
        </w:rPr>
        <w:t xml:space="preserve"> </w:t>
      </w:r>
      <w:r w:rsidRPr="00C140D3">
        <w:rPr>
          <w:rFonts w:ascii="Times New Roman" w:eastAsia="Times New Roman" w:hAnsi="Times New Roman" w:cs="David"/>
          <w:color w:val="000000"/>
          <w:sz w:val="20"/>
          <w:szCs w:val="24"/>
          <w:rtl/>
          <w:lang w:eastAsia="he-IL"/>
        </w:rPr>
        <w:tab/>
        <w:t>לוח זמנים;</w:t>
      </w:r>
    </w:p>
    <w:p w14:paraId="6202F338"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ד'</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שכר המתכנן;</w:t>
      </w:r>
    </w:p>
    <w:p w14:paraId="26398423"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C140D3">
        <w:rPr>
          <w:rFonts w:ascii="Times New Roman" w:eastAsia="Times New Roman" w:hAnsi="Times New Roman" w:cs="David"/>
          <w:b/>
          <w:bCs/>
          <w:color w:val="000000"/>
          <w:sz w:val="20"/>
          <w:szCs w:val="24"/>
          <w:rtl/>
          <w:lang w:eastAsia="he-IL"/>
        </w:rPr>
        <w:t>נספח ה'</w:t>
      </w:r>
      <w:r w:rsidRPr="00C140D3">
        <w:rPr>
          <w:rFonts w:ascii="Times New Roman" w:eastAsia="Times New Roman" w:hAnsi="Times New Roman" w:cs="David"/>
          <w:color w:val="000000"/>
          <w:sz w:val="20"/>
          <w:szCs w:val="24"/>
          <w:rtl/>
          <w:lang w:eastAsia="he-IL"/>
        </w:rPr>
        <w:t xml:space="preserve"> - </w:t>
      </w:r>
      <w:r w:rsidRPr="00C140D3">
        <w:rPr>
          <w:rFonts w:ascii="Times New Roman" w:eastAsia="Times New Roman" w:hAnsi="Times New Roman" w:cs="David"/>
          <w:color w:val="000000"/>
          <w:sz w:val="20"/>
          <w:szCs w:val="24"/>
          <w:rtl/>
          <w:lang w:eastAsia="he-IL"/>
        </w:rPr>
        <w:tab/>
        <w:t>תשלומי שכר המתכנן;</w:t>
      </w:r>
    </w:p>
    <w:p w14:paraId="078EEF8F"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rtl/>
          <w:lang w:eastAsia="he-IL"/>
        </w:rPr>
        <w:t xml:space="preserve">נספח ו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הצהרה והתחייבות לשמירת סודיות;</w:t>
      </w:r>
    </w:p>
    <w:p w14:paraId="1189074F"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0EA2AAE" w14:textId="77777777" w:rsidR="003811C6" w:rsidRDefault="003811C6" w:rsidP="003811C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42742BE7"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ח'</w:t>
      </w:r>
      <w:r w:rsidRPr="00C140D3">
        <w:rPr>
          <w:rFonts w:ascii="Times New Roman" w:eastAsia="Times New Roman" w:hAnsi="Times New Roman" w:cs="David"/>
          <w:sz w:val="20"/>
          <w:szCs w:val="24"/>
          <w:rtl/>
          <w:lang w:eastAsia="he-IL"/>
        </w:rPr>
        <w:t xml:space="preserve"> - </w:t>
      </w:r>
      <w:r w:rsidRPr="00C140D3">
        <w:rPr>
          <w:rFonts w:ascii="Times New Roman" w:eastAsia="Times New Roman" w:hAnsi="Times New Roman" w:cs="David"/>
          <w:sz w:val="20"/>
          <w:szCs w:val="24"/>
          <w:rtl/>
          <w:lang w:eastAsia="he-IL"/>
        </w:rPr>
        <w:tab/>
        <w:t>רשימת התכניות והמסמכים שעל המתכנן להנפיק</w:t>
      </w:r>
      <w:r w:rsidR="003811C6">
        <w:rPr>
          <w:rFonts w:ascii="Times New Roman" w:eastAsia="Times New Roman" w:hAnsi="Times New Roman" w:cs="David" w:hint="cs"/>
          <w:sz w:val="20"/>
          <w:szCs w:val="24"/>
          <w:rtl/>
          <w:lang w:eastAsia="he-IL"/>
        </w:rPr>
        <w:t>;</w:t>
      </w:r>
    </w:p>
    <w:p w14:paraId="7DC51CD3" w14:textId="77777777" w:rsidR="00C140D3" w:rsidRPr="00C140D3" w:rsidRDefault="00C140D3" w:rsidP="00C140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נספח ט'</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sz w:val="20"/>
          <w:szCs w:val="24"/>
          <w:rtl/>
          <w:lang w:eastAsia="he-IL"/>
        </w:rPr>
        <w:tab/>
        <w:t>אישור להשלמת הפרויקט/קטע מהפרויקט</w:t>
      </w:r>
      <w:r w:rsidR="003811C6">
        <w:rPr>
          <w:rFonts w:ascii="Times New Roman" w:eastAsia="Times New Roman" w:hAnsi="Times New Roman" w:cs="David" w:hint="cs"/>
          <w:sz w:val="20"/>
          <w:szCs w:val="24"/>
          <w:rtl/>
          <w:lang w:eastAsia="he-IL"/>
        </w:rPr>
        <w:t>;</w:t>
      </w:r>
    </w:p>
    <w:p w14:paraId="0DEFB7AD" w14:textId="77777777" w:rsidR="00C140D3" w:rsidRPr="00C140D3" w:rsidRDefault="00C140D3" w:rsidP="00C140D3">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C140D3">
        <w:rPr>
          <w:rFonts w:ascii="Times New Roman" w:eastAsia="Times New Roman" w:hAnsi="Times New Roman" w:cs="David"/>
          <w:b/>
          <w:bCs/>
          <w:sz w:val="20"/>
          <w:szCs w:val="24"/>
          <w:rtl/>
          <w:lang w:eastAsia="he-IL"/>
        </w:rPr>
        <w:t xml:space="preserve">נספח י' </w:t>
      </w:r>
      <w:r w:rsidRPr="00C140D3">
        <w:rPr>
          <w:rFonts w:ascii="Times New Roman" w:eastAsia="Times New Roman" w:hAnsi="Times New Roman" w:cs="David"/>
          <w:sz w:val="20"/>
          <w:szCs w:val="24"/>
          <w:rtl/>
          <w:lang w:eastAsia="he-IL"/>
        </w:rPr>
        <w:t>-</w:t>
      </w:r>
      <w:r w:rsidRPr="00C140D3">
        <w:rPr>
          <w:rFonts w:ascii="Times New Roman" w:eastAsia="Times New Roman" w:hAnsi="Times New Roman" w:cs="David"/>
          <w:sz w:val="20"/>
          <w:szCs w:val="24"/>
          <w:rtl/>
          <w:lang w:eastAsia="he-IL"/>
        </w:rPr>
        <w:tab/>
        <w:t>נספח היעדר תביעות</w:t>
      </w:r>
      <w:r w:rsidR="003811C6">
        <w:rPr>
          <w:rFonts w:ascii="Times New Roman" w:eastAsia="Times New Roman" w:hAnsi="Times New Roman" w:cs="David" w:hint="cs"/>
          <w:sz w:val="20"/>
          <w:szCs w:val="24"/>
          <w:rtl/>
          <w:lang w:eastAsia="he-IL"/>
        </w:rPr>
        <w:t>;</w:t>
      </w:r>
    </w:p>
    <w:p w14:paraId="4066266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שירותי המתכנן</w:t>
      </w:r>
    </w:p>
    <w:p w14:paraId="29DC7DB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מוסר בזה למתכנן והמתכנן מקבל על עצמו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p>
    <w:p w14:paraId="0ACE7FD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ומאשר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הינו מכיר ויודע את כל הנדרש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וכי הינו מורשה על 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דין למתן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 xml:space="preserve"> המתכנן, לרבות</w:t>
      </w:r>
      <w:r w:rsidRPr="00C140D3">
        <w:rPr>
          <w:rFonts w:ascii="Times New Roman" w:eastAsia="Times New Roman" w:hAnsi="Times New Roman" w:cs="David" w:hint="cs"/>
          <w:sz w:val="20"/>
          <w:szCs w:val="24"/>
          <w:rtl/>
          <w:lang w:eastAsia="he-IL"/>
        </w:rPr>
        <w:t xml:space="preserve"> אך לא רק</w:t>
      </w:r>
      <w:r w:rsidRPr="00C140D3">
        <w:rPr>
          <w:rFonts w:ascii="Times New Roman" w:eastAsia="Times New Roman" w:hAnsi="Times New Roman" w:cs="David"/>
          <w:sz w:val="20"/>
          <w:szCs w:val="24"/>
          <w:rtl/>
          <w:lang w:eastAsia="he-IL"/>
        </w:rPr>
        <w:t>,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חוק המהנדסים והאדריכלים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תשי"ח - 1958, כי יש בידו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שיון </w:t>
      </w:r>
      <w:r w:rsidRPr="00C140D3">
        <w:rPr>
          <w:rFonts w:ascii="Times New Roman" w:eastAsia="Times New Roman" w:hAnsi="Times New Roman" w:cs="David" w:hint="cs"/>
          <w:sz w:val="20"/>
          <w:szCs w:val="24"/>
          <w:rtl/>
          <w:lang w:eastAsia="he-IL"/>
        </w:rPr>
        <w:t xml:space="preserve">בר </w:t>
      </w:r>
      <w:r w:rsidRPr="00C140D3">
        <w:rPr>
          <w:rFonts w:ascii="Times New Roman" w:eastAsia="Times New Roman" w:hAnsi="Times New Roman" w:cs="David"/>
          <w:sz w:val="20"/>
          <w:szCs w:val="24"/>
          <w:rtl/>
          <w:lang w:eastAsia="he-IL"/>
        </w:rPr>
        <w:t>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קף לביצוע שירותי </w:t>
      </w:r>
      <w:r w:rsidRPr="00C140D3">
        <w:rPr>
          <w:rFonts w:ascii="Times New Roman" w:eastAsia="Times New Roman" w:hAnsi="Times New Roman" w:cs="David" w:hint="cs"/>
          <w:sz w:val="20"/>
          <w:szCs w:val="24"/>
          <w:rtl/>
          <w:lang w:eastAsia="he-IL"/>
        </w:rPr>
        <w:t xml:space="preserve"> המתכנן על פי הדין</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כי הוא בעל הכישורים, הר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שיונות, הידע, הניסיון והאמצעים המאפשרים לו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ביצועם ברמה מקצועית גבוהה ובהתאם למותנה בחוזה.</w:t>
      </w:r>
    </w:p>
    <w:p w14:paraId="2F0BFA3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 לו שש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שיקול דעתו</w:t>
      </w:r>
      <w:r w:rsidRPr="00C140D3">
        <w:rPr>
          <w:rFonts w:ascii="Times New Roman" w:eastAsia="Times New Roman" w:hAnsi="Times New Roman" w:cs="David" w:hint="cs"/>
          <w:sz w:val="20"/>
          <w:szCs w:val="24"/>
          <w:rtl/>
          <w:lang w:eastAsia="he-IL"/>
        </w:rPr>
        <w:t xml:space="preserve"> הבלעדי</w:t>
      </w:r>
      <w:r w:rsidRPr="00C140D3">
        <w:rPr>
          <w:rFonts w:ascii="Times New Roman" w:eastAsia="Times New Roman" w:hAnsi="Times New Roman" w:cs="David"/>
          <w:sz w:val="20"/>
          <w:szCs w:val="24"/>
          <w:rtl/>
          <w:lang w:eastAsia="he-IL"/>
        </w:rPr>
        <w:t xml:space="preserve"> ו</w:t>
      </w:r>
      <w:r w:rsidRPr="00C140D3">
        <w:rPr>
          <w:rFonts w:ascii="Times New Roman" w:eastAsia="Times New Roman" w:hAnsi="Times New Roman" w:cs="David" w:hint="cs"/>
          <w:sz w:val="20"/>
          <w:szCs w:val="24"/>
          <w:rtl/>
          <w:lang w:eastAsia="he-IL"/>
        </w:rPr>
        <w:t xml:space="preserve">כי </w:t>
      </w:r>
      <w:r w:rsidRPr="00C140D3">
        <w:rPr>
          <w:rFonts w:ascii="Times New Roman" w:eastAsia="Times New Roman" w:hAnsi="Times New Roman" w:cs="David"/>
          <w:sz w:val="20"/>
          <w:szCs w:val="24"/>
          <w:rtl/>
          <w:lang w:eastAsia="he-IL"/>
        </w:rPr>
        <w:t xml:space="preserve">הם יינתנו על ידו בשלבי 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עוד</w:t>
      </w:r>
      <w:r w:rsidRPr="00C140D3">
        <w:rPr>
          <w:rFonts w:ascii="Times New Roman" w:eastAsia="Times New Roman" w:hAnsi="Times New Roman" w:cs="David"/>
          <w:sz w:val="20"/>
          <w:szCs w:val="24"/>
          <w:rtl/>
          <w:lang w:eastAsia="he-IL"/>
        </w:rPr>
        <w:t xml:space="preserve"> מוסיף ומצהיר</w:t>
      </w:r>
      <w:r w:rsidRPr="00C140D3">
        <w:rPr>
          <w:rFonts w:ascii="Times New Roman" w:eastAsia="Times New Roman" w:hAnsi="Times New Roman" w:cs="David" w:hint="cs"/>
          <w:sz w:val="20"/>
          <w:szCs w:val="24"/>
          <w:rtl/>
          <w:lang w:eastAsia="he-IL"/>
        </w:rPr>
        <w:t xml:space="preserve"> המתכנן,</w:t>
      </w:r>
      <w:r w:rsidRPr="00C140D3">
        <w:rPr>
          <w:rFonts w:ascii="Times New Roman" w:eastAsia="Times New Roman" w:hAnsi="Times New Roman" w:cs="David"/>
          <w:sz w:val="20"/>
          <w:szCs w:val="24"/>
          <w:rtl/>
          <w:lang w:eastAsia="he-IL"/>
        </w:rPr>
        <w:t xml:space="preserve"> כי ידוע לו שהמזמין אינו מתחייב להזמין מ</w:t>
      </w:r>
      <w:r w:rsidRPr="00C140D3">
        <w:rPr>
          <w:rFonts w:ascii="Times New Roman" w:eastAsia="Times New Roman" w:hAnsi="Times New Roman" w:cs="David" w:hint="cs"/>
          <w:sz w:val="20"/>
          <w:szCs w:val="24"/>
          <w:rtl/>
          <w:lang w:eastAsia="he-IL"/>
        </w:rPr>
        <w:t>מנו</w:t>
      </w:r>
      <w:r w:rsidRPr="00C140D3">
        <w:rPr>
          <w:rFonts w:ascii="Times New Roman" w:eastAsia="Times New Roman" w:hAnsi="Times New Roman" w:cs="David"/>
          <w:sz w:val="20"/>
          <w:szCs w:val="24"/>
          <w:rtl/>
          <w:lang w:eastAsia="he-IL"/>
        </w:rPr>
        <w:t xml:space="preserve"> שירותים נוספים מעבר לנקוב בחוזה זה ו</w:t>
      </w:r>
      <w:r w:rsidRPr="00C140D3">
        <w:rPr>
          <w:rFonts w:ascii="Times New Roman" w:eastAsia="Times New Roman" w:hAnsi="Times New Roman" w:cs="David" w:hint="cs"/>
          <w:sz w:val="20"/>
          <w:szCs w:val="24"/>
          <w:rtl/>
          <w:lang w:eastAsia="he-IL"/>
        </w:rPr>
        <w:t xml:space="preserve">כמפורט </w:t>
      </w:r>
      <w:r w:rsidRPr="00C140D3">
        <w:rPr>
          <w:rFonts w:ascii="Times New Roman" w:eastAsia="Times New Roman" w:hAnsi="Times New Roman" w:cs="David"/>
          <w:sz w:val="20"/>
          <w:szCs w:val="24"/>
          <w:rtl/>
          <w:lang w:eastAsia="he-IL"/>
        </w:rPr>
        <w:t xml:space="preserve">בנספח </w:t>
      </w:r>
      <w:r w:rsidRPr="00C140D3">
        <w:rPr>
          <w:rFonts w:ascii="Times New Roman" w:eastAsia="Times New Roman" w:hAnsi="Times New Roman" w:cs="David"/>
          <w:bCs/>
          <w:sz w:val="20"/>
          <w:szCs w:val="24"/>
          <w:rtl/>
          <w:lang w:eastAsia="he-IL"/>
        </w:rPr>
        <w:t xml:space="preserve">ב'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w:t>
      </w:r>
    </w:p>
    <w:p w14:paraId="798B851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87CE2FF"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שיקבעו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ע"י המזמין ויהיה חייב לנהוג לפיהם ולקיימם ללא סטייה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הוראה</w:t>
      </w:r>
      <w:r w:rsidRPr="00C140D3">
        <w:rPr>
          <w:rFonts w:ascii="Times New Roman" w:eastAsia="Times New Roman" w:hAnsi="Times New Roman" w:cs="David" w:hint="cs"/>
          <w:sz w:val="20"/>
          <w:szCs w:val="24"/>
          <w:rtl/>
          <w:lang w:eastAsia="he-IL"/>
        </w:rPr>
        <w:t xml:space="preserve"> מפורשת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מהמזמין.</w:t>
      </w:r>
    </w:p>
    <w:p w14:paraId="6A1D3A5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הכל כפי שיקבע ע"י המנהל. כן מתחייב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להשתתף בת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אום מראש בכל ישיבות התיאום אליהן יוזמן.</w:t>
      </w:r>
    </w:p>
    <w:p w14:paraId="7E54C0A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ישמור על נוהלי קשר, תיאום,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שום וצורת המסמכים לפי דרישת המנהל.</w:t>
      </w:r>
    </w:p>
    <w:p w14:paraId="146F895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עוד לא יקבע אחרת ע"י המזמין, יהיה המנהל כ</w:t>
      </w:r>
      <w:r w:rsidRPr="00C140D3">
        <w:rPr>
          <w:rFonts w:ascii="Times New Roman" w:eastAsia="Times New Roman" w:hAnsi="Times New Roman" w:cs="David" w:hint="cs"/>
          <w:sz w:val="20"/>
          <w:szCs w:val="24"/>
          <w:rtl/>
          <w:lang w:eastAsia="he-IL"/>
        </w:rPr>
        <w:t>הגדרתו</w:t>
      </w:r>
      <w:r w:rsidRPr="00C140D3">
        <w:rPr>
          <w:rFonts w:ascii="Times New Roman" w:eastAsia="Times New Roman" w:hAnsi="Times New Roman" w:cs="David"/>
          <w:sz w:val="20"/>
          <w:szCs w:val="24"/>
          <w:rtl/>
          <w:lang w:eastAsia="he-IL"/>
        </w:rPr>
        <w:t xml:space="preserve"> בנספח </w:t>
      </w:r>
      <w:r w:rsidRPr="00C140D3">
        <w:rPr>
          <w:rFonts w:ascii="Times New Roman" w:eastAsia="Times New Roman" w:hAnsi="Times New Roman" w:cs="David"/>
          <w:bCs/>
          <w:sz w:val="20"/>
          <w:szCs w:val="24"/>
          <w:rtl/>
          <w:lang w:eastAsia="he-IL"/>
        </w:rPr>
        <w:t xml:space="preserve">א' </w:t>
      </w:r>
      <w:r w:rsidRPr="00C140D3">
        <w:rPr>
          <w:rFonts w:ascii="Times New Roman" w:eastAsia="Times New Roman" w:hAnsi="Times New Roman" w:cs="David"/>
          <w:sz w:val="20"/>
          <w:szCs w:val="24"/>
          <w:rtl/>
          <w:lang w:eastAsia="he-IL"/>
        </w:rPr>
        <w:t>ועל המתכנן להיות</w:t>
      </w:r>
      <w:r w:rsidRPr="00C140D3">
        <w:rPr>
          <w:rFonts w:ascii="Times New Roman" w:eastAsia="Times New Roman" w:hAnsi="Times New Roman" w:cs="David" w:hint="cs"/>
          <w:sz w:val="20"/>
          <w:szCs w:val="24"/>
          <w:rtl/>
          <w:lang w:eastAsia="he-IL"/>
        </w:rPr>
        <w:t xml:space="preserve"> עמו</w:t>
      </w:r>
      <w:r w:rsidRPr="00C140D3">
        <w:rPr>
          <w:rFonts w:ascii="Times New Roman" w:eastAsia="Times New Roman" w:hAnsi="Times New Roman" w:cs="David"/>
          <w:sz w:val="20"/>
          <w:szCs w:val="24"/>
          <w:rtl/>
          <w:lang w:eastAsia="he-IL"/>
        </w:rPr>
        <w:t xml:space="preserve"> בקשר מתמי</w:t>
      </w:r>
      <w:r w:rsidRPr="00C140D3">
        <w:rPr>
          <w:rFonts w:ascii="Times New Roman" w:eastAsia="Times New Roman" w:hAnsi="Times New Roman" w:cs="David" w:hint="cs"/>
          <w:sz w:val="20"/>
          <w:szCs w:val="24"/>
          <w:rtl/>
          <w:lang w:eastAsia="he-IL"/>
        </w:rPr>
        <w:t>ד</w:t>
      </w:r>
      <w:r w:rsidRPr="00C140D3">
        <w:rPr>
          <w:rFonts w:ascii="Times New Roman" w:eastAsia="Times New Roman" w:hAnsi="Times New Roman" w:cs="David"/>
          <w:sz w:val="20"/>
          <w:szCs w:val="24"/>
          <w:rtl/>
          <w:lang w:eastAsia="he-IL"/>
        </w:rPr>
        <w:t xml:space="preserve"> ולתאם עמו את כל פעולותיו, אלא אם נקבע </w:t>
      </w:r>
      <w:r w:rsidRPr="00C140D3">
        <w:rPr>
          <w:rFonts w:ascii="Times New Roman" w:eastAsia="Times New Roman" w:hAnsi="Times New Roman" w:cs="David" w:hint="cs"/>
          <w:sz w:val="20"/>
          <w:szCs w:val="24"/>
          <w:rtl/>
          <w:lang w:eastAsia="he-IL"/>
        </w:rPr>
        <w:t xml:space="preserve">מפורשות </w:t>
      </w:r>
      <w:r w:rsidRPr="00C140D3">
        <w:rPr>
          <w:rFonts w:ascii="Times New Roman" w:eastAsia="Times New Roman" w:hAnsi="Times New Roman" w:cs="David"/>
          <w:sz w:val="20"/>
          <w:szCs w:val="24"/>
          <w:rtl/>
          <w:lang w:eastAsia="he-IL"/>
        </w:rPr>
        <w:t>אחרת ע"י המזמין.</w:t>
      </w:r>
    </w:p>
    <w:p w14:paraId="15F535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ידועות לו הוראות כל התכניות הקיימות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C140D3">
        <w:rPr>
          <w:rFonts w:ascii="Times New Roman" w:eastAsia="Times New Roman" w:hAnsi="Times New Roman" w:cs="David" w:hint="cs"/>
          <w:sz w:val="20"/>
          <w:szCs w:val="24"/>
          <w:rtl/>
          <w:lang w:eastAsia="he-IL"/>
        </w:rPr>
        <w:t>יהם של</w:t>
      </w:r>
      <w:r w:rsidRPr="00C140D3">
        <w:rPr>
          <w:rFonts w:ascii="Times New Roman" w:eastAsia="Times New Roman" w:hAnsi="Times New Roman" w:cs="David"/>
          <w:sz w:val="20"/>
          <w:szCs w:val="24"/>
          <w:rtl/>
          <w:lang w:eastAsia="he-IL"/>
        </w:rPr>
        <w:t xml:space="preserve"> הדין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הנהלים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התקנים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התקנות החלים בקשר עם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והוא מתחייב לפעול בהתאם לקבוע בהם.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מצהיר המתכנן כי </w:t>
      </w:r>
      <w:r w:rsidRPr="00C140D3">
        <w:rPr>
          <w:rFonts w:ascii="Times New Roman" w:eastAsia="Times New Roman" w:hAnsi="Times New Roman" w:cs="David" w:hint="cs"/>
          <w:sz w:val="20"/>
          <w:szCs w:val="24"/>
          <w:rtl/>
          <w:lang w:eastAsia="he-IL"/>
        </w:rPr>
        <w:t xml:space="preserve">הוא </w:t>
      </w:r>
      <w:r w:rsidRPr="00C140D3">
        <w:rPr>
          <w:rFonts w:ascii="Times New Roman" w:eastAsia="Times New Roman" w:hAnsi="Times New Roman" w:cs="David"/>
          <w:sz w:val="20"/>
          <w:szCs w:val="24"/>
          <w:rtl/>
          <w:lang w:eastAsia="he-IL"/>
        </w:rPr>
        <w:t xml:space="preserve">בדק בעצמו את כל הנושאים הרלוונטיים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AFF7C7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להפיק את כל התכניות </w:t>
      </w:r>
      <w:r w:rsidRPr="00C140D3">
        <w:rPr>
          <w:rFonts w:ascii="Times New Roman" w:eastAsia="Times New Roman" w:hAnsi="Times New Roman" w:cs="David" w:hint="cs"/>
          <w:sz w:val="20"/>
          <w:szCs w:val="24"/>
          <w:rtl/>
          <w:lang w:eastAsia="he-IL"/>
        </w:rPr>
        <w:t>נשוא</w:t>
      </w:r>
      <w:r w:rsidRPr="00C140D3">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באמצעות מחשב בתוכנה או בקבצים במתכונת הקבועה בנספח </w:t>
      </w:r>
      <w:r w:rsidRPr="00C140D3">
        <w:rPr>
          <w:rFonts w:ascii="Times New Roman" w:eastAsia="Times New Roman" w:hAnsi="Times New Roman" w:cs="David"/>
          <w:b/>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וע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C140D3">
        <w:rPr>
          <w:rFonts w:ascii="Times New Roman" w:eastAsia="Times New Roman" w:hAnsi="Times New Roman" w:cs="David" w:hint="cs"/>
          <w:sz w:val="20"/>
          <w:szCs w:val="24"/>
          <w:rtl/>
          <w:lang w:eastAsia="he-IL"/>
        </w:rPr>
        <w:t xml:space="preserve"> בנספח </w:t>
      </w:r>
      <w:r w:rsidRPr="00C140D3">
        <w:rPr>
          <w:rFonts w:ascii="Times New Roman" w:eastAsia="Times New Roman" w:hAnsi="Times New Roman" w:cs="David" w:hint="cs"/>
          <w:b/>
          <w:bCs/>
          <w:sz w:val="20"/>
          <w:szCs w:val="24"/>
          <w:rtl/>
          <w:lang w:eastAsia="he-IL"/>
        </w:rPr>
        <w:t>א'</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w:t>
      </w:r>
    </w:p>
    <w:p w14:paraId="3656F34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יגיש ליועצים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C140D3">
        <w:rPr>
          <w:rFonts w:ascii="Times New Roman" w:eastAsia="Times New Roman" w:hAnsi="Times New Roman" w:cs="David" w:hint="cs"/>
          <w:sz w:val="20"/>
          <w:szCs w:val="24"/>
          <w:rtl/>
          <w:lang w:eastAsia="he-IL"/>
        </w:rPr>
        <w:t xml:space="preserve">מפורשות על פי </w:t>
      </w:r>
      <w:r w:rsidRPr="00C140D3">
        <w:rPr>
          <w:rFonts w:ascii="Times New Roman" w:eastAsia="Times New Roman" w:hAnsi="Times New Roman" w:cs="David"/>
          <w:sz w:val="20"/>
          <w:szCs w:val="24"/>
          <w:rtl/>
          <w:lang w:eastAsia="he-IL"/>
        </w:rPr>
        <w:t>חוזה זה.</w:t>
      </w:r>
    </w:p>
    <w:p w14:paraId="40BF524B" w14:textId="1E1A821A"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אין לו ולא תהינה לו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תביעות ו/או טענות</w:t>
      </w:r>
      <w:r w:rsidRPr="00C140D3">
        <w:rPr>
          <w:rFonts w:ascii="Times New Roman" w:eastAsia="Times New Roman" w:hAnsi="Times New Roman" w:cs="David" w:hint="cs"/>
          <w:sz w:val="20"/>
          <w:szCs w:val="24"/>
          <w:rtl/>
          <w:lang w:eastAsia="he-IL"/>
        </w:rPr>
        <w:t xml:space="preserve"> ו/או דרישות ו/או תלונות</w:t>
      </w:r>
      <w:r w:rsidRPr="00C140D3">
        <w:rPr>
          <w:rFonts w:ascii="Times New Roman" w:eastAsia="Times New Roman" w:hAnsi="Times New Roman" w:cs="David"/>
          <w:sz w:val="20"/>
          <w:szCs w:val="24"/>
          <w:rtl/>
          <w:lang w:eastAsia="he-IL"/>
        </w:rPr>
        <w:t xml:space="preserve"> כלפי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כלפי המתכננים האחרים בגין מסירת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כאמור. משמסר המזמין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 xml:space="preserve">ביצוע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שירותים כאמור למתכנן אחר, מתחייב המתכנן לשתף עמו פעולה ככל שיידרש.</w:t>
      </w:r>
      <w:ins w:id="5" w:author="Meryl Etman [2]" w:date="2021-12-30T14:17:00Z">
        <w:r w:rsidR="009533D8">
          <w:rPr>
            <w:rFonts w:ascii="Times New Roman" w:eastAsia="Times New Roman" w:hAnsi="Times New Roman" w:cs="David" w:hint="cs"/>
            <w:sz w:val="20"/>
            <w:szCs w:val="24"/>
            <w:rtl/>
            <w:lang w:eastAsia="he-IL"/>
          </w:rPr>
          <w:t xml:space="preserve"> מובהר כי אם תתבצע העברת השירותים כאמור, המתכנן יישא באחריות עבור השירותים שביצע בלבד.</w:t>
        </w:r>
      </w:ins>
    </w:p>
    <w:p w14:paraId="06C4D1E1"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C140D3">
        <w:rPr>
          <w:rFonts w:ascii="Times New Roman" w:eastAsia="Times New Roman" w:hAnsi="Times New Roman" w:cs="David"/>
          <w:sz w:val="24"/>
          <w:szCs w:val="24"/>
          <w:lang w:eastAsia="he-IL"/>
        </w:rPr>
        <w:t>view</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hint="cs"/>
          <w:sz w:val="20"/>
          <w:szCs w:val="24"/>
          <w:rtl/>
          <w:lang w:eastAsia="he-IL"/>
        </w:rPr>
        <w:t>", "רמדורנט"</w:t>
      </w:r>
      <w:r w:rsidRPr="00C140D3">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C140D3">
        <w:rPr>
          <w:rFonts w:ascii="Times New Roman" w:eastAsia="Times New Roman" w:hAnsi="Times New Roman" w:cs="David" w:hint="cs"/>
          <w:sz w:val="20"/>
          <w:szCs w:val="24"/>
          <w:rtl/>
          <w:lang w:eastAsia="he-IL"/>
        </w:rPr>
        <w:t>.</w:t>
      </w:r>
    </w:p>
    <w:p w14:paraId="47B454E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צוות עובדים ואמצעים</w:t>
      </w:r>
    </w:p>
    <w:p w14:paraId="6C2A8D5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יקיים משרד מאויש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מאורגן ומצויד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באופן שיאפשר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בהתאם להוראות חוזה זה.</w:t>
      </w:r>
    </w:p>
    <w:p w14:paraId="377D37D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שהרכבם המספרי והמקצועי של צוות עובדיו, כמפורט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hint="cs"/>
          <w:b/>
          <w:sz w:val="20"/>
          <w:szCs w:val="24"/>
          <w:rtl/>
          <w:lang w:eastAsia="he-IL"/>
        </w:rPr>
        <w:t>המצ"ב,</w:t>
      </w:r>
      <w:r w:rsidRPr="00C140D3">
        <w:rPr>
          <w:rFonts w:ascii="Times New Roman" w:eastAsia="Times New Roman" w:hAnsi="Times New Roman" w:cs="David"/>
          <w:sz w:val="20"/>
          <w:szCs w:val="24"/>
          <w:rtl/>
          <w:lang w:eastAsia="he-IL"/>
        </w:rPr>
        <w:t xml:space="preserve"> יתאים לביצוע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ברמה ובמועדים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9D523D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C140D3">
        <w:rPr>
          <w:rFonts w:ascii="Times New Roman" w:eastAsia="Times New Roman" w:hAnsi="Times New Roman" w:cs="David" w:hint="cs"/>
          <w:sz w:val="20"/>
          <w:szCs w:val="24"/>
          <w:rtl/>
          <w:lang w:eastAsia="he-IL"/>
        </w:rPr>
        <w:t xml:space="preserve">המוחלט </w:t>
      </w:r>
      <w:r w:rsidRPr="00C140D3">
        <w:rPr>
          <w:rFonts w:ascii="Times New Roman" w:eastAsia="Times New Roman" w:hAnsi="Times New Roman" w:cs="David"/>
          <w:sz w:val="20"/>
          <w:szCs w:val="24"/>
          <w:rtl/>
          <w:lang w:eastAsia="he-IL"/>
        </w:rPr>
        <w:t>- להורות למתכנן מ</w:t>
      </w:r>
      <w:r w:rsidRPr="00C140D3">
        <w:rPr>
          <w:rFonts w:ascii="Times New Roman" w:eastAsia="Times New Roman" w:hAnsi="Times New Roman" w:cs="David" w:hint="cs"/>
          <w:sz w:val="20"/>
          <w:szCs w:val="24"/>
          <w:rtl/>
          <w:lang w:eastAsia="he-IL"/>
        </w:rPr>
        <w:t>עת לעת,</w:t>
      </w:r>
      <w:r w:rsidRPr="00C140D3">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0CC503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המצ"ב</w:t>
      </w:r>
      <w:r w:rsidRPr="00C140D3">
        <w:rPr>
          <w:rFonts w:ascii="Times New Roman" w:eastAsia="Times New Roman" w:hAnsi="Times New Roman" w:cs="David"/>
          <w:sz w:val="20"/>
          <w:szCs w:val="24"/>
          <w:rtl/>
          <w:lang w:eastAsia="he-IL"/>
        </w:rPr>
        <w:t>, מנהלו הראשי של המתכנן למטרת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המנהל הראשי</w:t>
      </w:r>
      <w:r w:rsidRPr="00C140D3">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192EEDEF"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w:t>
      </w:r>
      <w:r w:rsidRPr="00C140D3">
        <w:rPr>
          <w:rFonts w:ascii="Times New Roman" w:eastAsia="Times New Roman" w:hAnsi="Times New Roman" w:cs="David" w:hint="cs"/>
          <w:sz w:val="20"/>
          <w:szCs w:val="24"/>
          <w:rtl/>
          <w:lang w:eastAsia="he-IL"/>
        </w:rPr>
        <w:t>צהיר, כי ידוע לו, ש</w:t>
      </w:r>
      <w:r w:rsidRPr="00C140D3">
        <w:rPr>
          <w:rFonts w:ascii="Times New Roman" w:eastAsia="Times New Roman" w:hAnsi="Times New Roman" w:cs="David"/>
          <w:sz w:val="20"/>
          <w:szCs w:val="24"/>
          <w:rtl/>
          <w:lang w:eastAsia="he-IL"/>
        </w:rPr>
        <w:t>במשך כל ת</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קפ</w:t>
      </w:r>
      <w:r w:rsidRPr="00C140D3">
        <w:rPr>
          <w:rFonts w:ascii="Times New Roman" w:eastAsia="Times New Roman" w:hAnsi="Times New Roman" w:cs="David" w:hint="cs"/>
          <w:sz w:val="20"/>
          <w:szCs w:val="24"/>
          <w:rtl/>
          <w:lang w:eastAsia="he-IL"/>
        </w:rPr>
        <w:t>ו של</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יעמוד המנהל הראשי בראשו, יהיה מעורב אישית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התכנון. מבלי לגרוע מהתחייבויות המתכנן כמתחייב מ</w:t>
      </w:r>
      <w:r w:rsidRPr="00C140D3">
        <w:rPr>
          <w:rFonts w:ascii="Times New Roman" w:eastAsia="Times New Roman" w:hAnsi="Times New Roman" w:cs="David" w:hint="cs"/>
          <w:sz w:val="20"/>
          <w:szCs w:val="24"/>
          <w:rtl/>
          <w:lang w:eastAsia="he-IL"/>
        </w:rPr>
        <w:t>חוזה זה,</w:t>
      </w:r>
      <w:r w:rsidRPr="00C140D3">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86A9F06"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6D6381A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 xml:space="preserve">המזמין רשאי </w:t>
      </w:r>
      <w:r w:rsidRPr="00C140D3">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C140D3">
        <w:rPr>
          <w:rFonts w:ascii="Times New Roman" w:eastAsia="Times New Roman" w:hAnsi="Times New Roman" w:cs="David" w:hint="cs"/>
          <w:sz w:val="20"/>
          <w:szCs w:val="24"/>
          <w:rtl/>
          <w:lang w:eastAsia="he-IL"/>
        </w:rPr>
        <w:t xml:space="preserve">אחר </w:t>
      </w:r>
      <w:r w:rsidRPr="00C140D3">
        <w:rPr>
          <w:rFonts w:ascii="Times New Roman" w:eastAsia="Times New Roman" w:hAnsi="Times New Roman" w:cs="David"/>
          <w:sz w:val="20"/>
          <w:szCs w:val="24"/>
          <w:rtl/>
          <w:lang w:eastAsia="he-IL"/>
        </w:rPr>
        <w:t>דרישת המזמין לאלתר.</w:t>
      </w:r>
    </w:p>
    <w:p w14:paraId="1D726AD2"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החלטות המזמין בדבר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ו/או החלפת עובד מעובדי המתכנן תינתנה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המוחלט</w:t>
      </w:r>
      <w:r w:rsidRPr="00C140D3">
        <w:rPr>
          <w:rFonts w:ascii="Times New Roman" w:eastAsia="Times New Roman" w:hAnsi="Times New Roman" w:cs="David" w:hint="cs"/>
          <w:sz w:val="20"/>
          <w:szCs w:val="24"/>
          <w:rtl/>
          <w:lang w:eastAsia="he-IL"/>
        </w:rPr>
        <w:t xml:space="preserve"> של המזמין</w:t>
      </w:r>
      <w:r w:rsidRPr="00C140D3">
        <w:rPr>
          <w:rFonts w:ascii="Times New Roman" w:eastAsia="Times New Roman" w:hAnsi="Times New Roman" w:cs="David"/>
          <w:sz w:val="20"/>
          <w:szCs w:val="24"/>
          <w:rtl/>
          <w:lang w:eastAsia="he-IL"/>
        </w:rPr>
        <w:t xml:space="preserve"> וללא צורך במתן נימוקים</w:t>
      </w:r>
      <w:r w:rsidRPr="00C140D3">
        <w:rPr>
          <w:rFonts w:ascii="Times New Roman" w:eastAsia="Times New Roman" w:hAnsi="Times New Roman" w:cs="David" w:hint="cs"/>
          <w:sz w:val="20"/>
          <w:szCs w:val="24"/>
          <w:rtl/>
          <w:lang w:eastAsia="he-IL"/>
        </w:rPr>
        <w:t xml:space="preserve"> כאלה ואחרים</w:t>
      </w:r>
      <w:r w:rsidRPr="00C140D3">
        <w:rPr>
          <w:rFonts w:ascii="Times New Roman" w:eastAsia="Times New Roman" w:hAnsi="Times New Roman" w:cs="David"/>
          <w:sz w:val="20"/>
          <w:szCs w:val="24"/>
          <w:rtl/>
          <w:lang w:eastAsia="he-IL"/>
        </w:rPr>
        <w:t>. אין בהחלטות אלה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לשחרר את המתכנן מאי</w:t>
      </w:r>
      <w:r w:rsidRPr="00C140D3">
        <w:rPr>
          <w:rFonts w:ascii="Times New Roman" w:eastAsia="Times New Roman" w:hAnsi="Times New Roman" w:cs="David" w:hint="cs"/>
          <w:sz w:val="20"/>
          <w:szCs w:val="24"/>
          <w:rtl/>
          <w:lang w:eastAsia="he-IL"/>
        </w:rPr>
        <w:t>לו</w:t>
      </w:r>
      <w:r w:rsidRPr="00C140D3">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C140D3">
        <w:rPr>
          <w:rFonts w:ascii="Times New Roman" w:eastAsia="Times New Roman" w:hAnsi="Times New Roman" w:cs="David" w:hint="cs"/>
          <w:sz w:val="20"/>
          <w:szCs w:val="24"/>
          <w:rtl/>
          <w:lang w:eastAsia="he-IL"/>
        </w:rPr>
        <w:t xml:space="preserve"> ו/או חבות</w:t>
      </w:r>
      <w:r w:rsidRPr="00C140D3">
        <w:rPr>
          <w:rFonts w:ascii="Times New Roman" w:eastAsia="Times New Roman" w:hAnsi="Times New Roman" w:cs="David"/>
          <w:sz w:val="20"/>
          <w:szCs w:val="24"/>
          <w:rtl/>
          <w:lang w:eastAsia="he-IL"/>
        </w:rPr>
        <w:t xml:space="preserve"> שהיא.</w:t>
      </w:r>
    </w:p>
    <w:p w14:paraId="4978AAC4"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לצייד על חשבונו את צוות עובדיו בכל הציוד הדרוש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w:t>
      </w:r>
      <w:r w:rsidRPr="00C140D3">
        <w:rPr>
          <w:rFonts w:ascii="Times New Roman" w:eastAsia="Times New Roman" w:hAnsi="Times New Roman" w:cs="David" w:hint="cs"/>
          <w:sz w:val="20"/>
          <w:szCs w:val="24"/>
          <w:rtl/>
          <w:lang w:eastAsia="he-IL"/>
        </w:rPr>
        <w:t>האחריות בגין אחזקת</w:t>
      </w:r>
      <w:r w:rsidRPr="00C140D3">
        <w:rPr>
          <w:rFonts w:ascii="Times New Roman" w:eastAsia="Times New Roman" w:hAnsi="Times New Roman" w:cs="David"/>
          <w:sz w:val="20"/>
          <w:szCs w:val="24"/>
          <w:rtl/>
          <w:lang w:eastAsia="he-IL"/>
        </w:rPr>
        <w:t xml:space="preserve"> ושמיר</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ציוד</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תהיה בידי המתכנן ועל חשבונו, והמזמין לא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בכל אחריות </w:t>
      </w:r>
      <w:r w:rsidRPr="00C140D3">
        <w:rPr>
          <w:rFonts w:ascii="Times New Roman" w:eastAsia="Times New Roman" w:hAnsi="Times New Roman" w:cs="David" w:hint="cs"/>
          <w:sz w:val="20"/>
          <w:szCs w:val="24"/>
          <w:rtl/>
          <w:lang w:eastAsia="he-IL"/>
        </w:rPr>
        <w:t xml:space="preserve">ו/או חבות </w:t>
      </w:r>
      <w:r w:rsidRPr="00C140D3">
        <w:rPr>
          <w:rFonts w:ascii="Times New Roman" w:eastAsia="Times New Roman" w:hAnsi="Times New Roman" w:cs="David"/>
          <w:sz w:val="20"/>
          <w:szCs w:val="24"/>
          <w:rtl/>
          <w:lang w:eastAsia="he-IL"/>
        </w:rPr>
        <w:t>בגין א</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בדן </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או נזק</w:t>
      </w:r>
      <w:r w:rsidRPr="00C140D3">
        <w:rPr>
          <w:rFonts w:ascii="Times New Roman" w:eastAsia="Times New Roman" w:hAnsi="Times New Roman" w:cs="David" w:hint="cs"/>
          <w:sz w:val="20"/>
          <w:szCs w:val="24"/>
          <w:rtl/>
          <w:lang w:eastAsia="he-IL"/>
        </w:rPr>
        <w:t xml:space="preserve"> ו/או קלקול</w:t>
      </w:r>
      <w:r w:rsidRPr="00C140D3">
        <w:rPr>
          <w:rFonts w:ascii="Times New Roman" w:eastAsia="Times New Roman" w:hAnsi="Times New Roman" w:cs="David"/>
          <w:sz w:val="20"/>
          <w:szCs w:val="24"/>
          <w:rtl/>
          <w:lang w:eastAsia="he-IL"/>
        </w:rPr>
        <w:t xml:space="preserve"> כלשהו לציוד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לכל חלק ממנו מכל סיבה שהיא.</w:t>
      </w:r>
    </w:p>
    <w:p w14:paraId="353C0F0D"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סמכויות המתכנן</w:t>
      </w:r>
    </w:p>
    <w:p w14:paraId="5C1A242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במגעים עם רשויות 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עם הרשות המקומית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הנוגע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וכל הכרוך בכך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w:t>
      </w:r>
    </w:p>
    <w:p w14:paraId="71E9385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שהמתכנן לא יגיש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תיקונים לתכניות לא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הרשויות המוסמכות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אם כן אושרו קודם לכן</w:t>
      </w:r>
      <w:r w:rsidRPr="00C140D3">
        <w:rPr>
          <w:rFonts w:ascii="Times New Roman" w:eastAsia="Times New Roman" w:hAnsi="Times New Roman" w:cs="David" w:hint="cs"/>
          <w:sz w:val="20"/>
          <w:szCs w:val="24"/>
          <w:rtl/>
          <w:lang w:eastAsia="he-IL"/>
        </w:rPr>
        <w:t>, מראש ובכתב,</w:t>
      </w:r>
      <w:r w:rsidRPr="00C140D3">
        <w:rPr>
          <w:rFonts w:ascii="Times New Roman" w:eastAsia="Times New Roman" w:hAnsi="Times New Roman" w:cs="David"/>
          <w:sz w:val="20"/>
          <w:szCs w:val="24"/>
          <w:rtl/>
          <w:lang w:eastAsia="he-IL"/>
        </w:rPr>
        <w:t xml:space="preserve"> ע"י המזמין.</w:t>
      </w:r>
    </w:p>
    <w:p w14:paraId="1B2260F5"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הכרוך בהתחייבות חוקית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כספית</w:t>
      </w:r>
      <w:r w:rsidRPr="00C140D3">
        <w:rPr>
          <w:rFonts w:ascii="Times New Roman" w:eastAsia="Times New Roman" w:hAnsi="Times New Roman" w:cs="David" w:hint="cs"/>
          <w:sz w:val="20"/>
          <w:szCs w:val="24"/>
          <w:rtl/>
          <w:lang w:eastAsia="he-IL"/>
        </w:rPr>
        <w:t xml:space="preserve"> ו/או אחרת,</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שורו של המזמין</w:t>
      </w:r>
      <w:r w:rsidRPr="00C140D3">
        <w:rPr>
          <w:rFonts w:ascii="Times New Roman" w:eastAsia="Times New Roman" w:hAnsi="Times New Roman" w:cs="David" w:hint="cs"/>
          <w:sz w:val="20"/>
          <w:szCs w:val="24"/>
          <w:rtl/>
          <w:lang w:eastAsia="he-IL"/>
        </w:rPr>
        <w:t xml:space="preserve"> מראש ובכתב</w:t>
      </w:r>
      <w:r w:rsidRPr="00C140D3">
        <w:rPr>
          <w:rFonts w:ascii="Times New Roman" w:eastAsia="Times New Roman" w:hAnsi="Times New Roman" w:cs="David"/>
          <w:sz w:val="20"/>
          <w:szCs w:val="24"/>
          <w:rtl/>
          <w:lang w:eastAsia="he-IL"/>
        </w:rPr>
        <w:t>.</w:t>
      </w:r>
    </w:p>
    <w:p w14:paraId="10EE4F47"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זולת אם</w:t>
      </w:r>
      <w:r w:rsidRPr="00C140D3">
        <w:rPr>
          <w:rFonts w:ascii="Times New Roman" w:eastAsia="Times New Roman" w:hAnsi="Times New Roman" w:cs="David"/>
          <w:sz w:val="20"/>
          <w:szCs w:val="24"/>
          <w:rtl/>
          <w:lang w:eastAsia="he-IL"/>
        </w:rPr>
        <w:t xml:space="preserve"> יוסמך לכך ע"י המזמין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יהיה המתכנן רשאי ליתן הוראות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הנחיות</w:t>
      </w:r>
      <w:r w:rsidRPr="00C140D3">
        <w:rPr>
          <w:rFonts w:ascii="Times New Roman" w:eastAsia="Times New Roman" w:hAnsi="Times New Roman" w:cs="David" w:hint="cs"/>
          <w:sz w:val="20"/>
          <w:szCs w:val="24"/>
          <w:rtl/>
          <w:lang w:eastAsia="he-IL"/>
        </w:rPr>
        <w:t>, בין</w:t>
      </w:r>
      <w:r w:rsidRPr="00C140D3">
        <w:rPr>
          <w:rFonts w:ascii="Times New Roman" w:eastAsia="Times New Roman" w:hAnsi="Times New Roman" w:cs="David"/>
          <w:sz w:val="20"/>
          <w:szCs w:val="24"/>
          <w:rtl/>
          <w:lang w:eastAsia="he-IL"/>
        </w:rPr>
        <w:t xml:space="preserve"> במישרין</w:t>
      </w:r>
      <w:r w:rsidRPr="00C140D3">
        <w:rPr>
          <w:rFonts w:ascii="Times New Roman" w:eastAsia="Times New Roman" w:hAnsi="Times New Roman" w:cs="David" w:hint="cs"/>
          <w:sz w:val="20"/>
          <w:szCs w:val="24"/>
          <w:rtl/>
          <w:lang w:eastAsia="he-IL"/>
        </w:rPr>
        <w:t xml:space="preserve"> ובין בעקיפין,</w:t>
      </w:r>
      <w:r w:rsidRPr="00C140D3">
        <w:rPr>
          <w:rFonts w:ascii="Times New Roman" w:eastAsia="Times New Roman" w:hAnsi="Times New Roman" w:cs="David"/>
          <w:sz w:val="20"/>
          <w:szCs w:val="24"/>
          <w:rtl/>
          <w:lang w:eastAsia="he-IL"/>
        </w:rPr>
        <w:t xml:space="preserve"> לקבלן הראשי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לקבלן העבודות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לנהל עמם מו"מ ביחס למחירים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דרכי ביצוע הכרוכים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 מחירים</w:t>
      </w:r>
      <w:r w:rsidRPr="00C140D3">
        <w:rPr>
          <w:rFonts w:ascii="Times New Roman" w:eastAsia="Times New Roman" w:hAnsi="Times New Roman" w:cs="David" w:hint="cs"/>
          <w:sz w:val="20"/>
          <w:szCs w:val="24"/>
          <w:rtl/>
          <w:lang w:eastAsia="he-IL"/>
        </w:rPr>
        <w:t xml:space="preserve"> ו/או כמויות</w:t>
      </w:r>
      <w:r w:rsidRPr="00C140D3">
        <w:rPr>
          <w:rFonts w:ascii="Times New Roman" w:eastAsia="Times New Roman" w:hAnsi="Times New Roman" w:cs="David"/>
          <w:sz w:val="20"/>
          <w:szCs w:val="24"/>
          <w:rtl/>
          <w:lang w:eastAsia="he-IL"/>
        </w:rPr>
        <w:t>, אלא באמצעות המזמין או המנהל.</w:t>
      </w:r>
    </w:p>
    <w:p w14:paraId="21641A1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סמכויות המנהל</w:t>
      </w:r>
    </w:p>
    <w:p w14:paraId="18494F7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לבדוק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עת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את שרותי המתכנן כולם או </w:t>
      </w:r>
      <w:r w:rsidRPr="00C140D3">
        <w:rPr>
          <w:rFonts w:ascii="Times New Roman" w:eastAsia="Times New Roman" w:hAnsi="Times New Roman" w:cs="David" w:hint="cs"/>
          <w:sz w:val="20"/>
          <w:szCs w:val="24"/>
          <w:rtl/>
          <w:lang w:eastAsia="he-IL"/>
        </w:rPr>
        <w:t>מקצתם</w:t>
      </w:r>
      <w:r w:rsidRPr="00C140D3">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 כן רשאי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F79D4F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C140D3">
        <w:rPr>
          <w:rFonts w:ascii="Times New Roman" w:eastAsia="Times New Roman" w:hAnsi="Times New Roman" w:cs="David"/>
          <w:bCs/>
          <w:sz w:val="20"/>
          <w:szCs w:val="24"/>
          <w:rtl/>
          <w:lang w:eastAsia="he-IL"/>
        </w:rPr>
        <w:t>א'</w:t>
      </w:r>
      <w:r w:rsidRPr="00C140D3">
        <w:rPr>
          <w:rFonts w:ascii="Times New Roman" w:eastAsia="Times New Roman" w:hAnsi="Times New Roman" w:cs="David" w:hint="cs"/>
          <w:b/>
          <w:sz w:val="20"/>
          <w:szCs w:val="24"/>
          <w:rtl/>
          <w:lang w:eastAsia="he-IL"/>
        </w:rPr>
        <w:t xml:space="preserve"> המצ"ב</w:t>
      </w:r>
      <w:r w:rsidRPr="00C140D3">
        <w:rPr>
          <w:rFonts w:ascii="Times New Roman" w:eastAsia="Times New Roman" w:hAnsi="Times New Roman" w:cs="David"/>
          <w:sz w:val="20"/>
          <w:szCs w:val="24"/>
          <w:rtl/>
          <w:lang w:eastAsia="he-IL"/>
        </w:rPr>
        <w:t>.</w:t>
      </w:r>
    </w:p>
    <w:p w14:paraId="0FEC71B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לצורך הפעלת סמכויותיו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רשאי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מי מטעמו לבקר במשרד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בכל מקום אחר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C140D3">
        <w:rPr>
          <w:rFonts w:ascii="Times New Roman" w:eastAsia="Times New Roman" w:hAnsi="Times New Roman" w:cs="David" w:hint="cs"/>
          <w:sz w:val="20"/>
          <w:szCs w:val="24"/>
          <w:rtl/>
          <w:lang w:eastAsia="he-IL"/>
        </w:rPr>
        <w:t>י המנהל 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על ידי מי </w:t>
      </w:r>
      <w:r w:rsidRPr="00C140D3">
        <w:rPr>
          <w:rFonts w:ascii="Times New Roman" w:eastAsia="Times New Roman" w:hAnsi="Times New Roman" w:cs="David"/>
          <w:sz w:val="20"/>
          <w:szCs w:val="24"/>
          <w:rtl/>
          <w:lang w:eastAsia="he-IL"/>
        </w:rPr>
        <w:t>מטעמו.</w:t>
      </w:r>
    </w:p>
    <w:p w14:paraId="7CD3F6E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בהפעלת סמכויות המנהל על 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לגרוע </w:t>
      </w:r>
      <w:r w:rsidRPr="00C140D3">
        <w:rPr>
          <w:rFonts w:ascii="Times New Roman" w:eastAsia="Times New Roman" w:hAnsi="Times New Roman" w:cs="David" w:hint="cs"/>
          <w:sz w:val="20"/>
          <w:szCs w:val="24"/>
          <w:rtl/>
          <w:lang w:eastAsia="he-IL"/>
        </w:rPr>
        <w:t xml:space="preserve">ו/או לשחרר </w:t>
      </w:r>
      <w:r w:rsidRPr="00C140D3">
        <w:rPr>
          <w:rFonts w:ascii="Times New Roman" w:eastAsia="Times New Roman" w:hAnsi="Times New Roman" w:cs="David"/>
          <w:sz w:val="20"/>
          <w:szCs w:val="24"/>
          <w:rtl/>
          <w:lang w:eastAsia="he-IL"/>
        </w:rPr>
        <w:t xml:space="preserve">מאחריות </w:t>
      </w:r>
      <w:r w:rsidRPr="00C140D3">
        <w:rPr>
          <w:rFonts w:ascii="Times New Roman" w:eastAsia="Times New Roman" w:hAnsi="Times New Roman" w:cs="David" w:hint="cs"/>
          <w:sz w:val="20"/>
          <w:szCs w:val="24"/>
          <w:rtl/>
          <w:lang w:eastAsia="he-IL"/>
        </w:rPr>
        <w:t>המתכנן על פי חוזה זה ו/או על פי כל דין.</w:t>
      </w:r>
      <w:r w:rsidRPr="00C140D3">
        <w:rPr>
          <w:rFonts w:ascii="Times New Roman" w:eastAsia="Times New Roman" w:hAnsi="Times New Roman" w:cs="David"/>
          <w:sz w:val="20"/>
          <w:szCs w:val="24"/>
          <w:rtl/>
          <w:lang w:eastAsia="he-IL"/>
        </w:rPr>
        <w:t xml:space="preserve"> בהקשר זה מובהר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AB34824"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אישר המנהל 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C140D3">
        <w:rPr>
          <w:rFonts w:ascii="Times New Roman" w:eastAsia="Times New Roman" w:hAnsi="Times New Roman" w:cs="David" w:hint="cs"/>
          <w:sz w:val="20"/>
          <w:szCs w:val="24"/>
          <w:rtl/>
          <w:lang w:eastAsia="he-IL"/>
        </w:rPr>
        <w:t>חוזה</w:t>
      </w:r>
      <w:r w:rsidRPr="00C140D3">
        <w:rPr>
          <w:rFonts w:ascii="Times New Roman" w:eastAsia="Times New Roman" w:hAnsi="Times New Roman" w:cs="David"/>
          <w:sz w:val="20"/>
          <w:szCs w:val="24"/>
          <w:rtl/>
          <w:lang w:eastAsia="he-IL"/>
        </w:rPr>
        <w:t xml:space="preserve"> זה, </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לשחרר את המתכנן מאחריותו המקצועית המלאה ו</w:t>
      </w:r>
      <w:r w:rsidRPr="00C140D3">
        <w:rPr>
          <w:rFonts w:ascii="Times New Roman" w:eastAsia="Times New Roman" w:hAnsi="Times New Roman" w:cs="David" w:hint="cs"/>
          <w:sz w:val="20"/>
          <w:szCs w:val="24"/>
          <w:rtl/>
          <w:lang w:eastAsia="he-IL"/>
        </w:rPr>
        <w:t>לא יהא</w:t>
      </w:r>
      <w:r w:rsidRPr="00C140D3">
        <w:rPr>
          <w:rFonts w:ascii="Times New Roman" w:eastAsia="Times New Roman" w:hAnsi="Times New Roman" w:cs="David"/>
          <w:sz w:val="20"/>
          <w:szCs w:val="24"/>
          <w:rtl/>
          <w:lang w:eastAsia="he-IL"/>
        </w:rPr>
        <w:t xml:space="preserve"> בכך כדי להטיל על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על המזמין אחריות כלשהי לטיב התכניות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המסמכים האמורים.</w:t>
      </w:r>
    </w:p>
    <w:p w14:paraId="7AE379A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לוח זמנים ושלבי ב</w:t>
      </w:r>
      <w:r w:rsidRPr="00C140D3">
        <w:rPr>
          <w:rFonts w:ascii="Times New Roman" w:eastAsia="Times New Roman" w:hAnsi="Times New Roman" w:cs="David" w:hint="cs"/>
          <w:bCs/>
          <w:sz w:val="20"/>
          <w:szCs w:val="24"/>
          <w:u w:val="single"/>
          <w:rtl/>
          <w:lang w:eastAsia="he-IL"/>
        </w:rPr>
        <w:t>י</w:t>
      </w:r>
      <w:r w:rsidRPr="00C140D3">
        <w:rPr>
          <w:rFonts w:ascii="Times New Roman" w:eastAsia="Times New Roman" w:hAnsi="Times New Roman" w:cs="David"/>
          <w:bCs/>
          <w:sz w:val="20"/>
          <w:szCs w:val="24"/>
          <w:u w:val="single"/>
          <w:rtl/>
          <w:lang w:eastAsia="he-IL"/>
        </w:rPr>
        <w:t>צוע</w:t>
      </w:r>
    </w:p>
    <w:p w14:paraId="03BEB6B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C140D3">
        <w:rPr>
          <w:rFonts w:ascii="Times New Roman" w:eastAsia="Times New Roman" w:hAnsi="Times New Roman" w:cs="David"/>
          <w:b/>
          <w:bCs/>
          <w:sz w:val="20"/>
          <w:szCs w:val="24"/>
          <w:rtl/>
          <w:lang w:eastAsia="he-IL"/>
        </w:rPr>
        <w:t>ג'</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(להלן: "</w:t>
      </w:r>
      <w:r w:rsidRPr="00C140D3">
        <w:rPr>
          <w:rFonts w:ascii="Times New Roman" w:eastAsia="Times New Roman" w:hAnsi="Times New Roman" w:cs="David"/>
          <w:b/>
          <w:bCs/>
          <w:sz w:val="20"/>
          <w:szCs w:val="24"/>
          <w:rtl/>
          <w:lang w:eastAsia="he-IL"/>
        </w:rPr>
        <w:t>לוח הזמנים</w:t>
      </w:r>
      <w:r w:rsidRPr="00C140D3">
        <w:rPr>
          <w:rFonts w:ascii="Times New Roman" w:eastAsia="Times New Roman" w:hAnsi="Times New Roman" w:cs="David"/>
          <w:sz w:val="20"/>
          <w:szCs w:val="24"/>
          <w:rtl/>
          <w:lang w:eastAsia="he-IL"/>
        </w:rPr>
        <w:t>"). כל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 הכלול בשרותי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לא נקבע לו מועד בלוח הזמנים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יבוצע על ידי המתכנן במועד שיהיה דרוש על מנת להבטיח</w:t>
      </w:r>
      <w:r w:rsidRPr="00C140D3">
        <w:rPr>
          <w:rFonts w:ascii="Times New Roman" w:eastAsia="Times New Roman" w:hAnsi="Times New Roman" w:cs="David" w:hint="cs"/>
          <w:sz w:val="20"/>
          <w:szCs w:val="24"/>
          <w:rtl/>
          <w:lang w:eastAsia="he-IL"/>
        </w:rPr>
        <w:t xml:space="preserve"> את</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 xml:space="preserve">קבלנים </w:t>
      </w:r>
      <w:r w:rsidRPr="00C140D3">
        <w:rPr>
          <w:rFonts w:ascii="Times New Roman" w:eastAsia="Times New Roman" w:hAnsi="Times New Roman" w:cs="David" w:hint="cs"/>
          <w:sz w:val="20"/>
          <w:szCs w:val="24"/>
          <w:rtl/>
          <w:lang w:eastAsia="he-IL"/>
        </w:rPr>
        <w:t>ה</w:t>
      </w:r>
      <w:r w:rsidRPr="00C140D3">
        <w:rPr>
          <w:rFonts w:ascii="Times New Roman" w:eastAsia="Times New Roman" w:hAnsi="Times New Roman" w:cs="David"/>
          <w:sz w:val="20"/>
          <w:szCs w:val="24"/>
          <w:rtl/>
          <w:lang w:eastAsia="he-IL"/>
        </w:rPr>
        <w:t>אחרים בהתאם ללוח הזמנים המוסכם 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מם.</w:t>
      </w:r>
    </w:p>
    <w:p w14:paraId="4674430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יתחיל המתכנן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קטע מהפרויקט ו/או שלב משלבי העבודה כמפורט בנספח </w:t>
      </w:r>
      <w:r w:rsidRPr="00C140D3">
        <w:rPr>
          <w:rFonts w:ascii="Times New Roman" w:eastAsia="Times New Roman" w:hAnsi="Times New Roman" w:cs="David"/>
          <w:bCs/>
          <w:sz w:val="20"/>
          <w:szCs w:val="24"/>
          <w:rtl/>
          <w:lang w:eastAsia="he-IL"/>
        </w:rPr>
        <w:t>ב'</w:t>
      </w:r>
      <w:r w:rsidRPr="00C140D3">
        <w:rPr>
          <w:rFonts w:ascii="Times New Roman" w:eastAsia="Times New Roman" w:hAnsi="Times New Roman" w:cs="David"/>
          <w:sz w:val="20"/>
          <w:szCs w:val="24"/>
          <w:rtl/>
          <w:lang w:eastAsia="he-IL"/>
        </w:rPr>
        <w:t xml:space="preserve"> או </w:t>
      </w:r>
      <w:r w:rsidRPr="00C140D3">
        <w:rPr>
          <w:rFonts w:ascii="Times New Roman" w:eastAsia="Times New Roman" w:hAnsi="Times New Roman" w:cs="David"/>
          <w:b/>
          <w:bCs/>
          <w:sz w:val="20"/>
          <w:szCs w:val="24"/>
          <w:rtl/>
          <w:lang w:eastAsia="he-IL"/>
        </w:rPr>
        <w:t xml:space="preserve">ג'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אלא אם כן הודיע למזמין תחילה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הגיע לדעתו מועד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זה וק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מהמזמין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לביצועו.</w:t>
      </w:r>
    </w:p>
    <w:p w14:paraId="753D28E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יש לראות </w:t>
      </w:r>
      <w:r w:rsidRPr="00C140D3">
        <w:rPr>
          <w:rFonts w:ascii="Times New Roman" w:eastAsia="Times New Roman" w:hAnsi="Times New Roman" w:cs="David" w:hint="cs"/>
          <w:sz w:val="20"/>
          <w:szCs w:val="24"/>
          <w:rtl/>
          <w:lang w:eastAsia="he-IL"/>
        </w:rPr>
        <w:t>ב</w:t>
      </w:r>
      <w:r w:rsidRPr="00C140D3">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65633C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ידוע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התחייבויות היועצים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הקבלנים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יתר הגורמים, מותנות בכך שיסופקו להם כל התכניות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ההנחיות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ההוראות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הפרטים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הביאורים שידרשו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מהקבלנים מלטעון לעיכוב מוצדק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40E273F"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 יוכר כמוצדק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אך ו</w:t>
      </w:r>
      <w:r w:rsidRPr="00C140D3">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E048BAE"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הוא נובע מכ</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ח עליון או גורם אחר (להלן יחדיו: "</w:t>
      </w:r>
      <w:r w:rsidRPr="00C140D3">
        <w:rPr>
          <w:rFonts w:ascii="Times New Roman" w:eastAsia="Times New Roman" w:hAnsi="Times New Roman" w:cs="David"/>
          <w:b/>
          <w:bCs/>
          <w:sz w:val="20"/>
          <w:szCs w:val="24"/>
          <w:rtl/>
          <w:lang w:eastAsia="he-IL"/>
        </w:rPr>
        <w:t>אירוע דוחה</w:t>
      </w:r>
      <w:r w:rsidRPr="00C140D3">
        <w:rPr>
          <w:rFonts w:ascii="Times New Roman" w:eastAsia="Times New Roman" w:hAnsi="Times New Roman" w:cs="David"/>
          <w:sz w:val="20"/>
          <w:szCs w:val="24"/>
          <w:rtl/>
          <w:lang w:eastAsia="he-IL"/>
        </w:rPr>
        <w:t>") שלדעת המנהל לא הייתה למתכנן שליטה עליו.</w:t>
      </w:r>
    </w:p>
    <w:p w14:paraId="6F6F6C5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lastRenderedPageBreak/>
        <w:t>מיד משהתרחש אירוע דוחה הודיע המתכנן למנהל על קיומו ועל משך העיכוב הצפוי.</w:t>
      </w:r>
    </w:p>
    <w:p w14:paraId="209C7FE1"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לא קיבל תכניות, הנחיות, הוראות, פרטים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EE2A3C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אישר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האירוע הדוחה אכן מצדיק 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השירות ואת משך הדחייה.</w:t>
      </w:r>
    </w:p>
    <w:p w14:paraId="47B28068" w14:textId="77777777" w:rsidR="00C140D3" w:rsidRPr="00C140D3" w:rsidRDefault="00C140D3" w:rsidP="00C140D3">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w:t>
      </w:r>
      <w:r w:rsidRPr="00C140D3">
        <w:rPr>
          <w:rFonts w:ascii="Times New Roman" w:eastAsia="Times New Roman" w:hAnsi="Times New Roman" w:cs="David" w:hint="cs"/>
          <w:sz w:val="20"/>
          <w:szCs w:val="24"/>
          <w:rtl/>
          <w:lang w:eastAsia="he-IL"/>
        </w:rPr>
        <w:t xml:space="preserve">כלליות </w:t>
      </w:r>
      <w:r w:rsidRPr="00C140D3">
        <w:rPr>
          <w:rFonts w:ascii="Times New Roman" w:eastAsia="Times New Roman" w:hAnsi="Times New Roman" w:cs="David"/>
          <w:sz w:val="20"/>
          <w:szCs w:val="24"/>
          <w:rtl/>
          <w:lang w:eastAsia="he-IL"/>
        </w:rPr>
        <w:t>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חור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עבודות תכנון ע"י אחרים לא יהווה עילה לעיכוב בב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שירותי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אלא בא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שור המנהל </w:t>
      </w:r>
      <w:r w:rsidRPr="00C140D3">
        <w:rPr>
          <w:rFonts w:ascii="Times New Roman" w:eastAsia="Times New Roman" w:hAnsi="Times New Roman" w:cs="David" w:hint="cs"/>
          <w:sz w:val="20"/>
          <w:szCs w:val="24"/>
          <w:rtl/>
          <w:lang w:eastAsia="he-IL"/>
        </w:rPr>
        <w:t>מראש ו</w:t>
      </w:r>
      <w:r w:rsidRPr="00C140D3">
        <w:rPr>
          <w:rFonts w:ascii="Times New Roman" w:eastAsia="Times New Roman" w:hAnsi="Times New Roman" w:cs="David"/>
          <w:sz w:val="20"/>
          <w:szCs w:val="24"/>
          <w:rtl/>
          <w:lang w:eastAsia="he-IL"/>
        </w:rPr>
        <w:t>בכתב.</w:t>
      </w:r>
    </w:p>
    <w:p w14:paraId="25F4F19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להודיע למנהל מידית, על כל עיכוב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לפי הערכתו עלול לגרום לאיחור בקיום לוח הזמנים.</w:t>
      </w:r>
    </w:p>
    <w:p w14:paraId="40E4351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DD4D4E0"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רשאי לבקר במשרד המתכנן ולעיין בהתקדמות ובאופן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שרותי המתכנן, והמתכנן ימסור למנהל כל הסבר </w:t>
      </w:r>
      <w:r w:rsidRPr="00C140D3">
        <w:rPr>
          <w:rFonts w:ascii="Times New Roman" w:eastAsia="Times New Roman" w:hAnsi="Times New Roman" w:cs="David" w:hint="cs"/>
          <w:sz w:val="20"/>
          <w:szCs w:val="24"/>
          <w:rtl/>
          <w:lang w:eastAsia="he-IL"/>
        </w:rPr>
        <w:t xml:space="preserve">ו/או </w:t>
      </w:r>
      <w:r w:rsidRPr="00C140D3">
        <w:rPr>
          <w:rFonts w:ascii="Times New Roman" w:eastAsia="Times New Roman" w:hAnsi="Times New Roman" w:cs="David"/>
          <w:sz w:val="20"/>
          <w:szCs w:val="24"/>
          <w:rtl/>
          <w:lang w:eastAsia="he-IL"/>
        </w:rPr>
        <w:t>פרט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דיווח</w:t>
      </w:r>
      <w:r w:rsidRPr="00C140D3">
        <w:rPr>
          <w:rFonts w:ascii="Times New Roman" w:eastAsia="Times New Roman" w:hAnsi="Times New Roman" w:cs="David" w:hint="cs"/>
          <w:sz w:val="20"/>
          <w:szCs w:val="24"/>
          <w:rtl/>
          <w:lang w:eastAsia="he-IL"/>
        </w:rPr>
        <w:t>, מיד</w:t>
      </w:r>
      <w:r w:rsidRPr="00C140D3">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C140D3">
        <w:rPr>
          <w:rFonts w:ascii="Times New Roman" w:eastAsia="Times New Roman" w:hAnsi="Times New Roman" w:cs="David" w:hint="cs"/>
          <w:sz w:val="20"/>
          <w:szCs w:val="24"/>
          <w:rtl/>
          <w:lang w:eastAsia="he-IL"/>
        </w:rPr>
        <w:t xml:space="preserve"> זה ו/או לפי כל דין</w:t>
      </w:r>
      <w:r w:rsidRPr="00C140D3">
        <w:rPr>
          <w:rFonts w:ascii="Times New Roman" w:eastAsia="Times New Roman" w:hAnsi="Times New Roman" w:cs="David"/>
          <w:sz w:val="20"/>
          <w:szCs w:val="24"/>
          <w:rtl/>
          <w:lang w:eastAsia="he-IL"/>
        </w:rPr>
        <w:t>.</w:t>
      </w:r>
    </w:p>
    <w:p w14:paraId="38F746F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שכר המתכנן</w:t>
      </w:r>
    </w:p>
    <w:p w14:paraId="016AC81B"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תמורת שרותי המתכנן וכל יתר התחייבויותיו לפי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כמפורט בנספח </w:t>
      </w:r>
      <w:r w:rsidRPr="00C140D3">
        <w:rPr>
          <w:rFonts w:ascii="Times New Roman" w:eastAsia="Times New Roman" w:hAnsi="Times New Roman" w:cs="David"/>
          <w:bCs/>
          <w:sz w:val="20"/>
          <w:szCs w:val="24"/>
          <w:rtl/>
          <w:lang w:eastAsia="he-IL"/>
        </w:rPr>
        <w:t xml:space="preserve">ד' </w:t>
      </w:r>
      <w:r w:rsidRPr="00C140D3">
        <w:rPr>
          <w:rFonts w:ascii="Times New Roman" w:eastAsia="Times New Roman" w:hAnsi="Times New Roman" w:cs="David" w:hint="cs"/>
          <w:b/>
          <w:sz w:val="20"/>
          <w:szCs w:val="24"/>
          <w:rtl/>
          <w:lang w:eastAsia="he-IL"/>
        </w:rPr>
        <w:t xml:space="preserve">המצ"ב </w:t>
      </w:r>
      <w:r w:rsidRPr="00C140D3">
        <w:rPr>
          <w:rFonts w:ascii="Times New Roman" w:eastAsia="Times New Roman" w:hAnsi="Times New Roman" w:cs="David"/>
          <w:sz w:val="20"/>
          <w:szCs w:val="24"/>
          <w:rtl/>
          <w:lang w:eastAsia="he-IL"/>
        </w:rPr>
        <w:t>(להלן: "</w:t>
      </w:r>
      <w:r w:rsidRPr="00C140D3">
        <w:rPr>
          <w:rFonts w:ascii="Times New Roman" w:eastAsia="Times New Roman" w:hAnsi="Times New Roman" w:cs="David"/>
          <w:b/>
          <w:bCs/>
          <w:sz w:val="20"/>
          <w:szCs w:val="24"/>
          <w:rtl/>
          <w:lang w:eastAsia="he-IL"/>
        </w:rPr>
        <w:t>שכר המתכנן</w:t>
      </w:r>
      <w:r w:rsidRPr="00C140D3">
        <w:rPr>
          <w:rFonts w:ascii="Times New Roman" w:eastAsia="Times New Roman" w:hAnsi="Times New Roman" w:cs="David"/>
          <w:sz w:val="20"/>
          <w:szCs w:val="24"/>
          <w:rtl/>
          <w:lang w:eastAsia="he-IL"/>
        </w:rPr>
        <w:t>").</w:t>
      </w:r>
    </w:p>
    <w:p w14:paraId="788B5AC5"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בהוצאות הממשיות בשרותי העזר המפורטים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שא המזמין:</w:t>
      </w:r>
    </w:p>
    <w:p w14:paraId="152622CB"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הדפסות בתוויין המיועדות להפצה לאחרים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C140D3">
        <w:rPr>
          <w:rFonts w:ascii="Times New Roman" w:eastAsia="Times New Roman" w:hAnsi="Times New Roman" w:cs="David" w:hint="cs"/>
          <w:sz w:val="20"/>
          <w:szCs w:val="24"/>
          <w:rtl/>
          <w:lang w:eastAsia="he-IL"/>
        </w:rPr>
        <w:t>ת</w:t>
      </w:r>
      <w:r w:rsidRPr="00C140D3">
        <w:rPr>
          <w:rFonts w:ascii="Times New Roman" w:eastAsia="Times New Roman" w:hAnsi="Times New Roman" w:cs="David"/>
          <w:sz w:val="20"/>
          <w:szCs w:val="24"/>
          <w:rtl/>
          <w:lang w:eastAsia="he-IL"/>
        </w:rPr>
        <w:t xml:space="preserve"> החזר.</w:t>
      </w:r>
    </w:p>
    <w:p w14:paraId="73118210"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העתקות שנמסרו ע"י המתכנן למזמין</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לרשויות המוסמכות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ליועצים, למעט העתקות וצילומים שיפיק המתכנן במשרדו.</w:t>
      </w:r>
    </w:p>
    <w:p w14:paraId="01B7821F"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שכפול מסמכים.</w:t>
      </w:r>
    </w:p>
    <w:p w14:paraId="78079EB9"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76119A4"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מדידות וצילומי אויר.</w:t>
      </w:r>
    </w:p>
    <w:p w14:paraId="432191DA"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קידוחים ובדיקות קרקע.</w:t>
      </w:r>
    </w:p>
    <w:p w14:paraId="79E539E6" w14:textId="77777777" w:rsidR="00C140D3" w:rsidRPr="00C140D3" w:rsidRDefault="00C140D3" w:rsidP="00C140D3">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שליחויות.</w:t>
      </w:r>
    </w:p>
    <w:p w14:paraId="69EB275C"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העזר המפורטים בסעיפים 7.2.1 עד 7.2.3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יוזמנו על ידי המתכנן באמצעות מערכת ניהול פרויקטים </w:t>
      </w:r>
      <w:r w:rsidRPr="00C140D3">
        <w:rPr>
          <w:rFonts w:ascii="Times New Roman" w:eastAsia="Times New Roman" w:hAnsi="Times New Roman" w:cs="David"/>
          <w:sz w:val="20"/>
          <w:szCs w:val="24"/>
          <w:lang w:eastAsia="he-IL"/>
        </w:rPr>
        <w:t>VIEW</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 מערכת רמדורנט מודול ניהול מסמכים (</w:t>
      </w:r>
      <w:r w:rsidRPr="00C140D3">
        <w:rPr>
          <w:rFonts w:ascii="Times New Roman" w:eastAsia="Times New Roman" w:hAnsi="Times New Roman" w:cs="David"/>
          <w:sz w:val="20"/>
          <w:szCs w:val="24"/>
          <w:lang w:eastAsia="he-IL"/>
        </w:rPr>
        <w:t>DM</w:t>
      </w:r>
      <w:r w:rsidRPr="00C140D3">
        <w:rPr>
          <w:rFonts w:ascii="Times New Roman" w:eastAsia="Times New Roman" w:hAnsi="Times New Roman" w:cs="David"/>
          <w:sz w:val="20"/>
          <w:szCs w:val="24"/>
          <w:rtl/>
          <w:lang w:eastAsia="he-IL"/>
        </w:rPr>
        <w:t>) רק ממכונים המאושרים ע"י המזמין לבצע עבודות עבורו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D51E98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על חשבון שכר המתכנן ישולמו למתכנן תשלומי ביניים בש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עורים ובמועדים המפורטים </w:t>
      </w:r>
      <w:r w:rsidRPr="00C140D3">
        <w:rPr>
          <w:rFonts w:ascii="Times New Roman" w:eastAsia="Times New Roman" w:hAnsi="Times New Roman" w:cs="David"/>
          <w:sz w:val="20"/>
          <w:szCs w:val="24"/>
          <w:rtl/>
          <w:lang w:eastAsia="he-IL"/>
        </w:rPr>
        <w:lastRenderedPageBreak/>
        <w:t>בנספח</w:t>
      </w:r>
      <w:r w:rsidRPr="00C140D3">
        <w:rPr>
          <w:rFonts w:ascii="Times New Roman" w:eastAsia="Times New Roman" w:hAnsi="Times New Roman" w:cs="David"/>
          <w:bCs/>
          <w:sz w:val="20"/>
          <w:szCs w:val="24"/>
          <w:rtl/>
          <w:lang w:eastAsia="he-IL"/>
        </w:rPr>
        <w:t xml:space="preserve"> ה'</w:t>
      </w:r>
      <w:r w:rsidRPr="00C140D3">
        <w:rPr>
          <w:rFonts w:ascii="Times New Roman" w:eastAsia="Times New Roman" w:hAnsi="Times New Roman" w:cs="David" w:hint="cs"/>
          <w:sz w:val="20"/>
          <w:szCs w:val="24"/>
          <w:rtl/>
          <w:lang w:eastAsia="he-IL"/>
        </w:rPr>
        <w:t xml:space="preserve"> המצ"ב,</w:t>
      </w:r>
      <w:r w:rsidRPr="00C140D3">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p>
    <w:p w14:paraId="4A7902F0"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תשלומי הביניים לפי פסקה זו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שלב משלבי שירותי המתכנן ו/או טיב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F7286D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השכר האמור בנספח </w:t>
      </w:r>
      <w:r w:rsidRPr="00C140D3">
        <w:rPr>
          <w:rFonts w:ascii="Times New Roman" w:eastAsia="Times New Roman" w:hAnsi="Times New Roman" w:cs="David"/>
          <w:b/>
          <w:bCs/>
          <w:sz w:val="20"/>
          <w:szCs w:val="24"/>
          <w:rtl/>
          <w:lang w:eastAsia="he-IL"/>
        </w:rPr>
        <w:t xml:space="preserve">ד' </w:t>
      </w:r>
      <w:r w:rsidRPr="00C140D3">
        <w:rPr>
          <w:rFonts w:ascii="Times New Roman" w:eastAsia="Times New Roman" w:hAnsi="Times New Roman" w:cs="David" w:hint="cs"/>
          <w:sz w:val="20"/>
          <w:szCs w:val="24"/>
          <w:rtl/>
          <w:lang w:eastAsia="he-IL"/>
        </w:rPr>
        <w:t xml:space="preserve">המצ"ב, </w:t>
      </w:r>
      <w:r w:rsidRPr="00C140D3">
        <w:rPr>
          <w:rFonts w:ascii="Times New Roman" w:eastAsia="Times New Roman" w:hAnsi="Times New Roman" w:cs="David"/>
          <w:sz w:val="20"/>
          <w:szCs w:val="24"/>
          <w:rtl/>
          <w:lang w:eastAsia="he-IL"/>
        </w:rPr>
        <w:t>ה</w:t>
      </w:r>
      <w:r w:rsidRPr="00C140D3">
        <w:rPr>
          <w:rFonts w:ascii="Times New Roman" w:eastAsia="Times New Roman" w:hAnsi="Times New Roman" w:cs="David" w:hint="cs"/>
          <w:sz w:val="20"/>
          <w:szCs w:val="24"/>
          <w:rtl/>
          <w:lang w:eastAsia="he-IL"/>
        </w:rPr>
        <w:t xml:space="preserve">ינו </w:t>
      </w:r>
      <w:r w:rsidRPr="00C140D3">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C140D3">
        <w:rPr>
          <w:rFonts w:ascii="Times New Roman" w:eastAsia="Times New Roman" w:hAnsi="Times New Roman" w:cs="David" w:hint="cs"/>
          <w:sz w:val="20"/>
          <w:szCs w:val="24"/>
          <w:rtl/>
          <w:lang w:eastAsia="he-IL"/>
        </w:rPr>
        <w:t xml:space="preserve">זה </w:t>
      </w:r>
      <w:r w:rsidRPr="00C140D3">
        <w:rPr>
          <w:rFonts w:ascii="Times New Roman" w:eastAsia="Times New Roman" w:hAnsi="Times New Roman" w:cs="David"/>
          <w:sz w:val="20"/>
          <w:szCs w:val="24"/>
          <w:rtl/>
          <w:lang w:eastAsia="he-IL"/>
        </w:rPr>
        <w:t>במפורש אחרת. תנאי לתשלום שכר המתכנן במלואו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הינו המצאת הצהרה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C140D3">
        <w:rPr>
          <w:rFonts w:ascii="Times New Roman" w:eastAsia="Times New Roman" w:hAnsi="Times New Roman" w:cs="David"/>
          <w:b/>
          <w:bCs/>
          <w:sz w:val="20"/>
          <w:szCs w:val="24"/>
          <w:rtl/>
          <w:lang w:eastAsia="he-IL"/>
        </w:rPr>
        <w:t>ט'</w:t>
      </w:r>
      <w:r w:rsidRPr="00C140D3">
        <w:rPr>
          <w:rFonts w:ascii="Times New Roman" w:eastAsia="Times New Roman" w:hAnsi="Times New Roman" w:cs="David"/>
          <w:sz w:val="20"/>
          <w:szCs w:val="24"/>
          <w:rtl/>
          <w:lang w:eastAsia="he-IL"/>
        </w:rPr>
        <w:t xml:space="preserve"> לחוזה זה וכתב היעדר תביעות המצורף כנספח</w:t>
      </w:r>
      <w:r w:rsidRPr="00C140D3">
        <w:rPr>
          <w:rFonts w:ascii="Times New Roman" w:eastAsia="Times New Roman" w:hAnsi="Times New Roman" w:cs="David"/>
          <w:b/>
          <w:bCs/>
          <w:sz w:val="20"/>
          <w:szCs w:val="24"/>
          <w:rtl/>
          <w:lang w:eastAsia="he-IL"/>
        </w:rPr>
        <w:t xml:space="preserve"> י'</w:t>
      </w:r>
      <w:r w:rsidRPr="00C140D3">
        <w:rPr>
          <w:rFonts w:ascii="Times New Roman" w:eastAsia="Times New Roman" w:hAnsi="Times New Roman" w:cs="David"/>
          <w:sz w:val="20"/>
          <w:szCs w:val="24"/>
          <w:rtl/>
          <w:lang w:eastAsia="he-IL"/>
        </w:rPr>
        <w:t xml:space="preserve"> לחוזה זה למזמין, חתום ע"י המתכנן ומאומת כנדרש בו.</w:t>
      </w:r>
    </w:p>
    <w:p w14:paraId="07AB647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מבלי לפגוע בכלליות האמור בסעיף </w:t>
      </w:r>
      <w:r w:rsidRPr="00C140D3">
        <w:rPr>
          <w:rFonts w:ascii="Times New Roman" w:eastAsia="Times New Roman" w:hAnsi="Times New Roman" w:cs="David" w:hint="cs"/>
          <w:sz w:val="20"/>
          <w:szCs w:val="24"/>
          <w:rtl/>
          <w:lang w:eastAsia="he-IL"/>
        </w:rPr>
        <w:t>7 לעיל</w:t>
      </w:r>
      <w:r w:rsidRPr="00C140D3">
        <w:rPr>
          <w:rFonts w:ascii="Times New Roman" w:eastAsia="Times New Roman" w:hAnsi="Times New Roman" w:cs="David"/>
          <w:sz w:val="20"/>
          <w:szCs w:val="24"/>
          <w:rtl/>
          <w:lang w:eastAsia="he-IL"/>
        </w:rPr>
        <w:t>, מוסכם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רכוש ה</w:t>
      </w:r>
      <w:r w:rsidRPr="00C140D3">
        <w:rPr>
          <w:rFonts w:ascii="Times New Roman" w:eastAsia="Times New Roman" w:hAnsi="Times New Roman" w:cs="David" w:hint="cs"/>
          <w:sz w:val="20"/>
          <w:szCs w:val="24"/>
          <w:rtl/>
          <w:lang w:eastAsia="he-IL"/>
        </w:rPr>
        <w:t>מזמין</w:t>
      </w:r>
      <w:r w:rsidRPr="00C140D3">
        <w:rPr>
          <w:rFonts w:ascii="Times New Roman" w:eastAsia="Times New Roman" w:hAnsi="Times New Roman" w:cs="David"/>
          <w:sz w:val="20"/>
          <w:szCs w:val="24"/>
          <w:rtl/>
          <w:lang w:eastAsia="he-IL"/>
        </w:rPr>
        <w:t>. מובהר בזה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הפרת סעיף זה על ידי המתכנן תה</w:t>
      </w:r>
      <w:r w:rsidRPr="00C140D3">
        <w:rPr>
          <w:rFonts w:ascii="Times New Roman" w:eastAsia="Times New Roman" w:hAnsi="Times New Roman" w:cs="David" w:hint="cs"/>
          <w:sz w:val="20"/>
          <w:szCs w:val="24"/>
          <w:rtl/>
          <w:lang w:eastAsia="he-IL"/>
        </w:rPr>
        <w:t>ווה</w:t>
      </w:r>
      <w:r w:rsidRPr="00C140D3">
        <w:rPr>
          <w:rFonts w:ascii="Times New Roman" w:eastAsia="Times New Roman" w:hAnsi="Times New Roman" w:cs="David"/>
          <w:sz w:val="20"/>
          <w:szCs w:val="24"/>
          <w:rtl/>
          <w:lang w:eastAsia="he-IL"/>
        </w:rPr>
        <w:t xml:space="preserve"> הפרה יסודית של חוזה</w:t>
      </w:r>
      <w:r w:rsidRPr="00C140D3">
        <w:rPr>
          <w:rFonts w:ascii="Times New Roman" w:eastAsia="Times New Roman" w:hAnsi="Times New Roman" w:cs="David" w:hint="cs"/>
          <w:sz w:val="20"/>
          <w:szCs w:val="24"/>
          <w:rtl/>
          <w:lang w:eastAsia="he-IL"/>
        </w:rPr>
        <w:t xml:space="preserve"> זה. </w:t>
      </w:r>
    </w:p>
    <w:p w14:paraId="5539B67E"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תנאים מקדמיים לביצוע תשלום כלשהו ע"ח שכר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הינם הצגת ר</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C140D3">
        <w:rPr>
          <w:rFonts w:ascii="Times New Roman" w:eastAsia="Times New Roman" w:hAnsi="Times New Roman" w:cs="David" w:hint="cs"/>
          <w:sz w:val="20"/>
          <w:szCs w:val="24"/>
          <w:rtl/>
          <w:lang w:eastAsia="he-IL"/>
        </w:rPr>
        <w:t>עובר</w:t>
      </w:r>
      <w:r w:rsidRPr="00C140D3">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21ADF62"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שנויים בתכנון</w:t>
      </w:r>
    </w:p>
    <w:p w14:paraId="7BF883BF" w14:textId="77777777" w:rsidR="00C140D3" w:rsidRPr="008666C7"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המנהל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w:t>
      </w:r>
      <w:r w:rsidRPr="008666C7">
        <w:rPr>
          <w:rFonts w:ascii="Times New Roman" w:eastAsia="Times New Roman" w:hAnsi="Times New Roman" w:cs="David"/>
          <w:sz w:val="20"/>
          <w:szCs w:val="24"/>
          <w:rtl/>
          <w:lang w:eastAsia="he-IL"/>
        </w:rPr>
        <w:t>תשלום נוסף בעד עבודות אלו, אלא כפי שנקבע בסעיף 8.2 להלן.</w:t>
      </w:r>
    </w:p>
    <w:p w14:paraId="07E32BBA" w14:textId="77777777" w:rsidR="00C140D3" w:rsidRPr="004A7CFB"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4A7CF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A7CFB">
        <w:rPr>
          <w:rFonts w:ascii="Times New Roman" w:eastAsia="Times New Roman" w:hAnsi="Times New Roman" w:cs="David" w:hint="cs"/>
          <w:sz w:val="20"/>
          <w:szCs w:val="24"/>
          <w:rtl/>
          <w:lang w:eastAsia="he-IL"/>
        </w:rPr>
        <w:t>ים</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bCs/>
          <w:sz w:val="20"/>
          <w:szCs w:val="24"/>
          <w:rtl/>
          <w:lang w:eastAsia="he-IL"/>
        </w:rPr>
        <w:t>ב' או ג'</w:t>
      </w:r>
      <w:r w:rsidRPr="004A7CFB">
        <w:rPr>
          <w:rFonts w:ascii="Times New Roman" w:eastAsia="Times New Roman" w:hAnsi="Times New Roman" w:cs="David" w:hint="cs"/>
          <w:b/>
          <w:sz w:val="20"/>
          <w:szCs w:val="24"/>
          <w:rtl/>
          <w:lang w:eastAsia="he-IL"/>
        </w:rPr>
        <w:t xml:space="preserve"> המצ"ב</w:t>
      </w:r>
      <w:r w:rsidRPr="004A7CFB">
        <w:rPr>
          <w:rFonts w:ascii="Times New Roman" w:eastAsia="Times New Roman" w:hAnsi="Times New Roman" w:cs="David"/>
          <w:sz w:val="20"/>
          <w:szCs w:val="24"/>
          <w:rtl/>
          <w:lang w:eastAsia="he-IL"/>
        </w:rPr>
        <w:t>, וב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רותי המתכנן</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אלמלא השנויים</w:t>
      </w:r>
      <w:r w:rsidRPr="004A7CFB">
        <w:rPr>
          <w:rFonts w:ascii="Times New Roman" w:eastAsia="Times New Roman" w:hAnsi="Times New Roman" w:cs="David" w:hint="cs"/>
          <w:sz w:val="20"/>
          <w:szCs w:val="24"/>
          <w:rtl/>
          <w:lang w:eastAsia="he-IL"/>
        </w:rPr>
        <w:t xml:space="preserve"> כאמור</w:t>
      </w:r>
      <w:r w:rsidRPr="004A7CFB">
        <w:rPr>
          <w:rFonts w:ascii="Times New Roman" w:eastAsia="Times New Roman" w:hAnsi="Times New Roman" w:cs="David"/>
          <w:sz w:val="20"/>
          <w:szCs w:val="24"/>
          <w:rtl/>
          <w:lang w:eastAsia="he-IL"/>
        </w:rPr>
        <w:t>, יהיה</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זכאי לפיצוי בעד העבודה הנוספת שב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עקב השנויים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כאמור</w:t>
      </w:r>
      <w:r w:rsidRPr="004A7CFB">
        <w:rPr>
          <w:rFonts w:ascii="Times New Roman" w:eastAsia="Times New Roman" w:hAnsi="Times New Roman" w:cs="David"/>
          <w:sz w:val="20"/>
          <w:szCs w:val="24"/>
          <w:rtl/>
          <w:lang w:eastAsia="he-IL"/>
        </w:rPr>
        <w:t>. הפיצוי ישולם בגין העבודה הנוספת שהמתכנן ב</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A7CFB">
        <w:rPr>
          <w:rFonts w:ascii="Times New Roman" w:eastAsia="Times New Roman" w:hAnsi="Times New Roman" w:cs="David" w:hint="cs"/>
          <w:sz w:val="20"/>
          <w:szCs w:val="24"/>
          <w:rtl/>
          <w:lang w:eastAsia="he-IL"/>
        </w:rPr>
        <w:t xml:space="preserve"> </w:t>
      </w:r>
      <w:r w:rsidRPr="004A7CFB">
        <w:rPr>
          <w:rFonts w:ascii="Times New Roman" w:eastAsia="Times New Roman" w:hAnsi="Times New Roman" w:cs="David"/>
          <w:sz w:val="20"/>
          <w:szCs w:val="24"/>
          <w:rtl/>
          <w:lang w:eastAsia="he-IL"/>
        </w:rPr>
        <w:t xml:space="preserve"> המתכנן ושכר המתכנן. בכל מקרה</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w:t>
      </w:r>
      <w:r w:rsidRPr="004A7CFB">
        <w:rPr>
          <w:rFonts w:ascii="Times New Roman" w:eastAsia="Times New Roman" w:hAnsi="Times New Roman" w:cs="David" w:hint="cs"/>
          <w:sz w:val="20"/>
          <w:szCs w:val="24"/>
          <w:rtl/>
          <w:lang w:eastAsia="he-IL"/>
        </w:rPr>
        <w:t>ה</w:t>
      </w:r>
      <w:r w:rsidRPr="004A7CFB">
        <w:rPr>
          <w:rFonts w:ascii="Times New Roman" w:eastAsia="Times New Roman" w:hAnsi="Times New Roman" w:cs="David"/>
          <w:sz w:val="20"/>
          <w:szCs w:val="24"/>
          <w:rtl/>
          <w:lang w:eastAsia="he-IL"/>
        </w:rPr>
        <w:t>שנויים</w:t>
      </w:r>
      <w:r w:rsidRPr="004A7CFB">
        <w:rPr>
          <w:rFonts w:ascii="Times New Roman" w:eastAsia="Times New Roman" w:hAnsi="Times New Roman" w:cs="David" w:hint="cs"/>
          <w:sz w:val="20"/>
          <w:szCs w:val="24"/>
          <w:rtl/>
          <w:lang w:eastAsia="he-IL"/>
        </w:rPr>
        <w:t xml:space="preserve"> כאמור, לא יהוו</w:t>
      </w:r>
      <w:r w:rsidRPr="004A7CFB">
        <w:rPr>
          <w:rFonts w:ascii="Times New Roman" w:eastAsia="Times New Roman" w:hAnsi="Times New Roman" w:cs="David"/>
          <w:sz w:val="20"/>
          <w:szCs w:val="24"/>
          <w:rtl/>
          <w:lang w:eastAsia="he-IL"/>
        </w:rPr>
        <w:t xml:space="preserve"> עילה לש</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נוי בלוח הזמנים</w:t>
      </w:r>
      <w:r w:rsidRPr="004A7CFB">
        <w:rPr>
          <w:rFonts w:ascii="Times New Roman" w:eastAsia="Times New Roman" w:hAnsi="Times New Roman" w:cs="David" w:hint="cs"/>
          <w:sz w:val="20"/>
          <w:szCs w:val="24"/>
          <w:rtl/>
          <w:lang w:eastAsia="he-IL"/>
        </w:rPr>
        <w:t>,</w:t>
      </w:r>
      <w:r w:rsidRPr="004A7CFB">
        <w:rPr>
          <w:rFonts w:ascii="Times New Roman" w:eastAsia="Times New Roman" w:hAnsi="Times New Roman" w:cs="David"/>
          <w:sz w:val="20"/>
          <w:szCs w:val="24"/>
          <w:rtl/>
          <w:lang w:eastAsia="he-IL"/>
        </w:rPr>
        <w:t xml:space="preserve"> אלא בא</w:t>
      </w:r>
      <w:r w:rsidRPr="004A7CFB">
        <w:rPr>
          <w:rFonts w:ascii="Times New Roman" w:eastAsia="Times New Roman" w:hAnsi="Times New Roman" w:cs="David" w:hint="cs"/>
          <w:sz w:val="20"/>
          <w:szCs w:val="24"/>
          <w:rtl/>
          <w:lang w:eastAsia="he-IL"/>
        </w:rPr>
        <w:t>י</w:t>
      </w:r>
      <w:r w:rsidRPr="004A7CFB">
        <w:rPr>
          <w:rFonts w:ascii="Times New Roman" w:eastAsia="Times New Roman" w:hAnsi="Times New Roman" w:cs="David"/>
          <w:sz w:val="20"/>
          <w:szCs w:val="24"/>
          <w:rtl/>
          <w:lang w:eastAsia="he-IL"/>
        </w:rPr>
        <w:t xml:space="preserve">שור המנהל </w:t>
      </w:r>
      <w:r w:rsidRPr="004A7CFB">
        <w:rPr>
          <w:rFonts w:ascii="Times New Roman" w:eastAsia="Times New Roman" w:hAnsi="Times New Roman" w:cs="David" w:hint="cs"/>
          <w:sz w:val="20"/>
          <w:szCs w:val="24"/>
          <w:rtl/>
          <w:lang w:eastAsia="he-IL"/>
        </w:rPr>
        <w:t>מראש ו</w:t>
      </w:r>
      <w:r w:rsidRPr="004A7CFB">
        <w:rPr>
          <w:rFonts w:ascii="Times New Roman" w:eastAsia="Times New Roman" w:hAnsi="Times New Roman" w:cs="David"/>
          <w:sz w:val="20"/>
          <w:szCs w:val="24"/>
          <w:rtl/>
          <w:lang w:eastAsia="he-IL"/>
        </w:rPr>
        <w:t>בכתב.</w:t>
      </w:r>
    </w:p>
    <w:p w14:paraId="3111436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hint="cs"/>
          <w:sz w:val="20"/>
          <w:szCs w:val="24"/>
          <w:rtl/>
          <w:lang w:eastAsia="he-IL"/>
        </w:rPr>
        <w:t>על אף</w:t>
      </w:r>
      <w:r w:rsidRPr="00C140D3">
        <w:rPr>
          <w:rFonts w:ascii="Times New Roman" w:eastAsia="Times New Roman" w:hAnsi="Times New Roman" w:cs="David"/>
          <w:sz w:val="20"/>
          <w:szCs w:val="24"/>
          <w:rtl/>
          <w:lang w:eastAsia="he-IL"/>
        </w:rPr>
        <w:t xml:space="preserve"> האמור בסעיף 8.2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יגיע למתכנן דבר בגין שינויים הנובעים מ:</w:t>
      </w:r>
    </w:p>
    <w:p w14:paraId="7E54AA06"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טעות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קוי בתכנון ו/או באומדן של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של היועצים.</w:t>
      </w:r>
    </w:p>
    <w:p w14:paraId="110BAAEF"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התכנון אינו התכנון היעיל ביותר.</w:t>
      </w:r>
    </w:p>
    <w:p w14:paraId="07A944F4"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3C70BFA" w14:textId="77777777" w:rsidR="00C140D3" w:rsidRPr="00C140D3" w:rsidRDefault="00C140D3" w:rsidP="007A10F8">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השינויים מתחייבים מדרישת רשויות מוסמכות. </w:t>
      </w:r>
    </w:p>
    <w:p w14:paraId="0623264E" w14:textId="559B8B3E" w:rsidR="00C140D3" w:rsidRPr="00C140D3" w:rsidDel="00C42ADD" w:rsidRDefault="00C140D3" w:rsidP="00C140D3">
      <w:pPr>
        <w:widowControl w:val="0"/>
        <w:numPr>
          <w:ilvl w:val="1"/>
          <w:numId w:val="1"/>
        </w:numPr>
        <w:spacing w:before="0" w:beforeAutospacing="0" w:after="200" w:afterAutospacing="0" w:line="240" w:lineRule="auto"/>
        <w:ind w:right="0"/>
        <w:jc w:val="both"/>
        <w:rPr>
          <w:del w:id="6" w:author="Meryl Etman [2]" w:date="2021-12-06T14:46:00Z"/>
          <w:rFonts w:ascii="Times New Roman" w:eastAsia="Times New Roman" w:hAnsi="Times New Roman" w:cs="David"/>
          <w:sz w:val="20"/>
          <w:szCs w:val="24"/>
          <w:rtl/>
          <w:lang w:eastAsia="he-IL"/>
        </w:rPr>
      </w:pPr>
      <w:del w:id="7" w:author="Meryl Etman [2]" w:date="2021-12-06T14:46:00Z">
        <w:r w:rsidRPr="00C140D3" w:rsidDel="00C42ADD">
          <w:rPr>
            <w:rFonts w:ascii="Times New Roman" w:eastAsia="Times New Roman" w:hAnsi="Times New Roman" w:cs="David"/>
            <w:sz w:val="20"/>
            <w:szCs w:val="24"/>
            <w:rtl/>
            <w:lang w:eastAsia="he-IL"/>
          </w:rPr>
          <w:lastRenderedPageBreak/>
          <w:delText>המתכנן מתחייב להכין</w:delText>
        </w:r>
        <w:r w:rsidRPr="00C140D3" w:rsidDel="00C42ADD">
          <w:rPr>
            <w:rFonts w:ascii="Times New Roman" w:eastAsia="Times New Roman" w:hAnsi="Times New Roman" w:cs="David" w:hint="cs"/>
            <w:sz w:val="20"/>
            <w:szCs w:val="24"/>
            <w:rtl/>
            <w:lang w:eastAsia="he-IL"/>
          </w:rPr>
          <w:delText>,</w:delText>
        </w:r>
        <w:r w:rsidRPr="00C140D3" w:rsidDel="00C42ADD">
          <w:rPr>
            <w:rFonts w:ascii="Times New Roman" w:eastAsia="Times New Roman" w:hAnsi="Times New Roman" w:cs="David"/>
            <w:sz w:val="20"/>
            <w:szCs w:val="24"/>
            <w:rtl/>
            <w:lang w:eastAsia="he-IL"/>
          </w:rPr>
          <w:delText xml:space="preserve"> עבור רוכשים שיבקשו זאת</w:delText>
        </w:r>
        <w:r w:rsidRPr="00C140D3" w:rsidDel="00C42ADD">
          <w:rPr>
            <w:rFonts w:ascii="Times New Roman" w:eastAsia="Times New Roman" w:hAnsi="Times New Roman" w:cs="David" w:hint="cs"/>
            <w:sz w:val="20"/>
            <w:szCs w:val="24"/>
            <w:rtl/>
            <w:lang w:eastAsia="he-IL"/>
          </w:rPr>
          <w:delText>,</w:delText>
        </w:r>
        <w:r w:rsidRPr="00C140D3" w:rsidDel="00C42ADD">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 </w:delText>
        </w:r>
      </w:del>
    </w:p>
    <w:p w14:paraId="0D811F75" w14:textId="660009C2" w:rsidR="00C140D3" w:rsidRDefault="00C140D3"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del w:id="8" w:author="Meryl Etman [2]" w:date="2021-12-06T14:46:00Z">
        <w:r w:rsidRPr="00C140D3" w:rsidDel="00C42ADD">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C140D3" w:rsidDel="00C42ADD">
          <w:rPr>
            <w:rFonts w:ascii="Times New Roman" w:eastAsia="Times New Roman" w:hAnsi="Times New Roman" w:cs="David" w:hint="cs"/>
            <w:sz w:val="20"/>
            <w:szCs w:val="24"/>
            <w:rtl/>
            <w:lang w:eastAsia="he-IL"/>
          </w:rPr>
          <w:delText xml:space="preserve">כאמור, </w:delText>
        </w:r>
        <w:r w:rsidRPr="00C140D3" w:rsidDel="00C42ADD">
          <w:rPr>
            <w:rFonts w:ascii="Times New Roman" w:eastAsia="Times New Roman" w:hAnsi="Times New Roman" w:cs="David"/>
            <w:sz w:val="20"/>
            <w:szCs w:val="24"/>
            <w:rtl/>
            <w:lang w:eastAsia="he-IL"/>
          </w:rPr>
          <w:delText>יסוכמו בין המתכנן לרוכשים. המתכנן יתקשר עם הרוכש</w:delText>
        </w:r>
        <w:r w:rsidRPr="00C140D3" w:rsidDel="00C42ADD">
          <w:rPr>
            <w:rFonts w:ascii="Times New Roman" w:eastAsia="Times New Roman" w:hAnsi="Times New Roman" w:cs="David" w:hint="cs"/>
            <w:sz w:val="20"/>
            <w:szCs w:val="24"/>
            <w:rtl/>
            <w:lang w:eastAsia="he-IL"/>
          </w:rPr>
          <w:delText>ים</w:delText>
        </w:r>
        <w:r w:rsidRPr="00C140D3" w:rsidDel="00C42ADD">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C140D3" w:rsidDel="00C42ADD">
          <w:rPr>
            <w:rFonts w:ascii="Times New Roman" w:eastAsia="Times New Roman" w:hAnsi="Times New Roman" w:cs="David" w:hint="cs"/>
            <w:sz w:val="20"/>
            <w:szCs w:val="24"/>
            <w:rtl/>
            <w:lang w:eastAsia="he-IL"/>
          </w:rPr>
          <w:delText>ה</w:delText>
        </w:r>
        <w:r w:rsidRPr="00C140D3" w:rsidDel="00C42ADD">
          <w:rPr>
            <w:rFonts w:ascii="Times New Roman" w:eastAsia="Times New Roman" w:hAnsi="Times New Roman" w:cs="David"/>
            <w:sz w:val="20"/>
            <w:szCs w:val="24"/>
            <w:rtl/>
            <w:lang w:eastAsia="he-IL"/>
          </w:rPr>
          <w:delText>רוכש</w:delText>
        </w:r>
        <w:r w:rsidRPr="00C140D3" w:rsidDel="00C42ADD">
          <w:rPr>
            <w:rFonts w:ascii="Times New Roman" w:eastAsia="Times New Roman" w:hAnsi="Times New Roman" w:cs="David" w:hint="cs"/>
            <w:sz w:val="20"/>
            <w:szCs w:val="24"/>
            <w:rtl/>
            <w:lang w:eastAsia="he-IL"/>
          </w:rPr>
          <w:delText>ים</w:delText>
        </w:r>
        <w:r w:rsidRPr="00C140D3" w:rsidDel="00C42ADD">
          <w:rPr>
            <w:rFonts w:ascii="Times New Roman" w:eastAsia="Times New Roman" w:hAnsi="Times New Roman" w:cs="David"/>
            <w:sz w:val="20"/>
            <w:szCs w:val="24"/>
            <w:rtl/>
            <w:lang w:eastAsia="he-IL"/>
          </w:rPr>
          <w:delText xml:space="preserve"> בענ</w:delText>
        </w:r>
        <w:r w:rsidRPr="00C140D3" w:rsidDel="00C42ADD">
          <w:rPr>
            <w:rFonts w:ascii="Times New Roman" w:eastAsia="Times New Roman" w:hAnsi="Times New Roman" w:cs="David" w:hint="cs"/>
            <w:sz w:val="20"/>
            <w:szCs w:val="24"/>
            <w:rtl/>
            <w:lang w:eastAsia="he-IL"/>
          </w:rPr>
          <w:delText>י</w:delText>
        </w:r>
        <w:r w:rsidRPr="00C140D3" w:rsidDel="00C42ADD">
          <w:rPr>
            <w:rFonts w:ascii="Times New Roman" w:eastAsia="Times New Roman" w:hAnsi="Times New Roman" w:cs="David"/>
            <w:sz w:val="20"/>
            <w:szCs w:val="24"/>
            <w:rtl/>
            <w:lang w:eastAsia="he-IL"/>
          </w:rPr>
          <w:delText>ין קביעת מחיר השינויים</w:delText>
        </w:r>
        <w:r w:rsidRPr="00C140D3" w:rsidDel="00C42ADD">
          <w:rPr>
            <w:rFonts w:ascii="Times New Roman" w:eastAsia="Times New Roman" w:hAnsi="Times New Roman" w:cs="David" w:hint="cs"/>
            <w:sz w:val="20"/>
            <w:szCs w:val="24"/>
            <w:rtl/>
            <w:lang w:eastAsia="he-IL"/>
          </w:rPr>
          <w:delText>,</w:delText>
        </w:r>
        <w:r w:rsidRPr="00C140D3" w:rsidDel="00C42ADD">
          <w:rPr>
            <w:rFonts w:ascii="Times New Roman" w:eastAsia="Times New Roman" w:hAnsi="Times New Roman" w:cs="David"/>
            <w:sz w:val="20"/>
            <w:szCs w:val="24"/>
            <w:rtl/>
            <w:lang w:eastAsia="he-IL"/>
          </w:rPr>
          <w:delText xml:space="preserve"> תובא בפני המנהל והוא יהיה המוסמך להכריע בה</w:delText>
        </w:r>
      </w:del>
      <w:ins w:id="9" w:author="Meryl Etman [2]" w:date="2021-12-06T14:46:00Z">
        <w:r w:rsidR="00C42ADD">
          <w:rPr>
            <w:rFonts w:ascii="Times New Roman" w:eastAsia="Times New Roman" w:hAnsi="Times New Roman" w:cs="David" w:hint="cs"/>
            <w:sz w:val="20"/>
            <w:szCs w:val="24"/>
            <w:rtl/>
            <w:lang w:eastAsia="he-IL"/>
          </w:rPr>
          <w:t>מבוטל</w:t>
        </w:r>
      </w:ins>
      <w:r w:rsidRPr="00C140D3">
        <w:rPr>
          <w:rFonts w:ascii="Times New Roman" w:eastAsia="Times New Roman" w:hAnsi="Times New Roman" w:cs="David"/>
          <w:sz w:val="20"/>
          <w:szCs w:val="24"/>
          <w:rtl/>
          <w:lang w:eastAsia="he-IL"/>
        </w:rPr>
        <w:t>.</w:t>
      </w:r>
    </w:p>
    <w:p w14:paraId="2DA089EC" w14:textId="77777777" w:rsidR="007A10F8" w:rsidRPr="00C140D3" w:rsidRDefault="007A10F8" w:rsidP="00C140D3">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02D7E1FA"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אחריות וביטוח</w:t>
      </w:r>
    </w:p>
    <w:p w14:paraId="2F04F2FC" w14:textId="77777777" w:rsidR="003811C6" w:rsidRPr="00013687" w:rsidRDefault="003811C6" w:rsidP="003811C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BEA8C1B"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00DE17F" w14:textId="77777777" w:rsidR="003811C6" w:rsidRPr="00013687" w:rsidRDefault="003811C6" w:rsidP="003811C6">
      <w:pPr>
        <w:pStyle w:val="afa"/>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F907803" w14:textId="77777777" w:rsidR="003811C6" w:rsidRPr="00013687" w:rsidRDefault="003811C6" w:rsidP="003811C6">
      <w:pPr>
        <w:pStyle w:val="afa"/>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458F1BD" w14:textId="77777777" w:rsidR="003811C6"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33EDA05" w14:textId="77777777" w:rsidR="003811C6" w:rsidRPr="00013687" w:rsidRDefault="003811C6" w:rsidP="003811C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D3EBD1E" w14:textId="77777777" w:rsidR="003811C6" w:rsidRDefault="003811C6" w:rsidP="003811C6">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AEA16C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1793CF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4325AE8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7A5F546"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4BF2BAF"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w:t>
      </w:r>
      <w:r>
        <w:rPr>
          <w:rFonts w:ascii="Times New Roman" w:eastAsia="Times New Roman" w:hAnsi="Times New Roman" w:cs="David" w:hint="cs"/>
          <w:sz w:val="20"/>
          <w:szCs w:val="24"/>
          <w:rtl/>
          <w:lang w:eastAsia="he-IL"/>
        </w:rPr>
        <w:lastRenderedPageBreak/>
        <w:t xml:space="preserve">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44FBCDB0"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B0EAF1C"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D60744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085A917B"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58BD78E"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0D91B15"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3F0CCD3"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7EE661D" w14:textId="77777777" w:rsidR="003811C6"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FD02780" w14:textId="77777777" w:rsidR="003811C6" w:rsidRPr="00A42052" w:rsidRDefault="003811C6" w:rsidP="003811C6">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F881F7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אספקת תכניות</w:t>
      </w:r>
    </w:p>
    <w:p w14:paraId="042CA48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עת במהלך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וכן בתקופת הבדק של העבודות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C140D3">
        <w:rPr>
          <w:rFonts w:ascii="Times New Roman" w:eastAsia="Times New Roman" w:hAnsi="Times New Roman" w:cs="David"/>
          <w:b/>
          <w:bCs/>
          <w:sz w:val="20"/>
          <w:szCs w:val="24"/>
          <w:rtl/>
          <w:lang w:eastAsia="he-IL"/>
        </w:rPr>
        <w:t>ח'</w:t>
      </w:r>
      <w:r w:rsidRPr="00C140D3">
        <w:rPr>
          <w:rFonts w:ascii="Times New Roman" w:eastAsia="Times New Roman" w:hAnsi="Times New Roman" w:cs="David"/>
          <w:sz w:val="20"/>
          <w:szCs w:val="24"/>
          <w:rtl/>
          <w:lang w:eastAsia="he-IL"/>
        </w:rPr>
        <w:t xml:space="preserve"> לחוזה זה, ובמידה והדרישה מתייחסת לתכניות שאינ</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בידו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יערכ</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המתכנן בהקדם האפשרי וימסר</w:t>
      </w:r>
      <w:r w:rsidRPr="00C140D3">
        <w:rPr>
          <w:rFonts w:ascii="Times New Roman" w:eastAsia="Times New Roman" w:hAnsi="Times New Roman" w:cs="David" w:hint="cs"/>
          <w:sz w:val="20"/>
          <w:szCs w:val="24"/>
          <w:rtl/>
          <w:lang w:eastAsia="he-IL"/>
        </w:rPr>
        <w:t>ן</w:t>
      </w:r>
      <w:r w:rsidRPr="00C140D3">
        <w:rPr>
          <w:rFonts w:ascii="Times New Roman" w:eastAsia="Times New Roman" w:hAnsi="Times New Roman" w:cs="David"/>
          <w:sz w:val="20"/>
          <w:szCs w:val="24"/>
          <w:rtl/>
          <w:lang w:eastAsia="he-IL"/>
        </w:rPr>
        <w:t xml:space="preserve"> למזמין.</w:t>
      </w:r>
    </w:p>
    <w:p w14:paraId="3FB17A2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עם גמר שרותי </w:t>
      </w:r>
      <w:r w:rsidRPr="00C140D3">
        <w:rPr>
          <w:rFonts w:ascii="Times New Roman" w:eastAsia="Times New Roman" w:hAnsi="Times New Roman" w:cs="David" w:hint="cs"/>
          <w:sz w:val="20"/>
          <w:szCs w:val="24"/>
          <w:rtl/>
          <w:lang w:eastAsia="he-IL"/>
        </w:rPr>
        <w:t>המתכנן,</w:t>
      </w:r>
      <w:r w:rsidRPr="00C140D3">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הסופי בשטח </w:t>
      </w:r>
      <w:r w:rsidRPr="00C140D3">
        <w:rPr>
          <w:rFonts w:ascii="Times New Roman" w:eastAsia="Times New Roman" w:hAnsi="Times New Roman" w:cs="David"/>
          <w:color w:val="000000"/>
          <w:sz w:val="20"/>
          <w:szCs w:val="24"/>
          <w:lang w:eastAsia="he-IL"/>
        </w:rPr>
        <w:t>(AS MADE)</w:t>
      </w:r>
      <w:r w:rsidRPr="00C140D3">
        <w:rPr>
          <w:rFonts w:ascii="Times New Roman" w:eastAsia="Times New Roman" w:hAnsi="Times New Roman" w:cs="David"/>
          <w:sz w:val="20"/>
          <w:szCs w:val="24"/>
          <w:rtl/>
          <w:lang w:eastAsia="he-IL"/>
        </w:rPr>
        <w:t xml:space="preserve">, למעט שינויי דיירים, </w:t>
      </w:r>
      <w:r w:rsidRPr="00C140D3">
        <w:rPr>
          <w:rFonts w:ascii="Times New Roman" w:eastAsia="Times New Roman" w:hAnsi="Times New Roman" w:cs="David" w:hint="cs"/>
          <w:sz w:val="20"/>
          <w:szCs w:val="24"/>
          <w:rtl/>
          <w:lang w:eastAsia="he-IL"/>
        </w:rPr>
        <w:lastRenderedPageBreak/>
        <w:t xml:space="preserve">וקבצים </w:t>
      </w:r>
      <w:r w:rsidRPr="00C140D3">
        <w:rPr>
          <w:rFonts w:ascii="Times New Roman" w:eastAsia="Times New Roman" w:hAnsi="Times New Roman" w:cs="David"/>
          <w:sz w:val="20"/>
          <w:szCs w:val="24"/>
          <w:rtl/>
          <w:lang w:eastAsia="he-IL"/>
        </w:rPr>
        <w:t>המכילים את התכנון במדיה ממוחשבת.</w:t>
      </w:r>
    </w:p>
    <w:p w14:paraId="16A82E92"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C140D3">
        <w:rPr>
          <w:rFonts w:ascii="Times New Roman" w:eastAsia="Times New Roman" w:hAnsi="Times New Roman" w:cs="David" w:hint="cs"/>
          <w:sz w:val="20"/>
          <w:szCs w:val="24"/>
          <w:rtl/>
          <w:lang w:eastAsia="he-IL"/>
        </w:rPr>
        <w:t>הקבצים</w:t>
      </w:r>
      <w:r w:rsidRPr="00C140D3">
        <w:rPr>
          <w:rFonts w:ascii="Times New Roman" w:eastAsia="Times New Roman" w:hAnsi="Times New Roman" w:cs="David"/>
          <w:sz w:val="20"/>
          <w:szCs w:val="24"/>
          <w:rtl/>
          <w:lang w:eastAsia="he-IL"/>
        </w:rPr>
        <w:t xml:space="preserve"> כשה</w:t>
      </w:r>
      <w:r w:rsidRPr="00C140D3">
        <w:rPr>
          <w:rFonts w:ascii="Times New Roman" w:eastAsia="Times New Roman" w:hAnsi="Times New Roman" w:cs="David" w:hint="cs"/>
          <w:sz w:val="20"/>
          <w:szCs w:val="24"/>
          <w:rtl/>
          <w:lang w:eastAsia="he-IL"/>
        </w:rPr>
        <w:t>ם</w:t>
      </w:r>
      <w:r w:rsidRPr="00C140D3">
        <w:rPr>
          <w:rFonts w:ascii="Times New Roman" w:eastAsia="Times New Roman" w:hAnsi="Times New Roman" w:cs="David"/>
          <w:sz w:val="20"/>
          <w:szCs w:val="24"/>
          <w:rtl/>
          <w:lang w:eastAsia="he-IL"/>
        </w:rPr>
        <w:t xml:space="preserve"> מעודכנ</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D0F48F1"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E6E1E57"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המתכנן לא יהיה זכאי לכל תשלום נוסף בעד תכניות שימסור למזמין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סעיף 10 זה.</w:t>
      </w:r>
    </w:p>
    <w:p w14:paraId="418ED2D0" w14:textId="77777777" w:rsidR="00C140D3" w:rsidRPr="007A10F8" w:rsidRDefault="00C140D3" w:rsidP="007A10F8">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זכות הקניין בכל התכניות שייכת למזמין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ובלבד ששולם שכר המתכנן בהתאם להוראות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F3A3BEC"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מעמד המתכנן</w:t>
      </w:r>
    </w:p>
    <w:p w14:paraId="181995B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ומובהר על ידי הצדדים לחוזה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C140D3">
        <w:rPr>
          <w:rFonts w:ascii="Times New Roman" w:eastAsia="Times New Roman" w:hAnsi="Times New Roman" w:cs="David" w:hint="cs"/>
          <w:sz w:val="20"/>
          <w:szCs w:val="24"/>
          <w:rtl/>
          <w:lang w:eastAsia="he-IL"/>
        </w:rPr>
        <w:t xml:space="preserve"> של המתכנן</w:t>
      </w:r>
      <w:r w:rsidRPr="00C140D3">
        <w:rPr>
          <w:rFonts w:ascii="Times New Roman" w:eastAsia="Times New Roman" w:hAnsi="Times New Roman" w:cs="David"/>
          <w:sz w:val="20"/>
          <w:szCs w:val="24"/>
          <w:rtl/>
          <w:lang w:eastAsia="he-IL"/>
        </w:rPr>
        <w:t>.</w:t>
      </w:r>
    </w:p>
    <w:p w14:paraId="2891642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אין ולא יהיו יחסי עובד-מעביד בין המזמין ובין </w:t>
      </w:r>
      <w:r w:rsidRPr="00C140D3">
        <w:rPr>
          <w:rFonts w:ascii="Times New Roman" w:eastAsia="Times New Roman" w:hAnsi="Times New Roman" w:cs="David"/>
          <w:color w:val="000000"/>
          <w:sz w:val="24"/>
          <w:szCs w:val="24"/>
          <w:rtl/>
          <w:lang w:eastAsia="he-IL"/>
        </w:rPr>
        <w:t xml:space="preserve">המתכנן ו/או </w:t>
      </w:r>
      <w:r w:rsidRPr="00C140D3">
        <w:rPr>
          <w:rFonts w:ascii="Times New Roman" w:eastAsia="Times New Roman" w:hAnsi="Times New Roman" w:cs="David" w:hint="cs"/>
          <w:color w:val="000000"/>
          <w:sz w:val="24"/>
          <w:szCs w:val="24"/>
          <w:rtl/>
          <w:lang w:eastAsia="he-IL"/>
        </w:rPr>
        <w:t>מי מטעמו ו</w:t>
      </w:r>
      <w:r w:rsidRPr="00C140D3">
        <w:rPr>
          <w:rFonts w:ascii="Times New Roman" w:eastAsia="Times New Roman" w:hAnsi="Times New Roman" w:cs="David"/>
          <w:color w:val="000000"/>
          <w:sz w:val="24"/>
          <w:szCs w:val="24"/>
          <w:rtl/>
          <w:lang w:eastAsia="he-IL"/>
        </w:rPr>
        <w:t xml:space="preserve">בין המזמין לבין עובדי </w:t>
      </w:r>
      <w:r w:rsidRPr="00C140D3">
        <w:rPr>
          <w:rFonts w:ascii="Times New Roman" w:eastAsia="Times New Roman" w:hAnsi="Times New Roman" w:cs="David" w:hint="cs"/>
          <w:color w:val="000000"/>
          <w:sz w:val="24"/>
          <w:szCs w:val="24"/>
          <w:rtl/>
          <w:lang w:eastAsia="he-IL"/>
        </w:rPr>
        <w:t xml:space="preserve"> המתכנן ו/או מי מטעמיהם</w:t>
      </w:r>
      <w:r w:rsidRPr="00C140D3">
        <w:rPr>
          <w:rFonts w:ascii="Times New Roman" w:eastAsia="Times New Roman" w:hAnsi="Times New Roman" w:cs="David"/>
          <w:color w:val="000000"/>
          <w:sz w:val="24"/>
          <w:szCs w:val="24"/>
          <w:rtl/>
          <w:lang w:eastAsia="he-IL"/>
        </w:rPr>
        <w:t xml:space="preserve"> </w:t>
      </w:r>
      <w:r w:rsidRPr="00C140D3">
        <w:rPr>
          <w:rFonts w:ascii="Times New Roman" w:eastAsia="Times New Roman" w:hAnsi="Times New Roman" w:cs="David"/>
          <w:sz w:val="20"/>
          <w:szCs w:val="24"/>
          <w:rtl/>
          <w:lang w:eastAsia="he-IL"/>
        </w:rPr>
        <w:t>ואין בהוראות חוזה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כדי ליצור בין המתכנן ו/או מי מעובדיו</w:t>
      </w:r>
      <w:r w:rsidRPr="00C140D3">
        <w:rPr>
          <w:rFonts w:ascii="Times New Roman" w:eastAsia="Times New Roman" w:hAnsi="Times New Roman" w:cs="David" w:hint="cs"/>
          <w:sz w:val="20"/>
          <w:szCs w:val="24"/>
          <w:rtl/>
          <w:lang w:eastAsia="he-IL"/>
        </w:rPr>
        <w:t xml:space="preserve"> ו/או מי מטעמו</w:t>
      </w:r>
      <w:r w:rsidRPr="00C140D3">
        <w:rPr>
          <w:rFonts w:ascii="Times New Roman" w:eastAsia="Times New Roman" w:hAnsi="Times New Roman" w:cs="David"/>
          <w:sz w:val="20"/>
          <w:szCs w:val="24"/>
          <w:rtl/>
          <w:lang w:eastAsia="he-IL"/>
        </w:rPr>
        <w:t xml:space="preserve"> לבין המזמין ו/או המנהל ו/או מי מטעמו יחסי עובד מעביד</w:t>
      </w:r>
      <w:r w:rsidRPr="00C140D3">
        <w:rPr>
          <w:rFonts w:ascii="Times New Roman" w:eastAsia="Times New Roman" w:hAnsi="Times New Roman" w:cs="David"/>
          <w:color w:val="000000"/>
          <w:sz w:val="24"/>
          <w:szCs w:val="24"/>
          <w:rtl/>
          <w:lang w:eastAsia="he-IL"/>
        </w:rPr>
        <w:t>, לכל ענין ודבר. 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מוסכם ומובהר בין הצדדים</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C140D3">
        <w:rPr>
          <w:rFonts w:ascii="Times New Roman" w:eastAsia="Times New Roman" w:hAnsi="Times New Roman" w:cs="David" w:hint="cs"/>
          <w:color w:val="000000"/>
          <w:sz w:val="24"/>
          <w:szCs w:val="24"/>
          <w:rtl/>
          <w:lang w:eastAsia="he-IL"/>
        </w:rPr>
        <w:t>ל פ</w:t>
      </w:r>
      <w:r w:rsidRPr="00C140D3">
        <w:rPr>
          <w:rFonts w:ascii="Times New Roman" w:eastAsia="Times New Roman" w:hAnsi="Times New Roman" w:cs="David"/>
          <w:color w:val="000000"/>
          <w:sz w:val="24"/>
          <w:szCs w:val="24"/>
          <w:rtl/>
          <w:lang w:eastAsia="he-IL"/>
        </w:rPr>
        <w:t>י הדין ו/או מכח צו הרחבה ו/או מכח הסכם כלשהו על עובד</w:t>
      </w:r>
      <w:r w:rsidRPr="00C140D3">
        <w:rPr>
          <w:rFonts w:ascii="Times New Roman" w:eastAsia="Times New Roman" w:hAnsi="Times New Roman" w:cs="David" w:hint="cs"/>
          <w:sz w:val="20"/>
          <w:szCs w:val="24"/>
          <w:rtl/>
          <w:lang w:eastAsia="he-IL"/>
        </w:rPr>
        <w:t>.</w:t>
      </w:r>
    </w:p>
    <w:p w14:paraId="6CBCCBE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color w:val="000000"/>
          <w:sz w:val="24"/>
          <w:szCs w:val="24"/>
          <w:rtl/>
          <w:lang w:eastAsia="he-IL"/>
        </w:rPr>
        <w:t>מוסכם בזה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המתכנן ו/או עובדיו</w:t>
      </w:r>
      <w:r w:rsidRPr="00C140D3">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C140D3">
        <w:rPr>
          <w:rFonts w:ascii="Times New Roman" w:eastAsia="Times New Roman" w:hAnsi="Times New Roman" w:cs="David"/>
          <w:color w:val="000000"/>
          <w:sz w:val="24"/>
          <w:szCs w:val="24"/>
          <w:rtl/>
          <w:lang w:eastAsia="he-IL"/>
        </w:rPr>
        <w:t xml:space="preserve"> מוותרים על כל טענות ו/או</w:t>
      </w:r>
      <w:r w:rsidRPr="00C140D3">
        <w:rPr>
          <w:rFonts w:ascii="Times New Roman" w:eastAsia="Times New Roman" w:hAnsi="Times New Roman" w:cs="David" w:hint="cs"/>
          <w:color w:val="000000"/>
          <w:sz w:val="24"/>
          <w:szCs w:val="24"/>
          <w:rtl/>
          <w:lang w:eastAsia="he-IL"/>
        </w:rPr>
        <w:t xml:space="preserve"> דרישות ו/או תלונות ו/או</w:t>
      </w:r>
      <w:r w:rsidRPr="00C140D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1E6D6D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 ומתחייב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ישא לבדו </w:t>
      </w:r>
      <w:r w:rsidRPr="00C140D3">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C140D3">
        <w:rPr>
          <w:rFonts w:ascii="Times New Roman" w:eastAsia="Times New Roman" w:hAnsi="Times New Roman" w:cs="David" w:hint="cs"/>
          <w:color w:val="000000"/>
          <w:sz w:val="24"/>
          <w:szCs w:val="24"/>
          <w:rtl/>
          <w:lang w:eastAsia="he-IL"/>
        </w:rPr>
        <w:t>ל פי</w:t>
      </w:r>
      <w:r w:rsidRPr="00C140D3">
        <w:rPr>
          <w:rFonts w:ascii="Times New Roman" w:eastAsia="Times New Roman" w:hAnsi="Times New Roman" w:cs="David"/>
          <w:color w:val="000000"/>
          <w:sz w:val="24"/>
          <w:szCs w:val="24"/>
          <w:rtl/>
          <w:lang w:eastAsia="he-IL"/>
        </w:rPr>
        <w:t xml:space="preserve"> חוזה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ובכלל זה</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sz w:val="20"/>
          <w:szCs w:val="24"/>
          <w:rtl/>
          <w:lang w:eastAsia="he-IL"/>
        </w:rPr>
        <w:t xml:space="preserve"> תשלומי מס הכנסה והב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הלאומי שהוא חב בגין מתן שרותי המתכנן.</w:t>
      </w:r>
    </w:p>
    <w:p w14:paraId="2FCD27C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טוח לאומי, תשלומים לקרנות איגודים מקצוע</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C7B3103"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C140D3">
        <w:rPr>
          <w:rFonts w:ascii="Times New Roman" w:eastAsia="Times New Roman" w:hAnsi="Times New Roman" w:cs="David"/>
          <w:color w:val="000000"/>
          <w:sz w:val="24"/>
          <w:szCs w:val="24"/>
          <w:rtl/>
          <w:lang w:eastAsia="he-IL"/>
        </w:rPr>
        <w:t>מבלי לגרוע מ</w:t>
      </w:r>
      <w:r w:rsidRPr="00C140D3">
        <w:rPr>
          <w:rFonts w:ascii="Times New Roman" w:eastAsia="Times New Roman" w:hAnsi="Times New Roman" w:cs="David" w:hint="cs"/>
          <w:color w:val="000000"/>
          <w:sz w:val="24"/>
          <w:szCs w:val="24"/>
          <w:rtl/>
          <w:lang w:eastAsia="he-IL"/>
        </w:rPr>
        <w:t xml:space="preserve">כלליות </w:t>
      </w:r>
      <w:r w:rsidRPr="00C140D3">
        <w:rPr>
          <w:rFonts w:ascii="Times New Roman" w:eastAsia="Times New Roman" w:hAnsi="Times New Roman" w:cs="David"/>
          <w:color w:val="000000"/>
          <w:sz w:val="24"/>
          <w:szCs w:val="24"/>
          <w:rtl/>
          <w:lang w:eastAsia="he-IL"/>
        </w:rPr>
        <w:t>האמור לעיל, המתכנן מצהיר ומתחייב</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אם י</w:t>
      </w:r>
      <w:r w:rsidRPr="00C140D3">
        <w:rPr>
          <w:rFonts w:ascii="Times New Roman" w:eastAsia="Times New Roman" w:hAnsi="Times New Roman" w:cs="David" w:hint="cs"/>
          <w:color w:val="000000"/>
          <w:sz w:val="24"/>
          <w:szCs w:val="24"/>
          <w:rtl/>
          <w:lang w:eastAsia="he-IL"/>
        </w:rPr>
        <w:t>י</w:t>
      </w:r>
      <w:r w:rsidRPr="00C140D3">
        <w:rPr>
          <w:rFonts w:ascii="Times New Roman" w:eastAsia="Times New Roman" w:hAnsi="Times New Roman" w:cs="David"/>
          <w:color w:val="000000"/>
          <w:sz w:val="24"/>
          <w:szCs w:val="24"/>
          <w:rtl/>
          <w:lang w:eastAsia="he-IL"/>
        </w:rPr>
        <w:t>דרש המזמין על ידי המתכנן ו/או על ידי מי מ</w:t>
      </w:r>
      <w:r w:rsidRPr="00C140D3">
        <w:rPr>
          <w:rFonts w:ascii="Times New Roman" w:eastAsia="Times New Roman" w:hAnsi="Times New Roman" w:cs="David" w:hint="cs"/>
          <w:color w:val="000000"/>
          <w:sz w:val="24"/>
          <w:szCs w:val="24"/>
          <w:rtl/>
          <w:lang w:eastAsia="he-IL"/>
        </w:rPr>
        <w:t>שלוחיו ו/או עובדיו</w:t>
      </w:r>
      <w:r w:rsidRPr="00C140D3">
        <w:rPr>
          <w:rFonts w:ascii="Times New Roman" w:eastAsia="Times New Roman" w:hAnsi="Times New Roman" w:cs="David"/>
          <w:color w:val="000000"/>
          <w:sz w:val="24"/>
          <w:szCs w:val="24"/>
          <w:rtl/>
          <w:lang w:eastAsia="he-IL"/>
        </w:rPr>
        <w:t xml:space="preserve"> ו/או</w:t>
      </w:r>
      <w:r w:rsidRPr="00C140D3">
        <w:rPr>
          <w:rFonts w:ascii="Times New Roman" w:eastAsia="Times New Roman" w:hAnsi="Times New Roman" w:cs="David" w:hint="cs"/>
          <w:color w:val="000000"/>
          <w:sz w:val="24"/>
          <w:szCs w:val="24"/>
          <w:rtl/>
          <w:lang w:eastAsia="he-IL"/>
        </w:rPr>
        <w:t xml:space="preserve"> אחר מטעמו ו/או</w:t>
      </w:r>
      <w:r w:rsidRPr="00C140D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C140D3">
        <w:rPr>
          <w:rFonts w:ascii="Times New Roman" w:eastAsia="Times New Roman" w:hAnsi="Times New Roman" w:cs="David" w:hint="cs"/>
          <w:color w:val="000000"/>
          <w:sz w:val="24"/>
          <w:szCs w:val="24"/>
          <w:rtl/>
          <w:lang w:eastAsia="he-IL"/>
        </w:rPr>
        <w:t xml:space="preserve"> ו/או פיצוי ו/או שיפוי</w:t>
      </w:r>
      <w:r w:rsidRPr="00C140D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ייחשב </w:t>
      </w:r>
      <w:r w:rsidRPr="00C140D3">
        <w:rPr>
          <w:rFonts w:ascii="Times New Roman" w:eastAsia="Times New Roman" w:hAnsi="Times New Roman" w:cs="David" w:hint="cs"/>
          <w:color w:val="000000"/>
          <w:sz w:val="24"/>
          <w:szCs w:val="24"/>
          <w:rtl/>
          <w:lang w:eastAsia="he-IL"/>
        </w:rPr>
        <w:t>כ</w:t>
      </w:r>
      <w:r w:rsidRPr="00C140D3">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D1443BD"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color w:val="000000"/>
          <w:sz w:val="24"/>
          <w:szCs w:val="24"/>
          <w:rtl/>
          <w:lang w:eastAsia="he-IL"/>
        </w:rPr>
        <w:lastRenderedPageBreak/>
        <w:t>בשים לב לאמור לעיל, אם יקבע פורום מוסמך כלשהו</w:t>
      </w:r>
      <w:r w:rsidRPr="00C140D3">
        <w:rPr>
          <w:rFonts w:ascii="Times New Roman" w:eastAsia="Times New Roman" w:hAnsi="Times New Roman" w:cs="David" w:hint="cs"/>
          <w:color w:val="000000"/>
          <w:sz w:val="24"/>
          <w:szCs w:val="24"/>
          <w:rtl/>
          <w:lang w:eastAsia="he-IL"/>
        </w:rPr>
        <w:t>,</w:t>
      </w:r>
      <w:r w:rsidRPr="00C140D3">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C140D3">
        <w:rPr>
          <w:rFonts w:ascii="Times New Roman" w:eastAsia="Times New Roman" w:hAnsi="Times New Roman" w:cs="David" w:hint="cs"/>
          <w:color w:val="000000"/>
          <w:sz w:val="24"/>
          <w:szCs w:val="24"/>
          <w:rtl/>
          <w:lang w:eastAsia="he-IL"/>
        </w:rPr>
        <w:t xml:space="preserve"> ו/או מי משלוחיו ו/או אחר מטעמו</w:t>
      </w:r>
      <w:r w:rsidRPr="00C140D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C140D3">
        <w:rPr>
          <w:rFonts w:ascii="Times New Roman" w:eastAsia="Times New Roman" w:hAnsi="Times New Roman" w:cs="David" w:hint="cs"/>
          <w:color w:val="000000"/>
          <w:sz w:val="24"/>
          <w:szCs w:val="24"/>
          <w:rtl/>
          <w:lang w:eastAsia="he-IL"/>
        </w:rPr>
        <w:t>.</w:t>
      </w:r>
    </w:p>
    <w:p w14:paraId="1D77890C" w14:textId="77777777" w:rsidR="007A10F8" w:rsidDel="008F7C91" w:rsidRDefault="007A10F8" w:rsidP="007A10F8">
      <w:pPr>
        <w:widowControl w:val="0"/>
        <w:spacing w:before="0" w:beforeAutospacing="0" w:after="240" w:afterAutospacing="0" w:line="240" w:lineRule="auto"/>
        <w:ind w:right="360"/>
        <w:jc w:val="both"/>
        <w:rPr>
          <w:del w:id="10" w:author="Meryl Etman" w:date="2021-08-25T16:47:00Z"/>
          <w:rFonts w:ascii="Times New Roman" w:eastAsia="Times New Roman" w:hAnsi="Times New Roman" w:cs="David"/>
          <w:sz w:val="20"/>
          <w:szCs w:val="24"/>
          <w:rtl/>
          <w:lang w:eastAsia="he-IL"/>
        </w:rPr>
      </w:pPr>
    </w:p>
    <w:p w14:paraId="0DD14D9B"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319AE849" w14:textId="77777777" w:rsidR="00C140D3" w:rsidRPr="00C140D3" w:rsidRDefault="00C140D3" w:rsidP="00C140D3">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C140D3">
        <w:rPr>
          <w:rFonts w:ascii="Times New Roman" w:eastAsia="Times New Roman" w:hAnsi="Times New Roman" w:cs="David"/>
          <w:bCs/>
          <w:sz w:val="20"/>
          <w:szCs w:val="24"/>
          <w:u w:val="single"/>
          <w:rtl/>
          <w:lang w:eastAsia="he-IL"/>
        </w:rPr>
        <w:t>הבאת החוזה לגמר או ביטולו</w:t>
      </w:r>
    </w:p>
    <w:p w14:paraId="1ECDFC1B"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F4D6B80"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על אף האמור בכל מקום אחר בחוזה </w:t>
      </w:r>
      <w:r w:rsidRPr="00C140D3">
        <w:rPr>
          <w:rFonts w:ascii="Times New Roman" w:eastAsia="Times New Roman" w:hAnsi="Times New Roman" w:cs="David" w:hint="cs"/>
          <w:sz w:val="20"/>
          <w:szCs w:val="24"/>
          <w:rtl/>
          <w:lang w:eastAsia="he-IL"/>
        </w:rPr>
        <w:t xml:space="preserve">זה על נספחיו, </w:t>
      </w:r>
      <w:r w:rsidRPr="00C140D3">
        <w:rPr>
          <w:rFonts w:ascii="Times New Roman" w:eastAsia="Times New Roman" w:hAnsi="Times New Roman" w:cs="David"/>
          <w:sz w:val="20"/>
          <w:szCs w:val="24"/>
          <w:rtl/>
          <w:lang w:eastAsia="he-IL"/>
        </w:rPr>
        <w:t>רשאי המזמין,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C140D3">
        <w:rPr>
          <w:rFonts w:ascii="Times New Roman" w:eastAsia="Times New Roman" w:hAnsi="Times New Roman" w:cs="David" w:hint="cs"/>
          <w:sz w:val="20"/>
          <w:szCs w:val="24"/>
          <w:rtl/>
          <w:lang w:eastAsia="he-IL"/>
        </w:rPr>
        <w:t>-7</w:t>
      </w:r>
      <w:r w:rsidRPr="00C140D3">
        <w:rPr>
          <w:rFonts w:ascii="Times New Roman" w:eastAsia="Times New Roman" w:hAnsi="Times New Roman" w:cs="David"/>
          <w:sz w:val="20"/>
          <w:szCs w:val="24"/>
          <w:rtl/>
          <w:lang w:eastAsia="he-IL"/>
        </w:rPr>
        <w:t xml:space="preserve"> י</w:t>
      </w:r>
      <w:r w:rsidRPr="00C140D3">
        <w:rPr>
          <w:rFonts w:ascii="Times New Roman" w:eastAsia="Times New Roman" w:hAnsi="Times New Roman" w:cs="David" w:hint="cs"/>
          <w:sz w:val="20"/>
          <w:szCs w:val="24"/>
          <w:rtl/>
          <w:lang w:eastAsia="he-IL"/>
        </w:rPr>
        <w:t>מים</w:t>
      </w:r>
      <w:r w:rsidRPr="00C140D3">
        <w:rPr>
          <w:rFonts w:ascii="Times New Roman" w:eastAsia="Times New Roman" w:hAnsi="Times New Roman" w:cs="David"/>
          <w:sz w:val="20"/>
          <w:szCs w:val="24"/>
          <w:rtl/>
          <w:lang w:eastAsia="he-IL"/>
        </w:rPr>
        <w:t xml:space="preserve"> מיום משלוחה (להלן: "</w:t>
      </w:r>
      <w:r w:rsidRPr="00C140D3">
        <w:rPr>
          <w:rFonts w:ascii="Times New Roman" w:eastAsia="Times New Roman" w:hAnsi="Times New Roman" w:cs="David"/>
          <w:b/>
          <w:bCs/>
          <w:sz w:val="20"/>
          <w:szCs w:val="24"/>
          <w:rtl/>
          <w:lang w:eastAsia="he-IL"/>
        </w:rPr>
        <w:t>תאריך הפסקת השרות</w:t>
      </w:r>
      <w:r w:rsidRPr="00C140D3">
        <w:rPr>
          <w:rFonts w:ascii="Times New Roman" w:eastAsia="Times New Roman" w:hAnsi="Times New Roman" w:cs="David"/>
          <w:sz w:val="20"/>
          <w:szCs w:val="24"/>
          <w:rtl/>
          <w:lang w:eastAsia="he-IL"/>
        </w:rPr>
        <w:t>").</w:t>
      </w:r>
    </w:p>
    <w:p w14:paraId="38220995" w14:textId="77777777" w:rsidR="00C140D3" w:rsidRPr="00C140D3" w:rsidRDefault="00C140D3" w:rsidP="00C140D3">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צע עד לתאריך הפסקת הש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 ו - ה'</w:t>
      </w:r>
      <w:r w:rsidRPr="00C140D3">
        <w:rPr>
          <w:rFonts w:ascii="Times New Roman" w:eastAsia="Times New Roman" w:hAnsi="Times New Roman" w:cs="David"/>
          <w:sz w:val="20"/>
          <w:szCs w:val="24"/>
          <w:rtl/>
          <w:lang w:eastAsia="he-IL"/>
        </w:rPr>
        <w:t>. במקרה שבוצע חלק של קטע ו/או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ישולם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כפי שיקבע המנהל.</w:t>
      </w:r>
    </w:p>
    <w:p w14:paraId="0CD66B2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לטענה </w:t>
      </w:r>
      <w:r w:rsidRPr="00C140D3">
        <w:rPr>
          <w:rFonts w:ascii="Times New Roman" w:eastAsia="Times New Roman" w:hAnsi="Times New Roman" w:cs="David" w:hint="cs"/>
          <w:sz w:val="20"/>
          <w:szCs w:val="24"/>
          <w:rtl/>
          <w:lang w:eastAsia="he-IL"/>
        </w:rPr>
        <w:t>ו/או דרישה ו/או תלונה ו/</w:t>
      </w:r>
      <w:r w:rsidRPr="00C140D3">
        <w:rPr>
          <w:rFonts w:ascii="Times New Roman" w:eastAsia="Times New Roman" w:hAnsi="Times New Roman" w:cs="David"/>
          <w:sz w:val="20"/>
          <w:szCs w:val="24"/>
          <w:rtl/>
          <w:lang w:eastAsia="he-IL"/>
        </w:rPr>
        <w:t>או תביעה כלשהי, פרט לאמור בסעיף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והשכר שישולם לפי סעיף 12.1.2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18DA7338"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תוך 12 חודש</w:t>
      </w:r>
      <w:r w:rsidRPr="00C140D3">
        <w:rPr>
          <w:rFonts w:ascii="Times New Roman" w:eastAsia="Times New Roman" w:hAnsi="Times New Roman" w:cs="David" w:hint="cs"/>
          <w:sz w:val="20"/>
          <w:szCs w:val="24"/>
          <w:rtl/>
          <w:lang w:eastAsia="he-IL"/>
        </w:rPr>
        <w:t>ים</w:t>
      </w:r>
      <w:r w:rsidRPr="00C140D3">
        <w:rPr>
          <w:rFonts w:ascii="Times New Roman" w:eastAsia="Times New Roman" w:hAnsi="Times New Roman" w:cs="David"/>
          <w:sz w:val="20"/>
          <w:szCs w:val="24"/>
          <w:rtl/>
          <w:lang w:eastAsia="he-IL"/>
        </w:rPr>
        <w:t xml:space="preserve"> מהבאת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כאמור</w:t>
      </w:r>
      <w:r w:rsidRPr="00C140D3">
        <w:rPr>
          <w:rFonts w:ascii="Times New Roman" w:eastAsia="Times New Roman" w:hAnsi="Times New Roman" w:cs="David" w:hint="cs"/>
          <w:sz w:val="20"/>
          <w:szCs w:val="24"/>
          <w:rtl/>
          <w:lang w:eastAsia="he-IL"/>
        </w:rPr>
        <w:t>, רשאי המזמין</w:t>
      </w:r>
      <w:r w:rsidRPr="00C140D3">
        <w:rPr>
          <w:rFonts w:ascii="Times New Roman" w:eastAsia="Times New Roman" w:hAnsi="Times New Roman" w:cs="David"/>
          <w:sz w:val="20"/>
          <w:szCs w:val="24"/>
          <w:rtl/>
          <w:lang w:eastAsia="he-IL"/>
        </w:rPr>
        <w:t xml:space="preserve"> לחדשו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במקרה 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לפי דרישת המזמין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לחדש את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תנאי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0F82E4F8"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במקרה שחוזה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מצוות הדין)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המתכנן זכאי לתשלום כמוגדר בסעיף 12.3.2 להלן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ויחולו הסעיפים 12.1.3 ו- 12.1.4 לעיל.</w:t>
      </w:r>
    </w:p>
    <w:p w14:paraId="2B96A55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D5274C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מזמין לפי סעיף 12.1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זכאי המזמין לבטל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לפי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קול דעתו הבלעדי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בלא צורך בהודעה מוקדמת</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בכל אחד מהמקרים הבאים:</w:t>
      </w:r>
    </w:p>
    <w:p w14:paraId="6F575653"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ו/או לא קיים איזה מהוראות החוזה ולא ת</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קן </w:t>
      </w:r>
      <w:r w:rsidRPr="00C140D3">
        <w:rPr>
          <w:rFonts w:ascii="Times New Roman" w:eastAsia="Times New Roman" w:hAnsi="Times New Roman" w:cs="David" w:hint="cs"/>
          <w:sz w:val="20"/>
          <w:szCs w:val="24"/>
          <w:rtl/>
          <w:lang w:eastAsia="he-IL"/>
        </w:rPr>
        <w:t>את ה</w:t>
      </w:r>
      <w:r w:rsidRPr="00C140D3">
        <w:rPr>
          <w:rFonts w:ascii="Times New Roman" w:eastAsia="Times New Roman" w:hAnsi="Times New Roman" w:cs="David"/>
          <w:sz w:val="20"/>
          <w:szCs w:val="24"/>
          <w:rtl/>
          <w:lang w:eastAsia="he-IL"/>
        </w:rPr>
        <w:t>הפרה</w:t>
      </w:r>
      <w:r w:rsidRPr="00C140D3">
        <w:rPr>
          <w:rFonts w:ascii="Times New Roman" w:eastAsia="Times New Roman" w:hAnsi="Times New Roman" w:cs="David" w:hint="cs"/>
          <w:sz w:val="20"/>
          <w:szCs w:val="24"/>
          <w:rtl/>
          <w:lang w:eastAsia="he-IL"/>
        </w:rPr>
        <w:t xml:space="preserve"> כאמור,</w:t>
      </w:r>
      <w:r w:rsidRPr="00C140D3">
        <w:rPr>
          <w:rFonts w:ascii="Times New Roman" w:eastAsia="Times New Roman" w:hAnsi="Times New Roman" w:cs="David"/>
          <w:sz w:val="20"/>
          <w:szCs w:val="24"/>
          <w:rtl/>
          <w:lang w:eastAsia="he-IL"/>
        </w:rPr>
        <w:t xml:space="preserve"> לאחר שק</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בל התראה על כך מהמזמין בתוך הזמן הנקוב בהתראה.</w:t>
      </w:r>
    </w:p>
    <w:p w14:paraId="0497B268"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התרה במתכנן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שאין הוא מבצע את עבודתו בצורה המבטיחה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צועה התקין ו/או התקדמותה וסיומה לפי לוח הזמנים.</w:t>
      </w:r>
    </w:p>
    <w:p w14:paraId="4AA3E3D2"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הפר את הוראת סעיף 7.5 לעיל.</w:t>
      </w:r>
    </w:p>
    <w:p w14:paraId="0C67D74B"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נבצר מהמתכנן או מהמנהל הראשי לקיים את ה</w:t>
      </w:r>
      <w:r w:rsidRPr="00C140D3">
        <w:rPr>
          <w:rFonts w:ascii="Times New Roman" w:eastAsia="Times New Roman" w:hAnsi="Times New Roman" w:cs="David" w:hint="cs"/>
          <w:sz w:val="20"/>
          <w:szCs w:val="24"/>
          <w:rtl/>
          <w:lang w:eastAsia="he-IL"/>
        </w:rPr>
        <w:t xml:space="preserve">וראות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יחול הסעיף אם המנהל הראשי במשרד המתכנן נפטר, המתכנן </w:t>
      </w:r>
      <w:r w:rsidRPr="00C140D3">
        <w:rPr>
          <w:rFonts w:ascii="Times New Roman" w:eastAsia="Times New Roman" w:hAnsi="Times New Roman" w:cs="David"/>
          <w:sz w:val="20"/>
          <w:szCs w:val="24"/>
          <w:rtl/>
          <w:lang w:eastAsia="he-IL"/>
        </w:rPr>
        <w:lastRenderedPageBreak/>
        <w:t>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לפעולה משפטית או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שירותי המתכנן או אם ארע אירוע דומה.</w:t>
      </w:r>
    </w:p>
    <w:p w14:paraId="06BB1039" w14:textId="77777777" w:rsidR="00C140D3" w:rsidRPr="00C140D3" w:rsidRDefault="00C140D3" w:rsidP="00C140D3">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חל שינוי בהחזקת המניות ו/או בהרכב המנהלים של המתכנן.</w:t>
      </w:r>
    </w:p>
    <w:p w14:paraId="516A021E"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בוטל החוזה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צע עד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טול החוזה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לפי השיעור המפורט בנספחים </w:t>
      </w:r>
      <w:r w:rsidRPr="00C140D3">
        <w:rPr>
          <w:rFonts w:ascii="Times New Roman" w:eastAsia="Times New Roman" w:hAnsi="Times New Roman" w:cs="David"/>
          <w:bCs/>
          <w:sz w:val="20"/>
          <w:szCs w:val="24"/>
          <w:rtl/>
          <w:lang w:eastAsia="he-IL"/>
        </w:rPr>
        <w:t>ד'</w:t>
      </w:r>
      <w:r w:rsidRPr="00C140D3">
        <w:rPr>
          <w:rFonts w:ascii="Times New Roman" w:eastAsia="Times New Roman" w:hAnsi="Times New Roman" w:cs="David" w:hint="cs"/>
          <w:bCs/>
          <w:sz w:val="20"/>
          <w:szCs w:val="24"/>
          <w:rtl/>
          <w:lang w:eastAsia="he-IL"/>
        </w:rPr>
        <w:t xml:space="preserve"> </w:t>
      </w:r>
      <w:r w:rsidRPr="00C140D3">
        <w:rPr>
          <w:rFonts w:ascii="Times New Roman" w:eastAsia="Times New Roman" w:hAnsi="Times New Roman" w:cs="David"/>
          <w:bCs/>
          <w:sz w:val="20"/>
          <w:szCs w:val="24"/>
          <w:rtl/>
          <w:lang w:eastAsia="he-IL"/>
        </w:rPr>
        <w:t xml:space="preserve">ו -ה' </w:t>
      </w:r>
      <w:r w:rsidRPr="00C140D3">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C140D3">
        <w:rPr>
          <w:rFonts w:ascii="Times New Roman" w:eastAsia="Times New Roman" w:hAnsi="Times New Roman" w:cs="David"/>
          <w:bCs/>
          <w:sz w:val="20"/>
          <w:szCs w:val="24"/>
          <w:rtl/>
          <w:lang w:eastAsia="he-IL"/>
        </w:rPr>
        <w:t xml:space="preserve">ד' ו-ה' </w:t>
      </w:r>
      <w:r w:rsidRPr="00C140D3">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AE02791"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הודעה בדבר הבאת החוזה לידי גמר כאמור בסעיף 12.3.1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לא תשמש עילה למתכנן לתביעת פיצויים כלשהם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לטענה</w:t>
      </w:r>
      <w:r w:rsidRPr="00C140D3">
        <w:rPr>
          <w:rFonts w:ascii="Times New Roman" w:eastAsia="Times New Roman" w:hAnsi="Times New Roman" w:cs="David" w:hint="cs"/>
          <w:sz w:val="20"/>
          <w:szCs w:val="24"/>
          <w:rtl/>
          <w:lang w:eastAsia="he-IL"/>
        </w:rPr>
        <w:t xml:space="preserve"> ו/או לדרישה ו/או לתלונה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ל</w:t>
      </w:r>
      <w:r w:rsidRPr="00C140D3">
        <w:rPr>
          <w:rFonts w:ascii="Times New Roman" w:eastAsia="Times New Roman" w:hAnsi="Times New Roman" w:cs="David"/>
          <w:sz w:val="20"/>
          <w:szCs w:val="24"/>
          <w:rtl/>
          <w:lang w:eastAsia="he-IL"/>
        </w:rPr>
        <w:t>תביעה כלשהי, פרט לאמור בסעיף 12.3.2 לעיל, והשכר שישולם לפי סעיף 12.3.2</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ובין מכוח עילה כלשהי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הדין.</w:t>
      </w:r>
    </w:p>
    <w:p w14:paraId="345ACA6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 למתן השירותים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 זה או אם אירע אירוע דומה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סעיפים 12.3.2 ו - 12.3.3 לעיל.</w:t>
      </w:r>
    </w:p>
    <w:p w14:paraId="1A12C9E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סעיפים 12.1, 12.2 ו-12.3 לעיל</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הסעיפים הנ"ל.</w:t>
      </w:r>
    </w:p>
    <w:p w14:paraId="5DD759A9"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בכל מקרה של הבאת חוזה</w:t>
      </w:r>
      <w:r w:rsidRPr="00C140D3">
        <w:rPr>
          <w:rFonts w:ascii="Times New Roman" w:eastAsia="Times New Roman" w:hAnsi="Times New Roman" w:cs="David" w:hint="cs"/>
          <w:sz w:val="20"/>
          <w:szCs w:val="24"/>
          <w:rtl/>
          <w:lang w:eastAsia="he-IL"/>
        </w:rPr>
        <w:t xml:space="preserve"> זה לידי</w:t>
      </w:r>
      <w:r w:rsidRPr="00C140D3">
        <w:rPr>
          <w:rFonts w:ascii="Times New Roman" w:eastAsia="Times New Roman" w:hAnsi="Times New Roman" w:cs="David"/>
          <w:sz w:val="20"/>
          <w:szCs w:val="24"/>
          <w:rtl/>
          <w:lang w:eastAsia="he-IL"/>
        </w:rPr>
        <w:t xml:space="preserve"> גמר או ביטולו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יהיה המזמין זכאי למסור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המשך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997869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אימת שהמתכנן לא יקיים איזו מהתחייבויותיו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512C1F8" w14:textId="77777777" w:rsidR="00C140D3" w:rsidRPr="007A10F8" w:rsidRDefault="00C140D3" w:rsidP="007A10F8">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BA817A5" w14:textId="77777777" w:rsidR="00C140D3" w:rsidRPr="00C140D3" w:rsidRDefault="00C140D3" w:rsidP="00C140D3">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t>העברת זכויות</w:t>
      </w:r>
    </w:p>
    <w:p w14:paraId="6A9FD28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אין המתכנן רשאי להסב לאחר את החוזה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כל חלק ממנו, וכן אין הוא רשאי להעביר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להסב לאחר כל זכות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חובה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אלא בהסכמת המזמין בכתב ומראש.</w:t>
      </w:r>
    </w:p>
    <w:p w14:paraId="105C9116"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אין המתכנן רשאי למסור לאחר את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שרותי המתכנן, כולם או מקצתם, אלא בהסכמת המזמין בכתב ומראש.</w:t>
      </w:r>
    </w:p>
    <w:p w14:paraId="4A36BF2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ניתנה הסכמת המזמין לפי סעיפים 13.1 או 13.2 לעיל, הרי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אין בכך כדי לפטור את המתכנן מאחריותו והתחייבויותיו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 xml:space="preserve"> ומזכויות המזמין על פיו, והמתכנן </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ישא באחריות מלאה, כלפי המזמין וכלפי </w:t>
      </w:r>
      <w:r w:rsidRPr="00C140D3">
        <w:rPr>
          <w:rFonts w:ascii="Times New Roman" w:eastAsia="Times New Roman" w:hAnsi="Times New Roman" w:cs="David" w:hint="cs"/>
          <w:sz w:val="20"/>
          <w:szCs w:val="24"/>
          <w:rtl/>
          <w:lang w:eastAsia="he-IL"/>
        </w:rPr>
        <w:t xml:space="preserve">כל </w:t>
      </w:r>
      <w:r w:rsidRPr="00C140D3">
        <w:rPr>
          <w:rFonts w:ascii="Times New Roman" w:eastAsia="Times New Roman" w:hAnsi="Times New Roman" w:cs="David"/>
          <w:sz w:val="20"/>
          <w:szCs w:val="24"/>
          <w:rtl/>
          <w:lang w:eastAsia="he-IL"/>
        </w:rPr>
        <w:t xml:space="preserve">צד שלישי שהוא, גם לכל מעשה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באי כחם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עובדיהם</w:t>
      </w:r>
      <w:r w:rsidRPr="00C140D3">
        <w:rPr>
          <w:rFonts w:ascii="Times New Roman" w:eastAsia="Times New Roman" w:hAnsi="Times New Roman" w:cs="David" w:hint="cs"/>
          <w:sz w:val="20"/>
          <w:szCs w:val="24"/>
          <w:rtl/>
          <w:lang w:eastAsia="he-IL"/>
        </w:rPr>
        <w:t xml:space="preserve"> ו/או מי מטעמם</w:t>
      </w:r>
      <w:r w:rsidRPr="00C140D3">
        <w:rPr>
          <w:rFonts w:ascii="Times New Roman" w:eastAsia="Times New Roman" w:hAnsi="Times New Roman" w:cs="David"/>
          <w:sz w:val="20"/>
          <w:szCs w:val="24"/>
          <w:rtl/>
          <w:lang w:eastAsia="he-IL"/>
        </w:rPr>
        <w:t>, ואילו למזמין ישמרו כל זכויותיו כלפי המתכנן.</w:t>
      </w:r>
    </w:p>
    <w:p w14:paraId="314F0911"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המתכנן כמתחייב מהאמור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החוזה ויחולו הוראות סעיף 12.3.2 ו-12.3.3 לעיל.</w:t>
      </w:r>
    </w:p>
    <w:p w14:paraId="401B8DDE" w14:textId="77777777" w:rsid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המתכנן.</w:t>
      </w:r>
    </w:p>
    <w:p w14:paraId="7C1E5C6E" w14:textId="77777777" w:rsidR="007A10F8" w:rsidDel="008F7C91" w:rsidRDefault="007A10F8" w:rsidP="007A10F8">
      <w:pPr>
        <w:widowControl w:val="0"/>
        <w:spacing w:before="0" w:beforeAutospacing="0" w:after="240" w:afterAutospacing="0" w:line="240" w:lineRule="auto"/>
        <w:ind w:right="360"/>
        <w:jc w:val="both"/>
        <w:rPr>
          <w:del w:id="11" w:author="Meryl Etman" w:date="2021-08-25T16:48:00Z"/>
          <w:rFonts w:ascii="Times New Roman" w:eastAsia="Times New Roman" w:hAnsi="Times New Roman" w:cs="David"/>
          <w:sz w:val="20"/>
          <w:szCs w:val="24"/>
          <w:rtl/>
          <w:lang w:eastAsia="he-IL"/>
        </w:rPr>
      </w:pPr>
    </w:p>
    <w:p w14:paraId="33CCDF8C" w14:textId="77777777" w:rsidR="007A10F8" w:rsidRPr="00C140D3" w:rsidRDefault="007A10F8" w:rsidP="007A10F8">
      <w:pPr>
        <w:widowControl w:val="0"/>
        <w:spacing w:before="0" w:beforeAutospacing="0" w:after="240" w:afterAutospacing="0" w:line="240" w:lineRule="auto"/>
        <w:ind w:right="360"/>
        <w:jc w:val="both"/>
        <w:rPr>
          <w:rFonts w:ascii="Times New Roman" w:eastAsia="Times New Roman" w:hAnsi="Times New Roman" w:cs="David"/>
          <w:sz w:val="20"/>
          <w:szCs w:val="24"/>
          <w:rtl/>
          <w:lang w:eastAsia="he-IL"/>
        </w:rPr>
      </w:pPr>
    </w:p>
    <w:p w14:paraId="55A8D3CD" w14:textId="77777777" w:rsidR="00C140D3" w:rsidRPr="00C140D3" w:rsidRDefault="00C140D3" w:rsidP="00C140D3">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C140D3">
        <w:rPr>
          <w:rFonts w:ascii="Times New Roman" w:eastAsia="Times New Roman" w:hAnsi="Times New Roman" w:cs="David"/>
          <w:bCs/>
          <w:sz w:val="20"/>
          <w:szCs w:val="24"/>
          <w:u w:val="single"/>
          <w:rtl/>
          <w:lang w:eastAsia="he-IL"/>
        </w:rPr>
        <w:t>סיום שרותי המתכנן</w:t>
      </w:r>
    </w:p>
    <w:p w14:paraId="48D2466D"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יחושבו כבאים לסיום בכל אחד מהמקרים הבאים:</w:t>
      </w:r>
    </w:p>
    <w:p w14:paraId="45E48D1A"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הובא לידי </w:t>
      </w:r>
      <w:r w:rsidRPr="00C140D3">
        <w:rPr>
          <w:rFonts w:ascii="Times New Roman" w:eastAsia="Times New Roman" w:hAnsi="Times New Roman" w:cs="David" w:hint="cs"/>
          <w:sz w:val="20"/>
          <w:szCs w:val="24"/>
          <w:rtl/>
          <w:lang w:eastAsia="he-IL"/>
        </w:rPr>
        <w:t>גמר</w:t>
      </w:r>
      <w:r w:rsidRPr="00C140D3">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C05FF8D"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עם מתן א</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שור בכתב ע"י המזמין למתכנן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הושלם מתן שרותי המתכנן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w:t>
      </w:r>
    </w:p>
    <w:p w14:paraId="3D29ADA6"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סודיות והמצאת מסמכים</w:t>
      </w:r>
    </w:p>
    <w:p w14:paraId="02F782A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C140D3">
        <w:rPr>
          <w:rFonts w:ascii="Times New Roman" w:eastAsia="Times New Roman" w:hAnsi="Times New Roman" w:cs="David" w:hint="cs"/>
          <w:sz w:val="20"/>
          <w:szCs w:val="24"/>
          <w:rtl/>
          <w:lang w:eastAsia="he-IL"/>
        </w:rPr>
        <w:t>ו/או על ידי</w:t>
      </w:r>
      <w:r w:rsidRPr="00C140D3">
        <w:rPr>
          <w:rFonts w:ascii="Times New Roman" w:eastAsia="Times New Roman" w:hAnsi="Times New Roman" w:cs="David"/>
          <w:sz w:val="20"/>
          <w:szCs w:val="24"/>
          <w:rtl/>
          <w:lang w:eastAsia="he-IL"/>
        </w:rPr>
        <w:t xml:space="preserve"> מ</w:t>
      </w:r>
      <w:r w:rsidRPr="00C140D3">
        <w:rPr>
          <w:rFonts w:ascii="Times New Roman" w:eastAsia="Times New Roman" w:hAnsi="Times New Roman" w:cs="David" w:hint="cs"/>
          <w:sz w:val="20"/>
          <w:szCs w:val="24"/>
          <w:rtl/>
          <w:lang w:eastAsia="he-IL"/>
        </w:rPr>
        <w:t>י מ</w:t>
      </w:r>
      <w:r w:rsidRPr="00C140D3">
        <w:rPr>
          <w:rFonts w:ascii="Times New Roman" w:eastAsia="Times New Roman" w:hAnsi="Times New Roman" w:cs="David"/>
          <w:sz w:val="20"/>
          <w:szCs w:val="24"/>
          <w:rtl/>
          <w:lang w:eastAsia="he-IL"/>
        </w:rPr>
        <w:t xml:space="preserve">טעמו ובין שהוכנו על ידי המזמין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המנהל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w:t>
      </w:r>
      <w:r w:rsidRPr="00C140D3">
        <w:rPr>
          <w:rFonts w:ascii="Times New Roman" w:eastAsia="Times New Roman" w:hAnsi="Times New Roman" w:cs="David" w:hint="cs"/>
          <w:sz w:val="20"/>
          <w:szCs w:val="24"/>
          <w:rtl/>
          <w:lang w:eastAsia="he-IL"/>
        </w:rPr>
        <w:t xml:space="preserve">מי </w:t>
      </w:r>
      <w:r w:rsidRPr="00C140D3">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C5C6090"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מבלי לגרוע מאחריותו </w:t>
      </w:r>
      <w:r w:rsidRPr="00C140D3">
        <w:rPr>
          <w:rFonts w:ascii="Times New Roman" w:eastAsia="Times New Roman" w:hAnsi="Times New Roman" w:cs="David" w:hint="cs"/>
          <w:sz w:val="20"/>
          <w:szCs w:val="24"/>
          <w:rtl/>
          <w:lang w:eastAsia="he-IL"/>
        </w:rPr>
        <w:t xml:space="preserve">של המתכנן </w:t>
      </w:r>
      <w:r w:rsidRPr="00C140D3">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יציית המתכנן לכל דרישה של המנהל בדבר נקיטת אמצעי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EF165FC"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יחתים את עובדיו</w:t>
      </w:r>
      <w:r w:rsidRPr="00C140D3">
        <w:rPr>
          <w:rFonts w:ascii="Times New Roman" w:eastAsia="Times New Roman" w:hAnsi="Times New Roman" w:cs="David" w:hint="cs"/>
          <w:sz w:val="20"/>
          <w:szCs w:val="24"/>
          <w:rtl/>
          <w:lang w:eastAsia="he-IL"/>
        </w:rPr>
        <w:t xml:space="preserve"> ו/או שלוחיו ו/או אחר מטעמו</w:t>
      </w:r>
      <w:r w:rsidRPr="00C140D3">
        <w:rPr>
          <w:rFonts w:ascii="Times New Roman" w:eastAsia="Times New Roman" w:hAnsi="Times New Roman" w:cs="David"/>
          <w:sz w:val="20"/>
          <w:szCs w:val="24"/>
          <w:rtl/>
          <w:lang w:eastAsia="he-IL"/>
        </w:rPr>
        <w:t xml:space="preserve"> בקשר עם ביצוע הסכם זה</w:t>
      </w:r>
      <w:r w:rsidRPr="00C140D3">
        <w:rPr>
          <w:rFonts w:ascii="Times New Roman" w:eastAsia="Times New Roman" w:hAnsi="Times New Roman" w:cs="David" w:hint="cs"/>
          <w:sz w:val="20"/>
          <w:szCs w:val="24"/>
          <w:rtl/>
          <w:lang w:eastAsia="he-IL"/>
        </w:rPr>
        <w:t xml:space="preserve"> על נספחיו,</w:t>
      </w:r>
      <w:r w:rsidRPr="00C140D3">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C140D3">
        <w:rPr>
          <w:rFonts w:ascii="Times New Roman" w:eastAsia="Times New Roman" w:hAnsi="Times New Roman" w:cs="David"/>
          <w:bCs/>
          <w:sz w:val="20"/>
          <w:szCs w:val="24"/>
          <w:rtl/>
          <w:lang w:eastAsia="he-IL"/>
        </w:rPr>
        <w:t>ו'</w:t>
      </w:r>
      <w:r w:rsidRPr="00C140D3">
        <w:rPr>
          <w:rFonts w:ascii="Times New Roman" w:eastAsia="Times New Roman" w:hAnsi="Times New Roman" w:cs="David"/>
          <w:sz w:val="20"/>
          <w:szCs w:val="24"/>
          <w:rtl/>
          <w:lang w:eastAsia="he-IL"/>
        </w:rPr>
        <w:t>,.</w:t>
      </w:r>
    </w:p>
    <w:p w14:paraId="7DE22DB7"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לפי דרישת המזמין ועם סיום שרותי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C140D3">
        <w:rPr>
          <w:rFonts w:ascii="Times New Roman" w:eastAsia="Times New Roman" w:hAnsi="Times New Roman" w:cs="David" w:hint="cs"/>
          <w:sz w:val="20"/>
          <w:szCs w:val="24"/>
          <w:rtl/>
          <w:lang w:eastAsia="he-IL"/>
        </w:rPr>
        <w:t>.</w:t>
      </w:r>
    </w:p>
    <w:p w14:paraId="6900B605"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C140D3">
        <w:rPr>
          <w:rFonts w:ascii="Times New Roman" w:eastAsia="Times New Roman" w:hAnsi="Times New Roman" w:cs="David"/>
          <w:bCs/>
          <w:sz w:val="20"/>
          <w:szCs w:val="24"/>
          <w:u w:val="single"/>
          <w:rtl/>
          <w:lang w:eastAsia="he-IL"/>
        </w:rPr>
        <w:t>ויתור על זכויות מצד המתכנן</w:t>
      </w:r>
    </w:p>
    <w:p w14:paraId="5B53D76C"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 xml:space="preserve">השתמש המזמין כדין בסמכות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C140D3">
        <w:rPr>
          <w:rFonts w:ascii="Times New Roman" w:eastAsia="Times New Roman" w:hAnsi="Times New Roman" w:cs="David" w:hint="cs"/>
          <w:sz w:val="20"/>
          <w:szCs w:val="24"/>
          <w:rtl/>
          <w:lang w:eastAsia="he-IL"/>
        </w:rPr>
        <w:t>מתכנן כל טענה ו/או דרישה ו/או תלונה ו/או</w:t>
      </w:r>
      <w:r w:rsidRPr="00C140D3">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w:t>
      </w:r>
      <w:r w:rsidRPr="00C140D3">
        <w:rPr>
          <w:rFonts w:ascii="Times New Roman" w:eastAsia="Times New Roman" w:hAnsi="Times New Roman" w:cs="David" w:hint="cs"/>
          <w:sz w:val="20"/>
          <w:szCs w:val="24"/>
          <w:rtl/>
          <w:lang w:eastAsia="he-IL"/>
        </w:rPr>
        <w:t xml:space="preserve"> שיפוי ו/או</w:t>
      </w:r>
      <w:r w:rsidRPr="00C140D3">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פגיעה במוניטין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הפסד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לרבות הפסד רווח העלולים להיגרם לו עקב הביטול</w:t>
      </w:r>
      <w:r w:rsidRPr="00C140D3">
        <w:rPr>
          <w:rFonts w:ascii="Times New Roman" w:eastAsia="Times New Roman" w:hAnsi="Times New Roman" w:cs="David" w:hint="cs"/>
          <w:sz w:val="20"/>
          <w:szCs w:val="24"/>
          <w:rtl/>
          <w:lang w:eastAsia="he-IL"/>
        </w:rPr>
        <w:t xml:space="preserve"> או</w:t>
      </w:r>
      <w:r w:rsidRPr="00C140D3">
        <w:rPr>
          <w:rFonts w:ascii="Times New Roman" w:eastAsia="Times New Roman" w:hAnsi="Times New Roman" w:cs="David"/>
          <w:sz w:val="20"/>
          <w:szCs w:val="24"/>
          <w:rtl/>
          <w:lang w:eastAsia="he-IL"/>
        </w:rPr>
        <w:t xml:space="preserve"> ההפסקה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מכל סיבה אחרת.</w:t>
      </w:r>
    </w:p>
    <w:p w14:paraId="3A7C42DF"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שביצע המתכנן על פי חוזה זה.</w:t>
      </w:r>
    </w:p>
    <w:p w14:paraId="4C1E296C" w14:textId="77777777" w:rsidR="00C140D3" w:rsidRPr="00C140D3" w:rsidRDefault="00C140D3" w:rsidP="00C140D3">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C140D3">
        <w:rPr>
          <w:rFonts w:ascii="Times New Roman" w:eastAsia="Times New Roman" w:hAnsi="Times New Roman" w:cs="David" w:hint="cs"/>
          <w:sz w:val="20"/>
          <w:szCs w:val="24"/>
          <w:rtl/>
          <w:lang w:eastAsia="he-IL"/>
        </w:rPr>
        <w:t xml:space="preserve">את </w:t>
      </w:r>
      <w:r w:rsidRPr="00C140D3">
        <w:rPr>
          <w:rFonts w:ascii="Times New Roman" w:eastAsia="Times New Roman" w:hAnsi="Times New Roman" w:cs="David"/>
          <w:sz w:val="20"/>
          <w:szCs w:val="24"/>
          <w:rtl/>
          <w:lang w:eastAsia="he-IL"/>
        </w:rPr>
        <w:t>המשך ביצוע 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רותי המתכנן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מסירתם לידי מתכנן אחר, והינו מתחייב</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C27E7DB" w14:textId="77777777" w:rsidR="00C140D3" w:rsidRPr="00C140D3" w:rsidRDefault="00C140D3" w:rsidP="00C140D3">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C140D3">
        <w:rPr>
          <w:rFonts w:ascii="Times New Roman" w:eastAsia="Times New Roman" w:hAnsi="Times New Roman" w:cs="David"/>
          <w:bCs/>
          <w:sz w:val="20"/>
          <w:szCs w:val="24"/>
          <w:u w:val="single"/>
          <w:rtl/>
          <w:lang w:eastAsia="he-IL"/>
        </w:rPr>
        <w:lastRenderedPageBreak/>
        <w:t>שונות</w:t>
      </w:r>
    </w:p>
    <w:p w14:paraId="61F68B4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המנהל הראשי במשרד המתכנן</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מתחייב לבצע את השירותים שעליו לבצע אישית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 חוזה</w:t>
      </w:r>
      <w:r w:rsidRPr="00C140D3">
        <w:rPr>
          <w:rFonts w:ascii="Times New Roman" w:eastAsia="Times New Roman" w:hAnsi="Times New Roman" w:cs="David" w:hint="cs"/>
          <w:sz w:val="20"/>
          <w:szCs w:val="24"/>
          <w:rtl/>
          <w:lang w:eastAsia="he-IL"/>
        </w:rPr>
        <w:t xml:space="preserve"> זה והינו</w:t>
      </w:r>
      <w:r w:rsidRPr="00C140D3">
        <w:rPr>
          <w:rFonts w:ascii="Times New Roman" w:eastAsia="Times New Roman" w:hAnsi="Times New Roman" w:cs="David"/>
          <w:sz w:val="20"/>
          <w:szCs w:val="24"/>
          <w:rtl/>
          <w:lang w:eastAsia="he-IL"/>
        </w:rPr>
        <w:t xml:space="preserve"> אחראי וערב כלפי המזמין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התחייבויות המתכנן לפי חוזה</w:t>
      </w:r>
      <w:r w:rsidRPr="00C140D3">
        <w:rPr>
          <w:rFonts w:ascii="Times New Roman" w:eastAsia="Times New Roman" w:hAnsi="Times New Roman" w:cs="David" w:hint="cs"/>
          <w:sz w:val="20"/>
          <w:szCs w:val="24"/>
          <w:rtl/>
          <w:lang w:eastAsia="he-IL"/>
        </w:rPr>
        <w:t xml:space="preserve"> זה על נספחיו</w:t>
      </w:r>
      <w:r w:rsidRPr="00C140D3">
        <w:rPr>
          <w:rFonts w:ascii="Times New Roman" w:eastAsia="Times New Roman" w:hAnsi="Times New Roman" w:cs="David"/>
          <w:sz w:val="20"/>
          <w:szCs w:val="24"/>
          <w:rtl/>
          <w:lang w:eastAsia="he-IL"/>
        </w:rPr>
        <w:t>.</w:t>
      </w:r>
    </w:p>
    <w:p w14:paraId="4A4B2BDE"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כל צד אשר יפר או לא יקיים איזו מהתחייבויותיו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יהיה חייב לפצות את הצד המקיים על כל הנזקים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ההפסדים שיגרמו לו עקב כך</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וזאת מבלי לגרוע מזכות הצד המקיים לכל סעד ו</w:t>
      </w:r>
      <w:r w:rsidRPr="00C140D3">
        <w:rPr>
          <w:rFonts w:ascii="Times New Roman" w:eastAsia="Times New Roman" w:hAnsi="Times New Roman" w:cs="David" w:hint="cs"/>
          <w:sz w:val="20"/>
          <w:szCs w:val="24"/>
          <w:rtl/>
          <w:lang w:eastAsia="he-IL"/>
        </w:rPr>
        <w:t xml:space="preserve">/או </w:t>
      </w:r>
      <w:r w:rsidRPr="00C140D3">
        <w:rPr>
          <w:rFonts w:ascii="Times New Roman" w:eastAsia="Times New Roman" w:hAnsi="Times New Roman" w:cs="David"/>
          <w:sz w:val="20"/>
          <w:szCs w:val="24"/>
          <w:rtl/>
          <w:lang w:eastAsia="he-IL"/>
        </w:rPr>
        <w:t>תרופה אחרים ו/או נוספים.</w:t>
      </w:r>
    </w:p>
    <w:p w14:paraId="40DEB924"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למניעת ספקות מוצהר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B717D95"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המתכנן מצהיר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C140D3">
        <w:rPr>
          <w:rFonts w:ascii="Times New Roman" w:eastAsia="Times New Roman" w:hAnsi="Times New Roman" w:cs="David" w:hint="cs"/>
          <w:sz w:val="20"/>
          <w:szCs w:val="24"/>
          <w:rtl/>
          <w:lang w:eastAsia="he-IL"/>
        </w:rPr>
        <w:t>נבע</w:t>
      </w:r>
      <w:r w:rsidRPr="00C140D3">
        <w:rPr>
          <w:rFonts w:ascii="Times New Roman" w:eastAsia="Times New Roman" w:hAnsi="Times New Roman" w:cs="David"/>
          <w:sz w:val="20"/>
          <w:szCs w:val="24"/>
          <w:rtl/>
          <w:lang w:eastAsia="he-IL"/>
        </w:rPr>
        <w:t xml:space="preserve"> מאי עמידתו בהתחייבויותיו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 זה.</w:t>
      </w:r>
    </w:p>
    <w:p w14:paraId="0BEB9F5D"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94D6B47"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מוסכם במפורש</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צוע כל </w:t>
      </w:r>
      <w:r w:rsidRPr="00C140D3">
        <w:rPr>
          <w:rFonts w:ascii="Times New Roman" w:eastAsia="Times New Roman" w:hAnsi="Times New Roman" w:cs="David" w:hint="cs"/>
          <w:sz w:val="20"/>
          <w:szCs w:val="24"/>
          <w:rtl/>
          <w:lang w:eastAsia="he-IL"/>
        </w:rPr>
        <w:t>אחת</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אחת מהתחייבויות המזמין ע</w:t>
      </w:r>
      <w:r w:rsidRPr="00C140D3">
        <w:rPr>
          <w:rFonts w:ascii="Times New Roman" w:eastAsia="Times New Roman" w:hAnsi="Times New Roman" w:cs="David" w:hint="cs"/>
          <w:sz w:val="20"/>
          <w:szCs w:val="24"/>
          <w:rtl/>
          <w:lang w:eastAsia="he-IL"/>
        </w:rPr>
        <w:t>ל פ</w:t>
      </w:r>
      <w:r w:rsidRPr="00C140D3">
        <w:rPr>
          <w:rFonts w:ascii="Times New Roman" w:eastAsia="Times New Roman" w:hAnsi="Times New Roman" w:cs="David"/>
          <w:sz w:val="20"/>
          <w:szCs w:val="24"/>
          <w:rtl/>
          <w:lang w:eastAsia="he-IL"/>
        </w:rPr>
        <w:t>י</w:t>
      </w:r>
      <w:r w:rsidRPr="00C140D3">
        <w:rPr>
          <w:rFonts w:ascii="Times New Roman" w:eastAsia="Times New Roman" w:hAnsi="Times New Roman" w:cs="David" w:hint="cs"/>
          <w:sz w:val="20"/>
          <w:szCs w:val="24"/>
          <w:rtl/>
          <w:lang w:eastAsia="he-IL"/>
        </w:rPr>
        <w:t xml:space="preserve"> </w:t>
      </w:r>
      <w:r w:rsidRPr="00C140D3">
        <w:rPr>
          <w:rFonts w:ascii="Times New Roman" w:eastAsia="Times New Roman" w:hAnsi="Times New Roman" w:cs="David"/>
          <w:sz w:val="20"/>
          <w:szCs w:val="24"/>
          <w:rtl/>
          <w:lang w:eastAsia="he-IL"/>
        </w:rPr>
        <w:t>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מותנה בכך שהמתכנן יקיים תחילה את התחייבויותיו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עד לאותו מועד. המזמין זכאי, מבלי לפגוע </w:t>
      </w:r>
      <w:r w:rsidRPr="00C140D3">
        <w:rPr>
          <w:rFonts w:ascii="Times New Roman" w:eastAsia="Times New Roman" w:hAnsi="Times New Roman" w:cs="David" w:hint="cs"/>
          <w:sz w:val="20"/>
          <w:szCs w:val="24"/>
          <w:rtl/>
          <w:lang w:eastAsia="he-IL"/>
        </w:rPr>
        <w:t>מכלליות ה</w:t>
      </w:r>
      <w:r w:rsidRPr="00C140D3">
        <w:rPr>
          <w:rFonts w:ascii="Times New Roman" w:eastAsia="Times New Roman" w:hAnsi="Times New Roman" w:cs="David"/>
          <w:sz w:val="20"/>
          <w:szCs w:val="24"/>
          <w:rtl/>
          <w:lang w:eastAsia="he-IL"/>
        </w:rPr>
        <w:t>אמור בכל מקום אחר בחוזה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לעכב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התחי</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A198158"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שום התנהגות מצד</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של מי</w:t>
      </w:r>
      <w:r w:rsidRPr="00C140D3">
        <w:rPr>
          <w:rFonts w:ascii="Times New Roman" w:eastAsia="Times New Roman" w:hAnsi="Times New Roman" w:cs="David"/>
          <w:sz w:val="20"/>
          <w:szCs w:val="24"/>
          <w:rtl/>
          <w:lang w:eastAsia="he-IL"/>
        </w:rPr>
        <w:t xml:space="preserve"> מהצדדים לא תחשב כויתור על איזה מזכויותיו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ו/או</w:t>
      </w:r>
      <w:r w:rsidRPr="00C140D3">
        <w:rPr>
          <w:rFonts w:ascii="Times New Roman" w:eastAsia="Times New Roman" w:hAnsi="Times New Roman" w:cs="David"/>
          <w:sz w:val="20"/>
          <w:szCs w:val="24"/>
          <w:rtl/>
          <w:lang w:eastAsia="he-IL"/>
        </w:rPr>
        <w:t xml:space="preserve"> ע</w:t>
      </w:r>
      <w:r w:rsidRPr="00C140D3">
        <w:rPr>
          <w:rFonts w:ascii="Times New Roman" w:eastAsia="Times New Roman" w:hAnsi="Times New Roman" w:cs="David" w:hint="cs"/>
          <w:sz w:val="20"/>
          <w:szCs w:val="24"/>
          <w:rtl/>
          <w:lang w:eastAsia="he-IL"/>
        </w:rPr>
        <w:t>ל פי כל</w:t>
      </w:r>
      <w:r w:rsidRPr="00C140D3">
        <w:rPr>
          <w:rFonts w:ascii="Times New Roman" w:eastAsia="Times New Roman" w:hAnsi="Times New Roman" w:cs="David"/>
          <w:sz w:val="20"/>
          <w:szCs w:val="24"/>
          <w:rtl/>
          <w:lang w:eastAsia="he-IL"/>
        </w:rPr>
        <w:t xml:space="preserve"> דין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כויתור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כהסכמה מצדו לאיזה הפרה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אי קיום של תנאי מתנאי חוזה</w:t>
      </w:r>
      <w:r w:rsidRPr="00C140D3">
        <w:rPr>
          <w:rFonts w:ascii="Times New Roman" w:eastAsia="Times New Roman" w:hAnsi="Times New Roman" w:cs="David" w:hint="cs"/>
          <w:sz w:val="20"/>
          <w:szCs w:val="24"/>
          <w:rtl/>
          <w:lang w:eastAsia="he-IL"/>
        </w:rPr>
        <w:t xml:space="preserve"> זה ו/</w:t>
      </w:r>
      <w:r w:rsidRPr="00C140D3">
        <w:rPr>
          <w:rFonts w:ascii="Times New Roman" w:eastAsia="Times New Roman" w:hAnsi="Times New Roman" w:cs="David"/>
          <w:sz w:val="20"/>
          <w:szCs w:val="24"/>
          <w:rtl/>
          <w:lang w:eastAsia="he-IL"/>
        </w:rPr>
        <w:t xml:space="preserve"> או כנותנת דחייה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ארכה לב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צוע כל פעולה</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ש</w:t>
      </w:r>
      <w:r w:rsidRPr="00C140D3">
        <w:rPr>
          <w:rFonts w:ascii="Times New Roman" w:eastAsia="Times New Roman" w:hAnsi="Times New Roman" w:cs="David"/>
          <w:sz w:val="20"/>
          <w:szCs w:val="24"/>
          <w:rtl/>
          <w:lang w:eastAsia="he-IL"/>
        </w:rPr>
        <w:t>יש לעשותה ע</w:t>
      </w:r>
      <w:r w:rsidRPr="00C140D3">
        <w:rPr>
          <w:rFonts w:ascii="Times New Roman" w:eastAsia="Times New Roman" w:hAnsi="Times New Roman" w:cs="David" w:hint="cs"/>
          <w:sz w:val="20"/>
          <w:szCs w:val="24"/>
          <w:rtl/>
          <w:lang w:eastAsia="he-IL"/>
        </w:rPr>
        <w:t>ל פי</w:t>
      </w:r>
      <w:r w:rsidRPr="00C140D3">
        <w:rPr>
          <w:rFonts w:ascii="Times New Roman" w:eastAsia="Times New Roman" w:hAnsi="Times New Roman" w:cs="David"/>
          <w:sz w:val="20"/>
          <w:szCs w:val="24"/>
          <w:rtl/>
          <w:lang w:eastAsia="he-IL"/>
        </w:rPr>
        <w:t xml:space="preserve"> חוזה</w:t>
      </w:r>
      <w:r w:rsidRPr="00C140D3">
        <w:rPr>
          <w:rFonts w:ascii="Times New Roman" w:eastAsia="Times New Roman" w:hAnsi="Times New Roman" w:cs="David" w:hint="cs"/>
          <w:sz w:val="20"/>
          <w:szCs w:val="24"/>
          <w:rtl/>
          <w:lang w:eastAsia="he-IL"/>
        </w:rPr>
        <w:t xml:space="preserve"> זה</w:t>
      </w:r>
      <w:r w:rsidRPr="00C140D3">
        <w:rPr>
          <w:rFonts w:ascii="Times New Roman" w:eastAsia="Times New Roman" w:hAnsi="Times New Roman" w:cs="David"/>
          <w:sz w:val="20"/>
          <w:szCs w:val="24"/>
          <w:rtl/>
          <w:lang w:eastAsia="he-IL"/>
        </w:rPr>
        <w:t xml:space="preserve">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או כש</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נוי</w:t>
      </w:r>
      <w:r w:rsidRPr="00C140D3">
        <w:rPr>
          <w:rFonts w:ascii="Times New Roman" w:eastAsia="Times New Roman" w:hAnsi="Times New Roman" w:cs="David" w:hint="cs"/>
          <w:sz w:val="20"/>
          <w:szCs w:val="24"/>
          <w:rtl/>
          <w:lang w:eastAsia="he-IL"/>
        </w:rPr>
        <w:t xml:space="preserve"> ו/או</w:t>
      </w:r>
      <w:r w:rsidRPr="00C140D3">
        <w:rPr>
          <w:rFonts w:ascii="Times New Roman" w:eastAsia="Times New Roman" w:hAnsi="Times New Roman" w:cs="David"/>
          <w:sz w:val="20"/>
          <w:szCs w:val="24"/>
          <w:rtl/>
          <w:lang w:eastAsia="he-IL"/>
        </w:rPr>
        <w:t xml:space="preserve"> ב</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 xml:space="preserve">טול </w:t>
      </w:r>
      <w:r w:rsidRPr="00C140D3">
        <w:rPr>
          <w:rFonts w:ascii="Times New Roman" w:eastAsia="Times New Roman" w:hAnsi="Times New Roman" w:cs="David" w:hint="cs"/>
          <w:sz w:val="20"/>
          <w:szCs w:val="24"/>
          <w:rtl/>
          <w:lang w:eastAsia="he-IL"/>
        </w:rPr>
        <w:t>ו/</w:t>
      </w:r>
      <w:r w:rsidRPr="00C140D3">
        <w:rPr>
          <w:rFonts w:ascii="Times New Roman" w:eastAsia="Times New Roman" w:hAnsi="Times New Roman" w:cs="David"/>
          <w:sz w:val="20"/>
          <w:szCs w:val="24"/>
          <w:rtl/>
          <w:lang w:eastAsia="he-IL"/>
        </w:rPr>
        <w:t xml:space="preserve">או תוספת של תנאי </w:t>
      </w:r>
      <w:r w:rsidRPr="00C140D3">
        <w:rPr>
          <w:rFonts w:ascii="Times New Roman" w:eastAsia="Times New Roman" w:hAnsi="Times New Roman" w:cs="David" w:hint="cs"/>
          <w:sz w:val="20"/>
          <w:szCs w:val="24"/>
          <w:rtl/>
          <w:lang w:eastAsia="he-IL"/>
        </w:rPr>
        <w:t>כלשהו</w:t>
      </w:r>
      <w:r w:rsidRPr="00C140D3">
        <w:rPr>
          <w:rFonts w:ascii="Times New Roman" w:eastAsia="Times New Roman" w:hAnsi="Times New Roman" w:cs="David"/>
          <w:sz w:val="20"/>
          <w:szCs w:val="24"/>
          <w:rtl/>
          <w:lang w:eastAsia="he-IL"/>
        </w:rPr>
        <w:t>, אלא אם נעשו במפורש ובכתב.</w:t>
      </w:r>
    </w:p>
    <w:p w14:paraId="1F840528" w14:textId="77777777" w:rsidR="00C140D3" w:rsidRPr="00C140D3" w:rsidRDefault="00C140D3" w:rsidP="00C140D3">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מבלי לגרוע מכלליות האמור לעיל -</w:t>
      </w:r>
    </w:p>
    <w:p w14:paraId="26C6907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AA21E1F" w14:textId="77777777" w:rsidR="00C140D3" w:rsidRPr="00C140D3" w:rsidRDefault="00C140D3" w:rsidP="00C140D3">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C140D3">
        <w:rPr>
          <w:rFonts w:ascii="Times New Roman" w:eastAsia="Times New Roman" w:hAnsi="Times New Roman" w:cs="David" w:hint="cs"/>
          <w:sz w:val="20"/>
          <w:szCs w:val="24"/>
          <w:rtl/>
          <w:lang w:eastAsia="he-IL"/>
        </w:rPr>
        <w:t>י</w:t>
      </w:r>
      <w:r w:rsidRPr="00C140D3">
        <w:rPr>
          <w:rFonts w:ascii="Times New Roman" w:eastAsia="Times New Roman" w:hAnsi="Times New Roman" w:cs="David"/>
          <w:sz w:val="20"/>
          <w:szCs w:val="24"/>
          <w:rtl/>
          <w:lang w:eastAsia="he-IL"/>
        </w:rPr>
        <w:t>תור כלשהו על זכויות וחובות לפי החוזה.</w:t>
      </w:r>
    </w:p>
    <w:p w14:paraId="286A57C4" w14:textId="77777777" w:rsidR="00C140D3" w:rsidRPr="00C140D3" w:rsidRDefault="00C140D3" w:rsidP="00C140D3">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במידה והמתכנן כולל מספר גופים או יחידים</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2B5BF24"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בגין כל חיוב מחיובי המזמין </w:t>
      </w:r>
      <w:r w:rsidRPr="00C140D3">
        <w:rPr>
          <w:rFonts w:ascii="Times New Roman" w:eastAsia="Times New Roman" w:hAnsi="Times New Roman" w:cs="David" w:hint="cs"/>
          <w:sz w:val="24"/>
          <w:szCs w:val="24"/>
          <w:rtl/>
          <w:lang w:eastAsia="he-IL"/>
        </w:rPr>
        <w:t>על פי</w:t>
      </w:r>
      <w:r w:rsidRPr="00C140D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C140D3">
        <w:rPr>
          <w:rFonts w:ascii="Times New Roman" w:eastAsia="Times New Roman" w:hAnsi="Times New Roman" w:cs="David" w:hint="cs"/>
          <w:sz w:val="24"/>
          <w:szCs w:val="24"/>
          <w:rtl/>
          <w:lang w:eastAsia="he-IL"/>
        </w:rPr>
        <w:t>על פ</w:t>
      </w:r>
      <w:r w:rsidRPr="00C140D3">
        <w:rPr>
          <w:rFonts w:ascii="Times New Roman" w:eastAsia="Times New Roman" w:hAnsi="Times New Roman" w:cs="David"/>
          <w:sz w:val="24"/>
          <w:szCs w:val="24"/>
          <w:rtl/>
          <w:lang w:eastAsia="he-IL"/>
        </w:rPr>
        <w:t>י חוזה זה. וזאת מבלי לגרוע מהאמור להלן בסיפא לס"ק זה.</w:t>
      </w:r>
    </w:p>
    <w:p w14:paraId="61727FC0" w14:textId="77777777" w:rsidR="00C140D3" w:rsidRPr="00C140D3" w:rsidRDefault="00C140D3" w:rsidP="00C140D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C140D3">
        <w:rPr>
          <w:rFonts w:ascii="Times New Roman" w:eastAsia="Times New Roman" w:hAnsi="Times New Roman" w:cs="David"/>
          <w:sz w:val="24"/>
          <w:szCs w:val="24"/>
          <w:rtl/>
          <w:lang w:eastAsia="he-IL"/>
        </w:rPr>
        <w:t>המתכנן מתחייב בזה</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כי כל דרישה</w:t>
      </w:r>
      <w:r w:rsidRPr="00C140D3">
        <w:rPr>
          <w:rFonts w:ascii="Times New Roman" w:eastAsia="Times New Roman" w:hAnsi="Times New Roman" w:cs="David" w:hint="cs"/>
          <w:sz w:val="24"/>
          <w:szCs w:val="24"/>
          <w:rtl/>
          <w:lang w:eastAsia="he-IL"/>
        </w:rPr>
        <w:t xml:space="preserve"> ו/או תלונה</w:t>
      </w:r>
      <w:r w:rsidRPr="00C140D3">
        <w:rPr>
          <w:rFonts w:ascii="Times New Roman" w:eastAsia="Times New Roman" w:hAnsi="Times New Roman" w:cs="David"/>
          <w:sz w:val="24"/>
          <w:szCs w:val="24"/>
          <w:rtl/>
          <w:lang w:eastAsia="he-IL"/>
        </w:rPr>
        <w:t xml:space="preserve"> </w:t>
      </w:r>
      <w:r w:rsidRPr="00C140D3">
        <w:rPr>
          <w:rFonts w:ascii="Times New Roman" w:eastAsia="Times New Roman" w:hAnsi="Times New Roman" w:cs="David" w:hint="cs"/>
          <w:sz w:val="24"/>
          <w:szCs w:val="24"/>
          <w:rtl/>
          <w:lang w:eastAsia="he-IL"/>
        </w:rPr>
        <w:t xml:space="preserve">ו/או </w:t>
      </w:r>
      <w:r w:rsidRPr="00C140D3">
        <w:rPr>
          <w:rFonts w:ascii="Times New Roman" w:eastAsia="Times New Roman" w:hAnsi="Times New Roman" w:cs="David"/>
          <w:sz w:val="24"/>
          <w:szCs w:val="24"/>
          <w:rtl/>
          <w:lang w:eastAsia="he-IL"/>
        </w:rPr>
        <w:t>טענה ו/או תביעה, ככל שתהיינה לו כנגד המזמין בגין חיובי המזמין ע</w:t>
      </w:r>
      <w:r w:rsidRPr="00C140D3">
        <w:rPr>
          <w:rFonts w:ascii="Times New Roman" w:eastAsia="Times New Roman" w:hAnsi="Times New Roman" w:cs="David" w:hint="cs"/>
          <w:sz w:val="24"/>
          <w:szCs w:val="24"/>
          <w:rtl/>
          <w:lang w:eastAsia="he-IL"/>
        </w:rPr>
        <w:t>ל פי</w:t>
      </w:r>
      <w:r w:rsidRPr="00C140D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אותו דין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יחול לגבי תביעה של מי מיחידי המזמין כנגד </w:t>
      </w:r>
      <w:r w:rsidRPr="00C140D3">
        <w:rPr>
          <w:rFonts w:ascii="Times New Roman" w:eastAsia="Times New Roman" w:hAnsi="Times New Roman" w:cs="David"/>
          <w:sz w:val="24"/>
          <w:szCs w:val="24"/>
          <w:rtl/>
          <w:lang w:eastAsia="he-IL"/>
        </w:rPr>
        <w:lastRenderedPageBreak/>
        <w:t>המתכנן</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קרי</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תביעה כאמור</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C140D3">
        <w:rPr>
          <w:rFonts w:ascii="Times New Roman" w:eastAsia="Times New Roman" w:hAnsi="Times New Roman" w:cs="David" w:hint="cs"/>
          <w:b/>
          <w:bCs/>
          <w:sz w:val="24"/>
          <w:szCs w:val="24"/>
          <w:rtl/>
          <w:lang w:eastAsia="he-IL"/>
        </w:rPr>
        <w:t>א</w:t>
      </w:r>
      <w:r w:rsidRPr="00C140D3">
        <w:rPr>
          <w:rFonts w:ascii="Times New Roman" w:eastAsia="Times New Roman" w:hAnsi="Times New Roman" w:cs="David" w:hint="cs"/>
          <w:sz w:val="24"/>
          <w:szCs w:val="24"/>
          <w:rtl/>
          <w:lang w:eastAsia="he-IL"/>
        </w:rPr>
        <w:t>'</w:t>
      </w:r>
      <w:r w:rsidRPr="00C140D3">
        <w:rPr>
          <w:rFonts w:ascii="Times New Roman" w:eastAsia="Times New Roman" w:hAnsi="Times New Roman" w:cs="David"/>
          <w:sz w:val="24"/>
          <w:szCs w:val="24"/>
          <w:rtl/>
          <w:lang w:eastAsia="he-IL"/>
        </w:rPr>
        <w:t>.</w:t>
      </w:r>
    </w:p>
    <w:p w14:paraId="009BC10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2488F3E" w14:textId="77777777" w:rsidR="00C140D3" w:rsidRPr="00C140D3" w:rsidRDefault="00C140D3" w:rsidP="00C140D3">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למען הסר ספק</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מוסכם ומוצהר</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4AC20BA"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A7077D5" w14:textId="77777777" w:rsidR="00C140D3" w:rsidRPr="00C140D3" w:rsidRDefault="00C140D3" w:rsidP="00C140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C140D3">
        <w:rPr>
          <w:rFonts w:ascii="Times New Roman" w:eastAsia="Times New Roman" w:hAnsi="Times New Roman" w:cs="David"/>
          <w:sz w:val="20"/>
          <w:szCs w:val="24"/>
          <w:rtl/>
          <w:lang w:eastAsia="he-IL"/>
        </w:rPr>
        <w:t>חוזה זה על נספחיו</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7B1EE50" w14:textId="77777777" w:rsidR="00C140D3" w:rsidRPr="00C140D3" w:rsidRDefault="00C140D3" w:rsidP="00C140D3">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C140D3">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C140D3">
        <w:rPr>
          <w:rFonts w:ascii="Times New Roman" w:eastAsia="Times New Roman" w:hAnsi="Times New Roman" w:cs="David" w:hint="cs"/>
          <w:sz w:val="20"/>
          <w:szCs w:val="24"/>
          <w:rtl/>
          <w:lang w:eastAsia="he-IL"/>
        </w:rPr>
        <w:t>רשום</w:t>
      </w:r>
      <w:r w:rsidRPr="00C140D3">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C140D3">
        <w:rPr>
          <w:rFonts w:ascii="Times New Roman" w:eastAsia="Times New Roman" w:hAnsi="Times New Roman" w:cs="David" w:hint="cs"/>
          <w:sz w:val="20"/>
          <w:szCs w:val="24"/>
          <w:rtl/>
          <w:lang w:eastAsia="he-IL"/>
        </w:rPr>
        <w:t>,</w:t>
      </w:r>
      <w:r w:rsidRPr="00C140D3">
        <w:rPr>
          <w:rFonts w:ascii="Times New Roman" w:eastAsia="Times New Roman" w:hAnsi="Times New Roman" w:cs="David"/>
          <w:sz w:val="20"/>
          <w:szCs w:val="24"/>
          <w:rtl/>
          <w:lang w:eastAsia="he-IL"/>
        </w:rPr>
        <w:t xml:space="preserve"> תחשב היא כמתקבלת ביום משלוח או מסירתה כאמור.</w:t>
      </w:r>
    </w:p>
    <w:p w14:paraId="501034EC" w14:textId="3C58E5D3" w:rsidR="00C140D3" w:rsidRPr="00C140D3" w:rsidDel="00822B5D" w:rsidRDefault="00C140D3" w:rsidP="00C140D3">
      <w:pPr>
        <w:widowControl w:val="0"/>
        <w:spacing w:before="0" w:beforeAutospacing="0" w:after="720" w:afterAutospacing="0" w:line="240" w:lineRule="auto"/>
        <w:rPr>
          <w:del w:id="12" w:author="Meryl Etman" w:date="2021-08-24T11:38:00Z"/>
          <w:rFonts w:ascii="Times New Roman" w:eastAsia="Times New Roman" w:hAnsi="Times New Roman" w:cs="David"/>
          <w:sz w:val="20"/>
          <w:szCs w:val="24"/>
          <w:rtl/>
          <w:lang w:eastAsia="he-IL"/>
        </w:rPr>
      </w:pPr>
    </w:p>
    <w:p w14:paraId="18CB34FA" w14:textId="3975AC31" w:rsidR="00C140D3" w:rsidRPr="00C140D3" w:rsidDel="00822B5D" w:rsidRDefault="00C140D3" w:rsidP="00C140D3">
      <w:pPr>
        <w:widowControl w:val="0"/>
        <w:spacing w:before="0" w:beforeAutospacing="0" w:after="720" w:afterAutospacing="0" w:line="240" w:lineRule="auto"/>
        <w:rPr>
          <w:del w:id="13" w:author="Meryl Etman" w:date="2021-08-24T11:38:00Z"/>
          <w:rFonts w:ascii="Times New Roman" w:eastAsia="Times New Roman" w:hAnsi="Times New Roman" w:cs="David"/>
          <w:sz w:val="20"/>
          <w:szCs w:val="24"/>
          <w:rtl/>
          <w:lang w:eastAsia="he-IL"/>
        </w:rPr>
      </w:pPr>
    </w:p>
    <w:p w14:paraId="46BC1C3C" w14:textId="725B93C9" w:rsidR="00C140D3" w:rsidRPr="00C140D3" w:rsidDel="00822B5D" w:rsidRDefault="00C140D3" w:rsidP="00C140D3">
      <w:pPr>
        <w:widowControl w:val="0"/>
        <w:spacing w:before="0" w:beforeAutospacing="0" w:after="720" w:afterAutospacing="0" w:line="240" w:lineRule="auto"/>
        <w:rPr>
          <w:del w:id="14" w:author="Meryl Etman" w:date="2021-08-24T11:38:00Z"/>
          <w:rFonts w:ascii="Times New Roman" w:eastAsia="Times New Roman" w:hAnsi="Times New Roman" w:cs="David"/>
          <w:sz w:val="20"/>
          <w:szCs w:val="24"/>
          <w:rtl/>
          <w:lang w:eastAsia="he-IL"/>
        </w:rPr>
      </w:pPr>
    </w:p>
    <w:p w14:paraId="3993F33A" w14:textId="77777777" w:rsidR="00C140D3" w:rsidRPr="00C140D3" w:rsidRDefault="00C140D3" w:rsidP="00C140D3">
      <w:pPr>
        <w:widowControl w:val="0"/>
        <w:spacing w:before="0" w:beforeAutospacing="0" w:after="720" w:afterAutospacing="0" w:line="240" w:lineRule="auto"/>
        <w:rPr>
          <w:rFonts w:ascii="Times New Roman" w:eastAsia="Times New Roman" w:hAnsi="Times New Roman" w:cs="David"/>
          <w:sz w:val="20"/>
          <w:szCs w:val="24"/>
          <w:rtl/>
          <w:lang w:eastAsia="he-IL"/>
        </w:rPr>
      </w:pPr>
    </w:p>
    <w:p w14:paraId="7BE6D235"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1B28CC"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9F90987"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1EF5DB5"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6EA9E2E" w14:textId="77777777" w:rsidR="007A10F8" w:rsidRPr="00B27B4C"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1C311BF" w14:textId="77777777" w:rsidR="007A10F8" w:rsidRPr="00DE7868" w:rsidRDefault="007A10F8" w:rsidP="007A10F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F6484E38E9194F00AE2D0147DCF6B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 w:author="Meryl Etman" w:date="2021-08-24T11:34:00Z">
            <w:r w:rsidR="00AE4E55">
              <w:rPr>
                <w:rFonts w:ascii="Times New Roman" w:eastAsia="Times New Roman" w:hAnsi="Times New Roman" w:cs="David"/>
                <w:color w:val="00B0F0"/>
                <w:sz w:val="20"/>
                <w:szCs w:val="24"/>
                <w:u w:val="single"/>
                <w:rtl/>
                <w:lang w:eastAsia="he-IL"/>
              </w:rPr>
              <w:t>א.מ.ג תכנון יעוץ וניהול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87F05F6DF5414F59980945BCD5EF1F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6" w:author="Meryl Etman" w:date="2021-08-24T11:33:00Z">
            <w:r w:rsidR="00AE4E55" w:rsidRPr="003E6FC4">
              <w:rPr>
                <w:rStyle w:val="a8"/>
                <w:rtl/>
              </w:rPr>
              <w:t>[שם צד א]</w:t>
            </w:r>
          </w:ins>
        </w:sdtContent>
      </w:sdt>
    </w:p>
    <w:p w14:paraId="038C875C" w14:textId="77777777" w:rsidR="007A10F8" w:rsidRPr="00B27B4C" w:rsidRDefault="007A10F8" w:rsidP="007A10F8">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131860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EF777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C6B73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66EBE0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7CC340" w14:textId="77777777" w:rsidR="007A10F8"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A5B244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258B69D9"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686A31" w14:textId="77777777" w:rsidR="007A10F8" w:rsidRPr="00B27B4C" w:rsidRDefault="007A10F8" w:rsidP="007A10F8">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0BEDB20"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E9483E"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48568D5" w14:textId="77777777" w:rsidR="00C140D3" w:rsidRPr="00C140D3" w:rsidDel="00822B5D" w:rsidRDefault="00C140D3" w:rsidP="00C140D3">
      <w:pPr>
        <w:widowControl w:val="0"/>
        <w:spacing w:before="0" w:beforeAutospacing="0" w:after="0" w:afterAutospacing="0" w:line="240" w:lineRule="auto"/>
        <w:jc w:val="center"/>
        <w:rPr>
          <w:del w:id="17" w:author="Meryl Etman" w:date="2021-08-24T11:39:00Z"/>
          <w:rFonts w:ascii="Times New Roman" w:eastAsia="Times New Roman" w:hAnsi="Times New Roman" w:cs="David"/>
          <w:b/>
          <w:bCs/>
          <w:sz w:val="24"/>
          <w:szCs w:val="24"/>
          <w:rtl/>
          <w:lang w:eastAsia="he-IL"/>
        </w:rPr>
      </w:pPr>
    </w:p>
    <w:p w14:paraId="6D13AC50" w14:textId="77777777" w:rsidR="00C140D3" w:rsidRPr="00C140D3" w:rsidDel="00822B5D" w:rsidRDefault="00C140D3" w:rsidP="00C140D3">
      <w:pPr>
        <w:widowControl w:val="0"/>
        <w:spacing w:before="0" w:beforeAutospacing="0" w:after="0" w:afterAutospacing="0" w:line="240" w:lineRule="auto"/>
        <w:outlineLvl w:val="3"/>
        <w:rPr>
          <w:del w:id="18" w:author="Meryl Etman" w:date="2021-08-24T11:39:00Z"/>
          <w:rFonts w:ascii="Times New Roman" w:eastAsia="Times New Roman" w:hAnsi="Times New Roman" w:cs="David"/>
          <w:bCs/>
          <w:sz w:val="24"/>
          <w:szCs w:val="24"/>
          <w:u w:val="single"/>
          <w:rtl/>
          <w:lang w:eastAsia="he-IL"/>
        </w:rPr>
      </w:pPr>
    </w:p>
    <w:p w14:paraId="26C65959" w14:textId="77777777" w:rsidR="00C140D3" w:rsidRPr="00C140D3" w:rsidDel="00822B5D" w:rsidRDefault="00C140D3" w:rsidP="00C140D3">
      <w:pPr>
        <w:widowControl w:val="0"/>
        <w:bidi w:val="0"/>
        <w:spacing w:before="0" w:beforeAutospacing="0" w:after="0" w:afterAutospacing="0" w:line="240" w:lineRule="auto"/>
        <w:rPr>
          <w:del w:id="19" w:author="Meryl Etman" w:date="2021-08-24T11:39:00Z"/>
          <w:rFonts w:ascii="Times New Roman" w:eastAsia="Times New Roman" w:hAnsi="Times New Roman" w:cs="David"/>
          <w:sz w:val="20"/>
          <w:szCs w:val="20"/>
          <w:rtl/>
          <w:lang w:eastAsia="he-IL"/>
        </w:rPr>
      </w:pPr>
    </w:p>
    <w:p w14:paraId="225E6E8B" w14:textId="77777777" w:rsidR="00C140D3" w:rsidRPr="00C140D3" w:rsidDel="00822B5D" w:rsidRDefault="00C140D3" w:rsidP="00C140D3">
      <w:pPr>
        <w:widowControl w:val="0"/>
        <w:bidi w:val="0"/>
        <w:spacing w:before="0" w:beforeAutospacing="0" w:after="0" w:afterAutospacing="0" w:line="240" w:lineRule="auto"/>
        <w:rPr>
          <w:del w:id="20" w:author="Meryl Etman" w:date="2021-08-24T11:39:00Z"/>
          <w:rFonts w:ascii="Times New Roman" w:eastAsia="Times New Roman" w:hAnsi="Times New Roman" w:cs="David"/>
          <w:sz w:val="20"/>
          <w:szCs w:val="20"/>
          <w:lang w:eastAsia="he-IL"/>
        </w:rPr>
      </w:pPr>
    </w:p>
    <w:p w14:paraId="1BC3A1B7" w14:textId="0DF689B9" w:rsidR="00C140D3" w:rsidRPr="00C140D3" w:rsidDel="00822B5D" w:rsidRDefault="00C140D3" w:rsidP="00C140D3">
      <w:pPr>
        <w:widowControl w:val="0"/>
        <w:bidi w:val="0"/>
        <w:spacing w:before="0" w:beforeAutospacing="0" w:after="0" w:afterAutospacing="0" w:line="240" w:lineRule="auto"/>
        <w:rPr>
          <w:del w:id="21" w:author="Meryl Etman" w:date="2021-08-24T11:39:00Z"/>
          <w:rFonts w:ascii="Times New Roman" w:eastAsia="Times New Roman" w:hAnsi="Times New Roman" w:cs="David"/>
          <w:sz w:val="20"/>
          <w:szCs w:val="20"/>
          <w:lang w:eastAsia="he-IL"/>
        </w:rPr>
      </w:pPr>
    </w:p>
    <w:p w14:paraId="3B1FAD71" w14:textId="77777777" w:rsidR="00C140D3" w:rsidRPr="00C140D3" w:rsidRDefault="00C140D3" w:rsidP="00C140D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9B938CB" w14:textId="77777777" w:rsidR="00822B5D" w:rsidRDefault="00822B5D">
      <w:pPr>
        <w:bidi w:val="0"/>
        <w:spacing w:before="0" w:beforeAutospacing="0" w:after="160" w:afterAutospacing="0" w:line="259" w:lineRule="auto"/>
        <w:rPr>
          <w:ins w:id="22" w:author="Meryl Etman" w:date="2021-08-24T11:39:00Z"/>
          <w:rFonts w:ascii="Times New Roman" w:eastAsia="Times New Roman" w:hAnsi="Times New Roman" w:cs="David"/>
          <w:bCs/>
          <w:sz w:val="20"/>
          <w:szCs w:val="24"/>
          <w:u w:val="single"/>
          <w:rtl/>
          <w:lang w:eastAsia="he-IL"/>
        </w:rPr>
      </w:pPr>
      <w:ins w:id="23" w:author="Meryl Etman" w:date="2021-08-24T11:39:00Z">
        <w:r>
          <w:rPr>
            <w:rFonts w:ascii="Times New Roman" w:eastAsia="Times New Roman" w:hAnsi="Times New Roman" w:cs="David"/>
            <w:bCs/>
            <w:sz w:val="20"/>
            <w:szCs w:val="24"/>
            <w:u w:val="single"/>
            <w:rtl/>
            <w:lang w:eastAsia="he-IL"/>
          </w:rPr>
          <w:br w:type="page"/>
        </w:r>
      </w:ins>
    </w:p>
    <w:p w14:paraId="494D9839" w14:textId="5013FC0C" w:rsidR="007A10F8"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0D5AA2F" w14:textId="77777777" w:rsidR="007A10F8" w:rsidRPr="00B27B4C" w:rsidRDefault="007A10F8" w:rsidP="007A10F8">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FEEA0FE"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0A31AE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BAF3C" w14:textId="70ADBA01" w:rsidR="007A10F8" w:rsidRPr="00B27B4C" w:rsidRDefault="007A10F8" w:rsidP="00C42AD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24" w:author="Meryl Etman" w:date="2021-08-24T11:39:00Z">
        <w:r w:rsidRPr="00B27B4C" w:rsidDel="00822B5D">
          <w:rPr>
            <w:rFonts w:ascii="Times New Roman" w:eastAsia="Times New Roman" w:hAnsi="Times New Roman" w:cs="David" w:hint="cs"/>
            <w:sz w:val="24"/>
            <w:szCs w:val="24"/>
            <w:rtl/>
            <w:lang w:eastAsia="he-IL"/>
          </w:rPr>
          <w:delText>מסחר ומשרדים</w:delText>
        </w:r>
      </w:del>
      <w:ins w:id="25" w:author="Meryl Etman" w:date="2021-08-24T11:39:00Z">
        <w:r w:rsidR="00822B5D">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19D78E9BD34EBC955CFBFF1244D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6" w:author="Meryl Etman" w:date="2021-08-24T11:32:00Z">
            <w:r w:rsidR="00AE4E55">
              <w:rPr>
                <w:rFonts w:ascii="Times New Roman" w:eastAsia="Times New Roman" w:hAnsi="Times New Roman" w:cs="David" w:hint="cs"/>
                <w:color w:val="00B0F0"/>
                <w:sz w:val="24"/>
                <w:szCs w:val="24"/>
                <w:rtl/>
                <w:lang w:eastAsia="he-IL"/>
              </w:rPr>
              <w:t>נס ציונה</w:t>
            </w:r>
          </w:ins>
        </w:sdtContent>
      </w:sdt>
      <w:ins w:id="27" w:author="Meryl Etman" w:date="2021-08-24T11:39:00Z">
        <w:r w:rsidR="00822B5D">
          <w:rPr>
            <w:rFonts w:ascii="Times New Roman" w:eastAsia="Times New Roman" w:hAnsi="Times New Roman" w:cs="David" w:hint="cs"/>
            <w:color w:val="00B0F0"/>
            <w:sz w:val="24"/>
            <w:szCs w:val="24"/>
            <w:rtl/>
          </w:rPr>
          <w:t xml:space="preserve">, </w:t>
        </w:r>
      </w:ins>
      <w:del w:id="28" w:author="Meryl Etman" w:date="2021-08-24T11:39:00Z">
        <w:r w:rsidRPr="00E95AE9" w:rsidDel="00822B5D">
          <w:rPr>
            <w:rFonts w:ascii="Times New Roman" w:eastAsia="Times New Roman" w:hAnsi="Times New Roman" w:cs="David" w:hint="cs"/>
            <w:color w:val="00B0F0"/>
            <w:sz w:val="24"/>
            <w:szCs w:val="24"/>
            <w:rtl/>
            <w:lang w:eastAsia="he-IL"/>
          </w:rPr>
          <w:delText xml:space="preserve"> - </w:delText>
        </w:r>
      </w:del>
      <w:customXmlDelRangeStart w:id="29" w:author="Meryl Etman" w:date="2021-08-24T11:39:00Z"/>
      <w:sdt>
        <w:sdtPr>
          <w:rPr>
            <w:rFonts w:ascii="Times New Roman" w:eastAsia="Times New Roman" w:hAnsi="Times New Roman" w:cs="David" w:hint="cs"/>
            <w:color w:val="00B0F0"/>
            <w:sz w:val="24"/>
            <w:szCs w:val="24"/>
            <w:rtl/>
          </w:rPr>
          <w:alias w:val="שם אתר"/>
          <w:tag w:val="cntSite"/>
          <w:id w:val="-1682512962"/>
          <w:placeholder>
            <w:docPart w:val="48F39651453B434E929C70837D58A7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9"/>
          <w:customXmlDelRangeStart w:id="30" w:author="Meryl Etman" w:date="2021-08-24T11:39:00Z"/>
        </w:sdtContent>
      </w:sdt>
      <w:customXmlDelRangeEnd w:id="30"/>
      <w:del w:id="31" w:author="Meryl Etman" w:date="2021-08-24T11:39:00Z">
        <w:r w:rsidRPr="00E95AE9" w:rsidDel="00822B5D">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F1BCDEBFC6B84245B85102376CAD83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2" w:author="Meryl Etman" w:date="2021-08-24T11:32:00Z">
            <w:r w:rsidR="00AE4E55">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2E8E8E2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F043AA" w14:textId="54222394"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CBCCA8D9D6344D79FFBFE37EB885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3" w:author="Meryl Etman" w:date="2021-08-24T11:36:00Z">
            <w:r w:rsidR="00AE4E55">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34" w:author="Meryl Etman" w:date="2021-08-24T11:40:00Z">
        <w:r w:rsidR="00822B5D">
          <w:rPr>
            <w:rFonts w:ascii="Times New Roman" w:eastAsia="Times New Roman" w:hAnsi="Times New Roman" w:cs="David" w:hint="cs"/>
            <w:sz w:val="24"/>
            <w:szCs w:val="24"/>
            <w:rtl/>
            <w:lang w:eastAsia="he-IL"/>
          </w:rPr>
          <w:t xml:space="preserve">גוש </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D774A9263F0B43C889C7363A425FC8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5" w:author="Meryl Etman" w:date="2021-08-24T11:36:00Z">
            <w:r w:rsidR="00AE4E55">
              <w:rPr>
                <w:rFonts w:ascii="Times New Roman" w:eastAsia="Times New Roman" w:hAnsi="Times New Roman" w:cs="David" w:hint="cs"/>
                <w:sz w:val="24"/>
                <w:szCs w:val="24"/>
                <w:rtl/>
                <w:lang w:eastAsia="he-IL"/>
              </w:rPr>
              <w:t>4722</w:t>
            </w:r>
          </w:ins>
        </w:sdtContent>
      </w:sdt>
      <w:ins w:id="36" w:author="Meryl Etman" w:date="2021-08-24T11:40:00Z">
        <w:r w:rsidR="00822B5D">
          <w:rPr>
            <w:rFonts w:ascii="Times New Roman" w:eastAsia="Times New Roman" w:hAnsi="Times New Roman" w:cs="David" w:hint="cs"/>
            <w:sz w:val="24"/>
            <w:szCs w:val="24"/>
            <w:rtl/>
            <w:lang w:eastAsia="he-IL"/>
          </w:rPr>
          <w:t>, חלקה 82.</w:t>
        </w:r>
      </w:ins>
      <w:del w:id="37" w:author="Meryl Etman" w:date="2021-08-24T11:40:00Z">
        <w:r w:rsidRPr="00B27B4C" w:rsidDel="00822B5D">
          <w:rPr>
            <w:rFonts w:ascii="Times New Roman" w:eastAsia="Times New Roman" w:hAnsi="Times New Roman" w:cs="David" w:hint="cs"/>
            <w:sz w:val="24"/>
            <w:szCs w:val="24"/>
            <w:rtl/>
            <w:lang w:eastAsia="he-IL"/>
          </w:rPr>
          <w:delText>.</w:delText>
        </w:r>
      </w:del>
    </w:p>
    <w:p w14:paraId="75608DE5"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3092CA" w14:textId="77777777" w:rsidR="007A10F8" w:rsidRPr="00B27B4C" w:rsidRDefault="007A10F8" w:rsidP="007A10F8">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7C07F5"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F6C21EC564964A3FA377941C8F316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8" w:author="Meryl Etman" w:date="2021-08-24T11:32:00Z">
            <w:r w:rsidR="00AE4E55">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7F49FACC"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color w:val="FF0000"/>
          <w:sz w:val="24"/>
          <w:szCs w:val="24"/>
          <w:rtl/>
        </w:rPr>
      </w:pPr>
    </w:p>
    <w:p w14:paraId="5427582C" w14:textId="77777777" w:rsidR="007A10F8" w:rsidRPr="00B27B4C" w:rsidRDefault="007A10F8" w:rsidP="007A10F8">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46E77C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F53D4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4196D414B4514190A0FAC22EF91FF3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9" w:author="Meryl Etman" w:date="2021-08-24T11:36:00Z">
            <w:r w:rsidR="00AE4E55">
              <w:rPr>
                <w:rFonts w:ascii="Times New Roman" w:eastAsia="Times New Roman" w:hAnsi="Times New Roman" w:cs="David" w:hint="cs"/>
                <w:sz w:val="24"/>
                <w:szCs w:val="24"/>
                <w:rtl/>
                <w:lang w:eastAsia="he-IL"/>
              </w:rPr>
              <w:t>מרול אטמן</w:t>
            </w:r>
          </w:ins>
        </w:sdtContent>
      </w:sdt>
    </w:p>
    <w:p w14:paraId="073C5A35"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15D6A70" w14:textId="77777777" w:rsidR="007A10F8" w:rsidRPr="00B27B4C" w:rsidRDefault="007A10F8" w:rsidP="00BC58C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BC58C4" w:rsidRPr="00BC58C4">
        <w:rPr>
          <w:rFonts w:ascii="Times New Roman" w:eastAsia="Times New Roman" w:hAnsi="Times New Roman" w:cs="David"/>
          <w:sz w:val="24"/>
          <w:szCs w:val="24"/>
          <w:rtl/>
          <w:lang w:eastAsia="he-IL"/>
        </w:rPr>
        <w:t xml:space="preserve">התכנון יתבצע במודל תלת מימד ע"י תוכנת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במתודולוגיית </w:t>
      </w:r>
      <w:r w:rsidR="00BC58C4" w:rsidRPr="00BC58C4">
        <w:rPr>
          <w:rFonts w:ascii="Times New Roman" w:eastAsia="Times New Roman" w:hAnsi="Times New Roman" w:cs="David"/>
          <w:sz w:val="24"/>
          <w:szCs w:val="24"/>
          <w:lang w:eastAsia="he-IL"/>
        </w:rPr>
        <w:t>BIM</w:t>
      </w:r>
      <w:r w:rsidR="00BC58C4" w:rsidRPr="00BC58C4">
        <w:rPr>
          <w:rFonts w:ascii="Times New Roman" w:eastAsia="Times New Roman" w:hAnsi="Times New Roman" w:cs="David"/>
          <w:sz w:val="24"/>
          <w:szCs w:val="24"/>
          <w:rtl/>
          <w:lang w:eastAsia="he-IL"/>
        </w:rPr>
        <w:t>, בענן –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שם ישמרו כל קבצי ה </w:t>
      </w:r>
      <w:r w:rsidR="00BC58C4" w:rsidRPr="00BC58C4">
        <w:rPr>
          <w:rFonts w:ascii="Times New Roman" w:eastAsia="Times New Roman" w:hAnsi="Times New Roman" w:cs="David"/>
          <w:sz w:val="24"/>
          <w:szCs w:val="24"/>
          <w:lang w:eastAsia="he-IL"/>
        </w:rPr>
        <w:t>REVIT</w:t>
      </w:r>
      <w:r w:rsidR="00BC58C4" w:rsidRPr="00BC58C4">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C58C4" w:rsidRPr="00BC58C4">
        <w:rPr>
          <w:rFonts w:ascii="Times New Roman" w:eastAsia="Times New Roman" w:hAnsi="Times New Roman" w:cs="David"/>
          <w:sz w:val="24"/>
          <w:szCs w:val="24"/>
          <w:lang w:eastAsia="he-IL"/>
        </w:rPr>
        <w:t>BIM360</w:t>
      </w:r>
      <w:r w:rsidR="00BC58C4" w:rsidRPr="00BC58C4">
        <w:rPr>
          <w:rFonts w:ascii="Times New Roman" w:eastAsia="Times New Roman" w:hAnsi="Times New Roman" w:cs="David"/>
          <w:sz w:val="24"/>
          <w:szCs w:val="24"/>
          <w:rtl/>
          <w:lang w:eastAsia="he-IL"/>
        </w:rPr>
        <w:t xml:space="preserve">". העבודה במודל תהיה כפופה להוראות מנהל המודל ולמסמך ה </w:t>
      </w:r>
      <w:r w:rsidR="00BC58C4" w:rsidRPr="00BC58C4">
        <w:rPr>
          <w:rFonts w:ascii="Times New Roman" w:eastAsia="Times New Roman" w:hAnsi="Times New Roman" w:cs="David"/>
          <w:sz w:val="24"/>
          <w:szCs w:val="24"/>
          <w:lang w:eastAsia="he-IL"/>
        </w:rPr>
        <w:t>BEP</w:t>
      </w:r>
      <w:r w:rsidR="00BC58C4" w:rsidRPr="00BC58C4">
        <w:rPr>
          <w:rFonts w:ascii="Times New Roman" w:eastAsia="Times New Roman" w:hAnsi="Times New Roman" w:cs="David"/>
          <w:sz w:val="24"/>
          <w:szCs w:val="24"/>
          <w:rtl/>
          <w:lang w:eastAsia="he-IL"/>
        </w:rPr>
        <w:t xml:space="preserve"> שיופץ בהמשך ע"י מנהל המודל. שמירה, הדפסת תכניות וקבצים (</w:t>
      </w:r>
      <w:r w:rsidR="00BC58C4" w:rsidRPr="00BC58C4">
        <w:rPr>
          <w:rFonts w:ascii="Times New Roman" w:eastAsia="Times New Roman" w:hAnsi="Times New Roman" w:cs="David"/>
          <w:sz w:val="24"/>
          <w:szCs w:val="24"/>
          <w:lang w:eastAsia="he-IL"/>
        </w:rPr>
        <w:t>PLT/PDF/DWG</w:t>
      </w:r>
      <w:r w:rsidR="00BC58C4" w:rsidRPr="00BC58C4">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BC58C4" w:rsidRPr="00BC58C4">
        <w:rPr>
          <w:rFonts w:ascii="Times New Roman" w:eastAsia="Times New Roman" w:hAnsi="Times New Roman" w:cs="David"/>
          <w:sz w:val="24"/>
          <w:szCs w:val="24"/>
          <w:lang w:eastAsia="he-IL"/>
        </w:rPr>
        <w:t>view</w:t>
      </w:r>
      <w:r w:rsidR="00BC58C4" w:rsidRPr="00BC58C4">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7C91397"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8017DF2"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496A94"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ECE930238264283AFE92629BC37D4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40" w:author="Meryl Etman" w:date="2021-08-24T11:37:00Z">
            <w:r w:rsidR="00AE4E55">
              <w:rPr>
                <w:rFonts w:ascii="Times New Roman" w:eastAsia="Times New Roman" w:hAnsi="Times New Roman" w:cs="David"/>
                <w:color w:val="008000"/>
                <w:sz w:val="24"/>
                <w:szCs w:val="24"/>
                <w:rtl/>
                <w:lang w:eastAsia="he-IL"/>
              </w:rPr>
              <w:t>יצחק מוגרבי</w:t>
            </w:r>
          </w:ins>
        </w:sdtContent>
      </w:sdt>
    </w:p>
    <w:p w14:paraId="078A9C6A" w14:textId="77777777" w:rsidR="007A10F8" w:rsidRPr="00B27B4C" w:rsidRDefault="007A10F8" w:rsidP="007A10F8">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DDEAEF197BF4EF280FD4EE1A9E33B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8"/>
              <w:color w:val="00B0F0"/>
              <w:rtl/>
            </w:rPr>
            <w:t>[שדה נוסף 5]</w:t>
          </w:r>
        </w:sdtContent>
      </w:sdt>
    </w:p>
    <w:p w14:paraId="6B9F508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E0D921" w14:textId="540990A6"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w:t>
      </w:r>
      <w:del w:id="41" w:author="Meryl Etman [2]" w:date="2021-12-06T14:47:00Z">
        <w:r w:rsidRPr="00B27B4C" w:rsidDel="00C42ADD">
          <w:rPr>
            <w:rFonts w:ascii="Times New Roman" w:eastAsia="Times New Roman" w:hAnsi="Times New Roman" w:cs="David" w:hint="cs"/>
            <w:sz w:val="24"/>
            <w:szCs w:val="24"/>
            <w:rtl/>
            <w:lang w:eastAsia="he-IL"/>
          </w:rPr>
          <w:delText>אדריכל/</w:delText>
        </w:r>
      </w:del>
      <w:r w:rsidRPr="00B27B4C">
        <w:rPr>
          <w:rFonts w:ascii="Times New Roman" w:eastAsia="Times New Roman" w:hAnsi="Times New Roman" w:cs="David" w:hint="cs"/>
          <w:sz w:val="24"/>
          <w:szCs w:val="24"/>
          <w:rtl/>
          <w:lang w:eastAsia="he-IL"/>
        </w:rPr>
        <w:t xml:space="preserve">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03513900E8340BAAA2CD87F2A3571C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42" w:author="Meryl Etman" w:date="2021-12-06T14:56:00Z">
            <w:r w:rsidR="00A16D14">
              <w:rPr>
                <w:rFonts w:ascii="Times New Roman" w:eastAsia="Times New Roman" w:hAnsi="Times New Roman" w:cs="David"/>
                <w:color w:val="008000"/>
                <w:sz w:val="24"/>
                <w:szCs w:val="24"/>
                <w:rtl/>
                <w:lang w:eastAsia="he-IL"/>
              </w:rPr>
              <w:t>יצחק מוגרבי ו/או לאוניד ברזון</w:t>
            </w:r>
          </w:ins>
        </w:sdtContent>
      </w:sdt>
    </w:p>
    <w:p w14:paraId="21F6A686"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5F2CDD"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448C704" w14:textId="77777777" w:rsidR="007A10F8" w:rsidRPr="00B27B4C" w:rsidRDefault="007A10F8" w:rsidP="007A10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07CF27"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1A2D7D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0F3E662A"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7E208D6"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579E0B1" w14:textId="77777777" w:rsidR="007A10F8" w:rsidRPr="00B27B4C" w:rsidRDefault="007A10F8" w:rsidP="007A10F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FADD62C" w14:textId="77777777" w:rsidR="007A10F8" w:rsidRPr="00B27B4C" w:rsidRDefault="007A10F8" w:rsidP="007A10F8">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AFE10BB"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9"/>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A10F8" w14:paraId="3C70B92C" w14:textId="77777777" w:rsidTr="00822B5D">
        <w:tc>
          <w:tcPr>
            <w:tcW w:w="3366" w:type="dxa"/>
          </w:tcPr>
          <w:p w14:paraId="1FD498FF" w14:textId="77777777" w:rsidR="007A10F8" w:rsidRDefault="007B59FC" w:rsidP="0082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8168CD51E964B69AF05DD90A8E431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43" w:author="Meryl Etman" w:date="2021-08-24T11:33:00Z">
                  <w:r w:rsidR="00AE4E55">
                    <w:rPr>
                      <w:rFonts w:ascii="Times New Roman" w:eastAsia="Times New Roman" w:hAnsi="Times New Roman" w:cs="David" w:hint="cs"/>
                      <w:color w:val="008000"/>
                      <w:sz w:val="24"/>
                      <w:szCs w:val="24"/>
                      <w:rtl/>
                      <w:lang w:eastAsia="he-IL"/>
                    </w:rPr>
                    <w:t>50%</w:t>
                  </w:r>
                </w:ins>
              </w:sdtContent>
            </w:sdt>
          </w:p>
          <w:p w14:paraId="39FE37EB" w14:textId="77777777" w:rsidR="007A10F8" w:rsidRDefault="007A10F8" w:rsidP="0082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8B3FE92" w14:textId="77777777" w:rsidR="007A10F8" w:rsidRDefault="007A10F8" w:rsidP="00822B5D">
            <w:pPr>
              <w:widowControl w:val="0"/>
              <w:spacing w:before="0" w:beforeAutospacing="0" w:after="0" w:afterAutospacing="0" w:line="240" w:lineRule="auto"/>
              <w:ind w:left="720"/>
              <w:outlineLvl w:val="2"/>
            </w:pPr>
          </w:p>
          <w:p w14:paraId="5C3A1CD3" w14:textId="77777777" w:rsidR="007A10F8" w:rsidRDefault="007A10F8" w:rsidP="0082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B7CA3C0" w14:textId="77777777" w:rsidR="007A10F8" w:rsidRDefault="007A10F8" w:rsidP="007A10F8">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A2E3A1" w14:textId="77777777" w:rsidR="00C140D3" w:rsidRPr="00C140D3" w:rsidRDefault="00C140D3" w:rsidP="00C140D3">
      <w:pPr>
        <w:spacing w:before="0" w:beforeAutospacing="0" w:after="0" w:afterAutospacing="0" w:line="276" w:lineRule="auto"/>
        <w:ind w:firstLine="720"/>
        <w:jc w:val="both"/>
        <w:rPr>
          <w:rFonts w:ascii="Times New Roman" w:eastAsia="Times New Roman" w:hAnsi="Times New Roman" w:cs="David"/>
          <w:sz w:val="24"/>
          <w:szCs w:val="24"/>
          <w:rtl/>
        </w:rPr>
      </w:pPr>
    </w:p>
    <w:p w14:paraId="0F035A07" w14:textId="77777777" w:rsidR="00BC58C4" w:rsidRDefault="00BC58C4"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EA17D69" w14:textId="77777777" w:rsidR="00C140D3" w:rsidRPr="00C140D3" w:rsidRDefault="00C140D3" w:rsidP="00BC58C4">
      <w:pPr>
        <w:spacing w:before="0" w:beforeAutospacing="0" w:after="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"ב"</w:t>
      </w:r>
    </w:p>
    <w:p w14:paraId="6454E7D4"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שירותי </w:t>
      </w:r>
      <w:r w:rsidRPr="00C140D3">
        <w:rPr>
          <w:rFonts w:ascii="Times New Roman" w:eastAsia="Times New Roman" w:hAnsi="Times New Roman" w:cs="David" w:hint="cs"/>
          <w:b/>
          <w:bCs/>
          <w:sz w:val="24"/>
          <w:szCs w:val="24"/>
          <w:u w:val="single"/>
          <w:rtl/>
        </w:rPr>
        <w:t>המתכנן</w:t>
      </w:r>
    </w:p>
    <w:p w14:paraId="284EA32F" w14:textId="77777777" w:rsidR="00C140D3" w:rsidRPr="00C140D3" w:rsidRDefault="00C140D3" w:rsidP="00C140D3">
      <w:pPr>
        <w:widowControl w:val="0"/>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lang w:eastAsia="he-IL"/>
        </w:rPr>
      </w:pPr>
    </w:p>
    <w:p w14:paraId="6BD6FC84" w14:textId="77777777" w:rsidR="00C140D3" w:rsidRPr="00C140D3" w:rsidRDefault="00C140D3" w:rsidP="00C140D3">
      <w:pPr>
        <w:spacing w:before="0" w:beforeAutospacing="0" w:after="0" w:afterAutospacing="0" w:line="240" w:lineRule="auto"/>
        <w:jc w:val="both"/>
        <w:rPr>
          <w:rFonts w:ascii="Times New Roman" w:eastAsia="Times New Roman" w:hAnsi="Times New Roman" w:cs="David"/>
          <w:sz w:val="24"/>
          <w:szCs w:val="24"/>
          <w:rtl/>
        </w:rPr>
      </w:pPr>
    </w:p>
    <w:p w14:paraId="31A247DE" w14:textId="77777777" w:rsidR="00C140D3" w:rsidRPr="00C140D3" w:rsidRDefault="00C140D3" w:rsidP="00C140D3">
      <w:pPr>
        <w:numPr>
          <w:ilvl w:val="0"/>
          <w:numId w:val="19"/>
        </w:numPr>
        <w:spacing w:before="0" w:beforeAutospacing="0" w:after="0" w:afterAutospacing="0" w:line="360" w:lineRule="auto"/>
        <w:jc w:val="both"/>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כללי:</w:t>
      </w:r>
    </w:p>
    <w:p w14:paraId="39ABE97D" w14:textId="77777777" w:rsidR="00C140D3" w:rsidRPr="00BC58C4" w:rsidRDefault="00BC58C4" w:rsidP="00BC58C4">
      <w:pPr>
        <w:pStyle w:val="af9"/>
        <w:numPr>
          <w:ilvl w:val="1"/>
          <w:numId w:val="19"/>
        </w:numPr>
        <w:rPr>
          <w:sz w:val="24"/>
          <w:szCs w:val="24"/>
          <w:lang w:eastAsia="he-IL"/>
        </w:rPr>
      </w:pPr>
      <w:r w:rsidRPr="00BC58C4">
        <w:rPr>
          <w:rFonts w:hint="cs"/>
          <w:sz w:val="24"/>
          <w:szCs w:val="24"/>
          <w:rtl/>
          <w:lang w:eastAsia="he-IL"/>
        </w:rPr>
        <w:t xml:space="preserve">שירותי המתכנן יכללו </w:t>
      </w:r>
      <w:r w:rsidR="00C140D3" w:rsidRPr="00BC58C4">
        <w:rPr>
          <w:rFonts w:hint="cs"/>
          <w:sz w:val="24"/>
          <w:szCs w:val="24"/>
          <w:rtl/>
          <w:lang w:eastAsia="he-IL"/>
        </w:rPr>
        <w:t xml:space="preserve">מתן ייעוץ הנדסי ותכנון למערכות האלומיניום </w:t>
      </w:r>
      <w:r w:rsidR="00C140D3" w:rsidRPr="00BC58C4">
        <w:rPr>
          <w:sz w:val="24"/>
          <w:szCs w:val="24"/>
          <w:rtl/>
          <w:lang w:eastAsia="he-IL"/>
        </w:rPr>
        <w:t>ו</w:t>
      </w:r>
      <w:r w:rsidR="00C140D3" w:rsidRPr="00BC58C4">
        <w:rPr>
          <w:rFonts w:hint="cs"/>
          <w:sz w:val="24"/>
          <w:szCs w:val="24"/>
          <w:rtl/>
          <w:lang w:eastAsia="he-IL"/>
        </w:rPr>
        <w:t>ה</w:t>
      </w:r>
      <w:r w:rsidR="00C140D3" w:rsidRPr="00BC58C4">
        <w:rPr>
          <w:sz w:val="24"/>
          <w:szCs w:val="24"/>
          <w:rtl/>
          <w:lang w:eastAsia="he-IL"/>
        </w:rPr>
        <w:t xml:space="preserve">זיגוג, </w:t>
      </w:r>
      <w:r w:rsidR="00C140D3" w:rsidRPr="00BC58C4">
        <w:rPr>
          <w:rFonts w:hint="cs"/>
          <w:sz w:val="24"/>
          <w:szCs w:val="24"/>
          <w:rtl/>
          <w:lang w:eastAsia="he-IL"/>
        </w:rPr>
        <w:t>ה</w:t>
      </w:r>
      <w:r w:rsidR="00C140D3" w:rsidRPr="00BC58C4">
        <w:rPr>
          <w:sz w:val="24"/>
          <w:szCs w:val="24"/>
          <w:rtl/>
          <w:lang w:eastAsia="he-IL"/>
        </w:rPr>
        <w:t>תריסים</w:t>
      </w:r>
      <w:r w:rsidR="00C140D3" w:rsidRPr="00BC58C4">
        <w:rPr>
          <w:rFonts w:hint="cs"/>
          <w:sz w:val="24"/>
          <w:szCs w:val="24"/>
          <w:rtl/>
          <w:lang w:eastAsia="he-IL"/>
        </w:rPr>
        <w:t xml:space="preserve"> ו</w:t>
      </w:r>
      <w:r w:rsidR="00C140D3" w:rsidRPr="00BC58C4">
        <w:rPr>
          <w:sz w:val="24"/>
          <w:szCs w:val="24"/>
          <w:rtl/>
          <w:lang w:eastAsia="he-IL"/>
        </w:rPr>
        <w:t xml:space="preserve">קירות </w:t>
      </w:r>
      <w:r w:rsidR="00C140D3" w:rsidRPr="00BC58C4">
        <w:rPr>
          <w:rFonts w:hint="cs"/>
          <w:sz w:val="24"/>
          <w:szCs w:val="24"/>
          <w:rtl/>
          <w:lang w:eastAsia="he-IL"/>
        </w:rPr>
        <w:t>ה</w:t>
      </w:r>
      <w:r w:rsidR="00C140D3" w:rsidRPr="00BC58C4">
        <w:rPr>
          <w:sz w:val="24"/>
          <w:szCs w:val="24"/>
          <w:rtl/>
          <w:lang w:eastAsia="he-IL"/>
        </w:rPr>
        <w:t>מסך</w:t>
      </w:r>
      <w:r w:rsidR="00C140D3" w:rsidRPr="00BC58C4">
        <w:rPr>
          <w:rFonts w:hint="cs"/>
          <w:sz w:val="24"/>
          <w:szCs w:val="24"/>
          <w:rtl/>
          <w:lang w:eastAsia="he-IL"/>
        </w:rPr>
        <w:t xml:space="preserve"> בפרויקט, לכל חלקי המבנה על פי דרישת המזמין.</w:t>
      </w:r>
    </w:p>
    <w:p w14:paraId="13293216"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עבודת המתכנן המתוארת בנספח זה תלווה את התקדמות התוכניות האדריכליות בהתאם לתהליך זה. הגשת הבקשה להיתר בניה וכן ביצוע עבודות ההקמה ובניית הפרויקט בסדר אשר יקבע על ידי המזמין.</w:t>
      </w:r>
    </w:p>
    <w:p w14:paraId="2E732905"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מבלי לפגוע בכלליות האמור לעיל, מתחייב המתכנן לתת ולבצע את כל השירותים הנדרשים בתכנון מערכות האלומיניום של המבנים בפרויקט וסביבתו, לרבות אך מבלי לגרוע מכלליות האמור את השירותים המפורטים להלן:</w:t>
      </w:r>
    </w:p>
    <w:p w14:paraId="12F9730B" w14:textId="77777777" w:rsidR="00C140D3" w:rsidRPr="00C140D3" w:rsidRDefault="00C140D3" w:rsidP="00BC58C4">
      <w:pPr>
        <w:spacing w:before="0" w:beforeAutospacing="0" w:after="0" w:afterAutospacing="0" w:line="360" w:lineRule="auto"/>
        <w:ind w:left="1502"/>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הכנת תכנון מערכות האלומיניום במבנים, מתן הנחיות והכנת תכניות ומפרטים טכניים, אשר יכללו בין היתר את הפרטים הבאים:</w:t>
      </w:r>
    </w:p>
    <w:p w14:paraId="06BF38C1"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1.3.1</w:t>
      </w:r>
      <w:r w:rsidRPr="00C140D3">
        <w:rPr>
          <w:rFonts w:ascii="Times New Roman" w:eastAsia="Times New Roman" w:hAnsi="Times New Roman" w:cs="David" w:hint="cs"/>
          <w:sz w:val="24"/>
          <w:szCs w:val="24"/>
          <w:rtl/>
          <w:lang w:eastAsia="he-IL"/>
        </w:rPr>
        <w:tab/>
        <w:t>מעטפת.</w:t>
      </w:r>
    </w:p>
    <w:p w14:paraId="70F0E9BA"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1.3.2</w:t>
      </w:r>
      <w:r w:rsidRPr="00C140D3">
        <w:rPr>
          <w:rFonts w:ascii="Times New Roman" w:eastAsia="Times New Roman" w:hAnsi="Times New Roman" w:cs="David" w:hint="cs"/>
          <w:sz w:val="24"/>
          <w:szCs w:val="24"/>
          <w:rtl/>
          <w:lang w:eastAsia="he-IL"/>
        </w:rPr>
        <w:tab/>
        <w:t>גג.</w:t>
      </w:r>
    </w:p>
    <w:p w14:paraId="65436573" w14:textId="0B5EDE9D"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1.3.3</w:t>
      </w:r>
      <w:r w:rsidRPr="00C140D3">
        <w:rPr>
          <w:rFonts w:ascii="Times New Roman" w:eastAsia="Times New Roman" w:hAnsi="Times New Roman" w:cs="David" w:hint="cs"/>
          <w:sz w:val="24"/>
          <w:szCs w:val="24"/>
          <w:rtl/>
          <w:lang w:eastAsia="he-IL"/>
        </w:rPr>
        <w:tab/>
        <w:t>פתחים – דלתות וחלונות</w:t>
      </w:r>
      <w:ins w:id="44" w:author="Meryl Etman [2]" w:date="2021-12-06T14:48:00Z">
        <w:r w:rsidR="00C42ADD">
          <w:rPr>
            <w:rFonts w:ascii="Times New Roman" w:eastAsia="Times New Roman" w:hAnsi="Times New Roman" w:cs="David" w:hint="cs"/>
            <w:sz w:val="24"/>
            <w:szCs w:val="24"/>
            <w:rtl/>
            <w:lang w:eastAsia="he-IL"/>
          </w:rPr>
          <w:t xml:space="preserve">, קירות מסך וכל </w:t>
        </w:r>
      </w:ins>
      <w:ins w:id="45" w:author="Meryl Etman [2]" w:date="2021-12-06T14:50:00Z">
        <w:r w:rsidR="00187854">
          <w:rPr>
            <w:rFonts w:ascii="Times New Roman" w:eastAsia="Times New Roman" w:hAnsi="Times New Roman" w:cs="David" w:hint="cs"/>
            <w:sz w:val="24"/>
            <w:szCs w:val="24"/>
            <w:rtl/>
            <w:lang w:eastAsia="he-IL"/>
          </w:rPr>
          <w:t>פריט</w:t>
        </w:r>
      </w:ins>
      <w:ins w:id="46" w:author="Meryl Etman [2]" w:date="2021-12-06T14:48:00Z">
        <w:r w:rsidR="00C42ADD">
          <w:rPr>
            <w:rFonts w:ascii="Times New Roman" w:eastAsia="Times New Roman" w:hAnsi="Times New Roman" w:cs="David" w:hint="cs"/>
            <w:sz w:val="24"/>
            <w:szCs w:val="24"/>
            <w:rtl/>
            <w:lang w:eastAsia="he-IL"/>
          </w:rPr>
          <w:t xml:space="preserve"> אלומיניום</w:t>
        </w:r>
      </w:ins>
      <w:ins w:id="47" w:author="Meryl Etman [2]" w:date="2021-12-06T14:49:00Z">
        <w:r w:rsidR="00C42ADD">
          <w:rPr>
            <w:rFonts w:ascii="Times New Roman" w:eastAsia="Times New Roman" w:hAnsi="Times New Roman" w:cs="David" w:hint="cs"/>
            <w:sz w:val="24"/>
            <w:szCs w:val="24"/>
            <w:rtl/>
            <w:lang w:eastAsia="he-IL"/>
          </w:rPr>
          <w:t xml:space="preserve"> הקשור לביצוע הפרויקט</w:t>
        </w:r>
      </w:ins>
      <w:r w:rsidRPr="00C140D3">
        <w:rPr>
          <w:rFonts w:ascii="Times New Roman" w:eastAsia="Times New Roman" w:hAnsi="Times New Roman" w:cs="David" w:hint="cs"/>
          <w:sz w:val="24"/>
          <w:szCs w:val="24"/>
          <w:rtl/>
          <w:lang w:eastAsia="he-IL"/>
        </w:rPr>
        <w:t>.</w:t>
      </w:r>
    </w:p>
    <w:p w14:paraId="6597E7BC"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1.3.4</w:t>
      </w:r>
      <w:r w:rsidRPr="00C140D3">
        <w:rPr>
          <w:rFonts w:ascii="Times New Roman" w:eastAsia="Times New Roman" w:hAnsi="Times New Roman" w:cs="David" w:hint="cs"/>
          <w:sz w:val="24"/>
          <w:szCs w:val="24"/>
          <w:rtl/>
          <w:lang w:eastAsia="he-IL"/>
        </w:rPr>
        <w:tab/>
        <w:t>אלמנטים ייחודיים – פנים וחוץ.</w:t>
      </w:r>
    </w:p>
    <w:p w14:paraId="0FA1F3E9"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1.3.5</w:t>
      </w:r>
      <w:r w:rsidRPr="00C140D3">
        <w:rPr>
          <w:rFonts w:ascii="Times New Roman" w:eastAsia="Times New Roman" w:hAnsi="Times New Roman" w:cs="David" w:hint="cs"/>
          <w:sz w:val="24"/>
          <w:szCs w:val="24"/>
          <w:rtl/>
          <w:lang w:eastAsia="he-IL"/>
        </w:rPr>
        <w:tab/>
        <w:t>רכיבים טכניים.</w:t>
      </w:r>
    </w:p>
    <w:p w14:paraId="5316F89A" w14:textId="7AB8065D"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ab/>
        <w:t>1.3.6</w:t>
      </w:r>
      <w:r w:rsidRPr="00C140D3">
        <w:rPr>
          <w:rFonts w:ascii="Times New Roman" w:eastAsia="Times New Roman" w:hAnsi="Times New Roman" w:cs="David" w:hint="cs"/>
          <w:sz w:val="24"/>
          <w:szCs w:val="24"/>
          <w:rtl/>
          <w:lang w:eastAsia="he-IL"/>
        </w:rPr>
        <w:tab/>
        <w:t xml:space="preserve">כל מרכיב שרות אחר הרגיל ומקובל על ידי יועץ אלומיניום בנסיבות </w:t>
      </w:r>
      <w:r w:rsidRPr="00C140D3">
        <w:rPr>
          <w:rFonts w:ascii="Times New Roman" w:eastAsia="Times New Roman" w:hAnsi="Times New Roman" w:cs="David" w:hint="cs"/>
          <w:sz w:val="24"/>
          <w:szCs w:val="24"/>
          <w:rtl/>
          <w:lang w:eastAsia="he-IL"/>
        </w:rPr>
        <w:tab/>
        <w:t>הפרויקט</w:t>
      </w:r>
      <w:ins w:id="48" w:author="Meryl Etman [2]" w:date="2022-06-16T16:04:00Z">
        <w:r w:rsidR="00CF43BA">
          <w:rPr>
            <w:rFonts w:ascii="Times New Roman" w:eastAsia="Times New Roman" w:hAnsi="Times New Roman" w:cs="David" w:hint="cs"/>
            <w:sz w:val="24"/>
            <w:szCs w:val="24"/>
            <w:rtl/>
            <w:lang w:eastAsia="he-IL"/>
          </w:rPr>
          <w:t xml:space="preserve"> הקשור בעבודות אלומיניום בלבד</w:t>
        </w:r>
      </w:ins>
      <w:r w:rsidRPr="00C140D3">
        <w:rPr>
          <w:rFonts w:ascii="Times New Roman" w:eastAsia="Times New Roman" w:hAnsi="Times New Roman" w:cs="David" w:hint="cs"/>
          <w:sz w:val="24"/>
          <w:szCs w:val="24"/>
          <w:rtl/>
          <w:lang w:eastAsia="he-IL"/>
        </w:rPr>
        <w:t>.</w:t>
      </w:r>
    </w:p>
    <w:p w14:paraId="334C064F"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069AE0CA"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01"/>
        <w:rPr>
          <w:rFonts w:ascii="Times New Roman" w:eastAsia="Times New Roman" w:hAnsi="Times New Roman" w:cs="David"/>
          <w:sz w:val="24"/>
          <w:szCs w:val="24"/>
          <w:rtl/>
          <w:lang w:eastAsia="he-IL"/>
        </w:rPr>
      </w:pPr>
    </w:p>
    <w:p w14:paraId="7EAE61EC" w14:textId="77777777" w:rsidR="00C140D3" w:rsidRPr="00C140D3" w:rsidRDefault="00C140D3" w:rsidP="00C140D3">
      <w:pPr>
        <w:spacing w:before="0" w:beforeAutospacing="0" w:after="0" w:afterAutospacing="0" w:line="276" w:lineRule="auto"/>
        <w:ind w:left="701" w:hanging="709"/>
        <w:jc w:val="both"/>
        <w:rPr>
          <w:rFonts w:ascii="Times New Roman" w:eastAsia="Times New Roman" w:hAnsi="Times New Roman" w:cs="David"/>
          <w:sz w:val="24"/>
          <w:szCs w:val="24"/>
          <w:rtl/>
          <w:lang w:eastAsia="he-IL"/>
        </w:rPr>
      </w:pPr>
      <w:bookmarkStart w:id="49" w:name="OLE_LINK5"/>
      <w:bookmarkStart w:id="50" w:name="OLE_LINK6"/>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bookmarkStart w:id="51" w:name="OLE_LINK7"/>
      <w:bookmarkStart w:id="52" w:name="OLE_LINK8"/>
      <w:r w:rsidRPr="00C140D3">
        <w:rPr>
          <w:rFonts w:ascii="Times New Roman" w:eastAsia="Times New Roman" w:hAnsi="Times New Roman" w:cs="David"/>
          <w:sz w:val="24"/>
          <w:szCs w:val="24"/>
          <w:u w:val="single"/>
          <w:rtl/>
        </w:rPr>
        <w:t>המהנדס, צוות עובדים ואמצעים</w:t>
      </w:r>
      <w:r w:rsidRPr="00C140D3">
        <w:rPr>
          <w:rFonts w:ascii="Times New Roman" w:eastAsia="Times New Roman" w:hAnsi="Times New Roman" w:cs="David" w:hint="cs"/>
          <w:sz w:val="24"/>
          <w:szCs w:val="24"/>
          <w:u w:val="single"/>
          <w:rtl/>
          <w:lang w:eastAsia="he-IL"/>
        </w:rPr>
        <w:t xml:space="preserve"> של המתכנן</w:t>
      </w:r>
      <w:r w:rsidRPr="00C140D3">
        <w:rPr>
          <w:rFonts w:ascii="Times New Roman" w:eastAsia="Times New Roman" w:hAnsi="Times New Roman" w:cs="David" w:hint="cs"/>
          <w:sz w:val="24"/>
          <w:szCs w:val="24"/>
          <w:rtl/>
          <w:lang w:eastAsia="he-IL"/>
        </w:rPr>
        <w:t>:</w:t>
      </w:r>
    </w:p>
    <w:p w14:paraId="02EF91F3" w14:textId="77777777" w:rsidR="00C140D3" w:rsidRPr="00C140D3" w:rsidRDefault="00C140D3" w:rsidP="00C140D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BBECA74" w14:textId="2449CCBC" w:rsidR="00C140D3" w:rsidRPr="00C140D3" w:rsidRDefault="00C140D3" w:rsidP="00BC58C4">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א</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del w:id="53" w:author="Meryl Etman [2]" w:date="2021-12-06T14:52:00Z">
        <w:r w:rsidRPr="00C140D3" w:rsidDel="008B1DB1">
          <w:rPr>
            <w:rFonts w:ascii="Times New Roman" w:eastAsia="Times New Roman" w:hAnsi="Times New Roman" w:cs="David"/>
            <w:sz w:val="24"/>
            <w:szCs w:val="24"/>
            <w:rtl/>
            <w:lang w:eastAsia="he-IL"/>
          </w:rPr>
          <w:delText xml:space="preserve">המהנדס הבכיר יהיה </w:delText>
        </w:r>
      </w:del>
      <w:r w:rsidRPr="00C140D3">
        <w:rPr>
          <w:rFonts w:ascii="Times New Roman" w:eastAsia="Times New Roman" w:hAnsi="Times New Roman" w:cs="David"/>
          <w:sz w:val="24"/>
          <w:szCs w:val="24"/>
          <w:rtl/>
          <w:lang w:eastAsia="he-IL"/>
        </w:rPr>
        <w:t>בעל המשרד</w:t>
      </w:r>
      <w:del w:id="54" w:author="Meryl Etman [2]" w:date="2021-12-06T14:52:00Z">
        <w:r w:rsidRPr="00C140D3" w:rsidDel="008B1DB1">
          <w:rPr>
            <w:rFonts w:ascii="Times New Roman" w:eastAsia="Times New Roman" w:hAnsi="Times New Roman" w:cs="David"/>
            <w:sz w:val="24"/>
            <w:szCs w:val="24"/>
            <w:rtl/>
            <w:lang w:eastAsia="he-IL"/>
          </w:rPr>
          <w:delText>, אשר</w:delText>
        </w:r>
      </w:del>
      <w:r w:rsidRPr="00C140D3">
        <w:rPr>
          <w:rFonts w:ascii="Times New Roman" w:eastAsia="Times New Roman" w:hAnsi="Times New Roman" w:cs="David"/>
          <w:sz w:val="24"/>
          <w:szCs w:val="24"/>
          <w:rtl/>
          <w:lang w:eastAsia="he-IL"/>
        </w:rPr>
        <w:t xml:space="preserve"> יהיה אחראי, מעורב וישתתף באופן אישי בכל ישיבות התכנון שיזומן אליהן ללא עוררין.</w:t>
      </w:r>
      <w:r w:rsidR="00BC58C4">
        <w:rPr>
          <w:rFonts w:ascii="Times New Roman" w:eastAsia="Times New Roman" w:hAnsi="Times New Roman" w:cs="David" w:hint="cs"/>
          <w:sz w:val="24"/>
          <w:szCs w:val="24"/>
          <w:rtl/>
          <w:lang w:eastAsia="he-IL"/>
        </w:rPr>
        <w:t xml:space="preserve"> </w:t>
      </w:r>
      <w:r w:rsidR="00BC58C4" w:rsidRPr="00BC58C4">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BC58C4" w:rsidRPr="00BC58C4">
        <w:rPr>
          <w:rFonts w:ascii="Times New Roman" w:eastAsia="Times New Roman" w:hAnsi="Times New Roman" w:cs="David" w:hint="cs"/>
          <w:sz w:val="24"/>
          <w:szCs w:val="24"/>
          <w:lang w:eastAsia="he-IL"/>
        </w:rPr>
        <w:t>BIM</w:t>
      </w:r>
      <w:r w:rsidR="00BC58C4" w:rsidRPr="00BC58C4">
        <w:rPr>
          <w:rFonts w:ascii="Times New Roman" w:eastAsia="Times New Roman" w:hAnsi="Times New Roman" w:cs="David" w:hint="cs"/>
          <w:sz w:val="24"/>
          <w:szCs w:val="24"/>
          <w:rtl/>
          <w:lang w:eastAsia="he-IL"/>
        </w:rPr>
        <w:t xml:space="preserve"> על המודל.</w:t>
      </w:r>
    </w:p>
    <w:p w14:paraId="2169A04F" w14:textId="3E3FFC86"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ב</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ראש הצוות יהיה </w:t>
      </w:r>
      <w:del w:id="55" w:author="Meryl Etman [2]" w:date="2021-12-06T14:53:00Z">
        <w:r w:rsidRPr="00C140D3" w:rsidDel="008B1DB1">
          <w:rPr>
            <w:rFonts w:ascii="Times New Roman" w:eastAsia="Times New Roman" w:hAnsi="Times New Roman" w:cs="David"/>
            <w:sz w:val="24"/>
            <w:szCs w:val="24"/>
            <w:rtl/>
            <w:lang w:eastAsia="he-IL"/>
          </w:rPr>
          <w:delText xml:space="preserve">מהנדס בכיר </w:delText>
        </w:r>
      </w:del>
      <w:r w:rsidRPr="00C140D3">
        <w:rPr>
          <w:rFonts w:ascii="Times New Roman" w:eastAsia="Times New Roman" w:hAnsi="Times New Roman" w:cs="David"/>
          <w:sz w:val="24"/>
          <w:szCs w:val="24"/>
          <w:rtl/>
          <w:lang w:eastAsia="he-IL"/>
        </w:rPr>
        <w:t xml:space="preserve">בעל ניסיון מוכח במגדלים מעל </w:t>
      </w:r>
      <w:r w:rsidRPr="00C140D3">
        <w:rPr>
          <w:rFonts w:ascii="Times New Roman" w:eastAsia="Times New Roman" w:hAnsi="Times New Roman" w:cs="David" w:hint="cs"/>
          <w:sz w:val="24"/>
          <w:szCs w:val="24"/>
          <w:rtl/>
          <w:lang w:eastAsia="he-IL"/>
        </w:rPr>
        <w:t>20</w:t>
      </w:r>
      <w:r w:rsidRPr="00C140D3">
        <w:rPr>
          <w:rFonts w:ascii="Times New Roman" w:eastAsia="Times New Roman" w:hAnsi="Times New Roman" w:cs="David"/>
          <w:sz w:val="24"/>
          <w:szCs w:val="24"/>
          <w:rtl/>
          <w:lang w:eastAsia="he-IL"/>
        </w:rPr>
        <w:t xml:space="preserve"> קומות באזורים אורבניים צפופים, אשר יאושר מראש על ידי המזמין ובמקרה הצורך יוחלף מיידית על פי דרישת המזמין.</w:t>
      </w:r>
    </w:p>
    <w:p w14:paraId="6C37AAD9" w14:textId="0DF5C015"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ג.</w:t>
      </w:r>
      <w:r w:rsidRPr="00C140D3">
        <w:rPr>
          <w:rFonts w:ascii="Times New Roman" w:eastAsia="Times New Roman" w:hAnsi="Times New Roman" w:cs="David"/>
          <w:sz w:val="24"/>
          <w:szCs w:val="24"/>
          <w:rtl/>
          <w:lang w:eastAsia="he-IL"/>
        </w:rPr>
        <w:tab/>
        <w:t>ראש הצוות ישתתף בכל ישיבות התכנון שיזומן אליהן ללא הגבלה</w:t>
      </w:r>
      <w:ins w:id="56" w:author="Meryl Etman [2]" w:date="2021-12-06T14:53:00Z">
        <w:r w:rsidR="008B1DB1">
          <w:rPr>
            <w:rFonts w:ascii="Times New Roman" w:eastAsia="Times New Roman" w:hAnsi="Times New Roman" w:cs="David" w:hint="cs"/>
            <w:sz w:val="24"/>
            <w:szCs w:val="24"/>
            <w:rtl/>
            <w:lang w:eastAsia="he-IL"/>
          </w:rPr>
          <w:t xml:space="preserve"> ובלבד שיתואמו מראש</w:t>
        </w:r>
      </w:ins>
      <w:r w:rsidRPr="00C140D3">
        <w:rPr>
          <w:rFonts w:ascii="Times New Roman" w:eastAsia="Times New Roman" w:hAnsi="Times New Roman" w:cs="David"/>
          <w:sz w:val="24"/>
          <w:szCs w:val="24"/>
          <w:rtl/>
          <w:lang w:eastAsia="he-IL"/>
        </w:rPr>
        <w:t xml:space="preserve">. </w:t>
      </w:r>
    </w:p>
    <w:p w14:paraId="2EA230DB"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ד.</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ר</w:t>
      </w:r>
      <w:r w:rsidRPr="00C140D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1F391C4D" w14:textId="77777777" w:rsidR="00C140D3" w:rsidRPr="00C140D3" w:rsidRDefault="00C140D3" w:rsidP="00C140D3">
      <w:pPr>
        <w:spacing w:before="0" w:beforeAutospacing="0" w:after="0" w:afterAutospacing="0" w:line="360" w:lineRule="auto"/>
        <w:ind w:left="1693"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ה.</w:t>
      </w:r>
      <w:r w:rsidRPr="00C140D3">
        <w:rPr>
          <w:rFonts w:ascii="Times New Roman" w:eastAsia="Times New Roman" w:hAnsi="Times New Roman" w:cs="David"/>
          <w:sz w:val="24"/>
          <w:szCs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49"/>
    <w:bookmarkEnd w:id="50"/>
    <w:bookmarkEnd w:id="51"/>
    <w:bookmarkEnd w:id="52"/>
    <w:p w14:paraId="6CFF682C" w14:textId="77777777" w:rsid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D4C54A6" w14:textId="77777777" w:rsidR="00BC58C4"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458371A" w14:textId="77777777" w:rsidR="00BC58C4" w:rsidRPr="00C140D3" w:rsidRDefault="00BC58C4"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746AF46" w14:textId="77777777" w:rsidR="00C140D3" w:rsidRPr="00C140D3" w:rsidRDefault="00C140D3" w:rsidP="00BC58C4">
      <w:pPr>
        <w:widowControl w:val="0"/>
        <w:tabs>
          <w:tab w:val="left" w:pos="720"/>
          <w:tab w:val="center" w:pos="4153"/>
          <w:tab w:val="right" w:pos="8306"/>
        </w:tabs>
        <w:spacing w:before="0" w:beforeAutospacing="0" w:after="0" w:afterAutospacing="0" w:line="360" w:lineRule="auto"/>
        <w:ind w:left="720" w:hanging="720"/>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t xml:space="preserve">על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לקבל אישור בכתב מאת המנהל לפני התחלת ביצוע כל קטע וכל שלב ולפני הספקת כל שרות חלקי.</w:t>
      </w:r>
      <w:r w:rsidRPr="00C140D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0DBEC735"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AECE743"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 </w:t>
      </w:r>
    </w:p>
    <w:p w14:paraId="1D70D939"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b/>
          <w:bCs/>
          <w:sz w:val="24"/>
          <w:szCs w:val="24"/>
          <w:u w:val="single"/>
          <w:rtl/>
          <w:lang w:eastAsia="he-IL"/>
        </w:rPr>
        <w:t xml:space="preserve">שלבי העבודה ההנדסית </w:t>
      </w:r>
      <w:r w:rsidRPr="00C140D3">
        <w:rPr>
          <w:rFonts w:ascii="Times New Roman" w:eastAsia="Times New Roman" w:hAnsi="Times New Roman" w:cs="David" w:hint="cs"/>
          <w:b/>
          <w:bCs/>
          <w:sz w:val="24"/>
          <w:szCs w:val="24"/>
          <w:u w:val="single"/>
          <w:rtl/>
          <w:lang w:eastAsia="he-IL"/>
        </w:rPr>
        <w:t>ו</w:t>
      </w:r>
      <w:r w:rsidRPr="00C140D3">
        <w:rPr>
          <w:rFonts w:ascii="Times New Roman" w:eastAsia="Times New Roman" w:hAnsi="Times New Roman" w:cs="David"/>
          <w:b/>
          <w:bCs/>
          <w:sz w:val="24"/>
          <w:szCs w:val="24"/>
          <w:u w:val="single"/>
          <w:rtl/>
          <w:lang w:eastAsia="he-IL"/>
        </w:rPr>
        <w:t>פ</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רוט הש</w:t>
      </w:r>
      <w:r w:rsidRPr="00C140D3">
        <w:rPr>
          <w:rFonts w:ascii="Times New Roman" w:eastAsia="Times New Roman" w:hAnsi="Times New Roman" w:cs="David" w:hint="cs"/>
          <w:b/>
          <w:bCs/>
          <w:sz w:val="24"/>
          <w:szCs w:val="24"/>
          <w:u w:val="single"/>
          <w:rtl/>
          <w:lang w:eastAsia="he-IL"/>
        </w:rPr>
        <w:t>י</w:t>
      </w:r>
      <w:r w:rsidRPr="00C140D3">
        <w:rPr>
          <w:rFonts w:ascii="Times New Roman" w:eastAsia="Times New Roman" w:hAnsi="Times New Roman" w:cs="David"/>
          <w:b/>
          <w:bCs/>
          <w:sz w:val="24"/>
          <w:szCs w:val="24"/>
          <w:u w:val="single"/>
          <w:rtl/>
          <w:lang w:eastAsia="he-IL"/>
        </w:rPr>
        <w:t>רותים</w:t>
      </w:r>
      <w:r w:rsidRPr="00C140D3">
        <w:rPr>
          <w:rFonts w:ascii="Times New Roman" w:eastAsia="Times New Roman" w:hAnsi="Times New Roman" w:cs="David"/>
          <w:sz w:val="24"/>
          <w:szCs w:val="24"/>
          <w:rtl/>
          <w:lang w:eastAsia="he-IL"/>
        </w:rPr>
        <w:t>:</w:t>
      </w:r>
    </w:p>
    <w:p w14:paraId="0D4A1822"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p>
    <w:p w14:paraId="6E8C7B35"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.1</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תכנון</w:t>
      </w:r>
      <w:r w:rsidRPr="00C140D3">
        <w:rPr>
          <w:rFonts w:ascii="Times New Roman" w:eastAsia="Times New Roman" w:hAnsi="Times New Roman" w:cs="David"/>
          <w:sz w:val="24"/>
          <w:szCs w:val="24"/>
          <w:rtl/>
          <w:lang w:eastAsia="he-IL"/>
        </w:rPr>
        <w:t>:</w:t>
      </w:r>
    </w:p>
    <w:p w14:paraId="1E5F9C90"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50600FA"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בירור </w:t>
      </w:r>
      <w:r w:rsidRPr="00C140D3">
        <w:rPr>
          <w:rFonts w:ascii="Times New Roman" w:eastAsia="Times New Roman" w:hAnsi="Times New Roman" w:cs="David" w:hint="cs"/>
          <w:sz w:val="24"/>
          <w:szCs w:val="24"/>
          <w:rtl/>
          <w:lang w:eastAsia="he-IL"/>
        </w:rPr>
        <w:t xml:space="preserve">הפרוגרמה </w:t>
      </w:r>
      <w:r w:rsidRPr="00C140D3">
        <w:rPr>
          <w:rFonts w:ascii="Times New Roman" w:eastAsia="Times New Roman" w:hAnsi="Times New Roman" w:cs="David"/>
          <w:sz w:val="24"/>
          <w:szCs w:val="24"/>
          <w:rtl/>
          <w:lang w:eastAsia="he-IL"/>
        </w:rPr>
        <w:t>וליבון דרישות האדריכל והמזמין ביחס לתפקוד והחזות של מסגרות האלומיניום.</w:t>
      </w:r>
    </w:p>
    <w:p w14:paraId="6260474B"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גיבוש האפיון הקונסטרוקטיבי והחזותי של מבנה המסגרות ושילובה בפרטי הבניה.</w:t>
      </w:r>
    </w:p>
    <w:p w14:paraId="229BE53C" w14:textId="21C5694D"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del w:id="57" w:author="Meryl Etman [2]" w:date="2021-12-16T14:01:00Z">
        <w:r w:rsidRPr="00C140D3" w:rsidDel="00AB1E59">
          <w:rPr>
            <w:rFonts w:ascii="Times New Roman" w:eastAsia="Times New Roman" w:hAnsi="Times New Roman" w:cs="David" w:hint="cs"/>
            <w:sz w:val="24"/>
            <w:szCs w:val="24"/>
            <w:rtl/>
            <w:lang w:eastAsia="he-IL"/>
          </w:rPr>
          <w:delText>הכנת אומדן להערכת תקציב הביצוע של המלבנים בפרויקט, וקבלת אישור המזמין עליו</w:delText>
        </w:r>
      </w:del>
      <w:ins w:id="58" w:author="Meryl Etman [2]" w:date="2021-12-16T14:01:00Z">
        <w:r w:rsidR="00AB1E59">
          <w:rPr>
            <w:rFonts w:ascii="Times New Roman" w:eastAsia="Times New Roman" w:hAnsi="Times New Roman" w:cs="David" w:hint="cs"/>
            <w:sz w:val="24"/>
            <w:szCs w:val="24"/>
            <w:rtl/>
            <w:lang w:eastAsia="he-IL"/>
          </w:rPr>
          <w:t>מבוטל</w:t>
        </w:r>
      </w:ins>
      <w:r w:rsidRPr="00C140D3">
        <w:rPr>
          <w:rFonts w:ascii="Times New Roman" w:eastAsia="Times New Roman" w:hAnsi="Times New Roman" w:cs="David" w:hint="cs"/>
          <w:sz w:val="24"/>
          <w:szCs w:val="24"/>
          <w:rtl/>
          <w:lang w:eastAsia="he-IL"/>
        </w:rPr>
        <w:t>.</w:t>
      </w:r>
    </w:p>
    <w:p w14:paraId="51B5F23B" w14:textId="0F769990"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עריכת</w:t>
      </w:r>
      <w:r w:rsidRPr="00C140D3">
        <w:rPr>
          <w:rFonts w:ascii="Times New Roman" w:eastAsia="Times New Roman" w:hAnsi="Times New Roman" w:cs="David"/>
          <w:sz w:val="24"/>
          <w:szCs w:val="24"/>
          <w:rtl/>
          <w:lang w:eastAsia="he-IL"/>
        </w:rPr>
        <w:t xml:space="preserve"> רשימות האלומיניום</w:t>
      </w:r>
      <w:ins w:id="59" w:author="Meryl Etman [2]" w:date="2021-12-16T14:02:00Z">
        <w:r w:rsidR="00AB1E59">
          <w:rPr>
            <w:rFonts w:ascii="Times New Roman" w:eastAsia="Times New Roman" w:hAnsi="Times New Roman" w:cs="David" w:hint="cs"/>
            <w:sz w:val="24"/>
            <w:szCs w:val="24"/>
            <w:rtl/>
            <w:lang w:eastAsia="he-IL"/>
          </w:rPr>
          <w:t xml:space="preserve"> אשר הוכנו ע"י האדריכל</w:t>
        </w:r>
      </w:ins>
      <w:r w:rsidRPr="00C140D3">
        <w:rPr>
          <w:rFonts w:ascii="Times New Roman" w:eastAsia="Times New Roman" w:hAnsi="Times New Roman" w:cs="David" w:hint="cs"/>
          <w:sz w:val="24"/>
          <w:szCs w:val="24"/>
          <w:rtl/>
          <w:lang w:eastAsia="he-IL"/>
        </w:rPr>
        <w:t xml:space="preserve">, </w:t>
      </w:r>
      <w:r w:rsidRPr="00C140D3">
        <w:rPr>
          <w:rFonts w:ascii="Times New Roman" w:eastAsia="Times New Roman" w:hAnsi="Times New Roman" w:cs="David"/>
          <w:sz w:val="24"/>
          <w:szCs w:val="24"/>
          <w:rtl/>
          <w:lang w:eastAsia="he-IL"/>
        </w:rPr>
        <w:t xml:space="preserve">בדיקה ואישור פורמלי </w:t>
      </w:r>
      <w:r w:rsidRPr="00C140D3">
        <w:rPr>
          <w:rFonts w:ascii="Times New Roman" w:eastAsia="Times New Roman" w:hAnsi="Times New Roman" w:cs="David" w:hint="cs"/>
          <w:sz w:val="24"/>
          <w:szCs w:val="24"/>
          <w:rtl/>
          <w:lang w:eastAsia="he-IL"/>
        </w:rPr>
        <w:t>עם המזמין.</w:t>
      </w:r>
    </w:p>
    <w:p w14:paraId="4C1AAD8E"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הכנת מפרטים לכל פריטי האלומיניום והזיגוג הנדרשים בפרויקט, ועריכתם כנדרש לצרכי המכרזים בין הקבלנים. המפרטים יכילו תכניות של פרטי הרכבה ועיגון לשלושה פריטים טיפוסיים, השכיחים בכל </w:t>
      </w:r>
      <w:r w:rsidRPr="00C140D3">
        <w:rPr>
          <w:rFonts w:ascii="Times New Roman" w:eastAsia="Times New Roman" w:hAnsi="Times New Roman" w:cs="David" w:hint="cs"/>
          <w:sz w:val="24"/>
          <w:szCs w:val="24"/>
          <w:rtl/>
          <w:lang w:eastAsia="he-IL"/>
        </w:rPr>
        <w:t>מבנה</w:t>
      </w:r>
      <w:r w:rsidRPr="00C140D3">
        <w:rPr>
          <w:rFonts w:ascii="Times New Roman" w:eastAsia="Times New Roman" w:hAnsi="Times New Roman" w:cs="David"/>
          <w:sz w:val="24"/>
          <w:szCs w:val="24"/>
          <w:rtl/>
          <w:lang w:eastAsia="he-IL"/>
        </w:rPr>
        <w:t>.</w:t>
      </w:r>
    </w:p>
    <w:p w14:paraId="3680FE8C"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תכנון פרטי ההרכבה והאיטום, בק.מ 1:2 על בסיס רשימות האלומיניום.</w:t>
      </w:r>
    </w:p>
    <w:p w14:paraId="0DB21229" w14:textId="170DC482" w:rsidR="00C140D3" w:rsidRPr="00C140D3" w:rsidRDefault="002E7DFB"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ins w:id="60" w:author="Meryl Etman [2]" w:date="2022-06-16T16:08:00Z">
        <w:r>
          <w:rPr>
            <w:rFonts w:ascii="Times New Roman" w:eastAsia="Times New Roman" w:hAnsi="Times New Roman" w:cs="David" w:hint="cs"/>
            <w:sz w:val="24"/>
            <w:szCs w:val="24"/>
            <w:rtl/>
            <w:lang w:eastAsia="he-IL"/>
          </w:rPr>
          <w:t xml:space="preserve">הנחיות עבור </w:t>
        </w:r>
      </w:ins>
      <w:r w:rsidR="00C140D3" w:rsidRPr="00C140D3">
        <w:rPr>
          <w:rFonts w:ascii="Times New Roman" w:eastAsia="Times New Roman" w:hAnsi="Times New Roman" w:cs="David" w:hint="cs"/>
          <w:sz w:val="24"/>
          <w:szCs w:val="24"/>
          <w:rtl/>
          <w:lang w:eastAsia="he-IL"/>
        </w:rPr>
        <w:t>תכנון מערך האחזקה והניקון למלבני האלומיניום שמעטפת המבנים.</w:t>
      </w:r>
    </w:p>
    <w:p w14:paraId="036F6572"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הכנסת שינויים במפרטים ובתכניות ככל שיתחייב להתאמת התכנון למסגרת התקציבית אשר תיקבע ע"י המזמין.</w:t>
      </w:r>
    </w:p>
    <w:p w14:paraId="639382E1" w14:textId="77777777" w:rsidR="00C140D3" w:rsidRPr="00C140D3" w:rsidRDefault="00C140D3" w:rsidP="00C140D3">
      <w:pPr>
        <w:widowControl w:val="0"/>
        <w:numPr>
          <w:ilvl w:val="0"/>
          <w:numId w:val="15"/>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מתן חוות דעת וי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בכל הקשור בהכנת המכרזים ופרסומם.</w:t>
      </w:r>
    </w:p>
    <w:p w14:paraId="2D10E1FB"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p>
    <w:p w14:paraId="7BBA37C4" w14:textId="77777777" w:rsidR="00C140D3" w:rsidRPr="00C140D3" w:rsidRDefault="00C140D3" w:rsidP="00C140D3">
      <w:pPr>
        <w:widowControl w:val="0"/>
        <w:tabs>
          <w:tab w:val="left" w:pos="720"/>
        </w:tabs>
        <w:spacing w:before="0" w:beforeAutospacing="0" w:after="0" w:afterAutospacing="0" w:line="240" w:lineRule="auto"/>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.2</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הצעות קבלנים</w:t>
      </w:r>
      <w:r w:rsidRPr="00C140D3">
        <w:rPr>
          <w:rFonts w:ascii="Times New Roman" w:eastAsia="Times New Roman" w:hAnsi="Times New Roman" w:cs="David"/>
          <w:sz w:val="24"/>
          <w:szCs w:val="24"/>
          <w:rtl/>
          <w:lang w:eastAsia="he-IL"/>
        </w:rPr>
        <w:t>:</w:t>
      </w:r>
    </w:p>
    <w:p w14:paraId="31FA5563" w14:textId="77777777" w:rsidR="00C140D3" w:rsidRPr="00C140D3" w:rsidRDefault="00C140D3" w:rsidP="00C140D3">
      <w:pPr>
        <w:widowControl w:val="0"/>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6BAA821E"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א.</w:t>
      </w:r>
      <w:r w:rsidRPr="00C140D3">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74E99DC" w14:textId="77777777" w:rsidR="00C140D3" w:rsidRPr="00C140D3" w:rsidRDefault="00C140D3" w:rsidP="00C140D3">
      <w:pPr>
        <w:widowControl w:val="0"/>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ב.</w:t>
      </w:r>
      <w:r w:rsidRPr="00C140D3">
        <w:rPr>
          <w:rFonts w:ascii="Times New Roman" w:eastAsia="Times New Roman" w:hAnsi="Times New Roman" w:cs="David"/>
          <w:sz w:val="24"/>
          <w:szCs w:val="24"/>
          <w:rtl/>
          <w:lang w:eastAsia="he-IL"/>
        </w:rPr>
        <w:tab/>
        <w:t>מתן חוות דעת בכל הקשור להצעות הקבלנים.</w:t>
      </w:r>
    </w:p>
    <w:p w14:paraId="6D714232"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2D0557A0"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4</w:t>
      </w:r>
      <w:r w:rsidRPr="00C140D3">
        <w:rPr>
          <w:rFonts w:ascii="Times New Roman" w:eastAsia="Times New Roman" w:hAnsi="Times New Roman" w:cs="David"/>
          <w:sz w:val="24"/>
          <w:szCs w:val="24"/>
          <w:rtl/>
          <w:lang w:eastAsia="he-IL"/>
        </w:rPr>
        <w:t>.3</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sz w:val="24"/>
          <w:szCs w:val="24"/>
          <w:u w:val="single"/>
          <w:rtl/>
          <w:lang w:eastAsia="he-IL"/>
        </w:rPr>
        <w:t>פיקוח עליון</w:t>
      </w:r>
      <w:r w:rsidRPr="00C140D3">
        <w:rPr>
          <w:rFonts w:ascii="Times New Roman" w:eastAsia="Times New Roman" w:hAnsi="Times New Roman" w:cs="David"/>
          <w:sz w:val="24"/>
          <w:szCs w:val="24"/>
          <w:rtl/>
          <w:lang w:eastAsia="he-IL"/>
        </w:rPr>
        <w:t>:</w:t>
      </w:r>
    </w:p>
    <w:p w14:paraId="40FF587C" w14:textId="77777777" w:rsidR="00C140D3" w:rsidRPr="00C140D3" w:rsidRDefault="00C140D3" w:rsidP="00C140D3">
      <w:pPr>
        <w:widowControl w:val="0"/>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EF27234"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פ</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קוח עליון על עבודות האלומיניום הן באתר והן בבתי מלאכה מחוץ לאתר.</w:t>
      </w:r>
    </w:p>
    <w:p w14:paraId="5613F09C"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rtl/>
          <w:lang w:eastAsia="he-IL"/>
        </w:rPr>
      </w:pPr>
      <w:r w:rsidRPr="00C140D3">
        <w:rPr>
          <w:rFonts w:ascii="Times New Roman" w:eastAsia="Times New Roman" w:hAnsi="Times New Roman" w:cs="David"/>
          <w:sz w:val="24"/>
          <w:szCs w:val="24"/>
          <w:rtl/>
          <w:lang w:eastAsia="he-IL"/>
        </w:rPr>
        <w:t xml:space="preserve">בחינת תכניות העבודה של הקבלנים אשר זכו בעבודות, עד אישור </w:t>
      </w:r>
      <w:r w:rsidR="00915F2E" w:rsidRPr="00C140D3">
        <w:rPr>
          <w:rFonts w:ascii="Times New Roman" w:eastAsia="Times New Roman" w:hAnsi="Times New Roman" w:cs="David" w:hint="cs"/>
          <w:sz w:val="24"/>
          <w:szCs w:val="24"/>
          <w:rtl/>
          <w:lang w:eastAsia="he-IL"/>
        </w:rPr>
        <w:t>תכוניותיהם</w:t>
      </w:r>
      <w:r w:rsidRPr="00C140D3">
        <w:rPr>
          <w:rFonts w:ascii="Times New Roman" w:eastAsia="Times New Roman" w:hAnsi="Times New Roman" w:cs="David"/>
          <w:sz w:val="24"/>
          <w:szCs w:val="24"/>
          <w:rtl/>
          <w:lang w:eastAsia="he-IL"/>
        </w:rPr>
        <w:t xml:space="preserve"> לייצור.</w:t>
      </w:r>
    </w:p>
    <w:p w14:paraId="56026198"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מעקב אחרי תוצאות הבדיקות המעבדתיות שיעשו בהתאם לדרישות המפרט הטכני.</w:t>
      </w:r>
    </w:p>
    <w:p w14:paraId="3466E4A7"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בדיקה והמלצה למזמין לגבי בחירת דוגמאות המלבנים (</w:t>
      </w:r>
      <w:r w:rsidRPr="00C140D3">
        <w:rPr>
          <w:rFonts w:ascii="Times New Roman" w:eastAsia="Times New Roman" w:hAnsi="Times New Roman" w:cs="David"/>
          <w:sz w:val="24"/>
          <w:szCs w:val="24"/>
          <w:lang w:eastAsia="he-IL"/>
        </w:rPr>
        <w:t>Mock-Ups</w:t>
      </w:r>
      <w:r w:rsidRPr="00C140D3">
        <w:rPr>
          <w:rFonts w:ascii="Times New Roman" w:eastAsia="Times New Roman" w:hAnsi="Times New Roman" w:cs="David" w:hint="cs"/>
          <w:sz w:val="24"/>
          <w:szCs w:val="24"/>
          <w:rtl/>
          <w:lang w:eastAsia="he-IL"/>
        </w:rPr>
        <w:t>) אשר יותקנו ע"י הקבלן בהתאם למפרט הטכני.</w:t>
      </w:r>
    </w:p>
    <w:p w14:paraId="6A5EABB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lastRenderedPageBreak/>
        <w:t xml:space="preserve">פיקוח עליון על ביצוע </w:t>
      </w:r>
      <w:r w:rsidRPr="00C140D3">
        <w:rPr>
          <w:rFonts w:ascii="Times New Roman" w:eastAsia="Times New Roman" w:hAnsi="Times New Roman" w:cs="David"/>
          <w:sz w:val="24"/>
          <w:szCs w:val="24"/>
          <w:rtl/>
          <w:lang w:eastAsia="he-IL"/>
        </w:rPr>
        <w:t>בדיקות התז</w:t>
      </w:r>
      <w:r w:rsidRPr="00C140D3">
        <w:rPr>
          <w:rFonts w:ascii="Times New Roman" w:eastAsia="Times New Roman" w:hAnsi="Times New Roman" w:cs="David" w:hint="cs"/>
          <w:sz w:val="24"/>
          <w:szCs w:val="24"/>
          <w:rtl/>
          <w:lang w:eastAsia="he-IL"/>
        </w:rPr>
        <w:t>ת</w:t>
      </w:r>
      <w:r w:rsidRPr="00C140D3">
        <w:rPr>
          <w:rFonts w:ascii="Times New Roman" w:eastAsia="Times New Roman" w:hAnsi="Times New Roman" w:cs="David"/>
          <w:sz w:val="24"/>
          <w:szCs w:val="24"/>
          <w:rtl/>
          <w:lang w:eastAsia="he-IL"/>
        </w:rPr>
        <w:t xml:space="preserve"> מים באתר, לבחינת טיב עבודות ההרכבה</w:t>
      </w:r>
      <w:r w:rsidRPr="00C140D3">
        <w:rPr>
          <w:rFonts w:ascii="Times New Roman" w:eastAsia="Times New Roman" w:hAnsi="Times New Roman" w:cs="David" w:hint="cs"/>
          <w:sz w:val="24"/>
          <w:szCs w:val="24"/>
          <w:rtl/>
          <w:lang w:eastAsia="he-IL"/>
        </w:rPr>
        <w:t xml:space="preserve"> של המלבנים</w:t>
      </w:r>
      <w:r w:rsidRPr="00C140D3">
        <w:rPr>
          <w:rFonts w:ascii="Times New Roman" w:eastAsia="Times New Roman" w:hAnsi="Times New Roman" w:cs="David"/>
          <w:sz w:val="24"/>
          <w:szCs w:val="24"/>
          <w:rtl/>
          <w:lang w:eastAsia="he-IL"/>
        </w:rPr>
        <w:t>.</w:t>
      </w:r>
    </w:p>
    <w:p w14:paraId="4CEF6007" w14:textId="3FBA2AA0"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השתתפות בקבלת העבודות</w:t>
      </w:r>
      <w:ins w:id="61" w:author="Meryl Etman [2]" w:date="2022-06-16T16:28:00Z">
        <w:r w:rsidR="007B59FC">
          <w:rPr>
            <w:rFonts w:ascii="Times New Roman" w:eastAsia="Times New Roman" w:hAnsi="Times New Roman" w:cs="David" w:hint="cs"/>
            <w:sz w:val="24"/>
            <w:szCs w:val="24"/>
            <w:rtl/>
            <w:lang w:eastAsia="he-IL"/>
          </w:rPr>
          <w:t xml:space="preserve"> ב</w:t>
        </w:r>
      </w:ins>
      <w:del w:id="62" w:author="Meryl Etman [2]" w:date="2022-06-16T16:28:00Z">
        <w:r w:rsidRPr="00C140D3" w:rsidDel="007B59FC">
          <w:rPr>
            <w:rFonts w:ascii="Times New Roman" w:eastAsia="Times New Roman" w:hAnsi="Times New Roman" w:cs="David"/>
            <w:sz w:val="24"/>
            <w:szCs w:val="24"/>
            <w:rtl/>
            <w:lang w:eastAsia="he-IL"/>
          </w:rPr>
          <w:delText xml:space="preserve"> ואישור </w:delText>
        </w:r>
      </w:del>
      <w:r w:rsidRPr="00C140D3">
        <w:rPr>
          <w:rFonts w:ascii="Times New Roman" w:eastAsia="Times New Roman" w:hAnsi="Times New Roman" w:cs="David"/>
          <w:sz w:val="24"/>
          <w:szCs w:val="24"/>
          <w:rtl/>
          <w:lang w:eastAsia="he-IL"/>
        </w:rPr>
        <w:t xml:space="preserve">גמר ביצוע העבודות. דיווח </w:t>
      </w:r>
      <w:r w:rsidRPr="00C140D3">
        <w:rPr>
          <w:rFonts w:ascii="Times New Roman" w:eastAsia="Times New Roman" w:hAnsi="Times New Roman" w:cs="David" w:hint="cs"/>
          <w:sz w:val="24"/>
          <w:szCs w:val="24"/>
          <w:rtl/>
          <w:lang w:eastAsia="he-IL"/>
        </w:rPr>
        <w:t xml:space="preserve">למזמין </w:t>
      </w:r>
      <w:ins w:id="63" w:author="Meryl Etman [2]" w:date="2022-06-16T16:10:00Z">
        <w:r w:rsidR="002E7DFB">
          <w:rPr>
            <w:rFonts w:ascii="Times New Roman" w:eastAsia="Times New Roman" w:hAnsi="Times New Roman" w:cs="David" w:hint="cs"/>
            <w:sz w:val="24"/>
            <w:szCs w:val="24"/>
            <w:rtl/>
            <w:lang w:eastAsia="he-IL"/>
          </w:rPr>
          <w:t xml:space="preserve">בדוח מסכם </w:t>
        </w:r>
      </w:ins>
      <w:r w:rsidRPr="00C140D3">
        <w:rPr>
          <w:rFonts w:ascii="Times New Roman" w:eastAsia="Times New Roman" w:hAnsi="Times New Roman" w:cs="David"/>
          <w:sz w:val="24"/>
          <w:szCs w:val="24"/>
          <w:rtl/>
          <w:lang w:eastAsia="he-IL"/>
        </w:rPr>
        <w:t>על ליקויים הטעונים השלמה או תיקון.</w:t>
      </w:r>
    </w:p>
    <w:p w14:paraId="1643DBBD"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 xml:space="preserve">עוץ </w:t>
      </w:r>
      <w:r w:rsidRPr="00C140D3">
        <w:rPr>
          <w:rFonts w:ascii="Times New Roman" w:eastAsia="Times New Roman" w:hAnsi="Times New Roman" w:cs="David" w:hint="cs"/>
          <w:sz w:val="24"/>
          <w:szCs w:val="24"/>
          <w:rtl/>
          <w:lang w:eastAsia="he-IL"/>
        </w:rPr>
        <w:t>למזמין</w:t>
      </w:r>
      <w:r w:rsidRPr="00C140D3">
        <w:rPr>
          <w:rFonts w:ascii="Times New Roman" w:eastAsia="Times New Roman" w:hAnsi="Times New Roman" w:cs="David"/>
          <w:sz w:val="24"/>
          <w:szCs w:val="24"/>
          <w:rtl/>
          <w:lang w:eastAsia="he-IL"/>
        </w:rPr>
        <w:t xml:space="preserve"> והשתתפות בדיונים ובבירור</w:t>
      </w:r>
      <w:r w:rsidRPr="00C140D3">
        <w:rPr>
          <w:rFonts w:ascii="Times New Roman" w:eastAsia="Times New Roman" w:hAnsi="Times New Roman" w:cs="David" w:hint="cs"/>
          <w:sz w:val="24"/>
          <w:szCs w:val="24"/>
          <w:rtl/>
          <w:lang w:eastAsia="he-IL"/>
        </w:rPr>
        <w:t xml:space="preserve"> מחלוקות ותביעות</w:t>
      </w:r>
      <w:r w:rsidRPr="00C140D3">
        <w:rPr>
          <w:rFonts w:ascii="Times New Roman" w:eastAsia="Times New Roman" w:hAnsi="Times New Roman" w:cs="David"/>
          <w:sz w:val="24"/>
          <w:szCs w:val="24"/>
          <w:rtl/>
          <w:lang w:eastAsia="he-IL"/>
        </w:rPr>
        <w:t xml:space="preserve"> עם הקבלנים בקשר עם ב</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צוע העבודות והתאמתן לתנאי החוזים עם קבלני העבודות, הן לפני מסירת העבודות והן בתקופת הבדק.</w:t>
      </w:r>
    </w:p>
    <w:p w14:paraId="4451AA6A"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י</w:t>
      </w:r>
      <w:r w:rsidRPr="00C140D3">
        <w:rPr>
          <w:rFonts w:ascii="Times New Roman" w:eastAsia="Times New Roman" w:hAnsi="Times New Roman" w:cs="David" w:hint="cs"/>
          <w:sz w:val="24"/>
          <w:szCs w:val="24"/>
          <w:rtl/>
          <w:lang w:eastAsia="he-IL"/>
        </w:rPr>
        <w:t>י</w:t>
      </w:r>
      <w:r w:rsidRPr="00C140D3">
        <w:rPr>
          <w:rFonts w:ascii="Times New Roman" w:eastAsia="Times New Roman" w:hAnsi="Times New Roman" w:cs="David"/>
          <w:sz w:val="24"/>
          <w:szCs w:val="24"/>
          <w:rtl/>
          <w:lang w:eastAsia="he-IL"/>
        </w:rPr>
        <w:t>עוץ לפתרונות במקרים בהם יתגלו כשלים בביצוע לעומת התכנון.</w:t>
      </w:r>
    </w:p>
    <w:p w14:paraId="0C038CA9"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hint="cs"/>
          <w:sz w:val="24"/>
          <w:szCs w:val="24"/>
          <w:rtl/>
          <w:lang w:eastAsia="he-IL"/>
        </w:rPr>
        <w:t xml:space="preserve">סיוע למזמין בקבלת אישורי </w:t>
      </w:r>
      <w:r w:rsidR="00915F2E" w:rsidRPr="00C140D3">
        <w:rPr>
          <w:rFonts w:ascii="Times New Roman" w:eastAsia="Times New Roman" w:hAnsi="Times New Roman" w:cs="David" w:hint="cs"/>
          <w:sz w:val="24"/>
          <w:szCs w:val="24"/>
          <w:rtl/>
          <w:lang w:eastAsia="he-IL"/>
        </w:rPr>
        <w:t>האכלוס</w:t>
      </w:r>
      <w:r w:rsidRPr="00C140D3">
        <w:rPr>
          <w:rFonts w:ascii="Times New Roman" w:eastAsia="Times New Roman" w:hAnsi="Times New Roman" w:cs="David" w:hint="cs"/>
          <w:sz w:val="24"/>
          <w:szCs w:val="24"/>
          <w:rtl/>
          <w:lang w:eastAsia="he-IL"/>
        </w:rPr>
        <w:t xml:space="preserve"> הדרושים למבנים (טופס 4).</w:t>
      </w:r>
    </w:p>
    <w:p w14:paraId="7F37F54D" w14:textId="260672AF"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del w:id="64" w:author="Meryl Etman [2]" w:date="2021-12-16T14:09:00Z">
        <w:r w:rsidRPr="00C140D3" w:rsidDel="00F10699">
          <w:rPr>
            <w:rFonts w:ascii="Times New Roman" w:eastAsia="Times New Roman" w:hAnsi="Times New Roman" w:cs="David" w:hint="cs"/>
            <w:sz w:val="24"/>
            <w:szCs w:val="24"/>
            <w:rtl/>
            <w:lang w:eastAsia="he-IL"/>
          </w:rPr>
          <w:delText>סיוע לקבלן בהגשת</w:delText>
        </w:r>
      </w:del>
      <w:ins w:id="65" w:author="Meryl Etman [2]" w:date="2021-12-16T14:09:00Z">
        <w:r w:rsidR="00F10699">
          <w:rPr>
            <w:rFonts w:ascii="Times New Roman" w:eastAsia="Times New Roman" w:hAnsi="Times New Roman" w:cs="David" w:hint="cs"/>
            <w:sz w:val="24"/>
            <w:szCs w:val="24"/>
            <w:rtl/>
            <w:lang w:eastAsia="he-IL"/>
          </w:rPr>
          <w:t>בדיקת</w:t>
        </w:r>
      </w:ins>
      <w:r w:rsidRPr="00C140D3">
        <w:rPr>
          <w:rFonts w:ascii="Times New Roman" w:eastAsia="Times New Roman" w:hAnsi="Times New Roman" w:cs="David" w:hint="cs"/>
          <w:sz w:val="24"/>
          <w:szCs w:val="24"/>
          <w:rtl/>
          <w:lang w:eastAsia="he-IL"/>
        </w:rPr>
        <w:t xml:space="preserve"> מסמכי העדות (</w:t>
      </w:r>
      <w:r w:rsidRPr="00C140D3">
        <w:rPr>
          <w:rFonts w:ascii="Times New Roman" w:eastAsia="Times New Roman" w:hAnsi="Times New Roman" w:cs="David"/>
          <w:sz w:val="24"/>
          <w:szCs w:val="24"/>
          <w:lang w:eastAsia="he-IL"/>
        </w:rPr>
        <w:t>As-Made</w:t>
      </w:r>
      <w:r w:rsidRPr="00C140D3">
        <w:rPr>
          <w:rFonts w:ascii="Times New Roman" w:eastAsia="Times New Roman" w:hAnsi="Times New Roman" w:cs="David" w:hint="cs"/>
          <w:sz w:val="24"/>
          <w:szCs w:val="24"/>
          <w:rtl/>
          <w:lang w:eastAsia="he-IL"/>
        </w:rPr>
        <w:t>) ומסמכי האחזקה</w:t>
      </w:r>
      <w:ins w:id="66" w:author="Meryl Etman [2]" w:date="2021-12-16T14:10:00Z">
        <w:r w:rsidR="00F10699">
          <w:rPr>
            <w:rFonts w:ascii="Times New Roman" w:eastAsia="Times New Roman" w:hAnsi="Times New Roman" w:cs="David" w:hint="cs"/>
            <w:sz w:val="24"/>
            <w:szCs w:val="24"/>
            <w:rtl/>
            <w:lang w:eastAsia="he-IL"/>
          </w:rPr>
          <w:t xml:space="preserve"> שיוגשו על ידי הקבלן</w:t>
        </w:r>
      </w:ins>
      <w:r w:rsidRPr="00C140D3">
        <w:rPr>
          <w:rFonts w:ascii="Times New Roman" w:eastAsia="Times New Roman" w:hAnsi="Times New Roman" w:cs="David" w:hint="cs"/>
          <w:sz w:val="24"/>
          <w:szCs w:val="24"/>
          <w:rtl/>
          <w:lang w:eastAsia="he-IL"/>
        </w:rPr>
        <w:t>, ואישור כי הם מקיפים את מכלול העבודות.</w:t>
      </w:r>
    </w:p>
    <w:p w14:paraId="20CA76DF" w14:textId="77777777" w:rsidR="00C140D3" w:rsidRPr="00C140D3" w:rsidRDefault="00C140D3" w:rsidP="00C140D3">
      <w:pPr>
        <w:widowControl w:val="0"/>
        <w:numPr>
          <w:ilvl w:val="0"/>
          <w:numId w:val="14"/>
        </w:numPr>
        <w:tabs>
          <w:tab w:val="num" w:pos="1835"/>
          <w:tab w:val="center" w:pos="4153"/>
          <w:tab w:val="right" w:pos="8306"/>
        </w:tabs>
        <w:spacing w:before="0" w:beforeAutospacing="0" w:after="0" w:afterAutospacing="0" w:line="360" w:lineRule="auto"/>
        <w:ind w:left="1835" w:hanging="395"/>
        <w:jc w:val="both"/>
        <w:rPr>
          <w:rFonts w:ascii="Times New Roman" w:eastAsia="Times New Roman" w:hAnsi="Times New Roman" w:cs="David"/>
          <w:sz w:val="24"/>
          <w:szCs w:val="24"/>
          <w:lang w:eastAsia="he-IL"/>
        </w:rPr>
      </w:pPr>
      <w:r w:rsidRPr="00C140D3">
        <w:rPr>
          <w:rFonts w:ascii="Times New Roman" w:eastAsia="Times New Roman" w:hAnsi="Times New Roman" w:cs="David"/>
          <w:sz w:val="24"/>
          <w:szCs w:val="24"/>
          <w:rtl/>
          <w:lang w:eastAsia="he-IL"/>
        </w:rPr>
        <w:t xml:space="preserve">אין </w:t>
      </w:r>
      <w:r w:rsidRPr="00C140D3">
        <w:rPr>
          <w:rFonts w:ascii="Times New Roman" w:eastAsia="Times New Roman" w:hAnsi="Times New Roman" w:cs="David" w:hint="cs"/>
          <w:sz w:val="24"/>
          <w:szCs w:val="24"/>
          <w:rtl/>
          <w:lang w:eastAsia="he-IL"/>
        </w:rPr>
        <w:t>המתכנן</w:t>
      </w:r>
      <w:r w:rsidRPr="00C140D3">
        <w:rPr>
          <w:rFonts w:ascii="Times New Roman" w:eastAsia="Times New Roman" w:hAnsi="Times New Roman" w:cs="David"/>
          <w:sz w:val="24"/>
          <w:szCs w:val="24"/>
          <w:rtl/>
          <w:lang w:eastAsia="he-IL"/>
        </w:rPr>
        <w:t xml:space="preserve"> רשאי לתת הוראות לקבלנים ו/או לנהל משא ומתן עם הקבלנים אלא באמצעות נציג המזמין.</w:t>
      </w:r>
    </w:p>
    <w:p w14:paraId="123F1212" w14:textId="77777777" w:rsidR="00C140D3" w:rsidRPr="00C140D3" w:rsidRDefault="00C140D3" w:rsidP="00C140D3">
      <w:pPr>
        <w:widowControl w:val="0"/>
        <w:tabs>
          <w:tab w:val="center" w:pos="4153"/>
          <w:tab w:val="right" w:pos="8306"/>
        </w:tabs>
        <w:spacing w:before="0" w:beforeAutospacing="0" w:after="0" w:afterAutospacing="0" w:line="360" w:lineRule="auto"/>
        <w:ind w:left="1835"/>
        <w:jc w:val="both"/>
        <w:rPr>
          <w:rFonts w:ascii="Times New Roman" w:eastAsia="Times New Roman" w:hAnsi="Times New Roman" w:cs="David"/>
          <w:sz w:val="24"/>
          <w:szCs w:val="24"/>
          <w:lang w:eastAsia="he-IL"/>
        </w:rPr>
      </w:pPr>
    </w:p>
    <w:p w14:paraId="18A4F3D7" w14:textId="2D615A45"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5</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t xml:space="preserve">המתכנן מתחייב לשמור על </w:t>
      </w:r>
      <w:del w:id="67" w:author="Meryl Etman [2]" w:date="2021-12-16T14:10:00Z">
        <w:r w:rsidRPr="00C140D3" w:rsidDel="00F10699">
          <w:rPr>
            <w:rFonts w:ascii="Times New Roman" w:eastAsia="Times New Roman" w:hAnsi="Times New Roman" w:cs="David"/>
            <w:sz w:val="24"/>
            <w:szCs w:val="24"/>
            <w:rtl/>
            <w:lang w:eastAsia="he-IL"/>
          </w:rPr>
          <w:delText xml:space="preserve">דיסקט </w:delText>
        </w:r>
      </w:del>
      <w:ins w:id="68" w:author="Meryl Etman [2]" w:date="2021-12-16T14:10:00Z">
        <w:r w:rsidR="00F10699">
          <w:rPr>
            <w:rFonts w:ascii="Times New Roman" w:eastAsia="Times New Roman" w:hAnsi="Times New Roman" w:cs="David" w:hint="cs"/>
            <w:sz w:val="24"/>
            <w:szCs w:val="24"/>
            <w:rtl/>
            <w:lang w:eastAsia="he-IL"/>
          </w:rPr>
          <w:t>קבצי התכנון</w:t>
        </w:r>
        <w:r w:rsidR="00F10699" w:rsidRPr="00C140D3">
          <w:rPr>
            <w:rFonts w:ascii="Times New Roman" w:eastAsia="Times New Roman" w:hAnsi="Times New Roman" w:cs="David"/>
            <w:sz w:val="24"/>
            <w:szCs w:val="24"/>
            <w:rtl/>
            <w:lang w:eastAsia="he-IL"/>
          </w:rPr>
          <w:t xml:space="preserve"> </w:t>
        </w:r>
      </w:ins>
      <w:r w:rsidRPr="00C140D3">
        <w:rPr>
          <w:rFonts w:ascii="Times New Roman" w:eastAsia="Times New Roman" w:hAnsi="Times New Roman" w:cs="David"/>
          <w:sz w:val="24"/>
          <w:szCs w:val="24"/>
          <w:rtl/>
          <w:lang w:eastAsia="he-IL"/>
        </w:rPr>
        <w:t xml:space="preserve">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0B2B3488" w14:textId="77777777" w:rsidR="00C140D3" w:rsidRPr="00C140D3" w:rsidRDefault="00C140D3" w:rsidP="00C140D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8B0C71"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r w:rsidRPr="00C140D3">
        <w:rPr>
          <w:rFonts w:ascii="Times New Roman" w:eastAsia="Times New Roman" w:hAnsi="Times New Roman" w:cs="David" w:hint="cs"/>
          <w:sz w:val="24"/>
          <w:szCs w:val="24"/>
          <w:rtl/>
          <w:lang w:eastAsia="he-IL"/>
        </w:rPr>
        <w:t>6</w:t>
      </w:r>
      <w:r w:rsidRPr="00C140D3">
        <w:rPr>
          <w:rFonts w:ascii="Times New Roman" w:eastAsia="Times New Roman" w:hAnsi="Times New Roman" w:cs="David"/>
          <w:sz w:val="24"/>
          <w:szCs w:val="24"/>
          <w:rtl/>
          <w:lang w:eastAsia="he-IL"/>
        </w:rPr>
        <w:t>.</w:t>
      </w:r>
      <w:r w:rsidRPr="00C140D3">
        <w:rPr>
          <w:rFonts w:ascii="Times New Roman" w:eastAsia="Times New Roman" w:hAnsi="Times New Roman" w:cs="David"/>
          <w:sz w:val="24"/>
          <w:szCs w:val="24"/>
          <w:rtl/>
          <w:lang w:eastAsia="he-IL"/>
        </w:rPr>
        <w:tab/>
      </w:r>
      <w:r w:rsidRPr="00C140D3">
        <w:rPr>
          <w:rFonts w:ascii="Times New Roman" w:eastAsia="Times New Roman" w:hAnsi="Times New Roman" w:cs="David" w:hint="cs"/>
          <w:sz w:val="24"/>
          <w:szCs w:val="24"/>
          <w:rtl/>
          <w:lang w:eastAsia="he-IL"/>
        </w:rPr>
        <w:t>ה</w:t>
      </w:r>
      <w:r w:rsidRPr="00C140D3">
        <w:rPr>
          <w:rFonts w:ascii="Times New Roman" w:eastAsia="Times New Roman" w:hAnsi="Times New Roman" w:cs="David"/>
          <w:sz w:val="24"/>
          <w:szCs w:val="24"/>
          <w:rtl/>
          <w:lang w:eastAsia="he-IL"/>
        </w:rPr>
        <w:t>מזמין רשאי להזמין מהמתכנן את כל שלבי התכנון המפורטים בנספח זה ו/או חלק מהם ו/או שירותים נוספים מעבר להם.</w:t>
      </w:r>
    </w:p>
    <w:p w14:paraId="58690605" w14:textId="77777777" w:rsidR="00C140D3" w:rsidRPr="00C140D3" w:rsidRDefault="00C140D3" w:rsidP="00C140D3">
      <w:pPr>
        <w:widowControl w:val="0"/>
        <w:spacing w:before="0" w:beforeAutospacing="0" w:after="0" w:afterAutospacing="0" w:line="240" w:lineRule="auto"/>
        <w:ind w:left="720" w:hanging="750"/>
        <w:jc w:val="both"/>
        <w:rPr>
          <w:rFonts w:ascii="Times New Roman" w:eastAsia="Times New Roman" w:hAnsi="Times New Roman" w:cs="David"/>
          <w:sz w:val="24"/>
          <w:szCs w:val="24"/>
          <w:rtl/>
          <w:lang w:eastAsia="he-IL"/>
        </w:rPr>
      </w:pPr>
    </w:p>
    <w:p w14:paraId="5018C5C8" w14:textId="77777777" w:rsidR="00C140D3" w:rsidRPr="00C140D3" w:rsidRDefault="00C140D3" w:rsidP="00C140D3">
      <w:pPr>
        <w:spacing w:before="0" w:beforeAutospacing="0" w:after="0" w:afterAutospacing="0" w:line="360" w:lineRule="auto"/>
        <w:ind w:left="740" w:hanging="770"/>
        <w:jc w:val="both"/>
        <w:rPr>
          <w:rFonts w:ascii="Times New Roman" w:eastAsia="Times New Roman" w:hAnsi="Times New Roman" w:cs="David"/>
          <w:color w:val="000000"/>
          <w:sz w:val="24"/>
          <w:szCs w:val="24"/>
          <w:rtl/>
        </w:rPr>
      </w:pPr>
      <w:r w:rsidRPr="00C140D3">
        <w:rPr>
          <w:rFonts w:ascii="Times New Roman" w:eastAsia="Times New Roman" w:hAnsi="Times New Roman" w:cs="David" w:hint="cs"/>
          <w:sz w:val="24"/>
          <w:szCs w:val="24"/>
          <w:rtl/>
        </w:rPr>
        <w:t>7.</w:t>
      </w:r>
      <w:r w:rsidRPr="00C140D3">
        <w:rPr>
          <w:rFonts w:ascii="Times New Roman" w:eastAsia="Times New Roman" w:hAnsi="Times New Roman" w:cs="David" w:hint="cs"/>
          <w:sz w:val="24"/>
          <w:szCs w:val="24"/>
          <w:rtl/>
        </w:rPr>
        <w:tab/>
      </w:r>
      <w:r w:rsidRPr="00C140D3">
        <w:rPr>
          <w:rFonts w:ascii="Times New Roman" w:eastAsia="Times New Roman" w:hAnsi="Times New Roman" w:cs="David" w:hint="cs"/>
          <w:color w:val="000000"/>
          <w:sz w:val="24"/>
          <w:szCs w:val="24"/>
          <w:rtl/>
        </w:rPr>
        <w:t>יובהר כדלקמן:</w:t>
      </w:r>
    </w:p>
    <w:p w14:paraId="61686CEF" w14:textId="77777777" w:rsidR="00C140D3" w:rsidRPr="00C140D3" w:rsidRDefault="00C140D3" w:rsidP="00C140D3">
      <w:pPr>
        <w:spacing w:before="0" w:beforeAutospacing="0" w:after="0" w:afterAutospacing="0" w:line="360" w:lineRule="auto"/>
        <w:ind w:left="740" w:hanging="580"/>
        <w:jc w:val="both"/>
        <w:rPr>
          <w:rFonts w:ascii="Times New Roman" w:eastAsia="Times New Roman" w:hAnsi="Times New Roman" w:cs="David"/>
          <w:color w:val="000000"/>
          <w:sz w:val="24"/>
          <w:szCs w:val="24"/>
          <w:rtl/>
        </w:rPr>
      </w:pPr>
    </w:p>
    <w:p w14:paraId="7E280083" w14:textId="692F279F" w:rsidR="00C140D3" w:rsidRPr="00C140D3" w:rsidRDefault="00C140D3" w:rsidP="007A10F8">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העבודה הממוחשבת</w:t>
      </w:r>
      <w:ins w:id="69" w:author="Meryl Etman [2]" w:date="2021-12-16T14:11:00Z">
        <w:r w:rsidR="00F10699">
          <w:rPr>
            <w:rFonts w:ascii="Times New Roman" w:eastAsia="Times New Roman" w:hAnsi="Times New Roman" w:cs="David" w:hint="cs"/>
            <w:color w:val="000000"/>
            <w:sz w:val="24"/>
            <w:szCs w:val="24"/>
            <w:rtl/>
          </w:rPr>
          <w:t xml:space="preserve"> של המתכנן</w:t>
        </w:r>
      </w:ins>
      <w:r w:rsidRPr="00C140D3">
        <w:rPr>
          <w:rFonts w:ascii="Times New Roman" w:eastAsia="Times New Roman" w:hAnsi="Times New Roman" w:cs="David"/>
          <w:color w:val="000000"/>
          <w:sz w:val="24"/>
          <w:szCs w:val="24"/>
          <w:rtl/>
        </w:rPr>
        <w:t xml:space="preserve"> בפרויקט תיערך בתכנת</w:t>
      </w:r>
      <w:r w:rsidRPr="00C140D3">
        <w:rPr>
          <w:rFonts w:ascii="Times New Roman" w:eastAsia="Times New Roman" w:hAnsi="Times New Roman" w:cs="David" w:hint="cs"/>
          <w:color w:val="000000"/>
          <w:sz w:val="24"/>
          <w:szCs w:val="24"/>
          <w:rtl/>
        </w:rPr>
        <w:t xml:space="preserve"> </w:t>
      </w:r>
      <w:del w:id="70" w:author="Meryl Etman [2]" w:date="2021-12-16T14:11:00Z">
        <w:r w:rsidRPr="00C140D3" w:rsidDel="00F10699">
          <w:rPr>
            <w:rFonts w:ascii="Times New Roman" w:eastAsia="Times New Roman" w:hAnsi="Times New Roman" w:cs="David"/>
            <w:color w:val="000000"/>
            <w:sz w:val="24"/>
            <w:szCs w:val="24"/>
          </w:rPr>
          <w:delText>REVIT</w:delText>
        </w:r>
        <w:r w:rsidRPr="00C140D3" w:rsidDel="00F10699">
          <w:rPr>
            <w:rFonts w:ascii="Times New Roman" w:eastAsia="Times New Roman" w:hAnsi="Times New Roman" w:cs="David"/>
            <w:color w:val="000000"/>
            <w:sz w:val="24"/>
            <w:szCs w:val="24"/>
            <w:rtl/>
          </w:rPr>
          <w:delText xml:space="preserve"> </w:delText>
        </w:r>
        <w:r w:rsidR="007A10F8" w:rsidDel="00F10699">
          <w:rPr>
            <w:rFonts w:ascii="Times New Roman" w:eastAsia="Times New Roman" w:hAnsi="Times New Roman" w:cs="David" w:hint="cs"/>
            <w:color w:val="000000"/>
            <w:sz w:val="24"/>
            <w:szCs w:val="24"/>
            <w:rtl/>
          </w:rPr>
          <w:delText xml:space="preserve">וב </w:delText>
        </w:r>
        <w:r w:rsidR="007A10F8" w:rsidDel="00F10699">
          <w:rPr>
            <w:rFonts w:ascii="Times New Roman" w:eastAsia="Times New Roman" w:hAnsi="Times New Roman" w:cs="David" w:hint="cs"/>
            <w:color w:val="000000"/>
            <w:sz w:val="24"/>
            <w:szCs w:val="24"/>
          </w:rPr>
          <w:delText>BIM</w:delText>
        </w:r>
      </w:del>
      <w:ins w:id="71" w:author="Meryl Etman [2]" w:date="2021-12-16T14:11:00Z">
        <w:r w:rsidR="00F10699">
          <w:rPr>
            <w:rFonts w:ascii="Times New Roman" w:eastAsia="Times New Roman" w:hAnsi="Times New Roman" w:cs="David" w:hint="cs"/>
            <w:color w:val="000000"/>
            <w:sz w:val="24"/>
            <w:szCs w:val="24"/>
            <w:rtl/>
          </w:rPr>
          <w:t>אוטוקאד</w:t>
        </w:r>
      </w:ins>
      <w:r w:rsidR="007A10F8">
        <w:rPr>
          <w:rFonts w:ascii="Times New Roman" w:eastAsia="Times New Roman" w:hAnsi="Times New Roman" w:cs="David" w:hint="cs"/>
          <w:color w:val="000000"/>
          <w:sz w:val="24"/>
          <w:szCs w:val="24"/>
          <w:rtl/>
        </w:rPr>
        <w:t xml:space="preserve">, </w:t>
      </w:r>
      <w:r w:rsidRPr="00C140D3">
        <w:rPr>
          <w:rFonts w:ascii="Times New Roman" w:eastAsia="Times New Roman" w:hAnsi="Times New Roman" w:cs="David"/>
          <w:color w:val="000000"/>
          <w:sz w:val="24"/>
          <w:szCs w:val="24"/>
          <w:rtl/>
        </w:rPr>
        <w:t xml:space="preserve">על </w:t>
      </w:r>
      <w:r w:rsidRPr="00C140D3">
        <w:rPr>
          <w:rFonts w:ascii="Times New Roman" w:eastAsia="Times New Roman" w:hAnsi="Times New Roman" w:cs="David" w:hint="cs"/>
          <w:color w:val="000000"/>
          <w:sz w:val="24"/>
          <w:szCs w:val="24"/>
          <w:rtl/>
        </w:rPr>
        <w:t>המתכנן</w:t>
      </w:r>
      <w:r w:rsidRPr="00C140D3">
        <w:rPr>
          <w:rFonts w:ascii="Times New Roman" w:eastAsia="Times New Roman" w:hAnsi="Times New Roman" w:cs="David"/>
          <w:color w:val="000000"/>
          <w:sz w:val="24"/>
          <w:szCs w:val="24"/>
          <w:rtl/>
        </w:rPr>
        <w:t xml:space="preserve"> לדאוג לעמדות עבודה וכ"א מוכשר במשרדו בהתאם.</w:t>
      </w:r>
    </w:p>
    <w:p w14:paraId="5FA88CD0"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tl/>
        </w:rPr>
      </w:pPr>
      <w:r w:rsidRPr="00C140D3">
        <w:rPr>
          <w:rFonts w:ascii="Times New Roman" w:eastAsia="Times New Roman" w:hAnsi="Times New Roman" w:cs="David"/>
          <w:color w:val="000000"/>
          <w:sz w:val="24"/>
          <w:szCs w:val="24"/>
          <w:rtl/>
        </w:rPr>
        <w:t>כל קבצי התכנון והמסמכים השונים יוטענו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תעבורת המידע היחידה הקבילה בפרויקט. </w:t>
      </w:r>
    </w:p>
    <w:p w14:paraId="602EDEB4" w14:textId="77777777" w:rsidR="00C140D3" w:rsidRPr="00C140D3" w:rsidRDefault="00C140D3" w:rsidP="00C140D3">
      <w:pPr>
        <w:widowControl w:val="0"/>
        <w:numPr>
          <w:ilvl w:val="0"/>
          <w:numId w:val="24"/>
        </w:numPr>
        <w:spacing w:before="0" w:beforeAutospacing="0" w:after="0" w:afterAutospacing="0" w:line="240" w:lineRule="auto"/>
        <w:ind w:left="2096" w:hanging="708"/>
        <w:jc w:val="both"/>
        <w:rPr>
          <w:rFonts w:ascii="Times New Roman" w:eastAsia="Times New Roman" w:hAnsi="Times New Roman" w:cs="David"/>
          <w:color w:val="000000"/>
          <w:sz w:val="24"/>
          <w:szCs w:val="24"/>
        </w:rPr>
      </w:pPr>
      <w:r w:rsidRPr="00C140D3">
        <w:rPr>
          <w:rFonts w:ascii="Times New Roman" w:eastAsia="Times New Roman" w:hAnsi="Times New Roman" w:cs="David"/>
          <w:color w:val="000000"/>
          <w:sz w:val="24"/>
          <w:szCs w:val="24"/>
          <w:rtl/>
        </w:rPr>
        <w:t xml:space="preserve">חשבונות המתכנן יוטענו ע"י </w:t>
      </w:r>
      <w:r w:rsidRPr="00C140D3">
        <w:rPr>
          <w:rFonts w:ascii="Times New Roman" w:eastAsia="Times New Roman" w:hAnsi="Times New Roman" w:cs="David" w:hint="cs"/>
          <w:color w:val="000000"/>
          <w:sz w:val="24"/>
          <w:szCs w:val="24"/>
          <w:rtl/>
        </w:rPr>
        <w:t>המפקח</w:t>
      </w:r>
      <w:r w:rsidRPr="00C140D3">
        <w:rPr>
          <w:rFonts w:ascii="Times New Roman" w:eastAsia="Times New Roman" w:hAnsi="Times New Roman" w:cs="David"/>
          <w:color w:val="000000"/>
          <w:sz w:val="24"/>
          <w:szCs w:val="24"/>
          <w:rtl/>
        </w:rPr>
        <w:t xml:space="preserve"> למערכת ה-</w:t>
      </w:r>
      <w:r w:rsidRPr="00C140D3">
        <w:rPr>
          <w:rFonts w:ascii="Times New Roman" w:eastAsia="Times New Roman" w:hAnsi="Times New Roman" w:cs="David"/>
          <w:color w:val="000000"/>
          <w:sz w:val="24"/>
          <w:szCs w:val="24"/>
        </w:rPr>
        <w:t>@view</w:t>
      </w:r>
      <w:r w:rsidRPr="00C140D3">
        <w:rPr>
          <w:rFonts w:ascii="Times New Roman" w:eastAsia="Times New Roman" w:hAnsi="Times New Roman" w:cs="David"/>
          <w:color w:val="000000"/>
          <w:sz w:val="24"/>
          <w:szCs w:val="24"/>
          <w:rtl/>
        </w:rPr>
        <w:t xml:space="preserve"> לתיקיית "חשבונות מוגשים", כתנאי לטיפול בהם.</w:t>
      </w:r>
    </w:p>
    <w:p w14:paraId="012282C0" w14:textId="77777777" w:rsidR="00C140D3" w:rsidRPr="00C140D3" w:rsidRDefault="00C140D3" w:rsidP="00C140D3">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"ג"</w:t>
      </w:r>
    </w:p>
    <w:p w14:paraId="23FEADAF"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לוח זמנים ושלבי ביצוע</w:t>
      </w:r>
    </w:p>
    <w:p w14:paraId="7C59D34F"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1D0C8702"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04A418FE"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 xml:space="preserve">לוח הזמנים לתכנון כל אחד מהשלבים של הפרויקט יהיה כפי שייקבע מעת לעת ע"י המנהל. לוח הזמנים לפיקוח העליון </w:t>
      </w:r>
      <w:r w:rsidRPr="00C140D3">
        <w:rPr>
          <w:rFonts w:ascii="Times New Roman" w:eastAsia="Times New Roman" w:hAnsi="Times New Roman" w:cs="David"/>
          <w:sz w:val="25"/>
          <w:szCs w:val="24"/>
        </w:rPr>
        <w:t>–</w:t>
      </w:r>
      <w:r w:rsidRPr="00C140D3">
        <w:rPr>
          <w:rFonts w:ascii="Times New Roman" w:eastAsia="Times New Roman" w:hAnsi="Times New Roman" w:cs="David"/>
          <w:sz w:val="25"/>
          <w:szCs w:val="24"/>
          <w:rtl/>
        </w:rPr>
        <w:t xml:space="preserve"> ברציפות מתחילת ביצוע העבודות ועד להשלמתן כולל תקופת הבדק, ככל שיידרש ע"י המנהל.</w:t>
      </w:r>
    </w:p>
    <w:p w14:paraId="265F83C5"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394ED896"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המהנדס וצוותו יעסקו בפרויקט לפי הצורך וללא הגבלת זמן.</w:t>
      </w:r>
    </w:p>
    <w:p w14:paraId="20D7B8ED"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Pr>
      </w:pPr>
    </w:p>
    <w:p w14:paraId="0EDE2C0D"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המתכנן ימסור את התכניות לאישור המזמין בהתאם ללוח הזמנים והתכניות לא תיחשבנה כמושלמות עד לקבלת אישור המזמין.</w:t>
      </w:r>
    </w:p>
    <w:p w14:paraId="7C4C9AED"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21E07CBF"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tl/>
        </w:rPr>
      </w:pPr>
      <w:r w:rsidRPr="00C140D3">
        <w:rPr>
          <w:rFonts w:ascii="Times New Roman" w:eastAsia="Times New Roman" w:hAnsi="Times New Roman" w:cs="David"/>
          <w:sz w:val="25"/>
          <w:szCs w:val="24"/>
          <w:rtl/>
        </w:rPr>
        <w:t>העביר המזמין למתכנן הערות או הנחיות נוספות לגבי התכניות, יתכנן המתכנן את התכניות תוך פרק זמן סביר שיוסכם בינו ל</w:t>
      </w:r>
      <w:r w:rsidRPr="00C140D3">
        <w:rPr>
          <w:rFonts w:ascii="Times New Roman" w:eastAsia="Times New Roman" w:hAnsi="Times New Roman" w:cs="David" w:hint="cs"/>
          <w:sz w:val="25"/>
          <w:szCs w:val="24"/>
          <w:rtl/>
        </w:rPr>
        <w:t>ב</w:t>
      </w:r>
      <w:r w:rsidRPr="00C140D3">
        <w:rPr>
          <w:rFonts w:ascii="Times New Roman" w:eastAsia="Times New Roman" w:hAnsi="Times New Roman" w:cs="David"/>
          <w:sz w:val="25"/>
          <w:szCs w:val="24"/>
          <w:rt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C1E6E99"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685BACC"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אם לא יקבע לוח זמנים במעמד חתימת ההסכם יעביר המתכנן לוח זמנים ראשוני לאישור המנהל תוך 7 ימים ממועד החתימה.</w:t>
      </w:r>
    </w:p>
    <w:p w14:paraId="035C0E70"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5"/>
          <w:szCs w:val="24"/>
          <w:rtl/>
        </w:rPr>
      </w:pPr>
    </w:p>
    <w:p w14:paraId="7DA28892" w14:textId="77777777"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r w:rsidRPr="00C140D3">
        <w:rPr>
          <w:rFonts w:ascii="Times New Roman" w:eastAsia="Times New Roman" w:hAnsi="Times New Roman" w:cs="David"/>
          <w:sz w:val="25"/>
          <w:szCs w:val="24"/>
          <w:rtl/>
        </w:rPr>
        <w:t xml:space="preserve">התקדמות </w:t>
      </w:r>
      <w:r w:rsidRPr="00C140D3">
        <w:rPr>
          <w:rFonts w:ascii="Times New Roman" w:eastAsia="Times New Roman" w:hAnsi="Times New Roman" w:cs="David" w:hint="cs"/>
          <w:sz w:val="25"/>
          <w:szCs w:val="24"/>
          <w:rtl/>
        </w:rPr>
        <w:t>ייעוץ</w:t>
      </w:r>
      <w:r w:rsidRPr="00C140D3">
        <w:rPr>
          <w:rFonts w:ascii="Times New Roman" w:eastAsia="Times New Roman" w:hAnsi="Times New Roman" w:cs="David"/>
          <w:sz w:val="25"/>
          <w:szCs w:val="24"/>
          <w:rtl/>
        </w:rPr>
        <w:t xml:space="preserve"> </w:t>
      </w:r>
      <w:r w:rsidRPr="00C140D3">
        <w:rPr>
          <w:rFonts w:ascii="Times New Roman" w:eastAsia="Times New Roman" w:hAnsi="Times New Roman" w:cs="David" w:hint="cs"/>
          <w:sz w:val="25"/>
          <w:szCs w:val="24"/>
          <w:rtl/>
        </w:rPr>
        <w:t>האלומיניום</w:t>
      </w:r>
      <w:r w:rsidRPr="00C140D3">
        <w:rPr>
          <w:rFonts w:ascii="Times New Roman" w:eastAsia="Times New Roman" w:hAnsi="Times New Roman" w:cs="David"/>
          <w:sz w:val="25"/>
          <w:szCs w:val="24"/>
          <w:rtl/>
        </w:rPr>
        <w:t xml:space="preserve"> תעשה לפי שלבי הפרויקט ועל פי שינויי תכנון של האדריכל והיועצים, ללא זכות לתוספות שכר.</w:t>
      </w:r>
    </w:p>
    <w:p w14:paraId="5F5E377B" w14:textId="77777777" w:rsidR="00C140D3" w:rsidRPr="00C140D3" w:rsidRDefault="00C140D3" w:rsidP="00C140D3">
      <w:pPr>
        <w:widowControl w:val="0"/>
        <w:spacing w:before="0" w:beforeAutospacing="0" w:after="0" w:afterAutospacing="0" w:line="240" w:lineRule="auto"/>
        <w:jc w:val="both"/>
        <w:rPr>
          <w:rFonts w:ascii="Times New Roman" w:eastAsia="Times New Roman" w:hAnsi="Times New Roman" w:cs="David"/>
          <w:sz w:val="25"/>
          <w:szCs w:val="24"/>
          <w:rtl/>
        </w:rPr>
      </w:pPr>
    </w:p>
    <w:p w14:paraId="3C835FFF" w14:textId="72CF2FA3" w:rsidR="00C140D3" w:rsidRPr="00C140D3" w:rsidRDefault="00C140D3" w:rsidP="00C140D3">
      <w:pPr>
        <w:widowControl w:val="0"/>
        <w:numPr>
          <w:ilvl w:val="0"/>
          <w:numId w:val="20"/>
        </w:numPr>
        <w:spacing w:before="0" w:beforeAutospacing="0" w:after="0" w:afterAutospacing="0" w:line="240" w:lineRule="auto"/>
        <w:ind w:hanging="608"/>
        <w:jc w:val="both"/>
        <w:rPr>
          <w:rFonts w:ascii="Times New Roman" w:eastAsia="Times New Roman" w:hAnsi="Times New Roman" w:cs="David"/>
          <w:sz w:val="25"/>
          <w:szCs w:val="24"/>
        </w:rPr>
      </w:pPr>
      <w:del w:id="72" w:author="Meryl Etman" w:date="2021-08-24T11:41:00Z">
        <w:r w:rsidRPr="00C140D3" w:rsidDel="00822B5D">
          <w:rPr>
            <w:rFonts w:ascii="Times New Roman" w:eastAsia="Times New Roman" w:hAnsi="Times New Roman" w:cs="David" w:hint="cs"/>
            <w:sz w:val="25"/>
            <w:szCs w:val="24"/>
            <w:u w:val="single"/>
            <w:rtl/>
          </w:rPr>
          <w:delText>לו"ז עקרוני</w:delText>
        </w:r>
        <w:r w:rsidRPr="00C140D3" w:rsidDel="00822B5D">
          <w:rPr>
            <w:rFonts w:ascii="Times New Roman" w:eastAsia="Times New Roman" w:hAnsi="Times New Roman" w:cs="David" w:hint="cs"/>
            <w:sz w:val="25"/>
            <w:szCs w:val="24"/>
            <w:rtl/>
          </w:rPr>
          <w:delText>:</w:delText>
        </w:r>
      </w:del>
      <w:ins w:id="73" w:author="Meryl Etman" w:date="2021-08-24T11:41:00Z">
        <w:r w:rsidR="00822B5D">
          <w:rPr>
            <w:rFonts w:ascii="Times New Roman" w:eastAsia="Times New Roman" w:hAnsi="Times New Roman" w:cs="David" w:hint="cs"/>
            <w:sz w:val="25"/>
            <w:szCs w:val="24"/>
            <w:u w:val="single"/>
            <w:rtl/>
          </w:rPr>
          <w:t>מבוטל</w:t>
        </w:r>
      </w:ins>
    </w:p>
    <w:p w14:paraId="17068C36" w14:textId="11636B24" w:rsidR="00C140D3" w:rsidRPr="00C140D3" w:rsidDel="00822B5D" w:rsidRDefault="00C140D3" w:rsidP="00C140D3">
      <w:pPr>
        <w:spacing w:before="0" w:beforeAutospacing="0" w:after="0" w:afterAutospacing="0" w:line="360" w:lineRule="auto"/>
        <w:ind w:left="720"/>
        <w:jc w:val="both"/>
        <w:rPr>
          <w:del w:id="74" w:author="Meryl Etman" w:date="2021-08-24T11:41:00Z"/>
          <w:rFonts w:ascii="Times New Roman" w:eastAsia="Times New Roman" w:hAnsi="Times New Roman" w:cs="David"/>
          <w:sz w:val="25"/>
          <w:szCs w:val="24"/>
          <w:rtl/>
        </w:rPr>
      </w:pPr>
    </w:p>
    <w:p w14:paraId="713DAD89" w14:textId="31B10A01" w:rsidR="00C140D3" w:rsidRPr="00C140D3" w:rsidDel="00822B5D" w:rsidRDefault="00C140D3" w:rsidP="00C140D3">
      <w:pPr>
        <w:widowControl w:val="0"/>
        <w:numPr>
          <w:ilvl w:val="1"/>
          <w:numId w:val="20"/>
        </w:numPr>
        <w:spacing w:before="0" w:beforeAutospacing="0" w:after="0" w:afterAutospacing="0" w:line="240" w:lineRule="auto"/>
        <w:jc w:val="both"/>
        <w:rPr>
          <w:del w:id="75" w:author="Meryl Etman" w:date="2021-08-24T11:41:00Z"/>
          <w:rFonts w:ascii="Times New Roman" w:eastAsia="Times New Roman" w:hAnsi="Times New Roman" w:cs="David"/>
          <w:sz w:val="25"/>
          <w:szCs w:val="24"/>
        </w:rPr>
      </w:pPr>
      <w:del w:id="76" w:author="Meryl Etman" w:date="2021-08-24T11:41:00Z">
        <w:r w:rsidRPr="00C140D3" w:rsidDel="00822B5D">
          <w:rPr>
            <w:rFonts w:ascii="Times New Roman" w:eastAsia="Times New Roman" w:hAnsi="Times New Roman" w:cs="David" w:hint="cs"/>
            <w:sz w:val="25"/>
            <w:szCs w:val="24"/>
            <w:rtl/>
          </w:rPr>
          <w:delText xml:space="preserve">השלמת תכנון מוקדם </w:delText>
        </w:r>
        <w:r w:rsidRPr="00C140D3" w:rsidDel="00822B5D">
          <w:rPr>
            <w:rFonts w:ascii="Times New Roman" w:eastAsia="Times New Roman" w:hAnsi="Times New Roman" w:cs="David"/>
            <w:sz w:val="25"/>
            <w:szCs w:val="24"/>
            <w:rtl/>
          </w:rPr>
          <w:delText>–</w:delText>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Pr>
          <w:delText>XX/XXXX</w:delText>
        </w:r>
      </w:del>
    </w:p>
    <w:p w14:paraId="66374A44" w14:textId="430C0058" w:rsidR="00C140D3" w:rsidRPr="00C140D3" w:rsidDel="00822B5D" w:rsidRDefault="00C140D3" w:rsidP="00C140D3">
      <w:pPr>
        <w:widowControl w:val="0"/>
        <w:numPr>
          <w:ilvl w:val="1"/>
          <w:numId w:val="20"/>
        </w:numPr>
        <w:spacing w:before="0" w:beforeAutospacing="0" w:after="0" w:afterAutospacing="0" w:line="240" w:lineRule="auto"/>
        <w:jc w:val="both"/>
        <w:rPr>
          <w:del w:id="77" w:author="Meryl Etman" w:date="2021-08-24T11:41:00Z"/>
          <w:rFonts w:ascii="Times New Roman" w:eastAsia="Times New Roman" w:hAnsi="Times New Roman" w:cs="David"/>
          <w:sz w:val="25"/>
          <w:szCs w:val="24"/>
        </w:rPr>
      </w:pPr>
      <w:del w:id="78" w:author="Meryl Etman" w:date="2021-08-24T11:41:00Z">
        <w:r w:rsidRPr="00C140D3" w:rsidDel="00822B5D">
          <w:rPr>
            <w:rFonts w:ascii="Times New Roman" w:eastAsia="Times New Roman" w:hAnsi="Times New Roman" w:cs="David" w:hint="cs"/>
            <w:sz w:val="25"/>
            <w:szCs w:val="24"/>
            <w:rtl/>
          </w:rPr>
          <w:delText xml:space="preserve">השלמת תכנון סופי להיתרים </w:delText>
        </w:r>
        <w:r w:rsidRPr="00C140D3" w:rsidDel="00822B5D">
          <w:rPr>
            <w:rFonts w:ascii="Times New Roman" w:eastAsia="Times New Roman" w:hAnsi="Times New Roman" w:cs="David"/>
            <w:sz w:val="25"/>
            <w:szCs w:val="24"/>
            <w:rtl/>
          </w:rPr>
          <w:delText>–</w:delText>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Pr>
          <w:delText>XX/XXXX</w:delText>
        </w:r>
      </w:del>
    </w:p>
    <w:p w14:paraId="72290950" w14:textId="2DF7D345" w:rsidR="00C140D3" w:rsidRPr="00C140D3" w:rsidDel="00822B5D" w:rsidRDefault="00C140D3" w:rsidP="00C140D3">
      <w:pPr>
        <w:widowControl w:val="0"/>
        <w:numPr>
          <w:ilvl w:val="1"/>
          <w:numId w:val="20"/>
        </w:numPr>
        <w:spacing w:before="0" w:beforeAutospacing="0" w:after="0" w:afterAutospacing="0" w:line="240" w:lineRule="auto"/>
        <w:jc w:val="both"/>
        <w:rPr>
          <w:del w:id="79" w:author="Meryl Etman" w:date="2021-08-24T11:41:00Z"/>
          <w:rFonts w:ascii="Times New Roman" w:eastAsia="Times New Roman" w:hAnsi="Times New Roman" w:cs="David"/>
          <w:sz w:val="25"/>
          <w:szCs w:val="24"/>
        </w:rPr>
      </w:pPr>
      <w:del w:id="80" w:author="Meryl Etman" w:date="2021-08-24T11:41:00Z">
        <w:r w:rsidRPr="00C140D3" w:rsidDel="00822B5D">
          <w:rPr>
            <w:rFonts w:ascii="Times New Roman" w:eastAsia="Times New Roman" w:hAnsi="Times New Roman" w:cs="David" w:hint="cs"/>
            <w:sz w:val="25"/>
            <w:szCs w:val="24"/>
            <w:rtl/>
          </w:rPr>
          <w:delText xml:space="preserve">השלמת תכנון מפורט למכרזים </w:delText>
        </w:r>
        <w:r w:rsidRPr="00C140D3" w:rsidDel="00822B5D">
          <w:rPr>
            <w:rFonts w:ascii="Times New Roman" w:eastAsia="Times New Roman" w:hAnsi="Times New Roman" w:cs="David"/>
            <w:sz w:val="25"/>
            <w:szCs w:val="24"/>
            <w:rtl/>
          </w:rPr>
          <w:delText>–</w:delText>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Pr>
          <w:delText>XX/XXXX</w:delText>
        </w:r>
      </w:del>
    </w:p>
    <w:p w14:paraId="2B573082" w14:textId="24F9CDF3" w:rsidR="00C140D3" w:rsidRPr="00C140D3" w:rsidDel="00822B5D" w:rsidRDefault="00C140D3" w:rsidP="00C140D3">
      <w:pPr>
        <w:widowControl w:val="0"/>
        <w:numPr>
          <w:ilvl w:val="1"/>
          <w:numId w:val="20"/>
        </w:numPr>
        <w:spacing w:before="0" w:beforeAutospacing="0" w:after="0" w:afterAutospacing="0" w:line="240" w:lineRule="auto"/>
        <w:jc w:val="both"/>
        <w:rPr>
          <w:del w:id="81" w:author="Meryl Etman" w:date="2021-08-24T11:41:00Z"/>
          <w:rFonts w:ascii="Times New Roman" w:eastAsia="Times New Roman" w:hAnsi="Times New Roman" w:cs="David"/>
          <w:sz w:val="25"/>
          <w:szCs w:val="24"/>
        </w:rPr>
      </w:pPr>
      <w:del w:id="82" w:author="Meryl Etman" w:date="2021-08-24T11:41:00Z">
        <w:r w:rsidRPr="00C140D3" w:rsidDel="00822B5D">
          <w:rPr>
            <w:rFonts w:ascii="Times New Roman" w:eastAsia="Times New Roman" w:hAnsi="Times New Roman" w:cs="David" w:hint="cs"/>
            <w:sz w:val="25"/>
            <w:szCs w:val="24"/>
            <w:rtl/>
          </w:rPr>
          <w:delText xml:space="preserve">יציאה למכרזים </w:delText>
        </w:r>
        <w:r w:rsidRPr="00C140D3" w:rsidDel="00822B5D">
          <w:rPr>
            <w:rFonts w:ascii="Times New Roman" w:eastAsia="Times New Roman" w:hAnsi="Times New Roman" w:cs="David"/>
            <w:sz w:val="25"/>
            <w:szCs w:val="24"/>
            <w:rtl/>
          </w:rPr>
          <w:delText>–</w:delText>
        </w:r>
        <w:r w:rsidRPr="00C140D3" w:rsidDel="00822B5D">
          <w:rPr>
            <w:rFonts w:ascii="Times New Roman" w:eastAsia="Times New Roman" w:hAnsi="Times New Roman" w:cs="David" w:hint="cs"/>
            <w:sz w:val="25"/>
            <w:szCs w:val="24"/>
            <w:rtl/>
          </w:rPr>
          <w:delText xml:space="preserve"> </w:delText>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Pr>
          <w:delText>XX/XXXX</w:delText>
        </w:r>
      </w:del>
    </w:p>
    <w:p w14:paraId="4AECBB2D" w14:textId="05BEF9CE" w:rsidR="00C140D3" w:rsidRPr="00C140D3" w:rsidDel="00822B5D" w:rsidRDefault="00C140D3" w:rsidP="00C140D3">
      <w:pPr>
        <w:widowControl w:val="0"/>
        <w:numPr>
          <w:ilvl w:val="1"/>
          <w:numId w:val="20"/>
        </w:numPr>
        <w:spacing w:before="0" w:beforeAutospacing="0" w:after="0" w:afterAutospacing="0" w:line="240" w:lineRule="auto"/>
        <w:jc w:val="both"/>
        <w:rPr>
          <w:del w:id="83" w:author="Meryl Etman" w:date="2021-08-24T11:41:00Z"/>
          <w:rFonts w:ascii="Times New Roman" w:eastAsia="Times New Roman" w:hAnsi="Times New Roman" w:cs="David"/>
          <w:sz w:val="25"/>
          <w:szCs w:val="24"/>
          <w:rtl/>
        </w:rPr>
      </w:pPr>
      <w:del w:id="84" w:author="Meryl Etman" w:date="2021-08-24T11:41:00Z">
        <w:r w:rsidRPr="00C140D3" w:rsidDel="00822B5D">
          <w:rPr>
            <w:rFonts w:ascii="Times New Roman" w:eastAsia="Times New Roman" w:hAnsi="Times New Roman" w:cs="David" w:hint="cs"/>
            <w:sz w:val="25"/>
            <w:szCs w:val="24"/>
            <w:rtl/>
          </w:rPr>
          <w:delText xml:space="preserve">השלמת תכנון לביצוע </w:delText>
        </w:r>
        <w:r w:rsidRPr="00C140D3" w:rsidDel="00822B5D">
          <w:rPr>
            <w:rFonts w:ascii="Times New Roman" w:eastAsia="Times New Roman" w:hAnsi="Times New Roman" w:cs="David"/>
            <w:sz w:val="25"/>
            <w:szCs w:val="24"/>
            <w:rtl/>
          </w:rPr>
          <w:delText>–</w:delText>
        </w:r>
        <w:r w:rsidRPr="00C140D3" w:rsidDel="00822B5D">
          <w:rPr>
            <w:rFonts w:ascii="Times New Roman" w:eastAsia="Times New Roman" w:hAnsi="Times New Roman" w:cs="David" w:hint="cs"/>
            <w:sz w:val="25"/>
            <w:szCs w:val="24"/>
            <w:rtl/>
          </w:rPr>
          <w:delText xml:space="preserve"> </w:delText>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tl/>
          </w:rPr>
          <w:tab/>
        </w:r>
        <w:r w:rsidRPr="00C140D3" w:rsidDel="00822B5D">
          <w:rPr>
            <w:rFonts w:ascii="Times New Roman" w:eastAsia="Times New Roman" w:hAnsi="Times New Roman" w:cs="David" w:hint="cs"/>
            <w:sz w:val="25"/>
            <w:szCs w:val="24"/>
          </w:rPr>
          <w:delText>XX/XXXX</w:delText>
        </w:r>
      </w:del>
    </w:p>
    <w:p w14:paraId="76D57FEA" w14:textId="0A820CC9" w:rsidR="00C140D3" w:rsidRPr="00C140D3" w:rsidDel="00822B5D" w:rsidRDefault="00C140D3" w:rsidP="00C140D3">
      <w:pPr>
        <w:widowControl w:val="0"/>
        <w:spacing w:before="60" w:beforeAutospacing="0" w:after="60" w:afterAutospacing="0" w:line="300" w:lineRule="atLeast"/>
        <w:jc w:val="both"/>
        <w:rPr>
          <w:del w:id="85" w:author="Meryl Etman" w:date="2021-08-24T11:41:00Z"/>
          <w:rFonts w:ascii="Times New Roman" w:eastAsia="Times New Roman" w:hAnsi="Times New Roman" w:cs="David"/>
          <w:sz w:val="24"/>
          <w:szCs w:val="24"/>
          <w:rtl/>
        </w:rPr>
      </w:pPr>
    </w:p>
    <w:p w14:paraId="77993AA7"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rPr>
      </w:pPr>
    </w:p>
    <w:p w14:paraId="4C6C023E"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r w:rsidRPr="00C140D3">
        <w:rPr>
          <w:rFonts w:ascii="Times New Roman" w:eastAsia="Times New Roman" w:hAnsi="Times New Roman" w:cs="David"/>
          <w:b/>
          <w:bCs/>
          <w:sz w:val="24"/>
          <w:szCs w:val="24"/>
          <w:u w:val="single"/>
          <w:rtl/>
        </w:rPr>
        <w:lastRenderedPageBreak/>
        <w:t>נספח "ד"</w:t>
      </w:r>
    </w:p>
    <w:p w14:paraId="669EDBD0"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שכר </w:t>
      </w:r>
      <w:r w:rsidRPr="00C140D3">
        <w:rPr>
          <w:rFonts w:ascii="Times New Roman" w:eastAsia="Times New Roman" w:hAnsi="Times New Roman" w:cs="David" w:hint="cs"/>
          <w:b/>
          <w:bCs/>
          <w:sz w:val="24"/>
          <w:szCs w:val="24"/>
          <w:u w:val="single"/>
          <w:rtl/>
        </w:rPr>
        <w:t>המתכנן</w:t>
      </w:r>
    </w:p>
    <w:p w14:paraId="7763ABDA" w14:textId="77777777" w:rsidR="00C140D3" w:rsidRPr="00C140D3" w:rsidRDefault="00C140D3" w:rsidP="00C140D3">
      <w:pPr>
        <w:widowControl w:val="0"/>
        <w:spacing w:before="60" w:beforeAutospacing="0" w:after="60" w:afterAutospacing="0" w:line="300" w:lineRule="atLeast"/>
        <w:ind w:left="540" w:hanging="540"/>
        <w:jc w:val="both"/>
        <w:rPr>
          <w:rFonts w:ascii="Times New Roman" w:eastAsia="Times New Roman" w:hAnsi="Times New Roman" w:cs="David"/>
          <w:sz w:val="24"/>
          <w:szCs w:val="24"/>
          <w:u w:val="single"/>
          <w:rtl/>
        </w:rPr>
      </w:pPr>
    </w:p>
    <w:p w14:paraId="45C4BC9C" w14:textId="251AD3A8" w:rsidR="00C140D3" w:rsidRPr="00C140D3" w:rsidRDefault="00C140D3" w:rsidP="00C42ADD">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תמורת ביצוע מלוא שירותי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כמפורט בנספח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 ישלם המזמין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w:t>
      </w:r>
      <w:r w:rsidRPr="00C140D3">
        <w:rPr>
          <w:rFonts w:ascii="Times New Roman" w:eastAsia="Times New Roman" w:hAnsi="Times New Roman" w:cs="David" w:hint="cs"/>
          <w:sz w:val="24"/>
          <w:szCs w:val="24"/>
          <w:rtl/>
        </w:rPr>
        <w:t>שכר כולל בסך של</w:t>
      </w:r>
      <w:r w:rsidR="007A10F8" w:rsidRPr="007A10F8">
        <w:rPr>
          <w:rFonts w:ascii="Times New Roman" w:eastAsia="Times New Roman" w:hAnsi="Times New Roman" w:cs="David" w:hint="cs"/>
          <w:sz w:val="24"/>
          <w:szCs w:val="24"/>
          <w:u w:val="single"/>
          <w:rtl/>
        </w:rPr>
        <w:t>ֹֹ</w:t>
      </w:r>
      <w:del w:id="86" w:author="Meryl Etman" w:date="2021-08-24T11:41:00Z">
        <w:r w:rsidR="007A10F8" w:rsidRPr="007A10F8" w:rsidDel="00822B5D">
          <w:rPr>
            <w:rFonts w:ascii="Times New Roman" w:eastAsia="Times New Roman" w:hAnsi="Times New Roman" w:cs="David" w:hint="cs"/>
            <w:sz w:val="24"/>
            <w:szCs w:val="24"/>
            <w:u w:val="single"/>
            <w:rtl/>
          </w:rPr>
          <w:delText>:</w:delText>
        </w:r>
        <w:r w:rsidR="007A10F8" w:rsidDel="00822B5D">
          <w:rPr>
            <w:rFonts w:ascii="Times New Roman" w:eastAsia="Times New Roman" w:hAnsi="Times New Roman" w:cs="David" w:hint="cs"/>
            <w:b/>
            <w:bCs/>
            <w:sz w:val="24"/>
            <w:szCs w:val="24"/>
            <w:u w:val="single"/>
            <w:rtl/>
          </w:rPr>
          <w:delText xml:space="preserve">                         </w:delText>
        </w:r>
        <w:r w:rsidR="007A10F8" w:rsidDel="00822B5D">
          <w:rPr>
            <w:rFonts w:ascii="Times New Roman" w:eastAsia="Times New Roman" w:hAnsi="Times New Roman" w:cs="David" w:hint="cs"/>
            <w:sz w:val="24"/>
            <w:szCs w:val="24"/>
            <w:rtl/>
          </w:rPr>
          <w:delText xml:space="preserve"> </w:delText>
        </w:r>
      </w:del>
      <w:ins w:id="87" w:author="Meryl Etman" w:date="2021-08-24T11:41:00Z">
        <w:r w:rsidR="00822B5D">
          <w:rPr>
            <w:rFonts w:ascii="Times New Roman" w:eastAsia="Times New Roman" w:hAnsi="Times New Roman" w:cs="David" w:hint="cs"/>
            <w:sz w:val="24"/>
            <w:szCs w:val="24"/>
            <w:u w:val="single"/>
            <w:rtl/>
          </w:rPr>
          <w:t xml:space="preserve"> 58,000 ש"ח</w:t>
        </w:r>
        <w:r w:rsidR="00822B5D">
          <w:rPr>
            <w:rFonts w:ascii="Times New Roman" w:eastAsia="Times New Roman" w:hAnsi="Times New Roman" w:cs="David" w:hint="cs"/>
            <w:sz w:val="24"/>
            <w:szCs w:val="24"/>
            <w:rtl/>
          </w:rPr>
          <w:t xml:space="preserve"> </w:t>
        </w:r>
      </w:ins>
      <w:r w:rsidR="007A10F8">
        <w:rPr>
          <w:rFonts w:ascii="Times New Roman" w:eastAsia="Times New Roman" w:hAnsi="Times New Roman" w:cs="David" w:hint="cs"/>
          <w:sz w:val="24"/>
          <w:szCs w:val="24"/>
          <w:rtl/>
        </w:rPr>
        <w:t>(במילים</w:t>
      </w:r>
      <w:del w:id="88" w:author="Meryl Etman" w:date="2021-08-24T11:41:00Z">
        <w:r w:rsidR="007A10F8" w:rsidDel="00822B5D">
          <w:rPr>
            <w:rFonts w:ascii="Times New Roman" w:eastAsia="Times New Roman" w:hAnsi="Times New Roman" w:cs="David" w:hint="cs"/>
            <w:sz w:val="24"/>
            <w:szCs w:val="24"/>
            <w:rtl/>
          </w:rPr>
          <w:delText xml:space="preserve">: </w:delText>
        </w:r>
        <w:r w:rsidR="007A10F8" w:rsidRPr="007A10F8" w:rsidDel="00822B5D">
          <w:rPr>
            <w:rFonts w:ascii="Times New Roman" w:eastAsia="Times New Roman" w:hAnsi="Times New Roman" w:cs="David" w:hint="cs"/>
            <w:sz w:val="24"/>
            <w:szCs w:val="24"/>
            <w:u w:val="single"/>
            <w:rtl/>
          </w:rPr>
          <w:delText xml:space="preserve">                                                              </w:delText>
        </w:r>
        <w:r w:rsidR="007A10F8" w:rsidDel="00822B5D">
          <w:rPr>
            <w:rFonts w:ascii="Times New Roman" w:eastAsia="Times New Roman" w:hAnsi="Times New Roman" w:cs="David" w:hint="cs"/>
            <w:sz w:val="24"/>
            <w:szCs w:val="24"/>
            <w:rtl/>
          </w:rPr>
          <w:delText xml:space="preserve"> </w:delText>
        </w:r>
      </w:del>
      <w:ins w:id="89" w:author="Meryl Etman" w:date="2021-08-24T11:41:00Z">
        <w:r w:rsidR="00822B5D">
          <w:rPr>
            <w:rFonts w:ascii="Times New Roman" w:eastAsia="Times New Roman" w:hAnsi="Times New Roman" w:cs="David" w:hint="cs"/>
            <w:sz w:val="24"/>
            <w:szCs w:val="24"/>
            <w:rtl/>
          </w:rPr>
          <w:t xml:space="preserve">: </w:t>
        </w:r>
        <w:r w:rsidR="00822B5D">
          <w:rPr>
            <w:rFonts w:ascii="Times New Roman" w:eastAsia="Times New Roman" w:hAnsi="Times New Roman" w:cs="David" w:hint="cs"/>
            <w:sz w:val="24"/>
            <w:szCs w:val="24"/>
            <w:u w:val="single"/>
            <w:rtl/>
          </w:rPr>
          <w:t>חמישים ושמונה אלף ש"ח</w:t>
        </w:r>
      </w:ins>
      <w:r w:rsidRPr="007A10F8">
        <w:rPr>
          <w:rFonts w:ascii="Times New Roman" w:eastAsia="Times New Roman" w:hAnsi="Times New Roman" w:cs="David" w:hint="cs"/>
          <w:sz w:val="24"/>
          <w:szCs w:val="24"/>
          <w:rtl/>
        </w:rPr>
        <w:t>ֹֹֹֹֹֹֹֹֹ).</w:t>
      </w:r>
    </w:p>
    <w:p w14:paraId="27849499" w14:textId="77777777" w:rsidR="00C140D3" w:rsidRPr="00C140D3" w:rsidRDefault="00C140D3" w:rsidP="00C140D3">
      <w:pPr>
        <w:widowControl w:val="0"/>
        <w:spacing w:before="60" w:beforeAutospacing="0" w:after="60" w:afterAutospacing="0" w:line="300" w:lineRule="atLeast"/>
        <w:ind w:left="720" w:hanging="720"/>
        <w:jc w:val="both"/>
        <w:rPr>
          <w:rFonts w:ascii="Times New Roman" w:eastAsia="Times New Roman" w:hAnsi="Times New Roman" w:cs="David"/>
          <w:sz w:val="24"/>
          <w:szCs w:val="24"/>
          <w:rtl/>
          <w:lang w:eastAsia="he-IL"/>
        </w:rPr>
      </w:pPr>
    </w:p>
    <w:p w14:paraId="244588F3" w14:textId="4BC7DC11" w:rsidR="00C140D3" w:rsidRPr="00C140D3" w:rsidRDefault="00C140D3" w:rsidP="00C42ADD">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hint="cs"/>
          <w:sz w:val="24"/>
          <w:szCs w:val="24"/>
          <w:rtl/>
        </w:rPr>
        <w:t xml:space="preserve">הפרויקט והתכנון יכלול </w:t>
      </w:r>
      <w:del w:id="90" w:author="Meryl Etman" w:date="2021-08-24T11:42:00Z">
        <w:r w:rsidRPr="00C140D3" w:rsidDel="00822B5D">
          <w:rPr>
            <w:rFonts w:ascii="Times New Roman" w:eastAsia="Times New Roman" w:hAnsi="Times New Roman" w:cs="David" w:hint="cs"/>
            <w:sz w:val="24"/>
            <w:szCs w:val="24"/>
            <w:rtl/>
          </w:rPr>
          <w:delText xml:space="preserve">_______ </w:delText>
        </w:r>
      </w:del>
      <w:ins w:id="91" w:author="Meryl Etman" w:date="2021-08-24T11:42:00Z">
        <w:r w:rsidR="00822B5D">
          <w:rPr>
            <w:rFonts w:ascii="Times New Roman" w:eastAsia="Times New Roman" w:hAnsi="Times New Roman" w:cs="David" w:hint="cs"/>
            <w:sz w:val="24"/>
            <w:szCs w:val="24"/>
            <w:rtl/>
          </w:rPr>
          <w:t>42</w:t>
        </w:r>
        <w:r w:rsidR="00822B5D" w:rsidRPr="00C140D3">
          <w:rPr>
            <w:rFonts w:ascii="Times New Roman" w:eastAsia="Times New Roman" w:hAnsi="Times New Roman" w:cs="David" w:hint="cs"/>
            <w:sz w:val="24"/>
            <w:szCs w:val="24"/>
            <w:rtl/>
          </w:rPr>
          <w:t xml:space="preserve"> </w:t>
        </w:r>
      </w:ins>
      <w:r w:rsidRPr="00C140D3">
        <w:rPr>
          <w:rFonts w:ascii="Times New Roman" w:eastAsia="Times New Roman" w:hAnsi="Times New Roman" w:cs="David" w:hint="cs"/>
          <w:sz w:val="24"/>
          <w:szCs w:val="24"/>
          <w:rtl/>
        </w:rPr>
        <w:t>יח"ד</w:t>
      </w:r>
      <w:del w:id="92" w:author="Meryl Etman" w:date="2021-08-25T17:06:00Z">
        <w:r w:rsidRPr="00C140D3" w:rsidDel="00385C11">
          <w:rPr>
            <w:rFonts w:ascii="Times New Roman" w:eastAsia="Times New Roman" w:hAnsi="Times New Roman" w:cs="David" w:hint="cs"/>
            <w:sz w:val="24"/>
            <w:szCs w:val="24"/>
            <w:rtl/>
          </w:rPr>
          <w:delText xml:space="preserve"> </w:delText>
        </w:r>
      </w:del>
      <w:del w:id="93" w:author="Meryl Etman" w:date="2021-08-24T11:42:00Z">
        <w:r w:rsidRPr="00C140D3" w:rsidDel="00F72B2B">
          <w:rPr>
            <w:rFonts w:ascii="Times New Roman" w:eastAsia="Times New Roman" w:hAnsi="Times New Roman" w:cs="David" w:hint="cs"/>
            <w:sz w:val="24"/>
            <w:szCs w:val="24"/>
            <w:rtl/>
          </w:rPr>
          <w:delText>בהיקף</w:delText>
        </w:r>
      </w:del>
      <w:ins w:id="94" w:author="Meryl Etman" w:date="2021-08-25T17:05:00Z">
        <w:r w:rsidR="00385C11">
          <w:rPr>
            <w:rFonts w:ascii="Times New Roman" w:eastAsia="Times New Roman" w:hAnsi="Times New Roman" w:cs="David" w:hint="cs"/>
            <w:sz w:val="24"/>
            <w:szCs w:val="24"/>
            <w:rtl/>
          </w:rPr>
          <w:t>.</w:t>
        </w:r>
      </w:ins>
      <w:ins w:id="95" w:author="Meryl Etman" w:date="2021-08-25T17:06:00Z">
        <w:r w:rsidR="00385C11">
          <w:rPr>
            <w:rFonts w:ascii="Times New Roman" w:eastAsia="Times New Roman" w:hAnsi="Times New Roman" w:cs="David" w:hint="cs"/>
            <w:sz w:val="24"/>
            <w:szCs w:val="24"/>
            <w:rtl/>
          </w:rPr>
          <w:t xml:space="preserve"> </w:t>
        </w:r>
      </w:ins>
      <w:ins w:id="96" w:author="Meryl Etman" w:date="2021-08-25T17:05:00Z">
        <w:r w:rsidR="00385C11">
          <w:rPr>
            <w:rFonts w:ascii="Times New Roman" w:eastAsia="Times New Roman" w:hAnsi="Times New Roman" w:cs="David" w:hint="cs"/>
            <w:sz w:val="24"/>
            <w:szCs w:val="24"/>
            <w:rtl/>
          </w:rPr>
          <w:t xml:space="preserve">זכויות הבניה על פי  תכנית 407-0508069 </w:t>
        </w:r>
      </w:ins>
      <w:del w:id="97" w:author="Meryl Etman" w:date="2021-08-24T11:42:00Z">
        <w:r w:rsidRPr="00C140D3" w:rsidDel="00F72B2B">
          <w:rPr>
            <w:rFonts w:ascii="Times New Roman" w:eastAsia="Times New Roman" w:hAnsi="Times New Roman" w:cs="David" w:hint="cs"/>
            <w:sz w:val="24"/>
            <w:szCs w:val="24"/>
            <w:rtl/>
          </w:rPr>
          <w:delText xml:space="preserve"> </w:delText>
        </w:r>
      </w:del>
      <w:del w:id="98" w:author="Meryl Etman" w:date="2021-08-25T17:05:00Z">
        <w:r w:rsidRPr="00C140D3" w:rsidDel="00385C11">
          <w:rPr>
            <w:rFonts w:ascii="Times New Roman" w:eastAsia="Times New Roman" w:hAnsi="Times New Roman" w:cs="David" w:hint="cs"/>
            <w:sz w:val="24"/>
            <w:szCs w:val="24"/>
            <w:rtl/>
          </w:rPr>
          <w:delText xml:space="preserve">שטחים </w:delText>
        </w:r>
      </w:del>
      <w:r w:rsidRPr="00C140D3">
        <w:rPr>
          <w:rFonts w:ascii="Times New Roman" w:eastAsia="Times New Roman" w:hAnsi="Times New Roman" w:cs="David" w:hint="cs"/>
          <w:sz w:val="24"/>
          <w:szCs w:val="24"/>
          <w:rtl/>
        </w:rPr>
        <w:t>כמפורט להלן:</w:t>
      </w:r>
    </w:p>
    <w:p w14:paraId="1AA3A42D"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12DE1A48" w14:textId="4E576716" w:rsidR="00C140D3" w:rsidRPr="00C140D3" w:rsidRDefault="00C140D3" w:rsidP="00C42ADD">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2.1</w:t>
      </w:r>
      <w:r w:rsidRPr="00C140D3">
        <w:rPr>
          <w:rFonts w:ascii="Times New Roman" w:eastAsia="Times New Roman" w:hAnsi="Times New Roman" w:cs="David" w:hint="cs"/>
          <w:sz w:val="24"/>
          <w:szCs w:val="24"/>
          <w:rtl/>
        </w:rPr>
        <w:tab/>
        <w:t xml:space="preserve">שטחי מגורים כ </w:t>
      </w:r>
      <w:r w:rsidRPr="00C140D3">
        <w:rPr>
          <w:rFonts w:ascii="Times New Roman" w:eastAsia="Times New Roman" w:hAnsi="Times New Roman" w:cs="David"/>
          <w:sz w:val="24"/>
          <w:szCs w:val="24"/>
          <w:rtl/>
        </w:rPr>
        <w:t>–</w:t>
      </w:r>
      <w:del w:id="99" w:author="Meryl Etman" w:date="2021-08-25T17:06:00Z">
        <w:r w:rsidRPr="00C140D3" w:rsidDel="00385C11">
          <w:rPr>
            <w:rFonts w:ascii="Times New Roman" w:eastAsia="Times New Roman" w:hAnsi="Times New Roman" w:cs="David" w:hint="cs"/>
            <w:sz w:val="24"/>
            <w:szCs w:val="24"/>
            <w:rtl/>
          </w:rPr>
          <w:delText xml:space="preserve"> _________</w:delText>
        </w:r>
      </w:del>
      <w:ins w:id="100" w:author="Meryl Etman" w:date="2021-08-25T17:06:00Z">
        <w:r w:rsidR="00385C11">
          <w:rPr>
            <w:rFonts w:ascii="Times New Roman" w:eastAsia="Times New Roman" w:hAnsi="Times New Roman" w:cs="David" w:hint="cs"/>
            <w:sz w:val="24"/>
            <w:szCs w:val="24"/>
            <w:rtl/>
          </w:rPr>
          <w:t xml:space="preserve">5,424 </w:t>
        </w:r>
      </w:ins>
      <w:r w:rsidRPr="00C140D3">
        <w:rPr>
          <w:rFonts w:ascii="Times New Roman" w:eastAsia="Times New Roman" w:hAnsi="Times New Roman" w:cs="David" w:hint="cs"/>
          <w:sz w:val="24"/>
          <w:szCs w:val="24"/>
          <w:rtl/>
        </w:rPr>
        <w:t>מ"ר.</w:t>
      </w:r>
    </w:p>
    <w:p w14:paraId="6DA2FE04" w14:textId="37D60047" w:rsidR="00C140D3" w:rsidRDefault="00C140D3" w:rsidP="00C42ADD">
      <w:pPr>
        <w:spacing w:before="0" w:beforeAutospacing="0" w:after="0" w:afterAutospacing="0" w:line="360" w:lineRule="auto"/>
        <w:ind w:left="720"/>
        <w:jc w:val="both"/>
        <w:rPr>
          <w:ins w:id="101" w:author="Meryl Etman" w:date="2021-08-25T17:06:00Z"/>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2.2</w:t>
      </w:r>
      <w:r w:rsidRPr="00C140D3">
        <w:rPr>
          <w:rFonts w:ascii="Times New Roman" w:eastAsia="Times New Roman" w:hAnsi="Times New Roman" w:cs="David" w:hint="cs"/>
          <w:sz w:val="24"/>
          <w:szCs w:val="24"/>
          <w:rtl/>
        </w:rPr>
        <w:tab/>
        <w:t xml:space="preserve">שטחי </w:t>
      </w:r>
      <w:del w:id="102" w:author="Meryl Etman" w:date="2021-08-25T17:06:00Z">
        <w:r w:rsidRPr="00C140D3" w:rsidDel="00385C11">
          <w:rPr>
            <w:rFonts w:ascii="Times New Roman" w:eastAsia="Times New Roman" w:hAnsi="Times New Roman" w:cs="David" w:hint="cs"/>
            <w:sz w:val="24"/>
            <w:szCs w:val="24"/>
            <w:rtl/>
          </w:rPr>
          <w:delText xml:space="preserve">מסחר </w:delText>
        </w:r>
      </w:del>
      <w:ins w:id="103" w:author="Meryl Etman" w:date="2021-08-25T17:06:00Z">
        <w:r w:rsidR="00385C11">
          <w:rPr>
            <w:rFonts w:ascii="Times New Roman" w:eastAsia="Times New Roman" w:hAnsi="Times New Roman" w:cs="David" w:hint="cs"/>
            <w:sz w:val="24"/>
            <w:szCs w:val="24"/>
            <w:rtl/>
          </w:rPr>
          <w:t>תעסוקה</w:t>
        </w:r>
        <w:r w:rsidR="00385C11" w:rsidRPr="00C140D3">
          <w:rPr>
            <w:rFonts w:ascii="Times New Roman" w:eastAsia="Times New Roman" w:hAnsi="Times New Roman" w:cs="David" w:hint="cs"/>
            <w:sz w:val="24"/>
            <w:szCs w:val="24"/>
            <w:rtl/>
          </w:rPr>
          <w:t xml:space="preserve"> </w:t>
        </w:r>
      </w:ins>
      <w:r w:rsidRPr="00C140D3">
        <w:rPr>
          <w:rFonts w:ascii="Times New Roman" w:eastAsia="Times New Roman" w:hAnsi="Times New Roman" w:cs="David" w:hint="cs"/>
          <w:sz w:val="24"/>
          <w:szCs w:val="24"/>
          <w:rtl/>
        </w:rPr>
        <w:t>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w:t>
      </w:r>
      <w:del w:id="104" w:author="Meryl Etman" w:date="2021-08-25T17:06:00Z">
        <w:r w:rsidRPr="00C140D3" w:rsidDel="00385C11">
          <w:rPr>
            <w:rFonts w:ascii="Times New Roman" w:eastAsia="Times New Roman" w:hAnsi="Times New Roman" w:cs="David" w:hint="cs"/>
            <w:sz w:val="24"/>
            <w:szCs w:val="24"/>
            <w:rtl/>
          </w:rPr>
          <w:delText>__________</w:delText>
        </w:r>
      </w:del>
      <w:ins w:id="105" w:author="Meryl Etman" w:date="2021-08-25T17:06:00Z">
        <w:r w:rsidR="00385C11">
          <w:rPr>
            <w:rFonts w:ascii="Times New Roman" w:eastAsia="Times New Roman" w:hAnsi="Times New Roman" w:cs="David" w:hint="cs"/>
            <w:sz w:val="24"/>
            <w:szCs w:val="24"/>
            <w:rtl/>
          </w:rPr>
          <w:t xml:space="preserve">2,420 </w:t>
        </w:r>
      </w:ins>
      <w:r w:rsidRPr="00C140D3">
        <w:rPr>
          <w:rFonts w:ascii="Times New Roman" w:eastAsia="Times New Roman" w:hAnsi="Times New Roman" w:cs="David" w:hint="cs"/>
          <w:sz w:val="24"/>
          <w:szCs w:val="24"/>
          <w:rtl/>
        </w:rPr>
        <w:t>ֹֹֹֹמ"ר.</w:t>
      </w:r>
    </w:p>
    <w:p w14:paraId="6E330F11" w14:textId="5A99CCB0" w:rsidR="00385C11" w:rsidRPr="00C140D3" w:rsidRDefault="00385C11" w:rsidP="00A16D14">
      <w:pPr>
        <w:spacing w:before="0" w:beforeAutospacing="0" w:after="0" w:afterAutospacing="0" w:line="360" w:lineRule="auto"/>
        <w:ind w:left="720"/>
        <w:jc w:val="both"/>
        <w:rPr>
          <w:rFonts w:ascii="Times New Roman" w:eastAsia="Times New Roman" w:hAnsi="Times New Roman" w:cs="David"/>
          <w:sz w:val="24"/>
          <w:szCs w:val="24"/>
          <w:rtl/>
        </w:rPr>
      </w:pPr>
      <w:ins w:id="106" w:author="Meryl Etman" w:date="2021-08-25T17:06:00Z">
        <w:r>
          <w:rPr>
            <w:rFonts w:ascii="Times New Roman" w:eastAsia="Times New Roman" w:hAnsi="Times New Roman" w:cs="David" w:hint="cs"/>
            <w:sz w:val="24"/>
            <w:szCs w:val="24"/>
            <w:rtl/>
          </w:rPr>
          <w:t>2.3</w:t>
        </w:r>
        <w:r>
          <w:rPr>
            <w:rFonts w:ascii="Times New Roman" w:eastAsia="Times New Roman" w:hAnsi="Times New Roman" w:cs="David" w:hint="cs"/>
            <w:sz w:val="24"/>
            <w:szCs w:val="24"/>
            <w:rtl/>
          </w:rPr>
          <w:tab/>
          <w:t xml:space="preserve">שטח מוסד ציבורי </w:t>
        </w:r>
      </w:ins>
      <w:ins w:id="107" w:author="Meryl Etman" w:date="2021-08-25T17:07:00Z">
        <w:r>
          <w:rPr>
            <w:rFonts w:ascii="Times New Roman" w:eastAsia="Times New Roman" w:hAnsi="Times New Roman" w:cs="David" w:hint="cs"/>
            <w:sz w:val="24"/>
            <w:szCs w:val="24"/>
            <w:rtl/>
          </w:rPr>
          <w:t xml:space="preserve"> כ-150 מ"ר.</w:t>
        </w:r>
      </w:ins>
    </w:p>
    <w:p w14:paraId="20F7D2B2" w14:textId="6757E3D3" w:rsidR="00C140D3" w:rsidRPr="00C140D3" w:rsidRDefault="00C140D3" w:rsidP="00A16D14">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del w:id="108" w:author="Meryl Etman" w:date="2021-08-25T17:07:00Z">
        <w:r w:rsidRPr="00C140D3" w:rsidDel="00385C11">
          <w:rPr>
            <w:rFonts w:ascii="Times New Roman" w:eastAsia="Times New Roman" w:hAnsi="Times New Roman" w:cs="David" w:hint="cs"/>
            <w:sz w:val="24"/>
            <w:szCs w:val="24"/>
            <w:rtl/>
          </w:rPr>
          <w:delText>3</w:delText>
        </w:r>
      </w:del>
      <w:ins w:id="109" w:author="Meryl Etman" w:date="2021-08-25T17:07:00Z">
        <w:r w:rsidR="00385C11">
          <w:rPr>
            <w:rFonts w:ascii="Times New Roman" w:eastAsia="Times New Roman" w:hAnsi="Times New Roman" w:cs="David" w:hint="cs"/>
            <w:sz w:val="24"/>
            <w:szCs w:val="24"/>
            <w:rtl/>
          </w:rPr>
          <w:t>4</w:t>
        </w:r>
      </w:ins>
      <w:r w:rsidRPr="00C140D3">
        <w:rPr>
          <w:rFonts w:ascii="Times New Roman" w:eastAsia="Times New Roman" w:hAnsi="Times New Roman" w:cs="David" w:hint="cs"/>
          <w:sz w:val="24"/>
          <w:szCs w:val="24"/>
          <w:rtl/>
        </w:rPr>
        <w:tab/>
        <w:t>מרתפים כ</w:t>
      </w:r>
      <w:r w:rsidRPr="00C140D3">
        <w:rPr>
          <w:rFonts w:ascii="Times New Roman" w:eastAsia="Times New Roman" w:hAnsi="Times New Roman" w:cs="David"/>
          <w:sz w:val="24"/>
          <w:szCs w:val="24"/>
          <w:rtl/>
        </w:rPr>
        <w:t>–</w:t>
      </w:r>
      <w:r w:rsidRPr="00C140D3">
        <w:rPr>
          <w:rFonts w:ascii="Times New Roman" w:eastAsia="Times New Roman" w:hAnsi="Times New Roman" w:cs="David" w:hint="cs"/>
          <w:sz w:val="24"/>
          <w:szCs w:val="24"/>
          <w:rtl/>
        </w:rPr>
        <w:t xml:space="preserve"> </w:t>
      </w:r>
      <w:del w:id="110" w:author="Meryl Etman" w:date="2021-08-25T17:07:00Z">
        <w:r w:rsidRPr="00C140D3" w:rsidDel="00385C11">
          <w:rPr>
            <w:rFonts w:ascii="Times New Roman" w:eastAsia="Times New Roman" w:hAnsi="Times New Roman" w:cs="David" w:hint="cs"/>
            <w:sz w:val="24"/>
            <w:szCs w:val="24"/>
            <w:rtl/>
          </w:rPr>
          <w:delText>____________ֹֹֹֹֹֹֹ</w:delText>
        </w:r>
      </w:del>
      <w:ins w:id="111" w:author="Meryl Etman" w:date="2021-08-25T17:07:00Z">
        <w:r w:rsidR="00385C11">
          <w:rPr>
            <w:rFonts w:ascii="Times New Roman" w:eastAsia="Times New Roman" w:hAnsi="Times New Roman" w:cs="David" w:hint="cs"/>
            <w:sz w:val="24"/>
            <w:szCs w:val="24"/>
            <w:rtl/>
          </w:rPr>
          <w:t>6,000</w:t>
        </w:r>
      </w:ins>
      <w:r w:rsidRPr="00C140D3">
        <w:rPr>
          <w:rFonts w:ascii="Times New Roman" w:eastAsia="Times New Roman" w:hAnsi="Times New Roman" w:cs="David" w:hint="cs"/>
          <w:sz w:val="24"/>
          <w:szCs w:val="24"/>
          <w:rtl/>
        </w:rPr>
        <w:t xml:space="preserve"> מ"ר.</w:t>
      </w:r>
    </w:p>
    <w:p w14:paraId="5E5AB83A"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595A606F"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למען הסר ספק:</w:t>
      </w:r>
    </w:p>
    <w:p w14:paraId="7B327A95" w14:textId="77777777" w:rsidR="00C140D3" w:rsidRPr="00C140D3" w:rsidRDefault="00C140D3" w:rsidP="00C140D3">
      <w:pPr>
        <w:widowControl w:val="0"/>
        <w:spacing w:before="0" w:beforeAutospacing="0" w:after="0" w:afterAutospacing="0" w:line="240" w:lineRule="auto"/>
        <w:ind w:left="720"/>
        <w:jc w:val="both"/>
        <w:rPr>
          <w:rFonts w:ascii="Times New Roman" w:eastAsia="Times New Roman" w:hAnsi="Times New Roman" w:cs="David"/>
          <w:sz w:val="24"/>
          <w:szCs w:val="24"/>
          <w:rtl/>
        </w:rPr>
      </w:pPr>
    </w:p>
    <w:p w14:paraId="5A95946C"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3.1</w:t>
      </w:r>
      <w:r w:rsidRPr="00C140D3">
        <w:rPr>
          <w:rFonts w:ascii="Times New Roman" w:eastAsia="Times New Roman" w:hAnsi="Times New Roman" w:cs="David"/>
          <w:sz w:val="24"/>
          <w:szCs w:val="24"/>
          <w:rtl/>
        </w:rPr>
        <w:tab/>
        <w:t>מובהר כי שכר המתכנן ומועדי התשלום הינם סופיים ומוחלטים, והם לא ישתנו מכל גורם שהו</w:t>
      </w:r>
      <w:r w:rsidRPr="00C140D3">
        <w:rPr>
          <w:rFonts w:ascii="Times New Roman" w:eastAsia="Times New Roman" w:hAnsi="Times New Roman" w:cs="David" w:hint="cs"/>
          <w:sz w:val="24"/>
          <w:szCs w:val="24"/>
          <w:rtl/>
        </w:rPr>
        <w:t xml:space="preserve">א כמפורט בסעיף 7 לחוזה. </w:t>
      </w:r>
    </w:p>
    <w:p w14:paraId="376BDB76"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3.</w:t>
      </w: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שכר המתכנן כולל את כל המפורט בחוזה על כל נספחיו, לרבות נספח ב'</w:t>
      </w:r>
      <w:r w:rsidRPr="00C140D3">
        <w:rPr>
          <w:rFonts w:ascii="Times New Roman" w:eastAsia="Times New Roman" w:hAnsi="Times New Roman" w:cs="David" w:hint="cs"/>
          <w:sz w:val="24"/>
          <w:szCs w:val="24"/>
          <w:rtl/>
        </w:rPr>
        <w:t xml:space="preserve"> ונספח ח'</w:t>
      </w:r>
      <w:r w:rsidRPr="00C140D3">
        <w:rPr>
          <w:rFonts w:ascii="Times New Roman" w:eastAsia="Times New Roman" w:hAnsi="Times New Roman" w:cs="David"/>
          <w:sz w:val="24"/>
          <w:szCs w:val="24"/>
          <w:rtl/>
        </w:rPr>
        <w:t>.</w:t>
      </w:r>
    </w:p>
    <w:p w14:paraId="3FCF0ABE" w14:textId="77777777" w:rsidR="00C140D3" w:rsidRPr="00C140D3" w:rsidRDefault="00C140D3" w:rsidP="00C140D3">
      <w:pPr>
        <w:spacing w:before="0" w:beforeAutospacing="0" w:after="0" w:afterAutospacing="0" w:line="360" w:lineRule="auto"/>
        <w:ind w:left="1440" w:hanging="720"/>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3.3</w:t>
      </w:r>
      <w:r w:rsidRPr="00C140D3">
        <w:rPr>
          <w:rFonts w:ascii="Times New Roman" w:eastAsia="Times New Roman" w:hAnsi="Times New Roman" w:cs="David" w:hint="cs"/>
          <w:sz w:val="24"/>
          <w:szCs w:val="24"/>
          <w:rtl/>
        </w:rPr>
        <w:tab/>
      </w:r>
      <w:r w:rsidRPr="00C140D3">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C140D3">
        <w:rPr>
          <w:rFonts w:ascii="Times New Roman" w:eastAsia="Times New Roman" w:hAnsi="Times New Roman" w:cs="David" w:hint="cs"/>
          <w:sz w:val="24"/>
          <w:szCs w:val="24"/>
          <w:rtl/>
        </w:rPr>
        <w:t>.</w:t>
      </w:r>
    </w:p>
    <w:p w14:paraId="04DC02CE" w14:textId="77777777" w:rsidR="00C140D3" w:rsidRPr="00C140D3" w:rsidRDefault="00C140D3" w:rsidP="00C140D3">
      <w:pPr>
        <w:spacing w:before="0" w:beforeAutospacing="0" w:after="0" w:afterAutospacing="0" w:line="360" w:lineRule="auto"/>
        <w:ind w:left="1388" w:hanging="709"/>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3.4</w:t>
      </w:r>
      <w:r w:rsidRPr="00C140D3">
        <w:rPr>
          <w:rFonts w:ascii="Times New Roman" w:eastAsia="Times New Roman" w:hAnsi="Times New Roman" w:cs="David" w:hint="cs"/>
          <w:sz w:val="24"/>
          <w:szCs w:val="24"/>
          <w:rtl/>
        </w:rPr>
        <w:tab/>
        <w:t xml:space="preserve">על אף האמור בסעיף 3.1 לעיל, </w:t>
      </w:r>
      <w:r w:rsidRPr="00C140D3">
        <w:rPr>
          <w:rFonts w:ascii="Times New Roman" w:eastAsia="Times New Roman" w:hAnsi="Times New Roman" w:cs="David"/>
          <w:sz w:val="24"/>
          <w:szCs w:val="24"/>
          <w:rtl/>
        </w:rPr>
        <w:t xml:space="preserve">בקשות לתוספת שכר </w:t>
      </w:r>
      <w:r w:rsidRPr="00C140D3">
        <w:rPr>
          <w:rFonts w:ascii="Times New Roman" w:eastAsia="Times New Roman" w:hAnsi="Times New Roman" w:cs="David" w:hint="cs"/>
          <w:sz w:val="24"/>
          <w:szCs w:val="24"/>
          <w:rtl/>
        </w:rPr>
        <w:t>ידונו בתנאים כמפורט בסעיף 8 לחוזה בלבד.</w:t>
      </w:r>
    </w:p>
    <w:p w14:paraId="07643BE8" w14:textId="6E62708F" w:rsidR="00C140D3" w:rsidRPr="00C140D3" w:rsidDel="008F7C91" w:rsidRDefault="00C140D3" w:rsidP="00C140D3">
      <w:pPr>
        <w:spacing w:before="0" w:beforeAutospacing="0" w:after="0" w:afterAutospacing="0" w:line="360" w:lineRule="auto"/>
        <w:ind w:left="1388" w:hanging="709"/>
        <w:jc w:val="both"/>
        <w:rPr>
          <w:del w:id="112" w:author="Meryl Etman" w:date="2021-08-25T16:51:00Z"/>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3.5</w:t>
      </w:r>
      <w:r w:rsidRPr="00C140D3">
        <w:rPr>
          <w:rFonts w:ascii="Times New Roman" w:eastAsia="Times New Roman" w:hAnsi="Times New Roman" w:cs="David" w:hint="cs"/>
          <w:sz w:val="24"/>
          <w:szCs w:val="24"/>
          <w:rtl/>
        </w:rPr>
        <w:tab/>
      </w:r>
      <w:del w:id="113" w:author="Meryl Etman" w:date="2021-08-25T16:51:00Z">
        <w:r w:rsidRPr="00C140D3" w:rsidDel="008F7C91">
          <w:rPr>
            <w:rFonts w:ascii="Times New Roman" w:eastAsia="Times New Roman" w:hAnsi="Times New Roman" w:cs="David" w:hint="cs"/>
            <w:sz w:val="24"/>
            <w:szCs w:val="24"/>
            <w:rtl/>
          </w:rPr>
          <w:delText xml:space="preserve">תוספות שכר ככל שיתקבלו על פי סעיף 8.2.2 לחוזה יחושבו בשיעורים כדלקמן ובלבד שהגדלת מספר יחידות הדיור, מהווה חריגה מהיקף השטחים, המפורט בסעיף 2 לעיל: </w:delText>
        </w:r>
      </w:del>
    </w:p>
    <w:p w14:paraId="2B5AE70F" w14:textId="51851D7A" w:rsidR="00C140D3" w:rsidRPr="00C140D3" w:rsidDel="008F7C91" w:rsidRDefault="00C140D3" w:rsidP="00C140D3">
      <w:pPr>
        <w:spacing w:before="0" w:beforeAutospacing="0" w:after="0" w:afterAutospacing="0" w:line="360" w:lineRule="auto"/>
        <w:ind w:left="1388" w:hanging="709"/>
        <w:jc w:val="both"/>
        <w:rPr>
          <w:del w:id="114" w:author="Meryl Etman" w:date="2021-08-25T16:51:00Z"/>
          <w:rFonts w:ascii="Times New Roman" w:eastAsia="Times New Roman" w:hAnsi="Times New Roman" w:cs="David"/>
          <w:sz w:val="24"/>
          <w:szCs w:val="24"/>
          <w:rtl/>
        </w:rPr>
      </w:pPr>
    </w:p>
    <w:p w14:paraId="595EF1A1" w14:textId="0557355B" w:rsidR="00C140D3" w:rsidRPr="00C140D3" w:rsidDel="008F7C91" w:rsidRDefault="00C140D3" w:rsidP="00C140D3">
      <w:pPr>
        <w:spacing w:before="0" w:beforeAutospacing="0" w:after="0" w:afterAutospacing="0" w:line="276" w:lineRule="auto"/>
        <w:ind w:left="1388" w:hanging="709"/>
        <w:jc w:val="both"/>
        <w:rPr>
          <w:del w:id="115" w:author="Meryl Etman" w:date="2021-08-25T16:51:00Z"/>
          <w:rFonts w:ascii="Times New Roman" w:eastAsia="Times New Roman" w:hAnsi="Times New Roman" w:cs="David"/>
          <w:sz w:val="24"/>
          <w:szCs w:val="24"/>
          <w:rtl/>
        </w:rPr>
      </w:pPr>
      <w:del w:id="116" w:author="Meryl Etman" w:date="2021-08-25T16:51:00Z">
        <w:r w:rsidRPr="00C140D3" w:rsidDel="008F7C91">
          <w:rPr>
            <w:rFonts w:ascii="Times New Roman" w:eastAsia="Times New Roman" w:hAnsi="Times New Roman" w:cs="David"/>
            <w:sz w:val="24"/>
            <w:szCs w:val="24"/>
            <w:rtl/>
          </w:rPr>
          <w:tab/>
        </w:r>
        <w:r w:rsidRPr="00C140D3" w:rsidDel="008F7C91">
          <w:rPr>
            <w:rFonts w:ascii="Times New Roman" w:eastAsia="Times New Roman" w:hAnsi="Times New Roman" w:cs="David" w:hint="cs"/>
            <w:sz w:val="24"/>
            <w:szCs w:val="24"/>
            <w:rtl/>
          </w:rPr>
          <w:delText>3.5.1</w:delText>
        </w:r>
        <w:r w:rsidRPr="00C140D3" w:rsidDel="008F7C91">
          <w:rPr>
            <w:rFonts w:ascii="Times New Roman" w:eastAsia="Times New Roman" w:hAnsi="Times New Roman" w:cs="David" w:hint="cs"/>
            <w:sz w:val="24"/>
            <w:szCs w:val="24"/>
            <w:rtl/>
          </w:rPr>
          <w:tab/>
          <w:delText>_____</w:delText>
        </w:r>
        <w:r w:rsidRPr="00C140D3" w:rsidDel="008F7C91">
          <w:rPr>
            <w:rFonts w:ascii="Times New Roman" w:eastAsia="Times New Roman" w:hAnsi="Times New Roman" w:cs="David"/>
            <w:sz w:val="24"/>
            <w:szCs w:val="24"/>
            <w:rtl/>
          </w:rPr>
          <w:delText xml:space="preserve"> ש"ח לכל</w:delText>
        </w:r>
        <w:r w:rsidRPr="00C140D3" w:rsidDel="008F7C91">
          <w:rPr>
            <w:rFonts w:ascii="Times New Roman" w:eastAsia="Times New Roman" w:hAnsi="Times New Roman" w:cs="David" w:hint="cs"/>
            <w:sz w:val="24"/>
            <w:szCs w:val="24"/>
            <w:rtl/>
          </w:rPr>
          <w:delText xml:space="preserve"> </w:delText>
        </w:r>
        <w:r w:rsidRPr="00C140D3" w:rsidDel="008F7C91">
          <w:rPr>
            <w:rFonts w:ascii="Times New Roman" w:eastAsia="Times New Roman" w:hAnsi="Times New Roman" w:cs="David"/>
            <w:sz w:val="24"/>
            <w:szCs w:val="24"/>
            <w:rtl/>
          </w:rPr>
          <w:delText>יחידת דיור</w:delText>
        </w:r>
        <w:r w:rsidRPr="00C140D3" w:rsidDel="008F7C91">
          <w:rPr>
            <w:rFonts w:ascii="Times New Roman" w:eastAsia="Times New Roman" w:hAnsi="Times New Roman" w:cs="David" w:hint="cs"/>
            <w:sz w:val="24"/>
            <w:szCs w:val="24"/>
            <w:rtl/>
          </w:rPr>
          <w:delText>.</w:delText>
        </w:r>
      </w:del>
    </w:p>
    <w:p w14:paraId="2A689CC2" w14:textId="7DA6955C" w:rsidR="00C140D3" w:rsidRPr="00C140D3" w:rsidDel="008F7C91" w:rsidRDefault="00C140D3" w:rsidP="00C140D3">
      <w:pPr>
        <w:spacing w:before="0" w:beforeAutospacing="0" w:after="0" w:afterAutospacing="0" w:line="276" w:lineRule="auto"/>
        <w:ind w:left="1388" w:hanging="709"/>
        <w:jc w:val="both"/>
        <w:rPr>
          <w:del w:id="117" w:author="Meryl Etman" w:date="2021-08-25T16:51:00Z"/>
          <w:rFonts w:ascii="Times New Roman" w:eastAsia="Times New Roman" w:hAnsi="Times New Roman" w:cs="David"/>
          <w:sz w:val="24"/>
          <w:szCs w:val="24"/>
          <w:rtl/>
        </w:rPr>
      </w:pPr>
    </w:p>
    <w:p w14:paraId="0A528E34" w14:textId="569D3E10" w:rsidR="00C140D3" w:rsidRPr="007A10F8" w:rsidRDefault="00C140D3">
      <w:pPr>
        <w:spacing w:before="0" w:beforeAutospacing="0" w:after="0" w:afterAutospacing="0" w:line="360" w:lineRule="auto"/>
        <w:ind w:left="1388" w:hanging="709"/>
        <w:jc w:val="both"/>
        <w:rPr>
          <w:sz w:val="24"/>
          <w:szCs w:val="24"/>
          <w:rtl/>
        </w:rPr>
        <w:pPrChange w:id="118" w:author="Meryl Etman" w:date="2021-08-25T16:51:00Z">
          <w:pPr>
            <w:pStyle w:val="af9"/>
            <w:numPr>
              <w:ilvl w:val="2"/>
              <w:numId w:val="35"/>
            </w:numPr>
            <w:tabs>
              <w:tab w:val="num" w:pos="2160"/>
            </w:tabs>
            <w:spacing w:line="276" w:lineRule="auto"/>
            <w:ind w:left="2160" w:hanging="720"/>
          </w:pPr>
        </w:pPrChange>
      </w:pPr>
      <w:del w:id="119" w:author="Meryl Etman" w:date="2021-08-25T16:51:00Z">
        <w:r w:rsidRPr="007A10F8" w:rsidDel="008F7C91">
          <w:rPr>
            <w:rFonts w:hint="cs"/>
            <w:sz w:val="24"/>
            <w:szCs w:val="24"/>
            <w:rtl/>
          </w:rPr>
          <w:delText>____ ₪ ל</w:delText>
        </w:r>
        <w:r w:rsidRPr="007A10F8" w:rsidDel="008F7C91">
          <w:rPr>
            <w:sz w:val="24"/>
            <w:szCs w:val="24"/>
            <w:rtl/>
          </w:rPr>
          <w:delText xml:space="preserve">כל מ"ר בנוי ומקורה </w:delText>
        </w:r>
        <w:r w:rsidRPr="007A10F8" w:rsidDel="008F7C91">
          <w:rPr>
            <w:rFonts w:hint="cs"/>
            <w:sz w:val="24"/>
            <w:szCs w:val="24"/>
            <w:rtl/>
          </w:rPr>
          <w:delText>של המסחר (עילי ותת קרקעי).</w:delText>
        </w:r>
      </w:del>
      <w:ins w:id="120" w:author="Meryl Etman" w:date="2021-08-25T16:51:00Z">
        <w:r w:rsidR="008F7C91">
          <w:rPr>
            <w:rFonts w:ascii="Times New Roman" w:eastAsia="Times New Roman" w:hAnsi="Times New Roman" w:cs="David" w:hint="cs"/>
            <w:sz w:val="24"/>
            <w:szCs w:val="24"/>
            <w:rtl/>
          </w:rPr>
          <w:t>מבוטל.</w:t>
        </w:r>
      </w:ins>
    </w:p>
    <w:p w14:paraId="1C261E8F" w14:textId="77777777" w:rsidR="00C140D3" w:rsidRPr="008F7C91" w:rsidRDefault="00C140D3" w:rsidP="00C140D3">
      <w:pPr>
        <w:spacing w:before="0" w:beforeAutospacing="0" w:after="0" w:afterAutospacing="0" w:line="276" w:lineRule="auto"/>
        <w:ind w:left="1388" w:hanging="709"/>
        <w:jc w:val="both"/>
        <w:rPr>
          <w:rFonts w:ascii="David" w:eastAsia="Times New Roman" w:hAnsi="David" w:cs="David"/>
          <w:sz w:val="24"/>
          <w:szCs w:val="24"/>
          <w:rtl/>
          <w:rPrChange w:id="121" w:author="Meryl Etman" w:date="2021-08-25T16:51:00Z">
            <w:rPr>
              <w:rFonts w:ascii="Times New Roman" w:eastAsia="Times New Roman" w:hAnsi="Times New Roman" w:cs="David"/>
              <w:sz w:val="24"/>
              <w:szCs w:val="24"/>
              <w:rtl/>
            </w:rPr>
          </w:rPrChange>
        </w:rPr>
      </w:pPr>
    </w:p>
    <w:p w14:paraId="7D6F1A3B" w14:textId="77777777" w:rsidR="007A10F8" w:rsidRPr="008F7C91" w:rsidRDefault="007A10F8">
      <w:pPr>
        <w:widowControl w:val="0"/>
        <w:numPr>
          <w:ilvl w:val="0"/>
          <w:numId w:val="25"/>
        </w:numPr>
        <w:spacing w:before="0" w:beforeAutospacing="0" w:after="0" w:afterAutospacing="0" w:line="240" w:lineRule="auto"/>
        <w:jc w:val="both"/>
        <w:rPr>
          <w:rFonts w:ascii="David" w:hAnsi="David"/>
          <w:sz w:val="24"/>
          <w:szCs w:val="24"/>
          <w:lang w:eastAsia="he-IL"/>
          <w:rPrChange w:id="122" w:author="Meryl Etman" w:date="2021-08-25T16:51:00Z">
            <w:rPr>
              <w:sz w:val="24"/>
              <w:szCs w:val="24"/>
              <w:lang w:eastAsia="he-IL"/>
            </w:rPr>
          </w:rPrChange>
        </w:rPr>
        <w:pPrChange w:id="123" w:author="Meryl Etman" w:date="2021-08-25T16:51:00Z">
          <w:pPr>
            <w:pStyle w:val="af9"/>
            <w:widowControl w:val="0"/>
            <w:numPr>
              <w:numId w:val="19"/>
            </w:numPr>
            <w:spacing w:line="240" w:lineRule="auto"/>
            <w:ind w:left="1080" w:hanging="996"/>
          </w:pPr>
        </w:pPrChange>
      </w:pPr>
      <w:r w:rsidRPr="008F7C91">
        <w:rPr>
          <w:rFonts w:ascii="David" w:hAnsi="David" w:cs="David"/>
          <w:sz w:val="20"/>
          <w:szCs w:val="24"/>
          <w:rtl/>
          <w:lang w:eastAsia="he-IL"/>
          <w:rPrChange w:id="124" w:author="Meryl Etman" w:date="2021-08-25T16:51:00Z">
            <w:rPr>
              <w:sz w:val="20"/>
              <w:szCs w:val="24"/>
              <w:rtl/>
              <w:lang w:eastAsia="he-IL"/>
            </w:rPr>
          </w:rPrChange>
        </w:rPr>
        <w:t xml:space="preserve"> הסכום המפורט בסעיף 1לעיל יהיה צמוד ל</w:t>
      </w:r>
      <w:sdt>
        <w:sdtPr>
          <w:rPr>
            <w:rFonts w:ascii="David" w:hAnsi="David" w:cs="David"/>
            <w:color w:val="008000"/>
            <w:rtl/>
          </w:rPr>
          <w:alias w:val="סוג מדד כותרת"/>
          <w:tag w:val="cntMadadTypeTitle"/>
          <w:id w:val="1394936735"/>
          <w:placeholder>
            <w:docPart w:val="5D8318FEC304447CA46D9446461B36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25" w:author="Meryl Etman" w:date="2021-08-24T11:34:00Z">
            <w:r w:rsidR="00AE4E55" w:rsidRPr="008F7C91">
              <w:rPr>
                <w:rFonts w:ascii="David" w:hAnsi="David" w:cs="David" w:hint="eastAsia"/>
                <w:color w:val="008000"/>
                <w:rtl/>
                <w:rPrChange w:id="126" w:author="Meryl Etman" w:date="2021-08-25T16:51:00Z">
                  <w:rPr>
                    <w:rFonts w:hint="eastAsia"/>
                    <w:color w:val="008000"/>
                    <w:rtl/>
                  </w:rPr>
                </w:rPrChange>
              </w:rPr>
              <w:t>מדד</w:t>
            </w:r>
            <w:r w:rsidR="00AE4E55" w:rsidRPr="008F7C91">
              <w:rPr>
                <w:rFonts w:ascii="David" w:hAnsi="David" w:cs="David"/>
                <w:color w:val="008000"/>
                <w:rtl/>
                <w:rPrChange w:id="127" w:author="Meryl Etman" w:date="2021-08-25T16:51:00Z">
                  <w:rPr>
                    <w:color w:val="008000"/>
                    <w:rtl/>
                  </w:rPr>
                </w:rPrChange>
              </w:rPr>
              <w:t xml:space="preserve"> </w:t>
            </w:r>
            <w:r w:rsidR="00AE4E55" w:rsidRPr="008F7C91">
              <w:rPr>
                <w:rFonts w:ascii="David" w:hAnsi="David" w:cs="David" w:hint="eastAsia"/>
                <w:color w:val="008000"/>
                <w:rtl/>
                <w:rPrChange w:id="128" w:author="Meryl Etman" w:date="2021-08-25T16:51:00Z">
                  <w:rPr>
                    <w:rFonts w:hint="eastAsia"/>
                    <w:color w:val="008000"/>
                    <w:rtl/>
                  </w:rPr>
                </w:rPrChange>
              </w:rPr>
              <w:t>המחירים</w:t>
            </w:r>
            <w:r w:rsidR="00AE4E55" w:rsidRPr="008F7C91">
              <w:rPr>
                <w:rFonts w:ascii="David" w:hAnsi="David" w:cs="David"/>
                <w:color w:val="008000"/>
                <w:rtl/>
                <w:rPrChange w:id="129" w:author="Meryl Etman" w:date="2021-08-25T16:51:00Z">
                  <w:rPr>
                    <w:color w:val="008000"/>
                    <w:rtl/>
                  </w:rPr>
                </w:rPrChange>
              </w:rPr>
              <w:t xml:space="preserve"> </w:t>
            </w:r>
            <w:r w:rsidR="00AE4E55" w:rsidRPr="008F7C91">
              <w:rPr>
                <w:rFonts w:ascii="David" w:hAnsi="David" w:cs="David" w:hint="eastAsia"/>
                <w:color w:val="008000"/>
                <w:rtl/>
                <w:rPrChange w:id="130" w:author="Meryl Etman" w:date="2021-08-25T16:51:00Z">
                  <w:rPr>
                    <w:rFonts w:hint="eastAsia"/>
                    <w:color w:val="008000"/>
                    <w:rtl/>
                  </w:rPr>
                </w:rPrChange>
              </w:rPr>
              <w:t>לצרכן</w:t>
            </w:r>
          </w:ins>
        </w:sdtContent>
      </w:sdt>
      <w:r w:rsidRPr="008F7C91">
        <w:rPr>
          <w:rFonts w:ascii="David" w:hAnsi="David" w:cs="David"/>
          <w:color w:val="008000"/>
          <w:sz w:val="24"/>
          <w:szCs w:val="24"/>
          <w:rtl/>
          <w:rPrChange w:id="131" w:author="Meryl Etman" w:date="2021-08-25T16:51:00Z">
            <w:rPr>
              <w:color w:val="008000"/>
              <w:sz w:val="24"/>
              <w:szCs w:val="24"/>
              <w:rtl/>
            </w:rPr>
          </w:rPrChange>
        </w:rPr>
        <w:br/>
      </w:r>
      <w:sdt>
        <w:sdtPr>
          <w:rPr>
            <w:rFonts w:ascii="David" w:hAnsi="David" w:cs="David"/>
            <w:color w:val="008000"/>
            <w:rtl/>
          </w:rPr>
          <w:alias w:val="מדד בגין/ידוע - כותרת"/>
          <w:tag w:val="cntIsKnownTitle"/>
          <w:id w:val="1149088069"/>
          <w:placeholder>
            <w:docPart w:val="A9F8786E4B4A463DB371AEDFC6306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32" w:author="Meryl Etman" w:date="2021-08-24T11:35:00Z">
            <w:r w:rsidR="00AE4E55" w:rsidRPr="008F7C91">
              <w:rPr>
                <w:rFonts w:ascii="David" w:hAnsi="David" w:cs="David" w:hint="eastAsia"/>
                <w:color w:val="008000"/>
                <w:rtl/>
                <w:rPrChange w:id="133" w:author="Meryl Etman" w:date="2021-08-25T16:51:00Z">
                  <w:rPr>
                    <w:rFonts w:hint="eastAsia"/>
                    <w:color w:val="008000"/>
                    <w:rtl/>
                  </w:rPr>
                </w:rPrChange>
              </w:rPr>
              <w:t>בגין</w:t>
            </w:r>
          </w:ins>
        </w:sdtContent>
      </w:sdt>
      <w:r w:rsidRPr="008F7C91">
        <w:rPr>
          <w:rFonts w:ascii="David" w:hAnsi="David" w:cs="David"/>
          <w:color w:val="008000"/>
          <w:sz w:val="24"/>
          <w:szCs w:val="24"/>
          <w:rtl/>
          <w:rPrChange w:id="134" w:author="Meryl Etman" w:date="2021-08-25T16:51:00Z">
            <w:rPr>
              <w:color w:val="008000"/>
              <w:sz w:val="24"/>
              <w:szCs w:val="24"/>
              <w:rtl/>
            </w:rPr>
          </w:rPrChange>
        </w:rPr>
        <w:t xml:space="preserve"> </w:t>
      </w:r>
      <w:sdt>
        <w:sdtPr>
          <w:rPr>
            <w:rFonts w:ascii="David" w:hAnsi="David" w:cs="David"/>
            <w:color w:val="008000"/>
            <w:rtl/>
          </w:rPr>
          <w:alias w:val="מדד בסיס"/>
          <w:tag w:val="cntMadadBase"/>
          <w:id w:val="1021983075"/>
          <w:placeholder>
            <w:docPart w:val="E778AA229724475CA9EFFFBCB6211B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1-01T00:00:00Z">
            <w:dateFormat w:val="dd/MM/yyyy"/>
            <w:lid w:val="he-IL"/>
            <w:storeMappedDataAs w:val="dateTime"/>
            <w:calendar w:val="gregorian"/>
          </w:date>
        </w:sdtPr>
        <w:sdtEndPr/>
        <w:sdtContent>
          <w:ins w:id="135" w:author="Meryl Etman" w:date="2021-08-24T11:35:00Z">
            <w:r w:rsidR="00AE4E55" w:rsidRPr="008F7C91">
              <w:rPr>
                <w:rFonts w:ascii="David" w:hAnsi="David" w:cs="David" w:hint="eastAsia"/>
                <w:color w:val="008000"/>
                <w:rtl/>
                <w:rPrChange w:id="136" w:author="Meryl Etman" w:date="2021-08-25T16:51:00Z">
                  <w:rPr>
                    <w:rFonts w:hint="eastAsia"/>
                    <w:color w:val="008000"/>
                    <w:rtl/>
                  </w:rPr>
                </w:rPrChange>
              </w:rPr>
              <w:t>‏</w:t>
            </w:r>
            <w:r w:rsidR="00AE4E55" w:rsidRPr="008F7C91">
              <w:rPr>
                <w:rFonts w:ascii="David" w:hAnsi="David" w:cs="David"/>
                <w:color w:val="008000"/>
                <w:rtl/>
                <w:rPrChange w:id="137" w:author="Meryl Etman" w:date="2021-08-25T16:51:00Z">
                  <w:rPr>
                    <w:color w:val="008000"/>
                    <w:rtl/>
                  </w:rPr>
                </w:rPrChange>
              </w:rPr>
              <w:t>01/01/2021</w:t>
            </w:r>
          </w:ins>
        </w:sdtContent>
      </w:sdt>
      <w:r w:rsidRPr="008F7C91">
        <w:rPr>
          <w:rFonts w:ascii="David" w:hAnsi="David" w:cs="David"/>
          <w:sz w:val="24"/>
          <w:szCs w:val="24"/>
          <w:rtl/>
          <w:rPrChange w:id="138" w:author="Meryl Etman" w:date="2021-08-25T16:51:00Z">
            <w:rPr>
              <w:sz w:val="24"/>
              <w:szCs w:val="24"/>
              <w:rtl/>
            </w:rPr>
          </w:rPrChange>
        </w:rPr>
        <w:t xml:space="preserve"> (העומד על </w:t>
      </w:r>
      <w:sdt>
        <w:sdtPr>
          <w:rPr>
            <w:rFonts w:ascii="David" w:hAnsi="David" w:cs="David"/>
            <w:color w:val="008000"/>
            <w:rtl/>
          </w:rPr>
          <w:alias w:val="נקודות מדד"/>
          <w:tag w:val="cntMadadPoints"/>
          <w:id w:val="-217437650"/>
          <w:placeholder>
            <w:docPart w:val="48F99A8495C34C438EA464C9133E8D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39" w:author="Meryl Etman" w:date="2021-08-24T11:35:00Z">
            <w:r w:rsidR="00AE4E55" w:rsidRPr="008F7C91">
              <w:rPr>
                <w:rFonts w:ascii="David" w:hAnsi="David" w:cs="David"/>
                <w:color w:val="008000"/>
                <w:rtl/>
                <w:rPrChange w:id="140" w:author="Meryl Etman" w:date="2021-08-25T16:51:00Z">
                  <w:rPr>
                    <w:color w:val="008000"/>
                    <w:rtl/>
                  </w:rPr>
                </w:rPrChange>
              </w:rPr>
              <w:t>222.8896</w:t>
            </w:r>
          </w:ins>
        </w:sdtContent>
      </w:sdt>
      <w:r w:rsidRPr="008F7C91">
        <w:rPr>
          <w:rFonts w:ascii="David" w:hAnsi="David" w:cs="David"/>
          <w:sz w:val="24"/>
          <w:szCs w:val="24"/>
          <w:rtl/>
          <w:rPrChange w:id="141" w:author="Meryl Etman" w:date="2021-08-25T16:51:00Z">
            <w:rPr>
              <w:sz w:val="24"/>
              <w:szCs w:val="24"/>
              <w:rtl/>
            </w:rPr>
          </w:rPrChange>
        </w:rPr>
        <w:t xml:space="preserve"> נקודות) </w:t>
      </w:r>
      <w:r w:rsidRPr="008F7C91">
        <w:rPr>
          <w:rFonts w:ascii="David" w:hAnsi="David" w:cs="David"/>
          <w:sz w:val="24"/>
          <w:szCs w:val="24"/>
          <w:rtl/>
          <w:lang w:eastAsia="he-IL"/>
          <w:rPrChange w:id="142" w:author="Meryl Etman" w:date="2021-08-25T16:51:00Z">
            <w:rPr>
              <w:sz w:val="24"/>
              <w:szCs w:val="24"/>
              <w:rtl/>
              <w:lang w:eastAsia="he-IL"/>
            </w:rPr>
          </w:rPrChange>
        </w:rPr>
        <w:t xml:space="preserve"> עד למדד הידוע ביום הגשת כל חשבון.</w:t>
      </w:r>
    </w:p>
    <w:p w14:paraId="2A4E31CF" w14:textId="77777777" w:rsidR="00C140D3" w:rsidRPr="007A10F8"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14D9AD17"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7DD20B7E"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בנוסף לכל תשלום ישולם ל</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מע"מ כשיעורו בחוק וזאת כנגד המצאת חשבונית מס כדין, למועד תשלום המע"מ ע"י היועץ והמצאת כל אישור נוסף ע"פ כל דין, לרבות אישור על נ</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הול ספרים ואישור על ניכוי מס במקור.</w:t>
      </w:r>
    </w:p>
    <w:p w14:paraId="7E0FCD31" w14:textId="77777777" w:rsidR="00C140D3" w:rsidRPr="00C140D3" w:rsidRDefault="00C140D3" w:rsidP="00C140D3">
      <w:pPr>
        <w:widowControl w:val="0"/>
        <w:spacing w:before="0" w:beforeAutospacing="0" w:after="0" w:afterAutospacing="0" w:line="240" w:lineRule="auto"/>
        <w:ind w:hanging="720"/>
        <w:jc w:val="both"/>
        <w:rPr>
          <w:rFonts w:ascii="Times New Roman" w:eastAsia="Times New Roman" w:hAnsi="Times New Roman" w:cs="David"/>
          <w:sz w:val="24"/>
          <w:szCs w:val="24"/>
          <w:rtl/>
        </w:rPr>
      </w:pPr>
    </w:p>
    <w:p w14:paraId="3F3FCAB6" w14:textId="77777777" w:rsidR="00C140D3" w:rsidRPr="00C140D3" w:rsidRDefault="00C140D3" w:rsidP="00C140D3">
      <w:pPr>
        <w:widowControl w:val="0"/>
        <w:numPr>
          <w:ilvl w:val="0"/>
          <w:numId w:val="25"/>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תנאי מוקדם לביצוע התשלומים לפי נספח זה הוא קיום כל התחייבויות ה</w:t>
      </w:r>
      <w:r w:rsidRPr="00C140D3">
        <w:rPr>
          <w:rFonts w:ascii="Times New Roman" w:eastAsia="Times New Roman" w:hAnsi="Times New Roman" w:cs="David" w:hint="cs"/>
          <w:sz w:val="24"/>
          <w:szCs w:val="24"/>
          <w:rtl/>
        </w:rPr>
        <w:t>מתכנן</w:t>
      </w:r>
      <w:r w:rsidRPr="00C140D3">
        <w:rPr>
          <w:rFonts w:ascii="Times New Roman" w:eastAsia="Times New Roman" w:hAnsi="Times New Roman" w:cs="David"/>
          <w:sz w:val="24"/>
          <w:szCs w:val="24"/>
          <w:rtl/>
        </w:rPr>
        <w:t xml:space="preserve"> על פי חוזה זה, השלמת כל עבודות התכנון הכלולות בשכר היועץ ומסירת כל המסמכים והתכניות למזמין.</w:t>
      </w:r>
    </w:p>
    <w:p w14:paraId="0D506FFA" w14:textId="77777777" w:rsidR="00C140D3" w:rsidRPr="00C140D3" w:rsidRDefault="00C140D3" w:rsidP="00C140D3">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61E484B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sz w:val="24"/>
          <w:szCs w:val="24"/>
          <w:rtl/>
        </w:rPr>
        <w:br w:type="page"/>
      </w:r>
      <w:r w:rsidRPr="00C140D3">
        <w:rPr>
          <w:rFonts w:ascii="Times New Roman" w:eastAsia="Times New Roman" w:hAnsi="Times New Roman" w:cs="David"/>
          <w:b/>
          <w:bCs/>
          <w:sz w:val="24"/>
          <w:szCs w:val="24"/>
          <w:u w:val="single"/>
          <w:rtl/>
        </w:rPr>
        <w:lastRenderedPageBreak/>
        <w:t>נספח "ה"</w:t>
      </w:r>
    </w:p>
    <w:p w14:paraId="16C4317B"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 xml:space="preserve">תשלומי שכר </w:t>
      </w:r>
      <w:r w:rsidRPr="00C140D3">
        <w:rPr>
          <w:rFonts w:ascii="Times New Roman" w:eastAsia="Times New Roman" w:hAnsi="Times New Roman" w:cs="David" w:hint="cs"/>
          <w:b/>
          <w:bCs/>
          <w:sz w:val="24"/>
          <w:szCs w:val="24"/>
          <w:u w:val="single"/>
          <w:rtl/>
        </w:rPr>
        <w:t>המתכנן</w:t>
      </w:r>
    </w:p>
    <w:p w14:paraId="7FAAFCB8"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sz w:val="24"/>
          <w:szCs w:val="24"/>
          <w:rtl/>
        </w:rPr>
      </w:pPr>
    </w:p>
    <w:p w14:paraId="5DAE122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Pr>
      </w:pPr>
    </w:p>
    <w:p w14:paraId="79FB7759" w14:textId="77777777" w:rsidR="007A10F8"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ישולם לשיעורין כנגד גמר כל שלב ושלב של שרותי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כמוגדר בחוזה לרבות בנספחים ב' ו- ח' כדלקמן:</w:t>
      </w:r>
    </w:p>
    <w:p w14:paraId="3F1E83F9"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br/>
      </w:r>
    </w:p>
    <w:p w14:paraId="10B9BE01"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א.</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.1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60%</w:t>
      </w:r>
    </w:p>
    <w:p w14:paraId="40BAD7F9"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ב.</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.2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10%</w:t>
      </w:r>
    </w:p>
    <w:p w14:paraId="5AFC3A5B"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ג.</w:t>
      </w:r>
      <w:r w:rsidRPr="00C140D3">
        <w:rPr>
          <w:rFonts w:ascii="Times New Roman" w:eastAsia="Times New Roman" w:hAnsi="Times New Roman" w:cs="David"/>
          <w:sz w:val="24"/>
          <w:szCs w:val="24"/>
          <w:rtl/>
        </w:rPr>
        <w:tab/>
        <w:t xml:space="preserve">לאחר גמר ביצוע סעיף </w:t>
      </w:r>
      <w:r w:rsidRPr="00C140D3">
        <w:rPr>
          <w:rFonts w:ascii="Times New Roman" w:eastAsia="Times New Roman" w:hAnsi="Times New Roman" w:cs="David" w:hint="cs"/>
          <w:sz w:val="24"/>
          <w:szCs w:val="24"/>
          <w:rtl/>
        </w:rPr>
        <w:t>4</w:t>
      </w:r>
      <w:r w:rsidRPr="00C140D3">
        <w:rPr>
          <w:rFonts w:ascii="Times New Roman" w:eastAsia="Times New Roman" w:hAnsi="Times New Roman" w:cs="David"/>
          <w:sz w:val="24"/>
          <w:szCs w:val="24"/>
          <w:rtl/>
        </w:rPr>
        <w:t>.3 בנספח ב'</w:t>
      </w:r>
      <w:r w:rsidRPr="007A10F8">
        <w:rPr>
          <w:rFonts w:ascii="Times New Roman" w:eastAsia="Times New Roman" w:hAnsi="Times New Roman" w:cs="David"/>
          <w:sz w:val="24"/>
          <w:szCs w:val="24"/>
          <w:u w:val="dotted"/>
          <w:rtl/>
        </w:rPr>
        <w:tab/>
      </w:r>
      <w:r w:rsidRPr="007A10F8">
        <w:rPr>
          <w:rFonts w:ascii="Times New Roman" w:eastAsia="Times New Roman" w:hAnsi="Times New Roman" w:cs="David"/>
          <w:sz w:val="24"/>
          <w:szCs w:val="24"/>
          <w:u w:val="dotted"/>
          <w:rtl/>
        </w:rPr>
        <w:tab/>
      </w:r>
      <w:r w:rsidRPr="00C140D3">
        <w:rPr>
          <w:rFonts w:ascii="Times New Roman" w:eastAsia="Times New Roman" w:hAnsi="Times New Roman" w:cs="David"/>
          <w:sz w:val="24"/>
          <w:szCs w:val="24"/>
          <w:rtl/>
        </w:rPr>
        <w:t>30%</w:t>
      </w:r>
    </w:p>
    <w:p w14:paraId="1957992A" w14:textId="77777777" w:rsidR="00C140D3" w:rsidRPr="00C140D3" w:rsidRDefault="007A10F8" w:rsidP="007A10F8">
      <w:pPr>
        <w:spacing w:before="0" w:beforeAutospacing="0" w:after="0" w:afterAutospacing="0" w:line="360" w:lineRule="auto"/>
        <w:jc w:val="both"/>
        <w:rPr>
          <w:rFonts w:ascii="Times New Roman" w:eastAsia="Times New Roman" w:hAnsi="Times New Roman" w:cs="David"/>
          <w:color w:val="008000"/>
          <w:sz w:val="24"/>
          <w:szCs w:val="24"/>
          <w:rtl/>
          <w:lang w:eastAsia="he-IL"/>
        </w:rPr>
      </w:pPr>
      <w:r w:rsidRPr="007A10F8">
        <w:rPr>
          <w:rFonts w:ascii="Times New Roman" w:eastAsia="Times New Roman" w:hAnsi="Times New Roman" w:cs="David" w:hint="cs"/>
          <w:b/>
          <w:bCs/>
          <w:sz w:val="25"/>
          <w:szCs w:val="24"/>
          <w:rtl/>
        </w:rPr>
        <w:t xml:space="preserve">                                                                         </w:t>
      </w:r>
      <w:r w:rsidR="00C140D3" w:rsidRPr="00C140D3">
        <w:rPr>
          <w:rFonts w:ascii="Times New Roman" w:eastAsia="Times New Roman" w:hAnsi="Times New Roman" w:cs="David" w:hint="cs"/>
          <w:b/>
          <w:bCs/>
          <w:sz w:val="25"/>
          <w:szCs w:val="24"/>
          <w:u w:val="single"/>
          <w:rtl/>
        </w:rPr>
        <w:t>סה"כ</w:t>
      </w:r>
      <w:r w:rsidR="00C140D3" w:rsidRPr="00C140D3">
        <w:rPr>
          <w:rFonts w:ascii="Times New Roman" w:eastAsia="Times New Roman" w:hAnsi="Times New Roman" w:cs="David" w:hint="cs"/>
          <w:b/>
          <w:bCs/>
          <w:sz w:val="25"/>
          <w:szCs w:val="24"/>
          <w:rtl/>
        </w:rPr>
        <w:t>:</w:t>
      </w:r>
      <w:r w:rsidR="00C140D3" w:rsidRPr="007A10F8">
        <w:rPr>
          <w:rFonts w:ascii="Times New Roman" w:eastAsia="Times New Roman" w:hAnsi="Times New Roman" w:cs="David" w:hint="cs"/>
          <w:b/>
          <w:bCs/>
          <w:sz w:val="25"/>
          <w:szCs w:val="24"/>
          <w:u w:val="dotted"/>
          <w:rtl/>
        </w:rPr>
        <w:tab/>
      </w:r>
      <w:r w:rsidR="00C140D3" w:rsidRPr="007A10F8">
        <w:rPr>
          <w:rFonts w:ascii="Times New Roman" w:eastAsia="Times New Roman" w:hAnsi="Times New Roman" w:cs="David" w:hint="cs"/>
          <w:b/>
          <w:bCs/>
          <w:sz w:val="25"/>
          <w:szCs w:val="24"/>
          <w:u w:val="dotted"/>
          <w:rtl/>
        </w:rPr>
        <w:tab/>
      </w:r>
      <w:r w:rsidR="00C140D3" w:rsidRPr="00C140D3">
        <w:rPr>
          <w:rFonts w:ascii="Times New Roman" w:eastAsia="Times New Roman" w:hAnsi="Times New Roman" w:cs="David" w:hint="cs"/>
          <w:b/>
          <w:bCs/>
          <w:sz w:val="25"/>
          <w:szCs w:val="24"/>
          <w:rtl/>
        </w:rPr>
        <w:t>100%</w:t>
      </w:r>
      <w:r w:rsidR="00C140D3" w:rsidRPr="00C140D3">
        <w:rPr>
          <w:rFonts w:ascii="Times New Roman" w:eastAsia="Times New Roman" w:hAnsi="Times New Roman" w:cs="David" w:hint="cs"/>
          <w:color w:val="008000"/>
          <w:sz w:val="24"/>
          <w:szCs w:val="24"/>
          <w:rtl/>
          <w:lang w:eastAsia="he-IL"/>
        </w:rPr>
        <w:t xml:space="preserve"> </w:t>
      </w:r>
    </w:p>
    <w:p w14:paraId="509BAD82"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 xml:space="preserve">למרות האמור בסעיף 1 לעיל רשאי המזמין לשלם </w:t>
      </w:r>
      <w:r w:rsidRPr="00C140D3">
        <w:rPr>
          <w:rFonts w:ascii="Times New Roman" w:eastAsia="Times New Roman" w:hAnsi="Times New Roman" w:cs="David" w:hint="cs"/>
          <w:sz w:val="24"/>
          <w:szCs w:val="24"/>
          <w:rtl/>
        </w:rPr>
        <w:t>למתכנן</w:t>
      </w:r>
      <w:r w:rsidRPr="00C140D3">
        <w:rPr>
          <w:rFonts w:ascii="Times New Roman" w:eastAsia="Times New Roman" w:hAnsi="Times New Roman" w:cs="David"/>
          <w:sz w:val="24"/>
          <w:szCs w:val="24"/>
          <w:rtl/>
        </w:rPr>
        <w:t xml:space="preserve"> מקדמות בגין קידום התכנון אשר יקוזזו משלבי התשלום עפ"י קביעתו הבלעדית של המזמין.</w:t>
      </w:r>
    </w:p>
    <w:p w14:paraId="7F5C387A"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tl/>
        </w:rPr>
      </w:pPr>
    </w:p>
    <w:p w14:paraId="0FEFA1E0"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יגיש חשבון לא יותר מאשר פעם בחודש. לכל חשבון יצרף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אישור מאת חברת הביטוח על קיומם של הביטוחים המפורטים בחוזה בנוסח המצורף כנספח "ז" לחוזה.</w:t>
      </w:r>
    </w:p>
    <w:p w14:paraId="7721C418"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56CD5FC" w14:textId="77777777" w:rsidR="00C140D3" w:rsidRPr="00C140D3" w:rsidRDefault="00C140D3" w:rsidP="00C140D3">
      <w:pPr>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C140D3">
        <w:rPr>
          <w:rFonts w:ascii="Times New Roman" w:eastAsia="Times New Roman" w:hAnsi="Times New Roman" w:cs="David"/>
          <w:sz w:val="24"/>
          <w:szCs w:val="24"/>
          <w:rtl/>
        </w:rPr>
        <w:t xml:space="preserve">המזמין ישלם את שכר </w:t>
      </w:r>
      <w:r w:rsidRPr="00C140D3">
        <w:rPr>
          <w:rFonts w:ascii="Times New Roman" w:eastAsia="Times New Roman" w:hAnsi="Times New Roman" w:cs="David" w:hint="cs"/>
          <w:sz w:val="24"/>
          <w:szCs w:val="24"/>
          <w:rtl/>
        </w:rPr>
        <w:t>המתכנן</w:t>
      </w:r>
      <w:r w:rsidRPr="00C140D3">
        <w:rPr>
          <w:rFonts w:ascii="Times New Roman" w:eastAsia="Times New Roman" w:hAnsi="Times New Roman" w:cs="David"/>
          <w:sz w:val="24"/>
          <w:szCs w:val="24"/>
          <w:rtl/>
        </w:rPr>
        <w:t xml:space="preserve"> בתוך 60 יום מתאריך אישור החשבון ע"י המנהל.</w:t>
      </w:r>
    </w:p>
    <w:p w14:paraId="1B5A1BC3" w14:textId="77777777" w:rsidR="00C140D3" w:rsidRPr="00C140D3" w:rsidRDefault="00C140D3" w:rsidP="00C140D3">
      <w:pPr>
        <w:spacing w:before="0" w:beforeAutospacing="0" w:after="0" w:afterAutospacing="0" w:line="360" w:lineRule="auto"/>
        <w:ind w:left="720"/>
        <w:jc w:val="both"/>
        <w:rPr>
          <w:rFonts w:ascii="Times New Roman" w:eastAsia="Times New Roman" w:hAnsi="Times New Roman" w:cs="David"/>
          <w:sz w:val="24"/>
          <w:szCs w:val="24"/>
          <w:rtl/>
        </w:rPr>
      </w:pPr>
    </w:p>
    <w:p w14:paraId="6AE7BAF0" w14:textId="77777777" w:rsidR="00C140D3" w:rsidRPr="00C140D3" w:rsidRDefault="00C140D3" w:rsidP="00C140D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הגשת החשבונות תתבצע תוך הטענתם לתיקיית "חשבונות מוגשים" במערכת ה-</w:t>
      </w:r>
      <w:r w:rsidRPr="00C140D3">
        <w:rPr>
          <w:rFonts w:ascii="Times New Roman" w:eastAsia="Times New Roman" w:hAnsi="Times New Roman" w:cs="David"/>
          <w:sz w:val="24"/>
          <w:szCs w:val="24"/>
        </w:rPr>
        <w:t>@view</w:t>
      </w:r>
      <w:r w:rsidRPr="00C140D3">
        <w:rPr>
          <w:rFonts w:ascii="Times New Roman" w:eastAsia="Times New Roman" w:hAnsi="Times New Roman" w:cs="David" w:hint="cs"/>
          <w:sz w:val="24"/>
          <w:szCs w:val="24"/>
          <w:rtl/>
        </w:rPr>
        <w:t xml:space="preserve"> ויידוע המנהל בהתאם. מובהר כי הטענת החשבון למערכת מהווה תנאי לטיפול בו.</w:t>
      </w:r>
    </w:p>
    <w:p w14:paraId="56FB84BE" w14:textId="77777777" w:rsidR="00C140D3" w:rsidRPr="00C140D3" w:rsidRDefault="00C140D3" w:rsidP="00C140D3">
      <w:pPr>
        <w:spacing w:before="0" w:beforeAutospacing="0" w:after="0" w:afterAutospacing="0" w:line="360" w:lineRule="auto"/>
        <w:jc w:val="both"/>
        <w:rPr>
          <w:rFonts w:ascii="Times New Roman" w:eastAsia="Times New Roman" w:hAnsi="Times New Roman" w:cs="David"/>
          <w:sz w:val="24"/>
          <w:szCs w:val="24"/>
        </w:rPr>
      </w:pPr>
    </w:p>
    <w:p w14:paraId="0A205B19"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16537B0B" w14:textId="77777777" w:rsidR="00C140D3" w:rsidRPr="00C140D3" w:rsidRDefault="00C140D3" w:rsidP="00C140D3">
      <w:pPr>
        <w:spacing w:before="0" w:beforeAutospacing="0" w:after="0" w:afterAutospacing="0" w:line="360" w:lineRule="auto"/>
        <w:ind w:left="84" w:firstLine="1356"/>
        <w:jc w:val="center"/>
        <w:rPr>
          <w:rFonts w:ascii="Times New Roman" w:eastAsia="Times New Roman" w:hAnsi="Times New Roman" w:cs="David"/>
          <w:b/>
          <w:bCs/>
          <w:sz w:val="24"/>
          <w:szCs w:val="24"/>
          <w:u w:val="single"/>
          <w:rtl/>
        </w:rPr>
      </w:pPr>
    </w:p>
    <w:p w14:paraId="1BA407E0"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sz w:val="20"/>
          <w:szCs w:val="24"/>
          <w:rtl/>
        </w:rPr>
      </w:pPr>
      <w:r w:rsidRPr="00C140D3">
        <w:rPr>
          <w:rFonts w:ascii="Times New Roman" w:eastAsia="Times New Roman" w:hAnsi="Times New Roman" w:cs="David"/>
          <w:b/>
          <w:bCs/>
          <w:sz w:val="24"/>
          <w:szCs w:val="24"/>
          <w:u w:val="single"/>
          <w:rtl/>
        </w:rPr>
        <w:br w:type="page"/>
      </w:r>
    </w:p>
    <w:p w14:paraId="7ECEDCA9" w14:textId="77777777" w:rsidR="00C12F17" w:rsidRPr="00672C76" w:rsidRDefault="00C12F17" w:rsidP="00C12F1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0F439C0" w14:textId="77777777" w:rsidR="00C12F17" w:rsidRPr="00B27B4C" w:rsidRDefault="00C12F17" w:rsidP="00C12F1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4546A22C674B6EA6051E4C7B5CC2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8"/>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4586C6B"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34036BD36C34A68BED9CD5EE7545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F440D67" w14:textId="77777777" w:rsidR="00C12F17" w:rsidRPr="00B27B4C" w:rsidDel="008F7C91" w:rsidRDefault="00AE4E55">
          <w:pPr>
            <w:widowControl w:val="0"/>
            <w:spacing w:before="0" w:beforeAutospacing="0" w:after="0" w:afterAutospacing="0" w:line="240" w:lineRule="auto"/>
            <w:rPr>
              <w:del w:id="143" w:author="Meryl Etman" w:date="2021-08-25T16:54:00Z"/>
              <w:rFonts w:ascii="Times New Roman" w:eastAsia="Times New Roman" w:hAnsi="Times New Roman" w:cs="David"/>
              <w:color w:val="008000"/>
              <w:sz w:val="24"/>
              <w:szCs w:val="24"/>
              <w:rtl/>
              <w:lang w:eastAsia="he-IL"/>
            </w:rPr>
            <w:pPrChange w:id="144" w:author="Meryl Etman" w:date="2021-08-25T16:53:00Z">
              <w:pPr>
                <w:widowControl w:val="0"/>
                <w:spacing w:before="0" w:beforeAutospacing="0" w:after="0" w:afterAutospacing="0" w:line="240" w:lineRule="auto"/>
                <w:jc w:val="both"/>
              </w:pPr>
            </w:pPrChange>
          </w:pPr>
          <w:ins w:id="145" w:author="Meryl Etman" w:date="2021-08-24T11:3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10C2FBAB" w14:textId="77777777" w:rsidR="00C12F17" w:rsidRPr="00B27B4C" w:rsidRDefault="00C12F17">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46" w:author="Meryl Etman" w:date="2021-08-25T16:54:00Z">
          <w:pPr>
            <w:widowControl w:val="0"/>
            <w:spacing w:before="0" w:beforeAutospacing="0" w:after="0" w:afterAutospacing="0" w:line="240" w:lineRule="auto"/>
            <w:jc w:val="both"/>
          </w:pPr>
        </w:pPrChange>
      </w:pPr>
    </w:p>
    <w:p w14:paraId="233D7B08"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8A5A652" w14:textId="36A41DBA" w:rsidR="00C12F17" w:rsidRPr="00B27B4C" w:rsidDel="008F7C91" w:rsidRDefault="00C12F17" w:rsidP="00C12F17">
      <w:pPr>
        <w:widowControl w:val="0"/>
        <w:spacing w:before="0" w:beforeAutospacing="0" w:after="0" w:afterAutospacing="0" w:line="240" w:lineRule="auto"/>
        <w:jc w:val="both"/>
        <w:rPr>
          <w:del w:id="147" w:author="Meryl Etman" w:date="2021-08-25T16:54:00Z"/>
          <w:rFonts w:ascii="Times New Roman" w:eastAsia="Times New Roman" w:hAnsi="Times New Roman" w:cs="David"/>
          <w:bCs/>
          <w:sz w:val="24"/>
          <w:szCs w:val="24"/>
          <w:u w:val="single"/>
          <w:rtl/>
          <w:lang w:eastAsia="he-IL"/>
        </w:rPr>
      </w:pPr>
    </w:p>
    <w:p w14:paraId="55EA450B" w14:textId="77777777" w:rsidR="00C12F17" w:rsidRPr="00B27B4C" w:rsidRDefault="00C12F17" w:rsidP="00C12F1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767AC1D" w14:textId="77777777" w:rsidR="00C12F17" w:rsidRPr="00B27B4C" w:rsidRDefault="00C12F17" w:rsidP="00C12F1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428456"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306C82E032347CABCCCBDD04C5C2A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8"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B59F6D638C9F4FF09912ED6DD8580D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49"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4FFC5275F607467087EF14E12E2EA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0"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5DBD319"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3E49A9"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4B64073F0FAE4D6F81F82E95B45CF3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1"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D0F67D246954C1D90A3C812FC8EBD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מתכנן </w:t>
          </w:r>
          <w:r w:rsidR="009C0249">
            <w:rPr>
              <w:rFonts w:ascii="Times New Roman" w:eastAsia="Times New Roman" w:hAnsi="Times New Roman" w:cs="David" w:hint="cs"/>
              <w:bCs/>
              <w:color w:val="00B0F0"/>
              <w:sz w:val="24"/>
              <w:szCs w:val="24"/>
              <w:rtl/>
              <w:lang w:eastAsia="he-IL"/>
            </w:rPr>
            <w:t>אלומיניו</w:t>
          </w:r>
          <w:r w:rsidR="009C0249">
            <w:rPr>
              <w:rFonts w:ascii="Times New Roman" w:eastAsia="Times New Roman" w:hAnsi="Times New Roman" w:cs="David" w:hint="eastAsia"/>
              <w:bCs/>
              <w:color w:val="00B0F0"/>
              <w:sz w:val="24"/>
              <w:szCs w:val="24"/>
              <w:rtl/>
              <w:lang w:eastAsia="he-IL"/>
            </w:rPr>
            <w:t>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747255A7CBA4D3B8DFDA99DC11797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52" w:author="Meryl Etman" w:date="2021-08-24T11:32:00Z">
            <w:r w:rsidR="00AE4E55">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699CC197"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DBBBEF5" w14:textId="77777777" w:rsidR="00C12F17" w:rsidRPr="00B27B4C" w:rsidDel="008F7C91" w:rsidRDefault="00C12F17" w:rsidP="00C12F17">
      <w:pPr>
        <w:widowControl w:val="0"/>
        <w:numPr>
          <w:ilvl w:val="0"/>
          <w:numId w:val="13"/>
        </w:numPr>
        <w:tabs>
          <w:tab w:val="num" w:pos="515"/>
        </w:tabs>
        <w:spacing w:before="0" w:beforeAutospacing="0" w:after="0" w:afterAutospacing="0" w:line="360" w:lineRule="auto"/>
        <w:ind w:left="515" w:right="0" w:hanging="515"/>
        <w:jc w:val="both"/>
        <w:rPr>
          <w:del w:id="153" w:author="Meryl Etman" w:date="2021-08-25T16:54:00Z"/>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2A2AF21EA544419AACB001EBBFF82D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54"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6999591" w14:textId="77777777" w:rsidR="00C12F17" w:rsidRPr="008F7C91" w:rsidRDefault="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Change w:id="155" w:author="Meryl Etman" w:date="2021-08-25T16:54:00Z">
          <w:pPr>
            <w:widowControl w:val="0"/>
            <w:tabs>
              <w:tab w:val="right" w:pos="2216"/>
            </w:tabs>
            <w:spacing w:before="0" w:beforeAutospacing="0" w:after="0" w:afterAutospacing="0" w:line="360" w:lineRule="auto"/>
            <w:jc w:val="both"/>
          </w:pPr>
        </w:pPrChange>
      </w:pPr>
    </w:p>
    <w:p w14:paraId="2D0BD057" w14:textId="77777777" w:rsidR="00C12F17" w:rsidRPr="00B27B4C" w:rsidRDefault="00C12F17" w:rsidP="00C12F1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F9E1DA738354CBC9CA67F75693350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6"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9446C54" w14:textId="77777777" w:rsidR="00C12F17" w:rsidRPr="00B27B4C" w:rsidRDefault="00C12F17" w:rsidP="00C12F1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0FC9A60"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5BB0FC5"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58C991"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D3980B7"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0BB96F" w14:textId="77777777" w:rsidR="00C12F17" w:rsidRPr="00B27B4C" w:rsidRDefault="00C12F17" w:rsidP="00C12F17">
      <w:pPr>
        <w:widowControl w:val="0"/>
        <w:numPr>
          <w:ilvl w:val="0"/>
          <w:numId w:val="13"/>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6D59FB5" w14:textId="77777777" w:rsidR="00C12F17" w:rsidRPr="00B27B4C" w:rsidRDefault="00C12F17" w:rsidP="00C12F1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5CA810"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9A84854" w14:textId="6B02FD0C" w:rsidR="00C12F17" w:rsidRPr="00435A20" w:rsidDel="008F7C91" w:rsidRDefault="00C12F17" w:rsidP="00C12F17">
      <w:pPr>
        <w:widowControl w:val="0"/>
        <w:spacing w:before="0" w:beforeAutospacing="0" w:after="0" w:afterAutospacing="0" w:line="360" w:lineRule="auto"/>
        <w:ind w:left="5040"/>
        <w:jc w:val="both"/>
        <w:rPr>
          <w:del w:id="157" w:author="Meryl Etman" w:date="2021-08-25T16:54:00Z"/>
          <w:rFonts w:ascii="Times New Roman" w:eastAsia="Times New Roman" w:hAnsi="Times New Roman" w:cs="David"/>
          <w:sz w:val="24"/>
          <w:szCs w:val="24"/>
          <w:rtl/>
          <w:lang w:eastAsia="he-IL"/>
        </w:rPr>
      </w:pPr>
    </w:p>
    <w:p w14:paraId="67EB822C"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0EDD303"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58" w:author="Meryl Etman" w:date="2021-08-25T16:54:00Z">
        <w:r w:rsidRPr="009130F0" w:rsidDel="008F7C91">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E1130C59DF934776A4349F50A74840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9" w:author="Meryl Etman" w:date="2021-08-24T11:34:00Z">
            <w:r w:rsidR="00AE4E55">
              <w:rPr>
                <w:rFonts w:ascii="Times New Roman" w:eastAsia="Times New Roman" w:hAnsi="Times New Roman" w:cs="David"/>
                <w:color w:val="00B0F0"/>
                <w:sz w:val="20"/>
                <w:szCs w:val="24"/>
                <w:u w:val="single"/>
                <w:rtl/>
                <w:lang w:eastAsia="he-IL"/>
              </w:rPr>
              <w:t>א.מ.ג תכנון יעוץ וניהול בע"מ</w:t>
            </w:r>
          </w:ins>
        </w:sdtContent>
      </w:sdt>
    </w:p>
    <w:p w14:paraId="4EC4EBB0" w14:textId="77777777" w:rsidR="00C12F17"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392915B"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8DF48C4"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8F77906" w14:textId="77777777" w:rsidR="00C12F17" w:rsidRPr="00B27B4C" w:rsidRDefault="00C12F17" w:rsidP="00C12F1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8EA8B49" w14:textId="77777777" w:rsidR="00C12F17" w:rsidRPr="00B27B4C" w:rsidRDefault="00C12F17" w:rsidP="00C12F1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F7C91">
        <w:rPr>
          <w:rFonts w:ascii="Times New Roman" w:eastAsia="Times New Roman" w:hAnsi="Times New Roman" w:cs="David"/>
          <w:sz w:val="24"/>
          <w:szCs w:val="24"/>
          <w:rtl/>
          <w:lang w:eastAsia="he-IL"/>
          <w:rPrChange w:id="160" w:author="Meryl Etman" w:date="2021-08-25T16:55:00Z">
            <w:rPr>
              <w:rFonts w:ascii="Times New Roman" w:eastAsia="Times New Roman" w:hAnsi="Times New Roman" w:cs="David"/>
              <w:sz w:val="24"/>
              <w:szCs w:val="24"/>
              <w:highlight w:val="yellow"/>
              <w:rtl/>
              <w:lang w:eastAsia="he-IL"/>
            </w:rPr>
          </w:rPrChange>
        </w:rPr>
        <w:t xml:space="preserve">*מחק </w:t>
      </w:r>
      <w:r w:rsidRPr="008F7C91">
        <w:rPr>
          <w:rFonts w:ascii="Times New Roman" w:eastAsia="Times New Roman" w:hAnsi="Times New Roman" w:cs="David" w:hint="eastAsia"/>
          <w:sz w:val="24"/>
          <w:szCs w:val="24"/>
          <w:rtl/>
          <w:lang w:eastAsia="he-IL"/>
          <w:rPrChange w:id="161" w:author="Meryl Etman" w:date="2021-08-25T16:55:00Z">
            <w:rPr>
              <w:rFonts w:ascii="Times New Roman" w:eastAsia="Times New Roman" w:hAnsi="Times New Roman" w:cs="David" w:hint="eastAsia"/>
              <w:sz w:val="24"/>
              <w:szCs w:val="24"/>
              <w:highlight w:val="yellow"/>
              <w:rtl/>
              <w:lang w:eastAsia="he-IL"/>
            </w:rPr>
          </w:rPrChange>
        </w:rPr>
        <w:t>את</w:t>
      </w:r>
      <w:r w:rsidRPr="008F7C91">
        <w:rPr>
          <w:rFonts w:ascii="Times New Roman" w:eastAsia="Times New Roman" w:hAnsi="Times New Roman" w:cs="David"/>
          <w:sz w:val="24"/>
          <w:szCs w:val="24"/>
          <w:rtl/>
          <w:lang w:eastAsia="he-IL"/>
          <w:rPrChange w:id="162" w:author="Meryl Etman" w:date="2021-08-25T16:55:00Z">
            <w:rPr>
              <w:rFonts w:ascii="Times New Roman" w:eastAsia="Times New Roman" w:hAnsi="Times New Roman" w:cs="David"/>
              <w:sz w:val="24"/>
              <w:szCs w:val="24"/>
              <w:highlight w:val="yellow"/>
              <w:rtl/>
              <w:lang w:eastAsia="he-IL"/>
            </w:rPr>
          </w:rPrChange>
        </w:rPr>
        <w:t xml:space="preserve"> </w:t>
      </w:r>
      <w:r w:rsidRPr="008F7C91">
        <w:rPr>
          <w:rFonts w:ascii="Times New Roman" w:eastAsia="Times New Roman" w:hAnsi="Times New Roman" w:cs="David" w:hint="eastAsia"/>
          <w:sz w:val="24"/>
          <w:szCs w:val="24"/>
          <w:rtl/>
          <w:lang w:eastAsia="he-IL"/>
          <w:rPrChange w:id="163" w:author="Meryl Etman" w:date="2021-08-25T16:55:00Z">
            <w:rPr>
              <w:rFonts w:ascii="Times New Roman" w:eastAsia="Times New Roman" w:hAnsi="Times New Roman" w:cs="David" w:hint="eastAsia"/>
              <w:sz w:val="24"/>
              <w:szCs w:val="24"/>
              <w:highlight w:val="yellow"/>
              <w:rtl/>
              <w:lang w:eastAsia="he-IL"/>
            </w:rPr>
          </w:rPrChange>
        </w:rPr>
        <w:t>המיותר</w:t>
      </w:r>
    </w:p>
    <w:p w14:paraId="78EE3A85" w14:textId="77777777" w:rsidR="00C12F17" w:rsidRPr="00B27B4C" w:rsidRDefault="00C12F17">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Change w:id="164" w:author="Meryl Etman" w:date="2021-08-25T16:54:00Z">
          <w:pPr>
            <w:widowControl w:val="0"/>
            <w:spacing w:before="0" w:beforeAutospacing="0" w:after="0" w:afterAutospacing="0" w:line="240" w:lineRule="auto"/>
            <w:jc w:val="center"/>
          </w:pPr>
        </w:pPrChange>
      </w:pPr>
      <w:del w:id="165" w:author="Meryl Etman" w:date="2021-08-25T16:54:00Z">
        <w:r w:rsidRPr="00B27B4C" w:rsidDel="008F7C91">
          <w:rPr>
            <w:rFonts w:ascii="Times New Roman" w:eastAsia="Times New Roman" w:hAnsi="Times New Roman" w:cs="David" w:hint="cs"/>
            <w:bCs/>
            <w:sz w:val="24"/>
            <w:szCs w:val="24"/>
            <w:u w:val="single"/>
            <w:rtl/>
            <w:lang w:eastAsia="he-IL"/>
          </w:rPr>
          <w:lastRenderedPageBreak/>
          <w:br w:type="page"/>
        </w:r>
      </w:del>
    </w:p>
    <w:p w14:paraId="6647F9B3" w14:textId="77777777" w:rsidR="003811C6" w:rsidRPr="00232692" w:rsidRDefault="003811C6" w:rsidP="003811C6">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2432BC1" w14:textId="77777777" w:rsidR="003811C6" w:rsidRPr="0009511C" w:rsidRDefault="003811C6" w:rsidP="003811C6">
      <w:pPr>
        <w:widowControl w:val="0"/>
        <w:spacing w:before="0" w:beforeAutospacing="0" w:after="0" w:afterAutospacing="0" w:line="240" w:lineRule="auto"/>
        <w:jc w:val="center"/>
        <w:rPr>
          <w:rFonts w:ascii="David" w:eastAsia="Times New Roman" w:hAnsi="David" w:cs="David"/>
          <w:sz w:val="24"/>
          <w:szCs w:val="24"/>
          <w:lang w:eastAsia="he-IL"/>
        </w:rPr>
      </w:pPr>
    </w:p>
    <w:p w14:paraId="15F28241" w14:textId="77777777" w:rsidR="003811C6" w:rsidRPr="002419E5" w:rsidRDefault="003811C6" w:rsidP="003811C6">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37BA3E6" w14:textId="77777777" w:rsidR="003811C6" w:rsidRPr="0009511C" w:rsidRDefault="003811C6" w:rsidP="003811C6">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94B6F72"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2DFF276E"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30987796"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4307A0D"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2C72648"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D145EAB"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18076AD" w14:textId="77777777" w:rsidR="003811C6" w:rsidRPr="0009511C" w:rsidRDefault="003811C6" w:rsidP="003811C6">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2855994D"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6E6D944"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129EBAF"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043544C" w14:textId="77777777" w:rsidR="003811C6" w:rsidRPr="0009511C" w:rsidRDefault="003811C6" w:rsidP="003811C6">
      <w:pPr>
        <w:numPr>
          <w:ilvl w:val="0"/>
          <w:numId w:val="38"/>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205922C" w14:textId="77777777" w:rsidR="003811C6" w:rsidRPr="0009511C" w:rsidRDefault="003811C6" w:rsidP="003811C6">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2AC55C0E" w14:textId="77777777" w:rsidR="003811C6" w:rsidRPr="0009511C" w:rsidRDefault="003811C6" w:rsidP="003811C6">
      <w:pPr>
        <w:ind w:left="364"/>
        <w:contextualSpacing/>
        <w:rPr>
          <w:rFonts w:ascii="Times New Roman" w:eastAsia="Calibri" w:hAnsi="Times New Roman" w:cs="Arial"/>
          <w:rtl/>
        </w:rPr>
      </w:pPr>
    </w:p>
    <w:p w14:paraId="7069562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1B41E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BC210B"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04C92F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ADE96A"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E0547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14FB3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F78B8F"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B1C777"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3DE3E5"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5C7C7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20BF60"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5A71EE"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BD1B02C"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60535D"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86AE648" w14:textId="77777777" w:rsidR="003811C6" w:rsidRPr="0009511C" w:rsidRDefault="003811C6" w:rsidP="003811C6">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114DA6"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DC8596"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FDB2BF"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BF088E"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B7E7C8"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43C656"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1CB38D"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0E7B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651F0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6361E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B07E8B"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F34BE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B29EC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81057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BA83C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5E97A7"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ECAF39"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0AD11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04E9E0"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8D13E3"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40B951"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1227B4"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89DE9C" w14:textId="77777777" w:rsidR="003811C6" w:rsidRPr="0009511C" w:rsidRDefault="003811C6" w:rsidP="003811C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2DE5AF" w14:textId="77777777" w:rsidR="003811C6" w:rsidRPr="0009511C" w:rsidDel="008F7C91" w:rsidRDefault="003811C6" w:rsidP="003811C6">
      <w:pPr>
        <w:widowControl w:val="0"/>
        <w:spacing w:before="0" w:beforeAutospacing="0" w:after="0" w:afterAutospacing="0" w:line="240" w:lineRule="auto"/>
        <w:jc w:val="center"/>
        <w:rPr>
          <w:del w:id="166" w:author="Meryl Etman" w:date="2021-08-25T16:55:00Z"/>
          <w:rFonts w:ascii="Times New Roman" w:eastAsia="Times New Roman" w:hAnsi="Times New Roman" w:cs="David"/>
          <w:bCs/>
          <w:sz w:val="24"/>
          <w:szCs w:val="24"/>
          <w:u w:val="single"/>
          <w:rtl/>
          <w:lang w:eastAsia="he-IL"/>
        </w:rPr>
      </w:pPr>
    </w:p>
    <w:p w14:paraId="69D14157" w14:textId="77777777" w:rsidR="003811C6" w:rsidRPr="0009511C" w:rsidDel="008F7C91" w:rsidRDefault="003811C6" w:rsidP="003811C6">
      <w:pPr>
        <w:widowControl w:val="0"/>
        <w:spacing w:before="0" w:beforeAutospacing="0" w:after="0" w:afterAutospacing="0" w:line="240" w:lineRule="auto"/>
        <w:jc w:val="center"/>
        <w:rPr>
          <w:del w:id="167" w:author="Meryl Etman" w:date="2021-08-25T16:55:00Z"/>
          <w:rFonts w:ascii="Times New Roman" w:eastAsia="Times New Roman" w:hAnsi="Times New Roman" w:cs="David"/>
          <w:bCs/>
          <w:sz w:val="24"/>
          <w:szCs w:val="24"/>
          <w:u w:val="single"/>
          <w:rtl/>
          <w:lang w:eastAsia="he-IL"/>
        </w:rPr>
      </w:pPr>
    </w:p>
    <w:p w14:paraId="1BC48D7C" w14:textId="77777777" w:rsidR="003811C6" w:rsidRPr="0009511C" w:rsidDel="008F7C91" w:rsidRDefault="003811C6" w:rsidP="003811C6">
      <w:pPr>
        <w:widowControl w:val="0"/>
        <w:spacing w:before="0" w:beforeAutospacing="0" w:after="0" w:afterAutospacing="0" w:line="240" w:lineRule="auto"/>
        <w:jc w:val="center"/>
        <w:rPr>
          <w:del w:id="168" w:author="Meryl Etman" w:date="2021-08-25T16:55:00Z"/>
          <w:rFonts w:ascii="Times New Roman" w:eastAsia="Times New Roman" w:hAnsi="Times New Roman" w:cs="David"/>
          <w:bCs/>
          <w:sz w:val="24"/>
          <w:szCs w:val="24"/>
          <w:u w:val="single"/>
          <w:rtl/>
          <w:lang w:eastAsia="he-IL"/>
        </w:rPr>
      </w:pPr>
    </w:p>
    <w:p w14:paraId="5E749095" w14:textId="77777777" w:rsidR="003811C6" w:rsidRDefault="003811C6">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Change w:id="169" w:author="Meryl Etman" w:date="2021-08-25T16:55:00Z">
          <w:pPr>
            <w:widowControl w:val="0"/>
            <w:spacing w:before="0" w:beforeAutospacing="0" w:after="0" w:afterAutospacing="0" w:line="240" w:lineRule="auto"/>
            <w:jc w:val="center"/>
          </w:pPr>
        </w:pPrChange>
      </w:pPr>
      <w:del w:id="170" w:author="Meryl Etman" w:date="2021-08-25T16:55:00Z">
        <w:r w:rsidDel="008F7C91">
          <w:rPr>
            <w:rFonts w:ascii="Times New Roman" w:eastAsia="Times New Roman" w:hAnsi="Times New Roman" w:cs="David"/>
            <w:bCs/>
            <w:sz w:val="24"/>
            <w:szCs w:val="24"/>
            <w:u w:val="single"/>
            <w:rtl/>
            <w:lang w:eastAsia="he-IL"/>
          </w:rPr>
          <w:br w:type="page"/>
        </w:r>
      </w:del>
    </w:p>
    <w:p w14:paraId="07F603BE" w14:textId="77777777" w:rsidR="008F7C91" w:rsidRDefault="008F7C91">
      <w:pPr>
        <w:bidi w:val="0"/>
        <w:spacing w:before="0" w:beforeAutospacing="0" w:after="160" w:afterAutospacing="0" w:line="259" w:lineRule="auto"/>
        <w:rPr>
          <w:ins w:id="171" w:author="Meryl Etman" w:date="2021-08-25T16:56:00Z"/>
          <w:rFonts w:ascii="Times New Roman" w:eastAsia="Times New Roman" w:hAnsi="Times New Roman" w:cs="David"/>
          <w:bCs/>
          <w:sz w:val="20"/>
          <w:szCs w:val="24"/>
          <w:u w:val="single"/>
          <w:rtl/>
          <w:lang w:eastAsia="he-IL"/>
        </w:rPr>
      </w:pPr>
      <w:ins w:id="172" w:author="Meryl Etman" w:date="2021-08-25T16:56:00Z">
        <w:r>
          <w:rPr>
            <w:rFonts w:ascii="Times New Roman" w:eastAsia="Times New Roman" w:hAnsi="Times New Roman" w:cs="David"/>
            <w:bCs/>
            <w:sz w:val="20"/>
            <w:szCs w:val="24"/>
            <w:u w:val="single"/>
            <w:rtl/>
            <w:lang w:eastAsia="he-IL"/>
          </w:rPr>
          <w:br w:type="page"/>
        </w:r>
      </w:ins>
    </w:p>
    <w:p w14:paraId="38DB895C" w14:textId="6536F230" w:rsidR="003811C6" w:rsidRPr="002419E5" w:rsidRDefault="003811C6" w:rsidP="003811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931511B" w14:textId="77777777" w:rsidR="003811C6" w:rsidRDefault="003811C6" w:rsidP="003811C6">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4016BF9" w14:textId="77777777" w:rsidR="003811C6" w:rsidRPr="00400B84" w:rsidRDefault="003811C6" w:rsidP="003811C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811C6" w:rsidRPr="0009511C" w14:paraId="44596D61" w14:textId="77777777" w:rsidTr="00822B5D">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5981043"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5B4CE41"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3811C6" w:rsidRPr="0009511C" w14:paraId="051FB711" w14:textId="77777777" w:rsidTr="00822B5D">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35C5ECF1"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811C6" w:rsidRPr="0009511C" w14:paraId="10FD4700" w14:textId="77777777" w:rsidTr="00822B5D">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CBEAEAA"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A3F7F09"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0F9367D"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3AC386B"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3811C6" w:rsidRPr="0009511C" w14:paraId="4633065D" w14:textId="77777777" w:rsidTr="00822B5D">
        <w:trPr>
          <w:trHeight w:val="551"/>
        </w:trPr>
        <w:tc>
          <w:tcPr>
            <w:tcW w:w="4068" w:type="dxa"/>
            <w:tcBorders>
              <w:top w:val="single" w:sz="4" w:space="0" w:color="auto"/>
              <w:left w:val="single" w:sz="4" w:space="0" w:color="auto"/>
              <w:bottom w:val="single" w:sz="4" w:space="0" w:color="auto"/>
              <w:right w:val="single" w:sz="4" w:space="0" w:color="auto"/>
            </w:tcBorders>
            <w:hideMark/>
          </w:tcPr>
          <w:p w14:paraId="5F999494"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1E5D9D8"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09E2F26A"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27A6FCC"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p>
          <w:p w14:paraId="0E1FD428"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61ABD59"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ADEEFB9"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p>
          <w:p w14:paraId="559F77BA"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1C10D95"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p>
        </w:tc>
      </w:tr>
      <w:tr w:rsidR="003811C6" w:rsidRPr="0009511C" w14:paraId="7443972E" w14:textId="77777777" w:rsidTr="00822B5D">
        <w:trPr>
          <w:trHeight w:val="571"/>
        </w:trPr>
        <w:tc>
          <w:tcPr>
            <w:tcW w:w="4068" w:type="dxa"/>
            <w:tcBorders>
              <w:top w:val="single" w:sz="4" w:space="0" w:color="auto"/>
              <w:left w:val="single" w:sz="4" w:space="0" w:color="auto"/>
              <w:bottom w:val="single" w:sz="4" w:space="0" w:color="auto"/>
              <w:right w:val="single" w:sz="4" w:space="0" w:color="auto"/>
            </w:tcBorders>
            <w:hideMark/>
          </w:tcPr>
          <w:p w14:paraId="2E87F394"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0984DC8"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DECC367"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F1126C6" w14:textId="77777777" w:rsidR="003811C6" w:rsidRPr="0009511C" w:rsidRDefault="003811C6" w:rsidP="00822B5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096A66" w14:textId="77777777" w:rsidR="003811C6" w:rsidRPr="0009511C" w:rsidRDefault="003811C6" w:rsidP="00822B5D">
            <w:pPr>
              <w:spacing w:before="0" w:beforeAutospacing="0" w:after="0" w:afterAutospacing="0" w:line="256" w:lineRule="auto"/>
              <w:rPr>
                <w:rFonts w:ascii="David" w:eastAsia="Calibri" w:hAnsi="David" w:cs="David"/>
                <w:b/>
                <w:sz w:val="24"/>
                <w:szCs w:val="24"/>
                <w:lang w:eastAsia="he-IL"/>
              </w:rPr>
            </w:pPr>
          </w:p>
        </w:tc>
      </w:tr>
      <w:tr w:rsidR="003811C6" w:rsidRPr="0009511C" w14:paraId="2E2CADB7" w14:textId="77777777" w:rsidTr="00822B5D">
        <w:trPr>
          <w:trHeight w:val="391"/>
        </w:trPr>
        <w:tc>
          <w:tcPr>
            <w:tcW w:w="4068" w:type="dxa"/>
            <w:tcBorders>
              <w:top w:val="single" w:sz="4" w:space="0" w:color="auto"/>
              <w:left w:val="single" w:sz="4" w:space="0" w:color="auto"/>
              <w:bottom w:val="single" w:sz="4" w:space="0" w:color="auto"/>
              <w:right w:val="single" w:sz="4" w:space="0" w:color="auto"/>
            </w:tcBorders>
            <w:hideMark/>
          </w:tcPr>
          <w:p w14:paraId="600BAE87"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B3363C2"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D86E6D6" w14:textId="77777777" w:rsidR="003811C6" w:rsidRPr="0009511C" w:rsidRDefault="003811C6" w:rsidP="00822B5D">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528604" w14:textId="77777777" w:rsidR="003811C6" w:rsidRPr="0009511C" w:rsidRDefault="003811C6" w:rsidP="00822B5D">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EC4556" w14:textId="77777777" w:rsidR="003811C6" w:rsidRPr="0009511C" w:rsidRDefault="003811C6" w:rsidP="00822B5D">
            <w:pPr>
              <w:spacing w:before="0" w:beforeAutospacing="0" w:after="0" w:afterAutospacing="0" w:line="256" w:lineRule="auto"/>
              <w:rPr>
                <w:rFonts w:ascii="David" w:eastAsia="Calibri" w:hAnsi="David" w:cs="David"/>
                <w:b/>
                <w:sz w:val="24"/>
                <w:szCs w:val="24"/>
                <w:lang w:eastAsia="he-IL"/>
              </w:rPr>
            </w:pPr>
          </w:p>
        </w:tc>
      </w:tr>
    </w:tbl>
    <w:p w14:paraId="0311052C" w14:textId="77777777" w:rsidR="003811C6" w:rsidRPr="0009511C" w:rsidRDefault="003811C6" w:rsidP="003811C6">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811C6" w:rsidRPr="0009511C" w14:paraId="0495526C" w14:textId="77777777" w:rsidTr="00822B5D">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F002B99"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3811C6" w:rsidRPr="0009511C" w14:paraId="683AD7CD" w14:textId="77777777" w:rsidTr="00822B5D">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F87A870"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255BB29"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p w14:paraId="6DF9F214"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8C8CF78"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ACBFF24"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F07EC08"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DF6D496"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146449F"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C38891"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B5ADF70"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3811C6" w:rsidRPr="0009511C" w14:paraId="63ED0E30" w14:textId="77777777" w:rsidTr="00822B5D">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475C717" w14:textId="77777777" w:rsidR="003811C6" w:rsidRPr="0009511C" w:rsidRDefault="003811C6" w:rsidP="00822B5D">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5637B40" w14:textId="77777777" w:rsidR="003811C6" w:rsidRPr="0009511C" w:rsidRDefault="003811C6" w:rsidP="00822B5D">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47BFB12" w14:textId="77777777" w:rsidR="003811C6" w:rsidRPr="0009511C" w:rsidRDefault="003811C6" w:rsidP="00822B5D">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35BE3EA" w14:textId="77777777" w:rsidR="003811C6" w:rsidRPr="0009511C" w:rsidRDefault="003811C6" w:rsidP="00822B5D">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74363F3" w14:textId="77777777" w:rsidR="003811C6" w:rsidRPr="0009511C" w:rsidRDefault="003811C6" w:rsidP="00822B5D">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F5E0FE2"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6942A32"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D237284" w14:textId="77777777" w:rsidR="003811C6" w:rsidRPr="0009511C" w:rsidRDefault="003811C6" w:rsidP="00822B5D">
            <w:pPr>
              <w:spacing w:before="0" w:beforeAutospacing="0" w:after="0" w:afterAutospacing="0" w:line="256" w:lineRule="auto"/>
              <w:rPr>
                <w:rFonts w:ascii="David" w:eastAsia="Calibri" w:hAnsi="David" w:cs="David"/>
                <w:sz w:val="24"/>
                <w:szCs w:val="24"/>
                <w:lang w:eastAsia="he-IL"/>
              </w:rPr>
            </w:pPr>
          </w:p>
        </w:tc>
      </w:tr>
      <w:tr w:rsidR="003811C6" w:rsidRPr="0009511C" w14:paraId="40502E16" w14:textId="77777777" w:rsidTr="00822B5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8463848"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8E9EAC3"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0E0150E"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F94883C"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03B50F3"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E9D2403"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D7B6798"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24230A0" w14:textId="77777777" w:rsidR="003811C6" w:rsidRPr="0009511C" w:rsidRDefault="003811C6" w:rsidP="00822B5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3811C6" w:rsidRPr="0009511C" w14:paraId="3E9E50DB" w14:textId="77777777" w:rsidTr="00822B5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F04D22B"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6FF93BC"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5D38484"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E8F810A"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256223E"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D6C748C"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4BFF867"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3A93D37" w14:textId="77777777" w:rsidR="003811C6" w:rsidRPr="0009511C" w:rsidRDefault="003811C6" w:rsidP="00822B5D">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3811C6" w:rsidRPr="0009511C" w14:paraId="29300B6C" w14:textId="77777777" w:rsidTr="00822B5D">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A90AE5C"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B7DE03A" w14:textId="77777777" w:rsidR="003811C6" w:rsidRPr="0009511C" w:rsidRDefault="003811C6" w:rsidP="00822B5D">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1004FC" w14:textId="77777777" w:rsidR="003811C6" w:rsidRPr="0009511C" w:rsidRDefault="003811C6" w:rsidP="00822B5D">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C9C1163" w14:textId="77777777" w:rsidR="003811C6" w:rsidRPr="0009511C" w:rsidRDefault="003811C6" w:rsidP="00822B5D">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A53D4A2" w14:textId="77777777" w:rsidR="003811C6" w:rsidRPr="0009511C" w:rsidRDefault="003811C6" w:rsidP="00822B5D">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D114A9A" w14:textId="77777777" w:rsidR="003811C6" w:rsidRPr="0009511C" w:rsidRDefault="003811C6" w:rsidP="00822B5D">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B67EA9C" w14:textId="77777777" w:rsidR="003811C6" w:rsidRPr="0009511C" w:rsidRDefault="003811C6" w:rsidP="00822B5D">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CA03577" w14:textId="77777777" w:rsidR="003811C6" w:rsidRPr="0009511C" w:rsidRDefault="003811C6" w:rsidP="00822B5D">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3332E502" w14:textId="77777777" w:rsidR="003811C6" w:rsidRPr="0009511C" w:rsidRDefault="003811C6" w:rsidP="003811C6">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024F55F7" w14:textId="77777777" w:rsidTr="00822B5D">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2884F19"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3811C6" w:rsidRPr="0009511C" w14:paraId="2B13D286" w14:textId="77777777" w:rsidTr="00822B5D">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8A19D14"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2802962" w14:textId="77777777" w:rsidR="003811C6" w:rsidRPr="0009511C" w:rsidRDefault="003811C6" w:rsidP="003811C6">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811C6" w:rsidRPr="0009511C" w14:paraId="66E69062" w14:textId="77777777" w:rsidTr="00822B5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9C0721C"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3811C6" w:rsidRPr="0009511C" w14:paraId="01F8E59E" w14:textId="77777777" w:rsidTr="00822B5D">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63DF551" w14:textId="77777777" w:rsidR="003811C6" w:rsidRPr="0009511C" w:rsidRDefault="003811C6" w:rsidP="00822B5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48D92EC"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824B9" w:rsidRPr="0009511C" w14:paraId="6BA85738" w14:textId="77777777" w:rsidTr="00822B5D">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64A4E3E" w14:textId="77777777" w:rsidR="005824B9" w:rsidRPr="0009511C" w:rsidRDefault="005824B9" w:rsidP="00822B5D">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824B9" w:rsidRPr="0009511C" w14:paraId="54D64A3F" w14:textId="77777777" w:rsidTr="00822B5D">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426F01D" w14:textId="77777777" w:rsidR="005824B9" w:rsidRPr="0009511C" w:rsidRDefault="005824B9" w:rsidP="00822B5D">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BEB3831" w14:textId="77777777" w:rsidR="005824B9" w:rsidRDefault="005824B9" w:rsidP="003811C6">
      <w:pPr>
        <w:spacing w:before="0" w:beforeAutospacing="0" w:after="200" w:afterAutospacing="0" w:line="276" w:lineRule="auto"/>
        <w:rPr>
          <w:rFonts w:ascii="David" w:eastAsia="Calibri" w:hAnsi="David" w:cs="David"/>
          <w:b/>
          <w:bCs/>
          <w:sz w:val="24"/>
          <w:szCs w:val="24"/>
          <w:u w:val="single"/>
          <w:rtl/>
          <w:lang w:eastAsia="he-IL"/>
        </w:rPr>
      </w:pPr>
    </w:p>
    <w:p w14:paraId="49D77974" w14:textId="77777777" w:rsidR="003811C6" w:rsidRPr="0009511C" w:rsidRDefault="003811C6" w:rsidP="003811C6">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A5B462F" w14:textId="77777777" w:rsidR="00C12F17" w:rsidRPr="00BD794C" w:rsidRDefault="00C12F17" w:rsidP="00C12F1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A05A42"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4B36002"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076F1E2"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2A5E0B"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66980C"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CE3EC36"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EE9A40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460379"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D000084"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4208D55"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FDAFDBA" w14:textId="77777777" w:rsidR="00C140D3" w:rsidRPr="00C140D3" w:rsidRDefault="00C140D3" w:rsidP="00C140D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F448830" w14:textId="77777777" w:rsidR="003811C6" w:rsidRDefault="003811C6"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3295514" w14:textId="77777777" w:rsidR="00C140D3" w:rsidRPr="00C140D3" w:rsidRDefault="00C140D3" w:rsidP="00C140D3">
      <w:pPr>
        <w:spacing w:before="0" w:beforeAutospacing="0" w:after="0" w:afterAutospacing="0" w:line="360" w:lineRule="auto"/>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lastRenderedPageBreak/>
        <w:t>נספח "ח"</w:t>
      </w:r>
    </w:p>
    <w:p w14:paraId="13B1D096"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t>רשימת התכניות והמסמכים שעל היועץ להנפיק</w:t>
      </w:r>
    </w:p>
    <w:p w14:paraId="279BC8C2"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E719225"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1.</w:t>
      </w:r>
      <w:r w:rsidRPr="00C140D3">
        <w:rPr>
          <w:rFonts w:ascii="Times New Roman" w:eastAsia="Times New Roman" w:hAnsi="Times New Roman" w:cs="David"/>
          <w:sz w:val="24"/>
          <w:szCs w:val="24"/>
          <w:rtl/>
        </w:rPr>
        <w:tab/>
        <w:t>מפרט טכני מיוחד.</w:t>
      </w:r>
    </w:p>
    <w:p w14:paraId="06005CDA"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2.</w:t>
      </w:r>
      <w:r w:rsidRPr="00C140D3">
        <w:rPr>
          <w:rFonts w:ascii="Times New Roman" w:eastAsia="Times New Roman" w:hAnsi="Times New Roman" w:cs="David"/>
          <w:sz w:val="24"/>
          <w:szCs w:val="24"/>
          <w:rtl/>
        </w:rPr>
        <w:tab/>
        <w:t>פרטי ב</w:t>
      </w:r>
      <w:r w:rsidRPr="00C140D3">
        <w:rPr>
          <w:rFonts w:ascii="Times New Roman" w:eastAsia="Times New Roman" w:hAnsi="Times New Roman" w:cs="David" w:hint="cs"/>
          <w:sz w:val="24"/>
          <w:szCs w:val="24"/>
          <w:rtl/>
        </w:rPr>
        <w:t>י</w:t>
      </w:r>
      <w:r w:rsidRPr="00C140D3">
        <w:rPr>
          <w:rFonts w:ascii="Times New Roman" w:eastAsia="Times New Roman" w:hAnsi="Times New Roman" w:cs="David"/>
          <w:sz w:val="24"/>
          <w:szCs w:val="24"/>
          <w:rtl/>
        </w:rPr>
        <w:t xml:space="preserve">צוע </w:t>
      </w:r>
      <w:r w:rsidRPr="00C140D3">
        <w:rPr>
          <w:rFonts w:ascii="Times New Roman" w:eastAsia="Times New Roman" w:hAnsi="Times New Roman" w:cs="David" w:hint="cs"/>
          <w:sz w:val="24"/>
          <w:szCs w:val="24"/>
          <w:rtl/>
        </w:rPr>
        <w:t xml:space="preserve">מפורטים </w:t>
      </w:r>
      <w:r w:rsidRPr="00C140D3">
        <w:rPr>
          <w:rFonts w:ascii="Times New Roman" w:eastAsia="Times New Roman" w:hAnsi="Times New Roman" w:cs="David"/>
          <w:sz w:val="24"/>
          <w:szCs w:val="24"/>
          <w:rtl/>
        </w:rPr>
        <w:t>עקרוניים.</w:t>
      </w:r>
    </w:p>
    <w:p w14:paraId="56F6CEA4" w14:textId="77777777" w:rsidR="00C140D3" w:rsidRPr="00C140D3" w:rsidRDefault="00C140D3" w:rsidP="00C140D3">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3.</w:t>
      </w:r>
      <w:r w:rsidRPr="00C140D3">
        <w:rPr>
          <w:rFonts w:ascii="Times New Roman" w:eastAsia="Times New Roman" w:hAnsi="Times New Roman" w:cs="David" w:hint="cs"/>
          <w:sz w:val="24"/>
          <w:szCs w:val="24"/>
          <w:rtl/>
        </w:rPr>
        <w:tab/>
        <w:t>רשימות אלומיניום מלאות.</w:t>
      </w:r>
    </w:p>
    <w:p w14:paraId="5562534D" w14:textId="77777777" w:rsidR="00C140D3" w:rsidRPr="00C140D3" w:rsidRDefault="00C140D3" w:rsidP="00C12F17">
      <w:pPr>
        <w:spacing w:before="0" w:beforeAutospacing="0" w:after="0" w:afterAutospacing="0" w:line="360" w:lineRule="auto"/>
        <w:ind w:left="559" w:hanging="425"/>
        <w:jc w:val="both"/>
        <w:rPr>
          <w:rFonts w:ascii="Times New Roman" w:eastAsia="Times New Roman" w:hAnsi="Times New Roman" w:cs="David"/>
          <w:sz w:val="24"/>
          <w:szCs w:val="24"/>
          <w:rtl/>
        </w:rPr>
      </w:pPr>
      <w:r w:rsidRPr="00C140D3">
        <w:rPr>
          <w:rFonts w:ascii="Times New Roman" w:eastAsia="Times New Roman" w:hAnsi="Times New Roman" w:cs="David" w:hint="cs"/>
          <w:sz w:val="24"/>
          <w:szCs w:val="24"/>
          <w:rtl/>
        </w:rPr>
        <w:t>4</w:t>
      </w:r>
      <w:r w:rsidR="00045A8C">
        <w:rPr>
          <w:rFonts w:ascii="Times New Roman" w:eastAsia="Times New Roman" w:hAnsi="Times New Roman" w:cs="David"/>
          <w:sz w:val="24"/>
          <w:szCs w:val="24"/>
          <w:rtl/>
        </w:rPr>
        <w:t>.</w:t>
      </w:r>
      <w:r w:rsidR="00045A8C">
        <w:rPr>
          <w:rFonts w:ascii="Times New Roman" w:eastAsia="Times New Roman" w:hAnsi="Times New Roman" w:cs="David"/>
          <w:sz w:val="24"/>
          <w:szCs w:val="24"/>
          <w:rtl/>
        </w:rPr>
        <w:tab/>
        <w:t>כל ת</w:t>
      </w:r>
      <w:r w:rsidRPr="00C140D3">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38229620" w14:textId="77777777" w:rsidR="00C140D3" w:rsidRPr="00C140D3" w:rsidRDefault="00C140D3" w:rsidP="00C140D3">
      <w:pPr>
        <w:spacing w:before="0" w:beforeAutospacing="0" w:after="0" w:afterAutospacing="0" w:line="360" w:lineRule="auto"/>
        <w:ind w:left="-52"/>
        <w:jc w:val="both"/>
        <w:rPr>
          <w:rFonts w:ascii="Times New Roman" w:eastAsia="Times New Roman" w:hAnsi="Times New Roman" w:cs="David"/>
          <w:sz w:val="24"/>
          <w:szCs w:val="24"/>
          <w:rtl/>
        </w:rPr>
      </w:pPr>
    </w:p>
    <w:p w14:paraId="21E62BB5" w14:textId="77777777" w:rsidR="00C140D3" w:rsidRPr="00C140D3" w:rsidRDefault="00C140D3" w:rsidP="00C140D3">
      <w:pPr>
        <w:spacing w:before="0" w:beforeAutospacing="0" w:after="0" w:afterAutospacing="0" w:line="360" w:lineRule="auto"/>
        <w:ind w:left="559"/>
        <w:jc w:val="both"/>
        <w:rPr>
          <w:rFonts w:ascii="Times New Roman" w:eastAsia="Times New Roman" w:hAnsi="Times New Roman" w:cs="David"/>
          <w:sz w:val="24"/>
          <w:szCs w:val="24"/>
        </w:rPr>
      </w:pPr>
      <w:r w:rsidRPr="00C140D3">
        <w:rPr>
          <w:rFonts w:ascii="Times New Roman" w:eastAsia="Times New Roman" w:hAnsi="Times New Roman" w:cs="David"/>
          <w:sz w:val="24"/>
          <w:szCs w:val="24"/>
          <w:rtl/>
        </w:rPr>
        <w:t>כל המסמכים והתוכניות יערכו בשפה העברית.</w:t>
      </w:r>
    </w:p>
    <w:p w14:paraId="16278FAE" w14:textId="77777777" w:rsidR="00C140D3" w:rsidRPr="00C140D3" w:rsidRDefault="00C140D3" w:rsidP="00C140D3">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C140D3">
        <w:rPr>
          <w:rFonts w:ascii="Times New Roman" w:eastAsia="Times New Roman" w:hAnsi="Times New Roman" w:cs="David"/>
          <w:b/>
          <w:bCs/>
          <w:sz w:val="24"/>
          <w:szCs w:val="24"/>
          <w:u w:val="single"/>
          <w:rtl/>
        </w:rPr>
        <w:br w:type="page"/>
      </w:r>
    </w:p>
    <w:p w14:paraId="06BFC049" w14:textId="77777777" w:rsidR="00C12F17" w:rsidRPr="00B27B4C" w:rsidRDefault="00C12F17" w:rsidP="00C12F1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05405B3C"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0F8AE71"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F48EDE2"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DABFDC"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FF1CB6"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D3807"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75B2A13" w14:textId="77777777" w:rsidR="00C12F17" w:rsidRDefault="007B59FC"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4EB2D17AD2EA48D0B7BD7BC9A0BCCA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73" w:author="Meryl Etman" w:date="2021-08-24T11:33:00Z">
            <w:r w:rsidR="00AE4E55">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AE4E55">
              <w:rPr>
                <w:rFonts w:ascii="Times New Roman" w:eastAsia="Times New Roman" w:hAnsi="Times New Roman" w:cs="David" w:hint="cs"/>
                <w:color w:val="008000"/>
                <w:sz w:val="24"/>
                <w:szCs w:val="24"/>
                <w:rtl/>
                <w:lang w:eastAsia="he-IL"/>
              </w:rPr>
              <w:br/>
              <w:t>יוני נתניהו 1 ג' אור יהודה</w:t>
            </w:r>
            <w:r w:rsidR="00AE4E55">
              <w:rPr>
                <w:rFonts w:ascii="Times New Roman" w:eastAsia="Times New Roman" w:hAnsi="Times New Roman" w:cs="David" w:hint="cs"/>
                <w:color w:val="008000"/>
                <w:sz w:val="24"/>
                <w:szCs w:val="24"/>
                <w:rtl/>
                <w:lang w:eastAsia="he-IL"/>
              </w:rPr>
              <w:br/>
              <w:t>558075404</w:t>
            </w:r>
            <w:r w:rsidR="00AE4E55">
              <w:rPr>
                <w:rFonts w:ascii="Times New Roman" w:eastAsia="Times New Roman" w:hAnsi="Times New Roman" w:cs="David" w:hint="cs"/>
                <w:color w:val="008000"/>
                <w:sz w:val="24"/>
                <w:szCs w:val="24"/>
                <w:rtl/>
                <w:lang w:eastAsia="he-IL"/>
              </w:rPr>
              <w:br/>
            </w:r>
          </w:ins>
        </w:sdtContent>
      </w:sdt>
      <w:r w:rsidR="00C12F17" w:rsidRPr="00B27B4C">
        <w:rPr>
          <w:rFonts w:ascii="Times New Roman" w:eastAsia="Times New Roman" w:hAnsi="Times New Roman" w:cs="David" w:hint="cs"/>
          <w:color w:val="008000"/>
          <w:sz w:val="24"/>
          <w:szCs w:val="24"/>
          <w:rtl/>
          <w:lang w:eastAsia="he-IL"/>
        </w:rPr>
        <w:br/>
      </w:r>
    </w:p>
    <w:p w14:paraId="2F6A0A52" w14:textId="77777777" w:rsidR="00C12F17" w:rsidRPr="00B27B4C" w:rsidRDefault="00C12F17" w:rsidP="00C12F1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21AC974"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8AF1C91"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E7ADB5"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2FFDA16"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C5E55F6" w14:textId="77777777" w:rsidR="00C12F17" w:rsidRPr="00B27B4C" w:rsidRDefault="00C12F17" w:rsidP="00C12F1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510F42E9600744229A5A2C2DB56109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4" w:author="Meryl Etman" w:date="2021-08-24T11:34:00Z">
            <w:r w:rsidR="00AE4E55">
              <w:rPr>
                <w:rFonts w:ascii="Times New Roman" w:eastAsia="Times New Roman" w:hAnsi="Times New Roman" w:cs="David"/>
                <w:color w:val="008000"/>
                <w:sz w:val="24"/>
                <w:szCs w:val="24"/>
                <w:rtl/>
                <w:lang w:eastAsia="he-IL"/>
              </w:rPr>
              <w:t>א.מ.ג תכנון יעוץ וניהול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DC3D9B5C22E443EB6CAB3E5AB780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75" w:author="Meryl Etman" w:date="2021-08-24T11:32:00Z">
            <w:r w:rsidR="00AE4E55">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44549A30D014532B8F669E4FF725B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76" w:author="Meryl Etman" w:date="2021-08-24T11:32:00Z">
            <w:r w:rsidR="00AE4E55">
              <w:rPr>
                <w:rFonts w:ascii="Times New Roman" w:eastAsia="Times New Roman" w:hAnsi="Times New Roman" w:cs="David" w:hint="cs"/>
                <w:color w:val="008000"/>
                <w:sz w:val="24"/>
                <w:szCs w:val="24"/>
                <w:rtl/>
              </w:rPr>
              <w:t>תכנון אלומיניום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A147B48" w14:textId="77777777" w:rsidR="00C12F17" w:rsidRPr="00B27B4C" w:rsidRDefault="00C12F17" w:rsidP="00C12F1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ECA6CD9"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BE85B1"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1BAE5D"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FD288A" w14:textId="77777777" w:rsidR="00C12F17" w:rsidRPr="00B27B4C" w:rsidRDefault="00C12F17" w:rsidP="00C12F1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08E842"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DC319AB"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B254" w14:textId="77777777" w:rsidR="00C12F17"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120813" w14:textId="77777777" w:rsidR="00C12F17" w:rsidRPr="00B27B4C" w:rsidRDefault="00C12F17" w:rsidP="00C12F1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8CC864A" w14:textId="77777777" w:rsidR="00C12F17" w:rsidRPr="00B27B4C" w:rsidRDefault="007B59FC" w:rsidP="00C12F1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964516F3FAD54446A91EE8C96927D9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7" w:author="Meryl Etman" w:date="2021-08-24T11:34:00Z">
            <w:r w:rsidR="00AE4E55">
              <w:rPr>
                <w:rFonts w:ascii="Times New Roman" w:eastAsia="Times New Roman" w:hAnsi="Times New Roman" w:cs="David"/>
                <w:color w:val="00B0F0"/>
                <w:sz w:val="20"/>
                <w:szCs w:val="24"/>
                <w:u w:val="single"/>
                <w:rtl/>
                <w:lang w:eastAsia="he-IL"/>
              </w:rPr>
              <w:t>א.מ.ג תכנון יעוץ וניהול בע"מ</w:t>
            </w:r>
          </w:ins>
        </w:sdtContent>
      </w:sdt>
    </w:p>
    <w:p w14:paraId="49488000"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D6365E6"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94929F4"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6DB6A28" w14:textId="77777777" w:rsidR="00C12F17" w:rsidRPr="00B27B4C" w:rsidRDefault="00C12F17" w:rsidP="00C12F1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A844551" w14:textId="77777777" w:rsidR="00C12F17" w:rsidRPr="00B27B4C" w:rsidRDefault="00C12F17" w:rsidP="00C12F1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5F640486" w14:textId="77777777" w:rsidR="00C12F17" w:rsidRPr="00B27B4C" w:rsidRDefault="00C12F17" w:rsidP="00C12F1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B0E6931"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7FB006689C743A49C0BEDB34DBC05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78" w:author="Meryl Etman" w:date="2021-08-24T11:33:00Z">
            <w:r w:rsidR="00AE4E55">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AE4E55">
              <w:rPr>
                <w:rFonts w:ascii="Times New Roman" w:eastAsia="Times New Roman" w:hAnsi="Times New Roman" w:cs="David" w:hint="cs"/>
                <w:color w:val="008000"/>
                <w:sz w:val="24"/>
                <w:szCs w:val="24"/>
                <w:rtl/>
                <w:lang w:eastAsia="he-IL"/>
              </w:rPr>
              <w:br/>
              <w:t>יוני נתניהו 1 ג' אור יהודה</w:t>
            </w:r>
            <w:r w:rsidR="00AE4E55">
              <w:rPr>
                <w:rFonts w:ascii="Times New Roman" w:eastAsia="Times New Roman" w:hAnsi="Times New Roman" w:cs="David" w:hint="cs"/>
                <w:color w:val="008000"/>
                <w:sz w:val="24"/>
                <w:szCs w:val="24"/>
                <w:rtl/>
                <w:lang w:eastAsia="he-IL"/>
              </w:rPr>
              <w:br/>
              <w:t>558075404</w:t>
            </w:r>
            <w:r w:rsidR="00AE4E55">
              <w:rPr>
                <w:rFonts w:ascii="Times New Roman" w:eastAsia="Times New Roman" w:hAnsi="Times New Roman" w:cs="David" w:hint="cs"/>
                <w:color w:val="008000"/>
                <w:sz w:val="24"/>
                <w:szCs w:val="24"/>
                <w:rtl/>
                <w:lang w:eastAsia="he-IL"/>
              </w:rPr>
              <w:br/>
            </w:r>
          </w:ins>
        </w:sdtContent>
      </w:sdt>
    </w:p>
    <w:p w14:paraId="12E62E7B"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391E89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F93F23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C1201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BAAEF2005F648E2AC02A5AE7E3252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79" w:author="Meryl Etman" w:date="2021-08-24T11:32:00Z">
            <w:r w:rsidR="00AE4E55">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F1B2927F0C9F4032BE64C11CC4758E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8"/>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0FA18C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59684F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786B7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8BFD62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2875DC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264DD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E847503"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89DA5F"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58B1FAA"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4A9C9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6632E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DBBD742"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3DC4CE"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2EB41E21" w14:textId="77777777" w:rsidR="00C12F17" w:rsidRPr="00B27B4C" w:rsidRDefault="00C12F17" w:rsidP="00C12F1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EF4A53D"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A73F96B" w14:textId="77777777" w:rsidR="00C12F17"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E3432B1"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389B2AD" w14:textId="77777777" w:rsidR="00C12F17" w:rsidRPr="009130F0" w:rsidRDefault="00C12F17" w:rsidP="00C12F1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4A016B99E4B54BCBAA1BA668EEDC2A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0" w:author="Meryl Etman" w:date="2021-08-24T11:34:00Z">
            <w:r w:rsidR="00AE4E55">
              <w:rPr>
                <w:rFonts w:ascii="Times New Roman" w:eastAsia="Times New Roman" w:hAnsi="Times New Roman" w:cs="David"/>
                <w:color w:val="00B0F0"/>
                <w:sz w:val="20"/>
                <w:szCs w:val="24"/>
                <w:u w:val="single"/>
                <w:rtl/>
                <w:lang w:eastAsia="he-IL"/>
              </w:rPr>
              <w:t>א.מ.ג תכנון יעוץ וניהול בע"מ</w:t>
            </w:r>
          </w:ins>
        </w:sdtContent>
      </w:sdt>
    </w:p>
    <w:p w14:paraId="349872C9"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7785DFD"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FBA8C00" w14:textId="77777777" w:rsidR="00C12F17" w:rsidRDefault="00C12F17" w:rsidP="00C12F1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299B4B6"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DB6ACB8" w14:textId="77777777" w:rsidR="00C12F17" w:rsidRPr="00B27B4C" w:rsidRDefault="00C12F17" w:rsidP="00C12F1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40CD966" w14:textId="77777777" w:rsidR="00C12F17" w:rsidRPr="00B27B4C" w:rsidRDefault="00C12F17" w:rsidP="00C12F1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BFCEDA0" w14:textId="77777777" w:rsidR="00C12F17" w:rsidRPr="00B27B4C" w:rsidRDefault="00C12F17" w:rsidP="00C12F1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1350F94" w14:textId="77777777" w:rsidR="00C12F17" w:rsidRPr="00B27B4C" w:rsidRDefault="00C12F17" w:rsidP="00C12F1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BA395BA" w14:textId="77777777" w:rsidR="00C12F17" w:rsidRPr="00B27B4C" w:rsidRDefault="00C12F17" w:rsidP="00C12F1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DB3EF2A" w14:textId="77777777" w:rsidR="001A69D5" w:rsidRPr="00C12F17" w:rsidRDefault="001A69D5" w:rsidP="00C12F17">
      <w:pPr>
        <w:widowControl w:val="0"/>
        <w:spacing w:before="60" w:beforeAutospacing="0" w:after="60" w:afterAutospacing="0" w:line="240" w:lineRule="auto"/>
        <w:jc w:val="center"/>
      </w:pPr>
    </w:p>
    <w:sectPr w:rsidR="001A69D5" w:rsidRPr="00C12F17"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86861" w14:textId="77777777" w:rsidR="002200A3" w:rsidRDefault="002200A3" w:rsidP="00AF234B">
      <w:pPr>
        <w:spacing w:before="0" w:after="0" w:line="240" w:lineRule="auto"/>
      </w:pPr>
      <w:r>
        <w:separator/>
      </w:r>
    </w:p>
  </w:endnote>
  <w:endnote w:type="continuationSeparator" w:id="0">
    <w:p w14:paraId="0D1F49DE" w14:textId="77777777" w:rsidR="002200A3" w:rsidRDefault="002200A3" w:rsidP="00AF234B">
      <w:pPr>
        <w:spacing w:before="0" w:after="0" w:line="240" w:lineRule="auto"/>
      </w:pPr>
      <w:r>
        <w:continuationSeparator/>
      </w:r>
    </w:p>
  </w:endnote>
  <w:endnote w:type="continuationNotice" w:id="1">
    <w:p w14:paraId="2B2C84BF" w14:textId="77777777" w:rsidR="002200A3" w:rsidRDefault="002200A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79"/>
      <w:gridCol w:w="2810"/>
      <w:gridCol w:w="233"/>
      <w:gridCol w:w="1044"/>
      <w:gridCol w:w="1830"/>
    </w:tblGrid>
    <w:tr w:rsidR="002200A3" w:rsidRPr="00F9528C" w14:paraId="703885FE" w14:textId="77777777" w:rsidTr="00822B5D">
      <w:tc>
        <w:tcPr>
          <w:tcW w:w="753" w:type="dxa"/>
        </w:tcPr>
        <w:p w14:paraId="159B4260"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04E2BDB" w14:textId="77777777" w:rsidR="002200A3" w:rsidRPr="00F9528C" w:rsidRDefault="002200A3" w:rsidP="00822B5D">
              <w:pPr>
                <w:tabs>
                  <w:tab w:val="center" w:pos="4153"/>
                  <w:tab w:val="right" w:pos="8306"/>
                </w:tabs>
                <w:spacing w:before="0" w:after="0" w:line="240" w:lineRule="auto"/>
                <w:rPr>
                  <w:rFonts w:ascii="David" w:hAnsi="David"/>
                  <w:color w:val="00B0F0"/>
                  <w:sz w:val="20"/>
                  <w:szCs w:val="20"/>
                  <w:rtl/>
                </w:rPr>
              </w:pPr>
              <w:ins w:id="181" w:author="Meryl Etman" w:date="2021-08-24T11:32:00Z">
                <w:r>
                  <w:rPr>
                    <w:rFonts w:ascii="David" w:hAnsi="David"/>
                    <w:color w:val="00B0F0"/>
                    <w:sz w:val="20"/>
                    <w:szCs w:val="20"/>
                    <w:rtl/>
                  </w:rPr>
                  <w:t>סביוני נצר סירני - בניין 31</w:t>
                </w:r>
              </w:ins>
            </w:p>
          </w:tc>
        </w:sdtContent>
      </w:sdt>
      <w:tc>
        <w:tcPr>
          <w:tcW w:w="2232" w:type="dxa"/>
        </w:tcPr>
        <w:p w14:paraId="51F50EE7"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אלומיניום</w:t>
              </w:r>
            </w:sdtContent>
          </w:sdt>
        </w:p>
      </w:tc>
      <w:tc>
        <w:tcPr>
          <w:tcW w:w="236" w:type="dxa"/>
        </w:tcPr>
        <w:p w14:paraId="4149A36A" w14:textId="77777777" w:rsidR="002200A3" w:rsidRPr="00F9528C" w:rsidRDefault="002200A3" w:rsidP="00822B5D">
          <w:pPr>
            <w:tabs>
              <w:tab w:val="center" w:pos="4153"/>
              <w:tab w:val="right" w:pos="8306"/>
            </w:tabs>
            <w:spacing w:before="0" w:after="0" w:line="240" w:lineRule="auto"/>
            <w:rPr>
              <w:rFonts w:ascii="David" w:hAnsi="David"/>
              <w:sz w:val="16"/>
              <w:szCs w:val="16"/>
              <w:rtl/>
            </w:rPr>
          </w:pPr>
        </w:p>
      </w:tc>
      <w:tc>
        <w:tcPr>
          <w:tcW w:w="1129" w:type="dxa"/>
        </w:tcPr>
        <w:p w14:paraId="410EE629"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3A085C3" w14:textId="24CA42BA" w:rsidR="002200A3" w:rsidRPr="00F9528C" w:rsidRDefault="002200A3" w:rsidP="00822B5D">
              <w:pPr>
                <w:tabs>
                  <w:tab w:val="center" w:pos="4153"/>
                  <w:tab w:val="right" w:pos="8306"/>
                </w:tabs>
                <w:spacing w:before="0" w:after="0" w:line="240" w:lineRule="auto"/>
                <w:rPr>
                  <w:rFonts w:ascii="David" w:hAnsi="David"/>
                  <w:sz w:val="20"/>
                  <w:szCs w:val="20"/>
                  <w:rtl/>
                </w:rPr>
              </w:pPr>
              <w:del w:id="182" w:author="Meryl Etman" w:date="2021-08-25T16:47:00Z">
                <w:r w:rsidDel="008F7C91">
                  <w:rPr>
                    <w:rFonts w:ascii="David" w:hAnsi="David" w:hint="cs"/>
                    <w:sz w:val="20"/>
                    <w:szCs w:val="20"/>
                  </w:rPr>
                  <w:delText>CONT-5-575</w:delText>
                </w:r>
              </w:del>
              <w:ins w:id="183" w:author="Meryl Etman" w:date="2021-08-25T16:47:00Z">
                <w:r>
                  <w:rPr>
                    <w:rFonts w:ascii="David" w:hAnsi="David" w:hint="cs"/>
                    <w:sz w:val="20"/>
                    <w:szCs w:val="20"/>
                  </w:rPr>
                  <w:t>CO</w:t>
                </w:r>
                <w:r>
                  <w:rPr>
                    <w:rFonts w:ascii="David" w:hAnsi="David" w:hint="cs"/>
                    <w:sz w:val="20"/>
                    <w:szCs w:val="20"/>
                    <w:rtl/>
                  </w:rPr>
                  <w:t>NT-10-2110</w:t>
                </w:r>
              </w:ins>
            </w:p>
          </w:tc>
        </w:sdtContent>
      </w:sdt>
    </w:tr>
    <w:tr w:rsidR="002200A3" w:rsidRPr="00F9528C" w14:paraId="59C8464A" w14:textId="77777777" w:rsidTr="00822B5D">
      <w:tc>
        <w:tcPr>
          <w:tcW w:w="753" w:type="dxa"/>
        </w:tcPr>
        <w:p w14:paraId="437960BA"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280985D" w14:textId="77777777" w:rsidR="002200A3" w:rsidRPr="00F9528C" w:rsidRDefault="002200A3" w:rsidP="00822B5D">
              <w:pPr>
                <w:tabs>
                  <w:tab w:val="center" w:pos="4153"/>
                  <w:tab w:val="right" w:pos="8306"/>
                </w:tabs>
                <w:spacing w:before="0" w:after="0" w:line="240" w:lineRule="auto"/>
                <w:rPr>
                  <w:rFonts w:ascii="David" w:hAnsi="David"/>
                  <w:color w:val="00B0F0"/>
                  <w:sz w:val="20"/>
                  <w:szCs w:val="20"/>
                  <w:rtl/>
                </w:rPr>
              </w:pPr>
              <w:ins w:id="184" w:author="Meryl Etman" w:date="2021-08-24T11:34:00Z">
                <w:r>
                  <w:rPr>
                    <w:rFonts w:ascii="David" w:hAnsi="David"/>
                    <w:color w:val="00B0F0"/>
                    <w:sz w:val="20"/>
                    <w:szCs w:val="20"/>
                    <w:rtl/>
                  </w:rPr>
                  <w:t>א.מ.ג תכנון יעוץ וניהול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200A3" w:rsidRPr="00F9528C" w14:paraId="29E8DFD0" w14:textId="77777777" w:rsidTr="00822B5D">
            <w:trPr>
              <w:trHeight w:val="201"/>
            </w:trPr>
            <w:tc>
              <w:tcPr>
                <w:tcW w:w="926" w:type="dxa"/>
              </w:tcPr>
              <w:p w14:paraId="3A61E4A1"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88CBAD8" w14:textId="6CC559C3" w:rsidR="002200A3" w:rsidRPr="00F9528C" w:rsidRDefault="00A16D14" w:rsidP="00822B5D">
                    <w:pPr>
                      <w:tabs>
                        <w:tab w:val="center" w:pos="4153"/>
                        <w:tab w:val="right" w:pos="8306"/>
                      </w:tabs>
                      <w:spacing w:before="0" w:after="0" w:line="240" w:lineRule="auto"/>
                      <w:ind w:left="1" w:hanging="1"/>
                      <w:rPr>
                        <w:rFonts w:ascii="David" w:hAnsi="David"/>
                        <w:color w:val="00B0F0"/>
                        <w:sz w:val="20"/>
                        <w:szCs w:val="20"/>
                        <w:rtl/>
                      </w:rPr>
                    </w:pPr>
                    <w:ins w:id="185" w:author="Meryl Etman" w:date="2021-12-06T14:55:00Z">
                      <w:r>
                        <w:rPr>
                          <w:rFonts w:ascii="David" w:hAnsi="David"/>
                          <w:color w:val="00B0F0"/>
                          <w:sz w:val="20"/>
                          <w:szCs w:val="20"/>
                          <w:rtl/>
                        </w:rPr>
                        <w:t>0.4</w:t>
                      </w:r>
                    </w:ins>
                  </w:p>
                </w:tc>
              </w:sdtContent>
            </w:sdt>
          </w:tr>
        </w:tbl>
        <w:p w14:paraId="65DF0541"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c>
        <w:tcPr>
          <w:tcW w:w="236" w:type="dxa"/>
        </w:tcPr>
        <w:p w14:paraId="37D96E86"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c>
        <w:tcPr>
          <w:tcW w:w="1129" w:type="dxa"/>
        </w:tcPr>
        <w:p w14:paraId="2B71D157"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878B518" w14:textId="0007DA02" w:rsidR="002200A3" w:rsidRPr="00F9528C" w:rsidRDefault="007B59FC" w:rsidP="00822B5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86" w:author="Meryl Etman" w:date="2021-12-06T14:55:00Z">
                <w:r w:rsidR="00A16D14">
                  <w:rPr>
                    <w:rFonts w:ascii="David" w:hAnsi="David"/>
                    <w:sz w:val="20"/>
                    <w:szCs w:val="20"/>
                    <w:rtl/>
                  </w:rPr>
                  <w:t>3;#</w:t>
                </w:r>
                <w:r w:rsidR="00A16D14">
                  <w:rPr>
                    <w:rFonts w:ascii="David" w:hAnsi="David"/>
                    <w:sz w:val="20"/>
                    <w:szCs w:val="20"/>
                  </w:rPr>
                  <w:t>Draft</w:t>
                </w:r>
              </w:ins>
            </w:sdtContent>
          </w:sdt>
        </w:p>
      </w:tc>
    </w:tr>
    <w:tr w:rsidR="002200A3" w:rsidRPr="00F9528C" w14:paraId="01B53F49" w14:textId="77777777" w:rsidTr="00822B5D">
      <w:trPr>
        <w:trHeight w:val="80"/>
      </w:trPr>
      <w:tc>
        <w:tcPr>
          <w:tcW w:w="753" w:type="dxa"/>
        </w:tcPr>
        <w:p w14:paraId="733D6649"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c>
        <w:tcPr>
          <w:tcW w:w="1883" w:type="dxa"/>
        </w:tcPr>
        <w:p w14:paraId="158A03D2" w14:textId="77777777" w:rsidR="002200A3" w:rsidRPr="00F9528C" w:rsidRDefault="002200A3" w:rsidP="00822B5D">
          <w:pPr>
            <w:tabs>
              <w:tab w:val="center" w:pos="4153"/>
              <w:tab w:val="right" w:pos="8306"/>
            </w:tabs>
            <w:spacing w:before="0" w:after="0" w:line="240" w:lineRule="auto"/>
            <w:rPr>
              <w:rFonts w:ascii="David" w:hAnsi="David"/>
              <w:color w:val="00B0F0"/>
              <w:sz w:val="20"/>
              <w:szCs w:val="20"/>
              <w:rtl/>
            </w:rPr>
          </w:pPr>
        </w:p>
      </w:tc>
      <w:tc>
        <w:tcPr>
          <w:tcW w:w="2232" w:type="dxa"/>
        </w:tcPr>
        <w:p w14:paraId="6AC14828"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c>
        <w:tcPr>
          <w:tcW w:w="236" w:type="dxa"/>
        </w:tcPr>
        <w:p w14:paraId="13FA2191"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c>
        <w:tcPr>
          <w:tcW w:w="1129" w:type="dxa"/>
        </w:tcPr>
        <w:p w14:paraId="7DE674E4"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c>
        <w:tcPr>
          <w:tcW w:w="2073" w:type="dxa"/>
        </w:tcPr>
        <w:p w14:paraId="0D1F3808" w14:textId="77777777" w:rsidR="002200A3" w:rsidRPr="00F9528C" w:rsidRDefault="002200A3" w:rsidP="00822B5D">
          <w:pPr>
            <w:tabs>
              <w:tab w:val="center" w:pos="4153"/>
              <w:tab w:val="right" w:pos="8306"/>
            </w:tabs>
            <w:spacing w:before="0" w:after="0" w:line="240" w:lineRule="auto"/>
            <w:rPr>
              <w:rFonts w:ascii="David" w:hAnsi="David"/>
              <w:sz w:val="20"/>
              <w:szCs w:val="20"/>
              <w:rtl/>
            </w:rPr>
          </w:pPr>
        </w:p>
      </w:tc>
    </w:tr>
  </w:tbl>
  <w:p w14:paraId="214985B9" w14:textId="77777777" w:rsidR="002200A3" w:rsidRPr="005C4849" w:rsidRDefault="002200A3" w:rsidP="005C4849">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68E2E" w14:textId="77777777" w:rsidR="002200A3" w:rsidRDefault="002200A3" w:rsidP="00AF234B">
      <w:pPr>
        <w:spacing w:before="0" w:after="0" w:line="240" w:lineRule="auto"/>
      </w:pPr>
      <w:r>
        <w:separator/>
      </w:r>
    </w:p>
  </w:footnote>
  <w:footnote w:type="continuationSeparator" w:id="0">
    <w:p w14:paraId="7B7D7D0B" w14:textId="77777777" w:rsidR="002200A3" w:rsidRDefault="002200A3" w:rsidP="00AF234B">
      <w:pPr>
        <w:spacing w:before="0" w:after="0" w:line="240" w:lineRule="auto"/>
      </w:pPr>
      <w:r>
        <w:continuationSeparator/>
      </w:r>
    </w:p>
  </w:footnote>
  <w:footnote w:type="continuationNotice" w:id="1">
    <w:p w14:paraId="78037E7B" w14:textId="77777777" w:rsidR="002200A3" w:rsidRDefault="002200A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82143625"/>
      <w:docPartObj>
        <w:docPartGallery w:val="Page Numbers (Top of Page)"/>
        <w:docPartUnique/>
      </w:docPartObj>
    </w:sdtPr>
    <w:sdtEndPr/>
    <w:sdtContent>
      <w:p w14:paraId="5EC96FA8" w14:textId="77777777" w:rsidR="002200A3" w:rsidRDefault="002200A3">
        <w:pPr>
          <w:pStyle w:val="a4"/>
          <w:jc w:val="center"/>
        </w:pPr>
        <w:r>
          <w:fldChar w:fldCharType="begin"/>
        </w:r>
        <w:r>
          <w:instrText xml:space="preserve"> PAGE   \* MERGEFORMAT </w:instrText>
        </w:r>
        <w:r>
          <w:fldChar w:fldCharType="separate"/>
        </w:r>
        <w:r w:rsidR="00A16D14">
          <w:rPr>
            <w:noProof/>
            <w:rtl/>
          </w:rPr>
          <w:t>18</w:t>
        </w:r>
        <w:r>
          <w:rPr>
            <w:noProof/>
          </w:rPr>
          <w:fldChar w:fldCharType="end"/>
        </w:r>
      </w:p>
    </w:sdtContent>
  </w:sdt>
  <w:p w14:paraId="70CD6E40" w14:textId="77777777" w:rsidR="002200A3" w:rsidRDefault="002200A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86D4C"/>
    <w:multiLevelType w:val="multilevel"/>
    <w:tmpl w:val="FA621EB8"/>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360"/>
      </w:pPr>
      <w:rPr>
        <w:rFonts w:hint="default"/>
        <w:sz w:val="24"/>
      </w:rPr>
    </w:lvl>
    <w:lvl w:ilvl="2">
      <w:start w:val="1"/>
      <w:numFmt w:val="decimal"/>
      <w:isLgl/>
      <w:lvlText w:val="%1.%2.%3"/>
      <w:lvlJc w:val="left"/>
      <w:pPr>
        <w:ind w:left="2520" w:hanging="720"/>
      </w:pPr>
      <w:rPr>
        <w:rFonts w:hint="default"/>
        <w:sz w:val="24"/>
      </w:rPr>
    </w:lvl>
    <w:lvl w:ilvl="3">
      <w:start w:val="1"/>
      <w:numFmt w:val="decimal"/>
      <w:isLgl/>
      <w:lvlText w:val="%1.%2.%3.%4"/>
      <w:lvlJc w:val="left"/>
      <w:pPr>
        <w:ind w:left="324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5400" w:hanging="1440"/>
      </w:pPr>
      <w:rPr>
        <w:rFonts w:hint="default"/>
        <w:sz w:val="24"/>
      </w:rPr>
    </w:lvl>
    <w:lvl w:ilvl="6">
      <w:start w:val="1"/>
      <w:numFmt w:val="decimal"/>
      <w:isLgl/>
      <w:lvlText w:val="%1.%2.%3.%4.%5.%6.%7"/>
      <w:lvlJc w:val="left"/>
      <w:pPr>
        <w:ind w:left="6120" w:hanging="1440"/>
      </w:pPr>
      <w:rPr>
        <w:rFonts w:hint="default"/>
        <w:sz w:val="24"/>
      </w:rPr>
    </w:lvl>
    <w:lvl w:ilvl="7">
      <w:start w:val="1"/>
      <w:numFmt w:val="decimal"/>
      <w:isLgl/>
      <w:lvlText w:val="%1.%2.%3.%4.%5.%6.%7.%8"/>
      <w:lvlJc w:val="left"/>
      <w:pPr>
        <w:ind w:left="7200" w:hanging="1800"/>
      </w:pPr>
      <w:rPr>
        <w:rFonts w:hint="default"/>
        <w:sz w:val="24"/>
      </w:rPr>
    </w:lvl>
    <w:lvl w:ilvl="8">
      <w:start w:val="1"/>
      <w:numFmt w:val="decimal"/>
      <w:isLgl/>
      <w:lvlText w:val="%1.%2.%3.%4.%5.%6.%7.%8.%9"/>
      <w:lvlJc w:val="left"/>
      <w:pPr>
        <w:ind w:left="7920" w:hanging="1800"/>
      </w:pPr>
      <w:rPr>
        <w:rFonts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2205342"/>
    <w:multiLevelType w:val="multilevel"/>
    <w:tmpl w:val="3F8EAD7E"/>
    <w:lvl w:ilvl="0">
      <w:start w:val="1"/>
      <w:numFmt w:val="decimal"/>
      <w:pStyle w:val="a"/>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1"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6"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5BD5487D"/>
    <w:multiLevelType w:val="multilevel"/>
    <w:tmpl w:val="5EE8674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86"/>
        </w:tabs>
        <w:ind w:left="386" w:hanging="360"/>
      </w:pPr>
      <w:rPr>
        <w:rFonts w:hint="default"/>
      </w:rPr>
    </w:lvl>
    <w:lvl w:ilvl="2">
      <w:start w:val="1"/>
      <w:numFmt w:val="decimal"/>
      <w:lvlText w:val="%1.%2.%3"/>
      <w:lvlJc w:val="left"/>
      <w:pPr>
        <w:tabs>
          <w:tab w:val="num" w:pos="772"/>
        </w:tabs>
        <w:ind w:left="772" w:hanging="720"/>
      </w:pPr>
      <w:rPr>
        <w:rFonts w:hint="default"/>
      </w:rPr>
    </w:lvl>
    <w:lvl w:ilvl="3">
      <w:start w:val="1"/>
      <w:numFmt w:val="decimal"/>
      <w:lvlText w:val="%1.%2.%3.%4"/>
      <w:lvlJc w:val="left"/>
      <w:pPr>
        <w:tabs>
          <w:tab w:val="num" w:pos="798"/>
        </w:tabs>
        <w:ind w:left="798" w:hanging="720"/>
      </w:pPr>
      <w:rPr>
        <w:rFonts w:hint="default"/>
      </w:rPr>
    </w:lvl>
    <w:lvl w:ilvl="4">
      <w:start w:val="1"/>
      <w:numFmt w:val="decimal"/>
      <w:lvlText w:val="%1.%2.%3.%4.%5"/>
      <w:lvlJc w:val="left"/>
      <w:pPr>
        <w:tabs>
          <w:tab w:val="num" w:pos="1184"/>
        </w:tabs>
        <w:ind w:left="1184" w:hanging="1080"/>
      </w:pPr>
      <w:rPr>
        <w:rFonts w:hint="default"/>
      </w:rPr>
    </w:lvl>
    <w:lvl w:ilvl="5">
      <w:start w:val="1"/>
      <w:numFmt w:val="decimal"/>
      <w:lvlText w:val="%1.%2.%3.%4.%5.%6"/>
      <w:lvlJc w:val="left"/>
      <w:pPr>
        <w:tabs>
          <w:tab w:val="num" w:pos="1210"/>
        </w:tabs>
        <w:ind w:left="1210" w:hanging="1080"/>
      </w:pPr>
      <w:rPr>
        <w:rFonts w:hint="default"/>
      </w:rPr>
    </w:lvl>
    <w:lvl w:ilvl="6">
      <w:start w:val="1"/>
      <w:numFmt w:val="decimal"/>
      <w:lvlText w:val="%1.%2.%3.%4.%5.%6.%7"/>
      <w:lvlJc w:val="left"/>
      <w:pPr>
        <w:tabs>
          <w:tab w:val="num" w:pos="1236"/>
        </w:tabs>
        <w:ind w:left="1236" w:hanging="1080"/>
      </w:pPr>
      <w:rPr>
        <w:rFonts w:hint="default"/>
      </w:rPr>
    </w:lvl>
    <w:lvl w:ilvl="7">
      <w:start w:val="1"/>
      <w:numFmt w:val="decimal"/>
      <w:lvlText w:val="%1.%2.%3.%4.%5.%6.%7.%8"/>
      <w:lvlJc w:val="left"/>
      <w:pPr>
        <w:tabs>
          <w:tab w:val="num" w:pos="1622"/>
        </w:tabs>
        <w:ind w:left="1622" w:hanging="1440"/>
      </w:pPr>
      <w:rPr>
        <w:rFonts w:hint="default"/>
      </w:rPr>
    </w:lvl>
    <w:lvl w:ilvl="8">
      <w:start w:val="1"/>
      <w:numFmt w:val="decimal"/>
      <w:lvlText w:val="%1.%2.%3.%4.%5.%6.%7.%8.%9"/>
      <w:lvlJc w:val="left"/>
      <w:pPr>
        <w:tabs>
          <w:tab w:val="num" w:pos="1648"/>
        </w:tabs>
        <w:ind w:left="1648" w:hanging="1440"/>
      </w:pPr>
      <w:rPr>
        <w:rFonts w:hint="default"/>
      </w:rPr>
    </w:lvl>
  </w:abstractNum>
  <w:abstractNum w:abstractNumId="19"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17E653F"/>
    <w:multiLevelType w:val="hybridMultilevel"/>
    <w:tmpl w:val="FF260D62"/>
    <w:lvl w:ilvl="0" w:tplc="040D0003">
      <w:start w:val="1"/>
      <w:numFmt w:val="decimal"/>
      <w:lvlText w:val="%1."/>
      <w:lvlJc w:val="left"/>
      <w:pPr>
        <w:ind w:left="1796" w:hanging="360"/>
      </w:pPr>
    </w:lvl>
    <w:lvl w:ilvl="1" w:tplc="04090019" w:tentative="1">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21" w15:restartNumberingAfterBreak="0">
    <w:nsid w:val="633D5C45"/>
    <w:multiLevelType w:val="multilevel"/>
    <w:tmpl w:val="2E84C342"/>
    <w:lvl w:ilvl="0">
      <w:start w:val="1"/>
      <w:numFmt w:val="decimal"/>
      <w:lvlText w:val="%1."/>
      <w:lvlJc w:val="left"/>
      <w:pPr>
        <w:ind w:left="364" w:hanging="360"/>
      </w:pPr>
    </w:lvl>
    <w:lvl w:ilvl="1">
      <w:start w:val="2"/>
      <w:numFmt w:val="decimal"/>
      <w:isLgl/>
      <w:lvlText w:val="%1.%2"/>
      <w:lvlJc w:val="left"/>
      <w:pPr>
        <w:ind w:left="1080" w:hanging="360"/>
      </w:pPr>
    </w:lvl>
    <w:lvl w:ilvl="2">
      <w:start w:val="1"/>
      <w:numFmt w:val="decimal"/>
      <w:isLgl/>
      <w:lvlText w:val="%1.%2.%3"/>
      <w:lvlJc w:val="left"/>
      <w:pPr>
        <w:ind w:left="2156" w:hanging="720"/>
      </w:pPr>
    </w:lvl>
    <w:lvl w:ilvl="3">
      <w:start w:val="1"/>
      <w:numFmt w:val="decimal"/>
      <w:isLgl/>
      <w:lvlText w:val="%1.%2.%3.%4"/>
      <w:lvlJc w:val="left"/>
      <w:pPr>
        <w:ind w:left="2872" w:hanging="720"/>
      </w:pPr>
    </w:lvl>
    <w:lvl w:ilvl="4">
      <w:start w:val="1"/>
      <w:numFmt w:val="decimal"/>
      <w:isLgl/>
      <w:lvlText w:val="%1.%2.%3.%4.%5"/>
      <w:lvlJc w:val="left"/>
      <w:pPr>
        <w:ind w:left="3948" w:hanging="1080"/>
      </w:pPr>
    </w:lvl>
    <w:lvl w:ilvl="5">
      <w:start w:val="1"/>
      <w:numFmt w:val="decimal"/>
      <w:isLgl/>
      <w:lvlText w:val="%1.%2.%3.%4.%5.%6"/>
      <w:lvlJc w:val="left"/>
      <w:pPr>
        <w:ind w:left="4664" w:hanging="1080"/>
      </w:pPr>
    </w:lvl>
    <w:lvl w:ilvl="6">
      <w:start w:val="1"/>
      <w:numFmt w:val="decimal"/>
      <w:isLgl/>
      <w:lvlText w:val="%1.%2.%3.%4.%5.%6.%7"/>
      <w:lvlJc w:val="left"/>
      <w:pPr>
        <w:ind w:left="5380" w:hanging="1080"/>
      </w:pPr>
    </w:lvl>
    <w:lvl w:ilvl="7">
      <w:start w:val="1"/>
      <w:numFmt w:val="decimal"/>
      <w:isLgl/>
      <w:lvlText w:val="%1.%2.%3.%4.%5.%6.%7.%8"/>
      <w:lvlJc w:val="left"/>
      <w:pPr>
        <w:ind w:left="6456" w:hanging="1440"/>
      </w:pPr>
    </w:lvl>
    <w:lvl w:ilvl="8">
      <w:start w:val="1"/>
      <w:numFmt w:val="decimal"/>
      <w:isLgl/>
      <w:lvlText w:val="%1.%2.%3.%4.%5.%6.%7.%8.%9"/>
      <w:lvlJc w:val="left"/>
      <w:pPr>
        <w:ind w:left="7172" w:hanging="1440"/>
      </w:pPr>
    </w:lvl>
  </w:abstractNum>
  <w:abstractNum w:abstractNumId="22"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7396096F"/>
    <w:multiLevelType w:val="hybridMultilevel"/>
    <w:tmpl w:val="501A7AD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F3015"/>
    <w:multiLevelType w:val="hybridMultilevel"/>
    <w:tmpl w:val="6C8C95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A40EFF"/>
    <w:multiLevelType w:val="multilevel"/>
    <w:tmpl w:val="D7A6A346"/>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622373789">
    <w:abstractNumId w:val="26"/>
  </w:num>
  <w:num w:numId="2" w16cid:durableId="447162741">
    <w:abstractNumId w:val="15"/>
  </w:num>
  <w:num w:numId="3" w16cid:durableId="1214922729">
    <w:abstractNumId w:val="7"/>
  </w:num>
  <w:num w:numId="4" w16cid:durableId="52041936">
    <w:abstractNumId w:val="17"/>
  </w:num>
  <w:num w:numId="5" w16cid:durableId="573904441">
    <w:abstractNumId w:val="27"/>
  </w:num>
  <w:num w:numId="6" w16cid:durableId="832376990">
    <w:abstractNumId w:val="2"/>
  </w:num>
  <w:num w:numId="7" w16cid:durableId="46740540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9747159">
    <w:abstractNumId w:val="13"/>
  </w:num>
  <w:num w:numId="9" w16cid:durableId="1602031169">
    <w:abstractNumId w:val="12"/>
  </w:num>
  <w:num w:numId="10" w16cid:durableId="198398850">
    <w:abstractNumId w:val="1"/>
  </w:num>
  <w:num w:numId="11" w16cid:durableId="1662780806">
    <w:abstractNumId w:val="18"/>
  </w:num>
  <w:num w:numId="12" w16cid:durableId="19380524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21200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5038942">
    <w:abstractNumId w:val="10"/>
  </w:num>
  <w:num w:numId="15" w16cid:durableId="1962493274">
    <w:abstractNumId w:val="22"/>
  </w:num>
  <w:num w:numId="16" w16cid:durableId="11500520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5171240">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2297938">
    <w:abstractNumId w:val="24"/>
  </w:num>
  <w:num w:numId="19" w16cid:durableId="621496360">
    <w:abstractNumId w:val="0"/>
  </w:num>
  <w:num w:numId="20" w16cid:durableId="1164856052">
    <w:abstractNumId w:val="23"/>
  </w:num>
  <w:num w:numId="21" w16cid:durableId="1007295113">
    <w:abstractNumId w:val="2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296522">
    <w:abstractNumId w:val="25"/>
  </w:num>
  <w:num w:numId="23" w16cid:durableId="229510025">
    <w:abstractNumId w:val="6"/>
  </w:num>
  <w:num w:numId="24" w16cid:durableId="1580363059">
    <w:abstractNumId w:val="19"/>
  </w:num>
  <w:num w:numId="25" w16cid:durableId="952438590">
    <w:abstractNumId w:val="3"/>
  </w:num>
  <w:num w:numId="26" w16cid:durableId="17378212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0946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31631647">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874916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84141276">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50303404">
    <w:abstractNumId w:val="27"/>
  </w:num>
  <w:num w:numId="32" w16cid:durableId="745109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5422511">
    <w:abstractNumId w:val="9"/>
  </w:num>
  <w:num w:numId="34" w16cid:durableId="119499170">
    <w:abstractNumId w:val="8"/>
  </w:num>
  <w:num w:numId="35" w16cid:durableId="1518229306">
    <w:abstractNumId w:val="3"/>
    <w:lvlOverride w:ilvl="0">
      <w:startOverride w:val="3"/>
    </w:lvlOverride>
    <w:lvlOverride w:ilvl="1">
      <w:startOverride w:val="5"/>
    </w:lvlOverride>
    <w:lvlOverride w:ilvl="2">
      <w:startOverride w:val="2"/>
    </w:lvlOverride>
  </w:num>
  <w:num w:numId="36" w16cid:durableId="1744981993">
    <w:abstractNumId w:val="4"/>
  </w:num>
  <w:num w:numId="37" w16cid:durableId="395053180">
    <w:abstractNumId w:val="20"/>
  </w:num>
  <w:num w:numId="38" w16cid:durableId="18139796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45A8C"/>
    <w:rsid w:val="000645C6"/>
    <w:rsid w:val="000B36FF"/>
    <w:rsid w:val="000F342B"/>
    <w:rsid w:val="001257A1"/>
    <w:rsid w:val="00134C85"/>
    <w:rsid w:val="00140124"/>
    <w:rsid w:val="001631CE"/>
    <w:rsid w:val="00187854"/>
    <w:rsid w:val="001A0C3C"/>
    <w:rsid w:val="001A69D5"/>
    <w:rsid w:val="00214ACF"/>
    <w:rsid w:val="002200A3"/>
    <w:rsid w:val="002365CE"/>
    <w:rsid w:val="00291019"/>
    <w:rsid w:val="002E281F"/>
    <w:rsid w:val="002E7DFB"/>
    <w:rsid w:val="00335E3B"/>
    <w:rsid w:val="00370DA1"/>
    <w:rsid w:val="003811C6"/>
    <w:rsid w:val="00385C11"/>
    <w:rsid w:val="003D3411"/>
    <w:rsid w:val="00467596"/>
    <w:rsid w:val="004A1F09"/>
    <w:rsid w:val="004A7CFB"/>
    <w:rsid w:val="00501673"/>
    <w:rsid w:val="005336F2"/>
    <w:rsid w:val="00552E11"/>
    <w:rsid w:val="005763BD"/>
    <w:rsid w:val="005824B9"/>
    <w:rsid w:val="0058321B"/>
    <w:rsid w:val="005C4849"/>
    <w:rsid w:val="00685B66"/>
    <w:rsid w:val="006B4EB8"/>
    <w:rsid w:val="0072103C"/>
    <w:rsid w:val="007A10F8"/>
    <w:rsid w:val="007B59FC"/>
    <w:rsid w:val="007C2A85"/>
    <w:rsid w:val="00822B5D"/>
    <w:rsid w:val="008666C7"/>
    <w:rsid w:val="008A47A2"/>
    <w:rsid w:val="008B1DB1"/>
    <w:rsid w:val="008C64C6"/>
    <w:rsid w:val="008F7C91"/>
    <w:rsid w:val="00907836"/>
    <w:rsid w:val="00915F2E"/>
    <w:rsid w:val="009369E3"/>
    <w:rsid w:val="00942177"/>
    <w:rsid w:val="009533D8"/>
    <w:rsid w:val="009705B3"/>
    <w:rsid w:val="00977E09"/>
    <w:rsid w:val="009834EB"/>
    <w:rsid w:val="009C0249"/>
    <w:rsid w:val="009D7E65"/>
    <w:rsid w:val="00A16D14"/>
    <w:rsid w:val="00A24A00"/>
    <w:rsid w:val="00A81FF2"/>
    <w:rsid w:val="00AB1E59"/>
    <w:rsid w:val="00AE4E55"/>
    <w:rsid w:val="00AF234B"/>
    <w:rsid w:val="00B001DE"/>
    <w:rsid w:val="00BC58C4"/>
    <w:rsid w:val="00BE17B4"/>
    <w:rsid w:val="00C02FFD"/>
    <w:rsid w:val="00C12F17"/>
    <w:rsid w:val="00C140D3"/>
    <w:rsid w:val="00C42ADD"/>
    <w:rsid w:val="00CF43BA"/>
    <w:rsid w:val="00D8516B"/>
    <w:rsid w:val="00E3435D"/>
    <w:rsid w:val="00E679C7"/>
    <w:rsid w:val="00E972B1"/>
    <w:rsid w:val="00EC37B6"/>
    <w:rsid w:val="00F10699"/>
    <w:rsid w:val="00F72B2B"/>
    <w:rsid w:val="00FD5E02"/>
    <w:rsid w:val="00FE2EFB"/>
    <w:rsid w:val="00FF2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7CECD0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0"/>
    <w:next w:val="a0"/>
    <w:link w:val="20"/>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0"/>
    <w:next w:val="a0"/>
    <w:link w:val="30"/>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0"/>
    <w:next w:val="a0"/>
    <w:link w:val="40"/>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0"/>
    <w:next w:val="a0"/>
    <w:link w:val="50"/>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0"/>
    <w:next w:val="a0"/>
    <w:link w:val="60"/>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0"/>
    <w:next w:val="a0"/>
    <w:link w:val="70"/>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0"/>
    <w:next w:val="a0"/>
    <w:link w:val="80"/>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0"/>
    <w:next w:val="a0"/>
    <w:link w:val="90"/>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nhideWhenUsed/>
    <w:rsid w:val="00AF234B"/>
    <w:pPr>
      <w:tabs>
        <w:tab w:val="center" w:pos="4153"/>
        <w:tab w:val="right" w:pos="8306"/>
      </w:tabs>
      <w:spacing w:before="0" w:after="0" w:line="240" w:lineRule="auto"/>
    </w:pPr>
  </w:style>
  <w:style w:type="character" w:customStyle="1" w:styleId="a5">
    <w:name w:val="כותרת עליונה תו"/>
    <w:basedOn w:val="a1"/>
    <w:link w:val="a4"/>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1"/>
    <w:link w:val="1"/>
    <w:rsid w:val="00370DA1"/>
    <w:rPr>
      <w:rFonts w:ascii="Times New Roman" w:eastAsia="Times New Roman" w:hAnsi="Times New Roman" w:cs="David"/>
      <w:sz w:val="20"/>
      <w:szCs w:val="24"/>
      <w:lang w:eastAsia="he-IL"/>
    </w:rPr>
  </w:style>
  <w:style w:type="character" w:customStyle="1" w:styleId="20">
    <w:name w:val="כותרת 2 תו"/>
    <w:basedOn w:val="a1"/>
    <w:link w:val="2"/>
    <w:rsid w:val="00370DA1"/>
    <w:rPr>
      <w:rFonts w:ascii="Times New Roman" w:eastAsia="Times New Roman" w:hAnsi="Times New Roman" w:cs="David"/>
      <w:bCs/>
      <w:sz w:val="20"/>
      <w:szCs w:val="24"/>
      <w:lang w:eastAsia="he-IL"/>
    </w:rPr>
  </w:style>
  <w:style w:type="character" w:customStyle="1" w:styleId="30">
    <w:name w:val="כותרת 3 תו"/>
    <w:basedOn w:val="a1"/>
    <w:link w:val="3"/>
    <w:rsid w:val="00370DA1"/>
    <w:rPr>
      <w:rFonts w:ascii="Times New Roman" w:eastAsia="Times New Roman" w:hAnsi="Times New Roman" w:cs="David"/>
      <w:b/>
      <w:bCs/>
      <w:sz w:val="20"/>
      <w:szCs w:val="24"/>
      <w:u w:val="single"/>
      <w:lang w:eastAsia="he-IL"/>
    </w:rPr>
  </w:style>
  <w:style w:type="character" w:customStyle="1" w:styleId="40">
    <w:name w:val="כותרת 4 תו"/>
    <w:basedOn w:val="a1"/>
    <w:link w:val="4"/>
    <w:rsid w:val="00370DA1"/>
    <w:rPr>
      <w:rFonts w:ascii="Times New Roman" w:eastAsia="Times New Roman" w:hAnsi="Times New Roman" w:cs="David"/>
      <w:bCs/>
      <w:sz w:val="20"/>
      <w:szCs w:val="24"/>
      <w:u w:val="single"/>
      <w:lang w:eastAsia="he-IL"/>
    </w:rPr>
  </w:style>
  <w:style w:type="character" w:customStyle="1" w:styleId="50">
    <w:name w:val="כותרת 5 תו"/>
    <w:basedOn w:val="a1"/>
    <w:link w:val="5"/>
    <w:rsid w:val="00370DA1"/>
    <w:rPr>
      <w:rFonts w:ascii="Times New Roman" w:eastAsia="Times New Roman" w:hAnsi="Times New Roman" w:cs="David"/>
      <w:sz w:val="20"/>
      <w:szCs w:val="24"/>
      <w:lang w:eastAsia="he-IL"/>
    </w:rPr>
  </w:style>
  <w:style w:type="character" w:customStyle="1" w:styleId="60">
    <w:name w:val="כותרת 6 תו"/>
    <w:basedOn w:val="a1"/>
    <w:link w:val="6"/>
    <w:rsid w:val="00370DA1"/>
    <w:rPr>
      <w:rFonts w:ascii="Times New Roman" w:eastAsia="Times New Roman" w:hAnsi="Times New Roman" w:cs="David"/>
      <w:sz w:val="20"/>
      <w:szCs w:val="24"/>
      <w:u w:val="single"/>
      <w:lang w:eastAsia="he-IL"/>
    </w:rPr>
  </w:style>
  <w:style w:type="character" w:customStyle="1" w:styleId="70">
    <w:name w:val="כותרת 7 תו"/>
    <w:basedOn w:val="a1"/>
    <w:link w:val="7"/>
    <w:rsid w:val="00370DA1"/>
    <w:rPr>
      <w:rFonts w:ascii="Times New Roman" w:eastAsia="Times New Roman" w:hAnsi="Times New Roman" w:cs="David"/>
      <w:sz w:val="20"/>
      <w:szCs w:val="24"/>
      <w:lang w:eastAsia="he-IL"/>
    </w:rPr>
  </w:style>
  <w:style w:type="character" w:customStyle="1" w:styleId="80">
    <w:name w:val="כותרת 8 תו"/>
    <w:basedOn w:val="a1"/>
    <w:link w:val="8"/>
    <w:rsid w:val="00370DA1"/>
    <w:rPr>
      <w:rFonts w:ascii="Times New Roman" w:eastAsia="Times New Roman" w:hAnsi="Times New Roman" w:cs="David"/>
      <w:color w:val="339966"/>
      <w:sz w:val="20"/>
      <w:szCs w:val="24"/>
      <w:lang w:eastAsia="he-IL"/>
    </w:rPr>
  </w:style>
  <w:style w:type="character" w:customStyle="1" w:styleId="90">
    <w:name w:val="כותרת 9 תו"/>
    <w:basedOn w:val="a1"/>
    <w:link w:val="9"/>
    <w:rsid w:val="00370DA1"/>
    <w:rPr>
      <w:rFonts w:ascii="Times New Roman" w:eastAsia="Times New Roman" w:hAnsi="Times New Roman" w:cs="David"/>
      <w:bCs/>
      <w:sz w:val="20"/>
      <w:szCs w:val="24"/>
      <w:u w:val="single"/>
      <w:lang w:eastAsia="he-IL"/>
    </w:rPr>
  </w:style>
  <w:style w:type="numbering" w:customStyle="1" w:styleId="NoList1">
    <w:name w:val="No List1"/>
    <w:next w:val="a3"/>
    <w:semiHidden/>
    <w:unhideWhenUsed/>
    <w:rsid w:val="00370DA1"/>
  </w:style>
  <w:style w:type="paragraph" w:styleId="aa">
    <w:name w:val="Body Text"/>
    <w:basedOn w:val="a0"/>
    <w:link w:val="ab"/>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370DA1"/>
    <w:rPr>
      <w:rFonts w:ascii="Times New Roman" w:eastAsia="Times New Roman" w:hAnsi="Times New Roman" w:cs="David"/>
      <w:sz w:val="20"/>
      <w:szCs w:val="24"/>
      <w:lang w:eastAsia="he-IL"/>
    </w:rPr>
  </w:style>
  <w:style w:type="paragraph" w:styleId="ac">
    <w:name w:val="Title"/>
    <w:basedOn w:val="a0"/>
    <w:link w:val="ad"/>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rsid w:val="00370DA1"/>
    <w:rPr>
      <w:rFonts w:ascii="Times New Roman" w:eastAsia="Times New Roman" w:hAnsi="Times New Roman" w:cs="David"/>
      <w:bCs/>
      <w:i/>
      <w:iCs/>
      <w:sz w:val="32"/>
      <w:szCs w:val="32"/>
      <w:u w:val="single"/>
      <w:lang w:eastAsia="he-IL"/>
    </w:rPr>
  </w:style>
  <w:style w:type="character" w:styleId="ae">
    <w:name w:val="page number"/>
    <w:basedOn w:val="a1"/>
    <w:rsid w:val="00370DA1"/>
  </w:style>
  <w:style w:type="paragraph" w:styleId="af">
    <w:name w:val="Block Text"/>
    <w:basedOn w:val="a0"/>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f0">
    <w:name w:val="סגנון"/>
    <w:basedOn w:val="a0"/>
    <w:next w:val="af"/>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1">
    <w:name w:val="חתימה1"/>
    <w:basedOn w:val="a0"/>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370DA1"/>
    <w:pPr>
      <w:ind w:left="540" w:hanging="540"/>
    </w:pPr>
    <w:rPr>
      <w:szCs w:val="22"/>
    </w:rPr>
  </w:style>
  <w:style w:type="paragraph" w:customStyle="1" w:styleId="af2">
    <w:name w:val="חתימה קו אחד"/>
    <w:basedOn w:val="11"/>
    <w:rsid w:val="00370DA1"/>
    <w:pPr>
      <w:tabs>
        <w:tab w:val="left" w:pos="2880"/>
        <w:tab w:val="left" w:pos="5220"/>
        <w:tab w:val="left" w:pos="7740"/>
      </w:tabs>
      <w:ind w:left="360"/>
    </w:pPr>
    <w:rPr>
      <w:sz w:val="22"/>
      <w:szCs w:val="22"/>
    </w:rPr>
  </w:style>
  <w:style w:type="paragraph" w:customStyle="1" w:styleId="12">
    <w:name w:val="חתימה קו 1 נקודות"/>
    <w:basedOn w:val="1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3">
    <w:name w:val="Balloon Text"/>
    <w:basedOn w:val="a0"/>
    <w:link w:val="af4"/>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4">
    <w:name w:val="טקסט בלונים תו"/>
    <w:basedOn w:val="a1"/>
    <w:link w:val="af3"/>
    <w:semiHidden/>
    <w:rsid w:val="00370DA1"/>
    <w:rPr>
      <w:rFonts w:ascii="Tahoma" w:eastAsia="Times New Roman" w:hAnsi="Tahoma" w:cs="Tahoma"/>
      <w:sz w:val="16"/>
      <w:szCs w:val="16"/>
      <w:lang w:eastAsia="he-IL"/>
    </w:rPr>
  </w:style>
  <w:style w:type="paragraph" w:customStyle="1" w:styleId="BodyTextIndent1">
    <w:name w:val="Body Text Indent1"/>
    <w:basedOn w:val="a0"/>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0"/>
    <w:next w:val="a0"/>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31">
    <w:name w:val="Body Text Indent 3"/>
    <w:basedOn w:val="a0"/>
    <w:link w:val="32"/>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370DA1"/>
    <w:rPr>
      <w:rFonts w:ascii="Times New Roman" w:eastAsia="Times New Roman" w:hAnsi="Times New Roman" w:cs="David"/>
      <w:sz w:val="24"/>
      <w:szCs w:val="24"/>
      <w:lang w:eastAsia="he-IL"/>
    </w:rPr>
  </w:style>
  <w:style w:type="paragraph" w:styleId="21">
    <w:name w:val="Body Text Indent 2"/>
    <w:basedOn w:val="a0"/>
    <w:link w:val="22"/>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370DA1"/>
    <w:rPr>
      <w:rFonts w:ascii="Times New Roman" w:eastAsia="Times New Roman" w:hAnsi="Times New Roman" w:cs="David"/>
      <w:sz w:val="20"/>
      <w:szCs w:val="24"/>
      <w:lang w:eastAsia="he-IL"/>
    </w:rPr>
  </w:style>
  <w:style w:type="paragraph" w:styleId="af5">
    <w:name w:val="Document Map"/>
    <w:basedOn w:val="a0"/>
    <w:link w:val="af6"/>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6">
    <w:name w:val="מפת מסמך תו"/>
    <w:basedOn w:val="a1"/>
    <w:link w:val="af5"/>
    <w:rsid w:val="00370DA1"/>
    <w:rPr>
      <w:rFonts w:ascii="Tahoma" w:eastAsia="Times New Roman" w:hAnsi="Tahoma" w:cs="Tahoma"/>
      <w:sz w:val="20"/>
      <w:szCs w:val="20"/>
      <w:shd w:val="clear" w:color="auto" w:fill="000080"/>
      <w:lang w:eastAsia="he-IL"/>
    </w:rPr>
  </w:style>
  <w:style w:type="paragraph" w:customStyle="1" w:styleId="Heading41">
    <w:name w:val="Heading 41"/>
    <w:basedOn w:val="a0"/>
    <w:next w:val="a0"/>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a6"/>
    <w:link w:val="AutoFieldsChar"/>
    <w:qFormat/>
    <w:rsid w:val="008666C7"/>
    <w:pPr>
      <w:spacing w:before="100" w:after="100"/>
    </w:pPr>
    <w:rPr>
      <w:rFonts w:ascii="David" w:hAnsi="David" w:cs="David"/>
      <w:color w:val="0070C0"/>
      <w:sz w:val="20"/>
      <w:szCs w:val="24"/>
    </w:rPr>
  </w:style>
  <w:style w:type="character" w:customStyle="1" w:styleId="AutoFieldsChar">
    <w:name w:val="AutoFields Char"/>
    <w:basedOn w:val="a7"/>
    <w:link w:val="AutoFields"/>
    <w:rsid w:val="008666C7"/>
    <w:rPr>
      <w:rFonts w:ascii="David" w:hAnsi="David" w:cs="David"/>
      <w:color w:val="0070C0"/>
      <w:sz w:val="20"/>
      <w:szCs w:val="24"/>
    </w:rPr>
  </w:style>
  <w:style w:type="numbering" w:customStyle="1" w:styleId="NoList2">
    <w:name w:val="No List2"/>
    <w:next w:val="a3"/>
    <w:semiHidden/>
    <w:rsid w:val="00C140D3"/>
  </w:style>
  <w:style w:type="character" w:customStyle="1" w:styleId="af7">
    <w:name w:val="ביטול תו"/>
    <w:link w:val="af8"/>
    <w:locked/>
    <w:rsid w:val="00C140D3"/>
    <w:rPr>
      <w:rFonts w:cs="David"/>
      <w:sz w:val="26"/>
      <w:szCs w:val="24"/>
    </w:rPr>
  </w:style>
  <w:style w:type="paragraph" w:customStyle="1" w:styleId="af8">
    <w:name w:val="ביטול"/>
    <w:basedOn w:val="a0"/>
    <w:link w:val="af7"/>
    <w:rsid w:val="00C140D3"/>
    <w:pPr>
      <w:spacing w:before="240" w:beforeAutospacing="0" w:after="0" w:afterAutospacing="0" w:line="240" w:lineRule="auto"/>
      <w:jc w:val="both"/>
    </w:pPr>
    <w:rPr>
      <w:rFonts w:cs="David"/>
      <w:sz w:val="26"/>
      <w:szCs w:val="24"/>
    </w:rPr>
  </w:style>
  <w:style w:type="paragraph" w:styleId="af9">
    <w:name w:val="List Paragraph"/>
    <w:basedOn w:val="a0"/>
    <w:uiPriority w:val="34"/>
    <w:qFormat/>
    <w:rsid w:val="00C140D3"/>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11">
    <w:name w:val="No List11"/>
    <w:next w:val="a3"/>
    <w:semiHidden/>
    <w:rsid w:val="00C140D3"/>
  </w:style>
  <w:style w:type="paragraph" w:customStyle="1" w:styleId="a">
    <w:name w:val="שדה"/>
    <w:basedOn w:val="a0"/>
    <w:link w:val="Char"/>
    <w:qFormat/>
    <w:rsid w:val="004A1F09"/>
    <w:pPr>
      <w:widowControl w:val="0"/>
      <w:numPr>
        <w:numId w:val="25"/>
      </w:numPr>
      <w:spacing w:before="0" w:beforeAutospacing="0" w:after="0" w:afterAutospacing="0" w:line="240" w:lineRule="auto"/>
      <w:jc w:val="both"/>
    </w:pPr>
    <w:rPr>
      <w:rFonts w:ascii="Times New Roman" w:eastAsia="Times New Roman" w:hAnsi="Times New Roman" w:cs="David"/>
      <w:sz w:val="24"/>
      <w:szCs w:val="24"/>
    </w:rPr>
  </w:style>
  <w:style w:type="character" w:customStyle="1" w:styleId="Char">
    <w:name w:val="שדה Char"/>
    <w:basedOn w:val="a1"/>
    <w:link w:val="a"/>
    <w:rsid w:val="004A1F09"/>
    <w:rPr>
      <w:rFonts w:ascii="Times New Roman" w:eastAsia="Times New Roman" w:hAnsi="Times New Roman" w:cs="David"/>
      <w:sz w:val="24"/>
      <w:szCs w:val="24"/>
    </w:rPr>
  </w:style>
  <w:style w:type="table" w:customStyle="1" w:styleId="13">
    <w:name w:val="רשת טבלה1"/>
    <w:basedOn w:val="a2"/>
    <w:next w:val="a9"/>
    <w:rsid w:val="005C4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היסט_כפול"/>
    <w:basedOn w:val="a0"/>
    <w:rsid w:val="000B36FF"/>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11130719A8A491DA8CCC566DC52F590"/>
        <w:category>
          <w:name w:val="General"/>
          <w:gallery w:val="placeholder"/>
        </w:category>
        <w:types>
          <w:type w:val="bbPlcHdr"/>
        </w:types>
        <w:behaviors>
          <w:behavior w:val="content"/>
        </w:behaviors>
        <w:guid w:val="{B2ACAA1F-204E-41F7-AFF2-EB2AC23DAE8E}"/>
      </w:docPartPr>
      <w:docPartBody>
        <w:p w:rsidR="00860755" w:rsidRDefault="00860755">
          <w:r w:rsidRPr="00546E7D">
            <w:rPr>
              <w:rStyle w:val="a3"/>
              <w:rtl/>
            </w:rPr>
            <w:t>[תאריך חתימת חוזה]</w:t>
          </w:r>
        </w:p>
      </w:docPartBody>
    </w:docPart>
    <w:docPart>
      <w:docPartPr>
        <w:name w:val="8EAC179448B041838EF2C727129E01BE"/>
        <w:category>
          <w:name w:val="General"/>
          <w:gallery w:val="placeholder"/>
        </w:category>
        <w:types>
          <w:type w:val="bbPlcHdr"/>
        </w:types>
        <w:behaviors>
          <w:behavior w:val="content"/>
        </w:behaviors>
        <w:guid w:val="{681D9B81-C504-4BC9-9161-5E115166E77B}"/>
      </w:docPartPr>
      <w:docPartBody>
        <w:p w:rsidR="00860755" w:rsidRDefault="00860755">
          <w:r w:rsidRPr="00546E7D">
            <w:rPr>
              <w:rStyle w:val="a3"/>
              <w:rtl/>
            </w:rPr>
            <w:t>[צדדים נוספים]</w:t>
          </w:r>
        </w:p>
      </w:docPartBody>
    </w:docPart>
    <w:docPart>
      <w:docPartPr>
        <w:name w:val="9E8B3F14D8EB4372A2CBACB622C369F4"/>
        <w:category>
          <w:name w:val="General"/>
          <w:gallery w:val="placeholder"/>
        </w:category>
        <w:types>
          <w:type w:val="bbPlcHdr"/>
        </w:types>
        <w:behaviors>
          <w:behavior w:val="content"/>
        </w:behaviors>
        <w:guid w:val="{B3944653-6803-4753-A64E-B64A52F22B0E}"/>
      </w:docPartPr>
      <w:docPartBody>
        <w:p w:rsidR="00860755" w:rsidRDefault="00860755">
          <w:r w:rsidRPr="00546E7D">
            <w:rPr>
              <w:rStyle w:val="a3"/>
              <w:rtl/>
            </w:rPr>
            <w:t>[צד א בחוזה]</w:t>
          </w:r>
        </w:p>
      </w:docPartBody>
    </w:docPart>
    <w:docPart>
      <w:docPartPr>
        <w:name w:val="6891D3F194A64F219D01272734FC73E4"/>
        <w:category>
          <w:name w:val="כללי"/>
          <w:gallery w:val="placeholder"/>
        </w:category>
        <w:types>
          <w:type w:val="bbPlcHdr"/>
        </w:types>
        <w:behaviors>
          <w:behavior w:val="content"/>
        </w:behaviors>
        <w:guid w:val="{F44BA213-5FC2-41B1-A708-68EF3764946A}"/>
      </w:docPartPr>
      <w:docPartBody>
        <w:p w:rsidR="00104FD7" w:rsidRDefault="000D0456" w:rsidP="000D0456">
          <w:pPr>
            <w:pStyle w:val="8DDEAEF197BF4EF280FD4EE1A9E33B01"/>
          </w:pPr>
          <w:r w:rsidRPr="00F11BAF">
            <w:rPr>
              <w:rStyle w:val="a3"/>
              <w:rtl/>
            </w:rPr>
            <w:t>[שם הפרויקט]</w:t>
          </w:r>
        </w:p>
      </w:docPartBody>
    </w:docPart>
    <w:docPart>
      <w:docPartPr>
        <w:name w:val="64884484007B405E8800DCF08EB80003"/>
        <w:category>
          <w:name w:val="כללי"/>
          <w:gallery w:val="placeholder"/>
        </w:category>
        <w:types>
          <w:type w:val="bbPlcHdr"/>
        </w:types>
        <w:behaviors>
          <w:behavior w:val="content"/>
        </w:behaviors>
        <w:guid w:val="{3CF8219C-768A-4DBE-8ED1-D0BC974930D9}"/>
      </w:docPartPr>
      <w:docPartBody>
        <w:p w:rsidR="00104FD7" w:rsidRDefault="000D0456" w:rsidP="000D0456">
          <w:pPr>
            <w:pStyle w:val="203513900E8340BAAA2CD87F2A3571C4"/>
          </w:pPr>
          <w:r w:rsidRPr="00F11BAF">
            <w:rPr>
              <w:rStyle w:val="a3"/>
              <w:rtl/>
            </w:rPr>
            <w:t>[שם אתר]</w:t>
          </w:r>
        </w:p>
      </w:docPartBody>
    </w:docPart>
    <w:docPart>
      <w:docPartPr>
        <w:name w:val="F6484E38E9194F00AE2D0147DCF6B66D"/>
        <w:category>
          <w:name w:val="כללי"/>
          <w:gallery w:val="placeholder"/>
        </w:category>
        <w:types>
          <w:type w:val="bbPlcHdr"/>
        </w:types>
        <w:behaviors>
          <w:behavior w:val="content"/>
        </w:behaviors>
        <w:guid w:val="{B3241803-CA1E-486A-A694-1DDE1341E436}"/>
      </w:docPartPr>
      <w:docPartBody>
        <w:p w:rsidR="00104FD7" w:rsidRDefault="000D0456" w:rsidP="000D0456">
          <w:pPr>
            <w:pStyle w:val="88168CD51E964B69AF05DD90A8E43114"/>
          </w:pPr>
          <w:r w:rsidRPr="009C4355">
            <w:rPr>
              <w:rStyle w:val="a3"/>
              <w:rtl/>
            </w:rPr>
            <w:t>[שם ספק]</w:t>
          </w:r>
        </w:p>
      </w:docPartBody>
    </w:docPart>
    <w:docPart>
      <w:docPartPr>
        <w:name w:val="87F05F6DF5414F59980945BCD5EF1F89"/>
        <w:category>
          <w:name w:val="כללי"/>
          <w:gallery w:val="placeholder"/>
        </w:category>
        <w:types>
          <w:type w:val="bbPlcHdr"/>
        </w:types>
        <w:behaviors>
          <w:behavior w:val="content"/>
        </w:behaviors>
        <w:guid w:val="{E0B854FE-B722-448C-AB0E-0C23BF7F29B5}"/>
      </w:docPartPr>
      <w:docPartBody>
        <w:p w:rsidR="00104FD7" w:rsidRDefault="000D0456" w:rsidP="000D0456">
          <w:pPr>
            <w:pStyle w:val="5D8318FEC304447CA46D9446461B3694"/>
          </w:pPr>
          <w:r w:rsidRPr="003E6FC4">
            <w:rPr>
              <w:rStyle w:val="a3"/>
              <w:rtl/>
            </w:rPr>
            <w:t>[שם צד א]</w:t>
          </w:r>
        </w:p>
      </w:docPartBody>
    </w:docPart>
    <w:docPart>
      <w:docPartPr>
        <w:name w:val="DC19D78E9BD34EBC955CFBFF1244DFA9"/>
        <w:category>
          <w:name w:val="כללי"/>
          <w:gallery w:val="placeholder"/>
        </w:category>
        <w:types>
          <w:type w:val="bbPlcHdr"/>
        </w:types>
        <w:behaviors>
          <w:behavior w:val="content"/>
        </w:behaviors>
        <w:guid w:val="{98CF9174-9D82-48EE-8E41-05A6B4B992FD}"/>
      </w:docPartPr>
      <w:docPartBody>
        <w:p w:rsidR="00104FD7" w:rsidRDefault="000D0456" w:rsidP="000D0456">
          <w:pPr>
            <w:pStyle w:val="A9F8786E4B4A463DB371AEDFC63065BB"/>
          </w:pPr>
          <w:r w:rsidRPr="003059F5">
            <w:rPr>
              <w:rStyle w:val="a3"/>
              <w:rtl/>
            </w:rPr>
            <w:t>[רשות מקומית]</w:t>
          </w:r>
        </w:p>
      </w:docPartBody>
    </w:docPart>
    <w:docPart>
      <w:docPartPr>
        <w:name w:val="48F39651453B434E929C70837D58A727"/>
        <w:category>
          <w:name w:val="כללי"/>
          <w:gallery w:val="placeholder"/>
        </w:category>
        <w:types>
          <w:type w:val="bbPlcHdr"/>
        </w:types>
        <w:behaviors>
          <w:behavior w:val="content"/>
        </w:behaviors>
        <w:guid w:val="{034204CA-4436-4189-BB3D-685221D5C545}"/>
      </w:docPartPr>
      <w:docPartBody>
        <w:p w:rsidR="00104FD7" w:rsidRDefault="000D0456" w:rsidP="000D0456">
          <w:pPr>
            <w:pStyle w:val="E778AA229724475CA9EFFFBCB6211B8A"/>
          </w:pPr>
          <w:r w:rsidRPr="003059F5">
            <w:rPr>
              <w:rStyle w:val="a3"/>
              <w:rtl/>
            </w:rPr>
            <w:t>[שם אתר]</w:t>
          </w:r>
        </w:p>
      </w:docPartBody>
    </w:docPart>
    <w:docPart>
      <w:docPartPr>
        <w:name w:val="F1BCDEBFC6B84245B85102376CAD83AC"/>
        <w:category>
          <w:name w:val="כללי"/>
          <w:gallery w:val="placeholder"/>
        </w:category>
        <w:types>
          <w:type w:val="bbPlcHdr"/>
        </w:types>
        <w:behaviors>
          <w:behavior w:val="content"/>
        </w:behaviors>
        <w:guid w:val="{3E5CF326-180F-462D-8D98-BEAB71830A43}"/>
      </w:docPartPr>
      <w:docPartBody>
        <w:p w:rsidR="00104FD7" w:rsidRDefault="000D0456" w:rsidP="000D0456">
          <w:pPr>
            <w:pStyle w:val="48F99A8495C34C438EA464C9133E8DFB"/>
          </w:pPr>
          <w:r w:rsidRPr="003059F5">
            <w:rPr>
              <w:rStyle w:val="a3"/>
              <w:rtl/>
            </w:rPr>
            <w:t>[שם הפרויקט]</w:t>
          </w:r>
        </w:p>
      </w:docPartBody>
    </w:docPart>
    <w:docPart>
      <w:docPartPr>
        <w:name w:val="DCBCCA8D9D6344D79FFBFE37EB885BA9"/>
        <w:category>
          <w:name w:val="כללי"/>
          <w:gallery w:val="placeholder"/>
        </w:category>
        <w:types>
          <w:type w:val="bbPlcHdr"/>
        </w:types>
        <w:behaviors>
          <w:behavior w:val="content"/>
        </w:behaviors>
        <w:guid w:val="{104E4411-585C-48C4-BA28-98E1A2706402}"/>
      </w:docPartPr>
      <w:docPartBody>
        <w:p w:rsidR="00104FD7" w:rsidRDefault="000D0456" w:rsidP="000D0456">
          <w:pPr>
            <w:pStyle w:val="644546A22C674B6EA6051E4C7B5CC2D8"/>
          </w:pPr>
          <w:r w:rsidRPr="003059F5">
            <w:rPr>
              <w:rStyle w:val="a3"/>
              <w:rtl/>
            </w:rPr>
            <w:t>[שדה נוסף 2]</w:t>
          </w:r>
        </w:p>
      </w:docPartBody>
    </w:docPart>
    <w:docPart>
      <w:docPartPr>
        <w:name w:val="D774A9263F0B43C889C7363A425FC822"/>
        <w:category>
          <w:name w:val="כללי"/>
          <w:gallery w:val="placeholder"/>
        </w:category>
        <w:types>
          <w:type w:val="bbPlcHdr"/>
        </w:types>
        <w:behaviors>
          <w:behavior w:val="content"/>
        </w:behaviors>
        <w:guid w:val="{7CE28780-3A36-4622-B90D-BEC7812F0E78}"/>
      </w:docPartPr>
      <w:docPartBody>
        <w:p w:rsidR="00104FD7" w:rsidRDefault="000D0456" w:rsidP="000D0456">
          <w:pPr>
            <w:pStyle w:val="534036BD36C34A68BED9CD5EE7545A44"/>
          </w:pPr>
          <w:r w:rsidRPr="003059F5">
            <w:rPr>
              <w:rStyle w:val="a3"/>
              <w:rtl/>
            </w:rPr>
            <w:t>[שדה נוסף 1]</w:t>
          </w:r>
        </w:p>
      </w:docPartBody>
    </w:docPart>
    <w:docPart>
      <w:docPartPr>
        <w:name w:val="F6C21EC564964A3FA377941C8F3162AB"/>
        <w:category>
          <w:name w:val="כללי"/>
          <w:gallery w:val="placeholder"/>
        </w:category>
        <w:types>
          <w:type w:val="bbPlcHdr"/>
        </w:types>
        <w:behaviors>
          <w:behavior w:val="content"/>
        </w:behaviors>
        <w:guid w:val="{5775347D-5389-4438-A01B-7000F9D60F64}"/>
      </w:docPartPr>
      <w:docPartBody>
        <w:p w:rsidR="00104FD7" w:rsidRDefault="000D0456" w:rsidP="000D0456">
          <w:pPr>
            <w:pStyle w:val="1306C82E032347CABCCCBDD04C5C2A43"/>
          </w:pPr>
          <w:r w:rsidRPr="003059F5">
            <w:rPr>
              <w:rStyle w:val="a3"/>
              <w:rtl/>
            </w:rPr>
            <w:t>[רשות מקומית]</w:t>
          </w:r>
        </w:p>
      </w:docPartBody>
    </w:docPart>
    <w:docPart>
      <w:docPartPr>
        <w:name w:val="4196D414B4514190A0FAC22EF91FF3E4"/>
        <w:category>
          <w:name w:val="כללי"/>
          <w:gallery w:val="placeholder"/>
        </w:category>
        <w:types>
          <w:type w:val="bbPlcHdr"/>
        </w:types>
        <w:behaviors>
          <w:behavior w:val="content"/>
        </w:behaviors>
        <w:guid w:val="{36592969-C3BF-4D99-95A7-9E7F2C221C7D}"/>
      </w:docPartPr>
      <w:docPartBody>
        <w:p w:rsidR="00104FD7" w:rsidRDefault="000D0456" w:rsidP="000D0456">
          <w:pPr>
            <w:pStyle w:val="B59F6D638C9F4FF09912ED6DD8580D65"/>
          </w:pPr>
          <w:r w:rsidRPr="003059F5">
            <w:rPr>
              <w:rStyle w:val="a3"/>
              <w:rtl/>
            </w:rPr>
            <w:t>[שדה נוסף 3]</w:t>
          </w:r>
        </w:p>
      </w:docPartBody>
    </w:docPart>
    <w:docPart>
      <w:docPartPr>
        <w:name w:val="8ECE930238264283AFE92629BC37D42B"/>
        <w:category>
          <w:name w:val="כללי"/>
          <w:gallery w:val="placeholder"/>
        </w:category>
        <w:types>
          <w:type w:val="bbPlcHdr"/>
        </w:types>
        <w:behaviors>
          <w:behavior w:val="content"/>
        </w:behaviors>
        <w:guid w:val="{DC0A29CE-EE6C-4AD4-83E0-DB004EC0D42C}"/>
      </w:docPartPr>
      <w:docPartBody>
        <w:p w:rsidR="00104FD7" w:rsidRDefault="000D0456" w:rsidP="000D0456">
          <w:pPr>
            <w:pStyle w:val="4FFC5275F607467087EF14E12E2EAC68"/>
          </w:pPr>
          <w:r w:rsidRPr="003059F5">
            <w:rPr>
              <w:rStyle w:val="a3"/>
              <w:rtl/>
            </w:rPr>
            <w:t>[שדה נוסף 4]</w:t>
          </w:r>
        </w:p>
      </w:docPartBody>
    </w:docPart>
    <w:docPart>
      <w:docPartPr>
        <w:name w:val="8DDEAEF197BF4EF280FD4EE1A9E33B01"/>
        <w:category>
          <w:name w:val="כללי"/>
          <w:gallery w:val="placeholder"/>
        </w:category>
        <w:types>
          <w:type w:val="bbPlcHdr"/>
        </w:types>
        <w:behaviors>
          <w:behavior w:val="content"/>
        </w:behaviors>
        <w:guid w:val="{0C840C4D-A3C2-41B5-B574-15184DB5F94F}"/>
      </w:docPartPr>
      <w:docPartBody>
        <w:p w:rsidR="00104FD7" w:rsidRDefault="000D0456" w:rsidP="000D0456">
          <w:pPr>
            <w:pStyle w:val="4B64073F0FAE4D6F81F82E95B45CF398"/>
          </w:pPr>
          <w:r w:rsidRPr="003059F5">
            <w:rPr>
              <w:rStyle w:val="a3"/>
              <w:rtl/>
            </w:rPr>
            <w:t>[שדה נוסף 5]</w:t>
          </w:r>
        </w:p>
      </w:docPartBody>
    </w:docPart>
    <w:docPart>
      <w:docPartPr>
        <w:name w:val="203513900E8340BAAA2CD87F2A3571C4"/>
        <w:category>
          <w:name w:val="כללי"/>
          <w:gallery w:val="placeholder"/>
        </w:category>
        <w:types>
          <w:type w:val="bbPlcHdr"/>
        </w:types>
        <w:behaviors>
          <w:behavior w:val="content"/>
        </w:behaviors>
        <w:guid w:val="{3875A356-B67C-4168-879C-E8176927DA52}"/>
      </w:docPartPr>
      <w:docPartBody>
        <w:p w:rsidR="00104FD7" w:rsidRDefault="000D0456" w:rsidP="000D0456">
          <w:pPr>
            <w:pStyle w:val="2D0F67D246954C1D90A3C812FC8EBD77"/>
          </w:pPr>
          <w:r w:rsidRPr="003059F5">
            <w:rPr>
              <w:rStyle w:val="a3"/>
              <w:rtl/>
            </w:rPr>
            <w:t>[שדה נוסף 6]</w:t>
          </w:r>
        </w:p>
      </w:docPartBody>
    </w:docPart>
    <w:docPart>
      <w:docPartPr>
        <w:name w:val="88168CD51E964B69AF05DD90A8E43114"/>
        <w:category>
          <w:name w:val="כללי"/>
          <w:gallery w:val="placeholder"/>
        </w:category>
        <w:types>
          <w:type w:val="bbPlcHdr"/>
        </w:types>
        <w:behaviors>
          <w:behavior w:val="content"/>
        </w:behaviors>
        <w:guid w:val="{8756AEB5-CC46-438C-A52F-F952A6313785}"/>
      </w:docPartPr>
      <w:docPartBody>
        <w:p w:rsidR="00104FD7" w:rsidRDefault="000D0456" w:rsidP="000D0456">
          <w:pPr>
            <w:pStyle w:val="5747255A7CBA4D3B8DFDA99DC11797AC"/>
          </w:pPr>
          <w:r w:rsidRPr="003059F5">
            <w:rPr>
              <w:rStyle w:val="a3"/>
              <w:rtl/>
            </w:rPr>
            <w:t>[אחוז השתתפות צד א]</w:t>
          </w:r>
        </w:p>
      </w:docPartBody>
    </w:docPart>
    <w:docPart>
      <w:docPartPr>
        <w:name w:val="5D8318FEC304447CA46D9446461B3694"/>
        <w:category>
          <w:name w:val="כללי"/>
          <w:gallery w:val="placeholder"/>
        </w:category>
        <w:types>
          <w:type w:val="bbPlcHdr"/>
        </w:types>
        <w:behaviors>
          <w:behavior w:val="content"/>
        </w:behaviors>
        <w:guid w:val="{62DB173B-7C89-4D40-93C9-D8D84EE9554B}"/>
      </w:docPartPr>
      <w:docPartBody>
        <w:p w:rsidR="00104FD7" w:rsidRDefault="000D0456" w:rsidP="000D0456">
          <w:pPr>
            <w:pStyle w:val="2A2AF21EA544419AACB001EBBFF82D63"/>
          </w:pPr>
          <w:r w:rsidRPr="00064388">
            <w:rPr>
              <w:rStyle w:val="a3"/>
              <w:rtl/>
            </w:rPr>
            <w:t>[סוג מדד כותרת]</w:t>
          </w:r>
        </w:p>
      </w:docPartBody>
    </w:docPart>
    <w:docPart>
      <w:docPartPr>
        <w:name w:val="A9F8786E4B4A463DB371AEDFC63065BB"/>
        <w:category>
          <w:name w:val="כללי"/>
          <w:gallery w:val="placeholder"/>
        </w:category>
        <w:types>
          <w:type w:val="bbPlcHdr"/>
        </w:types>
        <w:behaviors>
          <w:behavior w:val="content"/>
        </w:behaviors>
        <w:guid w:val="{07FAA7F8-4204-446C-8D7E-0671F604A768}"/>
      </w:docPartPr>
      <w:docPartBody>
        <w:p w:rsidR="00104FD7" w:rsidRDefault="000D0456" w:rsidP="000D0456">
          <w:pPr>
            <w:pStyle w:val="CF9E1DA738354CBC9CA67F756933501F"/>
          </w:pPr>
          <w:r w:rsidRPr="00033B28">
            <w:rPr>
              <w:rStyle w:val="a3"/>
              <w:rtl/>
            </w:rPr>
            <w:t>[מדד בגין/ידוע - כותרת]</w:t>
          </w:r>
        </w:p>
      </w:docPartBody>
    </w:docPart>
    <w:docPart>
      <w:docPartPr>
        <w:name w:val="E778AA229724475CA9EFFFBCB6211B8A"/>
        <w:category>
          <w:name w:val="כללי"/>
          <w:gallery w:val="placeholder"/>
        </w:category>
        <w:types>
          <w:type w:val="bbPlcHdr"/>
        </w:types>
        <w:behaviors>
          <w:behavior w:val="content"/>
        </w:behaviors>
        <w:guid w:val="{56F958C7-6EB4-4B00-9912-397CC2FBEAF7}"/>
      </w:docPartPr>
      <w:docPartBody>
        <w:p w:rsidR="00104FD7" w:rsidRDefault="000D0456" w:rsidP="000D0456">
          <w:pPr>
            <w:pStyle w:val="E1130C59DF934776A4349F50A7484013"/>
          </w:pPr>
          <w:r w:rsidRPr="003059F5">
            <w:rPr>
              <w:rStyle w:val="a3"/>
              <w:rtl/>
            </w:rPr>
            <w:t>[מדד בסיס]</w:t>
          </w:r>
        </w:p>
      </w:docPartBody>
    </w:docPart>
    <w:docPart>
      <w:docPartPr>
        <w:name w:val="48F99A8495C34C438EA464C9133E8DFB"/>
        <w:category>
          <w:name w:val="כללי"/>
          <w:gallery w:val="placeholder"/>
        </w:category>
        <w:types>
          <w:type w:val="bbPlcHdr"/>
        </w:types>
        <w:behaviors>
          <w:behavior w:val="content"/>
        </w:behaviors>
        <w:guid w:val="{40E0E7E3-7AD1-4237-8CDA-FDCBD28D2162}"/>
      </w:docPartPr>
      <w:docPartBody>
        <w:p w:rsidR="00104FD7" w:rsidRDefault="000D0456" w:rsidP="000D0456">
          <w:pPr>
            <w:pStyle w:val="4EB2D17AD2EA48D0B7BD7BC9A0BCCA3E"/>
          </w:pPr>
          <w:r w:rsidRPr="003059F5">
            <w:rPr>
              <w:rStyle w:val="a3"/>
              <w:rtl/>
            </w:rPr>
            <w:t>[נקודות מדד]</w:t>
          </w:r>
        </w:p>
      </w:docPartBody>
    </w:docPart>
    <w:docPart>
      <w:docPartPr>
        <w:name w:val="644546A22C674B6EA6051E4C7B5CC2D8"/>
        <w:category>
          <w:name w:val="כללי"/>
          <w:gallery w:val="placeholder"/>
        </w:category>
        <w:types>
          <w:type w:val="bbPlcHdr"/>
        </w:types>
        <w:behaviors>
          <w:behavior w:val="content"/>
        </w:behaviors>
        <w:guid w:val="{E0B11B9B-2E96-4EC1-976A-4BEB0CABF8E9}"/>
      </w:docPartPr>
      <w:docPartBody>
        <w:p w:rsidR="00104FD7" w:rsidRDefault="000D0456" w:rsidP="000D0456">
          <w:pPr>
            <w:pStyle w:val="510F42E9600744229A5A2C2DB561098C"/>
          </w:pPr>
          <w:r w:rsidRPr="003059F5">
            <w:rPr>
              <w:rStyle w:val="a3"/>
              <w:rtl/>
            </w:rPr>
            <w:t>[תאריך חתימת חוזה]</w:t>
          </w:r>
        </w:p>
      </w:docPartBody>
    </w:docPart>
    <w:docPart>
      <w:docPartPr>
        <w:name w:val="534036BD36C34A68BED9CD5EE7545A44"/>
        <w:category>
          <w:name w:val="כללי"/>
          <w:gallery w:val="placeholder"/>
        </w:category>
        <w:types>
          <w:type w:val="bbPlcHdr"/>
        </w:types>
        <w:behaviors>
          <w:behavior w:val="content"/>
        </w:behaviors>
        <w:guid w:val="{FDA25344-BEE7-44F9-B8E8-7CDAB9FCC1ED}"/>
      </w:docPartPr>
      <w:docPartBody>
        <w:p w:rsidR="00104FD7" w:rsidRDefault="000D0456" w:rsidP="000D0456">
          <w:pPr>
            <w:pStyle w:val="2DC3D9B5C22E443EB6CAB3E5AB7806BC"/>
          </w:pPr>
          <w:r w:rsidRPr="0027244C">
            <w:rPr>
              <w:rStyle w:val="a3"/>
              <w:rtl/>
            </w:rPr>
            <w:t>[צד א בחוזה]</w:t>
          </w:r>
        </w:p>
      </w:docPartBody>
    </w:docPart>
    <w:docPart>
      <w:docPartPr>
        <w:name w:val="1306C82E032347CABCCCBDD04C5C2A43"/>
        <w:category>
          <w:name w:val="כללי"/>
          <w:gallery w:val="placeholder"/>
        </w:category>
        <w:types>
          <w:type w:val="bbPlcHdr"/>
        </w:types>
        <w:behaviors>
          <w:behavior w:val="content"/>
        </w:behaviors>
        <w:guid w:val="{1E95E805-256C-460B-A684-413E6FBC69E5}"/>
      </w:docPartPr>
      <w:docPartBody>
        <w:p w:rsidR="00104FD7" w:rsidRDefault="000D0456" w:rsidP="000D0456">
          <w:pPr>
            <w:pStyle w:val="244549A30D014532B8F669E4FF725BC7"/>
          </w:pPr>
          <w:r w:rsidRPr="003059F5">
            <w:rPr>
              <w:rStyle w:val="a3"/>
              <w:rtl/>
            </w:rPr>
            <w:t>[שם ספק]</w:t>
          </w:r>
        </w:p>
      </w:docPartBody>
    </w:docPart>
    <w:docPart>
      <w:docPartPr>
        <w:name w:val="B59F6D638C9F4FF09912ED6DD8580D65"/>
        <w:category>
          <w:name w:val="כללי"/>
          <w:gallery w:val="placeholder"/>
        </w:category>
        <w:types>
          <w:type w:val="bbPlcHdr"/>
        </w:types>
        <w:behaviors>
          <w:behavior w:val="content"/>
        </w:behaviors>
        <w:guid w:val="{DC69FA13-EF6F-4280-9242-D9B0B8114807}"/>
      </w:docPartPr>
      <w:docPartBody>
        <w:p w:rsidR="00104FD7" w:rsidRDefault="000D0456" w:rsidP="000D0456">
          <w:pPr>
            <w:pStyle w:val="964516F3FAD54446A91EE8C96927D937"/>
          </w:pPr>
          <w:r w:rsidRPr="003059F5">
            <w:rPr>
              <w:rStyle w:val="a3"/>
              <w:rtl/>
            </w:rPr>
            <w:t>[שם ספק]</w:t>
          </w:r>
        </w:p>
      </w:docPartBody>
    </w:docPart>
    <w:docPart>
      <w:docPartPr>
        <w:name w:val="4FFC5275F607467087EF14E12E2EAC68"/>
        <w:category>
          <w:name w:val="כללי"/>
          <w:gallery w:val="placeholder"/>
        </w:category>
        <w:types>
          <w:type w:val="bbPlcHdr"/>
        </w:types>
        <w:behaviors>
          <w:behavior w:val="content"/>
        </w:behaviors>
        <w:guid w:val="{6EC64E64-1F39-4EEB-B69C-DE297AC1A1E7}"/>
      </w:docPartPr>
      <w:docPartBody>
        <w:p w:rsidR="00104FD7" w:rsidRDefault="000D0456" w:rsidP="000D0456">
          <w:pPr>
            <w:pStyle w:val="D7FB006689C743A49C0BEDB34DBC05CA"/>
          </w:pPr>
          <w:r w:rsidRPr="003059F5">
            <w:rPr>
              <w:rStyle w:val="a3"/>
              <w:rtl/>
            </w:rPr>
            <w:t>[שם ספק]</w:t>
          </w:r>
        </w:p>
      </w:docPartBody>
    </w:docPart>
    <w:docPart>
      <w:docPartPr>
        <w:name w:val="4B64073F0FAE4D6F81F82E95B45CF398"/>
        <w:category>
          <w:name w:val="כללי"/>
          <w:gallery w:val="placeholder"/>
        </w:category>
        <w:types>
          <w:type w:val="bbPlcHdr"/>
        </w:types>
        <w:behaviors>
          <w:behavior w:val="content"/>
        </w:behaviors>
        <w:guid w:val="{845C6FAC-F9E9-4D76-9F15-6A2EC51D1476}"/>
      </w:docPartPr>
      <w:docPartBody>
        <w:p w:rsidR="00104FD7" w:rsidRDefault="000D0456" w:rsidP="000D0456">
          <w:r w:rsidRPr="003059F5">
            <w:rPr>
              <w:rStyle w:val="a3"/>
              <w:rtl/>
            </w:rPr>
            <w:t>[שם ספק]</w:t>
          </w:r>
        </w:p>
      </w:docPartBody>
    </w:docPart>
    <w:docPart>
      <w:docPartPr>
        <w:name w:val="2D0F67D246954C1D90A3C812FC8EBD77"/>
        <w:category>
          <w:name w:val="כללי"/>
          <w:gallery w:val="placeholder"/>
        </w:category>
        <w:types>
          <w:type w:val="bbPlcHdr"/>
        </w:types>
        <w:behaviors>
          <w:behavior w:val="content"/>
        </w:behaviors>
        <w:guid w:val="{C41413C9-C8A5-482A-B571-CB55397EDE8F}"/>
      </w:docPartPr>
      <w:docPartBody>
        <w:p w:rsidR="00104FD7" w:rsidRDefault="000D0456" w:rsidP="000D0456">
          <w:r w:rsidRPr="003059F5">
            <w:rPr>
              <w:rStyle w:val="a3"/>
              <w:rtl/>
            </w:rPr>
            <w:t>[תבנית חוזה]</w:t>
          </w:r>
        </w:p>
      </w:docPartBody>
    </w:docPart>
    <w:docPart>
      <w:docPartPr>
        <w:name w:val="5747255A7CBA4D3B8DFDA99DC11797AC"/>
        <w:category>
          <w:name w:val="כללי"/>
          <w:gallery w:val="placeholder"/>
        </w:category>
        <w:types>
          <w:type w:val="bbPlcHdr"/>
        </w:types>
        <w:behaviors>
          <w:behavior w:val="content"/>
        </w:behaviors>
        <w:guid w:val="{9F4CD2C7-F9F7-471C-A8C6-5309E372035A}"/>
      </w:docPartPr>
      <w:docPartBody>
        <w:p w:rsidR="00104FD7" w:rsidRDefault="000D0456" w:rsidP="000D0456">
          <w:r w:rsidRPr="009D00D7">
            <w:rPr>
              <w:rStyle w:val="a3"/>
              <w:rtl/>
            </w:rPr>
            <w:t>[שם הפרויקט]</w:t>
          </w:r>
        </w:p>
      </w:docPartBody>
    </w:docPart>
    <w:docPart>
      <w:docPartPr>
        <w:name w:val="2A2AF21EA544419AACB001EBBFF82D63"/>
        <w:category>
          <w:name w:val="כללי"/>
          <w:gallery w:val="placeholder"/>
        </w:category>
        <w:types>
          <w:type w:val="bbPlcHdr"/>
        </w:types>
        <w:behaviors>
          <w:behavior w:val="content"/>
        </w:behaviors>
        <w:guid w:val="{80F84193-D01D-452C-A40C-8818B1A0CB8C}"/>
      </w:docPartPr>
      <w:docPartBody>
        <w:p w:rsidR="00104FD7" w:rsidRDefault="000D0456" w:rsidP="000D0456">
          <w:r w:rsidRPr="003059F5">
            <w:rPr>
              <w:rStyle w:val="a3"/>
              <w:rtl/>
            </w:rPr>
            <w:t>[שם ספק]</w:t>
          </w:r>
        </w:p>
      </w:docPartBody>
    </w:docPart>
    <w:docPart>
      <w:docPartPr>
        <w:name w:val="CF9E1DA738354CBC9CA67F756933501F"/>
        <w:category>
          <w:name w:val="כללי"/>
          <w:gallery w:val="placeholder"/>
        </w:category>
        <w:types>
          <w:type w:val="bbPlcHdr"/>
        </w:types>
        <w:behaviors>
          <w:behavior w:val="content"/>
        </w:behaviors>
        <w:guid w:val="{440606EE-EC37-4297-B6DC-83EF2038B2A3}"/>
      </w:docPartPr>
      <w:docPartBody>
        <w:p w:rsidR="00104FD7" w:rsidRDefault="000D0456" w:rsidP="000D0456">
          <w:r w:rsidRPr="003059F5">
            <w:rPr>
              <w:rStyle w:val="a3"/>
              <w:rtl/>
            </w:rPr>
            <w:t>[שם ספק]</w:t>
          </w:r>
        </w:p>
      </w:docPartBody>
    </w:docPart>
    <w:docPart>
      <w:docPartPr>
        <w:name w:val="E1130C59DF934776A4349F50A7484013"/>
        <w:category>
          <w:name w:val="כללי"/>
          <w:gallery w:val="placeholder"/>
        </w:category>
        <w:types>
          <w:type w:val="bbPlcHdr"/>
        </w:types>
        <w:behaviors>
          <w:behavior w:val="content"/>
        </w:behaviors>
        <w:guid w:val="{361A6FAC-6053-484E-A0D5-B3A2F0EF8335}"/>
      </w:docPartPr>
      <w:docPartBody>
        <w:p w:rsidR="00104FD7" w:rsidRDefault="000D0456" w:rsidP="000D0456">
          <w:r w:rsidRPr="009C4355">
            <w:rPr>
              <w:rStyle w:val="a3"/>
              <w:rtl/>
            </w:rPr>
            <w:t>[שם ספק]</w:t>
          </w:r>
        </w:p>
      </w:docPartBody>
    </w:docPart>
    <w:docPart>
      <w:docPartPr>
        <w:name w:val="4EB2D17AD2EA48D0B7BD7BC9A0BCCA3E"/>
        <w:category>
          <w:name w:val="כללי"/>
          <w:gallery w:val="placeholder"/>
        </w:category>
        <w:types>
          <w:type w:val="bbPlcHdr"/>
        </w:types>
        <w:behaviors>
          <w:behavior w:val="content"/>
        </w:behaviors>
        <w:guid w:val="{84FC8A4C-1759-41C4-8A04-907056C8CF45}"/>
      </w:docPartPr>
      <w:docPartBody>
        <w:p w:rsidR="00104FD7" w:rsidRDefault="000D0456" w:rsidP="000D0456">
          <w:r w:rsidRPr="00C5438E">
            <w:rPr>
              <w:rStyle w:val="a3"/>
              <w:rtl/>
            </w:rPr>
            <w:t>[צד א בחוזה]</w:t>
          </w:r>
        </w:p>
      </w:docPartBody>
    </w:docPart>
    <w:docPart>
      <w:docPartPr>
        <w:name w:val="510F42E9600744229A5A2C2DB561098C"/>
        <w:category>
          <w:name w:val="כללי"/>
          <w:gallery w:val="placeholder"/>
        </w:category>
        <w:types>
          <w:type w:val="bbPlcHdr"/>
        </w:types>
        <w:behaviors>
          <w:behavior w:val="content"/>
        </w:behaviors>
        <w:guid w:val="{A1E52181-CCE1-4CA0-A0D1-7C7322CD6B0D}"/>
      </w:docPartPr>
      <w:docPartBody>
        <w:p w:rsidR="00104FD7" w:rsidRDefault="000D0456" w:rsidP="000D0456">
          <w:r w:rsidRPr="003059F5">
            <w:rPr>
              <w:rStyle w:val="a3"/>
              <w:rtl/>
            </w:rPr>
            <w:t>[שם ספק]</w:t>
          </w:r>
        </w:p>
      </w:docPartBody>
    </w:docPart>
    <w:docPart>
      <w:docPartPr>
        <w:name w:val="2DC3D9B5C22E443EB6CAB3E5AB7806BC"/>
        <w:category>
          <w:name w:val="כללי"/>
          <w:gallery w:val="placeholder"/>
        </w:category>
        <w:types>
          <w:type w:val="bbPlcHdr"/>
        </w:types>
        <w:behaviors>
          <w:behavior w:val="content"/>
        </w:behaviors>
        <w:guid w:val="{3DCD1E16-D2CF-4B7E-B205-1FEF9EEB839C}"/>
      </w:docPartPr>
      <w:docPartBody>
        <w:p w:rsidR="00104FD7" w:rsidRDefault="000D0456" w:rsidP="000D0456">
          <w:r w:rsidRPr="003059F5">
            <w:rPr>
              <w:rStyle w:val="a3"/>
              <w:rtl/>
            </w:rPr>
            <w:t>[שם אתר]</w:t>
          </w:r>
        </w:p>
      </w:docPartBody>
    </w:docPart>
    <w:docPart>
      <w:docPartPr>
        <w:name w:val="244549A30D014532B8F669E4FF725BC7"/>
        <w:category>
          <w:name w:val="כללי"/>
          <w:gallery w:val="placeholder"/>
        </w:category>
        <w:types>
          <w:type w:val="bbPlcHdr"/>
        </w:types>
        <w:behaviors>
          <w:behavior w:val="content"/>
        </w:behaviors>
        <w:guid w:val="{C9846908-C992-4021-9E10-72C196B546F9}"/>
      </w:docPartPr>
      <w:docPartBody>
        <w:p w:rsidR="00104FD7" w:rsidRDefault="000D0456" w:rsidP="000D0456">
          <w:r w:rsidRPr="003059F5">
            <w:rPr>
              <w:rStyle w:val="a3"/>
              <w:rtl/>
            </w:rPr>
            <w:t>[תיאור עבודה]</w:t>
          </w:r>
        </w:p>
      </w:docPartBody>
    </w:docPart>
    <w:docPart>
      <w:docPartPr>
        <w:name w:val="964516F3FAD54446A91EE8C96927D937"/>
        <w:category>
          <w:name w:val="כללי"/>
          <w:gallery w:val="placeholder"/>
        </w:category>
        <w:types>
          <w:type w:val="bbPlcHdr"/>
        </w:types>
        <w:behaviors>
          <w:behavior w:val="content"/>
        </w:behaviors>
        <w:guid w:val="{7377EE25-0D72-41BC-990B-F073AB42DE7E}"/>
      </w:docPartPr>
      <w:docPartBody>
        <w:p w:rsidR="00104FD7" w:rsidRDefault="000D0456" w:rsidP="000D0456">
          <w:r w:rsidRPr="009C4355">
            <w:rPr>
              <w:rStyle w:val="a3"/>
              <w:rtl/>
            </w:rPr>
            <w:t>[שם ספק]</w:t>
          </w:r>
        </w:p>
      </w:docPartBody>
    </w:docPart>
    <w:docPart>
      <w:docPartPr>
        <w:name w:val="D7FB006689C743A49C0BEDB34DBC05CA"/>
        <w:category>
          <w:name w:val="כללי"/>
          <w:gallery w:val="placeholder"/>
        </w:category>
        <w:types>
          <w:type w:val="bbPlcHdr"/>
        </w:types>
        <w:behaviors>
          <w:behavior w:val="content"/>
        </w:behaviors>
        <w:guid w:val="{DF4281A1-C1CA-4FE0-A2C9-44B9A2EC6384}"/>
      </w:docPartPr>
      <w:docPartBody>
        <w:p w:rsidR="00104FD7" w:rsidRDefault="000D0456" w:rsidP="000D0456">
          <w:r w:rsidRPr="00C5438E">
            <w:rPr>
              <w:rStyle w:val="a3"/>
              <w:rtl/>
            </w:rPr>
            <w:t>[צד א בחוזה]</w:t>
          </w:r>
        </w:p>
      </w:docPartBody>
    </w:docPart>
    <w:docPart>
      <w:docPartPr>
        <w:name w:val="7BAAEF2005F648E2AC02A5AE7E3252F3"/>
        <w:category>
          <w:name w:val="כללי"/>
          <w:gallery w:val="placeholder"/>
        </w:category>
        <w:types>
          <w:type w:val="bbPlcHdr"/>
        </w:types>
        <w:behaviors>
          <w:behavior w:val="content"/>
        </w:behaviors>
        <w:guid w:val="{D04D36B4-3075-45A3-834C-73014EC12C90}"/>
      </w:docPartPr>
      <w:docPartBody>
        <w:p w:rsidR="00104FD7" w:rsidRDefault="000D0456" w:rsidP="000D0456">
          <w:r w:rsidRPr="003059F5">
            <w:rPr>
              <w:rStyle w:val="a3"/>
              <w:rtl/>
            </w:rPr>
            <w:t>[שם אתר]</w:t>
          </w:r>
        </w:p>
      </w:docPartBody>
    </w:docPart>
    <w:docPart>
      <w:docPartPr>
        <w:name w:val="F1B2927F0C9F4032BE64C11CC4758E7F"/>
        <w:category>
          <w:name w:val="כללי"/>
          <w:gallery w:val="placeholder"/>
        </w:category>
        <w:types>
          <w:type w:val="bbPlcHdr"/>
        </w:types>
        <w:behaviors>
          <w:behavior w:val="content"/>
        </w:behaviors>
        <w:guid w:val="{0B252B9C-EC14-45E4-8E33-FEBCB1902230}"/>
      </w:docPartPr>
      <w:docPartBody>
        <w:p w:rsidR="00104FD7" w:rsidRDefault="000D0456" w:rsidP="000D0456">
          <w:r w:rsidRPr="003059F5">
            <w:rPr>
              <w:rStyle w:val="a3"/>
              <w:rtl/>
            </w:rPr>
            <w:t>[תאריך חתימת חוזה]</w:t>
          </w:r>
        </w:p>
      </w:docPartBody>
    </w:docPart>
    <w:docPart>
      <w:docPartPr>
        <w:name w:val="4A016B99E4B54BCBAA1BA668EEDC2A34"/>
        <w:category>
          <w:name w:val="כללי"/>
          <w:gallery w:val="placeholder"/>
        </w:category>
        <w:types>
          <w:type w:val="bbPlcHdr"/>
        </w:types>
        <w:behaviors>
          <w:behavior w:val="content"/>
        </w:behaviors>
        <w:guid w:val="{E4C94E9A-7751-43E5-B467-F691AF77E79E}"/>
      </w:docPartPr>
      <w:docPartBody>
        <w:p w:rsidR="00104FD7" w:rsidRDefault="000D0456" w:rsidP="000D0456">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AE1"/>
    <w:rsid w:val="00061188"/>
    <w:rsid w:val="000D0456"/>
    <w:rsid w:val="00104FD7"/>
    <w:rsid w:val="00135E8C"/>
    <w:rsid w:val="00175749"/>
    <w:rsid w:val="002768B9"/>
    <w:rsid w:val="004174FC"/>
    <w:rsid w:val="00460E39"/>
    <w:rsid w:val="006865A5"/>
    <w:rsid w:val="00700202"/>
    <w:rsid w:val="007A56EA"/>
    <w:rsid w:val="00860755"/>
    <w:rsid w:val="008B6851"/>
    <w:rsid w:val="00B83AC1"/>
    <w:rsid w:val="00E04841"/>
    <w:rsid w:val="00E6677C"/>
    <w:rsid w:val="00F91B4C"/>
    <w:rsid w:val="00FE0F9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456"/>
    <w:rPr>
      <w:color w:val="808080"/>
    </w:rPr>
  </w:style>
  <w:style w:type="paragraph" w:customStyle="1" w:styleId="8DDEAEF197BF4EF280FD4EE1A9E33B01">
    <w:name w:val="8DDEAEF197BF4EF280FD4EE1A9E33B01"/>
    <w:rsid w:val="000D0456"/>
    <w:pPr>
      <w:bidi/>
    </w:pPr>
  </w:style>
  <w:style w:type="paragraph" w:customStyle="1" w:styleId="203513900E8340BAAA2CD87F2A3571C4">
    <w:name w:val="203513900E8340BAAA2CD87F2A3571C4"/>
    <w:rsid w:val="000D0456"/>
    <w:pPr>
      <w:bidi/>
    </w:pPr>
  </w:style>
  <w:style w:type="paragraph" w:customStyle="1" w:styleId="88168CD51E964B69AF05DD90A8E43114">
    <w:name w:val="88168CD51E964B69AF05DD90A8E43114"/>
    <w:rsid w:val="000D0456"/>
    <w:pPr>
      <w:bidi/>
    </w:pPr>
  </w:style>
  <w:style w:type="paragraph" w:customStyle="1" w:styleId="5D8318FEC304447CA46D9446461B3694">
    <w:name w:val="5D8318FEC304447CA46D9446461B3694"/>
    <w:rsid w:val="000D0456"/>
    <w:pPr>
      <w:bidi/>
    </w:pPr>
  </w:style>
  <w:style w:type="paragraph" w:customStyle="1" w:styleId="A9F8786E4B4A463DB371AEDFC63065BB">
    <w:name w:val="A9F8786E4B4A463DB371AEDFC63065BB"/>
    <w:rsid w:val="000D0456"/>
    <w:pPr>
      <w:bidi/>
    </w:pPr>
  </w:style>
  <w:style w:type="paragraph" w:customStyle="1" w:styleId="E778AA229724475CA9EFFFBCB6211B8A">
    <w:name w:val="E778AA229724475CA9EFFFBCB6211B8A"/>
    <w:rsid w:val="000D0456"/>
    <w:pPr>
      <w:bidi/>
    </w:pPr>
  </w:style>
  <w:style w:type="paragraph" w:customStyle="1" w:styleId="48F99A8495C34C438EA464C9133E8DFB">
    <w:name w:val="48F99A8495C34C438EA464C9133E8DFB"/>
    <w:rsid w:val="000D0456"/>
    <w:pPr>
      <w:bidi/>
    </w:pPr>
  </w:style>
  <w:style w:type="paragraph" w:customStyle="1" w:styleId="644546A22C674B6EA6051E4C7B5CC2D8">
    <w:name w:val="644546A22C674B6EA6051E4C7B5CC2D8"/>
    <w:rsid w:val="000D0456"/>
    <w:pPr>
      <w:bidi/>
    </w:pPr>
  </w:style>
  <w:style w:type="paragraph" w:customStyle="1" w:styleId="534036BD36C34A68BED9CD5EE7545A44">
    <w:name w:val="534036BD36C34A68BED9CD5EE7545A44"/>
    <w:rsid w:val="000D0456"/>
    <w:pPr>
      <w:bidi/>
    </w:pPr>
  </w:style>
  <w:style w:type="paragraph" w:customStyle="1" w:styleId="1306C82E032347CABCCCBDD04C5C2A43">
    <w:name w:val="1306C82E032347CABCCCBDD04C5C2A43"/>
    <w:rsid w:val="000D0456"/>
    <w:pPr>
      <w:bidi/>
    </w:pPr>
  </w:style>
  <w:style w:type="paragraph" w:customStyle="1" w:styleId="B59F6D638C9F4FF09912ED6DD8580D65">
    <w:name w:val="B59F6D638C9F4FF09912ED6DD8580D65"/>
    <w:rsid w:val="000D0456"/>
    <w:pPr>
      <w:bidi/>
    </w:pPr>
  </w:style>
  <w:style w:type="paragraph" w:customStyle="1" w:styleId="4FFC5275F607467087EF14E12E2EAC68">
    <w:name w:val="4FFC5275F607467087EF14E12E2EAC68"/>
    <w:rsid w:val="000D0456"/>
    <w:pPr>
      <w:bidi/>
    </w:pPr>
  </w:style>
  <w:style w:type="paragraph" w:customStyle="1" w:styleId="4B64073F0FAE4D6F81F82E95B45CF398">
    <w:name w:val="4B64073F0FAE4D6F81F82E95B45CF398"/>
    <w:rsid w:val="000D0456"/>
    <w:pPr>
      <w:bidi/>
    </w:pPr>
  </w:style>
  <w:style w:type="paragraph" w:customStyle="1" w:styleId="2D0F67D246954C1D90A3C812FC8EBD77">
    <w:name w:val="2D0F67D246954C1D90A3C812FC8EBD77"/>
    <w:rsid w:val="000D0456"/>
    <w:pPr>
      <w:bidi/>
    </w:pPr>
  </w:style>
  <w:style w:type="paragraph" w:customStyle="1" w:styleId="5747255A7CBA4D3B8DFDA99DC11797AC">
    <w:name w:val="5747255A7CBA4D3B8DFDA99DC11797AC"/>
    <w:rsid w:val="000D0456"/>
    <w:pPr>
      <w:bidi/>
    </w:pPr>
  </w:style>
  <w:style w:type="paragraph" w:customStyle="1" w:styleId="2A2AF21EA544419AACB001EBBFF82D63">
    <w:name w:val="2A2AF21EA544419AACB001EBBFF82D63"/>
    <w:rsid w:val="000D0456"/>
    <w:pPr>
      <w:bidi/>
    </w:pPr>
  </w:style>
  <w:style w:type="paragraph" w:customStyle="1" w:styleId="CF9E1DA738354CBC9CA67F756933501F">
    <w:name w:val="CF9E1DA738354CBC9CA67F756933501F"/>
    <w:rsid w:val="000D0456"/>
    <w:pPr>
      <w:bidi/>
    </w:pPr>
  </w:style>
  <w:style w:type="paragraph" w:customStyle="1" w:styleId="E1130C59DF934776A4349F50A7484013">
    <w:name w:val="E1130C59DF934776A4349F50A7484013"/>
    <w:rsid w:val="000D0456"/>
    <w:pPr>
      <w:bidi/>
    </w:pPr>
  </w:style>
  <w:style w:type="paragraph" w:customStyle="1" w:styleId="4EB2D17AD2EA48D0B7BD7BC9A0BCCA3E">
    <w:name w:val="4EB2D17AD2EA48D0B7BD7BC9A0BCCA3E"/>
    <w:rsid w:val="000D0456"/>
    <w:pPr>
      <w:bidi/>
    </w:pPr>
  </w:style>
  <w:style w:type="paragraph" w:customStyle="1" w:styleId="510F42E9600744229A5A2C2DB561098C">
    <w:name w:val="510F42E9600744229A5A2C2DB561098C"/>
    <w:rsid w:val="000D0456"/>
    <w:pPr>
      <w:bidi/>
    </w:pPr>
  </w:style>
  <w:style w:type="paragraph" w:customStyle="1" w:styleId="2DC3D9B5C22E443EB6CAB3E5AB7806BC">
    <w:name w:val="2DC3D9B5C22E443EB6CAB3E5AB7806BC"/>
    <w:rsid w:val="000D0456"/>
    <w:pPr>
      <w:bidi/>
    </w:pPr>
  </w:style>
  <w:style w:type="paragraph" w:customStyle="1" w:styleId="244549A30D014532B8F669E4FF725BC7">
    <w:name w:val="244549A30D014532B8F669E4FF725BC7"/>
    <w:rsid w:val="000D0456"/>
    <w:pPr>
      <w:bidi/>
    </w:pPr>
  </w:style>
  <w:style w:type="paragraph" w:customStyle="1" w:styleId="964516F3FAD54446A91EE8C96927D937">
    <w:name w:val="964516F3FAD54446A91EE8C96927D937"/>
    <w:rsid w:val="000D0456"/>
    <w:pPr>
      <w:bidi/>
    </w:pPr>
  </w:style>
  <w:style w:type="paragraph" w:customStyle="1" w:styleId="D7FB006689C743A49C0BEDB34DBC05CA">
    <w:name w:val="D7FB006689C743A49C0BEDB34DBC05CA"/>
    <w:rsid w:val="000D04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09D4C-33DC-48CC-AC7E-130A245806EE}">
  <ds:schemaRefs>
    <ds:schemaRef ds:uri="e82e0497-401b-493b-ab66-61f85c09ed30"/>
    <ds:schemaRef ds:uri="http://www.w3.org/XML/1998/namespace"/>
    <ds:schemaRef ds:uri="http://schemas.openxmlformats.org/package/2006/metadata/core-properties"/>
    <ds:schemaRef ds:uri="http://schemas.microsoft.com/office/2006/documentManagement/types"/>
    <ds:schemaRef ds:uri="http://purl.org/dc/terms/"/>
    <ds:schemaRef ds:uri="http://purl.org/dc/dcmitype/"/>
    <ds:schemaRef ds:uri="http://purl.org/dc/elements/1.1/"/>
    <ds:schemaRef ds:uri="http://schemas.microsoft.com/office/infopath/2007/PartnerControls"/>
    <ds:schemaRef ds:uri="http://schemas.microsoft.com/sharepoint/v3"/>
    <ds:schemaRef ds:uri="http://schemas.microsoft.com/office/2006/metadata/properties"/>
  </ds:schemaRefs>
</ds:datastoreItem>
</file>

<file path=customXml/itemProps2.xml><?xml version="1.0" encoding="utf-8"?>
<ds:datastoreItem xmlns:ds="http://schemas.openxmlformats.org/officeDocument/2006/customXml" ds:itemID="{4551089C-04BD-4958-8A1C-C0236E53C8D9}"/>
</file>

<file path=customXml/itemProps3.xml><?xml version="1.0" encoding="utf-8"?>
<ds:datastoreItem xmlns:ds="http://schemas.openxmlformats.org/officeDocument/2006/customXml" ds:itemID="{B3DDE330-2F91-425F-8DDA-1C841DF934E8}">
  <ds:schemaRefs>
    <ds:schemaRef ds:uri="http://schemas.openxmlformats.org/officeDocument/2006/bibliography"/>
  </ds:schemaRefs>
</ds:datastoreItem>
</file>

<file path=customXml/itemProps4.xml><?xml version="1.0" encoding="utf-8"?>
<ds:datastoreItem xmlns:ds="http://schemas.openxmlformats.org/officeDocument/2006/customXml" ds:itemID="{A361767E-8875-46DE-A78A-0E852FF8FCCF}">
  <ds:schemaRefs>
    <ds:schemaRef ds:uri="http://schemas.microsoft.com/office/2006/metadata/customXsn"/>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35</Pages>
  <Words>9241</Words>
  <Characters>46208</Characters>
  <Application>Microsoft Office Word</Application>
  <DocSecurity>0</DocSecurity>
  <Lines>385</Lines>
  <Paragraphs>110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11</cp:revision>
  <dcterms:created xsi:type="dcterms:W3CDTF">2021-08-24T08:32:00Z</dcterms:created>
  <dcterms:modified xsi:type="dcterms:W3CDTF">2022-06-16T13:29:00Z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49466d0f-ba19-48e7-81f5-4a586d209df7</vt:lpwstr>
  </property>
</Properties>
</file>