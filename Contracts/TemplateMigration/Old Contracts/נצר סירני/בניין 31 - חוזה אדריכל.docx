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9A5426" w14:textId="7A74BF7C" w:rsidR="00435A20" w:rsidRDefault="00435A20"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Pr>
      </w:pPr>
      <w:bookmarkStart w:id="0" w:name="_GoBack"/>
      <w:bookmarkEnd w:id="0"/>
    </w:p>
    <w:p w14:paraId="399B0561"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B2A3056"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C8CFB67"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795860A"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E4435EE"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9D5AE85" w14:textId="77777777" w:rsidR="00F24119" w:rsidRDefault="00F24119" w:rsidP="00435A2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59513F5" w14:textId="42CFE0CF" w:rsidR="00F24119" w:rsidDel="00B24D43" w:rsidRDefault="00F24119" w:rsidP="00435A20">
      <w:pPr>
        <w:widowControl w:val="0"/>
        <w:spacing w:before="0" w:beforeAutospacing="0" w:after="0" w:afterAutospacing="0" w:line="240" w:lineRule="auto"/>
        <w:jc w:val="center"/>
        <w:rPr>
          <w:del w:id="1" w:author="Meryl Etman" w:date="2021-01-26T15:32:00Z"/>
          <w:rFonts w:ascii="Times New Roman" w:eastAsia="Times New Roman" w:hAnsi="Times New Roman" w:cs="David"/>
          <w:bCs/>
          <w:i/>
          <w:iCs/>
          <w:noProof/>
          <w:sz w:val="32"/>
          <w:szCs w:val="32"/>
          <w:u w:val="single"/>
          <w:rtl/>
        </w:rPr>
      </w:pPr>
    </w:p>
    <w:p w14:paraId="732B9091" w14:textId="3BF03958" w:rsidR="00F24119" w:rsidDel="00B24D43" w:rsidRDefault="00F24119" w:rsidP="00435A20">
      <w:pPr>
        <w:widowControl w:val="0"/>
        <w:spacing w:before="0" w:beforeAutospacing="0" w:after="0" w:afterAutospacing="0" w:line="240" w:lineRule="auto"/>
        <w:jc w:val="center"/>
        <w:rPr>
          <w:del w:id="2" w:author="Meryl Etman" w:date="2021-01-26T15:32:00Z"/>
          <w:rFonts w:ascii="Times New Roman" w:eastAsia="Times New Roman" w:hAnsi="Times New Roman" w:cs="David"/>
          <w:bCs/>
          <w:i/>
          <w:iCs/>
          <w:noProof/>
          <w:sz w:val="32"/>
          <w:szCs w:val="32"/>
          <w:u w:val="single"/>
          <w:rtl/>
        </w:rPr>
      </w:pPr>
    </w:p>
    <w:p w14:paraId="69560089" w14:textId="09D4BE23" w:rsidR="00F24119" w:rsidRPr="00435A20" w:rsidDel="00B24D43" w:rsidRDefault="00F24119" w:rsidP="00435A20">
      <w:pPr>
        <w:widowControl w:val="0"/>
        <w:spacing w:before="0" w:beforeAutospacing="0" w:after="0" w:afterAutospacing="0" w:line="240" w:lineRule="auto"/>
        <w:jc w:val="center"/>
        <w:rPr>
          <w:del w:id="3" w:author="Meryl Etman" w:date="2021-01-26T15:32:00Z"/>
          <w:rFonts w:ascii="Times New Roman" w:eastAsia="Times New Roman" w:hAnsi="Times New Roman" w:cs="David"/>
          <w:bCs/>
          <w:i/>
          <w:iCs/>
          <w:noProof/>
          <w:sz w:val="32"/>
          <w:szCs w:val="32"/>
          <w:u w:val="single"/>
          <w:rtl/>
        </w:rPr>
      </w:pPr>
    </w:p>
    <w:p w14:paraId="235F7D56" w14:textId="1754DBD2" w:rsidR="00435A20" w:rsidRPr="00435A20" w:rsidDel="00B24D43" w:rsidRDefault="00435A20" w:rsidP="00435A20">
      <w:pPr>
        <w:widowControl w:val="0"/>
        <w:spacing w:before="0" w:beforeAutospacing="0" w:after="0" w:afterAutospacing="0" w:line="240" w:lineRule="auto"/>
        <w:jc w:val="center"/>
        <w:rPr>
          <w:del w:id="4" w:author="Meryl Etman" w:date="2021-01-26T15:32:00Z"/>
          <w:rFonts w:ascii="Times New Roman" w:eastAsia="Times New Roman" w:hAnsi="Times New Roman" w:cs="David"/>
          <w:bCs/>
          <w:sz w:val="32"/>
          <w:szCs w:val="32"/>
          <w:rtl/>
          <w:lang w:eastAsia="he-IL"/>
        </w:rPr>
      </w:pPr>
      <w:del w:id="5" w:author="Meryl Etman" w:date="2021-01-26T15:31:00Z">
        <w:r w:rsidRPr="00435A20" w:rsidDel="00B24D43">
          <w:rPr>
            <w:rFonts w:ascii="Times New Roman" w:eastAsia="Times New Roman" w:hAnsi="Times New Roman" w:cs="David"/>
            <w:bCs/>
            <w:i/>
            <w:iCs/>
            <w:noProof/>
            <w:sz w:val="32"/>
            <w:szCs w:val="32"/>
          </w:rPr>
          <w:drawing>
            <wp:inline distT="0" distB="0" distL="0" distR="0" wp14:anchorId="102AFE9F" wp14:editId="79FD6239">
              <wp:extent cx="5274945" cy="4641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945" cy="464185"/>
                      </a:xfrm>
                      <a:prstGeom prst="rect">
                        <a:avLst/>
                      </a:prstGeom>
                      <a:noFill/>
                      <a:ln>
                        <a:noFill/>
                      </a:ln>
                    </pic:spPr>
                  </pic:pic>
                </a:graphicData>
              </a:graphic>
            </wp:inline>
          </w:drawing>
        </w:r>
      </w:del>
    </w:p>
    <w:p w14:paraId="2157FF7F" w14:textId="2988586E" w:rsidR="00435A20" w:rsidRPr="00435A20" w:rsidDel="00B24D43" w:rsidRDefault="00435A20" w:rsidP="00435A20">
      <w:pPr>
        <w:widowControl w:val="0"/>
        <w:spacing w:before="0" w:beforeAutospacing="0" w:after="0" w:afterAutospacing="0" w:line="240" w:lineRule="auto"/>
        <w:jc w:val="center"/>
        <w:rPr>
          <w:del w:id="6" w:author="Meryl Etman" w:date="2021-01-26T15:32:00Z"/>
          <w:rFonts w:ascii="Times New Roman" w:eastAsia="Times New Roman" w:hAnsi="Times New Roman" w:cs="David"/>
          <w:bCs/>
          <w:sz w:val="32"/>
          <w:szCs w:val="32"/>
          <w:rtl/>
          <w:lang w:eastAsia="he-IL"/>
        </w:rPr>
      </w:pPr>
    </w:p>
    <w:p w14:paraId="47F167E7" w14:textId="6EB53778" w:rsidR="00F24119" w:rsidDel="00B24D43" w:rsidRDefault="00F24119" w:rsidP="006D0D0F">
      <w:pPr>
        <w:widowControl w:val="0"/>
        <w:spacing w:before="0" w:beforeAutospacing="0" w:after="0" w:afterAutospacing="0" w:line="240" w:lineRule="auto"/>
        <w:jc w:val="center"/>
        <w:rPr>
          <w:del w:id="7" w:author="Meryl Etman" w:date="2021-01-26T15:32:00Z"/>
          <w:rFonts w:ascii="Times New Roman" w:eastAsia="Times New Roman" w:hAnsi="Times New Roman" w:cs="David"/>
          <w:bCs/>
          <w:sz w:val="32"/>
          <w:szCs w:val="32"/>
          <w:u w:val="single"/>
          <w:rtl/>
          <w:lang w:eastAsia="he-IL"/>
        </w:rPr>
      </w:pPr>
    </w:p>
    <w:p w14:paraId="132BEEAC" w14:textId="391DE9AF" w:rsidR="00F24119" w:rsidDel="00B24D43" w:rsidRDefault="00F24119" w:rsidP="006D0D0F">
      <w:pPr>
        <w:widowControl w:val="0"/>
        <w:spacing w:before="0" w:beforeAutospacing="0" w:after="0" w:afterAutospacing="0" w:line="240" w:lineRule="auto"/>
        <w:jc w:val="center"/>
        <w:rPr>
          <w:del w:id="8" w:author="Meryl Etman" w:date="2021-01-26T15:32:00Z"/>
          <w:rFonts w:ascii="Times New Roman" w:eastAsia="Times New Roman" w:hAnsi="Times New Roman" w:cs="David"/>
          <w:bCs/>
          <w:sz w:val="32"/>
          <w:szCs w:val="32"/>
          <w:u w:val="single"/>
          <w:rtl/>
          <w:lang w:eastAsia="he-IL"/>
        </w:rPr>
      </w:pPr>
    </w:p>
    <w:p w14:paraId="17700997" w14:textId="4B9AB86A" w:rsidR="00F24119" w:rsidDel="00B24D43" w:rsidRDefault="00F24119" w:rsidP="006D0D0F">
      <w:pPr>
        <w:widowControl w:val="0"/>
        <w:spacing w:before="0" w:beforeAutospacing="0" w:after="0" w:afterAutospacing="0" w:line="240" w:lineRule="auto"/>
        <w:jc w:val="center"/>
        <w:rPr>
          <w:del w:id="9" w:author="Meryl Etman" w:date="2021-01-26T15:32:00Z"/>
          <w:rFonts w:ascii="Times New Roman" w:eastAsia="Times New Roman" w:hAnsi="Times New Roman" w:cs="David"/>
          <w:bCs/>
          <w:sz w:val="32"/>
          <w:szCs w:val="32"/>
          <w:u w:val="single"/>
          <w:rtl/>
          <w:lang w:eastAsia="he-IL"/>
        </w:rPr>
      </w:pPr>
    </w:p>
    <w:p w14:paraId="402C95CF" w14:textId="09A18C2F" w:rsidR="00F24119" w:rsidDel="00B24D43" w:rsidRDefault="00F24119" w:rsidP="006D0D0F">
      <w:pPr>
        <w:widowControl w:val="0"/>
        <w:spacing w:before="0" w:beforeAutospacing="0" w:after="0" w:afterAutospacing="0" w:line="240" w:lineRule="auto"/>
        <w:jc w:val="center"/>
        <w:rPr>
          <w:del w:id="10" w:author="Meryl Etman" w:date="2021-01-26T15:32:00Z"/>
          <w:rFonts w:ascii="Times New Roman" w:eastAsia="Times New Roman" w:hAnsi="Times New Roman" w:cs="David"/>
          <w:bCs/>
          <w:sz w:val="32"/>
          <w:szCs w:val="32"/>
          <w:u w:val="single"/>
          <w:rtl/>
          <w:lang w:eastAsia="he-IL"/>
        </w:rPr>
      </w:pPr>
    </w:p>
    <w:p w14:paraId="097C09A2" w14:textId="77777777" w:rsidR="00F24119" w:rsidRDefault="00F24119"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8A40BF" w14:textId="13668CC2" w:rsidR="00435A20" w:rsidRDefault="00435A20" w:rsidP="003B3BB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hint="cs"/>
          <w:bCs/>
          <w:sz w:val="32"/>
          <w:szCs w:val="32"/>
          <w:u w:val="single"/>
          <w:rtl/>
          <w:lang w:eastAsia="he-IL"/>
        </w:rPr>
        <w:t xml:space="preserve">חוזה אדריכל </w:t>
      </w:r>
      <w:r w:rsidR="006D0D0F">
        <w:rPr>
          <w:rFonts w:ascii="Times New Roman" w:eastAsia="Times New Roman" w:hAnsi="Times New Roman" w:cs="David" w:hint="cs"/>
          <w:bCs/>
          <w:sz w:val="32"/>
          <w:szCs w:val="32"/>
          <w:u w:val="single"/>
          <w:rtl/>
          <w:lang w:eastAsia="he-IL"/>
        </w:rPr>
        <w:t xml:space="preserve">מגורים ושטחי </w:t>
      </w:r>
      <w:del w:id="11" w:author="מרול אטמן" w:date="2021-06-08T12:26:00Z">
        <w:r w:rsidR="006D0D0F" w:rsidDel="0078112F">
          <w:rPr>
            <w:rFonts w:ascii="Times New Roman" w:eastAsia="Times New Roman" w:hAnsi="Times New Roman" w:cs="David" w:hint="cs"/>
            <w:bCs/>
            <w:sz w:val="32"/>
            <w:szCs w:val="32"/>
            <w:u w:val="single"/>
            <w:rtl/>
            <w:lang w:eastAsia="he-IL"/>
          </w:rPr>
          <w:delText>מסחר</w:delText>
        </w:r>
      </w:del>
      <w:ins w:id="12" w:author="מרול אטמן" w:date="2021-06-08T12:26:00Z">
        <w:del w:id="13" w:author="Meryl Etman" w:date="2021-06-08T12:28:00Z">
          <w:r w:rsidR="0078112F" w:rsidDel="00732A1C">
            <w:rPr>
              <w:rFonts w:ascii="Times New Roman" w:eastAsia="Times New Roman" w:hAnsi="Times New Roman" w:cs="David"/>
              <w:bCs/>
              <w:sz w:val="32"/>
              <w:szCs w:val="32"/>
              <w:u w:val="single"/>
              <w:lang w:eastAsia="he-IL"/>
            </w:rPr>
            <w:delText>,</w:delText>
          </w:r>
        </w:del>
      </w:ins>
      <w:ins w:id="14" w:author="Meryl Etman" w:date="2021-06-08T12:28:00Z">
        <w:r w:rsidR="00732A1C">
          <w:rPr>
            <w:rFonts w:ascii="Times New Roman" w:eastAsia="Times New Roman" w:hAnsi="Times New Roman" w:cs="David" w:hint="cs"/>
            <w:bCs/>
            <w:sz w:val="32"/>
            <w:szCs w:val="32"/>
            <w:u w:val="single"/>
            <w:rtl/>
            <w:lang w:eastAsia="he-IL"/>
          </w:rPr>
          <w:t xml:space="preserve"> </w:t>
        </w:r>
      </w:ins>
      <w:ins w:id="15" w:author="מרול אטמן" w:date="2021-06-08T12:26:00Z">
        <w:r w:rsidR="0078112F">
          <w:rPr>
            <w:rFonts w:ascii="Times New Roman" w:eastAsia="Times New Roman" w:hAnsi="Times New Roman" w:cs="David" w:hint="cs"/>
            <w:bCs/>
            <w:sz w:val="32"/>
            <w:szCs w:val="32"/>
            <w:u w:val="single"/>
            <w:rtl/>
            <w:lang w:eastAsia="he-IL"/>
          </w:rPr>
          <w:t>תעסוקה</w:t>
        </w:r>
      </w:ins>
    </w:p>
    <w:p w14:paraId="30E2E8BB" w14:textId="77777777" w:rsidR="006D0D0F" w:rsidRPr="00435A20" w:rsidRDefault="006D0D0F"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0725D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42EBF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63342D"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369776"/>
        <w:placeholder>
          <w:docPart w:val="FA1449019F9E4CF4BFDAD14DBBBEA0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3D58D32" w14:textId="267AD948" w:rsidR="00F24119" w:rsidRPr="007D5B33" w:rsidRDefault="00810082"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6" w:author="Meryl Etman" w:date="2021-01-25T15:39:00Z">
            <w:r>
              <w:rPr>
                <w:rFonts w:ascii="Times New Roman" w:eastAsia="Times New Roman" w:hAnsi="Times New Roman" w:cs="David"/>
                <w:bCs/>
                <w:color w:val="00B0F0"/>
                <w:sz w:val="32"/>
                <w:szCs w:val="32"/>
                <w:u w:val="single"/>
                <w:rtl/>
                <w:lang w:eastAsia="he-IL"/>
              </w:rPr>
              <w:t>סביוני נצר סירני - בניין 31</w:t>
            </w:r>
          </w:ins>
        </w:p>
      </w:sdtContent>
    </w:sdt>
    <w:p w14:paraId="129691C1"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965039077"/>
        <w:placeholder>
          <w:docPart w:val="1F5CCDFB4E69458181B69D67A7389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56263BE" w14:textId="3EB536AB" w:rsidR="00F24119" w:rsidRPr="007D5B33" w:rsidRDefault="00662F05" w:rsidP="00F24119">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7" w:author="Meryl Etman" w:date="2021-01-27T10:27:00Z">
            <w:r>
              <w:rPr>
                <w:rFonts w:ascii="Times New Roman" w:eastAsia="Times New Roman" w:hAnsi="Times New Roman" w:cs="David"/>
                <w:bCs/>
                <w:color w:val="00B0F0"/>
                <w:sz w:val="32"/>
                <w:szCs w:val="32"/>
                <w:u w:val="single"/>
                <w:rtl/>
                <w:lang w:eastAsia="he-IL"/>
              </w:rPr>
              <w:t>סביוני נצר סירני</w:t>
            </w:r>
          </w:ins>
        </w:p>
      </w:sdtContent>
    </w:sdt>
    <w:p w14:paraId="1A994691"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534FAA7" w14:textId="77777777" w:rsidR="00435A20" w:rsidRPr="007D5B33" w:rsidRDefault="00435A20" w:rsidP="00435A20">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C808134"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E98BF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AC82E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2622B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0EC809" w14:textId="77777777" w:rsidR="00435A20" w:rsidRPr="00435A20" w:rsidDel="00B24D43" w:rsidRDefault="00435A20" w:rsidP="00435A20">
      <w:pPr>
        <w:widowControl w:val="0"/>
        <w:spacing w:before="0" w:beforeAutospacing="0" w:after="0" w:afterAutospacing="0" w:line="240" w:lineRule="auto"/>
        <w:jc w:val="center"/>
        <w:rPr>
          <w:del w:id="18" w:author="Meryl Etman" w:date="2021-01-26T15:32:00Z"/>
          <w:rFonts w:ascii="Times New Roman" w:eastAsia="Times New Roman" w:hAnsi="Times New Roman" w:cs="David"/>
          <w:bCs/>
          <w:sz w:val="32"/>
          <w:szCs w:val="32"/>
          <w:u w:val="single"/>
          <w:rtl/>
          <w:lang w:eastAsia="he-IL"/>
        </w:rPr>
      </w:pPr>
    </w:p>
    <w:p w14:paraId="431CB6FE" w14:textId="08AE1C99" w:rsidR="00435A20" w:rsidRPr="00435A20" w:rsidDel="00B24D43" w:rsidRDefault="00435A20">
      <w:pPr>
        <w:widowControl w:val="0"/>
        <w:spacing w:before="0" w:beforeAutospacing="0" w:after="0" w:afterAutospacing="0" w:line="240" w:lineRule="auto"/>
        <w:rPr>
          <w:del w:id="19" w:author="Meryl Etman" w:date="2021-01-26T15:32:00Z"/>
          <w:rFonts w:ascii="Times New Roman" w:eastAsia="Times New Roman" w:hAnsi="Times New Roman" w:cs="David"/>
          <w:bCs/>
          <w:sz w:val="32"/>
          <w:szCs w:val="32"/>
          <w:u w:val="single"/>
          <w:rtl/>
          <w:lang w:eastAsia="he-IL"/>
        </w:rPr>
        <w:pPrChange w:id="20" w:author="Meryl Etman" w:date="2021-01-26T15:32:00Z">
          <w:pPr>
            <w:widowControl w:val="0"/>
            <w:spacing w:before="0" w:beforeAutospacing="0" w:after="0" w:afterAutospacing="0" w:line="240" w:lineRule="auto"/>
            <w:jc w:val="center"/>
          </w:pPr>
        </w:pPrChange>
      </w:pPr>
    </w:p>
    <w:p w14:paraId="3FA5112E" w14:textId="1A8BBEAD" w:rsidR="00435A20" w:rsidRPr="00435A20" w:rsidDel="00B24D43" w:rsidRDefault="00435A20">
      <w:pPr>
        <w:widowControl w:val="0"/>
        <w:spacing w:before="0" w:beforeAutospacing="0" w:after="0" w:afterAutospacing="0" w:line="240" w:lineRule="auto"/>
        <w:rPr>
          <w:del w:id="21" w:author="Meryl Etman" w:date="2021-01-26T15:32:00Z"/>
          <w:rFonts w:ascii="Times New Roman" w:eastAsia="Times New Roman" w:hAnsi="Times New Roman" w:cs="David"/>
          <w:bCs/>
          <w:sz w:val="32"/>
          <w:szCs w:val="32"/>
          <w:u w:val="single"/>
          <w:rtl/>
          <w:lang w:eastAsia="he-IL"/>
        </w:rPr>
        <w:pPrChange w:id="22" w:author="Meryl Etman" w:date="2021-01-26T15:32:00Z">
          <w:pPr>
            <w:widowControl w:val="0"/>
            <w:spacing w:before="0" w:beforeAutospacing="0" w:after="0" w:afterAutospacing="0" w:line="240" w:lineRule="auto"/>
            <w:jc w:val="center"/>
          </w:pPr>
        </w:pPrChange>
      </w:pPr>
    </w:p>
    <w:p w14:paraId="3A90E28F" w14:textId="7E1EA2F3" w:rsidR="00435A20" w:rsidRPr="00435A20" w:rsidDel="00B24D43" w:rsidRDefault="00435A20">
      <w:pPr>
        <w:widowControl w:val="0"/>
        <w:spacing w:before="0" w:beforeAutospacing="0" w:after="0" w:afterAutospacing="0" w:line="240" w:lineRule="auto"/>
        <w:rPr>
          <w:del w:id="23" w:author="Meryl Etman" w:date="2021-01-26T15:32:00Z"/>
          <w:rFonts w:ascii="Times New Roman" w:eastAsia="Times New Roman" w:hAnsi="Times New Roman" w:cs="David"/>
          <w:bCs/>
          <w:sz w:val="32"/>
          <w:szCs w:val="32"/>
          <w:u w:val="single"/>
          <w:rtl/>
          <w:lang w:eastAsia="he-IL"/>
        </w:rPr>
        <w:pPrChange w:id="24" w:author="Meryl Etman" w:date="2021-01-26T15:32:00Z">
          <w:pPr>
            <w:widowControl w:val="0"/>
            <w:spacing w:before="0" w:beforeAutospacing="0" w:after="0" w:afterAutospacing="0" w:line="240" w:lineRule="auto"/>
            <w:jc w:val="center"/>
          </w:pPr>
        </w:pPrChange>
      </w:pPr>
    </w:p>
    <w:p w14:paraId="63506169" w14:textId="785E35A4" w:rsidR="00435A20" w:rsidRPr="00435A20" w:rsidDel="00B24D43" w:rsidRDefault="00435A20">
      <w:pPr>
        <w:widowControl w:val="0"/>
        <w:spacing w:before="0" w:beforeAutospacing="0" w:after="0" w:afterAutospacing="0" w:line="240" w:lineRule="auto"/>
        <w:rPr>
          <w:del w:id="25" w:author="Meryl Etman" w:date="2021-01-26T15:32:00Z"/>
          <w:rFonts w:ascii="Times New Roman" w:eastAsia="Times New Roman" w:hAnsi="Times New Roman" w:cs="David"/>
          <w:bCs/>
          <w:sz w:val="32"/>
          <w:szCs w:val="32"/>
          <w:u w:val="single"/>
          <w:rtl/>
          <w:lang w:eastAsia="he-IL"/>
        </w:rPr>
        <w:pPrChange w:id="26" w:author="Meryl Etman" w:date="2021-01-26T15:32:00Z">
          <w:pPr>
            <w:widowControl w:val="0"/>
            <w:spacing w:before="0" w:beforeAutospacing="0" w:after="0" w:afterAutospacing="0" w:line="240" w:lineRule="auto"/>
            <w:jc w:val="center"/>
          </w:pPr>
        </w:pPrChange>
      </w:pPr>
    </w:p>
    <w:p w14:paraId="1DB5F4B4" w14:textId="513CCE09" w:rsidR="00435A20" w:rsidRPr="00435A20" w:rsidDel="00B24D43" w:rsidRDefault="00435A20">
      <w:pPr>
        <w:widowControl w:val="0"/>
        <w:spacing w:before="0" w:beforeAutospacing="0" w:after="0" w:afterAutospacing="0" w:line="240" w:lineRule="auto"/>
        <w:rPr>
          <w:del w:id="27" w:author="Meryl Etman" w:date="2021-01-26T15:32:00Z"/>
          <w:rFonts w:ascii="Times New Roman" w:eastAsia="Times New Roman" w:hAnsi="Times New Roman" w:cs="David"/>
          <w:bCs/>
          <w:sz w:val="32"/>
          <w:szCs w:val="32"/>
          <w:u w:val="single"/>
          <w:rtl/>
          <w:lang w:eastAsia="he-IL"/>
        </w:rPr>
        <w:pPrChange w:id="28" w:author="Meryl Etman" w:date="2021-01-26T15:32:00Z">
          <w:pPr>
            <w:widowControl w:val="0"/>
            <w:spacing w:before="0" w:beforeAutospacing="0" w:after="0" w:afterAutospacing="0" w:line="240" w:lineRule="auto"/>
            <w:jc w:val="center"/>
          </w:pPr>
        </w:pPrChange>
      </w:pPr>
    </w:p>
    <w:p w14:paraId="68796505" w14:textId="24B91A0B" w:rsidR="00435A20" w:rsidRPr="00435A20" w:rsidDel="00B24D43" w:rsidRDefault="00435A20">
      <w:pPr>
        <w:widowControl w:val="0"/>
        <w:spacing w:before="0" w:beforeAutospacing="0" w:after="0" w:afterAutospacing="0" w:line="240" w:lineRule="auto"/>
        <w:rPr>
          <w:del w:id="29" w:author="Meryl Etman" w:date="2021-01-26T15:32:00Z"/>
          <w:rFonts w:ascii="Times New Roman" w:eastAsia="Times New Roman" w:hAnsi="Times New Roman" w:cs="David"/>
          <w:bCs/>
          <w:sz w:val="32"/>
          <w:szCs w:val="32"/>
          <w:u w:val="single"/>
          <w:rtl/>
          <w:lang w:eastAsia="he-IL"/>
        </w:rPr>
        <w:pPrChange w:id="30" w:author="Meryl Etman" w:date="2021-01-26T15:32:00Z">
          <w:pPr>
            <w:widowControl w:val="0"/>
            <w:spacing w:before="0" w:beforeAutospacing="0" w:after="0" w:afterAutospacing="0" w:line="240" w:lineRule="auto"/>
            <w:jc w:val="center"/>
          </w:pPr>
        </w:pPrChange>
      </w:pPr>
    </w:p>
    <w:p w14:paraId="14256389" w14:textId="6C28EB9D" w:rsidR="00435A20" w:rsidRPr="00435A20" w:rsidDel="00B24D43" w:rsidRDefault="00435A20">
      <w:pPr>
        <w:widowControl w:val="0"/>
        <w:spacing w:before="0" w:beforeAutospacing="0" w:after="0" w:afterAutospacing="0" w:line="240" w:lineRule="auto"/>
        <w:rPr>
          <w:del w:id="31" w:author="Meryl Etman" w:date="2021-01-26T15:32:00Z"/>
          <w:rFonts w:ascii="Times New Roman" w:eastAsia="Times New Roman" w:hAnsi="Times New Roman" w:cs="David"/>
          <w:bCs/>
          <w:sz w:val="32"/>
          <w:szCs w:val="32"/>
          <w:u w:val="single"/>
          <w:rtl/>
          <w:lang w:eastAsia="he-IL"/>
        </w:rPr>
        <w:pPrChange w:id="32" w:author="Meryl Etman" w:date="2021-01-26T15:32:00Z">
          <w:pPr>
            <w:widowControl w:val="0"/>
            <w:spacing w:before="0" w:beforeAutospacing="0" w:after="0" w:afterAutospacing="0" w:line="240" w:lineRule="auto"/>
            <w:jc w:val="center"/>
          </w:pPr>
        </w:pPrChange>
      </w:pPr>
    </w:p>
    <w:p w14:paraId="796835C4" w14:textId="78E3DB25" w:rsidR="00435A20" w:rsidRPr="00435A20" w:rsidDel="00B24D43" w:rsidRDefault="00435A20">
      <w:pPr>
        <w:widowControl w:val="0"/>
        <w:spacing w:before="0" w:beforeAutospacing="0" w:after="0" w:afterAutospacing="0" w:line="240" w:lineRule="auto"/>
        <w:rPr>
          <w:del w:id="33" w:author="Meryl Etman" w:date="2021-01-26T15:32:00Z"/>
          <w:rFonts w:ascii="Times New Roman" w:eastAsia="Times New Roman" w:hAnsi="Times New Roman" w:cs="David"/>
          <w:bCs/>
          <w:sz w:val="32"/>
          <w:szCs w:val="32"/>
          <w:u w:val="single"/>
          <w:rtl/>
          <w:lang w:eastAsia="he-IL"/>
        </w:rPr>
        <w:pPrChange w:id="34" w:author="Meryl Etman" w:date="2021-01-26T15:32:00Z">
          <w:pPr>
            <w:widowControl w:val="0"/>
            <w:spacing w:before="0" w:beforeAutospacing="0" w:after="0" w:afterAutospacing="0" w:line="240" w:lineRule="auto"/>
            <w:jc w:val="center"/>
          </w:pPr>
        </w:pPrChange>
      </w:pPr>
    </w:p>
    <w:p w14:paraId="2DE3867B" w14:textId="585B170C" w:rsidR="00435A20" w:rsidRPr="00435A20" w:rsidDel="00B24D43" w:rsidRDefault="00435A20">
      <w:pPr>
        <w:widowControl w:val="0"/>
        <w:spacing w:before="0" w:beforeAutospacing="0" w:after="0" w:afterAutospacing="0" w:line="240" w:lineRule="auto"/>
        <w:rPr>
          <w:del w:id="35" w:author="Meryl Etman" w:date="2021-01-26T15:32:00Z"/>
          <w:rFonts w:ascii="Times New Roman" w:eastAsia="Times New Roman" w:hAnsi="Times New Roman" w:cs="David"/>
          <w:bCs/>
          <w:sz w:val="32"/>
          <w:szCs w:val="32"/>
          <w:u w:val="single"/>
          <w:rtl/>
          <w:lang w:eastAsia="he-IL"/>
        </w:rPr>
        <w:pPrChange w:id="36" w:author="Meryl Etman" w:date="2021-01-26T15:32:00Z">
          <w:pPr>
            <w:widowControl w:val="0"/>
            <w:spacing w:before="0" w:beforeAutospacing="0" w:after="0" w:afterAutospacing="0" w:line="240" w:lineRule="auto"/>
            <w:jc w:val="center"/>
          </w:pPr>
        </w:pPrChange>
      </w:pPr>
    </w:p>
    <w:p w14:paraId="0CAAF447" w14:textId="399003E6" w:rsidR="00435A20" w:rsidRPr="00435A20" w:rsidDel="00B24D43" w:rsidRDefault="00435A20">
      <w:pPr>
        <w:widowControl w:val="0"/>
        <w:spacing w:before="0" w:beforeAutospacing="0" w:after="0" w:afterAutospacing="0" w:line="240" w:lineRule="auto"/>
        <w:rPr>
          <w:del w:id="37" w:author="Meryl Etman" w:date="2021-01-26T15:32:00Z"/>
          <w:rFonts w:ascii="Times New Roman" w:eastAsia="Times New Roman" w:hAnsi="Times New Roman" w:cs="David"/>
          <w:bCs/>
          <w:sz w:val="32"/>
          <w:szCs w:val="32"/>
          <w:u w:val="single"/>
          <w:rtl/>
          <w:lang w:eastAsia="he-IL"/>
        </w:rPr>
        <w:pPrChange w:id="38" w:author="Meryl Etman" w:date="2021-01-26T15:32:00Z">
          <w:pPr>
            <w:widowControl w:val="0"/>
            <w:spacing w:before="0" w:beforeAutospacing="0" w:after="0" w:afterAutospacing="0" w:line="240" w:lineRule="auto"/>
            <w:jc w:val="center"/>
          </w:pPr>
        </w:pPrChange>
      </w:pPr>
    </w:p>
    <w:p w14:paraId="156A083C" w14:textId="64F24E8B" w:rsidR="00435A20" w:rsidRPr="00435A20" w:rsidDel="00B24D43" w:rsidRDefault="00435A20">
      <w:pPr>
        <w:widowControl w:val="0"/>
        <w:spacing w:before="0" w:beforeAutospacing="0" w:after="0" w:afterAutospacing="0" w:line="240" w:lineRule="auto"/>
        <w:rPr>
          <w:del w:id="39" w:author="Meryl Etman" w:date="2021-01-26T15:32:00Z"/>
          <w:rFonts w:ascii="Times New Roman" w:eastAsia="Times New Roman" w:hAnsi="Times New Roman" w:cs="David"/>
          <w:bCs/>
          <w:sz w:val="32"/>
          <w:szCs w:val="32"/>
          <w:u w:val="single"/>
          <w:rtl/>
          <w:lang w:eastAsia="he-IL"/>
        </w:rPr>
        <w:pPrChange w:id="40" w:author="Meryl Etman" w:date="2021-01-26T15:32:00Z">
          <w:pPr>
            <w:widowControl w:val="0"/>
            <w:spacing w:before="0" w:beforeAutospacing="0" w:after="0" w:afterAutospacing="0" w:line="240" w:lineRule="auto"/>
            <w:jc w:val="center"/>
          </w:pPr>
        </w:pPrChange>
      </w:pPr>
    </w:p>
    <w:p w14:paraId="1FCAA15E" w14:textId="77777777" w:rsidR="00435A20" w:rsidRPr="00435A20" w:rsidRDefault="00435A20">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Change w:id="41" w:author="Meryl Etman" w:date="2021-01-26T15:32:00Z">
          <w:pPr>
            <w:widowControl w:val="0"/>
            <w:spacing w:before="0" w:beforeAutospacing="0" w:after="0" w:afterAutospacing="0" w:line="240" w:lineRule="auto"/>
            <w:jc w:val="center"/>
          </w:pPr>
        </w:pPrChange>
      </w:pPr>
    </w:p>
    <w:p w14:paraId="7B8A0419" w14:textId="77777777" w:rsidR="00B24D43" w:rsidRDefault="00B24D43">
      <w:pPr>
        <w:bidi w:val="0"/>
        <w:spacing w:before="0" w:beforeAutospacing="0" w:after="160" w:afterAutospacing="0" w:line="259" w:lineRule="auto"/>
        <w:rPr>
          <w:ins w:id="42" w:author="Meryl Etman" w:date="2021-01-26T15:32:00Z"/>
          <w:rFonts w:ascii="Times New Roman" w:eastAsia="Times New Roman" w:hAnsi="Times New Roman" w:cs="David"/>
          <w:bCs/>
          <w:sz w:val="32"/>
          <w:szCs w:val="32"/>
          <w:u w:val="single"/>
          <w:rtl/>
          <w:lang w:eastAsia="he-IL"/>
        </w:rPr>
      </w:pPr>
      <w:ins w:id="43" w:author="Meryl Etman" w:date="2021-01-26T15:32:00Z">
        <w:r>
          <w:rPr>
            <w:rFonts w:ascii="Times New Roman" w:eastAsia="Times New Roman" w:hAnsi="Times New Roman" w:cs="David"/>
            <w:bCs/>
            <w:sz w:val="32"/>
            <w:szCs w:val="32"/>
            <w:u w:val="single"/>
            <w:rtl/>
            <w:lang w:eastAsia="he-IL"/>
          </w:rPr>
          <w:br w:type="page"/>
        </w:r>
      </w:ins>
    </w:p>
    <w:p w14:paraId="3B9D5623" w14:textId="7C0D5517" w:rsidR="00435A20" w:rsidRPr="00435A20" w:rsidRDefault="00435A20" w:rsidP="0078112F">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435A20">
        <w:rPr>
          <w:rFonts w:ascii="Times New Roman" w:eastAsia="Times New Roman" w:hAnsi="Times New Roman" w:cs="David" w:hint="cs"/>
          <w:bCs/>
          <w:sz w:val="32"/>
          <w:szCs w:val="32"/>
          <w:u w:val="single"/>
          <w:rtl/>
          <w:lang w:eastAsia="he-IL"/>
        </w:rPr>
        <w:lastRenderedPageBreak/>
        <w:t>חוזה</w:t>
      </w:r>
      <w:r w:rsidR="00CD1D82">
        <w:rPr>
          <w:rFonts w:ascii="Times New Roman" w:eastAsia="Times New Roman" w:hAnsi="Times New Roman" w:cs="David" w:hint="cs"/>
          <w:bCs/>
          <w:sz w:val="32"/>
          <w:szCs w:val="32"/>
          <w:u w:val="single"/>
          <w:rtl/>
          <w:lang w:eastAsia="he-IL"/>
        </w:rPr>
        <w:t xml:space="preserve"> </w:t>
      </w:r>
      <w:r w:rsidR="00CD1D82" w:rsidRPr="00435A20">
        <w:rPr>
          <w:rFonts w:ascii="Times New Roman" w:eastAsia="Times New Roman" w:hAnsi="Times New Roman" w:cs="David" w:hint="cs"/>
          <w:bCs/>
          <w:sz w:val="32"/>
          <w:szCs w:val="32"/>
          <w:u w:val="single"/>
          <w:rtl/>
          <w:lang w:eastAsia="he-IL"/>
        </w:rPr>
        <w:t xml:space="preserve">אדריכל </w:t>
      </w:r>
      <w:r w:rsidR="00CD1D82">
        <w:rPr>
          <w:rFonts w:ascii="Times New Roman" w:eastAsia="Times New Roman" w:hAnsi="Times New Roman" w:cs="David" w:hint="cs"/>
          <w:bCs/>
          <w:sz w:val="32"/>
          <w:szCs w:val="32"/>
          <w:u w:val="single"/>
          <w:rtl/>
          <w:lang w:eastAsia="he-IL"/>
        </w:rPr>
        <w:t xml:space="preserve">מגורים ושטחי </w:t>
      </w:r>
      <w:del w:id="44" w:author="מרול אטמן" w:date="2021-06-08T12:26:00Z">
        <w:r w:rsidR="00CD1D82" w:rsidDel="0078112F">
          <w:rPr>
            <w:rFonts w:ascii="Times New Roman" w:eastAsia="Times New Roman" w:hAnsi="Times New Roman" w:cs="David" w:hint="cs"/>
            <w:bCs/>
            <w:sz w:val="32"/>
            <w:szCs w:val="32"/>
            <w:u w:val="single"/>
            <w:rtl/>
            <w:lang w:eastAsia="he-IL"/>
          </w:rPr>
          <w:delText>מסחר</w:delText>
        </w:r>
      </w:del>
      <w:ins w:id="45" w:author="מרול אטמן" w:date="2021-06-08T12:26:00Z">
        <w:r w:rsidR="0078112F">
          <w:rPr>
            <w:rFonts w:ascii="Times New Roman" w:eastAsia="Times New Roman" w:hAnsi="Times New Roman" w:cs="David" w:hint="cs"/>
            <w:bCs/>
            <w:sz w:val="32"/>
            <w:szCs w:val="32"/>
            <w:u w:val="single"/>
            <w:rtl/>
            <w:lang w:eastAsia="he-IL"/>
          </w:rPr>
          <w:t>תעסוקה</w:t>
        </w:r>
      </w:ins>
    </w:p>
    <w:p w14:paraId="1DFE3F0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DC4BFDE" w14:textId="4103BE9E" w:rsidR="00435A20" w:rsidRPr="00435A20" w:rsidRDefault="00435A20" w:rsidP="00D5015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877396864"/>
          <w:placeholder>
            <w:docPart w:val="65CA1F306D5444C7BECD6EB0B64173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11T00:00:00Z">
            <w:dateFormat w:val="dd/MM/yyyy"/>
            <w:lid w:val="he-IL"/>
            <w:storeMappedDataAs w:val="dateTime"/>
            <w:calendar w:val="gregorian"/>
          </w:date>
        </w:sdtPr>
        <w:sdtEndPr/>
        <w:sdtContent>
          <w:ins w:id="46" w:author="Meryl Etman" w:date="2021-07-11T17:14:00Z">
            <w:r w:rsidR="00100EDF">
              <w:rPr>
                <w:rFonts w:ascii="Times New Roman" w:eastAsia="Times New Roman" w:hAnsi="Times New Roman" w:cs="David" w:hint="cs"/>
                <w:color w:val="800080"/>
                <w:sz w:val="24"/>
                <w:szCs w:val="24"/>
                <w:rtl/>
                <w:lang w:eastAsia="he-IL"/>
              </w:rPr>
              <w:t>‏11/07/2021</w:t>
            </w:r>
          </w:ins>
        </w:sdtContent>
      </w:sdt>
    </w:p>
    <w:p w14:paraId="400176B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13337CB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43F0C3" w14:textId="77777777" w:rsidR="00435A20" w:rsidRPr="00435A20" w:rsidRDefault="00435A20">
      <w:pPr>
        <w:widowControl w:val="0"/>
        <w:spacing w:before="0" w:beforeAutospacing="0" w:after="0" w:afterAutospacing="0" w:line="240" w:lineRule="auto"/>
        <w:ind w:left="3600" w:right="3600"/>
        <w:jc w:val="center"/>
        <w:outlineLvl w:val="1"/>
        <w:rPr>
          <w:rFonts w:ascii="Times New Roman" w:eastAsia="Times New Roman" w:hAnsi="Times New Roman" w:cs="David"/>
          <w:bCs/>
          <w:sz w:val="20"/>
          <w:szCs w:val="24"/>
          <w:rtl/>
          <w:lang w:eastAsia="he-IL"/>
        </w:rPr>
        <w:pPrChange w:id="47" w:author="Meryl Etman" w:date="2021-01-26T15:33:00Z">
          <w:pPr>
            <w:widowControl w:val="0"/>
            <w:spacing w:before="0" w:beforeAutospacing="0" w:after="0" w:afterAutospacing="0" w:line="240" w:lineRule="auto"/>
            <w:ind w:left="3600" w:right="3600" w:firstLine="720"/>
            <w:outlineLvl w:val="1"/>
          </w:pPr>
        </w:pPrChange>
      </w:pPr>
      <w:r w:rsidRPr="00435A2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338654730"/>
        <w:placeholder>
          <w:docPart w:val="62D576052A154CD28531C6B81578C6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E784DD7" w14:textId="28A75AC5" w:rsidR="00435A20" w:rsidRPr="00435A20" w:rsidRDefault="00B24D43">
          <w:pPr>
            <w:widowControl w:val="0"/>
            <w:spacing w:before="0" w:beforeAutospacing="0" w:after="0" w:afterAutospacing="0" w:line="240" w:lineRule="auto"/>
            <w:ind w:left="2880"/>
            <w:rPr>
              <w:rFonts w:ascii="Times New Roman" w:eastAsia="Times New Roman" w:hAnsi="Times New Roman" w:cs="David"/>
              <w:color w:val="008000"/>
              <w:sz w:val="24"/>
              <w:szCs w:val="24"/>
              <w:rtl/>
            </w:rPr>
            <w:pPrChange w:id="48" w:author="מרול אטמן" w:date="2021-06-08T16:04:00Z">
              <w:pPr>
                <w:widowControl w:val="0"/>
                <w:spacing w:before="0" w:beforeAutospacing="0" w:after="0" w:afterAutospacing="0" w:line="240" w:lineRule="auto"/>
                <w:ind w:left="2880" w:firstLine="720"/>
              </w:pPr>
            </w:pPrChange>
          </w:pPr>
          <w:del w:id="49" w:author="Meryl Etman" w:date="2021-01-26T15:53:00Z">
            <w:r w:rsidDel="00B1104B">
              <w:rPr>
                <w:rFonts w:ascii="Times New Roman" w:eastAsia="Times New Roman" w:hAnsi="Times New Roman" w:cs="David"/>
                <w:color w:val="800080"/>
                <w:sz w:val="24"/>
                <w:szCs w:val="24"/>
                <w:rtl/>
              </w:rPr>
              <w:br/>
            </w:r>
          </w:del>
          <w:ins w:id="50" w:author="Meryl Etman" w:date="2021-01-26T15:53:00Z">
            <w:r w:rsidR="00B1104B">
              <w:rPr>
                <w:rFonts w:ascii="Arial" w:eastAsia="Times New Roman" w:hAnsi="Arial" w:cs="Arial" w:hint="cs"/>
                <w:color w:val="800080"/>
                <w:sz w:val="24"/>
                <w:szCs w:val="24"/>
                <w:rtl/>
              </w:rPr>
              <w:t>אפריקה</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ישראל</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מגורים</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בע</w:t>
            </w:r>
            <w:r w:rsidR="00B1104B">
              <w:rPr>
                <w:rFonts w:ascii="Times New Roman" w:eastAsia="Times New Roman" w:hAnsi="Times New Roman" w:cs="David"/>
                <w:color w:val="800080"/>
                <w:sz w:val="24"/>
                <w:szCs w:val="24"/>
                <w:rtl/>
              </w:rPr>
              <w:t>"</w:t>
            </w:r>
            <w:r w:rsidR="00B1104B">
              <w:rPr>
                <w:rFonts w:ascii="Arial" w:eastAsia="Times New Roman" w:hAnsi="Arial" w:cs="Arial" w:hint="cs"/>
                <w:color w:val="800080"/>
                <w:sz w:val="24"/>
                <w:szCs w:val="24"/>
                <w:rtl/>
              </w:rPr>
              <w:t>מ</w:t>
            </w:r>
            <w:r w:rsidR="00B1104B">
              <w:rPr>
                <w:rFonts w:ascii="Times New Roman" w:eastAsia="Times New Roman" w:hAnsi="Times New Roman" w:cs="David"/>
                <w:color w:val="800080"/>
                <w:sz w:val="24"/>
                <w:szCs w:val="24"/>
                <w:rtl/>
              </w:rPr>
              <w:t xml:space="preserve"> </w:t>
            </w:r>
            <w:r w:rsidR="00B1104B">
              <w:rPr>
                <w:rFonts w:ascii="Times New Roman" w:eastAsia="Times New Roman" w:hAnsi="Times New Roman" w:cs="David"/>
                <w:color w:val="800080"/>
                <w:sz w:val="24"/>
                <w:szCs w:val="24"/>
                <w:rtl/>
              </w:rPr>
              <w:br/>
            </w:r>
            <w:r w:rsidR="00B1104B">
              <w:rPr>
                <w:rFonts w:ascii="Arial" w:eastAsia="Times New Roman" w:hAnsi="Arial" w:cs="Arial" w:hint="cs"/>
                <w:color w:val="800080"/>
                <w:sz w:val="24"/>
                <w:szCs w:val="24"/>
                <w:rtl/>
              </w:rPr>
              <w:t>וישראל</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אדלר</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ובנו</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חברה</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להשקעות</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בע</w:t>
            </w:r>
            <w:r w:rsidR="00B1104B">
              <w:rPr>
                <w:rFonts w:ascii="Times New Roman" w:eastAsia="Times New Roman" w:hAnsi="Times New Roman" w:cs="David"/>
                <w:color w:val="800080"/>
                <w:sz w:val="24"/>
                <w:szCs w:val="24"/>
                <w:rtl/>
              </w:rPr>
              <w:t>"</w:t>
            </w:r>
            <w:r w:rsidR="00B1104B">
              <w:rPr>
                <w:rFonts w:ascii="Arial" w:eastAsia="Times New Roman" w:hAnsi="Arial" w:cs="Arial" w:hint="cs"/>
                <w:color w:val="800080"/>
                <w:sz w:val="24"/>
                <w:szCs w:val="24"/>
                <w:rtl/>
              </w:rPr>
              <w:t>מ</w:t>
            </w:r>
            <w:r w:rsidR="00B1104B">
              <w:rPr>
                <w:rFonts w:ascii="Times New Roman" w:eastAsia="Times New Roman" w:hAnsi="Times New Roman" w:cs="David"/>
                <w:color w:val="800080"/>
                <w:sz w:val="24"/>
                <w:szCs w:val="24"/>
                <w:rtl/>
              </w:rPr>
              <w:br/>
            </w:r>
            <w:r w:rsidR="00B1104B">
              <w:rPr>
                <w:rFonts w:ascii="Arial" w:eastAsia="Times New Roman" w:hAnsi="Arial" w:cs="Arial" w:hint="cs"/>
                <w:color w:val="800080"/>
                <w:sz w:val="24"/>
                <w:szCs w:val="24"/>
                <w:rtl/>
              </w:rPr>
              <w:t>יוני</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נתניהו</w:t>
            </w:r>
            <w:r w:rsidR="00B1104B">
              <w:rPr>
                <w:rFonts w:ascii="Times New Roman" w:eastAsia="Times New Roman" w:hAnsi="Times New Roman" w:cs="David"/>
                <w:color w:val="800080"/>
                <w:sz w:val="24"/>
                <w:szCs w:val="24"/>
                <w:rtl/>
              </w:rPr>
              <w:t xml:space="preserve"> 1 </w:t>
            </w:r>
            <w:r w:rsidR="00B1104B">
              <w:rPr>
                <w:rFonts w:ascii="Arial" w:eastAsia="Times New Roman" w:hAnsi="Arial" w:cs="Arial" w:hint="cs"/>
                <w:color w:val="800080"/>
                <w:sz w:val="24"/>
                <w:szCs w:val="24"/>
                <w:rtl/>
              </w:rPr>
              <w:t>ג</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אור</w:t>
            </w:r>
            <w:r w:rsidR="00B1104B">
              <w:rPr>
                <w:rFonts w:ascii="Times New Roman" w:eastAsia="Times New Roman" w:hAnsi="Times New Roman" w:cs="David"/>
                <w:color w:val="800080"/>
                <w:sz w:val="24"/>
                <w:szCs w:val="24"/>
                <w:rtl/>
              </w:rPr>
              <w:t xml:space="preserve"> </w:t>
            </w:r>
            <w:r w:rsidR="00B1104B">
              <w:rPr>
                <w:rFonts w:ascii="Arial" w:eastAsia="Times New Roman" w:hAnsi="Arial" w:cs="Arial" w:hint="cs"/>
                <w:color w:val="800080"/>
                <w:sz w:val="24"/>
                <w:szCs w:val="24"/>
                <w:rtl/>
              </w:rPr>
              <w:t>יהודה</w:t>
            </w:r>
            <w:r w:rsidR="00B1104B">
              <w:rPr>
                <w:rFonts w:ascii="Times New Roman" w:eastAsia="Times New Roman" w:hAnsi="Times New Roman" w:cs="David"/>
                <w:color w:val="800080"/>
                <w:sz w:val="24"/>
                <w:szCs w:val="24"/>
                <w:rtl/>
              </w:rPr>
              <w:br/>
              <w:t>558075404</w:t>
            </w:r>
            <w:r w:rsidR="00B1104B">
              <w:rPr>
                <w:rFonts w:ascii="Times New Roman" w:eastAsia="Times New Roman" w:hAnsi="Times New Roman" w:cs="David"/>
                <w:color w:val="800080"/>
                <w:sz w:val="24"/>
                <w:szCs w:val="24"/>
                <w:rtl/>
              </w:rPr>
              <w:br/>
            </w:r>
          </w:ins>
        </w:p>
      </w:sdtContent>
    </w:sdt>
    <w:p w14:paraId="684F2B9C"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4048FF46"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4B760715"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9FA84A1" w14:textId="77777777" w:rsidR="00435A20" w:rsidRPr="007D5B33" w:rsidRDefault="00435A20">
      <w:pPr>
        <w:widowControl w:val="0"/>
        <w:tabs>
          <w:tab w:val="left" w:pos="5187"/>
        </w:tabs>
        <w:spacing w:before="0" w:beforeAutospacing="0" w:after="0" w:afterAutospacing="0" w:line="240" w:lineRule="auto"/>
        <w:ind w:left="3600" w:right="2977" w:firstLine="737"/>
        <w:jc w:val="center"/>
        <w:outlineLvl w:val="1"/>
        <w:rPr>
          <w:rFonts w:ascii="Times New Roman" w:eastAsia="Times New Roman" w:hAnsi="Times New Roman" w:cs="David"/>
          <w:bCs/>
          <w:sz w:val="20"/>
          <w:szCs w:val="24"/>
          <w:rtl/>
          <w:lang w:eastAsia="he-IL"/>
        </w:rPr>
        <w:pPrChange w:id="51" w:author="Meryl Etman" w:date="2021-01-26T15:33:00Z">
          <w:pPr>
            <w:widowControl w:val="0"/>
            <w:tabs>
              <w:tab w:val="left" w:pos="5187"/>
            </w:tabs>
            <w:spacing w:before="0" w:beforeAutospacing="0" w:after="0" w:afterAutospacing="0" w:line="240" w:lineRule="auto"/>
            <w:ind w:left="3600" w:right="2977" w:firstLine="737"/>
            <w:outlineLvl w:val="1"/>
          </w:pPr>
        </w:pPrChange>
      </w:pPr>
      <w:r w:rsidRPr="00435A20">
        <w:rPr>
          <w:rFonts w:ascii="Times New Roman" w:eastAsia="Times New Roman" w:hAnsi="Times New Roman" w:cs="David" w:hint="cs"/>
          <w:bCs/>
          <w:sz w:val="20"/>
          <w:szCs w:val="24"/>
          <w:rtl/>
          <w:lang w:eastAsia="he-IL"/>
        </w:rPr>
        <w:t>ל ב י ן</w:t>
      </w:r>
    </w:p>
    <w:p w14:paraId="6ABEB95A" w14:textId="05D6142A" w:rsidR="00993153" w:rsidRDefault="00100EDF" w:rsidP="007A36E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sz w:val="24"/>
            <w:szCs w:val="24"/>
            <w:rtl/>
          </w:rPr>
          <w:alias w:val="צדדים נוספים"/>
          <w:tag w:val="cntTzadB_x002C__x0020_cntTzadC_x002C__x0020_cntTzadD"/>
          <w:id w:val="-363826986"/>
          <w:placeholder>
            <w:docPart w:val="023E6D2BC70548D19B218BB1684CD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del w:id="52" w:author="Meryl Etman" w:date="2021-01-25T15:47:00Z">
            <w:r w:rsidR="00993153" w:rsidRPr="00B54432" w:rsidDel="007A219A">
              <w:rPr>
                <w:rStyle w:val="PlaceholderText"/>
                <w:rFonts w:hint="eastAsia"/>
                <w:color w:val="00B0F0"/>
                <w:sz w:val="24"/>
                <w:szCs w:val="24"/>
                <w:rtl/>
                <w:rPrChange w:id="53" w:author="Meryl Etman" w:date="2021-01-26T15:24:00Z">
                  <w:rPr>
                    <w:rStyle w:val="PlaceholderText"/>
                    <w:rFonts w:hint="eastAsia"/>
                    <w:color w:val="00B0F0"/>
                    <w:rtl/>
                  </w:rPr>
                </w:rPrChange>
              </w:rPr>
              <w:delText>צדדים</w:delText>
            </w:r>
            <w:r w:rsidR="00993153" w:rsidRPr="00B54432" w:rsidDel="007A219A">
              <w:rPr>
                <w:rStyle w:val="PlaceholderText"/>
                <w:color w:val="00B0F0"/>
                <w:sz w:val="24"/>
                <w:szCs w:val="24"/>
                <w:rtl/>
                <w:rPrChange w:id="54" w:author="Meryl Etman" w:date="2021-01-26T15:24:00Z">
                  <w:rPr>
                    <w:rStyle w:val="PlaceholderText"/>
                    <w:color w:val="00B0F0"/>
                    <w:rtl/>
                  </w:rPr>
                </w:rPrChange>
              </w:rPr>
              <w:delText xml:space="preserve"> </w:delText>
            </w:r>
            <w:r w:rsidR="00993153" w:rsidRPr="00B54432" w:rsidDel="007A219A">
              <w:rPr>
                <w:rStyle w:val="PlaceholderText"/>
                <w:rFonts w:hint="eastAsia"/>
                <w:color w:val="00B0F0"/>
                <w:sz w:val="24"/>
                <w:szCs w:val="24"/>
                <w:rtl/>
                <w:rPrChange w:id="55" w:author="Meryl Etman" w:date="2021-01-26T15:24:00Z">
                  <w:rPr>
                    <w:rStyle w:val="PlaceholderText"/>
                    <w:rFonts w:hint="eastAsia"/>
                    <w:color w:val="00B0F0"/>
                    <w:rtl/>
                  </w:rPr>
                </w:rPrChange>
              </w:rPr>
              <w:delText>נוספים</w:delText>
            </w:r>
            <w:r w:rsidR="00993153" w:rsidRPr="00B54432" w:rsidDel="007A219A">
              <w:rPr>
                <w:rStyle w:val="PlaceholderText"/>
                <w:color w:val="00B0F0"/>
                <w:sz w:val="24"/>
                <w:szCs w:val="24"/>
                <w:rtl/>
                <w:rPrChange w:id="56" w:author="Meryl Etman" w:date="2021-01-26T15:24:00Z">
                  <w:rPr>
                    <w:rStyle w:val="PlaceholderText"/>
                    <w:color w:val="00B0F0"/>
                    <w:rtl/>
                  </w:rPr>
                </w:rPrChange>
              </w:rPr>
              <w:br/>
            </w:r>
          </w:del>
          <w:ins w:id="57" w:author="Meryl Etman" w:date="2021-06-08T12:29:00Z">
            <w:r w:rsidR="00732A1C">
              <w:rPr>
                <w:rStyle w:val="PlaceholderText"/>
                <w:color w:val="00B0F0"/>
                <w:sz w:val="24"/>
                <w:szCs w:val="24"/>
                <w:rtl/>
              </w:rPr>
              <w:br/>
              <w:t>רמי וימר אדריכלים בע"מ</w:t>
            </w:r>
            <w:r w:rsidR="00732A1C">
              <w:rPr>
                <w:rStyle w:val="PlaceholderText"/>
                <w:color w:val="00B0F0"/>
                <w:sz w:val="24"/>
                <w:szCs w:val="24"/>
                <w:rtl/>
              </w:rPr>
              <w:br/>
              <w:t>רח' ראול ולנברג 22א', תל אביב</w:t>
            </w:r>
            <w:r w:rsidR="00732A1C">
              <w:rPr>
                <w:rStyle w:val="PlaceholderText"/>
                <w:color w:val="00B0F0"/>
                <w:sz w:val="24"/>
                <w:szCs w:val="24"/>
                <w:rtl/>
              </w:rPr>
              <w:br/>
              <w:t>512422577</w:t>
            </w:r>
            <w:r w:rsidR="00732A1C">
              <w:rPr>
                <w:rStyle w:val="PlaceholderText"/>
                <w:color w:val="00B0F0"/>
                <w:sz w:val="24"/>
                <w:szCs w:val="24"/>
                <w:rtl/>
              </w:rPr>
              <w:br/>
            </w:r>
          </w:ins>
        </w:sdtContent>
      </w:sdt>
    </w:p>
    <w:p w14:paraId="31D9999F"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03E74022"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599403E2"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E65E366" w14:textId="77777777" w:rsidR="00435A20" w:rsidRPr="00435A20" w:rsidRDefault="00435A20" w:rsidP="00435A2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והואיל:</w:t>
      </w:r>
      <w:r w:rsidRPr="00435A20">
        <w:rPr>
          <w:rFonts w:ascii="Times New Roman" w:eastAsia="Times New Roman" w:hAnsi="Times New Roman" w:cs="David"/>
          <w:bCs/>
          <w:sz w:val="20"/>
          <w:szCs w:val="24"/>
          <w:rtl/>
          <w:lang w:eastAsia="he-IL"/>
        </w:rPr>
        <w:tab/>
      </w:r>
      <w:r w:rsidRPr="00435A2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5D181EB" w14:textId="77777777" w:rsidR="00435A20" w:rsidRPr="00435A20" w:rsidRDefault="00435A20" w:rsidP="00435A2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לפיכך הותנה והוסכם בין הצדדים כדלקמן:</w:t>
      </w:r>
    </w:p>
    <w:p w14:paraId="1171E140" w14:textId="77777777" w:rsidR="00435A20" w:rsidRPr="00435A20" w:rsidRDefault="00435A20" w:rsidP="00435A20">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u w:val="single"/>
          <w:rtl/>
          <w:lang w:eastAsia="he-IL"/>
        </w:rPr>
        <w:t>מבוא</w:t>
      </w:r>
    </w:p>
    <w:p w14:paraId="58DB15A9" w14:textId="77777777" w:rsidR="00435A20" w:rsidRPr="00435A20" w:rsidRDefault="00435A20" w:rsidP="00435A20">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למונחים הבאים יהא הפרוש הנקוב בצידם דהיינו:</w:t>
      </w:r>
    </w:p>
    <w:p w14:paraId="67DAE42F"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370DF93"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"הפרויקט"</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2C3DF7F3"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5DEE2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"התכנית" </w:t>
      </w:r>
      <w:r w:rsidRPr="00435A20">
        <w:rPr>
          <w:rFonts w:ascii="Times New Roman" w:eastAsia="Times New Roman" w:hAnsi="Times New Roman" w:cs="David"/>
          <w:sz w:val="20"/>
          <w:szCs w:val="24"/>
          <w:rtl/>
          <w:lang w:eastAsia="he-IL"/>
        </w:rPr>
        <w:t>/</w:t>
      </w:r>
    </w:p>
    <w:p w14:paraId="0E8750C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"המקרקעין"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78338623"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ADD95C"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"האתר"</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77886F3"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5DDDABD"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היועצים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מתכננים, אדריכלים, מהנדסים, יועצים מקצועיים, ובעלי מקצוע הנדסי וטכנולוגי אחרים שיועסקו ע"י המזמין ו/או הרשות המקומית בקשר לפרויקט, פרט </w:t>
      </w:r>
      <w:r w:rsidRPr="00435A20">
        <w:rPr>
          <w:rFonts w:ascii="Times New Roman" w:eastAsia="Times New Roman" w:hAnsi="Times New Roman" w:cs="David"/>
          <w:sz w:val="20"/>
          <w:szCs w:val="24"/>
          <w:rtl/>
          <w:lang w:eastAsia="he-IL"/>
        </w:rPr>
        <w:lastRenderedPageBreak/>
        <w:t>למתכנן.</w:t>
      </w:r>
    </w:p>
    <w:p w14:paraId="1B1D62E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68BE8A"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התכניות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כל המסמכים שיערכו ע"י המתכנן כאמור יערכו בשפה העברית.</w:t>
      </w:r>
    </w:p>
    <w:p w14:paraId="3A62A6E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AA900F"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שירותי</w:t>
      </w:r>
    </w:p>
    <w:p w14:paraId="2B6597F8"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המתכנן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p>
    <w:p w14:paraId="7383DD22"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השירותים</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 xml:space="preserve">השירותים כמוגדר וכמפורט בחוזה זה ובנספח </w:t>
      </w:r>
      <w:r w:rsidRPr="00435A20">
        <w:rPr>
          <w:rFonts w:ascii="Times New Roman" w:eastAsia="Times New Roman" w:hAnsi="Times New Roman" w:cs="David"/>
          <w:b/>
          <w:bCs/>
          <w:sz w:val="20"/>
          <w:szCs w:val="24"/>
          <w:rtl/>
          <w:lang w:eastAsia="he-IL"/>
        </w:rPr>
        <w:t>ב'</w:t>
      </w:r>
      <w:r w:rsidRPr="00435A20">
        <w:rPr>
          <w:rFonts w:ascii="Times New Roman" w:eastAsia="Times New Roman" w:hAnsi="Times New Roman" w:cs="David" w:hint="cs"/>
          <w:b/>
          <w:bCs/>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24C74B9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AC1C4E"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המנהל</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1C68925"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881BB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מקום שמדובר בחוזה זה במזמין - גם המנהל במשמע.</w:t>
      </w:r>
    </w:p>
    <w:p w14:paraId="189D36E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50A89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החוזה</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hint="cs"/>
          <w:sz w:val="20"/>
          <w:szCs w:val="24"/>
          <w:rtl/>
          <w:lang w:eastAsia="he-IL"/>
        </w:rPr>
        <w:t>/</w:t>
      </w:r>
    </w:p>
    <w:p w14:paraId="4B6187AB"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
          <w:bCs/>
          <w:sz w:val="20"/>
          <w:szCs w:val="24"/>
          <w:rtl/>
          <w:lang w:eastAsia="he-IL"/>
        </w:rPr>
        <w:t>ההסכם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חוזה זה על נספחיו.</w:t>
      </w:r>
    </w:p>
    <w:p w14:paraId="779E95E4"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9E945D0" w14:textId="77777777" w:rsidR="00435A20" w:rsidRPr="00435A20" w:rsidRDefault="00435A20" w:rsidP="00435A2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הדין</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כהגדרתו בחוק ה</w:t>
      </w:r>
      <w:r w:rsidRPr="00435A20">
        <w:rPr>
          <w:rFonts w:ascii="Times New Roman" w:eastAsia="Times New Roman" w:hAnsi="Times New Roman" w:cs="David" w:hint="cs"/>
          <w:sz w:val="20"/>
          <w:szCs w:val="24"/>
          <w:rtl/>
          <w:lang w:eastAsia="he-IL"/>
        </w:rPr>
        <w:t>פרשנות, התשמ"א-1981</w:t>
      </w:r>
      <w:r w:rsidRPr="00435A20">
        <w:rPr>
          <w:rFonts w:ascii="Times New Roman" w:eastAsia="Times New Roman" w:hAnsi="Times New Roman" w:cs="David"/>
          <w:sz w:val="20"/>
          <w:szCs w:val="24"/>
          <w:rtl/>
          <w:lang w:eastAsia="he-IL"/>
        </w:rPr>
        <w:t xml:space="preserve"> לרבות כל </w:t>
      </w:r>
      <w:r w:rsidRPr="00435A20">
        <w:rPr>
          <w:rFonts w:ascii="Times New Roman" w:eastAsia="Times New Roman" w:hAnsi="Times New Roman" w:cs="David" w:hint="cs"/>
          <w:sz w:val="20"/>
          <w:szCs w:val="24"/>
          <w:rtl/>
          <w:lang w:eastAsia="he-IL"/>
        </w:rPr>
        <w:t xml:space="preserve">תקנה ו/או </w:t>
      </w:r>
      <w:r w:rsidRPr="00435A20">
        <w:rPr>
          <w:rFonts w:ascii="Times New Roman" w:eastAsia="Times New Roman" w:hAnsi="Times New Roman" w:cs="David"/>
          <w:sz w:val="20"/>
          <w:szCs w:val="24"/>
          <w:rtl/>
          <w:lang w:eastAsia="he-IL"/>
        </w:rPr>
        <w:t>הוראה של רשות מוסמכת בתוקף סמכותה על פי הדין.</w:t>
      </w:r>
    </w:p>
    <w:p w14:paraId="25280B50"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46D23C"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הרשות</w:t>
      </w:r>
    </w:p>
    <w:p w14:paraId="13FBF6EE"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המקומית</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המצ"ב.</w:t>
      </w:r>
    </w:p>
    <w:p w14:paraId="443CC59A"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75872D" w14:textId="77777777" w:rsidR="00435A20" w:rsidRPr="00435A20" w:rsidRDefault="00435A20" w:rsidP="00435A2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b/>
          <w:bCs/>
          <w:sz w:val="20"/>
          <w:szCs w:val="24"/>
          <w:rtl/>
          <w:lang w:eastAsia="he-IL"/>
        </w:rPr>
        <w:t>חוזה</w:t>
      </w:r>
    </w:p>
    <w:p w14:paraId="39CFA835"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 xml:space="preserve"> הפיתוח</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t xml:space="preserve">כמוגדר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w:t>
      </w:r>
    </w:p>
    <w:p w14:paraId="6E74D171" w14:textId="77777777" w:rsidR="00435A20" w:rsidRPr="00435A20" w:rsidRDefault="00435A20" w:rsidP="00435A2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293D43D" w14:textId="77777777" w:rsidR="00435A20" w:rsidRPr="00435A20" w:rsidRDefault="00435A20" w:rsidP="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הכותרות בחוזה זה </w:t>
      </w:r>
      <w:r w:rsidRPr="00435A20">
        <w:rPr>
          <w:rFonts w:ascii="Times New Roman" w:eastAsia="Times New Roman" w:hAnsi="Times New Roman" w:cs="David" w:hint="cs"/>
          <w:sz w:val="20"/>
          <w:szCs w:val="24"/>
          <w:rtl/>
          <w:lang w:eastAsia="he-IL"/>
        </w:rPr>
        <w:t xml:space="preserve">הינן לנוחיות בלבד ובכל מקרה </w:t>
      </w:r>
      <w:r w:rsidRPr="00435A20">
        <w:rPr>
          <w:rFonts w:ascii="Times New Roman" w:eastAsia="Times New Roman" w:hAnsi="Times New Roman" w:cs="David"/>
          <w:sz w:val="20"/>
          <w:szCs w:val="24"/>
          <w:rtl/>
          <w:lang w:eastAsia="he-IL"/>
        </w:rPr>
        <w:t xml:space="preserve">לא ישמשו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פרש</w:t>
      </w:r>
      <w:r w:rsidRPr="00435A20">
        <w:rPr>
          <w:rFonts w:ascii="Times New Roman" w:eastAsia="Times New Roman" w:hAnsi="Times New Roman" w:cs="David" w:hint="cs"/>
          <w:sz w:val="20"/>
          <w:szCs w:val="24"/>
          <w:rtl/>
          <w:lang w:eastAsia="he-IL"/>
        </w:rPr>
        <w:t>נות</w:t>
      </w:r>
      <w:r w:rsidRPr="00435A20">
        <w:rPr>
          <w:rFonts w:ascii="Times New Roman" w:eastAsia="Times New Roman" w:hAnsi="Times New Roman" w:cs="David"/>
          <w:sz w:val="20"/>
          <w:szCs w:val="24"/>
          <w:rtl/>
          <w:lang w:eastAsia="he-IL"/>
        </w:rPr>
        <w:t>ו.</w:t>
      </w:r>
    </w:p>
    <w:p w14:paraId="4C41E91F" w14:textId="77777777" w:rsidR="00435A20" w:rsidRPr="00435A20" w:rsidDel="00B24D43" w:rsidRDefault="00435A20" w:rsidP="00435A20">
      <w:pPr>
        <w:widowControl w:val="0"/>
        <w:numPr>
          <w:ilvl w:val="1"/>
          <w:numId w:val="1"/>
        </w:numPr>
        <w:spacing w:before="0" w:beforeAutospacing="0" w:after="200" w:afterAutospacing="0" w:line="240" w:lineRule="auto"/>
        <w:ind w:left="788" w:hanging="431"/>
        <w:jc w:val="both"/>
        <w:rPr>
          <w:del w:id="58" w:author="Meryl Etman" w:date="2021-01-26T15:33:00Z"/>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הנספחים לחוזה זה מהווים חלק בלתי נפרד הימנו ואלה הם:</w:t>
      </w:r>
    </w:p>
    <w:p w14:paraId="1799369C" w14:textId="77777777" w:rsidR="00435A20" w:rsidRPr="00FC1069" w:rsidRDefault="00435A20">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bCs/>
          <w:sz w:val="20"/>
          <w:szCs w:val="24"/>
          <w:rtl/>
          <w:lang w:eastAsia="he-IL"/>
        </w:rPr>
        <w:pPrChange w:id="59" w:author="Meryl Etman" w:date="2021-01-26T15:33:00Z">
          <w:pPr>
            <w:widowControl w:val="0"/>
            <w:spacing w:before="0" w:beforeAutospacing="0" w:after="0" w:afterAutospacing="0" w:line="240" w:lineRule="auto"/>
            <w:ind w:left="720"/>
            <w:jc w:val="both"/>
          </w:pPr>
        </w:pPrChange>
      </w:pPr>
    </w:p>
    <w:p w14:paraId="6BD0CB2C"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א'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כללי;</w:t>
      </w:r>
    </w:p>
    <w:p w14:paraId="440F4248"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שירותי המתכנן;</w:t>
      </w:r>
    </w:p>
    <w:p w14:paraId="186EA232"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ג'</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lang w:eastAsia="he-IL"/>
        </w:rPr>
        <w:t>–</w:t>
      </w:r>
      <w:r w:rsidRPr="00435A20">
        <w:rPr>
          <w:rFonts w:ascii="Times New Roman" w:eastAsia="Times New Roman" w:hAnsi="Times New Roman" w:cs="David"/>
          <w:color w:val="000000"/>
          <w:sz w:val="20"/>
          <w:szCs w:val="24"/>
          <w:rtl/>
          <w:lang w:eastAsia="he-IL"/>
        </w:rPr>
        <w:t xml:space="preserve"> </w:t>
      </w:r>
      <w:r w:rsidRPr="00435A20">
        <w:rPr>
          <w:rFonts w:ascii="Times New Roman" w:eastAsia="Times New Roman" w:hAnsi="Times New Roman" w:cs="David"/>
          <w:color w:val="000000"/>
          <w:sz w:val="20"/>
          <w:szCs w:val="24"/>
          <w:rtl/>
          <w:lang w:eastAsia="he-IL"/>
        </w:rPr>
        <w:tab/>
        <w:t>לוח זמנים;</w:t>
      </w:r>
    </w:p>
    <w:p w14:paraId="67510A10"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ד'</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שכר המתכנן;</w:t>
      </w:r>
    </w:p>
    <w:p w14:paraId="2AFC06F8"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35A20">
        <w:rPr>
          <w:rFonts w:ascii="Times New Roman" w:eastAsia="Times New Roman" w:hAnsi="Times New Roman" w:cs="David"/>
          <w:b/>
          <w:bCs/>
          <w:color w:val="000000"/>
          <w:sz w:val="20"/>
          <w:szCs w:val="24"/>
          <w:rtl/>
          <w:lang w:eastAsia="he-IL"/>
        </w:rPr>
        <w:t>נספח ה'</w:t>
      </w:r>
      <w:r w:rsidRPr="00435A20">
        <w:rPr>
          <w:rFonts w:ascii="Times New Roman" w:eastAsia="Times New Roman" w:hAnsi="Times New Roman" w:cs="David"/>
          <w:color w:val="000000"/>
          <w:sz w:val="20"/>
          <w:szCs w:val="24"/>
          <w:rtl/>
          <w:lang w:eastAsia="he-IL"/>
        </w:rPr>
        <w:t xml:space="preserve"> - </w:t>
      </w:r>
      <w:r w:rsidRPr="00435A20">
        <w:rPr>
          <w:rFonts w:ascii="Times New Roman" w:eastAsia="Times New Roman" w:hAnsi="Times New Roman" w:cs="David"/>
          <w:color w:val="000000"/>
          <w:sz w:val="20"/>
          <w:szCs w:val="24"/>
          <w:rtl/>
          <w:lang w:eastAsia="he-IL"/>
        </w:rPr>
        <w:tab/>
        <w:t>תשלומי שכר המתכנן;</w:t>
      </w:r>
    </w:p>
    <w:p w14:paraId="21A414F0"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 xml:space="preserve">נספח ו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הצהרה והתחייבות לשמירת סודיות;</w:t>
      </w:r>
    </w:p>
    <w:p w14:paraId="2EC4018C" w14:textId="77777777" w:rsidR="00972C9F"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נספח ז</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r>
      <w:r w:rsidR="00972C9F" w:rsidRPr="00E034F9">
        <w:rPr>
          <w:rFonts w:ascii="Times New Roman" w:eastAsia="Times New Roman" w:hAnsi="Times New Roman" w:cs="David" w:hint="cs"/>
          <w:sz w:val="20"/>
          <w:szCs w:val="24"/>
          <w:rtl/>
          <w:lang w:eastAsia="he-IL"/>
        </w:rPr>
        <w:t>מפרט</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ביטוחי</w:t>
      </w:r>
      <w:r w:rsidR="00972C9F" w:rsidRPr="00E034F9">
        <w:rPr>
          <w:rFonts w:ascii="Times New Roman" w:eastAsia="Times New Roman" w:hAnsi="Times New Roman" w:cs="David"/>
          <w:sz w:val="20"/>
          <w:szCs w:val="24"/>
          <w:rtl/>
          <w:lang w:eastAsia="he-IL"/>
        </w:rPr>
        <w:t xml:space="preserve"> </w:t>
      </w:r>
      <w:r w:rsidR="00972C9F" w:rsidRPr="00E034F9">
        <w:rPr>
          <w:rFonts w:ascii="Times New Roman" w:eastAsia="Times New Roman" w:hAnsi="Times New Roman" w:cs="David" w:hint="cs"/>
          <w:sz w:val="20"/>
          <w:szCs w:val="24"/>
          <w:rtl/>
          <w:lang w:eastAsia="he-IL"/>
        </w:rPr>
        <w:t>המתכנן</w:t>
      </w:r>
      <w:r w:rsidR="00972C9F" w:rsidRPr="00B27B4C">
        <w:rPr>
          <w:rFonts w:ascii="Times New Roman" w:eastAsia="Times New Roman" w:hAnsi="Times New Roman" w:cs="David"/>
          <w:sz w:val="20"/>
          <w:szCs w:val="24"/>
          <w:rtl/>
          <w:lang w:eastAsia="he-IL"/>
        </w:rPr>
        <w:t>;</w:t>
      </w:r>
    </w:p>
    <w:p w14:paraId="307C20D7" w14:textId="77777777" w:rsidR="00972C9F" w:rsidRDefault="00972C9F"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504AECD" w14:textId="77777777" w:rsidR="00435A20" w:rsidRPr="00435A20" w:rsidRDefault="00435A20" w:rsidP="00972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ח'</w:t>
      </w:r>
      <w:r w:rsidRPr="00435A20">
        <w:rPr>
          <w:rFonts w:ascii="Times New Roman" w:eastAsia="Times New Roman" w:hAnsi="Times New Roman" w:cs="David"/>
          <w:sz w:val="20"/>
          <w:szCs w:val="24"/>
          <w:rtl/>
          <w:lang w:eastAsia="he-IL"/>
        </w:rPr>
        <w:t xml:space="preserve"> - </w:t>
      </w:r>
      <w:r w:rsidRPr="00435A20">
        <w:rPr>
          <w:rFonts w:ascii="Times New Roman" w:eastAsia="Times New Roman" w:hAnsi="Times New Roman" w:cs="David"/>
          <w:sz w:val="20"/>
          <w:szCs w:val="24"/>
          <w:rtl/>
          <w:lang w:eastAsia="he-IL"/>
        </w:rPr>
        <w:tab/>
        <w:t>רשימת התכניות והמסמכים שעל המתכנן להנפיק.</w:t>
      </w:r>
    </w:p>
    <w:p w14:paraId="3FB2A805" w14:textId="77777777" w:rsidR="00435A20" w:rsidRPr="00435A20" w:rsidRDefault="00435A20" w:rsidP="00435A2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t>נספח ט'</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sz w:val="20"/>
          <w:szCs w:val="24"/>
          <w:rtl/>
          <w:lang w:eastAsia="he-IL"/>
        </w:rPr>
        <w:tab/>
        <w:t>אישור להשלמת הפרויקט/קטע מהפרויקט.</w:t>
      </w:r>
    </w:p>
    <w:p w14:paraId="43E48E79" w14:textId="77777777" w:rsidR="00435A20" w:rsidRPr="00435A20" w:rsidRDefault="00435A20" w:rsidP="00435A2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35A20">
        <w:rPr>
          <w:rFonts w:ascii="Times New Roman" w:eastAsia="Times New Roman" w:hAnsi="Times New Roman" w:cs="David"/>
          <w:b/>
          <w:bCs/>
          <w:sz w:val="20"/>
          <w:szCs w:val="24"/>
          <w:rtl/>
          <w:lang w:eastAsia="he-IL"/>
        </w:rPr>
        <w:lastRenderedPageBreak/>
        <w:t xml:space="preserve">נספח י' </w:t>
      </w:r>
      <w:r w:rsidRPr="00435A20">
        <w:rPr>
          <w:rFonts w:ascii="Times New Roman" w:eastAsia="Times New Roman" w:hAnsi="Times New Roman" w:cs="David"/>
          <w:sz w:val="20"/>
          <w:szCs w:val="24"/>
          <w:rtl/>
          <w:lang w:eastAsia="he-IL"/>
        </w:rPr>
        <w:t>-</w:t>
      </w:r>
      <w:r w:rsidRPr="00435A20">
        <w:rPr>
          <w:rFonts w:ascii="Times New Roman" w:eastAsia="Times New Roman" w:hAnsi="Times New Roman" w:cs="David"/>
          <w:sz w:val="20"/>
          <w:szCs w:val="24"/>
          <w:rtl/>
          <w:lang w:eastAsia="he-IL"/>
        </w:rPr>
        <w:tab/>
        <w:t>נספח היעדר תביעות.</w:t>
      </w:r>
    </w:p>
    <w:p w14:paraId="323A9CD0"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שירותי המתכנן</w:t>
      </w:r>
    </w:p>
    <w:p w14:paraId="0D9E9DC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מוסר בזה למתכנן והמתכנן מקבל על עצמו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p>
    <w:p w14:paraId="19176FFA"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ומאשר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הינו מכיר ויודע את כל הנדרש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וכי הינו מורשה על 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דין למתן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 xml:space="preserve"> המתכנן, לרבות</w:t>
      </w:r>
      <w:r w:rsidRPr="00435A20">
        <w:rPr>
          <w:rFonts w:ascii="Times New Roman" w:eastAsia="Times New Roman" w:hAnsi="Times New Roman" w:cs="David" w:hint="cs"/>
          <w:sz w:val="20"/>
          <w:szCs w:val="24"/>
          <w:rtl/>
          <w:lang w:eastAsia="he-IL"/>
        </w:rPr>
        <w:t xml:space="preserve"> אך לא רק</w:t>
      </w:r>
      <w:r w:rsidRPr="00435A20">
        <w:rPr>
          <w:rFonts w:ascii="Times New Roman" w:eastAsia="Times New Roman" w:hAnsi="Times New Roman" w:cs="David"/>
          <w:sz w:val="20"/>
          <w:szCs w:val="24"/>
          <w:rtl/>
          <w:lang w:eastAsia="he-IL"/>
        </w:rPr>
        <w:t>,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חוק המהנדסים והאדריכלים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תשי"ח - 1958, כי יש בידו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שיון </w:t>
      </w:r>
      <w:r w:rsidRPr="00435A20">
        <w:rPr>
          <w:rFonts w:ascii="Times New Roman" w:eastAsia="Times New Roman" w:hAnsi="Times New Roman" w:cs="David" w:hint="cs"/>
          <w:sz w:val="20"/>
          <w:szCs w:val="24"/>
          <w:rtl/>
          <w:lang w:eastAsia="he-IL"/>
        </w:rPr>
        <w:t xml:space="preserve">בר </w:t>
      </w:r>
      <w:r w:rsidRPr="00435A20">
        <w:rPr>
          <w:rFonts w:ascii="Times New Roman" w:eastAsia="Times New Roman" w:hAnsi="Times New Roman" w:cs="David"/>
          <w:sz w:val="20"/>
          <w:szCs w:val="24"/>
          <w:rtl/>
          <w:lang w:eastAsia="he-IL"/>
        </w:rPr>
        <w:t>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קף לביצוע שירותי </w:t>
      </w:r>
      <w:r w:rsidRPr="00435A20">
        <w:rPr>
          <w:rFonts w:ascii="Times New Roman" w:eastAsia="Times New Roman" w:hAnsi="Times New Roman" w:cs="David" w:hint="cs"/>
          <w:sz w:val="20"/>
          <w:szCs w:val="24"/>
          <w:rtl/>
          <w:lang w:eastAsia="he-IL"/>
        </w:rPr>
        <w:t xml:space="preserve"> המתכנן על פי הדין</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כי הוא בעל הכישורים, הר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שיונות, הידע, הניסיון והאמצעים המאפשרים לו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ביצועם ברמה מקצועית גבוהה ובהתאם למותנה בחוזה.</w:t>
      </w:r>
    </w:p>
    <w:p w14:paraId="332F826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 לו שש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שיקול דעתו</w:t>
      </w:r>
      <w:r w:rsidRPr="00435A20">
        <w:rPr>
          <w:rFonts w:ascii="Times New Roman" w:eastAsia="Times New Roman" w:hAnsi="Times New Roman" w:cs="David" w:hint="cs"/>
          <w:sz w:val="20"/>
          <w:szCs w:val="24"/>
          <w:rtl/>
          <w:lang w:eastAsia="he-IL"/>
        </w:rPr>
        <w:t xml:space="preserve"> הבלעדי</w:t>
      </w:r>
      <w:r w:rsidRPr="00435A20">
        <w:rPr>
          <w:rFonts w:ascii="Times New Roman" w:eastAsia="Times New Roman" w:hAnsi="Times New Roman" w:cs="David"/>
          <w:sz w:val="20"/>
          <w:szCs w:val="24"/>
          <w:rtl/>
          <w:lang w:eastAsia="he-IL"/>
        </w:rPr>
        <w:t xml:space="preserve"> ו</w:t>
      </w:r>
      <w:r w:rsidRPr="00435A20">
        <w:rPr>
          <w:rFonts w:ascii="Times New Roman" w:eastAsia="Times New Roman" w:hAnsi="Times New Roman" w:cs="David" w:hint="cs"/>
          <w:sz w:val="20"/>
          <w:szCs w:val="24"/>
          <w:rtl/>
          <w:lang w:eastAsia="he-IL"/>
        </w:rPr>
        <w:t xml:space="preserve">כי </w:t>
      </w:r>
      <w:r w:rsidRPr="00435A20">
        <w:rPr>
          <w:rFonts w:ascii="Times New Roman" w:eastAsia="Times New Roman" w:hAnsi="Times New Roman" w:cs="David"/>
          <w:sz w:val="20"/>
          <w:szCs w:val="24"/>
          <w:rtl/>
          <w:lang w:eastAsia="he-IL"/>
        </w:rPr>
        <w:t xml:space="preserve">הם יינתנו על ידו בשלבי 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עוד</w:t>
      </w:r>
      <w:r w:rsidRPr="00435A20">
        <w:rPr>
          <w:rFonts w:ascii="Times New Roman" w:eastAsia="Times New Roman" w:hAnsi="Times New Roman" w:cs="David"/>
          <w:sz w:val="20"/>
          <w:szCs w:val="24"/>
          <w:rtl/>
          <w:lang w:eastAsia="he-IL"/>
        </w:rPr>
        <w:t xml:space="preserve"> מוסיף ומצהיר</w:t>
      </w:r>
      <w:r w:rsidRPr="00435A20">
        <w:rPr>
          <w:rFonts w:ascii="Times New Roman" w:eastAsia="Times New Roman" w:hAnsi="Times New Roman" w:cs="David" w:hint="cs"/>
          <w:sz w:val="20"/>
          <w:szCs w:val="24"/>
          <w:rtl/>
          <w:lang w:eastAsia="he-IL"/>
        </w:rPr>
        <w:t xml:space="preserve"> המתכנן,</w:t>
      </w:r>
      <w:r w:rsidRPr="00435A20">
        <w:rPr>
          <w:rFonts w:ascii="Times New Roman" w:eastAsia="Times New Roman" w:hAnsi="Times New Roman" w:cs="David"/>
          <w:sz w:val="20"/>
          <w:szCs w:val="24"/>
          <w:rtl/>
          <w:lang w:eastAsia="he-IL"/>
        </w:rPr>
        <w:t xml:space="preserve"> כי ידוע לו שהמזמין אינו מתחייב להזמין מ</w:t>
      </w:r>
      <w:r w:rsidRPr="00435A20">
        <w:rPr>
          <w:rFonts w:ascii="Times New Roman" w:eastAsia="Times New Roman" w:hAnsi="Times New Roman" w:cs="David" w:hint="cs"/>
          <w:sz w:val="20"/>
          <w:szCs w:val="24"/>
          <w:rtl/>
          <w:lang w:eastAsia="he-IL"/>
        </w:rPr>
        <w:t>מנו</w:t>
      </w:r>
      <w:r w:rsidRPr="00435A20">
        <w:rPr>
          <w:rFonts w:ascii="Times New Roman" w:eastAsia="Times New Roman" w:hAnsi="Times New Roman" w:cs="David"/>
          <w:sz w:val="20"/>
          <w:szCs w:val="24"/>
          <w:rtl/>
          <w:lang w:eastAsia="he-IL"/>
        </w:rPr>
        <w:t xml:space="preserve"> שירותים נוספים מעבר לנקוב בחוזה זה ו</w:t>
      </w:r>
      <w:r w:rsidRPr="00435A20">
        <w:rPr>
          <w:rFonts w:ascii="Times New Roman" w:eastAsia="Times New Roman" w:hAnsi="Times New Roman" w:cs="David" w:hint="cs"/>
          <w:sz w:val="20"/>
          <w:szCs w:val="24"/>
          <w:rtl/>
          <w:lang w:eastAsia="he-IL"/>
        </w:rPr>
        <w:t xml:space="preserve">כמפורט </w:t>
      </w:r>
      <w:r w:rsidRPr="00435A20">
        <w:rPr>
          <w:rFonts w:ascii="Times New Roman" w:eastAsia="Times New Roman" w:hAnsi="Times New Roman" w:cs="David"/>
          <w:sz w:val="20"/>
          <w:szCs w:val="24"/>
          <w:rtl/>
          <w:lang w:eastAsia="he-IL"/>
        </w:rPr>
        <w:t xml:space="preserve">בנספח </w:t>
      </w:r>
      <w:r w:rsidRPr="00435A20">
        <w:rPr>
          <w:rFonts w:ascii="Times New Roman" w:eastAsia="Times New Roman" w:hAnsi="Times New Roman" w:cs="David"/>
          <w:bCs/>
          <w:sz w:val="20"/>
          <w:szCs w:val="24"/>
          <w:rtl/>
          <w:lang w:eastAsia="he-IL"/>
        </w:rPr>
        <w:t xml:space="preserve">ב'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w:t>
      </w:r>
    </w:p>
    <w:p w14:paraId="40AA157D"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8072A1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שיקבעו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ע"י המזמין ויהיה חייב לנהוג לפיהם ולקיימם ללא סטייה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הוראה</w:t>
      </w:r>
      <w:r w:rsidRPr="00435A20">
        <w:rPr>
          <w:rFonts w:ascii="Times New Roman" w:eastAsia="Times New Roman" w:hAnsi="Times New Roman" w:cs="David" w:hint="cs"/>
          <w:sz w:val="20"/>
          <w:szCs w:val="24"/>
          <w:rtl/>
          <w:lang w:eastAsia="he-IL"/>
        </w:rPr>
        <w:t xml:space="preserve"> מפורשת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מהמזמין.</w:t>
      </w:r>
    </w:p>
    <w:p w14:paraId="25E75BE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הכל כפי שיקבע ע"י המנהל. כן מתחייב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להשתתף בת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אום מראש בכל ישיבות התיאום אליהן יוזמן.</w:t>
      </w:r>
    </w:p>
    <w:p w14:paraId="37BC62D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ישמור על נוהלי קשר, תיאום,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שום וצורת המסמכים לפי דרישת המנהל.</w:t>
      </w:r>
    </w:p>
    <w:p w14:paraId="51288A00"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עוד לא יקבע אחרת ע"י המזמין, יהיה המנהל כ</w:t>
      </w:r>
      <w:r w:rsidRPr="00435A20">
        <w:rPr>
          <w:rFonts w:ascii="Times New Roman" w:eastAsia="Times New Roman" w:hAnsi="Times New Roman" w:cs="David" w:hint="cs"/>
          <w:sz w:val="20"/>
          <w:szCs w:val="24"/>
          <w:rtl/>
          <w:lang w:eastAsia="he-IL"/>
        </w:rPr>
        <w:t>הגדרתו</w:t>
      </w:r>
      <w:r w:rsidRPr="00435A20">
        <w:rPr>
          <w:rFonts w:ascii="Times New Roman" w:eastAsia="Times New Roman" w:hAnsi="Times New Roman" w:cs="David"/>
          <w:sz w:val="20"/>
          <w:szCs w:val="24"/>
          <w:rtl/>
          <w:lang w:eastAsia="he-IL"/>
        </w:rPr>
        <w:t xml:space="preserve"> בנספח </w:t>
      </w:r>
      <w:r w:rsidRPr="00435A20">
        <w:rPr>
          <w:rFonts w:ascii="Times New Roman" w:eastAsia="Times New Roman" w:hAnsi="Times New Roman" w:cs="David"/>
          <w:bCs/>
          <w:sz w:val="20"/>
          <w:szCs w:val="24"/>
          <w:rtl/>
          <w:lang w:eastAsia="he-IL"/>
        </w:rPr>
        <w:t xml:space="preserve">א' </w:t>
      </w:r>
      <w:r w:rsidRPr="00435A20">
        <w:rPr>
          <w:rFonts w:ascii="Times New Roman" w:eastAsia="Times New Roman" w:hAnsi="Times New Roman" w:cs="David"/>
          <w:sz w:val="20"/>
          <w:szCs w:val="24"/>
          <w:rtl/>
          <w:lang w:eastAsia="he-IL"/>
        </w:rPr>
        <w:t>ועל המתכנן להיות</w:t>
      </w:r>
      <w:r w:rsidRPr="00435A20">
        <w:rPr>
          <w:rFonts w:ascii="Times New Roman" w:eastAsia="Times New Roman" w:hAnsi="Times New Roman" w:cs="David" w:hint="cs"/>
          <w:sz w:val="20"/>
          <w:szCs w:val="24"/>
          <w:rtl/>
          <w:lang w:eastAsia="he-IL"/>
        </w:rPr>
        <w:t xml:space="preserve"> עמו</w:t>
      </w:r>
      <w:r w:rsidRPr="00435A20">
        <w:rPr>
          <w:rFonts w:ascii="Times New Roman" w:eastAsia="Times New Roman" w:hAnsi="Times New Roman" w:cs="David"/>
          <w:sz w:val="20"/>
          <w:szCs w:val="24"/>
          <w:rtl/>
          <w:lang w:eastAsia="he-IL"/>
        </w:rPr>
        <w:t xml:space="preserve"> בקשר מתמי</w:t>
      </w: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sz w:val="20"/>
          <w:szCs w:val="24"/>
          <w:rtl/>
          <w:lang w:eastAsia="he-IL"/>
        </w:rPr>
        <w:t xml:space="preserve"> ולתאם עמו את כל פעולותיו, אלא אם נקבע </w:t>
      </w:r>
      <w:r w:rsidRPr="00435A20">
        <w:rPr>
          <w:rFonts w:ascii="Times New Roman" w:eastAsia="Times New Roman" w:hAnsi="Times New Roman" w:cs="David" w:hint="cs"/>
          <w:sz w:val="20"/>
          <w:szCs w:val="24"/>
          <w:rtl/>
          <w:lang w:eastAsia="he-IL"/>
        </w:rPr>
        <w:t xml:space="preserve">מפורשות </w:t>
      </w:r>
      <w:r w:rsidRPr="00435A20">
        <w:rPr>
          <w:rFonts w:ascii="Times New Roman" w:eastAsia="Times New Roman" w:hAnsi="Times New Roman" w:cs="David"/>
          <w:sz w:val="20"/>
          <w:szCs w:val="24"/>
          <w:rtl/>
          <w:lang w:eastAsia="he-IL"/>
        </w:rPr>
        <w:t>אחרת ע"י המזמין.</w:t>
      </w:r>
    </w:p>
    <w:p w14:paraId="1B430F2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ידועות לו הוראות כל התכניות הקיימות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35A20">
        <w:rPr>
          <w:rFonts w:ascii="Times New Roman" w:eastAsia="Times New Roman" w:hAnsi="Times New Roman" w:cs="David" w:hint="cs"/>
          <w:sz w:val="20"/>
          <w:szCs w:val="24"/>
          <w:rtl/>
          <w:lang w:eastAsia="he-IL"/>
        </w:rPr>
        <w:t>יהם של</w:t>
      </w:r>
      <w:r w:rsidRPr="00435A20">
        <w:rPr>
          <w:rFonts w:ascii="Times New Roman" w:eastAsia="Times New Roman" w:hAnsi="Times New Roman" w:cs="David"/>
          <w:sz w:val="20"/>
          <w:szCs w:val="24"/>
          <w:rtl/>
          <w:lang w:eastAsia="he-IL"/>
        </w:rPr>
        <w:t xml:space="preserve"> הדין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הנהלים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התקנים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התקנות החלים בקשר עם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והוא מתחייב לפעול בהתאם לקבוע בהם.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מצהיר המתכנן כי </w:t>
      </w:r>
      <w:r w:rsidRPr="00435A20">
        <w:rPr>
          <w:rFonts w:ascii="Times New Roman" w:eastAsia="Times New Roman" w:hAnsi="Times New Roman" w:cs="David" w:hint="cs"/>
          <w:sz w:val="20"/>
          <w:szCs w:val="24"/>
          <w:rtl/>
          <w:lang w:eastAsia="he-IL"/>
        </w:rPr>
        <w:t xml:space="preserve">הוא </w:t>
      </w:r>
      <w:r w:rsidRPr="00435A20">
        <w:rPr>
          <w:rFonts w:ascii="Times New Roman" w:eastAsia="Times New Roman" w:hAnsi="Times New Roman" w:cs="David"/>
          <w:sz w:val="20"/>
          <w:szCs w:val="24"/>
          <w:rtl/>
          <w:lang w:eastAsia="he-IL"/>
        </w:rPr>
        <w:t xml:space="preserve">בדק בעצמו את כל הנושאים הרלוונטיים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76A9D76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להפיק את כל התכניות </w:t>
      </w:r>
      <w:r w:rsidRPr="00435A20">
        <w:rPr>
          <w:rFonts w:ascii="Times New Roman" w:eastAsia="Times New Roman" w:hAnsi="Times New Roman" w:cs="David" w:hint="cs"/>
          <w:sz w:val="20"/>
          <w:szCs w:val="24"/>
          <w:rtl/>
          <w:lang w:eastAsia="he-IL"/>
        </w:rPr>
        <w:t>נשוא</w:t>
      </w:r>
      <w:r w:rsidRPr="00435A20">
        <w:rPr>
          <w:rFonts w:ascii="Times New Roman" w:eastAsia="Times New Roman" w:hAnsi="Times New Roman" w:cs="David"/>
          <w:sz w:val="20"/>
          <w:szCs w:val="24"/>
          <w:rtl/>
          <w:lang w:eastAsia="he-IL"/>
        </w:rPr>
        <w:t xml:space="preserve"> חוזה זה, בכל שלבי הביצוע של שירותי המתכנן, </w:t>
      </w:r>
      <w:r w:rsidRPr="00435A20">
        <w:rPr>
          <w:rFonts w:ascii="Times New Roman" w:eastAsia="Times New Roman" w:hAnsi="Times New Roman" w:cs="David"/>
          <w:sz w:val="20"/>
          <w:szCs w:val="24"/>
          <w:rtl/>
          <w:lang w:eastAsia="he-IL"/>
        </w:rPr>
        <w:lastRenderedPageBreak/>
        <w:t>ולרבות כל שינוי בתכניותיו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35A20">
        <w:rPr>
          <w:rFonts w:ascii="Times New Roman" w:eastAsia="Times New Roman" w:hAnsi="Times New Roman" w:cs="David"/>
          <w:b/>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וע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35A20">
        <w:rPr>
          <w:rFonts w:ascii="Times New Roman" w:eastAsia="Times New Roman" w:hAnsi="Times New Roman" w:cs="David" w:hint="cs"/>
          <w:sz w:val="20"/>
          <w:szCs w:val="24"/>
          <w:rtl/>
          <w:lang w:eastAsia="he-IL"/>
        </w:rPr>
        <w:t xml:space="preserve"> בנספח </w:t>
      </w:r>
      <w:r w:rsidRPr="00435A20">
        <w:rPr>
          <w:rFonts w:ascii="Times New Roman" w:eastAsia="Times New Roman" w:hAnsi="Times New Roman" w:cs="David" w:hint="cs"/>
          <w:b/>
          <w:bCs/>
          <w:sz w:val="20"/>
          <w:szCs w:val="24"/>
          <w:rtl/>
          <w:lang w:eastAsia="he-IL"/>
        </w:rPr>
        <w:t>א'</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w:t>
      </w:r>
    </w:p>
    <w:p w14:paraId="6CB9BB7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יגיש ליועצים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35A20">
        <w:rPr>
          <w:rFonts w:ascii="Times New Roman" w:eastAsia="Times New Roman" w:hAnsi="Times New Roman" w:cs="David" w:hint="cs"/>
          <w:sz w:val="20"/>
          <w:szCs w:val="24"/>
          <w:rtl/>
          <w:lang w:eastAsia="he-IL"/>
        </w:rPr>
        <w:t xml:space="preserve">מפורשות על פי </w:t>
      </w:r>
      <w:r w:rsidRPr="00435A20">
        <w:rPr>
          <w:rFonts w:ascii="Times New Roman" w:eastAsia="Times New Roman" w:hAnsi="Times New Roman" w:cs="David"/>
          <w:sz w:val="20"/>
          <w:szCs w:val="24"/>
          <w:rtl/>
          <w:lang w:eastAsia="he-IL"/>
        </w:rPr>
        <w:t>חוזה זה.</w:t>
      </w:r>
    </w:p>
    <w:p w14:paraId="2C59F33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אין לו ולא תהינה לו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תביעות ו/או טענות</w:t>
      </w:r>
      <w:r w:rsidRPr="00435A20">
        <w:rPr>
          <w:rFonts w:ascii="Times New Roman" w:eastAsia="Times New Roman" w:hAnsi="Times New Roman" w:cs="David" w:hint="cs"/>
          <w:sz w:val="20"/>
          <w:szCs w:val="24"/>
          <w:rtl/>
          <w:lang w:eastAsia="he-IL"/>
        </w:rPr>
        <w:t xml:space="preserve"> ו/או דרישות ו/או תלונות</w:t>
      </w:r>
      <w:r w:rsidRPr="00435A20">
        <w:rPr>
          <w:rFonts w:ascii="Times New Roman" w:eastAsia="Times New Roman" w:hAnsi="Times New Roman" w:cs="David"/>
          <w:sz w:val="20"/>
          <w:szCs w:val="24"/>
          <w:rtl/>
          <w:lang w:eastAsia="he-IL"/>
        </w:rPr>
        <w:t xml:space="preserve"> כלפי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כלפי המתכננים האחרים בגין מסירת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כאמור. משמסר המזמין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 xml:space="preserve">ביצוע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1D35760"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35A20">
        <w:rPr>
          <w:rFonts w:ascii="Times New Roman" w:eastAsia="Times New Roman" w:hAnsi="Times New Roman" w:cs="David"/>
          <w:sz w:val="24"/>
          <w:szCs w:val="24"/>
          <w:lang w:eastAsia="he-IL"/>
        </w:rPr>
        <w:t>view</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hint="cs"/>
          <w:sz w:val="20"/>
          <w:szCs w:val="24"/>
          <w:rtl/>
          <w:lang w:eastAsia="he-IL"/>
        </w:rPr>
        <w:t>", "רמדורנט"</w:t>
      </w:r>
      <w:r w:rsidRPr="00435A2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35A20">
        <w:rPr>
          <w:rFonts w:ascii="Times New Roman" w:eastAsia="Times New Roman" w:hAnsi="Times New Roman" w:cs="David" w:hint="cs"/>
          <w:sz w:val="20"/>
          <w:szCs w:val="24"/>
          <w:rtl/>
          <w:lang w:eastAsia="he-IL"/>
        </w:rPr>
        <w:t>.</w:t>
      </w:r>
    </w:p>
    <w:p w14:paraId="73CBB6AB"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צוות עובדים ואמצעים</w:t>
      </w:r>
    </w:p>
    <w:p w14:paraId="692BB22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יקיים משרד מאויש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מאורגן ומצויד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באופן שיאפשר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בהתאם להוראות חוזה זה.</w:t>
      </w:r>
    </w:p>
    <w:p w14:paraId="4C5F9CD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hint="cs"/>
          <w:b/>
          <w:sz w:val="20"/>
          <w:szCs w:val="24"/>
          <w:rtl/>
          <w:lang w:eastAsia="he-IL"/>
        </w:rPr>
        <w:t>המצ"ב,</w:t>
      </w:r>
      <w:r w:rsidRPr="00435A20">
        <w:rPr>
          <w:rFonts w:ascii="Times New Roman" w:eastAsia="Times New Roman" w:hAnsi="Times New Roman" w:cs="David"/>
          <w:sz w:val="20"/>
          <w:szCs w:val="24"/>
          <w:rtl/>
          <w:lang w:eastAsia="he-IL"/>
        </w:rPr>
        <w:t xml:space="preserve"> יתאים לביצוע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ברמה ובמועדים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B1120A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35A20">
        <w:rPr>
          <w:rFonts w:ascii="Times New Roman" w:eastAsia="Times New Roman" w:hAnsi="Times New Roman" w:cs="David" w:hint="cs"/>
          <w:sz w:val="20"/>
          <w:szCs w:val="24"/>
          <w:rtl/>
          <w:lang w:eastAsia="he-IL"/>
        </w:rPr>
        <w:t xml:space="preserve">המוחלט </w:t>
      </w:r>
      <w:r w:rsidRPr="00435A20">
        <w:rPr>
          <w:rFonts w:ascii="Times New Roman" w:eastAsia="Times New Roman" w:hAnsi="Times New Roman" w:cs="David"/>
          <w:sz w:val="20"/>
          <w:szCs w:val="24"/>
          <w:rtl/>
          <w:lang w:eastAsia="he-IL"/>
        </w:rPr>
        <w:t>- להורות למתכנן מ</w:t>
      </w:r>
      <w:r w:rsidRPr="00435A20">
        <w:rPr>
          <w:rFonts w:ascii="Times New Roman" w:eastAsia="Times New Roman" w:hAnsi="Times New Roman" w:cs="David" w:hint="cs"/>
          <w:sz w:val="20"/>
          <w:szCs w:val="24"/>
          <w:rtl/>
          <w:lang w:eastAsia="he-IL"/>
        </w:rPr>
        <w:t>עת לעת,</w:t>
      </w:r>
      <w:r w:rsidRPr="00435A2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B1D744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במשך כל תקופת החוזה יהיה האדריכל ו/או המהנדס ו/או </w:t>
      </w:r>
      <w:r w:rsidR="000817A9">
        <w:rPr>
          <w:rFonts w:ascii="Times New Roman" w:eastAsia="Times New Roman" w:hAnsi="Times New Roman" w:cs="David"/>
          <w:sz w:val="20"/>
          <w:szCs w:val="24"/>
          <w:rtl/>
          <w:lang w:eastAsia="he-IL"/>
        </w:rPr>
        <w:t>המתכנן</w:t>
      </w:r>
      <w:r w:rsidRPr="00435A20">
        <w:rPr>
          <w:rFonts w:ascii="Times New Roman" w:eastAsia="Times New Roman" w:hAnsi="Times New Roman" w:cs="David"/>
          <w:sz w:val="20"/>
          <w:szCs w:val="24"/>
          <w:rtl/>
          <w:lang w:eastAsia="he-IL"/>
        </w:rPr>
        <w:t xml:space="preserve"> הנקוב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המצ"ב</w:t>
      </w:r>
      <w:r w:rsidRPr="00435A20">
        <w:rPr>
          <w:rFonts w:ascii="Times New Roman" w:eastAsia="Times New Roman" w:hAnsi="Times New Roman" w:cs="David"/>
          <w:sz w:val="20"/>
          <w:szCs w:val="24"/>
          <w:rtl/>
          <w:lang w:eastAsia="he-IL"/>
        </w:rPr>
        <w:t>, מנהלו הראשי של המתכנן למטרת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המנהל הראשי</w:t>
      </w:r>
      <w:r w:rsidRPr="00435A2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24021BE3"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w:t>
      </w:r>
      <w:r w:rsidRPr="00435A20">
        <w:rPr>
          <w:rFonts w:ascii="Times New Roman" w:eastAsia="Times New Roman" w:hAnsi="Times New Roman" w:cs="David" w:hint="cs"/>
          <w:sz w:val="20"/>
          <w:szCs w:val="24"/>
          <w:rtl/>
          <w:lang w:eastAsia="he-IL"/>
        </w:rPr>
        <w:t>צהיר, כי ידוע לו, ש</w:t>
      </w:r>
      <w:r w:rsidRPr="00435A20">
        <w:rPr>
          <w:rFonts w:ascii="Times New Roman" w:eastAsia="Times New Roman" w:hAnsi="Times New Roman" w:cs="David"/>
          <w:sz w:val="20"/>
          <w:szCs w:val="24"/>
          <w:rtl/>
          <w:lang w:eastAsia="he-IL"/>
        </w:rPr>
        <w:t>במשך כל ת</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קפ</w:t>
      </w:r>
      <w:r w:rsidRPr="00435A20">
        <w:rPr>
          <w:rFonts w:ascii="Times New Roman" w:eastAsia="Times New Roman" w:hAnsi="Times New Roman" w:cs="David" w:hint="cs"/>
          <w:sz w:val="20"/>
          <w:szCs w:val="24"/>
          <w:rtl/>
          <w:lang w:eastAsia="he-IL"/>
        </w:rPr>
        <w:t>ו של</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יעמוד המנהל הראשי בראשו, יהיה מעורב אישית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התכנון. מבלי לגרוע מהתחייבויות המתכנן כמתחייב מ</w:t>
      </w:r>
      <w:r w:rsidRPr="00435A20">
        <w:rPr>
          <w:rFonts w:ascii="Times New Roman" w:eastAsia="Times New Roman" w:hAnsi="Times New Roman" w:cs="David" w:hint="cs"/>
          <w:sz w:val="20"/>
          <w:szCs w:val="24"/>
          <w:rtl/>
          <w:lang w:eastAsia="he-IL"/>
        </w:rPr>
        <w:t>חוזה זה,</w:t>
      </w:r>
      <w:r w:rsidRPr="00435A2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FF49C5E"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p>
    <w:p w14:paraId="661FB83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 xml:space="preserve">המזמין רשאי </w:t>
      </w:r>
      <w:r w:rsidRPr="00435A2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אינו מבצעו להנחת דעתו, אף אם אושר תחילה ע"י המזמין וכן </w:t>
      </w:r>
      <w:r w:rsidRPr="00435A20">
        <w:rPr>
          <w:rFonts w:ascii="Times New Roman" w:eastAsia="Times New Roman" w:hAnsi="Times New Roman" w:cs="David"/>
          <w:sz w:val="20"/>
          <w:szCs w:val="24"/>
          <w:rtl/>
          <w:lang w:eastAsia="he-IL"/>
        </w:rPr>
        <w:lastRenderedPageBreak/>
        <w:t xml:space="preserve">לדרוש תגבור צוות המתכנן, ועל המתכנן למלא </w:t>
      </w:r>
      <w:r w:rsidRPr="00435A20">
        <w:rPr>
          <w:rFonts w:ascii="Times New Roman" w:eastAsia="Times New Roman" w:hAnsi="Times New Roman" w:cs="David" w:hint="cs"/>
          <w:sz w:val="20"/>
          <w:szCs w:val="24"/>
          <w:rtl/>
          <w:lang w:eastAsia="he-IL"/>
        </w:rPr>
        <w:t xml:space="preserve">אחר </w:t>
      </w:r>
      <w:r w:rsidRPr="00435A20">
        <w:rPr>
          <w:rFonts w:ascii="Times New Roman" w:eastAsia="Times New Roman" w:hAnsi="Times New Roman" w:cs="David"/>
          <w:sz w:val="20"/>
          <w:szCs w:val="24"/>
          <w:rtl/>
          <w:lang w:eastAsia="he-IL"/>
        </w:rPr>
        <w:t>דרישת המזמין לאלתר.</w:t>
      </w:r>
    </w:p>
    <w:p w14:paraId="69EBB9D3"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החלטות המזמין בדבר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ו/או החלפת עובד מעובדי המתכנן תינתנה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המוחלט</w:t>
      </w:r>
      <w:r w:rsidRPr="00435A20">
        <w:rPr>
          <w:rFonts w:ascii="Times New Roman" w:eastAsia="Times New Roman" w:hAnsi="Times New Roman" w:cs="David" w:hint="cs"/>
          <w:sz w:val="20"/>
          <w:szCs w:val="24"/>
          <w:rtl/>
          <w:lang w:eastAsia="he-IL"/>
        </w:rPr>
        <w:t xml:space="preserve"> של המזמין</w:t>
      </w:r>
      <w:r w:rsidRPr="00435A20">
        <w:rPr>
          <w:rFonts w:ascii="Times New Roman" w:eastAsia="Times New Roman" w:hAnsi="Times New Roman" w:cs="David"/>
          <w:sz w:val="20"/>
          <w:szCs w:val="24"/>
          <w:rtl/>
          <w:lang w:eastAsia="he-IL"/>
        </w:rPr>
        <w:t xml:space="preserve"> וללא צורך במתן נימוקים</w:t>
      </w:r>
      <w:r w:rsidRPr="00435A20">
        <w:rPr>
          <w:rFonts w:ascii="Times New Roman" w:eastAsia="Times New Roman" w:hAnsi="Times New Roman" w:cs="David" w:hint="cs"/>
          <w:sz w:val="20"/>
          <w:szCs w:val="24"/>
          <w:rtl/>
          <w:lang w:eastAsia="he-IL"/>
        </w:rPr>
        <w:t xml:space="preserve"> כאלה ואחרים</w:t>
      </w:r>
      <w:r w:rsidRPr="00435A20">
        <w:rPr>
          <w:rFonts w:ascii="Times New Roman" w:eastAsia="Times New Roman" w:hAnsi="Times New Roman" w:cs="David"/>
          <w:sz w:val="20"/>
          <w:szCs w:val="24"/>
          <w:rtl/>
          <w:lang w:eastAsia="he-IL"/>
        </w:rPr>
        <w:t>. אין בהחלטות אלה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לשחרר את המתכנן מאי</w:t>
      </w:r>
      <w:r w:rsidRPr="00435A20">
        <w:rPr>
          <w:rFonts w:ascii="Times New Roman" w:eastAsia="Times New Roman" w:hAnsi="Times New Roman" w:cs="David" w:hint="cs"/>
          <w:sz w:val="20"/>
          <w:szCs w:val="24"/>
          <w:rtl/>
          <w:lang w:eastAsia="he-IL"/>
        </w:rPr>
        <w:t>לו</w:t>
      </w:r>
      <w:r w:rsidRPr="00435A2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35A20">
        <w:rPr>
          <w:rFonts w:ascii="Times New Roman" w:eastAsia="Times New Roman" w:hAnsi="Times New Roman" w:cs="David" w:hint="cs"/>
          <w:sz w:val="20"/>
          <w:szCs w:val="24"/>
          <w:rtl/>
          <w:lang w:eastAsia="he-IL"/>
        </w:rPr>
        <w:t xml:space="preserve"> ו/או חבות</w:t>
      </w:r>
      <w:r w:rsidRPr="00435A20">
        <w:rPr>
          <w:rFonts w:ascii="Times New Roman" w:eastAsia="Times New Roman" w:hAnsi="Times New Roman" w:cs="David"/>
          <w:sz w:val="20"/>
          <w:szCs w:val="24"/>
          <w:rtl/>
          <w:lang w:eastAsia="he-IL"/>
        </w:rPr>
        <w:t xml:space="preserve"> שהיא.</w:t>
      </w:r>
    </w:p>
    <w:p w14:paraId="1344C04D"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לצייד על חשבונו את צוות עובדיו בכל הציוד הדרוש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w:t>
      </w:r>
      <w:r w:rsidRPr="00435A20">
        <w:rPr>
          <w:rFonts w:ascii="Times New Roman" w:eastAsia="Times New Roman" w:hAnsi="Times New Roman" w:cs="David" w:hint="cs"/>
          <w:sz w:val="20"/>
          <w:szCs w:val="24"/>
          <w:rtl/>
          <w:lang w:eastAsia="he-IL"/>
        </w:rPr>
        <w:t>האחריות בגין אחזקת</w:t>
      </w:r>
      <w:r w:rsidRPr="00435A20">
        <w:rPr>
          <w:rFonts w:ascii="Times New Roman" w:eastAsia="Times New Roman" w:hAnsi="Times New Roman" w:cs="David"/>
          <w:sz w:val="20"/>
          <w:szCs w:val="24"/>
          <w:rtl/>
          <w:lang w:eastAsia="he-IL"/>
        </w:rPr>
        <w:t xml:space="preserve"> ושמיר</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ציוד</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תהיה בידי המתכנן ועל חשבונו, והמזמין לא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בכל אחריות </w:t>
      </w:r>
      <w:r w:rsidRPr="00435A20">
        <w:rPr>
          <w:rFonts w:ascii="Times New Roman" w:eastAsia="Times New Roman" w:hAnsi="Times New Roman" w:cs="David" w:hint="cs"/>
          <w:sz w:val="20"/>
          <w:szCs w:val="24"/>
          <w:rtl/>
          <w:lang w:eastAsia="he-IL"/>
        </w:rPr>
        <w:t xml:space="preserve">ו/או חבות </w:t>
      </w:r>
      <w:r w:rsidRPr="00435A20">
        <w:rPr>
          <w:rFonts w:ascii="Times New Roman" w:eastAsia="Times New Roman" w:hAnsi="Times New Roman" w:cs="David"/>
          <w:sz w:val="20"/>
          <w:szCs w:val="24"/>
          <w:rtl/>
          <w:lang w:eastAsia="he-IL"/>
        </w:rPr>
        <w:t>בגין א</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בדן </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או נזק</w:t>
      </w:r>
      <w:r w:rsidRPr="00435A20">
        <w:rPr>
          <w:rFonts w:ascii="Times New Roman" w:eastAsia="Times New Roman" w:hAnsi="Times New Roman" w:cs="David" w:hint="cs"/>
          <w:sz w:val="20"/>
          <w:szCs w:val="24"/>
          <w:rtl/>
          <w:lang w:eastAsia="he-IL"/>
        </w:rPr>
        <w:t xml:space="preserve"> ו/או קלקול</w:t>
      </w:r>
      <w:r w:rsidRPr="00435A20">
        <w:rPr>
          <w:rFonts w:ascii="Times New Roman" w:eastAsia="Times New Roman" w:hAnsi="Times New Roman" w:cs="David"/>
          <w:sz w:val="20"/>
          <w:szCs w:val="24"/>
          <w:rtl/>
          <w:lang w:eastAsia="he-IL"/>
        </w:rPr>
        <w:t xml:space="preserve"> כלשהו לציוד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לכל חלק ממנו מכל סיבה שהיא.</w:t>
      </w:r>
    </w:p>
    <w:p w14:paraId="4F920BFC"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המתכנן</w:t>
      </w:r>
    </w:p>
    <w:p w14:paraId="30E29D5C"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במגעים עם רשויות 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עם הרשות המקומית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הנוגע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וכל הכרוך בכך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w:t>
      </w:r>
    </w:p>
    <w:p w14:paraId="00BBB1F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שהמתכנן לא יגיש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תיקונים לתכניות לא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הרשויות המוסמכות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אם כן אושרו קודם לכן</w:t>
      </w:r>
      <w:r w:rsidRPr="00435A20">
        <w:rPr>
          <w:rFonts w:ascii="Times New Roman" w:eastAsia="Times New Roman" w:hAnsi="Times New Roman" w:cs="David" w:hint="cs"/>
          <w:sz w:val="20"/>
          <w:szCs w:val="24"/>
          <w:rtl/>
          <w:lang w:eastAsia="he-IL"/>
        </w:rPr>
        <w:t>, מראש ובכתב,</w:t>
      </w:r>
      <w:r w:rsidRPr="00435A20">
        <w:rPr>
          <w:rFonts w:ascii="Times New Roman" w:eastAsia="Times New Roman" w:hAnsi="Times New Roman" w:cs="David"/>
          <w:sz w:val="20"/>
          <w:szCs w:val="24"/>
          <w:rtl/>
          <w:lang w:eastAsia="he-IL"/>
        </w:rPr>
        <w:t xml:space="preserve"> ע"י המזמין.</w:t>
      </w:r>
    </w:p>
    <w:p w14:paraId="3BA6CE2F"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הכרוך בהתחייבות חוקית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כספית</w:t>
      </w:r>
      <w:r w:rsidRPr="00435A20">
        <w:rPr>
          <w:rFonts w:ascii="Times New Roman" w:eastAsia="Times New Roman" w:hAnsi="Times New Roman" w:cs="David" w:hint="cs"/>
          <w:sz w:val="20"/>
          <w:szCs w:val="24"/>
          <w:rtl/>
          <w:lang w:eastAsia="he-IL"/>
        </w:rPr>
        <w:t xml:space="preserve"> ו/או אחרת,</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שורו של המזמין</w:t>
      </w:r>
      <w:r w:rsidRPr="00435A20">
        <w:rPr>
          <w:rFonts w:ascii="Times New Roman" w:eastAsia="Times New Roman" w:hAnsi="Times New Roman" w:cs="David" w:hint="cs"/>
          <w:sz w:val="20"/>
          <w:szCs w:val="24"/>
          <w:rtl/>
          <w:lang w:eastAsia="he-IL"/>
        </w:rPr>
        <w:t xml:space="preserve"> מראש ובכתב</w:t>
      </w:r>
      <w:r w:rsidRPr="00435A20">
        <w:rPr>
          <w:rFonts w:ascii="Times New Roman" w:eastAsia="Times New Roman" w:hAnsi="Times New Roman" w:cs="David"/>
          <w:sz w:val="20"/>
          <w:szCs w:val="24"/>
          <w:rtl/>
          <w:lang w:eastAsia="he-IL"/>
        </w:rPr>
        <w:t>.</w:t>
      </w:r>
    </w:p>
    <w:p w14:paraId="0940B42D"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זולת אם</w:t>
      </w:r>
      <w:r w:rsidRPr="00435A20">
        <w:rPr>
          <w:rFonts w:ascii="Times New Roman" w:eastAsia="Times New Roman" w:hAnsi="Times New Roman" w:cs="David"/>
          <w:sz w:val="20"/>
          <w:szCs w:val="24"/>
          <w:rtl/>
          <w:lang w:eastAsia="he-IL"/>
        </w:rPr>
        <w:t xml:space="preserve"> יוסמך לכך ע"י המזמין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יהיה המתכנן רשאי ליתן הוראות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הנחיות</w:t>
      </w:r>
      <w:r w:rsidRPr="00435A20">
        <w:rPr>
          <w:rFonts w:ascii="Times New Roman" w:eastAsia="Times New Roman" w:hAnsi="Times New Roman" w:cs="David" w:hint="cs"/>
          <w:sz w:val="20"/>
          <w:szCs w:val="24"/>
          <w:rtl/>
          <w:lang w:eastAsia="he-IL"/>
        </w:rPr>
        <w:t>, בין</w:t>
      </w:r>
      <w:r w:rsidRPr="00435A20">
        <w:rPr>
          <w:rFonts w:ascii="Times New Roman" w:eastAsia="Times New Roman" w:hAnsi="Times New Roman" w:cs="David"/>
          <w:sz w:val="20"/>
          <w:szCs w:val="24"/>
          <w:rtl/>
          <w:lang w:eastAsia="he-IL"/>
        </w:rPr>
        <w:t xml:space="preserve"> במישרין</w:t>
      </w:r>
      <w:r w:rsidRPr="00435A20">
        <w:rPr>
          <w:rFonts w:ascii="Times New Roman" w:eastAsia="Times New Roman" w:hAnsi="Times New Roman" w:cs="David" w:hint="cs"/>
          <w:sz w:val="20"/>
          <w:szCs w:val="24"/>
          <w:rtl/>
          <w:lang w:eastAsia="he-IL"/>
        </w:rPr>
        <w:t xml:space="preserve"> ובין בעקיפין,</w:t>
      </w:r>
      <w:r w:rsidRPr="00435A20">
        <w:rPr>
          <w:rFonts w:ascii="Times New Roman" w:eastAsia="Times New Roman" w:hAnsi="Times New Roman" w:cs="David"/>
          <w:sz w:val="20"/>
          <w:szCs w:val="24"/>
          <w:rtl/>
          <w:lang w:eastAsia="he-IL"/>
        </w:rPr>
        <w:t xml:space="preserve"> לקבלן הראשי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לקבלן העבודות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לנהל עמם מו"מ ביחס למחירים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דרכי ביצוע הכרוכים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 מחירים</w:t>
      </w:r>
      <w:r w:rsidRPr="00435A20">
        <w:rPr>
          <w:rFonts w:ascii="Times New Roman" w:eastAsia="Times New Roman" w:hAnsi="Times New Roman" w:cs="David" w:hint="cs"/>
          <w:sz w:val="20"/>
          <w:szCs w:val="24"/>
          <w:rtl/>
          <w:lang w:eastAsia="he-IL"/>
        </w:rPr>
        <w:t xml:space="preserve"> ו/או כמויות</w:t>
      </w:r>
      <w:r w:rsidRPr="00435A20">
        <w:rPr>
          <w:rFonts w:ascii="Times New Roman" w:eastAsia="Times New Roman" w:hAnsi="Times New Roman" w:cs="David"/>
          <w:sz w:val="20"/>
          <w:szCs w:val="24"/>
          <w:rtl/>
          <w:lang w:eastAsia="he-IL"/>
        </w:rPr>
        <w:t>, אלא באמצעות המזמין או המנהל.</w:t>
      </w:r>
    </w:p>
    <w:p w14:paraId="124CCBC9"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סמכויות המנהל</w:t>
      </w:r>
    </w:p>
    <w:p w14:paraId="2732A2A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לבדוק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עת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את שרותי המתכנן כולם או </w:t>
      </w:r>
      <w:r w:rsidRPr="00435A20">
        <w:rPr>
          <w:rFonts w:ascii="Times New Roman" w:eastAsia="Times New Roman" w:hAnsi="Times New Roman" w:cs="David" w:hint="cs"/>
          <w:sz w:val="20"/>
          <w:szCs w:val="24"/>
          <w:rtl/>
          <w:lang w:eastAsia="he-IL"/>
        </w:rPr>
        <w:t>מקצתם</w:t>
      </w:r>
      <w:r w:rsidRPr="00435A2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 כן רשאי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C96C931"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35A20">
        <w:rPr>
          <w:rFonts w:ascii="Times New Roman" w:eastAsia="Times New Roman" w:hAnsi="Times New Roman" w:cs="David"/>
          <w:bCs/>
          <w:sz w:val="20"/>
          <w:szCs w:val="24"/>
          <w:rtl/>
          <w:lang w:eastAsia="he-IL"/>
        </w:rPr>
        <w:t>א'</w:t>
      </w:r>
      <w:r w:rsidRPr="00435A20">
        <w:rPr>
          <w:rFonts w:ascii="Times New Roman" w:eastAsia="Times New Roman" w:hAnsi="Times New Roman" w:cs="David" w:hint="cs"/>
          <w:b/>
          <w:sz w:val="20"/>
          <w:szCs w:val="24"/>
          <w:rtl/>
          <w:lang w:eastAsia="he-IL"/>
        </w:rPr>
        <w:t xml:space="preserve"> המצ"ב</w:t>
      </w:r>
      <w:r w:rsidRPr="00435A20">
        <w:rPr>
          <w:rFonts w:ascii="Times New Roman" w:eastAsia="Times New Roman" w:hAnsi="Times New Roman" w:cs="David"/>
          <w:sz w:val="20"/>
          <w:szCs w:val="24"/>
          <w:rtl/>
          <w:lang w:eastAsia="he-IL"/>
        </w:rPr>
        <w:t>.</w:t>
      </w:r>
    </w:p>
    <w:p w14:paraId="1FB1458E"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לצורך הפעלת סמכויותיו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רשאי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מי מטעמו לבקר במשרד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בכל מקום אחר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35A20">
        <w:rPr>
          <w:rFonts w:ascii="Times New Roman" w:eastAsia="Times New Roman" w:hAnsi="Times New Roman" w:cs="David" w:hint="cs"/>
          <w:sz w:val="20"/>
          <w:szCs w:val="24"/>
          <w:rtl/>
          <w:lang w:eastAsia="he-IL"/>
        </w:rPr>
        <w:t>י המנהל 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על ידי מי </w:t>
      </w:r>
      <w:r w:rsidRPr="00435A20">
        <w:rPr>
          <w:rFonts w:ascii="Times New Roman" w:eastAsia="Times New Roman" w:hAnsi="Times New Roman" w:cs="David"/>
          <w:sz w:val="20"/>
          <w:szCs w:val="24"/>
          <w:rtl/>
          <w:lang w:eastAsia="he-IL"/>
        </w:rPr>
        <w:t>מטעמו.</w:t>
      </w:r>
    </w:p>
    <w:p w14:paraId="6EC60983"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בהפעלת סמכויות המנהל על 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לגרוע </w:t>
      </w:r>
      <w:r w:rsidRPr="00435A20">
        <w:rPr>
          <w:rFonts w:ascii="Times New Roman" w:eastAsia="Times New Roman" w:hAnsi="Times New Roman" w:cs="David" w:hint="cs"/>
          <w:sz w:val="20"/>
          <w:szCs w:val="24"/>
          <w:rtl/>
          <w:lang w:eastAsia="he-IL"/>
        </w:rPr>
        <w:t xml:space="preserve">ו/או לשחרר </w:t>
      </w:r>
      <w:r w:rsidRPr="00435A20">
        <w:rPr>
          <w:rFonts w:ascii="Times New Roman" w:eastAsia="Times New Roman" w:hAnsi="Times New Roman" w:cs="David"/>
          <w:sz w:val="20"/>
          <w:szCs w:val="24"/>
          <w:rtl/>
          <w:lang w:eastAsia="he-IL"/>
        </w:rPr>
        <w:t xml:space="preserve">מאחריות </w:t>
      </w:r>
      <w:r w:rsidRPr="00435A20">
        <w:rPr>
          <w:rFonts w:ascii="Times New Roman" w:eastAsia="Times New Roman" w:hAnsi="Times New Roman" w:cs="David" w:hint="cs"/>
          <w:sz w:val="20"/>
          <w:szCs w:val="24"/>
          <w:rtl/>
          <w:lang w:eastAsia="he-IL"/>
        </w:rPr>
        <w:t>המתכנן על פי חוזה זה ו/או על פי כל דין.</w:t>
      </w:r>
      <w:r w:rsidRPr="00435A20">
        <w:rPr>
          <w:rFonts w:ascii="Times New Roman" w:eastAsia="Times New Roman" w:hAnsi="Times New Roman" w:cs="David"/>
          <w:sz w:val="20"/>
          <w:szCs w:val="24"/>
          <w:rtl/>
          <w:lang w:eastAsia="he-IL"/>
        </w:rPr>
        <w:t xml:space="preserve"> בהקשר זה מובהר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אישור המנהל לתכניות, בין לתכנון מוקדם ובין לתכנון </w:t>
      </w:r>
      <w:r w:rsidRPr="00435A20">
        <w:rPr>
          <w:rFonts w:ascii="Times New Roman" w:eastAsia="Times New Roman" w:hAnsi="Times New Roman" w:cs="David"/>
          <w:sz w:val="20"/>
          <w:szCs w:val="24"/>
          <w:rtl/>
          <w:lang w:eastAsia="he-IL"/>
        </w:rPr>
        <w:lastRenderedPageBreak/>
        <w:t>סופי, לא יפטור את המתכנן מחובת ביצוע שינויים ו/או התאמות ו/או תכנון מחדש של התכניות, ככל שהדבר יידרש.</w:t>
      </w:r>
    </w:p>
    <w:p w14:paraId="3E67D7E2" w14:textId="77777777" w:rsidR="00435A20" w:rsidRPr="00435A20" w:rsidRDefault="00435A20" w:rsidP="008B398D">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אישר המנהל 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35A20">
        <w:rPr>
          <w:rFonts w:ascii="Times New Roman" w:eastAsia="Times New Roman" w:hAnsi="Times New Roman" w:cs="David" w:hint="cs"/>
          <w:sz w:val="20"/>
          <w:szCs w:val="24"/>
          <w:rtl/>
          <w:lang w:eastAsia="he-IL"/>
        </w:rPr>
        <w:t>חוזה</w:t>
      </w:r>
      <w:r w:rsidRPr="00435A20">
        <w:rPr>
          <w:rFonts w:ascii="Times New Roman" w:eastAsia="Times New Roman" w:hAnsi="Times New Roman" w:cs="David"/>
          <w:sz w:val="20"/>
          <w:szCs w:val="24"/>
          <w:rtl/>
          <w:lang w:eastAsia="he-IL"/>
        </w:rPr>
        <w:t xml:space="preserve"> זה, </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לשחרר את המתכנן מאחריותו המקצועית המלאה ו</w:t>
      </w:r>
      <w:r w:rsidRPr="00435A20">
        <w:rPr>
          <w:rFonts w:ascii="Times New Roman" w:eastAsia="Times New Roman" w:hAnsi="Times New Roman" w:cs="David" w:hint="cs"/>
          <w:sz w:val="20"/>
          <w:szCs w:val="24"/>
          <w:rtl/>
          <w:lang w:eastAsia="he-IL"/>
        </w:rPr>
        <w:t>לא יהא</w:t>
      </w:r>
      <w:r w:rsidRPr="00435A20">
        <w:rPr>
          <w:rFonts w:ascii="Times New Roman" w:eastAsia="Times New Roman" w:hAnsi="Times New Roman" w:cs="David"/>
          <w:sz w:val="20"/>
          <w:szCs w:val="24"/>
          <w:rtl/>
          <w:lang w:eastAsia="he-IL"/>
        </w:rPr>
        <w:t xml:space="preserve"> בכך כדי להטיל על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על המזמין אחריות כלשהי לטיב התכניות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המסמכים האמורים.</w:t>
      </w:r>
    </w:p>
    <w:p w14:paraId="30D1C528"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לוח זמנים ושלבי ב</w:t>
      </w:r>
      <w:r w:rsidRPr="00435A20">
        <w:rPr>
          <w:rFonts w:ascii="Times New Roman" w:eastAsia="Times New Roman" w:hAnsi="Times New Roman" w:cs="David" w:hint="cs"/>
          <w:bCs/>
          <w:sz w:val="20"/>
          <w:szCs w:val="24"/>
          <w:u w:val="single"/>
          <w:rtl/>
          <w:lang w:eastAsia="he-IL"/>
        </w:rPr>
        <w:t>י</w:t>
      </w:r>
      <w:r w:rsidRPr="00435A20">
        <w:rPr>
          <w:rFonts w:ascii="Times New Roman" w:eastAsia="Times New Roman" w:hAnsi="Times New Roman" w:cs="David"/>
          <w:bCs/>
          <w:sz w:val="20"/>
          <w:szCs w:val="24"/>
          <w:u w:val="single"/>
          <w:rtl/>
          <w:lang w:eastAsia="he-IL"/>
        </w:rPr>
        <w:t>צוע</w:t>
      </w:r>
    </w:p>
    <w:p w14:paraId="7A85510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35A20">
        <w:rPr>
          <w:rFonts w:ascii="Times New Roman" w:eastAsia="Times New Roman" w:hAnsi="Times New Roman" w:cs="David"/>
          <w:b/>
          <w:bCs/>
          <w:sz w:val="20"/>
          <w:szCs w:val="24"/>
          <w:rtl/>
          <w:lang w:eastAsia="he-IL"/>
        </w:rPr>
        <w:t>ג'</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(להלן: "</w:t>
      </w:r>
      <w:r w:rsidRPr="00435A20">
        <w:rPr>
          <w:rFonts w:ascii="Times New Roman" w:eastAsia="Times New Roman" w:hAnsi="Times New Roman" w:cs="David"/>
          <w:b/>
          <w:bCs/>
          <w:sz w:val="20"/>
          <w:szCs w:val="24"/>
          <w:rtl/>
          <w:lang w:eastAsia="he-IL"/>
        </w:rPr>
        <w:t>לוח הזמנים</w:t>
      </w:r>
      <w:r w:rsidRPr="00435A20">
        <w:rPr>
          <w:rFonts w:ascii="Times New Roman" w:eastAsia="Times New Roman" w:hAnsi="Times New Roman" w:cs="David"/>
          <w:sz w:val="20"/>
          <w:szCs w:val="24"/>
          <w:rtl/>
          <w:lang w:eastAsia="he-IL"/>
        </w:rPr>
        <w:t>"). כל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 הכלול בשרותי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לא נקבע לו מועד בלוח הזמנים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יבוצע על ידי המתכנן במועד שיהיה דרוש על מנת להבטיח</w:t>
      </w:r>
      <w:r w:rsidRPr="00435A20">
        <w:rPr>
          <w:rFonts w:ascii="Times New Roman" w:eastAsia="Times New Roman" w:hAnsi="Times New Roman" w:cs="David" w:hint="cs"/>
          <w:sz w:val="20"/>
          <w:szCs w:val="24"/>
          <w:rtl/>
          <w:lang w:eastAsia="he-IL"/>
        </w:rPr>
        <w:t xml:space="preserve"> את</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 xml:space="preserve">קבלנים </w:t>
      </w: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sz w:val="20"/>
          <w:szCs w:val="24"/>
          <w:rtl/>
          <w:lang w:eastAsia="he-IL"/>
        </w:rPr>
        <w:t>אחרים בהתאם ללוח הזמנים המוסכם 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מם.</w:t>
      </w:r>
    </w:p>
    <w:p w14:paraId="6781FD3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יתחיל המתכנן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קטע מהפרויקט ו/או שלב משלבי העבודה כמפורט בנספח </w:t>
      </w:r>
      <w:r w:rsidRPr="00435A20">
        <w:rPr>
          <w:rFonts w:ascii="Times New Roman" w:eastAsia="Times New Roman" w:hAnsi="Times New Roman" w:cs="David"/>
          <w:bCs/>
          <w:sz w:val="20"/>
          <w:szCs w:val="24"/>
          <w:rtl/>
          <w:lang w:eastAsia="he-IL"/>
        </w:rPr>
        <w:t>ב'</w:t>
      </w:r>
      <w:r w:rsidRPr="00435A20">
        <w:rPr>
          <w:rFonts w:ascii="Times New Roman" w:eastAsia="Times New Roman" w:hAnsi="Times New Roman" w:cs="David"/>
          <w:sz w:val="20"/>
          <w:szCs w:val="24"/>
          <w:rtl/>
          <w:lang w:eastAsia="he-IL"/>
        </w:rPr>
        <w:t xml:space="preserve"> או </w:t>
      </w:r>
      <w:r w:rsidRPr="00435A20">
        <w:rPr>
          <w:rFonts w:ascii="Times New Roman" w:eastAsia="Times New Roman" w:hAnsi="Times New Roman" w:cs="David"/>
          <w:b/>
          <w:bCs/>
          <w:sz w:val="20"/>
          <w:szCs w:val="24"/>
          <w:rtl/>
          <w:lang w:eastAsia="he-IL"/>
        </w:rPr>
        <w:t xml:space="preserve">ג'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אלא אם כן הודיע למזמין תחילה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הגיע לדעתו מועד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זה וק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מהמזמין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לביצועו.</w:t>
      </w:r>
    </w:p>
    <w:p w14:paraId="00DBFD1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יש לראות </w:t>
      </w: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87837F6" w14:textId="4EBBE9E7" w:rsidR="003B3BBA" w:rsidRPr="003B3BBA" w:rsidRDefault="00435A20">
      <w:pPr>
        <w:widowControl w:val="0"/>
        <w:numPr>
          <w:ilvl w:val="1"/>
          <w:numId w:val="1"/>
        </w:numPr>
        <w:spacing w:before="0" w:beforeAutospacing="0" w:after="200" w:afterAutospacing="0" w:line="240" w:lineRule="auto"/>
        <w:ind w:right="360"/>
        <w:jc w:val="both"/>
        <w:rPr>
          <w:ins w:id="60" w:author="מרול אטמן" w:date="2021-06-08T12:32:00Z"/>
          <w:rFonts w:ascii="Times New Roman" w:eastAsia="Times New Roman" w:hAnsi="Times New Roman" w:cs="David"/>
          <w:sz w:val="20"/>
          <w:szCs w:val="24"/>
          <w:rtl/>
          <w:lang w:eastAsia="he-IL"/>
          <w:rPrChange w:id="61" w:author="מרול אטמן" w:date="2021-06-08T12:33:00Z">
            <w:rPr>
              <w:ins w:id="62" w:author="מרול אטמן" w:date="2021-06-08T12:32:00Z"/>
              <w:rFonts w:ascii="Segoe UI" w:hAnsi="Segoe UI" w:cs="Segoe UI"/>
              <w:sz w:val="21"/>
              <w:szCs w:val="21"/>
              <w:rtl/>
            </w:rPr>
          </w:rPrChange>
        </w:rPr>
        <w:pPrChange w:id="63" w:author="Meryl Etman" w:date="2021-07-04T17:42:00Z">
          <w:pPr>
            <w:autoSpaceDE w:val="0"/>
            <w:autoSpaceDN w:val="0"/>
            <w:adjustRightInd w:val="0"/>
            <w:spacing w:before="0" w:beforeAutospacing="0" w:after="0" w:afterAutospacing="0" w:line="240" w:lineRule="auto"/>
          </w:pPr>
        </w:pPrChange>
      </w:pPr>
      <w:r w:rsidRPr="00435A20">
        <w:rPr>
          <w:rFonts w:ascii="Times New Roman" w:eastAsia="Times New Roman" w:hAnsi="Times New Roman" w:cs="David"/>
          <w:sz w:val="20"/>
          <w:szCs w:val="24"/>
          <w:rtl/>
          <w:lang w:eastAsia="he-IL"/>
        </w:rPr>
        <w:t>ידוע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התחייבויות היועצים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הקבלנים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יתר הגורמים, מותנות בכך שיסופקו להם כל התכניות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ההנחיות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ההוראות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הפרטים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הביאורים שידרשו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מהקבלנים מלטעון לעיכוב מוצדק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ins w:id="64" w:author="מרול אטמן" w:date="2021-06-08T12:32:00Z">
        <w:r w:rsidR="003B3BBA">
          <w:rPr>
            <w:rFonts w:ascii="Times New Roman" w:eastAsia="Times New Roman" w:hAnsi="Times New Roman" w:cs="David" w:hint="cs"/>
            <w:sz w:val="20"/>
            <w:szCs w:val="24"/>
            <w:rtl/>
            <w:lang w:eastAsia="he-IL"/>
          </w:rPr>
          <w:t xml:space="preserve"> </w:t>
        </w:r>
        <w:r w:rsidR="003B3BBA" w:rsidRPr="003B3BBA">
          <w:rPr>
            <w:rFonts w:ascii="Times New Roman" w:eastAsia="Times New Roman" w:hAnsi="Times New Roman" w:cs="David"/>
            <w:sz w:val="20"/>
            <w:szCs w:val="24"/>
            <w:rtl/>
            <w:lang w:eastAsia="he-IL"/>
            <w:rPrChange w:id="65" w:author="מרול אטמן" w:date="2021-06-08T12:33:00Z">
              <w:rPr>
                <w:rFonts w:ascii="Segoe UI" w:hAnsi="Segoe UI" w:cs="Segoe UI"/>
                <w:color w:val="000000"/>
                <w:sz w:val="21"/>
                <w:szCs w:val="21"/>
                <w:rtl/>
              </w:rPr>
            </w:rPrChange>
          </w:rPr>
          <w:t>כמו כן ידוע למזמין שהתחייבויות המתכנן לאספקת תכניות,</w:t>
        </w:r>
      </w:ins>
      <w:ins w:id="66" w:author="Meryl Etman" w:date="2021-07-04T17:42:00Z">
        <w:r w:rsidR="00EB79D4">
          <w:rPr>
            <w:rFonts w:ascii="Times New Roman" w:eastAsia="Times New Roman" w:hAnsi="Times New Roman" w:cs="David" w:hint="cs"/>
            <w:sz w:val="20"/>
            <w:szCs w:val="24"/>
            <w:rtl/>
            <w:lang w:eastAsia="he-IL"/>
          </w:rPr>
          <w:t xml:space="preserve"> </w:t>
        </w:r>
      </w:ins>
      <w:ins w:id="67" w:author="מרול אטמן" w:date="2021-06-08T12:32:00Z">
        <w:del w:id="68" w:author="Meryl Etman" w:date="2021-07-04T17:42:00Z">
          <w:r w:rsidR="003B3BBA" w:rsidRPr="003B3BBA" w:rsidDel="00EB79D4">
            <w:rPr>
              <w:rFonts w:ascii="Times New Roman" w:eastAsia="Times New Roman" w:hAnsi="Times New Roman" w:cs="David"/>
              <w:sz w:val="20"/>
              <w:szCs w:val="24"/>
              <w:rtl/>
              <w:lang w:eastAsia="he-IL"/>
              <w:rPrChange w:id="69" w:author="מרול אטמן" w:date="2021-06-08T12:33:00Z">
                <w:rPr>
                  <w:rFonts w:ascii="Segoe UI" w:hAnsi="Segoe UI" w:cs="Segoe UI"/>
                  <w:color w:val="000000"/>
                  <w:sz w:val="21"/>
                  <w:szCs w:val="21"/>
                  <w:rtl/>
                </w:rPr>
              </w:rPrChange>
            </w:rPr>
            <w:delText xml:space="preserve"> תלוי ו</w:delText>
          </w:r>
        </w:del>
        <w:r w:rsidR="003B3BBA" w:rsidRPr="003B3BBA">
          <w:rPr>
            <w:rFonts w:ascii="Times New Roman" w:eastAsia="Times New Roman" w:hAnsi="Times New Roman" w:cs="David"/>
            <w:sz w:val="20"/>
            <w:szCs w:val="24"/>
            <w:rtl/>
            <w:lang w:eastAsia="he-IL"/>
            <w:rPrChange w:id="70" w:author="מרול אטמן" w:date="2021-06-08T12:33:00Z">
              <w:rPr>
                <w:rFonts w:ascii="Segoe UI" w:hAnsi="Segoe UI" w:cs="Segoe UI"/>
                <w:color w:val="000000"/>
                <w:sz w:val="21"/>
                <w:szCs w:val="21"/>
                <w:rtl/>
              </w:rPr>
            </w:rPrChange>
          </w:rPr>
          <w:t xml:space="preserve">כרוך באספקת המידע התכנוני והתוכניות של יועצי הפרויקט, במועד </w:t>
        </w:r>
        <w:del w:id="71" w:author="Meryl Etman" w:date="2021-07-04T17:42:00Z">
          <w:r w:rsidR="003B3BBA" w:rsidRPr="003B3BBA" w:rsidDel="00EB79D4">
            <w:rPr>
              <w:rFonts w:ascii="Times New Roman" w:eastAsia="Times New Roman" w:hAnsi="Times New Roman" w:cs="David"/>
              <w:sz w:val="20"/>
              <w:szCs w:val="24"/>
              <w:rtl/>
              <w:lang w:eastAsia="he-IL"/>
              <w:rPrChange w:id="72" w:author="מרול אטמן" w:date="2021-06-08T12:33:00Z">
                <w:rPr>
                  <w:rFonts w:ascii="Segoe UI" w:hAnsi="Segoe UI" w:cs="Segoe UI"/>
                  <w:color w:val="000000"/>
                  <w:sz w:val="21"/>
                  <w:szCs w:val="21"/>
                  <w:rtl/>
                </w:rPr>
              </w:rPrChange>
            </w:rPr>
            <w:delText xml:space="preserve">ובאיכות המקצועית הדרושה </w:delText>
          </w:r>
        </w:del>
        <w:r w:rsidR="003B3BBA" w:rsidRPr="003B3BBA">
          <w:rPr>
            <w:rFonts w:ascii="Times New Roman" w:eastAsia="Times New Roman" w:hAnsi="Times New Roman" w:cs="David"/>
            <w:sz w:val="20"/>
            <w:szCs w:val="24"/>
            <w:rtl/>
            <w:lang w:eastAsia="he-IL"/>
            <w:rPrChange w:id="73" w:author="מרול אטמן" w:date="2021-06-08T12:33:00Z">
              <w:rPr>
                <w:rFonts w:ascii="Segoe UI" w:hAnsi="Segoe UI" w:cs="Segoe UI"/>
                <w:color w:val="000000"/>
                <w:sz w:val="21"/>
                <w:szCs w:val="21"/>
                <w:rtl/>
              </w:rPr>
            </w:rPrChange>
          </w:rPr>
          <w:t>לשם השלמת תאומי התכנון ע"י המתכנן.</w:t>
        </w:r>
      </w:ins>
    </w:p>
    <w:p w14:paraId="1288906E" w14:textId="1AE0FBAC" w:rsidR="00435A20" w:rsidRPr="00435A20" w:rsidRDefault="00435A20">
      <w:pPr>
        <w:widowControl w:val="0"/>
        <w:spacing w:before="0" w:beforeAutospacing="0" w:after="200" w:afterAutospacing="0" w:line="240" w:lineRule="auto"/>
        <w:ind w:right="360"/>
        <w:jc w:val="both"/>
        <w:rPr>
          <w:rFonts w:ascii="Times New Roman" w:eastAsia="Times New Roman" w:hAnsi="Times New Roman" w:cs="David"/>
          <w:sz w:val="20"/>
          <w:szCs w:val="24"/>
          <w:rtl/>
          <w:lang w:eastAsia="he-IL"/>
        </w:rPr>
        <w:pPrChange w:id="74" w:author="Meryl Etman" w:date="2021-06-10T15:32:00Z">
          <w:pPr>
            <w:widowControl w:val="0"/>
            <w:numPr>
              <w:ilvl w:val="1"/>
              <w:numId w:val="1"/>
            </w:numPr>
            <w:tabs>
              <w:tab w:val="num" w:pos="792"/>
            </w:tabs>
            <w:spacing w:before="0" w:beforeAutospacing="0" w:after="200" w:afterAutospacing="0" w:line="240" w:lineRule="auto"/>
            <w:ind w:left="788" w:right="360" w:hanging="431"/>
            <w:jc w:val="both"/>
          </w:pPr>
        </w:pPrChange>
      </w:pPr>
    </w:p>
    <w:p w14:paraId="1C198D3A"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 יוכר כמוצדק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אך ו</w:t>
      </w:r>
      <w:r w:rsidRPr="00435A2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B4BB111"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הוא נובע מכ</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ח עליון או גורם אחר (להלן יחדיו: "</w:t>
      </w:r>
      <w:r w:rsidRPr="00435A20">
        <w:rPr>
          <w:rFonts w:ascii="Times New Roman" w:eastAsia="Times New Roman" w:hAnsi="Times New Roman" w:cs="David"/>
          <w:b/>
          <w:bCs/>
          <w:sz w:val="20"/>
          <w:szCs w:val="24"/>
          <w:rtl/>
          <w:lang w:eastAsia="he-IL"/>
        </w:rPr>
        <w:t>אירוע דוחה</w:t>
      </w:r>
      <w:r w:rsidRPr="00435A20">
        <w:rPr>
          <w:rFonts w:ascii="Times New Roman" w:eastAsia="Times New Roman" w:hAnsi="Times New Roman" w:cs="David"/>
          <w:sz w:val="20"/>
          <w:szCs w:val="24"/>
          <w:rtl/>
          <w:lang w:eastAsia="he-IL"/>
        </w:rPr>
        <w:t>") שלדעת המנהל לא הייתה למתכנן שליטה עליו.</w:t>
      </w:r>
    </w:p>
    <w:p w14:paraId="41D4A3D8"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59E5C51"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לא קיבל תכניות, הנחיות, הוראות, פרטים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7484C1D"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אישר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האירוע הדוחה אכן מצדיק 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השירות ואת משך הדחייה.</w:t>
      </w:r>
    </w:p>
    <w:p w14:paraId="2B9CF9AF" w14:textId="77777777" w:rsidR="00435A20" w:rsidRPr="00435A20" w:rsidRDefault="00435A20" w:rsidP="008B398D">
      <w:pPr>
        <w:widowControl w:val="0"/>
        <w:spacing w:before="0" w:beforeAutospacing="0" w:after="200" w:afterAutospacing="0" w:line="240" w:lineRule="auto"/>
        <w:ind w:left="1440"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מבלי לגרוע מ</w:t>
      </w:r>
      <w:r w:rsidRPr="00435A20">
        <w:rPr>
          <w:rFonts w:ascii="Times New Roman" w:eastAsia="Times New Roman" w:hAnsi="Times New Roman" w:cs="David" w:hint="cs"/>
          <w:sz w:val="20"/>
          <w:szCs w:val="24"/>
          <w:rtl/>
          <w:lang w:eastAsia="he-IL"/>
        </w:rPr>
        <w:t xml:space="preserve">כלליות </w:t>
      </w:r>
      <w:r w:rsidRPr="00435A20">
        <w:rPr>
          <w:rFonts w:ascii="Times New Roman" w:eastAsia="Times New Roman" w:hAnsi="Times New Roman" w:cs="David"/>
          <w:sz w:val="20"/>
          <w:szCs w:val="24"/>
          <w:rtl/>
          <w:lang w:eastAsia="he-IL"/>
        </w:rPr>
        <w:t>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חור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עבודות תכנון ע"י אחרים לא יהווה עילה לעיכוב בב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שירותי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אלא בא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שור המנהל </w:t>
      </w:r>
      <w:r w:rsidRPr="00435A20">
        <w:rPr>
          <w:rFonts w:ascii="Times New Roman" w:eastAsia="Times New Roman" w:hAnsi="Times New Roman" w:cs="David" w:hint="cs"/>
          <w:sz w:val="20"/>
          <w:szCs w:val="24"/>
          <w:rtl/>
          <w:lang w:eastAsia="he-IL"/>
        </w:rPr>
        <w:t>מראש ו</w:t>
      </w:r>
      <w:r w:rsidRPr="00435A20">
        <w:rPr>
          <w:rFonts w:ascii="Times New Roman" w:eastAsia="Times New Roman" w:hAnsi="Times New Roman" w:cs="David"/>
          <w:sz w:val="20"/>
          <w:szCs w:val="24"/>
          <w:rtl/>
          <w:lang w:eastAsia="he-IL"/>
        </w:rPr>
        <w:t>בכתב.</w:t>
      </w:r>
    </w:p>
    <w:p w14:paraId="40237FDF"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 להודיע למנהל מידית, על כל עיכוב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לפי הערכתו עלול לגרום לאיחור בקיום לוח הזמנים.</w:t>
      </w:r>
    </w:p>
    <w:p w14:paraId="2CED6AED"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B2BC291" w14:textId="77777777" w:rsidR="00435A20" w:rsidRPr="00435A20" w:rsidDel="00662F05" w:rsidRDefault="00435A20" w:rsidP="008B398D">
      <w:pPr>
        <w:widowControl w:val="0"/>
        <w:numPr>
          <w:ilvl w:val="1"/>
          <w:numId w:val="1"/>
        </w:numPr>
        <w:spacing w:before="0" w:beforeAutospacing="0" w:after="240" w:afterAutospacing="0" w:line="240" w:lineRule="auto"/>
        <w:ind w:left="788" w:right="360" w:hanging="431"/>
        <w:jc w:val="both"/>
        <w:rPr>
          <w:del w:id="75" w:author="Meryl Etman" w:date="2021-01-27T10:29:00Z"/>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רשאי לבקר במשרד המתכנן ולעיין בהתקדמות ובאופן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שרותי המתכנן, והמתכנן ימסור למנהל כל הסבר </w:t>
      </w:r>
      <w:r w:rsidRPr="00435A20">
        <w:rPr>
          <w:rFonts w:ascii="Times New Roman" w:eastAsia="Times New Roman" w:hAnsi="Times New Roman" w:cs="David" w:hint="cs"/>
          <w:sz w:val="20"/>
          <w:szCs w:val="24"/>
          <w:rtl/>
          <w:lang w:eastAsia="he-IL"/>
        </w:rPr>
        <w:t xml:space="preserve">ו/או </w:t>
      </w:r>
      <w:r w:rsidRPr="00435A20">
        <w:rPr>
          <w:rFonts w:ascii="Times New Roman" w:eastAsia="Times New Roman" w:hAnsi="Times New Roman" w:cs="David"/>
          <w:sz w:val="20"/>
          <w:szCs w:val="24"/>
          <w:rtl/>
          <w:lang w:eastAsia="he-IL"/>
        </w:rPr>
        <w:t>פרט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דיווח</w:t>
      </w:r>
      <w:r w:rsidRPr="00435A20">
        <w:rPr>
          <w:rFonts w:ascii="Times New Roman" w:eastAsia="Times New Roman" w:hAnsi="Times New Roman" w:cs="David" w:hint="cs"/>
          <w:sz w:val="20"/>
          <w:szCs w:val="24"/>
          <w:rtl/>
          <w:lang w:eastAsia="he-IL"/>
        </w:rPr>
        <w:t>, מיד</w:t>
      </w:r>
      <w:r w:rsidRPr="00435A2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35A20">
        <w:rPr>
          <w:rFonts w:ascii="Times New Roman" w:eastAsia="Times New Roman" w:hAnsi="Times New Roman" w:cs="David" w:hint="cs"/>
          <w:sz w:val="20"/>
          <w:szCs w:val="24"/>
          <w:rtl/>
          <w:lang w:eastAsia="he-IL"/>
        </w:rPr>
        <w:t xml:space="preserve"> זה ו/או לפי כל דין</w:t>
      </w:r>
      <w:r w:rsidRPr="00435A20">
        <w:rPr>
          <w:rFonts w:ascii="Times New Roman" w:eastAsia="Times New Roman" w:hAnsi="Times New Roman" w:cs="David"/>
          <w:sz w:val="20"/>
          <w:szCs w:val="24"/>
          <w:rtl/>
          <w:lang w:eastAsia="he-IL"/>
        </w:rPr>
        <w:t>.</w:t>
      </w:r>
    </w:p>
    <w:p w14:paraId="48D3FE8E" w14:textId="77777777" w:rsidR="00435A20" w:rsidRPr="00662F05" w:rsidRDefault="00435A20">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Change w:id="76" w:author="Meryl Etman" w:date="2021-01-27T10:29:00Z">
          <w:pPr>
            <w:widowControl w:val="0"/>
            <w:spacing w:before="0" w:beforeAutospacing="0" w:after="240" w:afterAutospacing="0" w:line="240" w:lineRule="auto"/>
            <w:ind w:left="788" w:right="360"/>
            <w:jc w:val="both"/>
          </w:pPr>
        </w:pPrChange>
      </w:pPr>
    </w:p>
    <w:p w14:paraId="07D96B2D"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שכר המתכנן</w:t>
      </w:r>
    </w:p>
    <w:p w14:paraId="3AF14BCE"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תמורת שרותי המתכנן וכל יתר התחייבויותיו לפי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כמפורט בנספח </w:t>
      </w:r>
      <w:r w:rsidRPr="00435A20">
        <w:rPr>
          <w:rFonts w:ascii="Times New Roman" w:eastAsia="Times New Roman" w:hAnsi="Times New Roman" w:cs="David"/>
          <w:bCs/>
          <w:sz w:val="20"/>
          <w:szCs w:val="24"/>
          <w:rtl/>
          <w:lang w:eastAsia="he-IL"/>
        </w:rPr>
        <w:t xml:space="preserve">ד' </w:t>
      </w:r>
      <w:r w:rsidRPr="00435A20">
        <w:rPr>
          <w:rFonts w:ascii="Times New Roman" w:eastAsia="Times New Roman" w:hAnsi="Times New Roman" w:cs="David" w:hint="cs"/>
          <w:b/>
          <w:sz w:val="20"/>
          <w:szCs w:val="24"/>
          <w:rtl/>
          <w:lang w:eastAsia="he-IL"/>
        </w:rPr>
        <w:t xml:space="preserve">המצ"ב </w:t>
      </w:r>
      <w:r w:rsidRPr="00435A20">
        <w:rPr>
          <w:rFonts w:ascii="Times New Roman" w:eastAsia="Times New Roman" w:hAnsi="Times New Roman" w:cs="David"/>
          <w:sz w:val="20"/>
          <w:szCs w:val="24"/>
          <w:rtl/>
          <w:lang w:eastAsia="he-IL"/>
        </w:rPr>
        <w:t>(להלן: "</w:t>
      </w:r>
      <w:r w:rsidRPr="00435A20">
        <w:rPr>
          <w:rFonts w:ascii="Times New Roman" w:eastAsia="Times New Roman" w:hAnsi="Times New Roman" w:cs="David"/>
          <w:b/>
          <w:bCs/>
          <w:sz w:val="20"/>
          <w:szCs w:val="24"/>
          <w:rtl/>
          <w:lang w:eastAsia="he-IL"/>
        </w:rPr>
        <w:t>שכר המתכנן</w:t>
      </w:r>
      <w:r w:rsidRPr="00435A20">
        <w:rPr>
          <w:rFonts w:ascii="Times New Roman" w:eastAsia="Times New Roman" w:hAnsi="Times New Roman" w:cs="David"/>
          <w:sz w:val="20"/>
          <w:szCs w:val="24"/>
          <w:rtl/>
          <w:lang w:eastAsia="he-IL"/>
        </w:rPr>
        <w:t>").</w:t>
      </w:r>
    </w:p>
    <w:p w14:paraId="55F5E8FD" w14:textId="77777777" w:rsidR="00435A20" w:rsidRPr="00435A20" w:rsidRDefault="00435A20" w:rsidP="008B398D">
      <w:pPr>
        <w:widowControl w:val="0"/>
        <w:numPr>
          <w:ilvl w:val="1"/>
          <w:numId w:val="1"/>
        </w:numPr>
        <w:spacing w:before="0" w:beforeAutospacing="0" w:after="200" w:afterAutospacing="0" w:line="240" w:lineRule="auto"/>
        <w:ind w:left="788" w:right="36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בהוצאות הממשיות בשרותי העזר המפורטים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שא המזמין:</w:t>
      </w:r>
    </w:p>
    <w:p w14:paraId="55F812D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הדפסות בתוויין המיועדות להפצה לאחרים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35A20">
        <w:rPr>
          <w:rFonts w:ascii="Times New Roman" w:eastAsia="Times New Roman" w:hAnsi="Times New Roman" w:cs="David" w:hint="cs"/>
          <w:sz w:val="20"/>
          <w:szCs w:val="24"/>
          <w:rtl/>
          <w:lang w:eastAsia="he-IL"/>
        </w:rPr>
        <w:t>ת</w:t>
      </w:r>
      <w:r w:rsidRPr="00435A20">
        <w:rPr>
          <w:rFonts w:ascii="Times New Roman" w:eastAsia="Times New Roman" w:hAnsi="Times New Roman" w:cs="David"/>
          <w:sz w:val="20"/>
          <w:szCs w:val="24"/>
          <w:rtl/>
          <w:lang w:eastAsia="he-IL"/>
        </w:rPr>
        <w:t xml:space="preserve"> החזר.</w:t>
      </w:r>
    </w:p>
    <w:p w14:paraId="28F8AA23"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העתקות שנמסרו ע"י המתכנן למזמין</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לרשויות המוסמכות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ליועצים, למעט העתקות וצילומים שיפיק המתכנן במשרדו.</w:t>
      </w:r>
    </w:p>
    <w:p w14:paraId="66A3D23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שכפול מסמכים.</w:t>
      </w:r>
    </w:p>
    <w:p w14:paraId="35C5399D"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6A401280"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מדידות וצילומי אויר.</w:t>
      </w:r>
    </w:p>
    <w:p w14:paraId="3712A9DE"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קידוחים ובדיקות קרקע.</w:t>
      </w:r>
    </w:p>
    <w:p w14:paraId="620B7CAB"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שליחויות.</w:t>
      </w:r>
    </w:p>
    <w:p w14:paraId="6DBA8FD9"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העזר המפורטים בסעיפים 7.2.1 עד 7.2.3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יוזמנו על ידי המתכנן </w:t>
      </w:r>
      <w:r w:rsidRPr="00435A20">
        <w:rPr>
          <w:rFonts w:ascii="Times New Roman" w:eastAsia="Times New Roman" w:hAnsi="Times New Roman" w:cs="David" w:hint="cs"/>
          <w:sz w:val="20"/>
          <w:szCs w:val="24"/>
          <w:rtl/>
          <w:lang w:eastAsia="he-IL"/>
        </w:rPr>
        <w:t xml:space="preserve">באמצעות מערכת ניהול פרויקטים </w:t>
      </w:r>
      <w:r w:rsidRPr="00435A20">
        <w:rPr>
          <w:rFonts w:ascii="Times New Roman" w:eastAsia="Times New Roman" w:hAnsi="Times New Roman" w:cs="David"/>
          <w:sz w:val="20"/>
          <w:szCs w:val="24"/>
          <w:lang w:eastAsia="he-IL"/>
        </w:rPr>
        <w:t>VIEW</w:t>
      </w:r>
      <w:r w:rsidRPr="00435A20">
        <w:rPr>
          <w:rFonts w:ascii="Times New Roman" w:eastAsia="Times New Roman" w:hAnsi="Times New Roman" w:cs="David" w:hint="cs"/>
          <w:sz w:val="20"/>
          <w:szCs w:val="24"/>
          <w:rtl/>
          <w:lang w:eastAsia="he-IL"/>
        </w:rPr>
        <w:t>@ / מערכת רמדורנט מודול ניהול מסמכים (</w:t>
      </w:r>
      <w:r w:rsidRPr="00435A20">
        <w:rPr>
          <w:rFonts w:ascii="Times New Roman" w:eastAsia="Times New Roman" w:hAnsi="Times New Roman" w:cs="David"/>
          <w:sz w:val="20"/>
          <w:szCs w:val="24"/>
          <w:lang w:eastAsia="he-IL"/>
        </w:rPr>
        <w:t>DM</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רק ממכונים המאושרים ע"י המזמין לבצע עבודות עבורו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92D6EF8"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על חשבון שכר המתכנן ישולמו למתכנן תשלומי ביניים בש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עורים ובמועדים המפורטים בנספח</w:t>
      </w:r>
      <w:r w:rsidRPr="00435A20">
        <w:rPr>
          <w:rFonts w:ascii="Times New Roman" w:eastAsia="Times New Roman" w:hAnsi="Times New Roman" w:cs="David"/>
          <w:bCs/>
          <w:sz w:val="20"/>
          <w:szCs w:val="24"/>
          <w:rtl/>
          <w:lang w:eastAsia="he-IL"/>
        </w:rPr>
        <w:t xml:space="preserve"> ה'</w:t>
      </w:r>
      <w:r w:rsidRPr="00435A20">
        <w:rPr>
          <w:rFonts w:ascii="Times New Roman" w:eastAsia="Times New Roman" w:hAnsi="Times New Roman" w:cs="David" w:hint="cs"/>
          <w:sz w:val="20"/>
          <w:szCs w:val="24"/>
          <w:rtl/>
          <w:lang w:eastAsia="he-IL"/>
        </w:rPr>
        <w:t xml:space="preserve"> המצ"ב,</w:t>
      </w:r>
      <w:r w:rsidRPr="00435A2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p>
    <w:p w14:paraId="4F06F2BD" w14:textId="77777777" w:rsidR="00435A20" w:rsidRPr="00435A20" w:rsidRDefault="00435A20" w:rsidP="008B398D">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תשלומי הביניים לפי פסקה זו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מקדמות על חשבון שכר המתכנן ואין באישורם ו/או </w:t>
      </w:r>
      <w:r w:rsidRPr="00435A20">
        <w:rPr>
          <w:rFonts w:ascii="Times New Roman" w:eastAsia="Times New Roman" w:hAnsi="Times New Roman" w:cs="David"/>
          <w:sz w:val="20"/>
          <w:szCs w:val="24"/>
          <w:rtl/>
          <w:lang w:eastAsia="he-IL"/>
        </w:rPr>
        <w:lastRenderedPageBreak/>
        <w:t>בתשלומם משום אישור כלשהו מצד המזמין לגבי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שלב משלבי שירותי המתכנן ו/או טיב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89B23E9"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trike/>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השכר האמור בנספח </w:t>
      </w:r>
      <w:r w:rsidRPr="00435A20">
        <w:rPr>
          <w:rFonts w:ascii="Times New Roman" w:eastAsia="Times New Roman" w:hAnsi="Times New Roman" w:cs="David"/>
          <w:b/>
          <w:bCs/>
          <w:sz w:val="20"/>
          <w:szCs w:val="24"/>
          <w:rtl/>
          <w:lang w:eastAsia="he-IL"/>
        </w:rPr>
        <w:t xml:space="preserve">ד' </w:t>
      </w:r>
      <w:r w:rsidRPr="00435A20">
        <w:rPr>
          <w:rFonts w:ascii="Times New Roman" w:eastAsia="Times New Roman" w:hAnsi="Times New Roman" w:cs="David" w:hint="cs"/>
          <w:sz w:val="20"/>
          <w:szCs w:val="24"/>
          <w:rtl/>
          <w:lang w:eastAsia="he-IL"/>
        </w:rPr>
        <w:t xml:space="preserve">המצ"ב, </w:t>
      </w:r>
      <w:r w:rsidRPr="00435A20">
        <w:rPr>
          <w:rFonts w:ascii="Times New Roman" w:eastAsia="Times New Roman" w:hAnsi="Times New Roman" w:cs="David"/>
          <w:sz w:val="20"/>
          <w:szCs w:val="24"/>
          <w:rtl/>
          <w:lang w:eastAsia="he-IL"/>
        </w:rPr>
        <w:t>ה</w:t>
      </w:r>
      <w:r w:rsidRPr="00435A20">
        <w:rPr>
          <w:rFonts w:ascii="Times New Roman" w:eastAsia="Times New Roman" w:hAnsi="Times New Roman" w:cs="David" w:hint="cs"/>
          <w:sz w:val="20"/>
          <w:szCs w:val="24"/>
          <w:rtl/>
          <w:lang w:eastAsia="he-IL"/>
        </w:rPr>
        <w:t xml:space="preserve">ינו </w:t>
      </w:r>
      <w:r w:rsidRPr="00435A2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35A20">
        <w:rPr>
          <w:rFonts w:ascii="Times New Roman" w:eastAsia="Times New Roman" w:hAnsi="Times New Roman" w:cs="David" w:hint="cs"/>
          <w:sz w:val="20"/>
          <w:szCs w:val="24"/>
          <w:rtl/>
          <w:lang w:eastAsia="he-IL"/>
        </w:rPr>
        <w:t xml:space="preserve">זה </w:t>
      </w:r>
      <w:r w:rsidRPr="00435A20">
        <w:rPr>
          <w:rFonts w:ascii="Times New Roman" w:eastAsia="Times New Roman" w:hAnsi="Times New Roman" w:cs="David"/>
          <w:sz w:val="20"/>
          <w:szCs w:val="24"/>
          <w:rtl/>
          <w:lang w:eastAsia="he-IL"/>
        </w:rPr>
        <w:t>במפורש אחרת. תנאי לתשלום שכר המתכנן במלואו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הינו המצאת הצהרה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35A20">
        <w:rPr>
          <w:rFonts w:ascii="Times New Roman" w:eastAsia="Times New Roman" w:hAnsi="Times New Roman" w:cs="David"/>
          <w:b/>
          <w:bCs/>
          <w:sz w:val="20"/>
          <w:szCs w:val="24"/>
          <w:rtl/>
          <w:lang w:eastAsia="he-IL"/>
        </w:rPr>
        <w:t>ט'</w:t>
      </w:r>
      <w:r w:rsidRPr="00435A20">
        <w:rPr>
          <w:rFonts w:ascii="Times New Roman" w:eastAsia="Times New Roman" w:hAnsi="Times New Roman" w:cs="David"/>
          <w:sz w:val="20"/>
          <w:szCs w:val="24"/>
          <w:rtl/>
          <w:lang w:eastAsia="he-IL"/>
        </w:rPr>
        <w:t xml:space="preserve"> לחוזה זה וכתב היעדר תביעות המצורף כנספח</w:t>
      </w:r>
      <w:r w:rsidRPr="00435A20">
        <w:rPr>
          <w:rFonts w:ascii="Times New Roman" w:eastAsia="Times New Roman" w:hAnsi="Times New Roman" w:cs="David"/>
          <w:b/>
          <w:bCs/>
          <w:sz w:val="20"/>
          <w:szCs w:val="24"/>
          <w:rtl/>
          <w:lang w:eastAsia="he-IL"/>
        </w:rPr>
        <w:t xml:space="preserve"> י'</w:t>
      </w:r>
      <w:r w:rsidRPr="00435A20">
        <w:rPr>
          <w:rFonts w:ascii="Times New Roman" w:eastAsia="Times New Roman" w:hAnsi="Times New Roman" w:cs="David"/>
          <w:sz w:val="20"/>
          <w:szCs w:val="24"/>
          <w:rtl/>
          <w:lang w:eastAsia="he-IL"/>
        </w:rPr>
        <w:t xml:space="preserve"> לחוזה זה למזמין, חתום ע"י המתכנן ומאומת כנדרש בו.</w:t>
      </w:r>
    </w:p>
    <w:p w14:paraId="52BD8706"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מבלי לפגוע בכלליות האמור בסעיף </w:t>
      </w:r>
      <w:r w:rsidRPr="00435A20">
        <w:rPr>
          <w:rFonts w:ascii="Times New Roman" w:eastAsia="Times New Roman" w:hAnsi="Times New Roman" w:cs="David" w:hint="cs"/>
          <w:sz w:val="20"/>
          <w:szCs w:val="24"/>
          <w:rtl/>
          <w:lang w:eastAsia="he-IL"/>
        </w:rPr>
        <w:t>7 לעיל</w:t>
      </w:r>
      <w:r w:rsidRPr="00435A20">
        <w:rPr>
          <w:rFonts w:ascii="Times New Roman" w:eastAsia="Times New Roman" w:hAnsi="Times New Roman" w:cs="David"/>
          <w:sz w:val="20"/>
          <w:szCs w:val="24"/>
          <w:rtl/>
          <w:lang w:eastAsia="he-IL"/>
        </w:rPr>
        <w:t>, מוסכם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רכוש ה</w:t>
      </w:r>
      <w:r w:rsidRPr="00435A20">
        <w:rPr>
          <w:rFonts w:ascii="Times New Roman" w:eastAsia="Times New Roman" w:hAnsi="Times New Roman" w:cs="David" w:hint="cs"/>
          <w:sz w:val="20"/>
          <w:szCs w:val="24"/>
          <w:rtl/>
          <w:lang w:eastAsia="he-IL"/>
        </w:rPr>
        <w:t>מזמין</w:t>
      </w:r>
      <w:r w:rsidRPr="00435A20">
        <w:rPr>
          <w:rFonts w:ascii="Times New Roman" w:eastAsia="Times New Roman" w:hAnsi="Times New Roman" w:cs="David"/>
          <w:sz w:val="20"/>
          <w:szCs w:val="24"/>
          <w:rtl/>
          <w:lang w:eastAsia="he-IL"/>
        </w:rPr>
        <w:t>. מובהר בזה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הפרת סעיף זה על ידי המתכנן תה</w:t>
      </w:r>
      <w:r w:rsidRPr="00435A20">
        <w:rPr>
          <w:rFonts w:ascii="Times New Roman" w:eastAsia="Times New Roman" w:hAnsi="Times New Roman" w:cs="David" w:hint="cs"/>
          <w:sz w:val="20"/>
          <w:szCs w:val="24"/>
          <w:rtl/>
          <w:lang w:eastAsia="he-IL"/>
        </w:rPr>
        <w:t>ווה</w:t>
      </w:r>
      <w:r w:rsidRPr="00435A20">
        <w:rPr>
          <w:rFonts w:ascii="Times New Roman" w:eastAsia="Times New Roman" w:hAnsi="Times New Roman" w:cs="David"/>
          <w:sz w:val="20"/>
          <w:szCs w:val="24"/>
          <w:rtl/>
          <w:lang w:eastAsia="he-IL"/>
        </w:rPr>
        <w:t xml:space="preserve"> הפרה יסודית של חוזה</w:t>
      </w:r>
      <w:r w:rsidRPr="00435A20">
        <w:rPr>
          <w:rFonts w:ascii="Times New Roman" w:eastAsia="Times New Roman" w:hAnsi="Times New Roman" w:cs="David" w:hint="cs"/>
          <w:sz w:val="20"/>
          <w:szCs w:val="24"/>
          <w:rtl/>
          <w:lang w:eastAsia="he-IL"/>
        </w:rPr>
        <w:t xml:space="preserve"> זה. </w:t>
      </w:r>
    </w:p>
    <w:p w14:paraId="4BF1C1CD" w14:textId="77777777" w:rsidR="00435A20" w:rsidRPr="00435A20" w:rsidDel="00662F05" w:rsidRDefault="00435A20" w:rsidP="008B398D">
      <w:pPr>
        <w:widowControl w:val="0"/>
        <w:numPr>
          <w:ilvl w:val="1"/>
          <w:numId w:val="1"/>
        </w:numPr>
        <w:spacing w:before="0" w:beforeAutospacing="0" w:after="240" w:afterAutospacing="0" w:line="240" w:lineRule="auto"/>
        <w:ind w:left="788" w:right="360" w:hanging="431"/>
        <w:jc w:val="both"/>
        <w:rPr>
          <w:del w:id="77" w:author="Meryl Etman" w:date="2021-01-27T10:29:00Z"/>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תנאים מקדמיים לביצוע תשלום כלשהו ע"ח שכר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הינם הצגת ר</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35A20">
        <w:rPr>
          <w:rFonts w:ascii="Times New Roman" w:eastAsia="Times New Roman" w:hAnsi="Times New Roman" w:cs="David" w:hint="cs"/>
          <w:sz w:val="20"/>
          <w:szCs w:val="24"/>
          <w:rtl/>
          <w:lang w:eastAsia="he-IL"/>
        </w:rPr>
        <w:t>עובר</w:t>
      </w:r>
      <w:r w:rsidRPr="00435A2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4A4C066" w14:textId="77777777" w:rsidR="00435A20" w:rsidRPr="00662F05" w:rsidRDefault="00435A20">
      <w:pPr>
        <w:widowControl w:val="0"/>
        <w:numPr>
          <w:ilvl w:val="1"/>
          <w:numId w:val="1"/>
        </w:numPr>
        <w:spacing w:before="0" w:beforeAutospacing="0" w:after="240" w:afterAutospacing="0" w:line="240" w:lineRule="auto"/>
        <w:ind w:left="788" w:right="360" w:hanging="431"/>
        <w:jc w:val="both"/>
        <w:rPr>
          <w:rFonts w:ascii="Times New Roman" w:eastAsia="Times New Roman" w:hAnsi="Times New Roman" w:cs="David"/>
          <w:sz w:val="20"/>
          <w:szCs w:val="24"/>
          <w:rtl/>
          <w:lang w:eastAsia="he-IL"/>
        </w:rPr>
        <w:pPrChange w:id="78" w:author="Meryl Etman" w:date="2021-01-27T10:29:00Z">
          <w:pPr>
            <w:widowControl w:val="0"/>
            <w:spacing w:before="0" w:beforeAutospacing="0" w:after="240" w:afterAutospacing="0" w:line="240" w:lineRule="auto"/>
            <w:ind w:left="788" w:right="360"/>
            <w:jc w:val="both"/>
          </w:pPr>
        </w:pPrChange>
      </w:pPr>
    </w:p>
    <w:p w14:paraId="0F75C440" w14:textId="77777777" w:rsidR="00435A20" w:rsidRP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שנויים בתכנון</w:t>
      </w:r>
    </w:p>
    <w:p w14:paraId="33F691C2"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המנהל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5429665" w14:textId="77777777" w:rsidR="00435A20" w:rsidRPr="008B398D"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8B398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B398D">
        <w:rPr>
          <w:rFonts w:ascii="Times New Roman" w:eastAsia="Times New Roman" w:hAnsi="Times New Roman" w:cs="David" w:hint="cs"/>
          <w:sz w:val="20"/>
          <w:szCs w:val="24"/>
          <w:rtl/>
          <w:lang w:eastAsia="he-IL"/>
        </w:rPr>
        <w:t>ים</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bCs/>
          <w:sz w:val="20"/>
          <w:szCs w:val="24"/>
          <w:rtl/>
          <w:lang w:eastAsia="he-IL"/>
        </w:rPr>
        <w:t>ב' או ג'</w:t>
      </w:r>
      <w:r w:rsidRPr="008B398D">
        <w:rPr>
          <w:rFonts w:ascii="Times New Roman" w:eastAsia="Times New Roman" w:hAnsi="Times New Roman" w:cs="David" w:hint="cs"/>
          <w:b/>
          <w:sz w:val="20"/>
          <w:szCs w:val="24"/>
          <w:rtl/>
          <w:lang w:eastAsia="he-IL"/>
        </w:rPr>
        <w:t xml:space="preserve"> המצ"ב</w:t>
      </w:r>
      <w:r w:rsidRPr="008B398D">
        <w:rPr>
          <w:rFonts w:ascii="Times New Roman" w:eastAsia="Times New Roman" w:hAnsi="Times New Roman" w:cs="David"/>
          <w:sz w:val="20"/>
          <w:szCs w:val="24"/>
          <w:rtl/>
          <w:lang w:eastAsia="he-IL"/>
        </w:rPr>
        <w:t>, וב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רותי המתכנן</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אלמלא השנויים</w:t>
      </w:r>
      <w:r w:rsidRPr="008B398D">
        <w:rPr>
          <w:rFonts w:ascii="Times New Roman" w:eastAsia="Times New Roman" w:hAnsi="Times New Roman" w:cs="David" w:hint="cs"/>
          <w:sz w:val="20"/>
          <w:szCs w:val="24"/>
          <w:rtl/>
          <w:lang w:eastAsia="he-IL"/>
        </w:rPr>
        <w:t xml:space="preserve"> כאמור</w:t>
      </w:r>
      <w:r w:rsidRPr="008B398D">
        <w:rPr>
          <w:rFonts w:ascii="Times New Roman" w:eastAsia="Times New Roman" w:hAnsi="Times New Roman" w:cs="David"/>
          <w:sz w:val="20"/>
          <w:szCs w:val="24"/>
          <w:rtl/>
          <w:lang w:eastAsia="he-IL"/>
        </w:rPr>
        <w:t>, יהיה</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זכאי לפיצוי בעד העבודה הנוספת שב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עקב השנויים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כאמור</w:t>
      </w:r>
      <w:r w:rsidRPr="008B398D">
        <w:rPr>
          <w:rFonts w:ascii="Times New Roman" w:eastAsia="Times New Roman" w:hAnsi="Times New Roman" w:cs="David"/>
          <w:sz w:val="20"/>
          <w:szCs w:val="24"/>
          <w:rtl/>
          <w:lang w:eastAsia="he-IL"/>
        </w:rPr>
        <w:t>. הפיצוי ישולם בגין העבודה הנוספת שהמתכנן ב</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B398D">
        <w:rPr>
          <w:rFonts w:ascii="Times New Roman" w:eastAsia="Times New Roman" w:hAnsi="Times New Roman" w:cs="David" w:hint="cs"/>
          <w:sz w:val="20"/>
          <w:szCs w:val="24"/>
          <w:rtl/>
          <w:lang w:eastAsia="he-IL"/>
        </w:rPr>
        <w:t xml:space="preserve"> </w:t>
      </w:r>
      <w:r w:rsidRPr="008B398D">
        <w:rPr>
          <w:rFonts w:ascii="Times New Roman" w:eastAsia="Times New Roman" w:hAnsi="Times New Roman" w:cs="David"/>
          <w:sz w:val="20"/>
          <w:szCs w:val="24"/>
          <w:rtl/>
          <w:lang w:eastAsia="he-IL"/>
        </w:rPr>
        <w:t xml:space="preserve"> המתכנן ושכר המתכנן. בכל מקרה</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w:t>
      </w:r>
      <w:r w:rsidRPr="008B398D">
        <w:rPr>
          <w:rFonts w:ascii="Times New Roman" w:eastAsia="Times New Roman" w:hAnsi="Times New Roman" w:cs="David" w:hint="cs"/>
          <w:sz w:val="20"/>
          <w:szCs w:val="24"/>
          <w:rtl/>
          <w:lang w:eastAsia="he-IL"/>
        </w:rPr>
        <w:t>ה</w:t>
      </w:r>
      <w:r w:rsidRPr="008B398D">
        <w:rPr>
          <w:rFonts w:ascii="Times New Roman" w:eastAsia="Times New Roman" w:hAnsi="Times New Roman" w:cs="David"/>
          <w:sz w:val="20"/>
          <w:szCs w:val="24"/>
          <w:rtl/>
          <w:lang w:eastAsia="he-IL"/>
        </w:rPr>
        <w:t>שנויים</w:t>
      </w:r>
      <w:r w:rsidRPr="008B398D">
        <w:rPr>
          <w:rFonts w:ascii="Times New Roman" w:eastAsia="Times New Roman" w:hAnsi="Times New Roman" w:cs="David" w:hint="cs"/>
          <w:sz w:val="20"/>
          <w:szCs w:val="24"/>
          <w:rtl/>
          <w:lang w:eastAsia="he-IL"/>
        </w:rPr>
        <w:t xml:space="preserve"> כאמור, לא יהוו</w:t>
      </w:r>
      <w:r w:rsidRPr="008B398D">
        <w:rPr>
          <w:rFonts w:ascii="Times New Roman" w:eastAsia="Times New Roman" w:hAnsi="Times New Roman" w:cs="David"/>
          <w:sz w:val="20"/>
          <w:szCs w:val="24"/>
          <w:rtl/>
          <w:lang w:eastAsia="he-IL"/>
        </w:rPr>
        <w:t xml:space="preserve"> עילה לש</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נוי בלוח הזמנים</w:t>
      </w:r>
      <w:r w:rsidRPr="008B398D">
        <w:rPr>
          <w:rFonts w:ascii="Times New Roman" w:eastAsia="Times New Roman" w:hAnsi="Times New Roman" w:cs="David" w:hint="cs"/>
          <w:sz w:val="20"/>
          <w:szCs w:val="24"/>
          <w:rtl/>
          <w:lang w:eastAsia="he-IL"/>
        </w:rPr>
        <w:t>,</w:t>
      </w:r>
      <w:r w:rsidRPr="008B398D">
        <w:rPr>
          <w:rFonts w:ascii="Times New Roman" w:eastAsia="Times New Roman" w:hAnsi="Times New Roman" w:cs="David"/>
          <w:sz w:val="20"/>
          <w:szCs w:val="24"/>
          <w:rtl/>
          <w:lang w:eastAsia="he-IL"/>
        </w:rPr>
        <w:t xml:space="preserve"> אלא בא</w:t>
      </w:r>
      <w:r w:rsidRPr="008B398D">
        <w:rPr>
          <w:rFonts w:ascii="Times New Roman" w:eastAsia="Times New Roman" w:hAnsi="Times New Roman" w:cs="David" w:hint="cs"/>
          <w:sz w:val="20"/>
          <w:szCs w:val="24"/>
          <w:rtl/>
          <w:lang w:eastAsia="he-IL"/>
        </w:rPr>
        <w:t>י</w:t>
      </w:r>
      <w:r w:rsidRPr="008B398D">
        <w:rPr>
          <w:rFonts w:ascii="Times New Roman" w:eastAsia="Times New Roman" w:hAnsi="Times New Roman" w:cs="David"/>
          <w:sz w:val="20"/>
          <w:szCs w:val="24"/>
          <w:rtl/>
          <w:lang w:eastAsia="he-IL"/>
        </w:rPr>
        <w:t xml:space="preserve">שור המנהל </w:t>
      </w:r>
      <w:r w:rsidRPr="008B398D">
        <w:rPr>
          <w:rFonts w:ascii="Times New Roman" w:eastAsia="Times New Roman" w:hAnsi="Times New Roman" w:cs="David" w:hint="cs"/>
          <w:sz w:val="20"/>
          <w:szCs w:val="24"/>
          <w:rtl/>
          <w:lang w:eastAsia="he-IL"/>
        </w:rPr>
        <w:t>מראש ו</w:t>
      </w:r>
      <w:r w:rsidRPr="008B398D">
        <w:rPr>
          <w:rFonts w:ascii="Times New Roman" w:eastAsia="Times New Roman" w:hAnsi="Times New Roman" w:cs="David"/>
          <w:sz w:val="20"/>
          <w:szCs w:val="24"/>
          <w:rtl/>
          <w:lang w:eastAsia="he-IL"/>
        </w:rPr>
        <w:t>בכתב.</w:t>
      </w:r>
    </w:p>
    <w:p w14:paraId="36906F24" w14:textId="77777777" w:rsidR="00435A20" w:rsidRPr="00435A20" w:rsidRDefault="00435A20" w:rsidP="008B398D">
      <w:pPr>
        <w:widowControl w:val="0"/>
        <w:numPr>
          <w:ilvl w:val="1"/>
          <w:numId w:val="1"/>
        </w:numPr>
        <w:spacing w:before="0" w:beforeAutospacing="0" w:after="200" w:afterAutospacing="0" w:line="240" w:lineRule="auto"/>
        <w:ind w:right="36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על אף</w:t>
      </w:r>
      <w:r w:rsidRPr="00435A20">
        <w:rPr>
          <w:rFonts w:ascii="Times New Roman" w:eastAsia="Times New Roman" w:hAnsi="Times New Roman" w:cs="David"/>
          <w:sz w:val="20"/>
          <w:szCs w:val="24"/>
          <w:rtl/>
          <w:lang w:eastAsia="he-IL"/>
        </w:rPr>
        <w:t xml:space="preserve"> האמור בסעיף 8.2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יגיע למתכנן דבר בגין שינויים הנובעים מ:</w:t>
      </w:r>
    </w:p>
    <w:p w14:paraId="5E0498BC"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טעות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קוי בתכנון ו/או באומדן של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של היועצים.</w:t>
      </w:r>
    </w:p>
    <w:p w14:paraId="71644A46"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התכנון אינו התכנון היעיל ביותר.</w:t>
      </w:r>
    </w:p>
    <w:p w14:paraId="2F824170"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7"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3152FA5" w14:textId="77777777" w:rsidR="00435A20" w:rsidRPr="00435A20" w:rsidRDefault="00435A20" w:rsidP="008B398D">
      <w:pPr>
        <w:widowControl w:val="0"/>
        <w:numPr>
          <w:ilvl w:val="2"/>
          <w:numId w:val="1"/>
        </w:numPr>
        <w:tabs>
          <w:tab w:val="num" w:pos="1507"/>
        </w:tabs>
        <w:spacing w:before="0" w:beforeAutospacing="0" w:after="200" w:afterAutospacing="0" w:line="240" w:lineRule="auto"/>
        <w:ind w:left="1508" w:right="360" w:hanging="425"/>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 xml:space="preserve">השינויים מתחייבים מדרישת רשויות מוסמכות. </w:t>
      </w:r>
    </w:p>
    <w:p w14:paraId="4ED18B22" w14:textId="4059AA8F" w:rsidR="00435A20" w:rsidRPr="00435A20" w:rsidDel="00816D5F" w:rsidRDefault="00435A20" w:rsidP="00460D4C">
      <w:pPr>
        <w:widowControl w:val="0"/>
        <w:numPr>
          <w:ilvl w:val="1"/>
          <w:numId w:val="1"/>
        </w:numPr>
        <w:spacing w:before="0" w:beforeAutospacing="0" w:after="200" w:afterAutospacing="0" w:line="240" w:lineRule="auto"/>
        <w:ind w:right="360"/>
        <w:jc w:val="both"/>
        <w:rPr>
          <w:del w:id="79" w:author="Meryl Etman" w:date="2021-06-21T10:49:00Z"/>
          <w:rFonts w:ascii="Times New Roman" w:eastAsia="Times New Roman" w:hAnsi="Times New Roman" w:cs="David"/>
          <w:sz w:val="20"/>
          <w:szCs w:val="24"/>
          <w:rtl/>
          <w:lang w:eastAsia="he-IL"/>
        </w:rPr>
      </w:pPr>
      <w:del w:id="80" w:author="Meryl Etman" w:date="2021-06-21T10:46:00Z">
        <w:r w:rsidRPr="00435A20" w:rsidDel="003A388A">
          <w:rPr>
            <w:rFonts w:ascii="Times New Roman" w:eastAsia="Times New Roman" w:hAnsi="Times New Roman" w:cs="David"/>
            <w:sz w:val="20"/>
            <w:szCs w:val="24"/>
            <w:rtl/>
            <w:lang w:eastAsia="he-IL"/>
          </w:rPr>
          <w:delText>המתכנן מתחייב להכין</w:delText>
        </w:r>
      </w:del>
      <w:ins w:id="81" w:author="Meryl Etman" w:date="2021-06-21T10:46:00Z">
        <w:r w:rsidR="003A388A">
          <w:rPr>
            <w:rFonts w:ascii="Times New Roman" w:eastAsia="Times New Roman" w:hAnsi="Times New Roman" w:cs="David" w:hint="cs"/>
            <w:sz w:val="20"/>
            <w:szCs w:val="24"/>
            <w:rtl/>
            <w:lang w:eastAsia="he-IL"/>
          </w:rPr>
          <w:t>במיד</w:t>
        </w:r>
        <w:r w:rsidR="00816D5F">
          <w:rPr>
            <w:rFonts w:ascii="Times New Roman" w:eastAsia="Times New Roman" w:hAnsi="Times New Roman" w:cs="David" w:hint="cs"/>
            <w:sz w:val="20"/>
            <w:szCs w:val="24"/>
            <w:rtl/>
            <w:lang w:eastAsia="he-IL"/>
          </w:rPr>
          <w:t xml:space="preserve">ה והמתכנן </w:t>
        </w:r>
        <w:r w:rsidR="003A388A">
          <w:rPr>
            <w:rFonts w:ascii="Times New Roman" w:eastAsia="Times New Roman" w:hAnsi="Times New Roman" w:cs="David" w:hint="cs"/>
            <w:sz w:val="20"/>
            <w:szCs w:val="24"/>
            <w:rtl/>
            <w:lang w:eastAsia="he-IL"/>
          </w:rPr>
          <w:t xml:space="preserve">יכין תכניות שינויים </w:t>
        </w:r>
      </w:ins>
      <w:del w:id="82" w:author="Meryl Etman" w:date="2021-06-21T10:46:00Z">
        <w:r w:rsidRPr="00435A20" w:rsidDel="003A388A">
          <w:rPr>
            <w:rFonts w:ascii="Times New Roman" w:eastAsia="Times New Roman" w:hAnsi="Times New Roman" w:cs="David" w:hint="cs"/>
            <w:sz w:val="20"/>
            <w:szCs w:val="24"/>
            <w:rtl/>
            <w:lang w:eastAsia="he-IL"/>
          </w:rPr>
          <w:delText>,</w:delText>
        </w:r>
        <w:r w:rsidRPr="00435A20" w:rsidDel="003A388A">
          <w:rPr>
            <w:rFonts w:ascii="Times New Roman" w:eastAsia="Times New Roman" w:hAnsi="Times New Roman" w:cs="David"/>
            <w:sz w:val="20"/>
            <w:szCs w:val="24"/>
            <w:rtl/>
            <w:lang w:eastAsia="he-IL"/>
          </w:rPr>
          <w:delText xml:space="preserve"> </w:delText>
        </w:r>
      </w:del>
      <w:r w:rsidRPr="00435A20">
        <w:rPr>
          <w:rFonts w:ascii="Times New Roman" w:eastAsia="Times New Roman" w:hAnsi="Times New Roman" w:cs="David"/>
          <w:sz w:val="20"/>
          <w:szCs w:val="24"/>
          <w:rtl/>
          <w:lang w:eastAsia="he-IL"/>
        </w:rPr>
        <w:t>עבור רוכשים שיבקשו זאת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moveToRangeStart w:id="83" w:author="Meryl Etman" w:date="2021-06-21T10:48:00Z" w:name="move75164934"/>
      <w:moveTo w:id="84" w:author="Meryl Etman" w:date="2021-06-21T10:48:00Z">
        <w:r w:rsidR="00816D5F" w:rsidRPr="00435A20">
          <w:rPr>
            <w:rFonts w:ascii="Times New Roman" w:eastAsia="Times New Roman" w:hAnsi="Times New Roman" w:cs="David"/>
            <w:sz w:val="20"/>
            <w:szCs w:val="24"/>
            <w:rtl/>
            <w:lang w:eastAsia="he-IL"/>
          </w:rPr>
          <w:t xml:space="preserve">מחיר השינויים ותנאי התשלום בגין תכנון השינויים </w:t>
        </w:r>
        <w:r w:rsidR="00816D5F" w:rsidRPr="00435A20">
          <w:rPr>
            <w:rFonts w:ascii="Times New Roman" w:eastAsia="Times New Roman" w:hAnsi="Times New Roman" w:cs="David" w:hint="cs"/>
            <w:sz w:val="20"/>
            <w:szCs w:val="24"/>
            <w:rtl/>
            <w:lang w:eastAsia="he-IL"/>
          </w:rPr>
          <w:t xml:space="preserve">כאמור, </w:t>
        </w:r>
        <w:r w:rsidR="00816D5F" w:rsidRPr="00435A20">
          <w:rPr>
            <w:rFonts w:ascii="Times New Roman" w:eastAsia="Times New Roman" w:hAnsi="Times New Roman" w:cs="David"/>
            <w:sz w:val="20"/>
            <w:szCs w:val="24"/>
            <w:rtl/>
            <w:lang w:eastAsia="he-IL"/>
          </w:rPr>
          <w:t>יסוכמו בין המתכנן לרוכשים. המתכנן יתקשר עם הרוכש</w:t>
        </w:r>
        <w:r w:rsidR="00816D5F" w:rsidRPr="00435A20">
          <w:rPr>
            <w:rFonts w:ascii="Times New Roman" w:eastAsia="Times New Roman" w:hAnsi="Times New Roman" w:cs="David" w:hint="cs"/>
            <w:sz w:val="20"/>
            <w:szCs w:val="24"/>
            <w:rtl/>
            <w:lang w:eastAsia="he-IL"/>
          </w:rPr>
          <w:t>ים</w:t>
        </w:r>
        <w:r w:rsidR="00816D5F" w:rsidRPr="00435A20">
          <w:rPr>
            <w:rFonts w:ascii="Times New Roman" w:eastAsia="Times New Roman" w:hAnsi="Times New Roman" w:cs="David"/>
            <w:sz w:val="20"/>
            <w:szCs w:val="24"/>
            <w:rtl/>
            <w:lang w:eastAsia="he-IL"/>
          </w:rPr>
          <w:t xml:space="preserve"> בהסכם נפרד לתכנון השינויים. </w:t>
        </w:r>
        <w:del w:id="85" w:author="Meryl Etman" w:date="2021-07-04T17:49:00Z">
          <w:r w:rsidR="00816D5F" w:rsidRPr="00435A20" w:rsidDel="00460D4C">
            <w:rPr>
              <w:rFonts w:ascii="Times New Roman" w:eastAsia="Times New Roman" w:hAnsi="Times New Roman" w:cs="David"/>
              <w:sz w:val="20"/>
              <w:szCs w:val="24"/>
              <w:rtl/>
              <w:lang w:eastAsia="he-IL"/>
            </w:rPr>
            <w:delText xml:space="preserve">כל מחלוקת שתתעורר בין המתכנן לבין </w:delText>
          </w:r>
          <w:r w:rsidR="00816D5F" w:rsidRPr="00435A20" w:rsidDel="00460D4C">
            <w:rPr>
              <w:rFonts w:ascii="Times New Roman" w:eastAsia="Times New Roman" w:hAnsi="Times New Roman" w:cs="David" w:hint="cs"/>
              <w:sz w:val="20"/>
              <w:szCs w:val="24"/>
              <w:rtl/>
              <w:lang w:eastAsia="he-IL"/>
            </w:rPr>
            <w:delText>ה</w:delText>
          </w:r>
          <w:r w:rsidR="00816D5F" w:rsidRPr="00435A20" w:rsidDel="00460D4C">
            <w:rPr>
              <w:rFonts w:ascii="Times New Roman" w:eastAsia="Times New Roman" w:hAnsi="Times New Roman" w:cs="David"/>
              <w:sz w:val="20"/>
              <w:szCs w:val="24"/>
              <w:rtl/>
              <w:lang w:eastAsia="he-IL"/>
            </w:rPr>
            <w:delText>רוכש</w:delText>
          </w:r>
          <w:r w:rsidR="00816D5F" w:rsidRPr="00435A20" w:rsidDel="00460D4C">
            <w:rPr>
              <w:rFonts w:ascii="Times New Roman" w:eastAsia="Times New Roman" w:hAnsi="Times New Roman" w:cs="David" w:hint="cs"/>
              <w:sz w:val="20"/>
              <w:szCs w:val="24"/>
              <w:rtl/>
              <w:lang w:eastAsia="he-IL"/>
            </w:rPr>
            <w:delText>ים</w:delText>
          </w:r>
          <w:r w:rsidR="00816D5F" w:rsidRPr="00435A20" w:rsidDel="00460D4C">
            <w:rPr>
              <w:rFonts w:ascii="Times New Roman" w:eastAsia="Times New Roman" w:hAnsi="Times New Roman" w:cs="David"/>
              <w:sz w:val="20"/>
              <w:szCs w:val="24"/>
              <w:rtl/>
              <w:lang w:eastAsia="he-IL"/>
            </w:rPr>
            <w:delText xml:space="preserve"> בענ</w:delText>
          </w:r>
          <w:r w:rsidR="00816D5F" w:rsidRPr="00435A20" w:rsidDel="00460D4C">
            <w:rPr>
              <w:rFonts w:ascii="Times New Roman" w:eastAsia="Times New Roman" w:hAnsi="Times New Roman" w:cs="David" w:hint="cs"/>
              <w:sz w:val="20"/>
              <w:szCs w:val="24"/>
              <w:rtl/>
              <w:lang w:eastAsia="he-IL"/>
            </w:rPr>
            <w:delText>י</w:delText>
          </w:r>
          <w:r w:rsidR="00816D5F" w:rsidRPr="00435A20" w:rsidDel="00460D4C">
            <w:rPr>
              <w:rFonts w:ascii="Times New Roman" w:eastAsia="Times New Roman" w:hAnsi="Times New Roman" w:cs="David"/>
              <w:sz w:val="20"/>
              <w:szCs w:val="24"/>
              <w:rtl/>
              <w:lang w:eastAsia="he-IL"/>
            </w:rPr>
            <w:delText>ין קביעת מחיר השינויים</w:delText>
          </w:r>
          <w:r w:rsidR="00816D5F" w:rsidRPr="00435A20" w:rsidDel="00460D4C">
            <w:rPr>
              <w:rFonts w:ascii="Times New Roman" w:eastAsia="Times New Roman" w:hAnsi="Times New Roman" w:cs="David" w:hint="cs"/>
              <w:sz w:val="20"/>
              <w:szCs w:val="24"/>
              <w:rtl/>
              <w:lang w:eastAsia="he-IL"/>
            </w:rPr>
            <w:delText>,</w:delText>
          </w:r>
          <w:r w:rsidR="00816D5F" w:rsidRPr="00435A20" w:rsidDel="00460D4C">
            <w:rPr>
              <w:rFonts w:ascii="Times New Roman" w:eastAsia="Times New Roman" w:hAnsi="Times New Roman" w:cs="David"/>
              <w:sz w:val="20"/>
              <w:szCs w:val="24"/>
              <w:rtl/>
              <w:lang w:eastAsia="he-IL"/>
            </w:rPr>
            <w:delText xml:space="preserve"> תובא בפני המנהל והוא יהיה המוסמך להכריע בה</w:delText>
          </w:r>
        </w:del>
      </w:moveTo>
      <w:moveToRangeEnd w:id="83"/>
      <w:del w:id="86" w:author="Meryl Etman" w:date="2021-06-21T10:48:00Z">
        <w:r w:rsidRPr="00435A20" w:rsidDel="00816D5F">
          <w:rPr>
            <w:rFonts w:ascii="Times New Roman" w:eastAsia="Times New Roman" w:hAnsi="Times New Roman" w:cs="David"/>
            <w:sz w:val="20"/>
            <w:szCs w:val="24"/>
            <w:rtl/>
            <w:lang w:eastAsia="he-IL"/>
          </w:rPr>
          <w:delText>תכנית שינויים בדירות שאינם עומדים בסתירה להיתרי הבניה ולכל דין</w:delText>
        </w:r>
      </w:del>
      <w:del w:id="87" w:author="Meryl Etman" w:date="2021-07-04T17:49:00Z">
        <w:r w:rsidRPr="00435A20" w:rsidDel="00460D4C">
          <w:rPr>
            <w:rFonts w:ascii="Times New Roman" w:eastAsia="Times New Roman" w:hAnsi="Times New Roman" w:cs="David"/>
            <w:sz w:val="20"/>
            <w:szCs w:val="24"/>
            <w:rtl/>
            <w:lang w:eastAsia="he-IL"/>
          </w:rPr>
          <w:delText xml:space="preserve">. </w:delText>
        </w:r>
      </w:del>
    </w:p>
    <w:p w14:paraId="57D3680C" w14:textId="26BC68CB" w:rsidR="00435A20" w:rsidRPr="00816D5F" w:rsidRDefault="00435A20">
      <w:pPr>
        <w:widowControl w:val="0"/>
        <w:numPr>
          <w:ilvl w:val="1"/>
          <w:numId w:val="1"/>
        </w:numPr>
        <w:spacing w:before="0" w:beforeAutospacing="0" w:after="200" w:afterAutospacing="0" w:line="240" w:lineRule="auto"/>
        <w:ind w:right="360"/>
        <w:jc w:val="both"/>
        <w:rPr>
          <w:ins w:id="88" w:author="Meryl Etman" w:date="2021-06-21T10:45:00Z"/>
          <w:rFonts w:ascii="Times New Roman" w:eastAsia="Times New Roman" w:hAnsi="Times New Roman" w:cs="David"/>
          <w:sz w:val="20"/>
          <w:szCs w:val="24"/>
          <w:rtl/>
          <w:lang w:eastAsia="he-IL"/>
        </w:rPr>
        <w:pPrChange w:id="89" w:author="Meryl Etman" w:date="2021-06-21T10:49:00Z">
          <w:pPr>
            <w:widowControl w:val="0"/>
            <w:spacing w:before="0" w:beforeAutospacing="0" w:after="240" w:afterAutospacing="0" w:line="240" w:lineRule="auto"/>
            <w:ind w:left="794" w:right="360"/>
            <w:jc w:val="both"/>
          </w:pPr>
        </w:pPrChange>
      </w:pPr>
      <w:moveFromRangeStart w:id="90" w:author="Meryl Etman" w:date="2021-06-21T10:48:00Z" w:name="move75164934"/>
      <w:moveFrom w:id="91" w:author="Meryl Etman" w:date="2021-06-21T10:48:00Z">
        <w:r w:rsidRPr="00816D5F" w:rsidDel="00816D5F">
          <w:rPr>
            <w:rFonts w:ascii="Times New Roman" w:eastAsia="Times New Roman" w:hAnsi="Times New Roman" w:cs="David"/>
            <w:sz w:val="20"/>
            <w:szCs w:val="24"/>
            <w:rtl/>
            <w:lang w:eastAsia="he-IL"/>
          </w:rPr>
          <w:t xml:space="preserve">מחיר השינויים ותנאי התשלום בגין תכנון השינויים </w:t>
        </w:r>
        <w:r w:rsidRPr="00816D5F" w:rsidDel="00816D5F">
          <w:rPr>
            <w:rFonts w:ascii="Times New Roman" w:eastAsia="Times New Roman" w:hAnsi="Times New Roman" w:cs="David" w:hint="eastAsia"/>
            <w:sz w:val="20"/>
            <w:szCs w:val="24"/>
            <w:rtl/>
            <w:lang w:eastAsia="he-IL"/>
          </w:rPr>
          <w:t>כאמור</w:t>
        </w:r>
        <w:r w:rsidRPr="00816D5F" w:rsidDel="00816D5F">
          <w:rPr>
            <w:rFonts w:ascii="Times New Roman" w:eastAsia="Times New Roman" w:hAnsi="Times New Roman" w:cs="David"/>
            <w:sz w:val="20"/>
            <w:szCs w:val="24"/>
            <w:rtl/>
            <w:lang w:eastAsia="he-IL"/>
          </w:rPr>
          <w:t>, יסוכמו בין המתכנן לרוכשים. המתכנן יתקשר עם הרוכש</w:t>
        </w:r>
        <w:r w:rsidRPr="00816D5F" w:rsidDel="00816D5F">
          <w:rPr>
            <w:rFonts w:ascii="Times New Roman" w:eastAsia="Times New Roman" w:hAnsi="Times New Roman" w:cs="David" w:hint="eastAsia"/>
            <w:sz w:val="20"/>
            <w:szCs w:val="24"/>
            <w:rtl/>
            <w:lang w:eastAsia="he-IL"/>
          </w:rPr>
          <w:t>ים</w:t>
        </w:r>
        <w:r w:rsidRPr="00816D5F" w:rsidDel="00816D5F">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816D5F" w:rsidDel="00816D5F">
          <w:rPr>
            <w:rFonts w:ascii="Times New Roman" w:eastAsia="Times New Roman" w:hAnsi="Times New Roman" w:cs="David" w:hint="eastAsia"/>
            <w:sz w:val="20"/>
            <w:szCs w:val="24"/>
            <w:rtl/>
            <w:lang w:eastAsia="he-IL"/>
          </w:rPr>
          <w:t>ה</w:t>
        </w:r>
        <w:r w:rsidRPr="00816D5F" w:rsidDel="00816D5F">
          <w:rPr>
            <w:rFonts w:ascii="Times New Roman" w:eastAsia="Times New Roman" w:hAnsi="Times New Roman" w:cs="David"/>
            <w:sz w:val="20"/>
            <w:szCs w:val="24"/>
            <w:rtl/>
            <w:lang w:eastAsia="he-IL"/>
          </w:rPr>
          <w:t>רוכש</w:t>
        </w:r>
        <w:r w:rsidRPr="00816D5F" w:rsidDel="00816D5F">
          <w:rPr>
            <w:rFonts w:ascii="Times New Roman" w:eastAsia="Times New Roman" w:hAnsi="Times New Roman" w:cs="David" w:hint="eastAsia"/>
            <w:sz w:val="20"/>
            <w:szCs w:val="24"/>
            <w:rtl/>
            <w:lang w:eastAsia="he-IL"/>
          </w:rPr>
          <w:t>ים</w:t>
        </w:r>
        <w:r w:rsidRPr="00816D5F" w:rsidDel="00816D5F">
          <w:rPr>
            <w:rFonts w:ascii="Times New Roman" w:eastAsia="Times New Roman" w:hAnsi="Times New Roman" w:cs="David"/>
            <w:sz w:val="20"/>
            <w:szCs w:val="24"/>
            <w:rtl/>
            <w:lang w:eastAsia="he-IL"/>
          </w:rPr>
          <w:t xml:space="preserve"> בענ</w:t>
        </w:r>
        <w:r w:rsidRPr="00816D5F" w:rsidDel="00816D5F">
          <w:rPr>
            <w:rFonts w:ascii="Times New Roman" w:eastAsia="Times New Roman" w:hAnsi="Times New Roman" w:cs="David" w:hint="eastAsia"/>
            <w:sz w:val="20"/>
            <w:szCs w:val="24"/>
            <w:rtl/>
            <w:lang w:eastAsia="he-IL"/>
          </w:rPr>
          <w:t>י</w:t>
        </w:r>
        <w:r w:rsidRPr="00816D5F" w:rsidDel="00816D5F">
          <w:rPr>
            <w:rFonts w:ascii="Times New Roman" w:eastAsia="Times New Roman" w:hAnsi="Times New Roman" w:cs="David"/>
            <w:sz w:val="20"/>
            <w:szCs w:val="24"/>
            <w:rtl/>
            <w:lang w:eastAsia="he-IL"/>
          </w:rPr>
          <w:t>ין קביעת מחיר השינויים, תובא בפני המנהל והוא יהיה המוסמך להכריע ב</w:t>
        </w:r>
        <w:del w:id="92" w:author="Meryl Etman" w:date="2021-06-21T10:49:00Z">
          <w:r w:rsidRPr="00816D5F" w:rsidDel="00816D5F">
            <w:rPr>
              <w:rFonts w:ascii="Times New Roman" w:eastAsia="Times New Roman" w:hAnsi="Times New Roman" w:cs="David"/>
              <w:sz w:val="20"/>
              <w:szCs w:val="24"/>
              <w:rtl/>
              <w:lang w:eastAsia="he-IL"/>
            </w:rPr>
            <w:delText>ה</w:delText>
          </w:r>
        </w:del>
      </w:moveFrom>
      <w:moveFromRangeEnd w:id="90"/>
      <w:del w:id="93" w:author="Meryl Etman" w:date="2021-06-21T10:48:00Z">
        <w:r w:rsidRPr="00816D5F" w:rsidDel="00816D5F">
          <w:rPr>
            <w:rFonts w:ascii="Times New Roman" w:eastAsia="Times New Roman" w:hAnsi="Times New Roman" w:cs="David"/>
            <w:sz w:val="20"/>
            <w:szCs w:val="24"/>
            <w:rtl/>
            <w:lang w:eastAsia="he-IL"/>
          </w:rPr>
          <w:delText>.</w:delText>
        </w:r>
      </w:del>
    </w:p>
    <w:p w14:paraId="36CEE204" w14:textId="386DAA85" w:rsidR="003A388A" w:rsidRPr="00435A20" w:rsidRDefault="003A388A" w:rsidP="00EB79D4">
      <w:pPr>
        <w:widowControl w:val="0"/>
        <w:spacing w:before="0" w:beforeAutospacing="0" w:after="240" w:afterAutospacing="0" w:line="240" w:lineRule="auto"/>
        <w:ind w:left="794" w:right="360"/>
        <w:jc w:val="both"/>
        <w:rPr>
          <w:rFonts w:ascii="Times New Roman" w:eastAsia="Times New Roman" w:hAnsi="Times New Roman" w:cs="David"/>
          <w:sz w:val="20"/>
          <w:szCs w:val="24"/>
          <w:rtl/>
          <w:lang w:eastAsia="he-IL"/>
        </w:rPr>
      </w:pPr>
      <w:ins w:id="94" w:author="Meryl Etman" w:date="2021-06-21T10:45:00Z">
        <w:r>
          <w:rPr>
            <w:rFonts w:ascii="Times New Roman" w:eastAsia="Times New Roman" w:hAnsi="Times New Roman" w:cs="David" w:hint="cs"/>
            <w:sz w:val="20"/>
            <w:szCs w:val="24"/>
            <w:rtl/>
            <w:lang w:eastAsia="he-IL"/>
          </w:rPr>
          <w:t>יובהר כי המתכנן</w:t>
        </w:r>
      </w:ins>
      <w:ins w:id="95" w:author="Meryl Etman" w:date="2021-06-21T10:46:00Z">
        <w:r>
          <w:rPr>
            <w:rFonts w:ascii="Times New Roman" w:eastAsia="Times New Roman" w:hAnsi="Times New Roman" w:cs="David" w:hint="cs"/>
            <w:sz w:val="20"/>
            <w:szCs w:val="24"/>
            <w:rtl/>
            <w:lang w:eastAsia="he-IL"/>
          </w:rPr>
          <w:t xml:space="preserve"> מתחייב</w:t>
        </w:r>
      </w:ins>
      <w:ins w:id="96" w:author="Meryl Etman" w:date="2021-06-21T10:52:00Z">
        <w:r w:rsidR="00816D5F">
          <w:rPr>
            <w:rFonts w:ascii="Times New Roman" w:eastAsia="Times New Roman" w:hAnsi="Times New Roman" w:cs="David" w:hint="cs"/>
            <w:sz w:val="20"/>
            <w:szCs w:val="24"/>
            <w:rtl/>
            <w:lang w:eastAsia="he-IL"/>
          </w:rPr>
          <w:t>,</w:t>
        </w:r>
      </w:ins>
      <w:ins w:id="97" w:author="Meryl Etman" w:date="2021-06-21T10:46:00Z">
        <w:r>
          <w:rPr>
            <w:rFonts w:ascii="Times New Roman" w:eastAsia="Times New Roman" w:hAnsi="Times New Roman" w:cs="David" w:hint="cs"/>
            <w:sz w:val="20"/>
            <w:szCs w:val="24"/>
            <w:rtl/>
            <w:lang w:eastAsia="he-IL"/>
          </w:rPr>
          <w:t xml:space="preserve"> </w:t>
        </w:r>
      </w:ins>
      <w:ins w:id="98" w:author="Meryl Etman" w:date="2021-06-21T10:51:00Z">
        <w:r w:rsidR="00816D5F">
          <w:rPr>
            <w:rFonts w:ascii="Times New Roman" w:eastAsia="Times New Roman" w:hAnsi="Times New Roman" w:cs="David" w:hint="cs"/>
            <w:sz w:val="20"/>
            <w:szCs w:val="24"/>
            <w:rtl/>
            <w:lang w:eastAsia="he-IL"/>
          </w:rPr>
          <w:t>כי</w:t>
        </w:r>
      </w:ins>
      <w:ins w:id="99" w:author="Meryl Etman" w:date="2021-06-21T10:45:00Z">
        <w:r>
          <w:rPr>
            <w:rFonts w:ascii="Times New Roman" w:eastAsia="Times New Roman" w:hAnsi="Times New Roman" w:cs="David" w:hint="cs"/>
            <w:sz w:val="20"/>
            <w:szCs w:val="24"/>
            <w:rtl/>
            <w:lang w:eastAsia="he-IL"/>
          </w:rPr>
          <w:t xml:space="preserve"> תכניות </w:t>
        </w:r>
      </w:ins>
      <w:ins w:id="100" w:author="Meryl Etman" w:date="2021-06-21T10:51:00Z">
        <w:r w:rsidR="00816D5F">
          <w:rPr>
            <w:rFonts w:ascii="Times New Roman" w:eastAsia="Times New Roman" w:hAnsi="Times New Roman" w:cs="David" w:hint="cs"/>
            <w:sz w:val="20"/>
            <w:szCs w:val="24"/>
            <w:rtl/>
            <w:lang w:eastAsia="he-IL"/>
          </w:rPr>
          <w:t>ה</w:t>
        </w:r>
      </w:ins>
      <w:ins w:id="101" w:author="Meryl Etman" w:date="2021-06-21T10:45:00Z">
        <w:r>
          <w:rPr>
            <w:rFonts w:ascii="Times New Roman" w:eastAsia="Times New Roman" w:hAnsi="Times New Roman" w:cs="David" w:hint="cs"/>
            <w:sz w:val="20"/>
            <w:szCs w:val="24"/>
            <w:rtl/>
            <w:lang w:eastAsia="he-IL"/>
          </w:rPr>
          <w:t>שינויים ש</w:t>
        </w:r>
      </w:ins>
      <w:ins w:id="102" w:author="Meryl Etman" w:date="2021-06-21T10:52:00Z">
        <w:r w:rsidR="00816D5F">
          <w:rPr>
            <w:rFonts w:ascii="Times New Roman" w:eastAsia="Times New Roman" w:hAnsi="Times New Roman" w:cs="David" w:hint="cs"/>
            <w:sz w:val="20"/>
            <w:szCs w:val="24"/>
            <w:rtl/>
            <w:lang w:eastAsia="he-IL"/>
          </w:rPr>
          <w:t xml:space="preserve">יכין לא יעמדו </w:t>
        </w:r>
      </w:ins>
      <w:ins w:id="103" w:author="Meryl Etman" w:date="2021-06-21T10:45:00Z">
        <w:r>
          <w:rPr>
            <w:rFonts w:ascii="Times New Roman" w:eastAsia="Times New Roman" w:hAnsi="Times New Roman" w:cs="David" w:hint="cs"/>
            <w:sz w:val="20"/>
            <w:szCs w:val="24"/>
            <w:rtl/>
            <w:lang w:eastAsia="he-IL"/>
          </w:rPr>
          <w:t>בסתירה להיתרי הבניה ולכל דין</w:t>
        </w:r>
      </w:ins>
      <w:ins w:id="104" w:author="Meryl Etman" w:date="2021-06-21T10:47:00Z">
        <w:r>
          <w:rPr>
            <w:rFonts w:ascii="Times New Roman" w:eastAsia="Times New Roman" w:hAnsi="Times New Roman" w:cs="David" w:hint="cs"/>
            <w:sz w:val="20"/>
            <w:szCs w:val="24"/>
            <w:rtl/>
            <w:lang w:eastAsia="he-IL"/>
          </w:rPr>
          <w:t>.</w:t>
        </w:r>
      </w:ins>
    </w:p>
    <w:p w14:paraId="644B8640" w14:textId="77777777" w:rsidR="00435A20" w:rsidRDefault="00435A20" w:rsidP="008B398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אחריות וביטוח</w:t>
      </w:r>
    </w:p>
    <w:p w14:paraId="406A22B0" w14:textId="77777777" w:rsidR="000D16F6" w:rsidRPr="00013687" w:rsidRDefault="000D16F6" w:rsidP="000D16F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2C180D2" w14:textId="77777777" w:rsidR="000D16F6" w:rsidRPr="00013687" w:rsidRDefault="000D16F6" w:rsidP="000D16F6">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477CBB0" w14:textId="5A53F3C8" w:rsidR="000D16F6" w:rsidRPr="00662F05" w:rsidRDefault="000D16F6" w:rsidP="00954471">
      <w:pPr>
        <w:pStyle w:val="a2"/>
        <w:ind w:left="792" w:right="0" w:firstLine="0"/>
        <w:rPr>
          <w:rFonts w:eastAsia="Times New Roman" w:cs="David"/>
          <w:color w:val="auto"/>
          <w:szCs w:val="24"/>
          <w:rtl/>
        </w:rPr>
      </w:pPr>
      <w:r w:rsidRPr="00662F05">
        <w:rPr>
          <w:rFonts w:eastAsia="Times New Roman" w:cs="David" w:hint="eastAsia"/>
          <w:color w:val="auto"/>
          <w:szCs w:val="24"/>
          <w:rtl/>
        </w:rPr>
        <w:t>המתכנן</w:t>
      </w:r>
      <w:r w:rsidRPr="00662F05">
        <w:rPr>
          <w:rFonts w:eastAsia="Times New Roman" w:cs="David"/>
          <w:color w:val="auto"/>
          <w:szCs w:val="24"/>
          <w:rtl/>
        </w:rPr>
        <w:t xml:space="preserve"> </w:t>
      </w:r>
      <w:r w:rsidRPr="00662F05">
        <w:rPr>
          <w:rFonts w:eastAsia="Times New Roman" w:cs="David" w:hint="eastAsia"/>
          <w:color w:val="auto"/>
          <w:szCs w:val="24"/>
          <w:rtl/>
        </w:rPr>
        <w:t>מתחייב</w:t>
      </w:r>
      <w:r w:rsidRPr="00662F05">
        <w:rPr>
          <w:rFonts w:eastAsia="Times New Roman" w:cs="David"/>
          <w:color w:val="auto"/>
          <w:szCs w:val="24"/>
          <w:rtl/>
        </w:rPr>
        <w:t xml:space="preserve"> </w:t>
      </w:r>
      <w:r w:rsidRPr="00662F05">
        <w:rPr>
          <w:rFonts w:eastAsia="Times New Roman" w:cs="David" w:hint="eastAsia"/>
          <w:color w:val="auto"/>
          <w:szCs w:val="24"/>
          <w:rtl/>
        </w:rPr>
        <w:t>לפצות</w:t>
      </w:r>
      <w:r w:rsidRPr="00662F05">
        <w:rPr>
          <w:rFonts w:eastAsia="Times New Roman" w:cs="David"/>
          <w:color w:val="auto"/>
          <w:szCs w:val="24"/>
          <w:rtl/>
        </w:rPr>
        <w:t xml:space="preserve"> </w:t>
      </w:r>
      <w:r w:rsidRPr="00662F05">
        <w:rPr>
          <w:rFonts w:eastAsia="Times New Roman" w:cs="David" w:hint="eastAsia"/>
          <w:color w:val="auto"/>
          <w:szCs w:val="24"/>
          <w:rtl/>
        </w:rPr>
        <w:t>ולשפות</w:t>
      </w:r>
      <w:r w:rsidRPr="00662F05">
        <w:rPr>
          <w:rFonts w:eastAsia="Times New Roman" w:cs="David"/>
          <w:color w:val="auto"/>
          <w:szCs w:val="24"/>
          <w:rtl/>
        </w:rPr>
        <w:t xml:space="preserve"> </w:t>
      </w:r>
      <w:r w:rsidRPr="00662F05">
        <w:rPr>
          <w:rFonts w:eastAsia="Times New Roman" w:cs="David" w:hint="eastAsia"/>
          <w:color w:val="auto"/>
          <w:szCs w:val="24"/>
          <w:rtl/>
        </w:rPr>
        <w:t>את</w:t>
      </w:r>
      <w:r w:rsidRPr="00662F05">
        <w:rPr>
          <w:rFonts w:eastAsia="Times New Roman" w:cs="David"/>
          <w:color w:val="auto"/>
          <w:szCs w:val="24"/>
          <w:rtl/>
        </w:rPr>
        <w:t xml:space="preserve"> </w:t>
      </w:r>
      <w:r w:rsidRPr="00662F05">
        <w:rPr>
          <w:rFonts w:eastAsia="Times New Roman" w:cs="David" w:hint="eastAsia"/>
          <w:color w:val="auto"/>
          <w:szCs w:val="24"/>
          <w:rtl/>
        </w:rPr>
        <w:t>המזמין</w:t>
      </w:r>
      <w:r w:rsidRPr="00662F05">
        <w:rPr>
          <w:rFonts w:eastAsia="Times New Roman" w:cs="David"/>
          <w:color w:val="auto"/>
          <w:szCs w:val="24"/>
          <w:rtl/>
        </w:rPr>
        <w:t xml:space="preserve"> </w:t>
      </w:r>
      <w:r w:rsidRPr="00662F05">
        <w:rPr>
          <w:rFonts w:eastAsia="Times New Roman" w:cs="David" w:hint="eastAsia"/>
          <w:color w:val="auto"/>
          <w:szCs w:val="24"/>
          <w:rtl/>
        </w:rPr>
        <w:t>באופן</w:t>
      </w:r>
      <w:r w:rsidRPr="00662F05">
        <w:rPr>
          <w:rFonts w:eastAsia="Times New Roman" w:cs="David"/>
          <w:color w:val="auto"/>
          <w:szCs w:val="24"/>
          <w:rtl/>
        </w:rPr>
        <w:t xml:space="preserve"> </w:t>
      </w:r>
      <w:r w:rsidRPr="00662F05">
        <w:rPr>
          <w:rFonts w:eastAsia="Times New Roman" w:cs="David" w:hint="eastAsia"/>
          <w:color w:val="auto"/>
          <w:szCs w:val="24"/>
          <w:rtl/>
        </w:rPr>
        <w:t>מלא</w:t>
      </w:r>
      <w:r w:rsidRPr="00662F05">
        <w:rPr>
          <w:rFonts w:eastAsia="Times New Roman" w:cs="David"/>
          <w:color w:val="auto"/>
          <w:szCs w:val="24"/>
          <w:rtl/>
        </w:rPr>
        <w:t xml:space="preserve"> </w:t>
      </w:r>
      <w:r w:rsidRPr="00662F05">
        <w:rPr>
          <w:rFonts w:eastAsia="Times New Roman" w:cs="David" w:hint="eastAsia"/>
          <w:color w:val="auto"/>
          <w:szCs w:val="24"/>
          <w:rtl/>
        </w:rPr>
        <w:t>בגין</w:t>
      </w:r>
      <w:r w:rsidRPr="00662F05">
        <w:rPr>
          <w:rFonts w:eastAsia="Times New Roman" w:cs="David"/>
          <w:color w:val="auto"/>
          <w:szCs w:val="24"/>
          <w:rtl/>
        </w:rPr>
        <w:t xml:space="preserve"> </w:t>
      </w:r>
      <w:r w:rsidRPr="00662F05">
        <w:rPr>
          <w:rFonts w:eastAsia="Times New Roman" w:cs="David" w:hint="eastAsia"/>
          <w:color w:val="auto"/>
          <w:szCs w:val="24"/>
          <w:rtl/>
        </w:rPr>
        <w:t>כל</w:t>
      </w:r>
      <w:r w:rsidRPr="00662F05">
        <w:rPr>
          <w:rFonts w:eastAsia="Times New Roman" w:cs="David"/>
          <w:color w:val="auto"/>
          <w:szCs w:val="24"/>
          <w:rtl/>
        </w:rPr>
        <w:t xml:space="preserve"> </w:t>
      </w:r>
      <w:r w:rsidRPr="00662F05">
        <w:rPr>
          <w:rFonts w:eastAsia="Times New Roman" w:cs="David" w:hint="eastAsia"/>
          <w:color w:val="auto"/>
          <w:szCs w:val="24"/>
          <w:rtl/>
        </w:rPr>
        <w:t>פגיעה</w:t>
      </w:r>
      <w:r w:rsidRPr="00662F05">
        <w:rPr>
          <w:rFonts w:eastAsia="Times New Roman" w:cs="David"/>
          <w:color w:val="auto"/>
          <w:szCs w:val="24"/>
          <w:rtl/>
        </w:rPr>
        <w:t xml:space="preserve">, </w:t>
      </w:r>
      <w:r w:rsidRPr="00662F05">
        <w:rPr>
          <w:rFonts w:eastAsia="Times New Roman" w:cs="David" w:hint="eastAsia"/>
          <w:color w:val="auto"/>
          <w:szCs w:val="24"/>
          <w:rtl/>
        </w:rPr>
        <w:t>נזק</w:t>
      </w:r>
      <w:r w:rsidRPr="00662F05">
        <w:rPr>
          <w:rFonts w:eastAsia="Times New Roman" w:cs="David"/>
          <w:color w:val="auto"/>
          <w:szCs w:val="24"/>
          <w:rtl/>
        </w:rPr>
        <w:t xml:space="preserve">, </w:t>
      </w:r>
      <w:r w:rsidRPr="00662F05">
        <w:rPr>
          <w:rFonts w:eastAsia="Times New Roman" w:cs="David" w:hint="eastAsia"/>
          <w:color w:val="auto"/>
          <w:szCs w:val="24"/>
          <w:rtl/>
        </w:rPr>
        <w:t>הפסד</w:t>
      </w:r>
      <w:r w:rsidRPr="00662F05">
        <w:rPr>
          <w:rFonts w:eastAsia="Times New Roman" w:cs="David"/>
          <w:color w:val="auto"/>
          <w:szCs w:val="24"/>
          <w:rtl/>
        </w:rPr>
        <w:t xml:space="preserve">, </w:t>
      </w:r>
      <w:r w:rsidRPr="00662F05">
        <w:rPr>
          <w:rFonts w:eastAsia="Times New Roman" w:cs="David" w:hint="eastAsia"/>
          <w:color w:val="auto"/>
          <w:szCs w:val="24"/>
          <w:rtl/>
        </w:rPr>
        <w:t>הוצאה</w:t>
      </w:r>
      <w:r w:rsidRPr="00662F05">
        <w:rPr>
          <w:rFonts w:eastAsia="Times New Roman" w:cs="David"/>
          <w:color w:val="auto"/>
          <w:szCs w:val="24"/>
          <w:rtl/>
        </w:rPr>
        <w:t xml:space="preserve">, </w:t>
      </w:r>
      <w:r w:rsidRPr="00662F05">
        <w:rPr>
          <w:rFonts w:eastAsia="Times New Roman" w:cs="David" w:hint="eastAsia"/>
          <w:color w:val="auto"/>
          <w:szCs w:val="24"/>
          <w:rtl/>
        </w:rPr>
        <w:t>חבות</w:t>
      </w:r>
      <w:r w:rsidRPr="00662F05">
        <w:rPr>
          <w:rFonts w:eastAsia="Times New Roman" w:cs="David"/>
          <w:color w:val="auto"/>
          <w:szCs w:val="24"/>
          <w:rtl/>
        </w:rPr>
        <w:t xml:space="preserve">, </w:t>
      </w:r>
      <w:r w:rsidRPr="00662F05">
        <w:rPr>
          <w:rFonts w:eastAsia="Times New Roman" w:cs="David" w:hint="eastAsia"/>
          <w:color w:val="auto"/>
          <w:szCs w:val="24"/>
          <w:rtl/>
        </w:rPr>
        <w:t>עלויות</w:t>
      </w:r>
      <w:r w:rsidRPr="00662F05">
        <w:rPr>
          <w:rFonts w:eastAsia="Times New Roman" w:cs="David"/>
          <w:color w:val="auto"/>
          <w:szCs w:val="24"/>
          <w:rtl/>
        </w:rPr>
        <w:t xml:space="preserve">, </w:t>
      </w:r>
      <w:r w:rsidRPr="00662F05">
        <w:rPr>
          <w:rFonts w:eastAsia="Times New Roman" w:cs="David" w:hint="eastAsia"/>
          <w:color w:val="auto"/>
          <w:szCs w:val="24"/>
          <w:rtl/>
        </w:rPr>
        <w:t>תביעות</w:t>
      </w:r>
      <w:r w:rsidRPr="00662F05">
        <w:rPr>
          <w:rFonts w:eastAsia="Times New Roman" w:cs="David"/>
          <w:color w:val="auto"/>
          <w:szCs w:val="24"/>
          <w:rtl/>
        </w:rPr>
        <w:t xml:space="preserve">, </w:t>
      </w:r>
      <w:r w:rsidRPr="00662F05">
        <w:rPr>
          <w:rFonts w:eastAsia="Times New Roman" w:cs="David" w:hint="eastAsia"/>
          <w:color w:val="auto"/>
          <w:szCs w:val="24"/>
          <w:rtl/>
        </w:rPr>
        <w:t>הליכים</w:t>
      </w:r>
      <w:r w:rsidRPr="00662F05">
        <w:rPr>
          <w:rFonts w:eastAsia="Times New Roman" w:cs="David"/>
          <w:color w:val="auto"/>
          <w:szCs w:val="24"/>
          <w:rtl/>
        </w:rPr>
        <w:t xml:space="preserve"> (אזרחיים </w:t>
      </w:r>
      <w:r w:rsidRPr="00662F05">
        <w:rPr>
          <w:rFonts w:eastAsia="Times New Roman" w:cs="David" w:hint="eastAsia"/>
          <w:color w:val="auto"/>
          <w:szCs w:val="24"/>
          <w:rtl/>
        </w:rPr>
        <w:t>או</w:t>
      </w:r>
      <w:r w:rsidRPr="00662F05">
        <w:rPr>
          <w:rFonts w:eastAsia="Times New Roman" w:cs="David"/>
          <w:color w:val="auto"/>
          <w:szCs w:val="24"/>
          <w:rtl/>
        </w:rPr>
        <w:t xml:space="preserve"> </w:t>
      </w:r>
      <w:r w:rsidRPr="00662F05">
        <w:rPr>
          <w:rFonts w:eastAsia="Times New Roman" w:cs="David" w:hint="eastAsia"/>
          <w:color w:val="auto"/>
          <w:szCs w:val="24"/>
          <w:rtl/>
        </w:rPr>
        <w:t>פליליים</w:t>
      </w:r>
      <w:r w:rsidRPr="00662F05">
        <w:rPr>
          <w:rFonts w:eastAsia="Times New Roman" w:cs="David"/>
          <w:color w:val="auto"/>
          <w:szCs w:val="24"/>
          <w:rtl/>
        </w:rPr>
        <w:t xml:space="preserve">), </w:t>
      </w:r>
      <w:r w:rsidRPr="00662F05">
        <w:rPr>
          <w:rFonts w:eastAsia="Times New Roman" w:cs="David" w:hint="eastAsia"/>
          <w:color w:val="auto"/>
          <w:szCs w:val="24"/>
          <w:rtl/>
        </w:rPr>
        <w:t>דרישות</w:t>
      </w:r>
      <w:r w:rsidRPr="00662F05">
        <w:rPr>
          <w:rFonts w:eastAsia="Times New Roman" w:cs="David"/>
          <w:color w:val="auto"/>
          <w:szCs w:val="24"/>
          <w:rtl/>
        </w:rPr>
        <w:t xml:space="preserve">, </w:t>
      </w:r>
      <w:r w:rsidRPr="00662F05">
        <w:rPr>
          <w:rFonts w:eastAsia="Times New Roman" w:cs="David" w:hint="eastAsia"/>
          <w:color w:val="auto"/>
          <w:szCs w:val="24"/>
          <w:rtl/>
        </w:rPr>
        <w:t>אישומים</w:t>
      </w:r>
      <w:r w:rsidRPr="00662F05">
        <w:rPr>
          <w:rFonts w:eastAsia="Times New Roman" w:cs="David"/>
          <w:color w:val="auto"/>
          <w:szCs w:val="24"/>
          <w:rtl/>
        </w:rPr>
        <w:t xml:space="preserve">, </w:t>
      </w:r>
      <w:r w:rsidRPr="00662F05">
        <w:rPr>
          <w:rFonts w:eastAsia="Times New Roman" w:cs="David" w:hint="eastAsia"/>
          <w:color w:val="auto"/>
          <w:szCs w:val="24"/>
          <w:rtl/>
        </w:rPr>
        <w:t>פס</w:t>
      </w:r>
      <w:r w:rsidRPr="00662F05">
        <w:rPr>
          <w:rFonts w:eastAsia="Times New Roman" w:cs="David"/>
          <w:color w:val="auto"/>
          <w:szCs w:val="24"/>
          <w:rtl/>
        </w:rPr>
        <w:t xml:space="preserve">"ד, </w:t>
      </w:r>
      <w:r w:rsidRPr="00662F05">
        <w:rPr>
          <w:rFonts w:eastAsia="Times New Roman" w:cs="David" w:hint="eastAsia"/>
          <w:color w:val="auto"/>
          <w:szCs w:val="24"/>
          <w:rtl/>
        </w:rPr>
        <w:t>צווים</w:t>
      </w:r>
      <w:r w:rsidRPr="00662F05">
        <w:rPr>
          <w:rFonts w:eastAsia="Times New Roman" w:cs="David"/>
          <w:color w:val="auto"/>
          <w:szCs w:val="24"/>
          <w:rtl/>
        </w:rPr>
        <w:t xml:space="preserve">, </w:t>
      </w:r>
      <w:r w:rsidRPr="00662F05">
        <w:rPr>
          <w:rFonts w:eastAsia="Times New Roman" w:cs="David" w:hint="eastAsia"/>
          <w:color w:val="auto"/>
          <w:szCs w:val="24"/>
          <w:rtl/>
        </w:rPr>
        <w:t>עונשים</w:t>
      </w:r>
      <w:r w:rsidRPr="00662F05">
        <w:rPr>
          <w:rFonts w:eastAsia="Times New Roman" w:cs="David"/>
          <w:color w:val="auto"/>
          <w:szCs w:val="24"/>
          <w:rtl/>
        </w:rPr>
        <w:t xml:space="preserve">, </w:t>
      </w:r>
      <w:r w:rsidRPr="00662F05">
        <w:rPr>
          <w:rFonts w:eastAsia="Times New Roman" w:cs="David" w:hint="eastAsia"/>
          <w:color w:val="auto"/>
          <w:szCs w:val="24"/>
          <w:rtl/>
        </w:rPr>
        <w:t>קנסות</w:t>
      </w:r>
      <w:r w:rsidRPr="00662F05">
        <w:rPr>
          <w:rFonts w:eastAsia="Times New Roman" w:cs="David"/>
          <w:color w:val="auto"/>
          <w:szCs w:val="24"/>
          <w:rtl/>
        </w:rPr>
        <w:t xml:space="preserve">, </w:t>
      </w:r>
      <w:r w:rsidRPr="00662F05">
        <w:rPr>
          <w:rFonts w:eastAsia="Times New Roman" w:cs="David" w:hint="eastAsia"/>
          <w:color w:val="auto"/>
          <w:szCs w:val="24"/>
          <w:rtl/>
        </w:rPr>
        <w:t>פיצויים</w:t>
      </w:r>
      <w:r w:rsidRPr="00662F05">
        <w:rPr>
          <w:rFonts w:eastAsia="Times New Roman" w:cs="David"/>
          <w:color w:val="auto"/>
          <w:szCs w:val="24"/>
          <w:rtl/>
        </w:rPr>
        <w:t xml:space="preserve"> </w:t>
      </w:r>
      <w:r w:rsidRPr="00662F05">
        <w:rPr>
          <w:rFonts w:eastAsia="Times New Roman" w:cs="David" w:hint="eastAsia"/>
          <w:color w:val="auto"/>
          <w:szCs w:val="24"/>
          <w:rtl/>
        </w:rPr>
        <w:t>כאמור</w:t>
      </w:r>
      <w:r w:rsidRPr="00662F05">
        <w:rPr>
          <w:rFonts w:eastAsia="Times New Roman" w:cs="David"/>
          <w:color w:val="auto"/>
          <w:szCs w:val="24"/>
          <w:rtl/>
        </w:rPr>
        <w:t xml:space="preserve"> </w:t>
      </w:r>
      <w:r w:rsidRPr="00662F05">
        <w:rPr>
          <w:rFonts w:eastAsia="Times New Roman" w:cs="David" w:hint="eastAsia"/>
          <w:color w:val="auto"/>
          <w:szCs w:val="24"/>
          <w:rtl/>
        </w:rPr>
        <w:t>לעיל</w:t>
      </w:r>
      <w:r w:rsidRPr="00662F05">
        <w:rPr>
          <w:rFonts w:eastAsia="Times New Roman" w:cs="David"/>
          <w:color w:val="auto"/>
          <w:szCs w:val="24"/>
          <w:rtl/>
        </w:rPr>
        <w:t xml:space="preserve">, </w:t>
      </w:r>
      <w:r w:rsidRPr="00662F05">
        <w:rPr>
          <w:rFonts w:eastAsia="Times New Roman" w:cs="David" w:hint="eastAsia"/>
          <w:color w:val="auto"/>
          <w:szCs w:val="24"/>
          <w:rtl/>
        </w:rPr>
        <w:t>וכן</w:t>
      </w:r>
      <w:r w:rsidRPr="00662F05">
        <w:rPr>
          <w:rFonts w:eastAsia="Times New Roman" w:cs="David"/>
          <w:color w:val="auto"/>
          <w:szCs w:val="24"/>
          <w:rtl/>
        </w:rPr>
        <w:t xml:space="preserve"> </w:t>
      </w:r>
      <w:r w:rsidRPr="00662F05">
        <w:rPr>
          <w:rFonts w:eastAsia="Times New Roman" w:cs="David" w:hint="eastAsia"/>
          <w:color w:val="auto"/>
          <w:szCs w:val="24"/>
          <w:rtl/>
        </w:rPr>
        <w:t>בגין</w:t>
      </w:r>
      <w:r w:rsidRPr="00662F05">
        <w:rPr>
          <w:rFonts w:eastAsia="Times New Roman" w:cs="David"/>
          <w:color w:val="auto"/>
          <w:szCs w:val="24"/>
          <w:rtl/>
        </w:rPr>
        <w:t xml:space="preserve"> </w:t>
      </w:r>
      <w:r w:rsidRPr="00662F05">
        <w:rPr>
          <w:rFonts w:eastAsia="Times New Roman" w:cs="David" w:hint="eastAsia"/>
          <w:color w:val="auto"/>
          <w:szCs w:val="24"/>
          <w:rtl/>
        </w:rPr>
        <w:t>כל</w:t>
      </w:r>
      <w:r w:rsidRPr="00662F05">
        <w:rPr>
          <w:rFonts w:eastAsia="Times New Roman" w:cs="David"/>
          <w:color w:val="auto"/>
          <w:szCs w:val="24"/>
          <w:rtl/>
        </w:rPr>
        <w:t xml:space="preserve"> </w:t>
      </w:r>
      <w:r w:rsidRPr="00662F05">
        <w:rPr>
          <w:rFonts w:eastAsia="Times New Roman" w:cs="David" w:hint="eastAsia"/>
          <w:color w:val="auto"/>
          <w:szCs w:val="24"/>
          <w:rtl/>
        </w:rPr>
        <w:t>העלויות</w:t>
      </w:r>
      <w:r w:rsidRPr="00662F05">
        <w:rPr>
          <w:rFonts w:eastAsia="Times New Roman" w:cs="David"/>
          <w:color w:val="auto"/>
          <w:szCs w:val="24"/>
          <w:rtl/>
        </w:rPr>
        <w:t xml:space="preserve"> </w:t>
      </w:r>
      <w:r w:rsidRPr="00662F05">
        <w:rPr>
          <w:rFonts w:eastAsia="Times New Roman" w:cs="David" w:hint="eastAsia"/>
          <w:color w:val="auto"/>
          <w:szCs w:val="24"/>
          <w:rtl/>
        </w:rPr>
        <w:t>וההוצאות</w:t>
      </w:r>
      <w:r w:rsidRPr="00662F05">
        <w:rPr>
          <w:rFonts w:eastAsia="Times New Roman" w:cs="David"/>
          <w:color w:val="auto"/>
          <w:szCs w:val="24"/>
          <w:rtl/>
        </w:rPr>
        <w:t xml:space="preserve"> </w:t>
      </w:r>
      <w:r w:rsidRPr="00662F05">
        <w:rPr>
          <w:rFonts w:eastAsia="Times New Roman" w:cs="David" w:hint="eastAsia"/>
          <w:color w:val="auto"/>
          <w:szCs w:val="24"/>
          <w:rtl/>
        </w:rPr>
        <w:t>הנובעות</w:t>
      </w:r>
      <w:r w:rsidRPr="00662F05">
        <w:rPr>
          <w:rFonts w:eastAsia="Times New Roman" w:cs="David"/>
          <w:color w:val="auto"/>
          <w:szCs w:val="24"/>
          <w:rtl/>
        </w:rPr>
        <w:t xml:space="preserve"> </w:t>
      </w:r>
      <w:r w:rsidRPr="00662F05">
        <w:rPr>
          <w:rFonts w:eastAsia="Times New Roman" w:cs="David" w:hint="eastAsia"/>
          <w:color w:val="auto"/>
          <w:szCs w:val="24"/>
          <w:rtl/>
        </w:rPr>
        <w:t>מהאמור</w:t>
      </w:r>
      <w:r w:rsidRPr="00662F05">
        <w:rPr>
          <w:rFonts w:eastAsia="Times New Roman" w:cs="David"/>
          <w:color w:val="auto"/>
          <w:szCs w:val="24"/>
          <w:rtl/>
        </w:rPr>
        <w:t xml:space="preserve"> </w:t>
      </w:r>
      <w:r w:rsidRPr="00662F05">
        <w:rPr>
          <w:rFonts w:eastAsia="Times New Roman" w:cs="David" w:hint="eastAsia"/>
          <w:color w:val="auto"/>
          <w:szCs w:val="24"/>
          <w:rtl/>
        </w:rPr>
        <w:t>לעיל</w:t>
      </w:r>
      <w:r w:rsidRPr="00662F05">
        <w:rPr>
          <w:rFonts w:eastAsia="Times New Roman" w:cs="David"/>
          <w:color w:val="auto"/>
          <w:szCs w:val="24"/>
          <w:rtl/>
        </w:rPr>
        <w:t xml:space="preserve">, </w:t>
      </w:r>
      <w:r w:rsidRPr="00662F05">
        <w:rPr>
          <w:rFonts w:eastAsia="Times New Roman" w:cs="David" w:hint="eastAsia"/>
          <w:color w:val="auto"/>
          <w:szCs w:val="24"/>
          <w:rtl/>
        </w:rPr>
        <w:t>לרבות</w:t>
      </w:r>
      <w:r w:rsidRPr="00662F05">
        <w:rPr>
          <w:rFonts w:eastAsia="Times New Roman" w:cs="David"/>
          <w:color w:val="auto"/>
          <w:szCs w:val="24"/>
          <w:rtl/>
        </w:rPr>
        <w:t xml:space="preserve"> </w:t>
      </w:r>
      <w:r w:rsidRPr="00662F05">
        <w:rPr>
          <w:rFonts w:eastAsia="Times New Roman" w:cs="David" w:hint="eastAsia"/>
          <w:color w:val="auto"/>
          <w:szCs w:val="24"/>
          <w:rtl/>
        </w:rPr>
        <w:t>שכר</w:t>
      </w:r>
      <w:r w:rsidRPr="00662F05">
        <w:rPr>
          <w:rFonts w:eastAsia="Times New Roman" w:cs="David"/>
          <w:color w:val="auto"/>
          <w:szCs w:val="24"/>
          <w:rtl/>
        </w:rPr>
        <w:t xml:space="preserve"> </w:t>
      </w:r>
      <w:r w:rsidRPr="00662F05">
        <w:rPr>
          <w:rFonts w:eastAsia="Times New Roman" w:cs="David" w:hint="eastAsia"/>
          <w:color w:val="auto"/>
          <w:szCs w:val="24"/>
          <w:rtl/>
        </w:rPr>
        <w:t>טרחת</w:t>
      </w:r>
      <w:r w:rsidRPr="00662F05">
        <w:rPr>
          <w:rFonts w:eastAsia="Times New Roman" w:cs="David"/>
          <w:color w:val="auto"/>
          <w:szCs w:val="24"/>
          <w:rtl/>
        </w:rPr>
        <w:t xml:space="preserve"> </w:t>
      </w:r>
      <w:r w:rsidRPr="00662F05">
        <w:rPr>
          <w:rFonts w:eastAsia="Times New Roman" w:cs="David" w:hint="eastAsia"/>
          <w:color w:val="auto"/>
          <w:szCs w:val="24"/>
          <w:rtl/>
        </w:rPr>
        <w:t>עו</w:t>
      </w:r>
      <w:r w:rsidRPr="00662F05">
        <w:rPr>
          <w:rFonts w:eastAsia="Times New Roman" w:cs="David"/>
          <w:color w:val="auto"/>
          <w:szCs w:val="24"/>
          <w:rtl/>
        </w:rPr>
        <w:t xml:space="preserve">"ד </w:t>
      </w:r>
      <w:r w:rsidRPr="00662F05">
        <w:rPr>
          <w:rFonts w:eastAsia="Times New Roman" w:cs="David" w:hint="eastAsia"/>
          <w:color w:val="auto"/>
          <w:szCs w:val="24"/>
          <w:rtl/>
        </w:rPr>
        <w:t>והוצאות</w:t>
      </w:r>
      <w:r w:rsidRPr="00662F05">
        <w:rPr>
          <w:rFonts w:eastAsia="Times New Roman" w:cs="David"/>
          <w:color w:val="auto"/>
          <w:szCs w:val="24"/>
          <w:rtl/>
        </w:rPr>
        <w:t xml:space="preserve"> </w:t>
      </w:r>
      <w:r w:rsidRPr="00662F05">
        <w:rPr>
          <w:rFonts w:eastAsia="Times New Roman" w:cs="David" w:hint="eastAsia"/>
          <w:color w:val="auto"/>
          <w:szCs w:val="24"/>
          <w:rtl/>
        </w:rPr>
        <w:t>משפטיות</w:t>
      </w:r>
      <w:r w:rsidRPr="00662F05">
        <w:rPr>
          <w:rFonts w:eastAsia="Times New Roman" w:cs="David"/>
          <w:color w:val="auto"/>
          <w:szCs w:val="24"/>
          <w:rtl/>
        </w:rPr>
        <w:t xml:space="preserve"> </w:t>
      </w:r>
      <w:r w:rsidRPr="00662F05">
        <w:rPr>
          <w:rFonts w:eastAsia="Times New Roman" w:cs="David" w:hint="eastAsia"/>
          <w:color w:val="auto"/>
          <w:szCs w:val="24"/>
          <w:rtl/>
        </w:rPr>
        <w:t>שתהיינה</w:t>
      </w:r>
      <w:r w:rsidRPr="00662F05">
        <w:rPr>
          <w:rFonts w:eastAsia="Times New Roman" w:cs="David"/>
          <w:color w:val="auto"/>
          <w:szCs w:val="24"/>
          <w:rtl/>
        </w:rPr>
        <w:t xml:space="preserve"> </w:t>
      </w:r>
      <w:r w:rsidRPr="00662F05">
        <w:rPr>
          <w:rFonts w:eastAsia="Times New Roman" w:cs="David" w:hint="eastAsia"/>
          <w:color w:val="auto"/>
          <w:szCs w:val="24"/>
          <w:rtl/>
        </w:rPr>
        <w:t>כרוכות</w:t>
      </w:r>
      <w:r w:rsidRPr="00662F05">
        <w:rPr>
          <w:rFonts w:eastAsia="Times New Roman" w:cs="David"/>
          <w:color w:val="auto"/>
          <w:szCs w:val="24"/>
          <w:rtl/>
        </w:rPr>
        <w:t xml:space="preserve"> </w:t>
      </w:r>
      <w:r w:rsidRPr="00662F05">
        <w:rPr>
          <w:rFonts w:eastAsia="Times New Roman" w:cs="David" w:hint="eastAsia"/>
          <w:color w:val="auto"/>
          <w:szCs w:val="24"/>
          <w:rtl/>
        </w:rPr>
        <w:t>בכך</w:t>
      </w:r>
      <w:r w:rsidRPr="00954471">
        <w:rPr>
          <w:rFonts w:eastAsia="Times New Roman" w:cs="David"/>
          <w:color w:val="auto"/>
          <w:szCs w:val="24"/>
          <w:rtl/>
        </w:rPr>
        <w:t xml:space="preserve">, </w:t>
      </w:r>
      <w:r w:rsidRPr="00954471">
        <w:rPr>
          <w:rFonts w:eastAsia="Times New Roman" w:cs="David" w:hint="eastAsia"/>
          <w:color w:val="auto"/>
          <w:szCs w:val="24"/>
          <w:rtl/>
        </w:rPr>
        <w:t>מיד</w:t>
      </w:r>
      <w:r w:rsidRPr="00954471">
        <w:rPr>
          <w:rFonts w:eastAsia="Times New Roman" w:cs="David"/>
          <w:color w:val="auto"/>
          <w:szCs w:val="24"/>
          <w:rtl/>
        </w:rPr>
        <w:t xml:space="preserve"> </w:t>
      </w:r>
      <w:r w:rsidRPr="00954471">
        <w:rPr>
          <w:rFonts w:eastAsia="Times New Roman" w:cs="David" w:hint="eastAsia"/>
          <w:color w:val="auto"/>
          <w:szCs w:val="24"/>
          <w:rtl/>
        </w:rPr>
        <w:t>עם</w:t>
      </w:r>
      <w:r w:rsidRPr="00954471">
        <w:rPr>
          <w:rFonts w:eastAsia="Times New Roman" w:cs="David"/>
          <w:color w:val="auto"/>
          <w:szCs w:val="24"/>
          <w:rtl/>
        </w:rPr>
        <w:t xml:space="preserve"> </w:t>
      </w:r>
      <w:r w:rsidRPr="00954471">
        <w:rPr>
          <w:rFonts w:eastAsia="Times New Roman" w:cs="David" w:hint="eastAsia"/>
          <w:color w:val="auto"/>
          <w:szCs w:val="24"/>
          <w:rtl/>
        </w:rPr>
        <w:t>דרישתו</w:t>
      </w:r>
      <w:r w:rsidRPr="00954471">
        <w:rPr>
          <w:rFonts w:eastAsia="Times New Roman" w:cs="David"/>
          <w:color w:val="auto"/>
          <w:szCs w:val="24"/>
          <w:rtl/>
        </w:rPr>
        <w:t xml:space="preserve"> </w:t>
      </w:r>
      <w:r w:rsidRPr="00954471">
        <w:rPr>
          <w:rFonts w:eastAsia="Times New Roman" w:cs="David" w:hint="eastAsia"/>
          <w:color w:val="auto"/>
          <w:szCs w:val="24"/>
          <w:rtl/>
        </w:rPr>
        <w:t>הראשונה</w:t>
      </w:r>
      <w:r w:rsidRPr="00954471">
        <w:rPr>
          <w:rFonts w:eastAsia="Times New Roman" w:cs="David"/>
          <w:color w:val="auto"/>
          <w:szCs w:val="24"/>
          <w:rtl/>
        </w:rPr>
        <w:t xml:space="preserve"> </w:t>
      </w:r>
      <w:r w:rsidRPr="00954471">
        <w:rPr>
          <w:rFonts w:eastAsia="Times New Roman" w:cs="David" w:hint="eastAsia"/>
          <w:color w:val="auto"/>
          <w:szCs w:val="24"/>
          <w:rtl/>
        </w:rPr>
        <w:t>של</w:t>
      </w:r>
      <w:r w:rsidRPr="00954471">
        <w:rPr>
          <w:rFonts w:eastAsia="Times New Roman" w:cs="David"/>
          <w:color w:val="auto"/>
          <w:szCs w:val="24"/>
          <w:rtl/>
        </w:rPr>
        <w:t xml:space="preserve"> </w:t>
      </w:r>
      <w:r w:rsidRPr="00954471">
        <w:rPr>
          <w:rFonts w:eastAsia="Times New Roman" w:cs="David" w:hint="eastAsia"/>
          <w:color w:val="auto"/>
          <w:szCs w:val="24"/>
          <w:rtl/>
        </w:rPr>
        <w:t>המזמין</w:t>
      </w:r>
      <w:r w:rsidRPr="00954471">
        <w:rPr>
          <w:rFonts w:eastAsia="Times New Roman" w:cs="David"/>
          <w:color w:val="auto"/>
          <w:szCs w:val="24"/>
          <w:rtl/>
        </w:rPr>
        <w:t xml:space="preserve">. </w:t>
      </w:r>
      <w:r w:rsidRPr="00954471">
        <w:rPr>
          <w:rFonts w:eastAsia="Times New Roman" w:cs="David" w:hint="eastAsia"/>
          <w:color w:val="auto"/>
          <w:szCs w:val="24"/>
          <w:rtl/>
        </w:rPr>
        <w:t>הסכומים</w:t>
      </w:r>
      <w:r w:rsidRPr="00954471">
        <w:rPr>
          <w:rFonts w:eastAsia="Times New Roman" w:cs="David"/>
          <w:color w:val="auto"/>
          <w:szCs w:val="24"/>
          <w:rtl/>
        </w:rPr>
        <w:t xml:space="preserve"> </w:t>
      </w:r>
      <w:r w:rsidRPr="00954471">
        <w:rPr>
          <w:rFonts w:eastAsia="Times New Roman" w:cs="David" w:hint="eastAsia"/>
          <w:color w:val="auto"/>
          <w:szCs w:val="24"/>
          <w:rtl/>
        </w:rPr>
        <w:t>הנ</w:t>
      </w:r>
      <w:r w:rsidRPr="00954471">
        <w:rPr>
          <w:rFonts w:eastAsia="Times New Roman" w:cs="David"/>
          <w:color w:val="auto"/>
          <w:szCs w:val="24"/>
          <w:rtl/>
        </w:rPr>
        <w:t xml:space="preserve">"ל </w:t>
      </w:r>
      <w:r w:rsidRPr="00954471">
        <w:rPr>
          <w:rFonts w:eastAsia="Times New Roman" w:cs="David" w:hint="eastAsia"/>
          <w:color w:val="auto"/>
          <w:szCs w:val="24"/>
          <w:rtl/>
        </w:rPr>
        <w:t>ייחשבו</w:t>
      </w:r>
      <w:r w:rsidRPr="00954471">
        <w:rPr>
          <w:rFonts w:eastAsia="Times New Roman" w:cs="David"/>
          <w:color w:val="auto"/>
          <w:szCs w:val="24"/>
          <w:rtl/>
        </w:rPr>
        <w:t xml:space="preserve"> </w:t>
      </w:r>
      <w:r w:rsidRPr="00954471">
        <w:rPr>
          <w:rFonts w:eastAsia="Times New Roman" w:cs="David" w:hint="eastAsia"/>
          <w:color w:val="auto"/>
          <w:szCs w:val="24"/>
          <w:rtl/>
        </w:rPr>
        <w:t>חוב</w:t>
      </w:r>
      <w:r w:rsidRPr="00954471">
        <w:rPr>
          <w:rFonts w:eastAsia="Times New Roman" w:cs="David"/>
          <w:color w:val="auto"/>
          <w:szCs w:val="24"/>
          <w:rtl/>
        </w:rPr>
        <w:t xml:space="preserve"> </w:t>
      </w:r>
      <w:r w:rsidRPr="00954471">
        <w:rPr>
          <w:rFonts w:eastAsia="Times New Roman" w:cs="David" w:hint="eastAsia"/>
          <w:color w:val="auto"/>
          <w:szCs w:val="24"/>
          <w:rtl/>
        </w:rPr>
        <w:t>המגיע</w:t>
      </w:r>
      <w:r w:rsidRPr="00954471">
        <w:rPr>
          <w:rFonts w:eastAsia="Times New Roman" w:cs="David"/>
          <w:color w:val="auto"/>
          <w:szCs w:val="24"/>
          <w:rtl/>
        </w:rPr>
        <w:t xml:space="preserve"> </w:t>
      </w:r>
      <w:r w:rsidRPr="00954471">
        <w:rPr>
          <w:rFonts w:eastAsia="Times New Roman" w:cs="David" w:hint="eastAsia"/>
          <w:color w:val="auto"/>
          <w:szCs w:val="24"/>
          <w:rtl/>
        </w:rPr>
        <w:t>למזמין</w:t>
      </w:r>
      <w:r w:rsidRPr="00954471">
        <w:rPr>
          <w:rFonts w:eastAsia="Times New Roman" w:cs="David"/>
          <w:color w:val="auto"/>
          <w:szCs w:val="24"/>
          <w:rtl/>
        </w:rPr>
        <w:t xml:space="preserve"> </w:t>
      </w:r>
      <w:r w:rsidRPr="00954471">
        <w:rPr>
          <w:rFonts w:eastAsia="Times New Roman" w:cs="David" w:hint="eastAsia"/>
          <w:color w:val="auto"/>
          <w:szCs w:val="24"/>
          <w:rtl/>
        </w:rPr>
        <w:t>מאת</w:t>
      </w:r>
      <w:r w:rsidRPr="00954471">
        <w:rPr>
          <w:rFonts w:eastAsia="Times New Roman" w:cs="David"/>
          <w:color w:val="auto"/>
          <w:szCs w:val="24"/>
          <w:rtl/>
        </w:rPr>
        <w:t xml:space="preserve"> </w:t>
      </w:r>
      <w:r w:rsidRPr="00954471">
        <w:rPr>
          <w:rFonts w:eastAsia="Times New Roman" w:cs="David" w:hint="eastAsia"/>
          <w:color w:val="auto"/>
          <w:szCs w:val="24"/>
          <w:rtl/>
        </w:rPr>
        <w:t>המתכנן</w:t>
      </w:r>
      <w:r w:rsidRPr="00954471">
        <w:rPr>
          <w:rFonts w:eastAsia="Times New Roman" w:cs="David"/>
          <w:color w:val="auto"/>
          <w:szCs w:val="24"/>
          <w:rtl/>
        </w:rPr>
        <w:t xml:space="preserve"> </w:t>
      </w:r>
      <w:r w:rsidRPr="00954471">
        <w:rPr>
          <w:rFonts w:eastAsia="Times New Roman" w:cs="David" w:hint="eastAsia"/>
          <w:color w:val="auto"/>
          <w:szCs w:val="24"/>
          <w:rtl/>
        </w:rPr>
        <w:t>על</w:t>
      </w:r>
      <w:r w:rsidRPr="00954471">
        <w:rPr>
          <w:rFonts w:eastAsia="Times New Roman" w:cs="David"/>
          <w:color w:val="auto"/>
          <w:szCs w:val="24"/>
          <w:rtl/>
        </w:rPr>
        <w:t xml:space="preserve"> </w:t>
      </w:r>
      <w:r w:rsidRPr="00954471">
        <w:rPr>
          <w:rFonts w:eastAsia="Times New Roman" w:cs="David" w:hint="eastAsia"/>
          <w:color w:val="auto"/>
          <w:szCs w:val="24"/>
          <w:rtl/>
        </w:rPr>
        <w:t>פי</w:t>
      </w:r>
      <w:r w:rsidRPr="00954471">
        <w:rPr>
          <w:rFonts w:eastAsia="Times New Roman" w:cs="David"/>
          <w:color w:val="auto"/>
          <w:szCs w:val="24"/>
          <w:rtl/>
        </w:rPr>
        <w:t xml:space="preserve"> </w:t>
      </w:r>
      <w:r w:rsidRPr="00954471">
        <w:rPr>
          <w:rFonts w:eastAsia="Times New Roman" w:cs="David" w:hint="eastAsia"/>
          <w:color w:val="auto"/>
          <w:szCs w:val="24"/>
          <w:rtl/>
        </w:rPr>
        <w:t>הוראות</w:t>
      </w:r>
      <w:r w:rsidRPr="00954471">
        <w:rPr>
          <w:rFonts w:eastAsia="Times New Roman" w:cs="David"/>
          <w:color w:val="auto"/>
          <w:szCs w:val="24"/>
          <w:rtl/>
        </w:rPr>
        <w:t xml:space="preserve"> </w:t>
      </w:r>
      <w:r w:rsidRPr="00954471">
        <w:rPr>
          <w:rFonts w:eastAsia="Times New Roman" w:cs="David" w:hint="eastAsia"/>
          <w:color w:val="auto"/>
          <w:szCs w:val="24"/>
          <w:rtl/>
        </w:rPr>
        <w:t>חוזה</w:t>
      </w:r>
      <w:r w:rsidRPr="00954471">
        <w:rPr>
          <w:rFonts w:eastAsia="Times New Roman" w:cs="David"/>
          <w:color w:val="auto"/>
          <w:szCs w:val="24"/>
          <w:rtl/>
        </w:rPr>
        <w:t xml:space="preserve"> </w:t>
      </w:r>
      <w:r w:rsidRPr="00954471">
        <w:rPr>
          <w:rFonts w:eastAsia="Times New Roman" w:cs="David" w:hint="eastAsia"/>
          <w:color w:val="auto"/>
          <w:szCs w:val="24"/>
          <w:rtl/>
        </w:rPr>
        <w:t>זה</w:t>
      </w:r>
      <w:r w:rsidRPr="00954471">
        <w:rPr>
          <w:rFonts w:eastAsia="Times New Roman" w:cs="David"/>
          <w:color w:val="auto"/>
          <w:szCs w:val="24"/>
          <w:rtl/>
        </w:rPr>
        <w:t xml:space="preserve">, </w:t>
      </w:r>
      <w:r w:rsidRPr="00954471">
        <w:rPr>
          <w:rFonts w:eastAsia="Times New Roman" w:cs="David" w:hint="eastAsia"/>
          <w:color w:val="auto"/>
          <w:szCs w:val="24"/>
          <w:rtl/>
        </w:rPr>
        <w:t>אשר</w:t>
      </w:r>
      <w:r w:rsidRPr="00954471">
        <w:rPr>
          <w:rFonts w:eastAsia="Times New Roman" w:cs="David"/>
          <w:color w:val="auto"/>
          <w:szCs w:val="24"/>
          <w:rtl/>
        </w:rPr>
        <w:t xml:space="preserve"> </w:t>
      </w:r>
      <w:r w:rsidRPr="00954471">
        <w:rPr>
          <w:rFonts w:eastAsia="Times New Roman" w:cs="David" w:hint="eastAsia"/>
          <w:color w:val="auto"/>
          <w:szCs w:val="24"/>
          <w:rtl/>
        </w:rPr>
        <w:t>המזמין</w:t>
      </w:r>
      <w:r w:rsidRPr="00954471">
        <w:rPr>
          <w:rFonts w:eastAsia="Times New Roman" w:cs="David"/>
          <w:color w:val="auto"/>
          <w:szCs w:val="24"/>
          <w:rtl/>
        </w:rPr>
        <w:t xml:space="preserve"> </w:t>
      </w:r>
      <w:r w:rsidRPr="00954471">
        <w:rPr>
          <w:rFonts w:eastAsia="Times New Roman" w:cs="David" w:hint="eastAsia"/>
          <w:color w:val="auto"/>
          <w:szCs w:val="24"/>
          <w:rtl/>
        </w:rPr>
        <w:t>רשאי</w:t>
      </w:r>
      <w:r w:rsidRPr="00954471">
        <w:rPr>
          <w:rFonts w:eastAsia="Times New Roman" w:cs="David"/>
          <w:color w:val="auto"/>
          <w:szCs w:val="24"/>
          <w:rtl/>
        </w:rPr>
        <w:t xml:space="preserve"> </w:t>
      </w:r>
      <w:r w:rsidRPr="00954471">
        <w:rPr>
          <w:rFonts w:eastAsia="Times New Roman" w:cs="David" w:hint="eastAsia"/>
          <w:color w:val="auto"/>
          <w:szCs w:val="24"/>
          <w:rtl/>
        </w:rPr>
        <w:t>לקזז</w:t>
      </w:r>
      <w:r w:rsidRPr="00954471">
        <w:rPr>
          <w:rFonts w:eastAsia="Times New Roman" w:cs="David"/>
          <w:color w:val="auto"/>
          <w:szCs w:val="24"/>
          <w:rtl/>
        </w:rPr>
        <w:t xml:space="preserve"> </w:t>
      </w:r>
      <w:r w:rsidRPr="00954471">
        <w:rPr>
          <w:rFonts w:eastAsia="Times New Roman" w:cs="David" w:hint="eastAsia"/>
          <w:color w:val="auto"/>
          <w:szCs w:val="24"/>
          <w:rtl/>
        </w:rPr>
        <w:t>בגינו</w:t>
      </w:r>
      <w:r w:rsidRPr="00954471">
        <w:rPr>
          <w:rFonts w:eastAsia="Times New Roman" w:cs="David"/>
          <w:color w:val="auto"/>
          <w:szCs w:val="24"/>
          <w:rtl/>
        </w:rPr>
        <w:t xml:space="preserve"> </w:t>
      </w:r>
      <w:r w:rsidRPr="00954471">
        <w:rPr>
          <w:rFonts w:eastAsia="Times New Roman" w:cs="David" w:hint="eastAsia"/>
          <w:color w:val="auto"/>
          <w:szCs w:val="24"/>
          <w:rtl/>
        </w:rPr>
        <w:t>סכומים</w:t>
      </w:r>
      <w:r w:rsidRPr="00954471">
        <w:rPr>
          <w:rFonts w:eastAsia="Times New Roman" w:cs="David"/>
          <w:color w:val="auto"/>
          <w:szCs w:val="24"/>
          <w:rtl/>
        </w:rPr>
        <w:t xml:space="preserve"> </w:t>
      </w:r>
      <w:r w:rsidRPr="00954471">
        <w:rPr>
          <w:rFonts w:eastAsia="Times New Roman" w:cs="David" w:hint="eastAsia"/>
          <w:color w:val="auto"/>
          <w:szCs w:val="24"/>
          <w:rtl/>
        </w:rPr>
        <w:t>ע</w:t>
      </w:r>
      <w:r w:rsidRPr="00954471">
        <w:rPr>
          <w:rFonts w:eastAsia="Times New Roman" w:cs="David"/>
          <w:color w:val="auto"/>
          <w:szCs w:val="24"/>
          <w:rtl/>
        </w:rPr>
        <w:t xml:space="preserve">"ח </w:t>
      </w:r>
      <w:r w:rsidRPr="00954471">
        <w:rPr>
          <w:rFonts w:eastAsia="Times New Roman" w:cs="David" w:hint="eastAsia"/>
          <w:color w:val="auto"/>
          <w:szCs w:val="24"/>
          <w:rtl/>
        </w:rPr>
        <w:t>התמורה</w:t>
      </w:r>
      <w:r w:rsidRPr="00954471">
        <w:rPr>
          <w:rFonts w:eastAsia="Times New Roman" w:cs="David"/>
          <w:color w:val="auto"/>
          <w:szCs w:val="24"/>
          <w:rtl/>
        </w:rPr>
        <w:t xml:space="preserve"> </w:t>
      </w:r>
      <w:r w:rsidRPr="00954471">
        <w:rPr>
          <w:rFonts w:eastAsia="Times New Roman" w:cs="David" w:hint="eastAsia"/>
          <w:color w:val="auto"/>
          <w:szCs w:val="24"/>
          <w:rtl/>
        </w:rPr>
        <w:t>המגיעה</w:t>
      </w:r>
      <w:r w:rsidRPr="00954471">
        <w:rPr>
          <w:rFonts w:eastAsia="Times New Roman" w:cs="David"/>
          <w:color w:val="auto"/>
          <w:szCs w:val="24"/>
          <w:rtl/>
        </w:rPr>
        <w:t xml:space="preserve"> </w:t>
      </w:r>
      <w:r w:rsidRPr="00954471">
        <w:rPr>
          <w:rFonts w:eastAsia="Times New Roman" w:cs="David" w:hint="eastAsia"/>
          <w:color w:val="auto"/>
          <w:szCs w:val="24"/>
          <w:rtl/>
        </w:rPr>
        <w:t>למתכנן</w:t>
      </w:r>
      <w:r w:rsidRPr="00954471">
        <w:rPr>
          <w:rFonts w:eastAsia="Times New Roman" w:cs="David"/>
          <w:color w:val="auto"/>
          <w:szCs w:val="24"/>
          <w:rtl/>
        </w:rPr>
        <w:t>.</w:t>
      </w:r>
      <w:ins w:id="105" w:author="מרול אטמן" w:date="2021-06-08T12:35:00Z">
        <w:r w:rsidR="003B3BBA" w:rsidRPr="00954471">
          <w:rPr>
            <w:rFonts w:eastAsia="Times New Roman" w:cs="David"/>
            <w:color w:val="auto"/>
            <w:szCs w:val="24"/>
            <w:rtl/>
          </w:rPr>
          <w:t xml:space="preserve"> </w:t>
        </w:r>
      </w:ins>
    </w:p>
    <w:p w14:paraId="52CDD8C8" w14:textId="77777777" w:rsidR="000D16F6" w:rsidRPr="00013687" w:rsidDel="00662F05" w:rsidRDefault="000D16F6" w:rsidP="000D16F6">
      <w:pPr>
        <w:pStyle w:val="a2"/>
        <w:numPr>
          <w:ilvl w:val="1"/>
          <w:numId w:val="1"/>
        </w:numPr>
        <w:ind w:right="0"/>
        <w:rPr>
          <w:del w:id="106" w:author="Meryl Etman" w:date="2021-01-27T10:29:00Z"/>
          <w:rFonts w:eastAsia="Times New Roman" w:cs="David"/>
          <w:color w:val="auto"/>
          <w:szCs w:val="24"/>
        </w:rPr>
      </w:pPr>
      <w:r w:rsidRPr="003B3BBA">
        <w:rPr>
          <w:rFonts w:eastAsia="Times New Roman" w:cs="David"/>
          <w:color w:val="auto"/>
          <w:szCs w:val="24"/>
          <w:rtl/>
          <w:rPrChange w:id="107" w:author="מרול אטמן" w:date="2021-06-08T12:34:00Z">
            <w:rPr>
              <w:rFonts w:eastAsia="Times New Roman" w:cs="David"/>
              <w:szCs w:val="24"/>
              <w:rtl/>
            </w:rPr>
          </w:rPrChange>
        </w:rPr>
        <w:t xml:space="preserve">אשור המזמין למסמכים ו/או כל גורמים אחרים הקשורים בשירותי המתכנן ו/או מתן הוראות למתכנן אינו משחרר את המתכנן מאחריותו המלאה, ואין </w:t>
      </w:r>
      <w:r w:rsidRPr="00013687">
        <w:rPr>
          <w:rFonts w:eastAsia="Times New Roman" w:cs="David"/>
          <w:color w:val="auto"/>
          <w:szCs w:val="24"/>
          <w:rtl/>
        </w:rPr>
        <w:t>בו כדי להטיל על המזמין אחריות כלשהי.</w:t>
      </w:r>
    </w:p>
    <w:p w14:paraId="3E025330" w14:textId="538EB90C" w:rsidR="000D16F6" w:rsidRPr="00662F05" w:rsidRDefault="000D16F6">
      <w:pPr>
        <w:pStyle w:val="a2"/>
        <w:numPr>
          <w:ilvl w:val="1"/>
          <w:numId w:val="1"/>
        </w:numPr>
        <w:ind w:right="0"/>
        <w:rPr>
          <w:rFonts w:eastAsia="Times New Roman" w:cs="David"/>
          <w:b/>
          <w:bCs/>
          <w:szCs w:val="24"/>
          <w:u w:val="single"/>
          <w:rtl/>
          <w:rPrChange w:id="108" w:author="Meryl Etman" w:date="2021-01-27T10:29:00Z">
            <w:rPr>
              <w:rtl/>
            </w:rPr>
          </w:rPrChange>
        </w:rPr>
        <w:pPrChange w:id="109" w:author="Meryl Etman" w:date="2021-01-27T10:29:00Z">
          <w:pPr>
            <w:widowControl w:val="0"/>
            <w:spacing w:before="0" w:beforeAutospacing="0" w:after="200" w:afterAutospacing="0" w:line="240" w:lineRule="auto"/>
            <w:ind w:left="368" w:firstLine="425"/>
          </w:pPr>
        </w:pPrChange>
      </w:pPr>
    </w:p>
    <w:p w14:paraId="5CC9AF84" w14:textId="77777777" w:rsidR="00EE0998" w:rsidRDefault="00EE0998" w:rsidP="006B279F">
      <w:pPr>
        <w:widowControl w:val="0"/>
        <w:spacing w:before="0" w:beforeAutospacing="0" w:after="200" w:afterAutospacing="0" w:line="240" w:lineRule="auto"/>
        <w:ind w:left="368" w:firstLine="425"/>
        <w:rPr>
          <w:ins w:id="110" w:author="מרול אטמן" w:date="2021-06-08T16:09:00Z"/>
          <w:rFonts w:ascii="Times New Roman" w:eastAsia="Times New Roman" w:hAnsi="Times New Roman" w:cs="David"/>
          <w:b/>
          <w:bCs/>
          <w:sz w:val="20"/>
          <w:szCs w:val="24"/>
          <w:u w:val="single"/>
          <w:rtl/>
          <w:lang w:eastAsia="he-IL"/>
        </w:rPr>
      </w:pPr>
    </w:p>
    <w:p w14:paraId="7A3E2CCE" w14:textId="7281132E" w:rsidR="006B279F" w:rsidRPr="00013687" w:rsidRDefault="006B279F" w:rsidP="006B27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E49C8E8" w14:textId="77777777" w:rsidR="006B279F" w:rsidRDefault="006B279F" w:rsidP="006B27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FAD3FAE"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470B00F" w14:textId="0D4263F5" w:rsidR="006B279F" w:rsidRDefault="006B279F" w:rsidP="00EB79D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כמו כן, מיד בתום תקופת הביטוח</w:t>
      </w:r>
      <w:ins w:id="111" w:author="מרול אטמן" w:date="2021-06-08T12:36:00Z">
        <w:del w:id="112" w:author="Meryl Etman" w:date="2021-07-04T17:43:00Z">
          <w:r w:rsidR="003B3BBA" w:rsidDel="00EB79D4">
            <w:rPr>
              <w:rFonts w:ascii="Times New Roman" w:eastAsia="Times New Roman" w:hAnsi="Times New Roman" w:cs="David" w:hint="cs"/>
              <w:sz w:val="20"/>
              <w:szCs w:val="24"/>
              <w:rtl/>
              <w:lang w:eastAsia="he-IL"/>
            </w:rPr>
            <w:delText xml:space="preserve"> </w:delText>
          </w:r>
          <w:r w:rsidR="003B3BBA" w:rsidRPr="003B3BBA" w:rsidDel="00EB79D4">
            <w:rPr>
              <w:rFonts w:ascii="Times New Roman" w:eastAsia="Times New Roman" w:hAnsi="Times New Roman" w:cs="David"/>
              <w:sz w:val="20"/>
              <w:szCs w:val="24"/>
              <w:rtl/>
              <w:lang w:eastAsia="he-IL"/>
              <w:rPrChange w:id="113" w:author="מרול אטמן" w:date="2021-06-08T12:36:00Z">
                <w:rPr>
                  <w:rFonts w:ascii="Segoe UI" w:hAnsi="Segoe UI" w:cs="Segoe UI"/>
                  <w:color w:val="000000"/>
                  <w:sz w:val="20"/>
                  <w:szCs w:val="20"/>
                  <w:rtl/>
                </w:rPr>
              </w:rPrChange>
            </w:rPr>
            <w:delText>ועל פי דרישת המזמין</w:delText>
          </w:r>
        </w:del>
      </w:ins>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21EEB9F"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741E0C4"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4558AD46"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75FC29BF"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65DA83FD"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0B0667A4"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FC2B32E"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60B2D2"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07B8E43B"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B1858EA"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017ECA9" w14:textId="77777777" w:rsidR="006B279F"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w:t>
      </w:r>
      <w:r>
        <w:rPr>
          <w:rFonts w:ascii="Times New Roman" w:eastAsia="Times New Roman" w:hAnsi="Times New Roman" w:cs="David" w:hint="cs"/>
          <w:sz w:val="20"/>
          <w:szCs w:val="24"/>
          <w:rtl/>
          <w:lang w:eastAsia="he-IL"/>
        </w:rPr>
        <w:lastRenderedPageBreak/>
        <w:t xml:space="preserve">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0DEFF90" w14:textId="77777777" w:rsidR="006B279F" w:rsidRPr="000B12C4" w:rsidRDefault="006B279F" w:rsidP="006B27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45FF0DEE" w14:textId="77777777" w:rsidR="00435A20" w:rsidRPr="00435A20" w:rsidRDefault="00435A20" w:rsidP="00435A20">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אספקת תכניות</w:t>
      </w:r>
    </w:p>
    <w:p w14:paraId="64C63C6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עת במהלך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וכן בתקופת הבדק של העבודות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35A20">
        <w:rPr>
          <w:rFonts w:ascii="Times New Roman" w:eastAsia="Times New Roman" w:hAnsi="Times New Roman" w:cs="David"/>
          <w:b/>
          <w:bCs/>
          <w:sz w:val="20"/>
          <w:szCs w:val="24"/>
          <w:rtl/>
          <w:lang w:eastAsia="he-IL"/>
        </w:rPr>
        <w:t>ח'</w:t>
      </w:r>
      <w:r w:rsidRPr="00435A20">
        <w:rPr>
          <w:rFonts w:ascii="Times New Roman" w:eastAsia="Times New Roman" w:hAnsi="Times New Roman" w:cs="David"/>
          <w:sz w:val="20"/>
          <w:szCs w:val="24"/>
          <w:rtl/>
          <w:lang w:eastAsia="he-IL"/>
        </w:rPr>
        <w:t xml:space="preserve"> לחוזה זה, ובמידה והדרישה מתייחסת לתכניות שאינ</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בידו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יערכ</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המתכנן בהקדם האפשרי וימסר</w:t>
      </w:r>
      <w:r w:rsidRPr="00435A20">
        <w:rPr>
          <w:rFonts w:ascii="Times New Roman" w:eastAsia="Times New Roman" w:hAnsi="Times New Roman" w:cs="David" w:hint="cs"/>
          <w:sz w:val="20"/>
          <w:szCs w:val="24"/>
          <w:rtl/>
          <w:lang w:eastAsia="he-IL"/>
        </w:rPr>
        <w:t>ן</w:t>
      </w:r>
      <w:r w:rsidRPr="00435A20">
        <w:rPr>
          <w:rFonts w:ascii="Times New Roman" w:eastAsia="Times New Roman" w:hAnsi="Times New Roman" w:cs="David"/>
          <w:sz w:val="20"/>
          <w:szCs w:val="24"/>
          <w:rtl/>
          <w:lang w:eastAsia="he-IL"/>
        </w:rPr>
        <w:t xml:space="preserve"> למזמין.</w:t>
      </w:r>
    </w:p>
    <w:p w14:paraId="24080633"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עם גמר שרותי </w:t>
      </w:r>
      <w:r w:rsidRPr="00435A20">
        <w:rPr>
          <w:rFonts w:ascii="Times New Roman" w:eastAsia="Times New Roman" w:hAnsi="Times New Roman" w:cs="David" w:hint="cs"/>
          <w:sz w:val="20"/>
          <w:szCs w:val="24"/>
          <w:rtl/>
          <w:lang w:eastAsia="he-IL"/>
        </w:rPr>
        <w:t>המתכנן,</w:t>
      </w:r>
      <w:r w:rsidRPr="00435A2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הסופי בשטח </w:t>
      </w:r>
      <w:r w:rsidRPr="00435A20">
        <w:rPr>
          <w:rFonts w:ascii="Times New Roman" w:eastAsia="Times New Roman" w:hAnsi="Times New Roman" w:cs="David"/>
          <w:color w:val="000000"/>
          <w:sz w:val="20"/>
          <w:szCs w:val="24"/>
          <w:lang w:eastAsia="he-IL"/>
        </w:rPr>
        <w:t>(AS MADE)</w:t>
      </w:r>
      <w:r w:rsidRPr="00435A20">
        <w:rPr>
          <w:rFonts w:ascii="Times New Roman" w:eastAsia="Times New Roman" w:hAnsi="Times New Roman" w:cs="David"/>
          <w:sz w:val="20"/>
          <w:szCs w:val="24"/>
          <w:rtl/>
          <w:lang w:eastAsia="he-IL"/>
        </w:rPr>
        <w:t xml:space="preserve">, למעט שינויי דיירים, </w:t>
      </w:r>
      <w:r w:rsidRPr="00435A20">
        <w:rPr>
          <w:rFonts w:ascii="Times New Roman" w:eastAsia="Times New Roman" w:hAnsi="Times New Roman" w:cs="David" w:hint="cs"/>
          <w:sz w:val="20"/>
          <w:szCs w:val="24"/>
          <w:rtl/>
          <w:lang w:eastAsia="he-IL"/>
        </w:rPr>
        <w:t xml:space="preserve">וקבצים </w:t>
      </w:r>
      <w:r w:rsidRPr="00435A20">
        <w:rPr>
          <w:rFonts w:ascii="Times New Roman" w:eastAsia="Times New Roman" w:hAnsi="Times New Roman" w:cs="David"/>
          <w:sz w:val="20"/>
          <w:szCs w:val="24"/>
          <w:rtl/>
          <w:lang w:eastAsia="he-IL"/>
        </w:rPr>
        <w:t>המכילים את התכנון במדיה ממוחשבת.</w:t>
      </w:r>
    </w:p>
    <w:p w14:paraId="62E290A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35A20">
        <w:rPr>
          <w:rFonts w:ascii="Times New Roman" w:eastAsia="Times New Roman" w:hAnsi="Times New Roman" w:cs="David" w:hint="cs"/>
          <w:sz w:val="20"/>
          <w:szCs w:val="24"/>
          <w:rtl/>
          <w:lang w:eastAsia="he-IL"/>
        </w:rPr>
        <w:t>הקבצים</w:t>
      </w:r>
      <w:r w:rsidRPr="00435A20">
        <w:rPr>
          <w:rFonts w:ascii="Times New Roman" w:eastAsia="Times New Roman" w:hAnsi="Times New Roman" w:cs="David"/>
          <w:sz w:val="20"/>
          <w:szCs w:val="24"/>
          <w:rtl/>
          <w:lang w:eastAsia="he-IL"/>
        </w:rPr>
        <w:t xml:space="preserve"> כשה</w:t>
      </w:r>
      <w:r w:rsidRPr="00435A20">
        <w:rPr>
          <w:rFonts w:ascii="Times New Roman" w:eastAsia="Times New Roman" w:hAnsi="Times New Roman" w:cs="David" w:hint="cs"/>
          <w:sz w:val="20"/>
          <w:szCs w:val="24"/>
          <w:rtl/>
          <w:lang w:eastAsia="he-IL"/>
        </w:rPr>
        <w:t>ם</w:t>
      </w:r>
      <w:r w:rsidRPr="00435A20">
        <w:rPr>
          <w:rFonts w:ascii="Times New Roman" w:eastAsia="Times New Roman" w:hAnsi="Times New Roman" w:cs="David"/>
          <w:sz w:val="20"/>
          <w:szCs w:val="24"/>
          <w:rtl/>
          <w:lang w:eastAsia="he-IL"/>
        </w:rPr>
        <w:t xml:space="preserve"> מעודכנ</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8D3D3AC"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16C3D22"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המתכנן לא יהיה זכאי לכל תשלום נוסף בעד תכניות שימסור למזמין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סעיף 10 זה.</w:t>
      </w:r>
    </w:p>
    <w:p w14:paraId="10721E6A"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זכות הקניין בכל התכניות שייכת למזמין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ובלבד ששולם שכר המתכנן בהתאם להוראות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50592EA"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מעמד המתכנן</w:t>
      </w:r>
    </w:p>
    <w:p w14:paraId="41E1DCA5"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ומובהר על ידי הצדדים לחוזה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35A20">
        <w:rPr>
          <w:rFonts w:ascii="Times New Roman" w:eastAsia="Times New Roman" w:hAnsi="Times New Roman" w:cs="David" w:hint="cs"/>
          <w:sz w:val="20"/>
          <w:szCs w:val="24"/>
          <w:rtl/>
          <w:lang w:eastAsia="he-IL"/>
        </w:rPr>
        <w:t xml:space="preserve"> של המתכנן</w:t>
      </w:r>
      <w:r w:rsidRPr="00435A20">
        <w:rPr>
          <w:rFonts w:ascii="Times New Roman" w:eastAsia="Times New Roman" w:hAnsi="Times New Roman" w:cs="David"/>
          <w:sz w:val="20"/>
          <w:szCs w:val="24"/>
          <w:rtl/>
          <w:lang w:eastAsia="he-IL"/>
        </w:rPr>
        <w:t>.</w:t>
      </w:r>
    </w:p>
    <w:p w14:paraId="10DA844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אין ולא יהיו יחסי עובד-מעביד בין המזמין ובין </w:t>
      </w:r>
      <w:r w:rsidRPr="00435A20">
        <w:rPr>
          <w:rFonts w:ascii="Times New Roman" w:eastAsia="Times New Roman" w:hAnsi="Times New Roman" w:cs="David"/>
          <w:color w:val="000000"/>
          <w:sz w:val="24"/>
          <w:szCs w:val="24"/>
          <w:rtl/>
          <w:lang w:eastAsia="he-IL"/>
        </w:rPr>
        <w:t xml:space="preserve">המתכנן ו/או </w:t>
      </w:r>
      <w:r w:rsidRPr="00435A20">
        <w:rPr>
          <w:rFonts w:ascii="Times New Roman" w:eastAsia="Times New Roman" w:hAnsi="Times New Roman" w:cs="David" w:hint="cs"/>
          <w:color w:val="000000"/>
          <w:sz w:val="24"/>
          <w:szCs w:val="24"/>
          <w:rtl/>
          <w:lang w:eastAsia="he-IL"/>
        </w:rPr>
        <w:t>מי מטעמו ו</w:t>
      </w:r>
      <w:r w:rsidRPr="00435A20">
        <w:rPr>
          <w:rFonts w:ascii="Times New Roman" w:eastAsia="Times New Roman" w:hAnsi="Times New Roman" w:cs="David"/>
          <w:color w:val="000000"/>
          <w:sz w:val="24"/>
          <w:szCs w:val="24"/>
          <w:rtl/>
          <w:lang w:eastAsia="he-IL"/>
        </w:rPr>
        <w:t xml:space="preserve">בין המזמין לבין עובדי </w:t>
      </w:r>
      <w:r w:rsidRPr="00435A20">
        <w:rPr>
          <w:rFonts w:ascii="Times New Roman" w:eastAsia="Times New Roman" w:hAnsi="Times New Roman" w:cs="David" w:hint="cs"/>
          <w:color w:val="000000"/>
          <w:sz w:val="24"/>
          <w:szCs w:val="24"/>
          <w:rtl/>
          <w:lang w:eastAsia="he-IL"/>
        </w:rPr>
        <w:t xml:space="preserve"> המתכנן ו/או מי מטעמיהם</w:t>
      </w:r>
      <w:r w:rsidRPr="00435A20">
        <w:rPr>
          <w:rFonts w:ascii="Times New Roman" w:eastAsia="Times New Roman" w:hAnsi="Times New Roman" w:cs="David"/>
          <w:color w:val="000000"/>
          <w:sz w:val="24"/>
          <w:szCs w:val="24"/>
          <w:rtl/>
          <w:lang w:eastAsia="he-IL"/>
        </w:rPr>
        <w:t xml:space="preserve"> </w:t>
      </w:r>
      <w:r w:rsidRPr="00435A20">
        <w:rPr>
          <w:rFonts w:ascii="Times New Roman" w:eastAsia="Times New Roman" w:hAnsi="Times New Roman" w:cs="David"/>
          <w:sz w:val="20"/>
          <w:szCs w:val="24"/>
          <w:rtl/>
          <w:lang w:eastAsia="he-IL"/>
        </w:rPr>
        <w:t>ואין בהוראות חוזה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כדי ליצור בין המתכנן ו/או מי מעובדיו</w:t>
      </w:r>
      <w:r w:rsidRPr="00435A20">
        <w:rPr>
          <w:rFonts w:ascii="Times New Roman" w:eastAsia="Times New Roman" w:hAnsi="Times New Roman" w:cs="David" w:hint="cs"/>
          <w:sz w:val="20"/>
          <w:szCs w:val="24"/>
          <w:rtl/>
          <w:lang w:eastAsia="he-IL"/>
        </w:rPr>
        <w:t xml:space="preserve"> ו/או מי מטעמו</w:t>
      </w:r>
      <w:r w:rsidRPr="00435A20">
        <w:rPr>
          <w:rFonts w:ascii="Times New Roman" w:eastAsia="Times New Roman" w:hAnsi="Times New Roman" w:cs="David"/>
          <w:sz w:val="20"/>
          <w:szCs w:val="24"/>
          <w:rtl/>
          <w:lang w:eastAsia="he-IL"/>
        </w:rPr>
        <w:t xml:space="preserve"> לבין המזמין ו/או המנהל ו/או מי מטעמו יחסי עובד מעביד</w:t>
      </w:r>
      <w:r w:rsidRPr="00435A20">
        <w:rPr>
          <w:rFonts w:ascii="Times New Roman" w:eastAsia="Times New Roman" w:hAnsi="Times New Roman" w:cs="David"/>
          <w:color w:val="000000"/>
          <w:sz w:val="24"/>
          <w:szCs w:val="24"/>
          <w:rtl/>
          <w:lang w:eastAsia="he-IL"/>
        </w:rPr>
        <w:t>, לכל ענין ודבר. 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מוסכם ומובהר בין הצדדים</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35A20">
        <w:rPr>
          <w:rFonts w:ascii="Times New Roman" w:eastAsia="Times New Roman" w:hAnsi="Times New Roman" w:cs="David" w:hint="cs"/>
          <w:color w:val="000000"/>
          <w:sz w:val="24"/>
          <w:szCs w:val="24"/>
          <w:rtl/>
          <w:lang w:eastAsia="he-IL"/>
        </w:rPr>
        <w:t>ל פ</w:t>
      </w:r>
      <w:r w:rsidRPr="00435A20">
        <w:rPr>
          <w:rFonts w:ascii="Times New Roman" w:eastAsia="Times New Roman" w:hAnsi="Times New Roman" w:cs="David"/>
          <w:color w:val="000000"/>
          <w:sz w:val="24"/>
          <w:szCs w:val="24"/>
          <w:rtl/>
          <w:lang w:eastAsia="he-IL"/>
        </w:rPr>
        <w:t>י הדין ו/או מכח צו הרחבה ו/או מכח הסכם כלשהו על עובד</w:t>
      </w:r>
      <w:r w:rsidRPr="00435A20">
        <w:rPr>
          <w:rFonts w:ascii="Times New Roman" w:eastAsia="Times New Roman" w:hAnsi="Times New Roman" w:cs="David" w:hint="cs"/>
          <w:sz w:val="20"/>
          <w:szCs w:val="24"/>
          <w:rtl/>
          <w:lang w:eastAsia="he-IL"/>
        </w:rPr>
        <w:t>.</w:t>
      </w:r>
    </w:p>
    <w:p w14:paraId="2A116592"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מוסכם בזה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המתכנן ו/או עובדיו</w:t>
      </w:r>
      <w:r w:rsidRPr="00435A2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35A20">
        <w:rPr>
          <w:rFonts w:ascii="Times New Roman" w:eastAsia="Times New Roman" w:hAnsi="Times New Roman" w:cs="David"/>
          <w:color w:val="000000"/>
          <w:sz w:val="24"/>
          <w:szCs w:val="24"/>
          <w:rtl/>
          <w:lang w:eastAsia="he-IL"/>
        </w:rPr>
        <w:t xml:space="preserve"> מוותרים על </w:t>
      </w:r>
      <w:r w:rsidRPr="00435A20">
        <w:rPr>
          <w:rFonts w:ascii="Times New Roman" w:eastAsia="Times New Roman" w:hAnsi="Times New Roman" w:cs="David"/>
          <w:color w:val="000000"/>
          <w:sz w:val="24"/>
          <w:szCs w:val="24"/>
          <w:rtl/>
          <w:lang w:eastAsia="he-IL"/>
        </w:rPr>
        <w:lastRenderedPageBreak/>
        <w:t>כל טענות ו/או</w:t>
      </w:r>
      <w:r w:rsidRPr="00435A20">
        <w:rPr>
          <w:rFonts w:ascii="Times New Roman" w:eastAsia="Times New Roman" w:hAnsi="Times New Roman" w:cs="David" w:hint="cs"/>
          <w:color w:val="000000"/>
          <w:sz w:val="24"/>
          <w:szCs w:val="24"/>
          <w:rtl/>
          <w:lang w:eastAsia="he-IL"/>
        </w:rPr>
        <w:t xml:space="preserve"> דרישות ו/או תלונות ו/או</w:t>
      </w:r>
      <w:r w:rsidRPr="00435A2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8725A57"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 ומתחייב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ישא לבדו </w:t>
      </w:r>
      <w:r w:rsidRPr="00435A2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35A20">
        <w:rPr>
          <w:rFonts w:ascii="Times New Roman" w:eastAsia="Times New Roman" w:hAnsi="Times New Roman" w:cs="David" w:hint="cs"/>
          <w:color w:val="000000"/>
          <w:sz w:val="24"/>
          <w:szCs w:val="24"/>
          <w:rtl/>
          <w:lang w:eastAsia="he-IL"/>
        </w:rPr>
        <w:t>ל פי</w:t>
      </w:r>
      <w:r w:rsidRPr="00435A20">
        <w:rPr>
          <w:rFonts w:ascii="Times New Roman" w:eastAsia="Times New Roman" w:hAnsi="Times New Roman" w:cs="David"/>
          <w:color w:val="000000"/>
          <w:sz w:val="24"/>
          <w:szCs w:val="24"/>
          <w:rtl/>
          <w:lang w:eastAsia="he-IL"/>
        </w:rPr>
        <w:t xml:space="preserve"> חוזה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ובכלל זה</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sz w:val="20"/>
          <w:szCs w:val="24"/>
          <w:rtl/>
          <w:lang w:eastAsia="he-IL"/>
        </w:rPr>
        <w:t xml:space="preserve"> תשלומי מס הכנסה והב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הלאומי שהוא חב בגין מתן שרותי המתכנן.</w:t>
      </w:r>
    </w:p>
    <w:p w14:paraId="5600C6AC"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טוח לאומי, תשלומים לקרנות איגודים מקצוע</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6D2931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color w:val="000000"/>
          <w:sz w:val="24"/>
          <w:szCs w:val="24"/>
          <w:rtl/>
          <w:lang w:eastAsia="he-IL"/>
        </w:rPr>
        <w:t>מבלי לגרוע מ</w:t>
      </w:r>
      <w:r w:rsidRPr="00435A20">
        <w:rPr>
          <w:rFonts w:ascii="Times New Roman" w:eastAsia="Times New Roman" w:hAnsi="Times New Roman" w:cs="David" w:hint="cs"/>
          <w:color w:val="000000"/>
          <w:sz w:val="24"/>
          <w:szCs w:val="24"/>
          <w:rtl/>
          <w:lang w:eastAsia="he-IL"/>
        </w:rPr>
        <w:t xml:space="preserve">כלליות </w:t>
      </w:r>
      <w:r w:rsidRPr="00435A20">
        <w:rPr>
          <w:rFonts w:ascii="Times New Roman" w:eastAsia="Times New Roman" w:hAnsi="Times New Roman" w:cs="David"/>
          <w:color w:val="000000"/>
          <w:sz w:val="24"/>
          <w:szCs w:val="24"/>
          <w:rtl/>
          <w:lang w:eastAsia="he-IL"/>
        </w:rPr>
        <w:t>האמור לעיל, המתכנן מצהיר ומתחייב</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אם י</w:t>
      </w:r>
      <w:r w:rsidRPr="00435A20">
        <w:rPr>
          <w:rFonts w:ascii="Times New Roman" w:eastAsia="Times New Roman" w:hAnsi="Times New Roman" w:cs="David" w:hint="cs"/>
          <w:color w:val="000000"/>
          <w:sz w:val="24"/>
          <w:szCs w:val="24"/>
          <w:rtl/>
          <w:lang w:eastAsia="he-IL"/>
        </w:rPr>
        <w:t>י</w:t>
      </w:r>
      <w:r w:rsidRPr="00435A20">
        <w:rPr>
          <w:rFonts w:ascii="Times New Roman" w:eastAsia="Times New Roman" w:hAnsi="Times New Roman" w:cs="David"/>
          <w:color w:val="000000"/>
          <w:sz w:val="24"/>
          <w:szCs w:val="24"/>
          <w:rtl/>
          <w:lang w:eastAsia="he-IL"/>
        </w:rPr>
        <w:t>דרש המזמין על ידי המתכנן ו/או על ידי מי מ</w:t>
      </w:r>
      <w:r w:rsidRPr="00435A20">
        <w:rPr>
          <w:rFonts w:ascii="Times New Roman" w:eastAsia="Times New Roman" w:hAnsi="Times New Roman" w:cs="David" w:hint="cs"/>
          <w:color w:val="000000"/>
          <w:sz w:val="24"/>
          <w:szCs w:val="24"/>
          <w:rtl/>
          <w:lang w:eastAsia="he-IL"/>
        </w:rPr>
        <w:t>שלוחיו ו/או עובדיו</w:t>
      </w:r>
      <w:r w:rsidRPr="00435A20">
        <w:rPr>
          <w:rFonts w:ascii="Times New Roman" w:eastAsia="Times New Roman" w:hAnsi="Times New Roman" w:cs="David"/>
          <w:color w:val="000000"/>
          <w:sz w:val="24"/>
          <w:szCs w:val="24"/>
          <w:rtl/>
          <w:lang w:eastAsia="he-IL"/>
        </w:rPr>
        <w:t xml:space="preserve"> ו/או</w:t>
      </w:r>
      <w:r w:rsidRPr="00435A20">
        <w:rPr>
          <w:rFonts w:ascii="Times New Roman" w:eastAsia="Times New Roman" w:hAnsi="Times New Roman" w:cs="David" w:hint="cs"/>
          <w:color w:val="000000"/>
          <w:sz w:val="24"/>
          <w:szCs w:val="24"/>
          <w:rtl/>
          <w:lang w:eastAsia="he-IL"/>
        </w:rPr>
        <w:t xml:space="preserve"> אחר מטעמו ו/או</w:t>
      </w:r>
      <w:r w:rsidRPr="00435A2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35A20">
        <w:rPr>
          <w:rFonts w:ascii="Times New Roman" w:eastAsia="Times New Roman" w:hAnsi="Times New Roman" w:cs="David" w:hint="cs"/>
          <w:color w:val="000000"/>
          <w:sz w:val="24"/>
          <w:szCs w:val="24"/>
          <w:rtl/>
          <w:lang w:eastAsia="he-IL"/>
        </w:rPr>
        <w:t xml:space="preserve"> ו/או פיצוי ו/או שיפוי</w:t>
      </w:r>
      <w:r w:rsidRPr="00435A2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ייחשב </w:t>
      </w:r>
      <w:r w:rsidRPr="00435A20">
        <w:rPr>
          <w:rFonts w:ascii="Times New Roman" w:eastAsia="Times New Roman" w:hAnsi="Times New Roman" w:cs="David" w:hint="cs"/>
          <w:color w:val="000000"/>
          <w:sz w:val="24"/>
          <w:szCs w:val="24"/>
          <w:rtl/>
          <w:lang w:eastAsia="he-IL"/>
        </w:rPr>
        <w:t>כ</w:t>
      </w:r>
      <w:r w:rsidRPr="00435A2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762CF8D"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color w:val="000000"/>
          <w:sz w:val="24"/>
          <w:szCs w:val="24"/>
          <w:rtl/>
          <w:lang w:eastAsia="he-IL"/>
        </w:rPr>
        <w:t>בשים לב לאמור לעיל, אם יקבע פורום מוסמך כלשהו</w:t>
      </w:r>
      <w:r w:rsidRPr="00435A20">
        <w:rPr>
          <w:rFonts w:ascii="Times New Roman" w:eastAsia="Times New Roman" w:hAnsi="Times New Roman" w:cs="David" w:hint="cs"/>
          <w:color w:val="000000"/>
          <w:sz w:val="24"/>
          <w:szCs w:val="24"/>
          <w:rtl/>
          <w:lang w:eastAsia="he-IL"/>
        </w:rPr>
        <w:t>,</w:t>
      </w:r>
      <w:r w:rsidRPr="00435A2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35A20">
        <w:rPr>
          <w:rFonts w:ascii="Times New Roman" w:eastAsia="Times New Roman" w:hAnsi="Times New Roman" w:cs="David" w:hint="cs"/>
          <w:color w:val="000000"/>
          <w:sz w:val="24"/>
          <w:szCs w:val="24"/>
          <w:rtl/>
          <w:lang w:eastAsia="he-IL"/>
        </w:rPr>
        <w:t xml:space="preserve"> ו/או מי משלוחיו ו/או אחר מטעמו</w:t>
      </w:r>
      <w:r w:rsidRPr="00435A2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35A20">
        <w:rPr>
          <w:rFonts w:ascii="Times New Roman" w:eastAsia="Times New Roman" w:hAnsi="Times New Roman" w:cs="David" w:hint="cs"/>
          <w:color w:val="000000"/>
          <w:sz w:val="24"/>
          <w:szCs w:val="24"/>
          <w:rtl/>
          <w:lang w:eastAsia="he-IL"/>
        </w:rPr>
        <w:t>.</w:t>
      </w:r>
    </w:p>
    <w:p w14:paraId="74C10C31" w14:textId="77777777" w:rsidR="00435A20" w:rsidRPr="00435A20" w:rsidRDefault="00435A20" w:rsidP="00BA7779">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הבאת החוזה לגמר או ביטולו</w:t>
      </w:r>
    </w:p>
    <w:p w14:paraId="2CFDA7F1"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1A209102" w14:textId="77777777" w:rsidR="00435A20" w:rsidRPr="00435A20" w:rsidRDefault="00435A20" w:rsidP="00133A00">
      <w:pPr>
        <w:widowControl w:val="0"/>
        <w:numPr>
          <w:ilvl w:val="2"/>
          <w:numId w:val="1"/>
        </w:numPr>
        <w:tabs>
          <w:tab w:val="left" w:pos="5187"/>
          <w:tab w:val="left" w:pos="5612"/>
        </w:tabs>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על אף האמור בכל מקום אחר בחוזה </w:t>
      </w:r>
      <w:r w:rsidRPr="00435A20">
        <w:rPr>
          <w:rFonts w:ascii="Times New Roman" w:eastAsia="Times New Roman" w:hAnsi="Times New Roman" w:cs="David" w:hint="cs"/>
          <w:sz w:val="20"/>
          <w:szCs w:val="24"/>
          <w:rtl/>
          <w:lang w:eastAsia="he-IL"/>
        </w:rPr>
        <w:t xml:space="preserve">זה על נספחיו, </w:t>
      </w:r>
      <w:r w:rsidRPr="00435A20">
        <w:rPr>
          <w:rFonts w:ascii="Times New Roman" w:eastAsia="Times New Roman" w:hAnsi="Times New Roman" w:cs="David"/>
          <w:sz w:val="20"/>
          <w:szCs w:val="24"/>
          <w:rtl/>
          <w:lang w:eastAsia="he-IL"/>
        </w:rPr>
        <w:t>רשאי המזמין,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35A20">
        <w:rPr>
          <w:rFonts w:ascii="Times New Roman" w:eastAsia="Times New Roman" w:hAnsi="Times New Roman" w:cs="David" w:hint="cs"/>
          <w:sz w:val="20"/>
          <w:szCs w:val="24"/>
          <w:rtl/>
          <w:lang w:eastAsia="he-IL"/>
        </w:rPr>
        <w:t>-7</w:t>
      </w:r>
      <w:r w:rsidRPr="00435A20">
        <w:rPr>
          <w:rFonts w:ascii="Times New Roman" w:eastAsia="Times New Roman" w:hAnsi="Times New Roman" w:cs="David"/>
          <w:sz w:val="20"/>
          <w:szCs w:val="24"/>
          <w:rtl/>
          <w:lang w:eastAsia="he-IL"/>
        </w:rPr>
        <w:t xml:space="preserve"> י</w:t>
      </w:r>
      <w:r w:rsidRPr="00435A20">
        <w:rPr>
          <w:rFonts w:ascii="Times New Roman" w:eastAsia="Times New Roman" w:hAnsi="Times New Roman" w:cs="David" w:hint="cs"/>
          <w:sz w:val="20"/>
          <w:szCs w:val="24"/>
          <w:rtl/>
          <w:lang w:eastAsia="he-IL"/>
        </w:rPr>
        <w:t>מים</w:t>
      </w:r>
      <w:r w:rsidRPr="00435A20">
        <w:rPr>
          <w:rFonts w:ascii="Times New Roman" w:eastAsia="Times New Roman" w:hAnsi="Times New Roman" w:cs="David"/>
          <w:sz w:val="20"/>
          <w:szCs w:val="24"/>
          <w:rtl/>
          <w:lang w:eastAsia="he-IL"/>
        </w:rPr>
        <w:t xml:space="preserve"> מיום משלוחה (להלן: "</w:t>
      </w:r>
      <w:r w:rsidRPr="00435A20">
        <w:rPr>
          <w:rFonts w:ascii="Times New Roman" w:eastAsia="Times New Roman" w:hAnsi="Times New Roman" w:cs="David"/>
          <w:b/>
          <w:bCs/>
          <w:sz w:val="20"/>
          <w:szCs w:val="24"/>
          <w:rtl/>
          <w:lang w:eastAsia="he-IL"/>
        </w:rPr>
        <w:t>תאריך הפסקת השרות</w:t>
      </w:r>
      <w:r w:rsidRPr="00435A20">
        <w:rPr>
          <w:rFonts w:ascii="Times New Roman" w:eastAsia="Times New Roman" w:hAnsi="Times New Roman" w:cs="David"/>
          <w:sz w:val="20"/>
          <w:szCs w:val="24"/>
          <w:rtl/>
          <w:lang w:eastAsia="he-IL"/>
        </w:rPr>
        <w:t>").</w:t>
      </w:r>
    </w:p>
    <w:p w14:paraId="6E67C600" w14:textId="77777777" w:rsidR="00435A20" w:rsidRPr="00435A20" w:rsidRDefault="00435A20" w:rsidP="00133A0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צע עד לתאריך הפסקת הש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 ו - ה'</w:t>
      </w:r>
      <w:r w:rsidRPr="00435A20">
        <w:rPr>
          <w:rFonts w:ascii="Times New Roman" w:eastAsia="Times New Roman" w:hAnsi="Times New Roman" w:cs="David"/>
          <w:sz w:val="20"/>
          <w:szCs w:val="24"/>
          <w:rtl/>
          <w:lang w:eastAsia="he-IL"/>
        </w:rPr>
        <w:t>. במקרה שבוצע חלק של קטע ו/או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ישולם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כפי שיקבע המנהל.</w:t>
      </w:r>
    </w:p>
    <w:p w14:paraId="1E23EAC2"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לטענה </w:t>
      </w:r>
      <w:r w:rsidRPr="00435A20">
        <w:rPr>
          <w:rFonts w:ascii="Times New Roman" w:eastAsia="Times New Roman" w:hAnsi="Times New Roman" w:cs="David" w:hint="cs"/>
          <w:sz w:val="20"/>
          <w:szCs w:val="24"/>
          <w:rtl/>
          <w:lang w:eastAsia="he-IL"/>
        </w:rPr>
        <w:t>ו/או דרישה ו/או תלונה ו/</w:t>
      </w:r>
      <w:r w:rsidRPr="00435A20">
        <w:rPr>
          <w:rFonts w:ascii="Times New Roman" w:eastAsia="Times New Roman" w:hAnsi="Times New Roman" w:cs="David"/>
          <w:sz w:val="20"/>
          <w:szCs w:val="24"/>
          <w:rtl/>
          <w:lang w:eastAsia="he-IL"/>
        </w:rPr>
        <w:t>או תביעה כלשהי, פרט לאמור בסעיף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והשכר שישולם לפי סעיף 12.1.2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w:t>
      </w:r>
      <w:r w:rsidRPr="00435A20">
        <w:rPr>
          <w:rFonts w:ascii="Times New Roman" w:eastAsia="Times New Roman" w:hAnsi="Times New Roman" w:cs="David"/>
          <w:sz w:val="20"/>
          <w:szCs w:val="24"/>
          <w:rtl/>
          <w:lang w:eastAsia="he-IL"/>
        </w:rPr>
        <w:lastRenderedPageBreak/>
        <w:t>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62F1D896"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תוך 12 חודש</w:t>
      </w:r>
      <w:r w:rsidRPr="00435A20">
        <w:rPr>
          <w:rFonts w:ascii="Times New Roman" w:eastAsia="Times New Roman" w:hAnsi="Times New Roman" w:cs="David" w:hint="cs"/>
          <w:sz w:val="20"/>
          <w:szCs w:val="24"/>
          <w:rtl/>
          <w:lang w:eastAsia="he-IL"/>
        </w:rPr>
        <w:t>ים</w:t>
      </w:r>
      <w:r w:rsidRPr="00435A20">
        <w:rPr>
          <w:rFonts w:ascii="Times New Roman" w:eastAsia="Times New Roman" w:hAnsi="Times New Roman" w:cs="David"/>
          <w:sz w:val="20"/>
          <w:szCs w:val="24"/>
          <w:rtl/>
          <w:lang w:eastAsia="he-IL"/>
        </w:rPr>
        <w:t xml:space="preserve"> מהבאת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כאמור</w:t>
      </w:r>
      <w:r w:rsidRPr="00435A20">
        <w:rPr>
          <w:rFonts w:ascii="Times New Roman" w:eastAsia="Times New Roman" w:hAnsi="Times New Roman" w:cs="David" w:hint="cs"/>
          <w:sz w:val="20"/>
          <w:szCs w:val="24"/>
          <w:rtl/>
          <w:lang w:eastAsia="he-IL"/>
        </w:rPr>
        <w:t>, רשאי המזמין</w:t>
      </w:r>
      <w:r w:rsidRPr="00435A20">
        <w:rPr>
          <w:rFonts w:ascii="Times New Roman" w:eastAsia="Times New Roman" w:hAnsi="Times New Roman" w:cs="David"/>
          <w:sz w:val="20"/>
          <w:szCs w:val="24"/>
          <w:rtl/>
          <w:lang w:eastAsia="he-IL"/>
        </w:rPr>
        <w:t xml:space="preserve"> לחדשו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במקרה 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לפי דרישת 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לחדש את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תנאי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730ED099"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שחוזה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מצוות הדין)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המתכנן זכאי לתשלום כמוגדר בסעיף 12.3.2 להלן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ויחולו הסעיפים 12.1.3 ו- 12.1.4 לעיל.</w:t>
      </w:r>
    </w:p>
    <w:p w14:paraId="1A65832F" w14:textId="77777777" w:rsidR="00435A20" w:rsidRPr="00435A20" w:rsidRDefault="00435A20" w:rsidP="00435A2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43665074"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מזמין לפי סעיף 12.1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זכאי המזמין לבטל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לפי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קול דעתו הבלעדי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בלא צורך בהודעה מוקדמת</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בכל אחד מהמקרים הבאים:</w:t>
      </w:r>
    </w:p>
    <w:p w14:paraId="47295CB0"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ו/או לא קיים איזה מהוראות החוזה ולא ת</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קן </w:t>
      </w:r>
      <w:r w:rsidRPr="00435A20">
        <w:rPr>
          <w:rFonts w:ascii="Times New Roman" w:eastAsia="Times New Roman" w:hAnsi="Times New Roman" w:cs="David" w:hint="cs"/>
          <w:sz w:val="20"/>
          <w:szCs w:val="24"/>
          <w:rtl/>
          <w:lang w:eastAsia="he-IL"/>
        </w:rPr>
        <w:t>את ה</w:t>
      </w:r>
      <w:r w:rsidRPr="00435A20">
        <w:rPr>
          <w:rFonts w:ascii="Times New Roman" w:eastAsia="Times New Roman" w:hAnsi="Times New Roman" w:cs="David"/>
          <w:sz w:val="20"/>
          <w:szCs w:val="24"/>
          <w:rtl/>
          <w:lang w:eastAsia="he-IL"/>
        </w:rPr>
        <w:t>הפרה</w:t>
      </w:r>
      <w:r w:rsidRPr="00435A20">
        <w:rPr>
          <w:rFonts w:ascii="Times New Roman" w:eastAsia="Times New Roman" w:hAnsi="Times New Roman" w:cs="David" w:hint="cs"/>
          <w:sz w:val="20"/>
          <w:szCs w:val="24"/>
          <w:rtl/>
          <w:lang w:eastAsia="he-IL"/>
        </w:rPr>
        <w:t xml:space="preserve"> כאמור,</w:t>
      </w:r>
      <w:r w:rsidRPr="00435A20">
        <w:rPr>
          <w:rFonts w:ascii="Times New Roman" w:eastAsia="Times New Roman" w:hAnsi="Times New Roman" w:cs="David"/>
          <w:sz w:val="20"/>
          <w:szCs w:val="24"/>
          <w:rtl/>
          <w:lang w:eastAsia="he-IL"/>
        </w:rPr>
        <w:t xml:space="preserve"> לאחר שק</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בל התראה על כך מהמזמין בתוך הזמן הנקוב בהתראה.</w:t>
      </w:r>
    </w:p>
    <w:p w14:paraId="18D5B105"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התרה במתכנן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שאין הוא מבצע את עבודתו בצורה המבטיחה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צועה התקין ו/או התקדמותה וסיומה לפי לוח הזמנים.</w:t>
      </w:r>
    </w:p>
    <w:p w14:paraId="58F4C191"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הפר את הוראת סעיף 7.5 לעיל.</w:t>
      </w:r>
    </w:p>
    <w:p w14:paraId="40B2ACB8"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נבצר מהמתכנן או מהמנהל הראשי לקיים את ה</w:t>
      </w:r>
      <w:r w:rsidRPr="00435A20">
        <w:rPr>
          <w:rFonts w:ascii="Times New Roman" w:eastAsia="Times New Roman" w:hAnsi="Times New Roman" w:cs="David" w:hint="cs"/>
          <w:sz w:val="20"/>
          <w:szCs w:val="24"/>
          <w:rtl/>
          <w:lang w:eastAsia="he-IL"/>
        </w:rPr>
        <w:t xml:space="preserve">וראות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לפעולה משפטית או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שירותי המתכנן או אם ארע אירוע דומה.</w:t>
      </w:r>
    </w:p>
    <w:p w14:paraId="2198EEE7" w14:textId="77777777" w:rsidR="00435A20" w:rsidRPr="00435A20" w:rsidRDefault="00435A20" w:rsidP="00133A00">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חל שינוי בהחזקת המניות ו/או בהרכב המנהלים של המתכנן.</w:t>
      </w:r>
    </w:p>
    <w:p w14:paraId="0311E884"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בוטל החוזה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צע עד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טול החוזה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לפי השיעור המפורט בנספחים </w:t>
      </w:r>
      <w:r w:rsidRPr="00435A20">
        <w:rPr>
          <w:rFonts w:ascii="Times New Roman" w:eastAsia="Times New Roman" w:hAnsi="Times New Roman" w:cs="David"/>
          <w:bCs/>
          <w:sz w:val="20"/>
          <w:szCs w:val="24"/>
          <w:rtl/>
          <w:lang w:eastAsia="he-IL"/>
        </w:rPr>
        <w:t>ד'</w:t>
      </w:r>
      <w:r w:rsidRPr="00435A20">
        <w:rPr>
          <w:rFonts w:ascii="Times New Roman" w:eastAsia="Times New Roman" w:hAnsi="Times New Roman" w:cs="David" w:hint="cs"/>
          <w:bCs/>
          <w:sz w:val="20"/>
          <w:szCs w:val="24"/>
          <w:rtl/>
          <w:lang w:eastAsia="he-IL"/>
        </w:rPr>
        <w:t xml:space="preserve"> </w:t>
      </w:r>
      <w:r w:rsidRPr="00435A20">
        <w:rPr>
          <w:rFonts w:ascii="Times New Roman" w:eastAsia="Times New Roman" w:hAnsi="Times New Roman" w:cs="David"/>
          <w:bCs/>
          <w:sz w:val="20"/>
          <w:szCs w:val="24"/>
          <w:rtl/>
          <w:lang w:eastAsia="he-IL"/>
        </w:rPr>
        <w:t xml:space="preserve">ו -ה' </w:t>
      </w:r>
      <w:r w:rsidRPr="00435A2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35A20">
        <w:rPr>
          <w:rFonts w:ascii="Times New Roman" w:eastAsia="Times New Roman" w:hAnsi="Times New Roman" w:cs="David"/>
          <w:bCs/>
          <w:sz w:val="20"/>
          <w:szCs w:val="24"/>
          <w:rtl/>
          <w:lang w:eastAsia="he-IL"/>
        </w:rPr>
        <w:t xml:space="preserve">ד' ו-ה' </w:t>
      </w:r>
      <w:r w:rsidRPr="00435A2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111C633"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הודעה בדבר הבאת החוזה לידי גמר כאמור בסעיף 12.3.1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לא תשמש עילה למתכנן לתביעת פיצויים כלשהם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לטענה</w:t>
      </w:r>
      <w:r w:rsidRPr="00435A20">
        <w:rPr>
          <w:rFonts w:ascii="Times New Roman" w:eastAsia="Times New Roman" w:hAnsi="Times New Roman" w:cs="David" w:hint="cs"/>
          <w:sz w:val="20"/>
          <w:szCs w:val="24"/>
          <w:rtl/>
          <w:lang w:eastAsia="he-IL"/>
        </w:rPr>
        <w:t xml:space="preserve"> ו/או לדרישה ו/או לתלונה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ל</w:t>
      </w:r>
      <w:r w:rsidRPr="00435A20">
        <w:rPr>
          <w:rFonts w:ascii="Times New Roman" w:eastAsia="Times New Roman" w:hAnsi="Times New Roman" w:cs="David"/>
          <w:sz w:val="20"/>
          <w:szCs w:val="24"/>
          <w:rtl/>
          <w:lang w:eastAsia="he-IL"/>
        </w:rPr>
        <w:t>תביעה כלשהי, פרט לאמור בסעיף 12.3.2 לעיל, והשכר שישולם לפי סעיף 12.3.2</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ובין מכוח עילה כלשהי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הדין.</w:t>
      </w:r>
    </w:p>
    <w:p w14:paraId="01ED7FDB"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 למתן השירותים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 זה או אם אירע אירוע דומה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סעיפים 12.3.2 ו - 12.3.3 לעיל.</w:t>
      </w:r>
    </w:p>
    <w:p w14:paraId="0F4E993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סעיפים 12.1, 12.2 ו-12.3 לעיל</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מותנה בכך שהמזמין קיבל לידיו את כל התכניות ועד </w:t>
      </w:r>
      <w:r w:rsidRPr="00435A20">
        <w:rPr>
          <w:rFonts w:ascii="Times New Roman" w:eastAsia="Times New Roman" w:hAnsi="Times New Roman" w:cs="David"/>
          <w:sz w:val="20"/>
          <w:szCs w:val="24"/>
          <w:rtl/>
          <w:lang w:eastAsia="he-IL"/>
        </w:rPr>
        <w:lastRenderedPageBreak/>
        <w:t>לקבלתן לא יהיה עליו לבצע תשלום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הסעיפים הנ"ל.</w:t>
      </w:r>
    </w:p>
    <w:p w14:paraId="55580C8D"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בכל מקרה של הבאת חוזה</w:t>
      </w:r>
      <w:r w:rsidRPr="00435A20">
        <w:rPr>
          <w:rFonts w:ascii="Times New Roman" w:eastAsia="Times New Roman" w:hAnsi="Times New Roman" w:cs="David" w:hint="cs"/>
          <w:sz w:val="20"/>
          <w:szCs w:val="24"/>
          <w:rtl/>
          <w:lang w:eastAsia="he-IL"/>
        </w:rPr>
        <w:t xml:space="preserve"> זה לידי</w:t>
      </w:r>
      <w:r w:rsidRPr="00435A20">
        <w:rPr>
          <w:rFonts w:ascii="Times New Roman" w:eastAsia="Times New Roman" w:hAnsi="Times New Roman" w:cs="David"/>
          <w:sz w:val="20"/>
          <w:szCs w:val="24"/>
          <w:rtl/>
          <w:lang w:eastAsia="he-IL"/>
        </w:rPr>
        <w:t xml:space="preserve"> גמר או ביטולו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יהיה המזמין זכאי למסור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המשך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DE65198"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אימת שהמתכנן לא יקיים איזו מהתחייבויותיו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7D4FBEC" w14:textId="77777777" w:rsidR="00435A20" w:rsidRPr="00435A20" w:rsidDel="00662F05" w:rsidRDefault="00435A20" w:rsidP="00BA7779">
      <w:pPr>
        <w:widowControl w:val="0"/>
        <w:numPr>
          <w:ilvl w:val="1"/>
          <w:numId w:val="1"/>
        </w:numPr>
        <w:spacing w:before="0" w:beforeAutospacing="0" w:after="200" w:afterAutospacing="0" w:line="240" w:lineRule="auto"/>
        <w:ind w:right="0"/>
        <w:jc w:val="both"/>
        <w:rPr>
          <w:del w:id="114" w:author="Meryl Etman" w:date="2021-01-27T10:30:00Z"/>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0D1866B" w14:textId="77777777" w:rsidR="00435A20" w:rsidRPr="00662F05" w:rsidDel="00662F05" w:rsidRDefault="00435A20">
      <w:pPr>
        <w:widowControl w:val="0"/>
        <w:numPr>
          <w:ilvl w:val="1"/>
          <w:numId w:val="1"/>
        </w:numPr>
        <w:spacing w:before="0" w:beforeAutospacing="0" w:after="200" w:afterAutospacing="0" w:line="240" w:lineRule="auto"/>
        <w:ind w:right="0"/>
        <w:jc w:val="both"/>
        <w:rPr>
          <w:del w:id="115" w:author="Meryl Etman" w:date="2021-01-27T10:29:00Z"/>
          <w:rFonts w:ascii="Times New Roman" w:eastAsia="Times New Roman" w:hAnsi="Times New Roman" w:cs="David"/>
          <w:sz w:val="20"/>
          <w:szCs w:val="24"/>
          <w:lang w:eastAsia="he-IL"/>
        </w:rPr>
        <w:pPrChange w:id="116" w:author="Meryl Etman" w:date="2021-01-27T10:30:00Z">
          <w:pPr>
            <w:widowControl w:val="0"/>
            <w:spacing w:before="0" w:beforeAutospacing="0" w:after="200" w:afterAutospacing="0" w:line="240" w:lineRule="auto"/>
            <w:ind w:left="792"/>
            <w:jc w:val="both"/>
          </w:pPr>
        </w:pPrChange>
      </w:pPr>
    </w:p>
    <w:p w14:paraId="411E901C" w14:textId="77777777" w:rsidR="00435A20" w:rsidRPr="00435A20" w:rsidRDefault="00435A2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Change w:id="117" w:author="Meryl Etman" w:date="2021-01-27T10:30:00Z">
          <w:pPr>
            <w:widowControl w:val="0"/>
            <w:spacing w:before="0" w:beforeAutospacing="0" w:after="200" w:afterAutospacing="0" w:line="240" w:lineRule="auto"/>
            <w:jc w:val="both"/>
          </w:pPr>
        </w:pPrChange>
      </w:pPr>
    </w:p>
    <w:p w14:paraId="4C8B68D3" w14:textId="77777777" w:rsidR="00435A20" w:rsidRPr="00435A20" w:rsidRDefault="00435A20" w:rsidP="00BA7779">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העברת זכויות</w:t>
      </w:r>
    </w:p>
    <w:p w14:paraId="1B413AA6"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אין המתכנן רשאי להסב לאחר את החוזה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כל חלק ממנו, וכן אין הוא רשאי להעביר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להסב לאחר כל זכות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חובה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אלא בהסכמת המזמין בכתב ומראש.</w:t>
      </w:r>
    </w:p>
    <w:p w14:paraId="3073BD89"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אין המתכנן רשאי למסור לאחר את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שרותי המתכנן, כולם או מקצתם, אלא בהסכמת המזמין בכתב ומראש.</w:t>
      </w:r>
    </w:p>
    <w:p w14:paraId="633AF254"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ניתנה הסכמת המזמין לפי סעיפים 13.1 או 13.2 לעיל, הרי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אין בכך כדי לפטור את המתכנן מאחריותו והתחייבויותיו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 xml:space="preserve"> ומזכויות המזמין על פיו, והמתכנן </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ישא באחריות מלאה, כלפי המזמין וכלפי </w:t>
      </w:r>
      <w:r w:rsidRPr="00435A20">
        <w:rPr>
          <w:rFonts w:ascii="Times New Roman" w:eastAsia="Times New Roman" w:hAnsi="Times New Roman" w:cs="David" w:hint="cs"/>
          <w:sz w:val="20"/>
          <w:szCs w:val="24"/>
          <w:rtl/>
          <w:lang w:eastAsia="he-IL"/>
        </w:rPr>
        <w:t xml:space="preserve">כל </w:t>
      </w:r>
      <w:r w:rsidRPr="00435A20">
        <w:rPr>
          <w:rFonts w:ascii="Times New Roman" w:eastAsia="Times New Roman" w:hAnsi="Times New Roman" w:cs="David"/>
          <w:sz w:val="20"/>
          <w:szCs w:val="24"/>
          <w:rtl/>
          <w:lang w:eastAsia="he-IL"/>
        </w:rPr>
        <w:t xml:space="preserve">צד שלישי שהוא, גם לכל מעשה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באי כחם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עובדיהם</w:t>
      </w:r>
      <w:r w:rsidRPr="00435A20">
        <w:rPr>
          <w:rFonts w:ascii="Times New Roman" w:eastAsia="Times New Roman" w:hAnsi="Times New Roman" w:cs="David" w:hint="cs"/>
          <w:sz w:val="20"/>
          <w:szCs w:val="24"/>
          <w:rtl/>
          <w:lang w:eastAsia="he-IL"/>
        </w:rPr>
        <w:t xml:space="preserve"> ו/או מי מטעמם</w:t>
      </w:r>
      <w:r w:rsidRPr="00435A20">
        <w:rPr>
          <w:rFonts w:ascii="Times New Roman" w:eastAsia="Times New Roman" w:hAnsi="Times New Roman" w:cs="David"/>
          <w:sz w:val="20"/>
          <w:szCs w:val="24"/>
          <w:rtl/>
          <w:lang w:eastAsia="he-IL"/>
        </w:rPr>
        <w:t>, ואילו למזמין ישמרו כל זכויותיו כלפי המתכנן.</w:t>
      </w:r>
    </w:p>
    <w:p w14:paraId="676F7E3E"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המתכנן כמתחייב מהאמור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החוזה ויחולו הוראות סעיף 12.3.2 ו-12.3.3 לעיל.</w:t>
      </w:r>
    </w:p>
    <w:p w14:paraId="3B4B08C9"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89CCEF3" w14:textId="77777777" w:rsidR="00435A20" w:rsidRPr="00435A20" w:rsidRDefault="00435A20" w:rsidP="00BA7779">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435A20">
        <w:rPr>
          <w:rFonts w:ascii="Times New Roman" w:eastAsia="Times New Roman" w:hAnsi="Times New Roman" w:cs="David"/>
          <w:bCs/>
          <w:sz w:val="20"/>
          <w:szCs w:val="24"/>
          <w:u w:val="single"/>
          <w:rtl/>
          <w:lang w:eastAsia="he-IL"/>
        </w:rPr>
        <w:t>סיום שרותי המתכנן</w:t>
      </w:r>
    </w:p>
    <w:p w14:paraId="42BC2881" w14:textId="77777777" w:rsidR="00435A20" w:rsidRPr="00435A20" w:rsidRDefault="00435A20" w:rsidP="00BA7779">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יחושבו כבאים לסיום בכל אחד מהמקרים הבאים:</w:t>
      </w:r>
    </w:p>
    <w:p w14:paraId="476AA9BD" w14:textId="77777777" w:rsidR="00435A20" w:rsidRPr="00435A20" w:rsidRDefault="00435A20" w:rsidP="00BA7779">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הובא לידי </w:t>
      </w:r>
      <w:r w:rsidRPr="00435A20">
        <w:rPr>
          <w:rFonts w:ascii="Times New Roman" w:eastAsia="Times New Roman" w:hAnsi="Times New Roman" w:cs="David" w:hint="cs"/>
          <w:sz w:val="20"/>
          <w:szCs w:val="24"/>
          <w:rtl/>
          <w:lang w:eastAsia="he-IL"/>
        </w:rPr>
        <w:t>גמר</w:t>
      </w:r>
      <w:r w:rsidRPr="00435A2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1FE9F6F" w14:textId="77777777" w:rsidR="00435A20" w:rsidRPr="00435A20" w:rsidRDefault="00435A20" w:rsidP="00BA7779">
      <w:pPr>
        <w:widowControl w:val="0"/>
        <w:numPr>
          <w:ilvl w:val="2"/>
          <w:numId w:val="1"/>
        </w:numPr>
        <w:tabs>
          <w:tab w:val="left" w:pos="7597"/>
        </w:tabs>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עם מתן א</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שור בכתב ע"י המזמין למתכנן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הושלם מתן שרותי המתכנן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w:t>
      </w:r>
    </w:p>
    <w:p w14:paraId="0037551F" w14:textId="77777777" w:rsidR="00435A20" w:rsidRPr="00435A20" w:rsidRDefault="00435A20" w:rsidP="00BA7779">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סודיות והמצאת מסמכים</w:t>
      </w:r>
    </w:p>
    <w:p w14:paraId="65C93A09"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המתכנן מתחייב לשמור על סודיות התכניות, השרטוטים, המפרטים וכל יתר המפרטים וכל יתר המסמכים המתייחסים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35A20">
        <w:rPr>
          <w:rFonts w:ascii="Times New Roman" w:eastAsia="Times New Roman" w:hAnsi="Times New Roman" w:cs="David" w:hint="cs"/>
          <w:sz w:val="20"/>
          <w:szCs w:val="24"/>
          <w:rtl/>
          <w:lang w:eastAsia="he-IL"/>
        </w:rPr>
        <w:t>ו/או על ידי</w:t>
      </w:r>
      <w:r w:rsidRPr="00435A20">
        <w:rPr>
          <w:rFonts w:ascii="Times New Roman" w:eastAsia="Times New Roman" w:hAnsi="Times New Roman" w:cs="David"/>
          <w:sz w:val="20"/>
          <w:szCs w:val="24"/>
          <w:rtl/>
          <w:lang w:eastAsia="he-IL"/>
        </w:rPr>
        <w:t xml:space="preserve"> מ</w:t>
      </w:r>
      <w:r w:rsidRPr="00435A20">
        <w:rPr>
          <w:rFonts w:ascii="Times New Roman" w:eastAsia="Times New Roman" w:hAnsi="Times New Roman" w:cs="David" w:hint="cs"/>
          <w:sz w:val="20"/>
          <w:szCs w:val="24"/>
          <w:rtl/>
          <w:lang w:eastAsia="he-IL"/>
        </w:rPr>
        <w:t>י מ</w:t>
      </w:r>
      <w:r w:rsidRPr="00435A20">
        <w:rPr>
          <w:rFonts w:ascii="Times New Roman" w:eastAsia="Times New Roman" w:hAnsi="Times New Roman" w:cs="David"/>
          <w:sz w:val="20"/>
          <w:szCs w:val="24"/>
          <w:rtl/>
          <w:lang w:eastAsia="he-IL"/>
        </w:rPr>
        <w:t xml:space="preserve">טעמו ובין שהוכנו על ידי המזמין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המנהל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w:t>
      </w:r>
      <w:r w:rsidRPr="00435A20">
        <w:rPr>
          <w:rFonts w:ascii="Times New Roman" w:eastAsia="Times New Roman" w:hAnsi="Times New Roman" w:cs="David" w:hint="cs"/>
          <w:sz w:val="20"/>
          <w:szCs w:val="24"/>
          <w:rtl/>
          <w:lang w:eastAsia="he-IL"/>
        </w:rPr>
        <w:t xml:space="preserve">מי </w:t>
      </w:r>
      <w:r w:rsidRPr="00435A2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3C458D0"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מבלי לגרוע מאחריותו </w:t>
      </w:r>
      <w:r w:rsidRPr="00435A20">
        <w:rPr>
          <w:rFonts w:ascii="Times New Roman" w:eastAsia="Times New Roman" w:hAnsi="Times New Roman" w:cs="David" w:hint="cs"/>
          <w:sz w:val="20"/>
          <w:szCs w:val="24"/>
          <w:rtl/>
          <w:lang w:eastAsia="he-IL"/>
        </w:rPr>
        <w:t xml:space="preserve">של המתכנן </w:t>
      </w:r>
      <w:r w:rsidRPr="00435A2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יציית המתכנן לכל דרישה של המנהל בדבר נקיטת אמצעי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E902137" w14:textId="77777777" w:rsidR="00435A20" w:rsidRPr="00435A20" w:rsidRDefault="00435A20" w:rsidP="00BA777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יחתים את עובדיו</w:t>
      </w:r>
      <w:r w:rsidRPr="00435A20">
        <w:rPr>
          <w:rFonts w:ascii="Times New Roman" w:eastAsia="Times New Roman" w:hAnsi="Times New Roman" w:cs="David" w:hint="cs"/>
          <w:sz w:val="20"/>
          <w:szCs w:val="24"/>
          <w:rtl/>
          <w:lang w:eastAsia="he-IL"/>
        </w:rPr>
        <w:t xml:space="preserve"> ו/או שלוחיו ו/או אחר מטעמו</w:t>
      </w:r>
      <w:r w:rsidRPr="00435A20">
        <w:rPr>
          <w:rFonts w:ascii="Times New Roman" w:eastAsia="Times New Roman" w:hAnsi="Times New Roman" w:cs="David"/>
          <w:sz w:val="20"/>
          <w:szCs w:val="24"/>
          <w:rtl/>
          <w:lang w:eastAsia="he-IL"/>
        </w:rPr>
        <w:t xml:space="preserve"> בקשר עם ביצוע הסכם זה</w:t>
      </w:r>
      <w:r w:rsidRPr="00435A20">
        <w:rPr>
          <w:rFonts w:ascii="Times New Roman" w:eastAsia="Times New Roman" w:hAnsi="Times New Roman" w:cs="David" w:hint="cs"/>
          <w:sz w:val="20"/>
          <w:szCs w:val="24"/>
          <w:rtl/>
          <w:lang w:eastAsia="he-IL"/>
        </w:rPr>
        <w:t xml:space="preserve"> על נספחיו,</w:t>
      </w:r>
      <w:r w:rsidRPr="00435A2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35A20">
        <w:rPr>
          <w:rFonts w:ascii="Times New Roman" w:eastAsia="Times New Roman" w:hAnsi="Times New Roman" w:cs="David"/>
          <w:bCs/>
          <w:sz w:val="20"/>
          <w:szCs w:val="24"/>
          <w:rtl/>
          <w:lang w:eastAsia="he-IL"/>
        </w:rPr>
        <w:t>ו'</w:t>
      </w:r>
      <w:r w:rsidRPr="00435A20">
        <w:rPr>
          <w:rFonts w:ascii="Times New Roman" w:eastAsia="Times New Roman" w:hAnsi="Times New Roman" w:cs="David"/>
          <w:sz w:val="20"/>
          <w:szCs w:val="24"/>
          <w:rtl/>
          <w:lang w:eastAsia="he-IL"/>
        </w:rPr>
        <w:t>,.</w:t>
      </w:r>
    </w:p>
    <w:p w14:paraId="0A572C5A" w14:textId="77777777" w:rsidR="00435A20" w:rsidRPr="00435A20" w:rsidRDefault="00435A20" w:rsidP="00BA7779">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לפי דרישת המזמין ועם סיום שרותי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35A20">
        <w:rPr>
          <w:rFonts w:ascii="Times New Roman" w:eastAsia="Times New Roman" w:hAnsi="Times New Roman" w:cs="David" w:hint="cs"/>
          <w:sz w:val="20"/>
          <w:szCs w:val="24"/>
          <w:rtl/>
          <w:lang w:eastAsia="he-IL"/>
        </w:rPr>
        <w:t>.</w:t>
      </w:r>
    </w:p>
    <w:p w14:paraId="4D4D255A" w14:textId="328F6769" w:rsidR="00435A20" w:rsidRPr="00435A20" w:rsidDel="00662F05" w:rsidRDefault="00435A20" w:rsidP="00435A20">
      <w:pPr>
        <w:widowControl w:val="0"/>
        <w:spacing w:before="0" w:beforeAutospacing="0" w:after="240" w:afterAutospacing="0" w:line="240" w:lineRule="auto"/>
        <w:ind w:left="788"/>
        <w:jc w:val="both"/>
        <w:rPr>
          <w:del w:id="118" w:author="Meryl Etman" w:date="2021-01-27T10:30:00Z"/>
          <w:rFonts w:ascii="Times New Roman" w:eastAsia="Times New Roman" w:hAnsi="Times New Roman" w:cs="David"/>
          <w:sz w:val="20"/>
          <w:szCs w:val="24"/>
          <w:rtl/>
          <w:lang w:eastAsia="he-IL"/>
        </w:rPr>
      </w:pPr>
    </w:p>
    <w:p w14:paraId="239ED16D"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435A20">
        <w:rPr>
          <w:rFonts w:ascii="Times New Roman" w:eastAsia="Times New Roman" w:hAnsi="Times New Roman" w:cs="David"/>
          <w:bCs/>
          <w:sz w:val="20"/>
          <w:szCs w:val="24"/>
          <w:u w:val="single"/>
          <w:rtl/>
          <w:lang w:eastAsia="he-IL"/>
        </w:rPr>
        <w:t>ויתור על זכויות מצד המתכנן</w:t>
      </w:r>
    </w:p>
    <w:p w14:paraId="1ED5135F"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השתמש המזמין כדין בסמכות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35A20">
        <w:rPr>
          <w:rFonts w:ascii="Times New Roman" w:eastAsia="Times New Roman" w:hAnsi="Times New Roman" w:cs="David" w:hint="cs"/>
          <w:sz w:val="20"/>
          <w:szCs w:val="24"/>
          <w:rtl/>
          <w:lang w:eastAsia="he-IL"/>
        </w:rPr>
        <w:t>מתכנן כל טענה ו/או דרישה ו/או תלונה ו/או</w:t>
      </w:r>
      <w:r w:rsidRPr="00435A2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w:t>
      </w:r>
      <w:r w:rsidRPr="00435A20">
        <w:rPr>
          <w:rFonts w:ascii="Times New Roman" w:eastAsia="Times New Roman" w:hAnsi="Times New Roman" w:cs="David" w:hint="cs"/>
          <w:sz w:val="20"/>
          <w:szCs w:val="24"/>
          <w:rtl/>
          <w:lang w:eastAsia="he-IL"/>
        </w:rPr>
        <w:t xml:space="preserve"> שיפוי ו/או</w:t>
      </w:r>
      <w:r w:rsidRPr="00435A2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פגיעה במוניטין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הפסד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לרבות הפסד רווח העלולים להיגרם לו עקב הביטול</w:t>
      </w:r>
      <w:r w:rsidRPr="00435A20">
        <w:rPr>
          <w:rFonts w:ascii="Times New Roman" w:eastAsia="Times New Roman" w:hAnsi="Times New Roman" w:cs="David" w:hint="cs"/>
          <w:sz w:val="20"/>
          <w:szCs w:val="24"/>
          <w:rtl/>
          <w:lang w:eastAsia="he-IL"/>
        </w:rPr>
        <w:t xml:space="preserve"> או</w:t>
      </w:r>
      <w:r w:rsidRPr="00435A20">
        <w:rPr>
          <w:rFonts w:ascii="Times New Roman" w:eastAsia="Times New Roman" w:hAnsi="Times New Roman" w:cs="David"/>
          <w:sz w:val="20"/>
          <w:szCs w:val="24"/>
          <w:rtl/>
          <w:lang w:eastAsia="he-IL"/>
        </w:rPr>
        <w:t xml:space="preserve"> ההפסקה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מכל סיבה אחרת.</w:t>
      </w:r>
    </w:p>
    <w:p w14:paraId="6F54F601"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שביצע המתכנן על פי חוזה זה.</w:t>
      </w:r>
    </w:p>
    <w:p w14:paraId="296E840B" w14:textId="77777777" w:rsidR="00435A20" w:rsidRPr="00435A20" w:rsidRDefault="00435A20" w:rsidP="00133A0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35A20">
        <w:rPr>
          <w:rFonts w:ascii="Times New Roman" w:eastAsia="Times New Roman" w:hAnsi="Times New Roman" w:cs="David" w:hint="cs"/>
          <w:sz w:val="20"/>
          <w:szCs w:val="24"/>
          <w:rtl/>
          <w:lang w:eastAsia="he-IL"/>
        </w:rPr>
        <w:t xml:space="preserve">את </w:t>
      </w:r>
      <w:r w:rsidRPr="00435A20">
        <w:rPr>
          <w:rFonts w:ascii="Times New Roman" w:eastAsia="Times New Roman" w:hAnsi="Times New Roman" w:cs="David"/>
          <w:sz w:val="20"/>
          <w:szCs w:val="24"/>
          <w:rtl/>
          <w:lang w:eastAsia="he-IL"/>
        </w:rPr>
        <w:t>המשך ביצוע 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רותי המתכנן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מסירתם לידי מתכנן אחר, והינו מתחייב</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FCC6142" w14:textId="77777777" w:rsidR="00435A20" w:rsidRPr="00435A20" w:rsidRDefault="00435A20" w:rsidP="00133A0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u w:val="single"/>
          <w:rtl/>
          <w:lang w:eastAsia="he-IL"/>
        </w:rPr>
        <w:t>שונות</w:t>
      </w:r>
    </w:p>
    <w:p w14:paraId="2EBBCA7D"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המנהל הראשי במשרד המתכנן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מתחייב לבצע את השירותים שעליו לבצע אישית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 חוזה</w:t>
      </w:r>
      <w:r w:rsidRPr="00435A20">
        <w:rPr>
          <w:rFonts w:ascii="Times New Roman" w:eastAsia="Times New Roman" w:hAnsi="Times New Roman" w:cs="David" w:hint="cs"/>
          <w:sz w:val="20"/>
          <w:szCs w:val="24"/>
          <w:rtl/>
          <w:lang w:eastAsia="he-IL"/>
        </w:rPr>
        <w:t xml:space="preserve"> זה והינו</w:t>
      </w:r>
      <w:r w:rsidRPr="00435A20">
        <w:rPr>
          <w:rFonts w:ascii="Times New Roman" w:eastAsia="Times New Roman" w:hAnsi="Times New Roman" w:cs="David"/>
          <w:sz w:val="20"/>
          <w:szCs w:val="24"/>
          <w:rtl/>
          <w:lang w:eastAsia="he-IL"/>
        </w:rPr>
        <w:t xml:space="preserve"> אחראי וערב כלפי המזמין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התחייבויות המתכנן לפי חוזה</w:t>
      </w:r>
      <w:r w:rsidRPr="00435A20">
        <w:rPr>
          <w:rFonts w:ascii="Times New Roman" w:eastAsia="Times New Roman" w:hAnsi="Times New Roman" w:cs="David" w:hint="cs"/>
          <w:sz w:val="20"/>
          <w:szCs w:val="24"/>
          <w:rtl/>
          <w:lang w:eastAsia="he-IL"/>
        </w:rPr>
        <w:t xml:space="preserve"> זה על נספחיו</w:t>
      </w:r>
      <w:r w:rsidRPr="00435A20">
        <w:rPr>
          <w:rFonts w:ascii="Times New Roman" w:eastAsia="Times New Roman" w:hAnsi="Times New Roman" w:cs="David"/>
          <w:sz w:val="20"/>
          <w:szCs w:val="24"/>
          <w:rtl/>
          <w:lang w:eastAsia="he-IL"/>
        </w:rPr>
        <w:t>.</w:t>
      </w:r>
    </w:p>
    <w:p w14:paraId="7553E903"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כל צד אשר יפר או לא יקיים איזו מהתחייבויותיו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יהיה חייב לפצות את הצד המקיים על כל הנזקים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ההפסדים שיגרמו לו עקב כך</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וזאת מבלי לגרוע מזכות הצד המקיים לכל סעד ו</w:t>
      </w:r>
      <w:r w:rsidRPr="00435A20">
        <w:rPr>
          <w:rFonts w:ascii="Times New Roman" w:eastAsia="Times New Roman" w:hAnsi="Times New Roman" w:cs="David" w:hint="cs"/>
          <w:sz w:val="20"/>
          <w:szCs w:val="24"/>
          <w:rtl/>
          <w:lang w:eastAsia="he-IL"/>
        </w:rPr>
        <w:t xml:space="preserve">/או </w:t>
      </w:r>
      <w:r w:rsidRPr="00435A20">
        <w:rPr>
          <w:rFonts w:ascii="Times New Roman" w:eastAsia="Times New Roman" w:hAnsi="Times New Roman" w:cs="David"/>
          <w:sz w:val="20"/>
          <w:szCs w:val="24"/>
          <w:rtl/>
          <w:lang w:eastAsia="he-IL"/>
        </w:rPr>
        <w:t>תרופה אחרים ו/או נוספים.</w:t>
      </w:r>
    </w:p>
    <w:p w14:paraId="2F1EFC7F"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למניעת ספקות מוצהר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עיכוב בהשלמת עבודות תכנון הפרויקט עלול להביא להתייקרות </w:t>
      </w:r>
      <w:r w:rsidRPr="00435A20">
        <w:rPr>
          <w:rFonts w:ascii="Times New Roman" w:eastAsia="Times New Roman" w:hAnsi="Times New Roman" w:cs="David"/>
          <w:sz w:val="20"/>
          <w:szCs w:val="24"/>
          <w:rtl/>
          <w:lang w:eastAsia="he-IL"/>
        </w:rPr>
        <w:lastRenderedPageBreak/>
        <w:t>הקמתו וכן עלול להביא להפרת התחייבויות המזמין כלפי צד ג'.</w:t>
      </w:r>
    </w:p>
    <w:p w14:paraId="52C956E6"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מצהיר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35A20">
        <w:rPr>
          <w:rFonts w:ascii="Times New Roman" w:eastAsia="Times New Roman" w:hAnsi="Times New Roman" w:cs="David" w:hint="cs"/>
          <w:sz w:val="20"/>
          <w:szCs w:val="24"/>
          <w:rtl/>
          <w:lang w:eastAsia="he-IL"/>
        </w:rPr>
        <w:t>נבע</w:t>
      </w:r>
      <w:r w:rsidRPr="00435A20">
        <w:rPr>
          <w:rFonts w:ascii="Times New Roman" w:eastAsia="Times New Roman" w:hAnsi="Times New Roman" w:cs="David"/>
          <w:sz w:val="20"/>
          <w:szCs w:val="24"/>
          <w:rtl/>
          <w:lang w:eastAsia="he-IL"/>
        </w:rPr>
        <w:t xml:space="preserve"> מאי עמידתו בהתחייבויותיו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 זה.</w:t>
      </w:r>
    </w:p>
    <w:p w14:paraId="11178954"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EFC11D7"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מוסכם במפורש</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צוע כל </w:t>
      </w:r>
      <w:r w:rsidRPr="00435A20">
        <w:rPr>
          <w:rFonts w:ascii="Times New Roman" w:eastAsia="Times New Roman" w:hAnsi="Times New Roman" w:cs="David" w:hint="cs"/>
          <w:sz w:val="20"/>
          <w:szCs w:val="24"/>
          <w:rtl/>
          <w:lang w:eastAsia="he-IL"/>
        </w:rPr>
        <w:t>אחת</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אחת מהתחייבויות המזמין ע</w:t>
      </w:r>
      <w:r w:rsidRPr="00435A20">
        <w:rPr>
          <w:rFonts w:ascii="Times New Roman" w:eastAsia="Times New Roman" w:hAnsi="Times New Roman" w:cs="David" w:hint="cs"/>
          <w:sz w:val="20"/>
          <w:szCs w:val="24"/>
          <w:rtl/>
          <w:lang w:eastAsia="he-IL"/>
        </w:rPr>
        <w:t>ל פ</w:t>
      </w:r>
      <w:r w:rsidRPr="00435A20">
        <w:rPr>
          <w:rFonts w:ascii="Times New Roman" w:eastAsia="Times New Roman" w:hAnsi="Times New Roman" w:cs="David"/>
          <w:sz w:val="20"/>
          <w:szCs w:val="24"/>
          <w:rtl/>
          <w:lang w:eastAsia="he-IL"/>
        </w:rPr>
        <w:t>י</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sz w:val="20"/>
          <w:szCs w:val="24"/>
          <w:rtl/>
          <w:lang w:eastAsia="he-IL"/>
        </w:rPr>
        <w:t>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מותנה בכך שהמתכנן יקיים תחילה את התחייבויותיו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עד לאותו מועד. המזמין זכאי, מבלי לפגוע </w:t>
      </w:r>
      <w:r w:rsidRPr="00435A20">
        <w:rPr>
          <w:rFonts w:ascii="Times New Roman" w:eastAsia="Times New Roman" w:hAnsi="Times New Roman" w:cs="David" w:hint="cs"/>
          <w:sz w:val="20"/>
          <w:szCs w:val="24"/>
          <w:rtl/>
          <w:lang w:eastAsia="he-IL"/>
        </w:rPr>
        <w:t>מכלליות ה</w:t>
      </w:r>
      <w:r w:rsidRPr="00435A20">
        <w:rPr>
          <w:rFonts w:ascii="Times New Roman" w:eastAsia="Times New Roman" w:hAnsi="Times New Roman" w:cs="David"/>
          <w:sz w:val="20"/>
          <w:szCs w:val="24"/>
          <w:rtl/>
          <w:lang w:eastAsia="he-IL"/>
        </w:rPr>
        <w:t>אמור בכל מקום אחר בחוזה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לעכב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התחי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7453308"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שום התנהגות מצד</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של מי</w:t>
      </w:r>
      <w:r w:rsidRPr="00435A20">
        <w:rPr>
          <w:rFonts w:ascii="Times New Roman" w:eastAsia="Times New Roman" w:hAnsi="Times New Roman" w:cs="David"/>
          <w:sz w:val="20"/>
          <w:szCs w:val="24"/>
          <w:rtl/>
          <w:lang w:eastAsia="he-IL"/>
        </w:rPr>
        <w:t xml:space="preserve"> מהצדדים לא תחשב כויתור על איזה מזכויותיו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ו/או</w:t>
      </w:r>
      <w:r w:rsidRPr="00435A20">
        <w:rPr>
          <w:rFonts w:ascii="Times New Roman" w:eastAsia="Times New Roman" w:hAnsi="Times New Roman" w:cs="David"/>
          <w:sz w:val="20"/>
          <w:szCs w:val="24"/>
          <w:rtl/>
          <w:lang w:eastAsia="he-IL"/>
        </w:rPr>
        <w:t xml:space="preserve"> ע</w:t>
      </w:r>
      <w:r w:rsidRPr="00435A20">
        <w:rPr>
          <w:rFonts w:ascii="Times New Roman" w:eastAsia="Times New Roman" w:hAnsi="Times New Roman" w:cs="David" w:hint="cs"/>
          <w:sz w:val="20"/>
          <w:szCs w:val="24"/>
          <w:rtl/>
          <w:lang w:eastAsia="he-IL"/>
        </w:rPr>
        <w:t>ל פי כל</w:t>
      </w:r>
      <w:r w:rsidRPr="00435A20">
        <w:rPr>
          <w:rFonts w:ascii="Times New Roman" w:eastAsia="Times New Roman" w:hAnsi="Times New Roman" w:cs="David"/>
          <w:sz w:val="20"/>
          <w:szCs w:val="24"/>
          <w:rtl/>
          <w:lang w:eastAsia="he-IL"/>
        </w:rPr>
        <w:t xml:space="preserve"> דין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כויתור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כהסכמה מצדו לאיזה הפרה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אי קיום של תנאי מתנאי חוזה</w:t>
      </w:r>
      <w:r w:rsidRPr="00435A20">
        <w:rPr>
          <w:rFonts w:ascii="Times New Roman" w:eastAsia="Times New Roman" w:hAnsi="Times New Roman" w:cs="David" w:hint="cs"/>
          <w:sz w:val="20"/>
          <w:szCs w:val="24"/>
          <w:rtl/>
          <w:lang w:eastAsia="he-IL"/>
        </w:rPr>
        <w:t xml:space="preserve"> זה ו/</w:t>
      </w:r>
      <w:r w:rsidRPr="00435A20">
        <w:rPr>
          <w:rFonts w:ascii="Times New Roman" w:eastAsia="Times New Roman" w:hAnsi="Times New Roman" w:cs="David"/>
          <w:sz w:val="20"/>
          <w:szCs w:val="24"/>
          <w:rtl/>
          <w:lang w:eastAsia="he-IL"/>
        </w:rPr>
        <w:t xml:space="preserve"> או כנותנת דחייה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ארכה לב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צוע כל פעולה</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ש</w:t>
      </w:r>
      <w:r w:rsidRPr="00435A20">
        <w:rPr>
          <w:rFonts w:ascii="Times New Roman" w:eastAsia="Times New Roman" w:hAnsi="Times New Roman" w:cs="David"/>
          <w:sz w:val="20"/>
          <w:szCs w:val="24"/>
          <w:rtl/>
          <w:lang w:eastAsia="he-IL"/>
        </w:rPr>
        <w:t>יש לעשותה ע</w:t>
      </w:r>
      <w:r w:rsidRPr="00435A20">
        <w:rPr>
          <w:rFonts w:ascii="Times New Roman" w:eastAsia="Times New Roman" w:hAnsi="Times New Roman" w:cs="David" w:hint="cs"/>
          <w:sz w:val="20"/>
          <w:szCs w:val="24"/>
          <w:rtl/>
          <w:lang w:eastAsia="he-IL"/>
        </w:rPr>
        <w:t>ל פי</w:t>
      </w:r>
      <w:r w:rsidRPr="00435A20">
        <w:rPr>
          <w:rFonts w:ascii="Times New Roman" w:eastAsia="Times New Roman" w:hAnsi="Times New Roman" w:cs="David"/>
          <w:sz w:val="20"/>
          <w:szCs w:val="24"/>
          <w:rtl/>
          <w:lang w:eastAsia="he-IL"/>
        </w:rPr>
        <w:t xml:space="preserve"> חוזה</w:t>
      </w:r>
      <w:r w:rsidRPr="00435A20">
        <w:rPr>
          <w:rFonts w:ascii="Times New Roman" w:eastAsia="Times New Roman" w:hAnsi="Times New Roman" w:cs="David" w:hint="cs"/>
          <w:sz w:val="20"/>
          <w:szCs w:val="24"/>
          <w:rtl/>
          <w:lang w:eastAsia="he-IL"/>
        </w:rPr>
        <w:t xml:space="preserve"> זה</w:t>
      </w:r>
      <w:r w:rsidRPr="00435A20">
        <w:rPr>
          <w:rFonts w:ascii="Times New Roman" w:eastAsia="Times New Roman" w:hAnsi="Times New Roman" w:cs="David"/>
          <w:sz w:val="20"/>
          <w:szCs w:val="24"/>
          <w:rtl/>
          <w:lang w:eastAsia="he-IL"/>
        </w:rPr>
        <w:t xml:space="preserve">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או כש</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נוי</w:t>
      </w:r>
      <w:r w:rsidRPr="00435A20">
        <w:rPr>
          <w:rFonts w:ascii="Times New Roman" w:eastAsia="Times New Roman" w:hAnsi="Times New Roman" w:cs="David" w:hint="cs"/>
          <w:sz w:val="20"/>
          <w:szCs w:val="24"/>
          <w:rtl/>
          <w:lang w:eastAsia="he-IL"/>
        </w:rPr>
        <w:t xml:space="preserve"> ו/או</w:t>
      </w:r>
      <w:r w:rsidRPr="00435A20">
        <w:rPr>
          <w:rFonts w:ascii="Times New Roman" w:eastAsia="Times New Roman" w:hAnsi="Times New Roman" w:cs="David"/>
          <w:sz w:val="20"/>
          <w:szCs w:val="24"/>
          <w:rtl/>
          <w:lang w:eastAsia="he-IL"/>
        </w:rPr>
        <w:t xml:space="preserve"> ב</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טול </w:t>
      </w: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sz w:val="20"/>
          <w:szCs w:val="24"/>
          <w:rtl/>
          <w:lang w:eastAsia="he-IL"/>
        </w:rPr>
        <w:t xml:space="preserve">או תוספת של תנאי </w:t>
      </w:r>
      <w:r w:rsidRPr="00435A20">
        <w:rPr>
          <w:rFonts w:ascii="Times New Roman" w:eastAsia="Times New Roman" w:hAnsi="Times New Roman" w:cs="David" w:hint="cs"/>
          <w:sz w:val="20"/>
          <w:szCs w:val="24"/>
          <w:rtl/>
          <w:lang w:eastAsia="he-IL"/>
        </w:rPr>
        <w:t>כלשהו</w:t>
      </w:r>
      <w:r w:rsidRPr="00435A20">
        <w:rPr>
          <w:rFonts w:ascii="Times New Roman" w:eastAsia="Times New Roman" w:hAnsi="Times New Roman" w:cs="David"/>
          <w:sz w:val="20"/>
          <w:szCs w:val="24"/>
          <w:rtl/>
          <w:lang w:eastAsia="he-IL"/>
        </w:rPr>
        <w:t>, אלא אם נעשו במפורש ובכתב.</w:t>
      </w:r>
    </w:p>
    <w:p w14:paraId="74C39025" w14:textId="77777777" w:rsidR="00435A20" w:rsidRPr="00435A20" w:rsidRDefault="00435A20" w:rsidP="00133A0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מבלי לגרוע מכלליות האמור לעיל -</w:t>
      </w:r>
    </w:p>
    <w:p w14:paraId="0D7DDE45"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0C4B63D" w14:textId="77777777" w:rsidR="00435A20" w:rsidRPr="00435A20" w:rsidRDefault="00435A20" w:rsidP="00133A0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תור כלשהו על זכויות וחובות לפי החוזה.</w:t>
      </w:r>
    </w:p>
    <w:p w14:paraId="05900C58" w14:textId="77777777" w:rsidR="00435A20" w:rsidRPr="00435A20" w:rsidRDefault="00435A20" w:rsidP="00133A0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במידה והמתכנן כולל מספר גופים או יחידים</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23638B4"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35A20">
        <w:rPr>
          <w:rFonts w:ascii="Times New Roman" w:eastAsia="Times New Roman" w:hAnsi="Times New Roman" w:cs="David" w:hint="cs"/>
          <w:b/>
          <w:bCs/>
          <w:sz w:val="24"/>
          <w:szCs w:val="24"/>
          <w:rtl/>
          <w:lang w:eastAsia="he-IL"/>
        </w:rPr>
        <w:t>א</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בגין כל חיוב מחיובי המזמין </w:t>
      </w:r>
      <w:r w:rsidRPr="00435A20">
        <w:rPr>
          <w:rFonts w:ascii="Times New Roman" w:eastAsia="Times New Roman" w:hAnsi="Times New Roman" w:cs="David" w:hint="cs"/>
          <w:sz w:val="24"/>
          <w:szCs w:val="24"/>
          <w:rtl/>
          <w:lang w:eastAsia="he-IL"/>
        </w:rPr>
        <w:t>על פי</w:t>
      </w:r>
      <w:r w:rsidRPr="00435A2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35A20">
        <w:rPr>
          <w:rFonts w:ascii="Times New Roman" w:eastAsia="Times New Roman" w:hAnsi="Times New Roman" w:cs="David" w:hint="cs"/>
          <w:sz w:val="24"/>
          <w:szCs w:val="24"/>
          <w:rtl/>
          <w:lang w:eastAsia="he-IL"/>
        </w:rPr>
        <w:t>על פ</w:t>
      </w:r>
      <w:r w:rsidRPr="00435A20">
        <w:rPr>
          <w:rFonts w:ascii="Times New Roman" w:eastAsia="Times New Roman" w:hAnsi="Times New Roman" w:cs="David"/>
          <w:sz w:val="24"/>
          <w:szCs w:val="24"/>
          <w:rtl/>
          <w:lang w:eastAsia="he-IL"/>
        </w:rPr>
        <w:t>י חוזה זה. וזאת מבלי לגרוע מהאמור להלן בסיפא לס"ק זה.</w:t>
      </w:r>
    </w:p>
    <w:p w14:paraId="752A15B9" w14:textId="77777777" w:rsidR="00435A20" w:rsidRPr="00435A20" w:rsidRDefault="00435A20" w:rsidP="00133A0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b/>
          <w:sz w:val="20"/>
          <w:szCs w:val="24"/>
          <w:rtl/>
          <w:lang w:eastAsia="he-IL"/>
        </w:rPr>
        <w:t>המתכנן מתחייב בזה</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כי כל דרישה</w:t>
      </w:r>
      <w:r w:rsidRPr="00435A20">
        <w:rPr>
          <w:rFonts w:ascii="Times New Roman" w:eastAsia="Times New Roman" w:hAnsi="Times New Roman" w:cs="David" w:hint="cs"/>
          <w:b/>
          <w:sz w:val="20"/>
          <w:szCs w:val="24"/>
          <w:rtl/>
          <w:lang w:eastAsia="he-IL"/>
        </w:rPr>
        <w:t xml:space="preserve"> ו/או תלונה</w:t>
      </w:r>
      <w:r w:rsidRPr="00435A20">
        <w:rPr>
          <w:rFonts w:ascii="Times New Roman" w:eastAsia="Times New Roman" w:hAnsi="Times New Roman" w:cs="David"/>
          <w:b/>
          <w:sz w:val="20"/>
          <w:szCs w:val="24"/>
          <w:rtl/>
          <w:lang w:eastAsia="he-IL"/>
        </w:rPr>
        <w:t xml:space="preserve"> </w:t>
      </w:r>
      <w:r w:rsidRPr="00435A20">
        <w:rPr>
          <w:rFonts w:ascii="Times New Roman" w:eastAsia="Times New Roman" w:hAnsi="Times New Roman" w:cs="David" w:hint="cs"/>
          <w:b/>
          <w:sz w:val="20"/>
          <w:szCs w:val="24"/>
          <w:rtl/>
          <w:lang w:eastAsia="he-IL"/>
        </w:rPr>
        <w:t xml:space="preserve">ו/או </w:t>
      </w:r>
      <w:r w:rsidRPr="00435A2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435A20">
        <w:rPr>
          <w:rFonts w:ascii="Times New Roman" w:eastAsia="Times New Roman" w:hAnsi="Times New Roman" w:cs="David" w:hint="cs"/>
          <w:b/>
          <w:sz w:val="20"/>
          <w:szCs w:val="24"/>
          <w:rtl/>
          <w:lang w:eastAsia="he-IL"/>
        </w:rPr>
        <w:t>ל פי</w:t>
      </w:r>
      <w:r w:rsidRPr="00435A2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אותו דין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יחול לגבי תביעה של מי מיחידי המזמין כנגד המתכנן</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קרי</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תביעה כאמור</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435A20">
        <w:rPr>
          <w:rFonts w:ascii="Times New Roman" w:eastAsia="Times New Roman" w:hAnsi="Times New Roman" w:cs="David" w:hint="cs"/>
          <w:bCs/>
          <w:sz w:val="20"/>
          <w:szCs w:val="24"/>
          <w:rtl/>
          <w:lang w:eastAsia="he-IL"/>
        </w:rPr>
        <w:t>א</w:t>
      </w:r>
      <w:r w:rsidRPr="00435A20">
        <w:rPr>
          <w:rFonts w:ascii="Times New Roman" w:eastAsia="Times New Roman" w:hAnsi="Times New Roman" w:cs="David" w:hint="cs"/>
          <w:b/>
          <w:sz w:val="20"/>
          <w:szCs w:val="24"/>
          <w:rtl/>
          <w:lang w:eastAsia="he-IL"/>
        </w:rPr>
        <w:t>'</w:t>
      </w:r>
      <w:r w:rsidRPr="00435A20">
        <w:rPr>
          <w:rFonts w:ascii="Times New Roman" w:eastAsia="Times New Roman" w:hAnsi="Times New Roman" w:cs="David"/>
          <w:b/>
          <w:sz w:val="20"/>
          <w:szCs w:val="24"/>
          <w:rtl/>
          <w:lang w:eastAsia="he-IL"/>
        </w:rPr>
        <w:t>.</w:t>
      </w:r>
    </w:p>
    <w:p w14:paraId="6A904D3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CEF6D95" w14:textId="77777777" w:rsidR="00435A20" w:rsidRPr="00435A20" w:rsidRDefault="00435A20" w:rsidP="00133A0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למען הסר ספק</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מוסכם ומוצהר</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כי המתכנן לא יהיה זכאי, בכל מקרה ובכל נסיבות, להפסיק את </w:t>
      </w:r>
      <w:r w:rsidRPr="00435A20">
        <w:rPr>
          <w:rFonts w:ascii="Times New Roman" w:eastAsia="Times New Roman" w:hAnsi="Times New Roman" w:cs="David"/>
          <w:sz w:val="20"/>
          <w:szCs w:val="24"/>
          <w:rtl/>
          <w:lang w:eastAsia="he-IL"/>
        </w:rPr>
        <w:lastRenderedPageBreak/>
        <w:t>שירותי המתכנן, מכל סיבה שהיא וכל תובענה כאמור תוגש, באם תוגש, רק לאחר השלמת שירותי המתכנן ו/או עם סיום חוזה זה, לפי העניין.</w:t>
      </w:r>
    </w:p>
    <w:p w14:paraId="484BB9DB" w14:textId="77777777" w:rsid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435A2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C25E066" w14:textId="77777777" w:rsidR="00E812B0" w:rsidRPr="00435A20" w:rsidRDefault="00E812B0" w:rsidP="00E812B0">
      <w:pPr>
        <w:widowControl w:val="0"/>
        <w:spacing w:before="0" w:beforeAutospacing="0" w:after="200" w:afterAutospacing="0" w:line="240" w:lineRule="auto"/>
        <w:ind w:right="360"/>
        <w:jc w:val="both"/>
        <w:rPr>
          <w:rFonts w:ascii="Times New Roman" w:eastAsia="Times New Roman" w:hAnsi="Times New Roman" w:cs="David"/>
          <w:sz w:val="20"/>
          <w:szCs w:val="24"/>
          <w:rtl/>
          <w:lang w:eastAsia="he-IL"/>
        </w:rPr>
      </w:pPr>
    </w:p>
    <w:p w14:paraId="741E7AB9" w14:textId="77777777" w:rsidR="00435A20" w:rsidRPr="00435A20" w:rsidRDefault="00435A20" w:rsidP="00133A0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חוזה זה על נספחיו</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0570AF6" w14:textId="77777777" w:rsidR="00435A20" w:rsidRDefault="00435A20" w:rsidP="00133A0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435A2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35A20">
        <w:rPr>
          <w:rFonts w:ascii="Times New Roman" w:eastAsia="Times New Roman" w:hAnsi="Times New Roman" w:cs="David" w:hint="cs"/>
          <w:sz w:val="20"/>
          <w:szCs w:val="24"/>
          <w:rtl/>
          <w:lang w:eastAsia="he-IL"/>
        </w:rPr>
        <w:t>רשום</w:t>
      </w:r>
      <w:r w:rsidRPr="00435A2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sz w:val="20"/>
          <w:szCs w:val="24"/>
          <w:rtl/>
          <w:lang w:eastAsia="he-IL"/>
        </w:rPr>
        <w:t xml:space="preserve"> תחשב היא כמתקבלת ביום משלוח או מסירתה כאמור.</w:t>
      </w:r>
    </w:p>
    <w:p w14:paraId="364C4DA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4C6BD8" w14:textId="77777777" w:rsidR="006B279F" w:rsidDel="00B24D43" w:rsidRDefault="006B279F" w:rsidP="00435A20">
      <w:pPr>
        <w:widowControl w:val="0"/>
        <w:spacing w:before="0" w:beforeAutospacing="0" w:after="0" w:afterAutospacing="0" w:line="240" w:lineRule="auto"/>
        <w:jc w:val="center"/>
        <w:rPr>
          <w:ins w:id="119" w:author="רינת הראל" w:date="2020-05-12T17:21:00Z"/>
          <w:del w:id="120" w:author="Meryl Etman" w:date="2021-01-26T15:35:00Z"/>
          <w:rFonts w:ascii="Times New Roman" w:eastAsia="Times New Roman" w:hAnsi="Times New Roman" w:cs="David"/>
          <w:bCs/>
          <w:sz w:val="20"/>
          <w:szCs w:val="24"/>
          <w:rtl/>
          <w:lang w:eastAsia="he-IL"/>
        </w:rPr>
      </w:pPr>
      <w:ins w:id="121" w:author="רינת הראל" w:date="2020-05-12T17:21:00Z">
        <w:del w:id="122" w:author="Meryl Etman" w:date="2021-01-26T15:35:00Z">
          <w:r w:rsidDel="00B24D43">
            <w:rPr>
              <w:rFonts w:ascii="Times New Roman" w:eastAsia="Times New Roman" w:hAnsi="Times New Roman" w:cs="David"/>
              <w:bCs/>
              <w:sz w:val="20"/>
              <w:szCs w:val="24"/>
              <w:rtl/>
              <w:lang w:eastAsia="he-IL"/>
            </w:rPr>
            <w:br w:type="page"/>
          </w:r>
        </w:del>
      </w:ins>
    </w:p>
    <w:p w14:paraId="16D20554" w14:textId="77777777" w:rsidR="00435A20" w:rsidRPr="00435A20" w:rsidRDefault="00435A20" w:rsidP="00FC106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1223226A" w14:textId="77777777" w:rsidR="00435A20" w:rsidRPr="00435A20"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8EBE724" w14:textId="77777777" w:rsid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D0F377B" w14:textId="77777777" w:rsidR="00E812B0" w:rsidRPr="00435A20" w:rsidRDefault="00E812B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BD036A3" w14:textId="77777777" w:rsidR="00435A20" w:rsidRPr="00435A20" w:rsidRDefault="00435A20" w:rsidP="00435A2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DCCD398" w14:textId="6E3C3282" w:rsidR="00435A20" w:rsidRPr="00803AF2" w:rsidRDefault="00435A20" w:rsidP="00803AF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A3318365BF944B97B96F002FB5DCE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3" w:author="Meryl Etman" w:date="2021-01-25T15:47:00Z">
            <w:r w:rsidR="007A219A">
              <w:rPr>
                <w:rFonts w:ascii="Times New Roman" w:eastAsia="Times New Roman" w:hAnsi="Times New Roman" w:cs="David"/>
                <w:color w:val="00B0F0"/>
                <w:sz w:val="20"/>
                <w:szCs w:val="24"/>
                <w:rtl/>
                <w:lang w:eastAsia="he-IL"/>
              </w:rPr>
              <w:t>רמי וימר אדריכלים בע"מ</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0AE26A04A8C43849BE0A9410057F4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24" w:author="Meryl Etman" w:date="2021-01-26T15:23:00Z">
            <w:r w:rsidR="00B54432" w:rsidRPr="003E6FC4">
              <w:rPr>
                <w:rStyle w:val="PlaceholderText"/>
                <w:rtl/>
              </w:rPr>
              <w:t>[שם צד א]</w:t>
            </w:r>
          </w:ins>
        </w:sdtContent>
      </w:sdt>
    </w:p>
    <w:p w14:paraId="45DE59E4" w14:textId="77777777" w:rsidR="00435A20" w:rsidRPr="00435A20" w:rsidRDefault="00435A20" w:rsidP="00435A2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7E2B5A5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35A5A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1FEC3B"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B645A3" w14:textId="77777777" w:rsidR="00E812B0" w:rsidRDefault="00E812B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9A4C8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6D7636A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1C52B4" w14:textId="77777777" w:rsidR="007D5B33"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389DA4B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12C52540"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32CC23" w14:textId="77777777" w:rsidR="006B279F" w:rsidRDefault="006B279F" w:rsidP="00435A2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7CE23EC" w14:textId="4601C824" w:rsidR="00435A20" w:rsidRPr="00435A20" w:rsidDel="00B24D43" w:rsidRDefault="00435A20" w:rsidP="00435A20">
      <w:pPr>
        <w:widowControl w:val="0"/>
        <w:spacing w:before="0" w:beforeAutospacing="0" w:after="0" w:afterAutospacing="0" w:line="240" w:lineRule="auto"/>
        <w:jc w:val="center"/>
        <w:rPr>
          <w:del w:id="125" w:author="Meryl Etman" w:date="2021-01-26T15:35:00Z"/>
          <w:rFonts w:ascii="Times New Roman" w:eastAsia="Times New Roman" w:hAnsi="Times New Roman" w:cs="David"/>
          <w:b/>
          <w:bCs/>
          <w:sz w:val="24"/>
          <w:szCs w:val="24"/>
          <w:rtl/>
          <w:lang w:eastAsia="he-IL"/>
        </w:rPr>
      </w:pPr>
    </w:p>
    <w:p w14:paraId="2A44D9F8" w14:textId="4D67F41B" w:rsidR="00435A20" w:rsidRPr="00435A20" w:rsidDel="00B24D43" w:rsidRDefault="00435A20" w:rsidP="00435A20">
      <w:pPr>
        <w:widowControl w:val="0"/>
        <w:spacing w:before="0" w:beforeAutospacing="0" w:after="0" w:afterAutospacing="0" w:line="240" w:lineRule="auto"/>
        <w:jc w:val="center"/>
        <w:outlineLvl w:val="3"/>
        <w:rPr>
          <w:del w:id="126" w:author="Meryl Etman" w:date="2021-01-26T15:35:00Z"/>
          <w:rFonts w:ascii="Times New Roman" w:eastAsia="Times New Roman" w:hAnsi="Times New Roman" w:cs="David"/>
          <w:bCs/>
          <w:sz w:val="20"/>
          <w:szCs w:val="24"/>
          <w:u w:val="single"/>
          <w:rtl/>
          <w:lang w:eastAsia="he-IL"/>
        </w:rPr>
      </w:pPr>
    </w:p>
    <w:p w14:paraId="2E6AD2A4" w14:textId="77777777" w:rsidR="00435A20" w:rsidRPr="00435A20" w:rsidRDefault="00435A20" w:rsidP="00BA7779">
      <w:pPr>
        <w:widowControl w:val="0"/>
        <w:spacing w:before="0" w:beforeAutospacing="0" w:after="0" w:afterAutospacing="0" w:line="240" w:lineRule="auto"/>
        <w:jc w:val="center"/>
        <w:outlineLvl w:val="3"/>
        <w:rPr>
          <w:rFonts w:ascii="Times New Roman" w:eastAsia="Times New Roman" w:hAnsi="Times New Roman" w:cs="David"/>
          <w:sz w:val="24"/>
          <w:szCs w:val="24"/>
          <w:rtl/>
          <w:lang w:eastAsia="he-IL"/>
        </w:rPr>
      </w:pPr>
      <w:r w:rsidRPr="00435A20">
        <w:rPr>
          <w:rFonts w:ascii="Times New Roman" w:eastAsia="Times New Roman" w:hAnsi="Times New Roman" w:cs="David"/>
          <w:bCs/>
          <w:sz w:val="20"/>
          <w:szCs w:val="24"/>
          <w:u w:val="single"/>
          <w:rtl/>
          <w:lang w:eastAsia="he-IL"/>
        </w:rPr>
        <w:t xml:space="preserve">נספח </w:t>
      </w:r>
      <w:r w:rsidR="00E812B0">
        <w:rPr>
          <w:rFonts w:ascii="Times New Roman" w:eastAsia="Times New Roman" w:hAnsi="Times New Roman" w:cs="David" w:hint="cs"/>
          <w:bCs/>
          <w:sz w:val="20"/>
          <w:szCs w:val="24"/>
          <w:u w:val="single"/>
          <w:rtl/>
          <w:lang w:eastAsia="he-IL"/>
        </w:rPr>
        <w:t>"</w:t>
      </w:r>
      <w:r w:rsidR="00E812B0">
        <w:rPr>
          <w:rFonts w:ascii="Times New Roman" w:eastAsia="Times New Roman" w:hAnsi="Times New Roman" w:cs="David"/>
          <w:bCs/>
          <w:sz w:val="20"/>
          <w:szCs w:val="24"/>
          <w:u w:val="single"/>
          <w:rtl/>
          <w:lang w:eastAsia="he-IL"/>
        </w:rPr>
        <w:t>א</w:t>
      </w:r>
      <w:r w:rsidR="00E812B0">
        <w:rPr>
          <w:rFonts w:ascii="Times New Roman" w:eastAsia="Times New Roman" w:hAnsi="Times New Roman" w:cs="David" w:hint="cs"/>
          <w:bCs/>
          <w:sz w:val="20"/>
          <w:szCs w:val="24"/>
          <w:u w:val="single"/>
          <w:rtl/>
          <w:lang w:eastAsia="he-IL"/>
        </w:rPr>
        <w:t>"</w:t>
      </w:r>
    </w:p>
    <w:p w14:paraId="531FA55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1.1</w:t>
      </w:r>
      <w:r w:rsidRPr="00435A20">
        <w:rPr>
          <w:rFonts w:ascii="Times New Roman" w:eastAsia="Times New Roman" w:hAnsi="Times New Roman" w:cs="David"/>
          <w:sz w:val="24"/>
          <w:szCs w:val="24"/>
          <w:rtl/>
          <w:lang w:eastAsia="he-IL"/>
        </w:rPr>
        <w:tab/>
        <w:t>הגדרות</w:t>
      </w:r>
      <w:r w:rsidR="00CD1D82">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w:t>
      </w:r>
    </w:p>
    <w:p w14:paraId="001794B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B0DF3D" w14:textId="52078FAC" w:rsidR="00435A20" w:rsidRPr="00435A20" w:rsidRDefault="00435A20" w:rsidP="003B3BBA">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הפרויקט</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lang w:eastAsia="he-IL"/>
        </w:rPr>
        <w:t xml:space="preserve"> </w:t>
      </w:r>
      <w:r w:rsidRPr="00435A20">
        <w:rPr>
          <w:rFonts w:ascii="Times New Roman" w:eastAsia="Times New Roman" w:hAnsi="Times New Roman" w:cs="David"/>
          <w:sz w:val="24"/>
          <w:szCs w:val="24"/>
          <w:rtl/>
          <w:lang w:eastAsia="he-IL"/>
        </w:rPr>
        <w:t xml:space="preserve">פרויקט לבניית יחידות דיור, שטחי </w:t>
      </w:r>
      <w:del w:id="127" w:author="מרול אטמן" w:date="2021-06-08T12:37:00Z">
        <w:r w:rsidRPr="00435A20" w:rsidDel="003B3BBA">
          <w:rPr>
            <w:rFonts w:ascii="Times New Roman" w:eastAsia="Times New Roman" w:hAnsi="Times New Roman" w:cs="David"/>
            <w:sz w:val="24"/>
            <w:szCs w:val="24"/>
            <w:rtl/>
            <w:lang w:eastAsia="he-IL"/>
          </w:rPr>
          <w:delText>מסחר ומשרדים</w:delText>
        </w:r>
      </w:del>
      <w:ins w:id="128" w:author="מרול אטמן" w:date="2021-06-08T12:37:00Z">
        <w:r w:rsidR="003B3BBA">
          <w:rPr>
            <w:rFonts w:ascii="Times New Roman" w:eastAsia="Times New Roman" w:hAnsi="Times New Roman" w:cs="David" w:hint="cs"/>
            <w:sz w:val="24"/>
            <w:szCs w:val="24"/>
            <w:rtl/>
            <w:lang w:eastAsia="he-IL"/>
          </w:rPr>
          <w:t>תעסוקה</w:t>
        </w:r>
      </w:ins>
      <w:ins w:id="129" w:author="Meryl Etman" w:date="2021-01-26T15:25:00Z">
        <w:r w:rsidR="00B54432">
          <w:rPr>
            <w:rFonts w:ascii="Times New Roman" w:eastAsia="Times New Roman" w:hAnsi="Times New Roman" w:cs="David" w:hint="cs"/>
            <w:sz w:val="24"/>
            <w:szCs w:val="24"/>
            <w:rtl/>
            <w:lang w:eastAsia="he-IL"/>
          </w:rPr>
          <w:t xml:space="preserve"> ושטח ציבורי</w:t>
        </w:r>
      </w:ins>
      <w:r w:rsidRPr="00435A20">
        <w:rPr>
          <w:rFonts w:ascii="Times New Roman" w:eastAsia="Times New Roman" w:hAnsi="Times New Roman" w:cs="David"/>
          <w:sz w:val="24"/>
          <w:szCs w:val="24"/>
          <w:rtl/>
          <w:lang w:eastAsia="he-IL"/>
        </w:rPr>
        <w:t>,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772700010"/>
          <w:placeholder>
            <w:docPart w:val="96914D508BEF4F929B7501A5DB87B1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0" w:author="Meryl Etman" w:date="2021-01-26T15:21:00Z">
            <w:r w:rsidR="00B54432">
              <w:rPr>
                <w:rFonts w:ascii="Times New Roman" w:eastAsia="Times New Roman" w:hAnsi="Times New Roman" w:cs="David"/>
                <w:color w:val="008000"/>
                <w:sz w:val="24"/>
                <w:szCs w:val="24"/>
                <w:rtl/>
                <w:lang w:eastAsia="he-IL"/>
              </w:rPr>
              <w:t>נס ציונה</w:t>
            </w:r>
          </w:ins>
        </w:sdtContent>
      </w:sdt>
      <w:del w:id="131" w:author="Meryl Etman" w:date="2021-01-26T15:25:00Z">
        <w:r w:rsidRPr="00435A20" w:rsidDel="00B54432">
          <w:rPr>
            <w:rFonts w:ascii="Times New Roman" w:eastAsia="Times New Roman" w:hAnsi="Times New Roman" w:cs="David"/>
            <w:sz w:val="24"/>
            <w:szCs w:val="24"/>
            <w:rtl/>
            <w:lang w:eastAsia="he-IL"/>
          </w:rPr>
          <w:delText xml:space="preserve"> </w:delText>
        </w:r>
        <w:r w:rsidRPr="00435A20" w:rsidDel="00B54432">
          <w:rPr>
            <w:rFonts w:ascii="Times New Roman" w:eastAsia="Times New Roman" w:hAnsi="Times New Roman" w:cs="David" w:hint="cs"/>
            <w:sz w:val="24"/>
            <w:szCs w:val="24"/>
            <w:rtl/>
            <w:lang w:eastAsia="he-IL"/>
          </w:rPr>
          <w:delText xml:space="preserve">- </w:delText>
        </w:r>
      </w:del>
      <w:customXmlDelRangeStart w:id="132" w:author="Meryl Etman" w:date="2021-01-26T15:25:00Z"/>
      <w:sdt>
        <w:sdtPr>
          <w:rPr>
            <w:rFonts w:ascii="Times New Roman" w:eastAsia="Times New Roman" w:hAnsi="Times New Roman" w:cs="David"/>
            <w:color w:val="008000"/>
            <w:sz w:val="24"/>
            <w:szCs w:val="24"/>
            <w:rtl/>
          </w:rPr>
          <w:alias w:val="שם אתר"/>
          <w:tag w:val="cntSite"/>
          <w:id w:val="-1116515775"/>
          <w:placeholder>
            <w:docPart w:val="9409EF5BCD3D468095C6148150842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customXmlDelRangeEnd w:id="132"/>
          <w:customXmlDelRangeStart w:id="133" w:author="Meryl Etman" w:date="2021-01-26T15:25:00Z"/>
        </w:sdtContent>
      </w:sdt>
      <w:customXmlDelRangeEnd w:id="133"/>
      <w:r w:rsidRPr="00435A2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161472898"/>
          <w:placeholder>
            <w:docPart w:val="37FA6C6CE818462EAD865C5146D003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134" w:author="Meryl Etman" w:date="2021-01-25T15:39:00Z">
            <w:r w:rsidR="00810082">
              <w:rPr>
                <w:rFonts w:ascii="Times New Roman" w:eastAsia="Times New Roman" w:hAnsi="Times New Roman" w:cs="David"/>
                <w:color w:val="008000"/>
                <w:sz w:val="24"/>
                <w:szCs w:val="24"/>
                <w:rtl/>
              </w:rPr>
              <w:t>סביוני נצר סירני - בניין 31</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5370E7D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7A67C4" w14:textId="15C6E304" w:rsidR="00435A20" w:rsidRPr="00435A20" w:rsidRDefault="00435A20" w:rsidP="003B3BBA">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b/>
          <w:bCs/>
          <w:sz w:val="24"/>
          <w:szCs w:val="24"/>
          <w:rtl/>
          <w:lang w:eastAsia="he-IL"/>
        </w:rPr>
        <w:t>התכנית</w:t>
      </w:r>
      <w:r w:rsidRPr="00435A20">
        <w:rPr>
          <w:rFonts w:ascii="Times New Roman" w:eastAsia="Times New Roman" w:hAnsi="Times New Roman" w:cs="David"/>
          <w:sz w:val="24"/>
          <w:szCs w:val="24"/>
          <w:rtl/>
          <w:lang w:eastAsia="he-IL"/>
        </w:rPr>
        <w:t xml:space="preserve">" או </w:t>
      </w:r>
      <w:r w:rsidRPr="00435A20">
        <w:rPr>
          <w:rFonts w:ascii="Times New Roman" w:eastAsia="Times New Roman" w:hAnsi="Times New Roman" w:cs="David"/>
          <w:b/>
          <w:bCs/>
          <w:sz w:val="24"/>
          <w:szCs w:val="24"/>
          <w:rtl/>
          <w:lang w:eastAsia="he-IL"/>
        </w:rPr>
        <w:t xml:space="preserve">"המקרקעין"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תכנית בנין עיר מס'</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820338635"/>
          <w:placeholder>
            <w:docPart w:val="784FCD41F80F40C589F0CD018D0F0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35" w:author="Meryl Etman" w:date="2021-01-25T15:56:00Z">
            <w:r w:rsidR="001C44AE">
              <w:rPr>
                <w:rFonts w:ascii="Times New Roman" w:eastAsia="Times New Roman" w:hAnsi="Times New Roman" w:cs="David"/>
                <w:color w:val="008000"/>
                <w:sz w:val="24"/>
                <w:szCs w:val="24"/>
                <w:rtl/>
              </w:rPr>
              <w:t>407-0508069</w:t>
            </w:r>
          </w:ins>
        </w:sdtContent>
      </w:sdt>
      <w:r w:rsidRPr="00435A2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65423550"/>
          <w:placeholder>
            <w:docPart w:val="6BA25365AEE14B85A0089DB034E49E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ins w:id="136" w:author="Meryl Etman" w:date="2021-01-25T15:55:00Z">
            <w:r w:rsidR="001C44AE">
              <w:rPr>
                <w:rFonts w:ascii="Times New Roman" w:eastAsia="Times New Roman" w:hAnsi="Times New Roman" w:cs="David"/>
                <w:color w:val="008000"/>
                <w:sz w:val="24"/>
                <w:szCs w:val="24"/>
                <w:rtl/>
              </w:rPr>
              <w:t>4722</w:t>
            </w:r>
          </w:ins>
        </w:sdtContent>
      </w:sdt>
      <w:ins w:id="137" w:author="Meryl Etman" w:date="2021-01-25T16:06:00Z">
        <w:r w:rsidR="00971483">
          <w:rPr>
            <w:rFonts w:ascii="Times New Roman" w:eastAsia="Times New Roman" w:hAnsi="Times New Roman" w:cs="David" w:hint="cs"/>
            <w:sz w:val="24"/>
            <w:szCs w:val="24"/>
            <w:rtl/>
            <w:lang w:eastAsia="he-IL"/>
          </w:rPr>
          <w:t>, חלקה</w:t>
        </w:r>
        <w:del w:id="138" w:author="מרול אטמן" w:date="2021-06-08T12:37:00Z">
          <w:r w:rsidR="00971483" w:rsidDel="003B3BBA">
            <w:rPr>
              <w:rFonts w:ascii="Times New Roman" w:eastAsia="Times New Roman" w:hAnsi="Times New Roman" w:cs="David" w:hint="cs"/>
              <w:sz w:val="24"/>
              <w:szCs w:val="24"/>
              <w:rtl/>
              <w:lang w:eastAsia="he-IL"/>
            </w:rPr>
            <w:delText xml:space="preserve"> 8</w:delText>
          </w:r>
        </w:del>
      </w:ins>
      <w:ins w:id="139" w:author="מרול אטמן" w:date="2021-06-08T12:37:00Z">
        <w:r w:rsidR="003B3BBA">
          <w:rPr>
            <w:rFonts w:ascii="Times New Roman" w:eastAsia="Times New Roman" w:hAnsi="Times New Roman" w:cs="David" w:hint="cs"/>
            <w:sz w:val="24"/>
            <w:szCs w:val="24"/>
            <w:rtl/>
            <w:lang w:eastAsia="he-IL"/>
          </w:rPr>
          <w:t xml:space="preserve"> 82</w:t>
        </w:r>
      </w:ins>
      <w:ins w:id="140" w:author="Meryl Etman" w:date="2021-01-25T16:06:00Z">
        <w:r w:rsidR="00971483">
          <w:rPr>
            <w:rFonts w:ascii="Times New Roman" w:eastAsia="Times New Roman" w:hAnsi="Times New Roman" w:cs="David" w:hint="cs"/>
            <w:sz w:val="24"/>
            <w:szCs w:val="24"/>
            <w:rtl/>
            <w:lang w:eastAsia="he-IL"/>
          </w:rPr>
          <w:t>.</w:t>
        </w:r>
      </w:ins>
      <w:del w:id="141" w:author="Meryl Etman" w:date="2021-01-25T16:06:00Z">
        <w:r w:rsidRPr="00435A20" w:rsidDel="00971483">
          <w:rPr>
            <w:rFonts w:ascii="Times New Roman" w:eastAsia="Times New Roman" w:hAnsi="Times New Roman" w:cs="David" w:hint="cs"/>
            <w:sz w:val="24"/>
            <w:szCs w:val="24"/>
            <w:rtl/>
            <w:lang w:eastAsia="he-IL"/>
          </w:rPr>
          <w:delText xml:space="preserve"> </w:delText>
        </w:r>
        <w:r w:rsidRPr="00435A20" w:rsidDel="00971483">
          <w:rPr>
            <w:rFonts w:ascii="Times New Roman" w:eastAsia="Times New Roman" w:hAnsi="Times New Roman" w:cs="David"/>
            <w:sz w:val="24"/>
            <w:szCs w:val="24"/>
            <w:rtl/>
            <w:lang w:eastAsia="he-IL"/>
          </w:rPr>
          <w:delText>.</w:delText>
        </w:r>
      </w:del>
    </w:p>
    <w:p w14:paraId="4BEB8313"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5104493"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C23789E"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7D72E98" w14:textId="52E5757D" w:rsidR="00435A20" w:rsidRPr="00435A20" w:rsidRDefault="00435A20" w:rsidP="00435A20">
      <w:pPr>
        <w:spacing w:before="0" w:beforeAutospacing="0" w:after="0" w:afterAutospacing="0" w:line="240" w:lineRule="auto"/>
        <w:ind w:left="720"/>
        <w:rPr>
          <w:rFonts w:ascii="Times New Roman" w:eastAsia="Times New Roman" w:hAnsi="Times New Roman" w:cs="David"/>
          <w:color w:val="008000"/>
          <w:sz w:val="24"/>
          <w:szCs w:val="24"/>
          <w:rtl/>
        </w:rPr>
      </w:pPr>
      <w:r w:rsidRPr="00435A20">
        <w:rPr>
          <w:rFonts w:ascii="Times New Roman" w:eastAsia="Times New Roman" w:hAnsi="Times New Roman" w:cs="David"/>
          <w:sz w:val="24"/>
          <w:szCs w:val="24"/>
          <w:rtl/>
          <w:lang w:eastAsia="he-IL"/>
        </w:rPr>
        <w:t xml:space="preserve">"הרשות המקומית" </w:t>
      </w:r>
      <w:sdt>
        <w:sdtPr>
          <w:rPr>
            <w:rFonts w:ascii="Times New Roman" w:eastAsia="Times New Roman" w:hAnsi="Times New Roman" w:cs="David"/>
            <w:sz w:val="24"/>
            <w:szCs w:val="24"/>
            <w:rtl/>
            <w:lang w:eastAsia="he-IL"/>
          </w:rPr>
          <w:alias w:val="רשות מקומית"/>
          <w:tag w:val="cntLocalAuth"/>
          <w:id w:val="-44988261"/>
          <w:placeholder>
            <w:docPart w:val="0048A4A0C4724B3EB9951F4945FA68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142" w:author="Meryl Etman" w:date="2021-01-26T15:21:00Z">
            <w:r w:rsidR="00B54432">
              <w:rPr>
                <w:rFonts w:ascii="Times New Roman" w:eastAsia="Times New Roman" w:hAnsi="Times New Roman" w:cs="David"/>
                <w:sz w:val="24"/>
                <w:szCs w:val="24"/>
                <w:rtl/>
                <w:lang w:eastAsia="he-IL"/>
              </w:rPr>
              <w:t>נס ציונה</w:t>
            </w:r>
          </w:ins>
        </w:sdtContent>
      </w:sdt>
      <w:r w:rsidRPr="00435A20">
        <w:rPr>
          <w:rFonts w:ascii="Times New Roman" w:eastAsia="Times New Roman" w:hAnsi="Times New Roman" w:cs="David" w:hint="cs"/>
          <w:color w:val="008000"/>
          <w:sz w:val="24"/>
          <w:szCs w:val="24"/>
          <w:rtl/>
        </w:rPr>
        <w:t>.</w:t>
      </w:r>
    </w:p>
    <w:p w14:paraId="15237E53"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color w:val="FF0000"/>
          <w:sz w:val="24"/>
          <w:szCs w:val="24"/>
          <w:rtl/>
        </w:rPr>
      </w:pPr>
    </w:p>
    <w:p w14:paraId="0DB1E86F" w14:textId="77777777" w:rsidR="00435A20" w:rsidRPr="00435A20" w:rsidRDefault="00435A20" w:rsidP="00435A20">
      <w:pPr>
        <w:spacing w:before="0" w:beforeAutospacing="0" w:after="0" w:afterAutospacing="0" w:line="240" w:lineRule="auto"/>
        <w:ind w:left="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rPr>
        <w:t xml:space="preserve">"חוזה הפיתוח" </w:t>
      </w:r>
      <w:r w:rsidRPr="00435A20">
        <w:rPr>
          <w:rFonts w:ascii="Times New Roman" w:eastAsia="Times New Roman" w:hAnsi="Times New Roman" w:cs="David"/>
          <w:sz w:val="24"/>
          <w:szCs w:val="24"/>
        </w:rPr>
        <w:t>–</w:t>
      </w:r>
      <w:r w:rsidRPr="00435A20">
        <w:rPr>
          <w:rFonts w:ascii="Times New Roman" w:eastAsia="Times New Roman" w:hAnsi="Times New Roman" w:cs="David"/>
          <w:sz w:val="24"/>
          <w:szCs w:val="24"/>
          <w:rtl/>
        </w:rPr>
        <w:t xml:space="preserve"> חוזה הפיתוח אשר נחתם בין המזמין לבין הרשות המקומית.</w:t>
      </w:r>
    </w:p>
    <w:p w14:paraId="7D2E993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B93B08" w14:textId="10B25392"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435A20">
        <w:rPr>
          <w:rFonts w:ascii="Times New Roman" w:eastAsia="Times New Roman" w:hAnsi="Times New Roman" w:cs="David"/>
          <w:sz w:val="24"/>
          <w:szCs w:val="24"/>
          <w:rtl/>
          <w:lang w:eastAsia="he-IL"/>
        </w:rPr>
        <w:t>2.8</w:t>
      </w:r>
      <w:r w:rsidRPr="00435A20">
        <w:rPr>
          <w:rFonts w:ascii="Times New Roman" w:eastAsia="Times New Roman" w:hAnsi="Times New Roman" w:cs="David"/>
          <w:sz w:val="24"/>
          <w:szCs w:val="24"/>
          <w:rtl/>
          <w:lang w:eastAsia="he-IL"/>
        </w:rPr>
        <w:tab/>
        <w:t>המנהל הוא:</w:t>
      </w:r>
      <w:r w:rsidRPr="00435A2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1199049621"/>
          <w:placeholder>
            <w:docPart w:val="EB50BB8246404083A9E2FDC9F1B646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43" w:author="Meryl Etman" w:date="2021-01-25T15:56:00Z">
            <w:r w:rsidR="001C44AE">
              <w:rPr>
                <w:rFonts w:ascii="Times New Roman" w:eastAsia="Times New Roman" w:hAnsi="Times New Roman" w:cs="David" w:hint="cs"/>
                <w:sz w:val="24"/>
                <w:szCs w:val="24"/>
                <w:rtl/>
                <w:lang w:eastAsia="he-IL"/>
              </w:rPr>
              <w:t>מרול אטמן</w:t>
            </w:r>
          </w:ins>
        </w:sdtContent>
      </w:sdt>
    </w:p>
    <w:p w14:paraId="001A909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6293C2F" w14:textId="77777777" w:rsidR="0005626B" w:rsidRPr="008F5534" w:rsidRDefault="00435A20" w:rsidP="0005626B">
      <w:pPr>
        <w:widowControl w:val="0"/>
        <w:spacing w:after="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2.10</w:t>
      </w:r>
      <w:r w:rsidRPr="00435A20">
        <w:rPr>
          <w:rFonts w:ascii="Times New Roman" w:eastAsia="Times New Roman" w:hAnsi="Times New Roman" w:cs="David"/>
          <w:sz w:val="24"/>
          <w:szCs w:val="24"/>
          <w:rtl/>
          <w:lang w:eastAsia="he-IL"/>
        </w:rPr>
        <w:tab/>
      </w:r>
      <w:r w:rsidR="0005626B" w:rsidRPr="000C6B3C">
        <w:rPr>
          <w:rFonts w:ascii="Times New Roman" w:eastAsia="Times New Roman" w:hAnsi="Times New Roman" w:cs="David" w:hint="cs"/>
          <w:sz w:val="24"/>
          <w:szCs w:val="24"/>
          <w:rtl/>
          <w:lang w:eastAsia="he-IL"/>
        </w:rPr>
        <w:t xml:space="preserve">התכנון יתבצע </w:t>
      </w:r>
      <w:r w:rsidR="0005626B" w:rsidRPr="008F5534">
        <w:rPr>
          <w:rFonts w:ascii="Times New Roman" w:eastAsia="Times New Roman" w:hAnsi="Times New Roman" w:cs="David" w:hint="cs"/>
          <w:sz w:val="24"/>
          <w:szCs w:val="24"/>
          <w:rtl/>
          <w:lang w:eastAsia="he-IL"/>
        </w:rPr>
        <w:t xml:space="preserve">במודל תלת מימד ע"י </w:t>
      </w:r>
      <w:r w:rsidR="0005626B" w:rsidRPr="000C6B3C">
        <w:rPr>
          <w:rFonts w:ascii="Times New Roman" w:eastAsia="Times New Roman" w:hAnsi="Times New Roman" w:cs="David" w:hint="cs"/>
          <w:sz w:val="24"/>
          <w:szCs w:val="24"/>
          <w:rtl/>
          <w:lang w:eastAsia="he-IL"/>
        </w:rPr>
        <w:t xml:space="preserve">תוכנת </w:t>
      </w:r>
      <w:r w:rsidR="0005626B" w:rsidRPr="000C6B3C">
        <w:rPr>
          <w:rFonts w:ascii="Times New Roman" w:eastAsia="Times New Roman" w:hAnsi="Times New Roman" w:cs="David"/>
          <w:sz w:val="24"/>
          <w:szCs w:val="24"/>
          <w:lang w:eastAsia="he-IL"/>
        </w:rPr>
        <w:t>REVIT</w:t>
      </w:r>
      <w:r w:rsidR="0005626B" w:rsidRPr="008F5534">
        <w:rPr>
          <w:rFonts w:ascii="Times New Roman" w:eastAsia="Times New Roman" w:hAnsi="Times New Roman" w:cs="David" w:hint="cs"/>
          <w:sz w:val="24"/>
          <w:szCs w:val="24"/>
          <w:rtl/>
          <w:lang w:eastAsia="he-IL"/>
        </w:rPr>
        <w:t>, במתודולוגיי</w:t>
      </w:r>
      <w:r w:rsidR="0005626B" w:rsidRPr="008F5534">
        <w:rPr>
          <w:rFonts w:ascii="Times New Roman" w:eastAsia="Times New Roman" w:hAnsi="Times New Roman" w:cs="David" w:hint="eastAsia"/>
          <w:sz w:val="24"/>
          <w:szCs w:val="24"/>
          <w:rtl/>
          <w:lang w:eastAsia="he-IL"/>
        </w:rPr>
        <w:t>ת</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rtl/>
          <w:lang w:eastAsia="he-IL"/>
        </w:rPr>
        <w:t xml:space="preserve"> בענן –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 xml:space="preserve">" שם ישמרו כל קבצי ה </w:t>
      </w:r>
      <w:r w:rsidR="0005626B" w:rsidRPr="008F5534">
        <w:rPr>
          <w:rFonts w:ascii="Times New Roman" w:eastAsia="Times New Roman" w:hAnsi="Times New Roman" w:cs="David" w:hint="cs"/>
          <w:sz w:val="24"/>
          <w:szCs w:val="24"/>
          <w:lang w:eastAsia="he-IL"/>
        </w:rPr>
        <w:t>REVIT</w:t>
      </w:r>
      <w:r w:rsidR="0005626B"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05626B" w:rsidRPr="008F5534">
        <w:rPr>
          <w:rFonts w:ascii="Times New Roman" w:eastAsia="Times New Roman" w:hAnsi="Times New Roman" w:cs="David" w:hint="cs"/>
          <w:sz w:val="24"/>
          <w:szCs w:val="24"/>
          <w:lang w:eastAsia="he-IL"/>
        </w:rPr>
        <w:t>BIM360</w:t>
      </w:r>
      <w:r w:rsidR="0005626B" w:rsidRPr="008F5534">
        <w:rPr>
          <w:rFonts w:ascii="Times New Roman" w:eastAsia="Times New Roman" w:hAnsi="Times New Roman" w:cs="David" w:hint="cs"/>
          <w:sz w:val="24"/>
          <w:szCs w:val="24"/>
          <w:rtl/>
          <w:lang w:eastAsia="he-IL"/>
        </w:rPr>
        <w:t>".</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05626B" w:rsidRPr="008F5534">
        <w:rPr>
          <w:rFonts w:ascii="Times New Roman" w:eastAsia="Times New Roman" w:hAnsi="Times New Roman" w:cs="David" w:hint="cs"/>
          <w:sz w:val="24"/>
          <w:szCs w:val="24"/>
          <w:lang w:eastAsia="he-IL"/>
        </w:rPr>
        <w:t>BEP</w:t>
      </w:r>
      <w:r w:rsidR="0005626B" w:rsidRPr="008F5534">
        <w:rPr>
          <w:rFonts w:ascii="Times New Roman" w:eastAsia="Times New Roman" w:hAnsi="Times New Roman" w:cs="David" w:hint="cs"/>
          <w:sz w:val="24"/>
          <w:szCs w:val="24"/>
          <w:rtl/>
          <w:lang w:eastAsia="he-IL"/>
        </w:rPr>
        <w:t xml:space="preserve"> שיופץ בהמשך ע"י מנהל המודל.</w:t>
      </w:r>
      <w:r w:rsidR="0005626B">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hint="cs"/>
          <w:sz w:val="24"/>
          <w:szCs w:val="24"/>
          <w:rtl/>
          <w:lang w:eastAsia="he-IL"/>
        </w:rPr>
        <w:t>שמירה, הדפסת תכניות וקבצים (</w:t>
      </w:r>
      <w:r w:rsidR="0005626B" w:rsidRPr="008F5534">
        <w:rPr>
          <w:rFonts w:ascii="Times New Roman" w:eastAsia="Times New Roman" w:hAnsi="Times New Roman" w:cs="David" w:hint="cs"/>
          <w:sz w:val="24"/>
          <w:szCs w:val="24"/>
          <w:lang w:eastAsia="he-IL"/>
        </w:rPr>
        <w:t>PLT</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PDF</w:t>
      </w:r>
      <w:r w:rsidR="0005626B" w:rsidRPr="008F5534">
        <w:rPr>
          <w:rFonts w:ascii="Times New Roman" w:eastAsia="Times New Roman" w:hAnsi="Times New Roman" w:cs="David" w:hint="cs"/>
          <w:sz w:val="24"/>
          <w:szCs w:val="24"/>
          <w:rtl/>
          <w:lang w:eastAsia="he-IL"/>
        </w:rPr>
        <w:t>/</w:t>
      </w:r>
      <w:r w:rsidR="0005626B" w:rsidRPr="008F5534">
        <w:rPr>
          <w:rFonts w:ascii="Times New Roman" w:eastAsia="Times New Roman" w:hAnsi="Times New Roman" w:cs="David" w:hint="cs"/>
          <w:sz w:val="24"/>
          <w:szCs w:val="24"/>
          <w:lang w:eastAsia="he-IL"/>
        </w:rPr>
        <w:t>DWG</w:t>
      </w:r>
      <w:r w:rsidR="0005626B"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05626B">
        <w:rPr>
          <w:rFonts w:ascii="Times New Roman" w:eastAsia="Times New Roman" w:hAnsi="Times New Roman" w:cs="David" w:hint="cs"/>
          <w:sz w:val="24"/>
          <w:szCs w:val="24"/>
          <w:rtl/>
          <w:lang w:eastAsia="he-IL"/>
        </w:rPr>
        <w:t>ו</w:t>
      </w:r>
      <w:r w:rsidR="0005626B" w:rsidRPr="008F5534">
        <w:rPr>
          <w:rFonts w:ascii="Times New Roman" w:eastAsia="Times New Roman" w:hAnsi="Times New Roman" w:cs="David" w:hint="cs"/>
          <w:sz w:val="24"/>
          <w:szCs w:val="24"/>
          <w:rtl/>
          <w:lang w:eastAsia="he-IL"/>
        </w:rPr>
        <w:t xml:space="preserve">כנה כדוגמת </w:t>
      </w:r>
      <w:r w:rsidR="0005626B" w:rsidRPr="008F5534">
        <w:rPr>
          <w:rFonts w:ascii="Times New Roman" w:eastAsia="Times New Roman" w:hAnsi="Times New Roman" w:cs="David"/>
          <w:sz w:val="24"/>
          <w:szCs w:val="24"/>
          <w:lang w:eastAsia="he-IL"/>
        </w:rPr>
        <w:t>@view</w:t>
      </w:r>
      <w:r w:rsidR="0005626B" w:rsidRPr="008F5534">
        <w:rPr>
          <w:rFonts w:ascii="Times New Roman" w:eastAsia="Times New Roman" w:hAnsi="Times New Roman" w:cs="David" w:hint="cs"/>
          <w:sz w:val="24"/>
          <w:szCs w:val="24"/>
          <w:rtl/>
          <w:lang w:eastAsia="he-IL"/>
        </w:rPr>
        <w:t xml:space="preserve">. </w:t>
      </w:r>
      <w:r w:rsidR="0005626B" w:rsidRPr="008F5534">
        <w:rPr>
          <w:rFonts w:ascii="Times New Roman" w:eastAsia="Times New Roman" w:hAnsi="Times New Roman" w:cs="David"/>
          <w:sz w:val="24"/>
          <w:szCs w:val="24"/>
          <w:rtl/>
          <w:lang w:eastAsia="he-IL"/>
        </w:rPr>
        <w:t>כל תעבורת הקבצים תבוצע באמצע</w:t>
      </w:r>
      <w:r w:rsidR="0005626B" w:rsidRPr="008F5534">
        <w:rPr>
          <w:rFonts w:ascii="Times New Roman" w:eastAsia="Times New Roman" w:hAnsi="Times New Roman" w:cs="David" w:hint="cs"/>
          <w:sz w:val="24"/>
          <w:szCs w:val="24"/>
          <w:rtl/>
          <w:lang w:eastAsia="he-IL"/>
        </w:rPr>
        <w:t>ות התוכנה בלבד או תוכנה אחרת לפי החלטת המזמין.</w:t>
      </w:r>
    </w:p>
    <w:p w14:paraId="46F69651" w14:textId="77777777" w:rsidR="00435A20" w:rsidRPr="00435A20" w:rsidRDefault="00435A20" w:rsidP="0005626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CF16EF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3.2</w:t>
      </w:r>
      <w:r w:rsidRPr="00435A20">
        <w:rPr>
          <w:rFonts w:ascii="Times New Roman" w:eastAsia="Times New Roman" w:hAnsi="Times New Roman" w:cs="David"/>
          <w:sz w:val="24"/>
          <w:szCs w:val="24"/>
          <w:rtl/>
          <w:lang w:eastAsia="he-IL"/>
        </w:rPr>
        <w:tab/>
        <w:t>בעלי המקצוע במשרד המתכנן הם:</w:t>
      </w:r>
    </w:p>
    <w:p w14:paraId="553A8EA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7ED0C4" w14:textId="4B8A849F"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B0F0"/>
            <w:sz w:val="24"/>
            <w:szCs w:val="24"/>
            <w:rtl/>
            <w:lang w:eastAsia="he-IL"/>
          </w:rPr>
          <w:alias w:val="שדה נוסף 4"/>
          <w:tag w:val="cntCustomField4"/>
          <w:id w:val="65621551"/>
          <w:placeholder>
            <w:docPart w:val="EA601E4CD431459F95474054E7066F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44" w:author="Meryl Etman" w:date="2021-01-25T15:56:00Z">
            <w:r w:rsidR="001C44AE">
              <w:rPr>
                <w:rFonts w:ascii="Times New Roman" w:eastAsia="Times New Roman" w:hAnsi="Times New Roman" w:cs="David"/>
                <w:color w:val="00B0F0"/>
                <w:sz w:val="24"/>
                <w:szCs w:val="24"/>
                <w:rtl/>
                <w:lang w:eastAsia="he-IL"/>
              </w:rPr>
              <w:t>דניאל אבולעפיה</w:t>
            </w:r>
          </w:ins>
        </w:sdtContent>
      </w:sdt>
    </w:p>
    <w:p w14:paraId="161BC8F8" w14:textId="77777777" w:rsidR="00435A20" w:rsidRPr="00435A20" w:rsidRDefault="00435A20" w:rsidP="00435A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ב. </w:t>
      </w:r>
      <w:r w:rsidRPr="00435A2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B0F0"/>
            <w:sz w:val="24"/>
            <w:szCs w:val="24"/>
            <w:rtl/>
            <w:lang w:eastAsia="he-IL"/>
          </w:rPr>
          <w:alias w:val="שדה נוסף 5"/>
          <w:tag w:val="cntCustomField5"/>
          <w:id w:val="-426349571"/>
          <w:placeholder>
            <w:docPart w:val="59F3D6F8431343AFA0229A95FD7D6E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B02A29" w:rsidRPr="007D5B33">
            <w:rPr>
              <w:rStyle w:val="AutoFieldChar"/>
              <w:rFonts w:eastAsiaTheme="minorHAnsi"/>
              <w:color w:val="00B0F0"/>
              <w:rtl/>
            </w:rPr>
            <w:t>[שדה נוסף 5]</w:t>
          </w:r>
        </w:sdtContent>
      </w:sdt>
    </w:p>
    <w:p w14:paraId="42F99CC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011B9E" w14:textId="373348A1"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435A20">
        <w:rPr>
          <w:rFonts w:ascii="Times New Roman" w:eastAsia="Times New Roman" w:hAnsi="Times New Roman" w:cs="David"/>
          <w:sz w:val="24"/>
          <w:szCs w:val="24"/>
          <w:rtl/>
          <w:lang w:eastAsia="he-IL"/>
        </w:rPr>
        <w:t>3.4</w:t>
      </w:r>
      <w:r w:rsidRPr="00435A20">
        <w:rPr>
          <w:rFonts w:ascii="Times New Roman" w:eastAsia="Times New Roman" w:hAnsi="Times New Roman" w:cs="David"/>
          <w:sz w:val="24"/>
          <w:szCs w:val="24"/>
          <w:rtl/>
          <w:lang w:eastAsia="he-IL"/>
        </w:rPr>
        <w:tab/>
        <w:t xml:space="preserve">המנהל הראשי במשרד המתכנן הוא אדריכל: </w:t>
      </w:r>
      <w:sdt>
        <w:sdtPr>
          <w:rPr>
            <w:rFonts w:ascii="Times New Roman" w:eastAsia="Times New Roman" w:hAnsi="Times New Roman" w:cs="David"/>
            <w:color w:val="008000"/>
            <w:sz w:val="24"/>
            <w:szCs w:val="24"/>
            <w:rtl/>
            <w:lang w:eastAsia="he-IL"/>
          </w:rPr>
          <w:alias w:val="שדה נוסף 6"/>
          <w:tag w:val="cntCustomField6"/>
          <w:id w:val="1041018197"/>
          <w:placeholder>
            <w:docPart w:val="D86FFA13F3C947708D6601BC22E252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45" w:author="Meryl Etman" w:date="2021-01-25T15:56:00Z">
            <w:r w:rsidR="001C44AE">
              <w:rPr>
                <w:rFonts w:ascii="Times New Roman" w:eastAsia="Times New Roman" w:hAnsi="Times New Roman" w:cs="David"/>
                <w:color w:val="008000"/>
                <w:sz w:val="24"/>
                <w:szCs w:val="24"/>
                <w:rtl/>
                <w:lang w:eastAsia="he-IL"/>
              </w:rPr>
              <w:t>רמי וימר</w:t>
            </w:r>
          </w:ins>
        </w:sdtContent>
      </w:sdt>
    </w:p>
    <w:p w14:paraId="2E8D709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26066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5.2</w:t>
      </w:r>
      <w:r w:rsidRPr="00435A20">
        <w:rPr>
          <w:rFonts w:ascii="Times New Roman" w:eastAsia="Times New Roman" w:hAnsi="Times New Roman" w:cs="David"/>
          <w:sz w:val="24"/>
          <w:szCs w:val="24"/>
          <w:rtl/>
          <w:lang w:eastAsia="he-IL"/>
        </w:rPr>
        <w:tab/>
        <w:t>הנושאים הם:</w:t>
      </w:r>
    </w:p>
    <w:p w14:paraId="64CFC52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CB4410"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התקדמות שרותי המתכנן.</w:t>
      </w:r>
    </w:p>
    <w:p w14:paraId="3DFECA9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סטיות מלוח הזמנים לרבות סיבת הסטייה.</w:t>
      </w:r>
    </w:p>
    <w:p w14:paraId="72AEE635" w14:textId="77777777" w:rsidR="00435A20" w:rsidRPr="00435A20" w:rsidRDefault="00435A20" w:rsidP="00435A20">
      <w:pPr>
        <w:widowControl w:val="0"/>
        <w:spacing w:before="0" w:beforeAutospacing="0" w:after="0" w:afterAutospacing="0" w:line="240" w:lineRule="auto"/>
        <w:ind w:left="1502" w:hanging="782"/>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לוח הזמנים המתחייב מסטיות לרבות ת</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אור השלכות התאום על הפרויקט.</w:t>
      </w:r>
    </w:p>
    <w:p w14:paraId="3AC279EA"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ד.</w:t>
      </w:r>
      <w:r w:rsidRPr="00435A20">
        <w:rPr>
          <w:rFonts w:ascii="Times New Roman" w:eastAsia="Times New Roman" w:hAnsi="Times New Roman" w:cs="David"/>
          <w:sz w:val="24"/>
          <w:szCs w:val="24"/>
          <w:rtl/>
          <w:lang w:eastAsia="he-IL"/>
        </w:rPr>
        <w:tab/>
        <w:t>סטיות מהערכות ו/או תחזיות תקציביות והשלכותיהן.</w:t>
      </w:r>
    </w:p>
    <w:p w14:paraId="51CBC6D2"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ריכוז הוראות שנויים.</w:t>
      </w:r>
    </w:p>
    <w:p w14:paraId="119744B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335BC5" w14:textId="77777777" w:rsidR="00966136" w:rsidRDefault="00435A20" w:rsidP="00435A20">
      <w:pPr>
        <w:widowControl w:val="0"/>
        <w:spacing w:before="0" w:beforeAutospacing="0" w:after="0" w:afterAutospacing="0" w:line="240" w:lineRule="auto"/>
        <w:outlineLvl w:val="2"/>
        <w:rPr>
          <w:rFonts w:ascii="Times New Roman" w:eastAsia="Times New Roman" w:hAnsi="Times New Roman" w:cs="David"/>
          <w:sz w:val="20"/>
          <w:szCs w:val="24"/>
          <w:rtl/>
        </w:rPr>
      </w:pPr>
      <w:r w:rsidRPr="00435A20">
        <w:rPr>
          <w:rFonts w:ascii="Times New Roman" w:eastAsia="Times New Roman" w:hAnsi="Times New Roman" w:cs="David"/>
          <w:b/>
          <w:bCs/>
          <w:sz w:val="24"/>
          <w:szCs w:val="24"/>
          <w:u w:val="single"/>
          <w:rtl/>
        </w:rPr>
        <w:br/>
      </w:r>
      <w:r w:rsidRPr="00435A20">
        <w:rPr>
          <w:rFonts w:ascii="Times New Roman" w:eastAsia="Times New Roman" w:hAnsi="Times New Roman" w:cs="David" w:hint="cs"/>
          <w:color w:val="FF0000"/>
          <w:sz w:val="20"/>
          <w:szCs w:val="24"/>
          <w:rtl/>
        </w:rPr>
        <w:t xml:space="preserve"> </w:t>
      </w:r>
      <w:r w:rsidRPr="00435A20">
        <w:rPr>
          <w:rFonts w:ascii="Times New Roman" w:eastAsia="Times New Roman" w:hAnsi="Times New Roman" w:cs="David"/>
          <w:sz w:val="20"/>
          <w:szCs w:val="24"/>
          <w:rtl/>
        </w:rPr>
        <w:t>17.7</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שיעור חלקו היחסי של כל אחד מיחידי המזמין הינו כדלקמן </w:t>
      </w:r>
      <w:r w:rsidRPr="00435A20">
        <w:rPr>
          <w:rFonts w:ascii="Times New Roman" w:eastAsia="Times New Roman" w:hAnsi="Times New Roman" w:cs="David" w:hint="cs"/>
          <w:sz w:val="20"/>
          <w:szCs w:val="24"/>
          <w:rtl/>
        </w:rPr>
        <w:t>:</w:t>
      </w:r>
    </w:p>
    <w:p w14:paraId="14547F1E" w14:textId="77777777" w:rsidR="00966136" w:rsidRDefault="00966136" w:rsidP="00435A20">
      <w:pPr>
        <w:widowControl w:val="0"/>
        <w:spacing w:before="0" w:beforeAutospacing="0" w:after="0" w:afterAutospacing="0" w:line="240" w:lineRule="auto"/>
        <w:outlineLvl w:val="2"/>
        <w:rPr>
          <w:rFonts w:ascii="Times New Roman" w:eastAsia="Times New Roman" w:hAnsi="Times New Roman" w:cs="David"/>
          <w:sz w:val="20"/>
          <w:szCs w:val="24"/>
          <w:rtl/>
        </w:rPr>
      </w:pPr>
    </w:p>
    <w:p w14:paraId="089D60C4" w14:textId="09847281" w:rsidR="00435A20" w:rsidRPr="00435A20" w:rsidRDefault="00100EDF" w:rsidP="00CC7EFF">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712879543"/>
          <w:placeholder>
            <w:docPart w:val="539C051A59DD4739B773D24F6837E4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46" w:author="Meryl Etman" w:date="2021-01-26T15:36:00Z">
            <w:r w:rsidR="00B24D43">
              <w:rPr>
                <w:rFonts w:ascii="Times New Roman" w:eastAsia="Times New Roman" w:hAnsi="Times New Roman" w:cs="David" w:hint="cs"/>
                <w:color w:val="008000"/>
                <w:sz w:val="24"/>
                <w:szCs w:val="24"/>
                <w:rtl/>
                <w:lang w:eastAsia="he-IL"/>
              </w:rPr>
              <w:t>50%</w:t>
            </w:r>
          </w:ins>
        </w:sdtContent>
      </w:sdt>
    </w:p>
    <w:p w14:paraId="189601E4" w14:textId="77777777" w:rsidR="00435A20" w:rsidRPr="00435A20" w:rsidRDefault="00435A20" w:rsidP="00435A20">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rPr>
        <w:br w:type="page"/>
      </w:r>
      <w:r w:rsidRPr="00435A20" w:rsidDel="00554912">
        <w:rPr>
          <w:rFonts w:ascii="Times New Roman" w:eastAsia="Times New Roman" w:hAnsi="Times New Roman" w:cs="David"/>
          <w:b/>
          <w:bCs/>
          <w:sz w:val="24"/>
          <w:szCs w:val="24"/>
          <w:u w:val="single"/>
          <w:rtl/>
          <w:lang w:eastAsia="he-IL"/>
        </w:rPr>
        <w:lastRenderedPageBreak/>
        <w:t xml:space="preserve"> </w:t>
      </w:r>
      <w:r w:rsidRPr="00435A20">
        <w:rPr>
          <w:rFonts w:ascii="Times New Roman" w:eastAsia="Times New Roman" w:hAnsi="Times New Roman" w:cs="David"/>
          <w:b/>
          <w:bCs/>
          <w:sz w:val="24"/>
          <w:szCs w:val="24"/>
          <w:u w:val="single"/>
          <w:rtl/>
          <w:lang w:eastAsia="he-IL"/>
        </w:rPr>
        <w:t xml:space="preserve">נספח </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ב</w:t>
      </w:r>
      <w:r w:rsidR="007804CE">
        <w:rPr>
          <w:rFonts w:ascii="Times New Roman" w:eastAsia="Times New Roman" w:hAnsi="Times New Roman" w:cs="David" w:hint="cs"/>
          <w:b/>
          <w:bCs/>
          <w:sz w:val="24"/>
          <w:szCs w:val="24"/>
          <w:u w:val="single"/>
          <w:rtl/>
          <w:lang w:eastAsia="he-IL"/>
        </w:rPr>
        <w:t>'</w:t>
      </w:r>
      <w:r w:rsidRPr="00435A20">
        <w:rPr>
          <w:rFonts w:ascii="Times New Roman" w:eastAsia="Times New Roman" w:hAnsi="Times New Roman" w:cs="David"/>
          <w:b/>
          <w:bCs/>
          <w:sz w:val="24"/>
          <w:szCs w:val="24"/>
          <w:u w:val="single"/>
          <w:rtl/>
          <w:lang w:eastAsia="he-IL"/>
        </w:rPr>
        <w:t>'</w:t>
      </w:r>
    </w:p>
    <w:p w14:paraId="4DD354A1"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
          <w:bCs/>
          <w:sz w:val="24"/>
          <w:szCs w:val="24"/>
          <w:u w:val="single"/>
          <w:rtl/>
          <w:lang w:eastAsia="he-IL"/>
        </w:rPr>
      </w:pPr>
    </w:p>
    <w:p w14:paraId="3F62854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
          <w:bCs/>
          <w:sz w:val="24"/>
          <w:szCs w:val="24"/>
          <w:u w:val="single"/>
          <w:rtl/>
          <w:lang w:eastAsia="he-IL"/>
        </w:rPr>
        <w:t xml:space="preserve">שרותי המתכנן </w:t>
      </w:r>
    </w:p>
    <w:p w14:paraId="41A0822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p>
    <w:p w14:paraId="45AE38A9" w14:textId="35708295" w:rsidR="00435A20" w:rsidRPr="00435A20" w:rsidDel="00B24D43" w:rsidRDefault="00435A20" w:rsidP="00435A20">
      <w:pPr>
        <w:widowControl w:val="0"/>
        <w:spacing w:before="0" w:beforeAutospacing="0" w:after="0" w:afterAutospacing="0" w:line="240" w:lineRule="auto"/>
        <w:jc w:val="center"/>
        <w:rPr>
          <w:del w:id="147" w:author="Meryl Etman" w:date="2021-01-26T15:36:00Z"/>
          <w:rFonts w:ascii="Times New Roman" w:eastAsia="Times New Roman" w:hAnsi="Times New Roman" w:cs="David"/>
          <w:b/>
          <w:bCs/>
          <w:sz w:val="24"/>
          <w:szCs w:val="24"/>
          <w:u w:val="single"/>
          <w:rtl/>
          <w:lang w:eastAsia="he-IL"/>
        </w:rPr>
      </w:pPr>
    </w:p>
    <w:p w14:paraId="47C0761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7F7A9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כללי</w:t>
      </w:r>
    </w:p>
    <w:p w14:paraId="5E8EE71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436CD1"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1.1</w:t>
      </w:r>
      <w:r w:rsidRPr="00435A20">
        <w:rPr>
          <w:rFonts w:ascii="Times New Roman" w:eastAsia="Times New Roman" w:hAnsi="Times New Roman" w:cs="David"/>
          <w:sz w:val="24"/>
          <w:szCs w:val="24"/>
          <w:rtl/>
          <w:lang w:eastAsia="he-IL"/>
        </w:rPr>
        <w:tab/>
        <w:t>שרותי המתכנן יכללו:</w:t>
      </w:r>
    </w:p>
    <w:p w14:paraId="54B24825"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869273" w14:textId="5D02995D" w:rsidR="00435A20" w:rsidRPr="00435A20" w:rsidRDefault="00435A20" w:rsidP="00FC1069">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r>
      <w:del w:id="148" w:author="Meryl Etman" w:date="2021-01-26T15:39:00Z">
        <w:r w:rsidRPr="00435A20" w:rsidDel="00B24D43">
          <w:rPr>
            <w:rFonts w:ascii="Times New Roman" w:eastAsia="Times New Roman" w:hAnsi="Times New Roman" w:cs="David"/>
            <w:sz w:val="24"/>
            <w:szCs w:val="24"/>
            <w:rtl/>
            <w:lang w:eastAsia="he-IL"/>
          </w:rPr>
          <w:delText>שינוי תכנית בנין עיר , תכניות בינוי ופיתוח / תכניות עיצוב ארכיטקטוני</w:delText>
        </w:r>
      </w:del>
      <w:ins w:id="149" w:author="Meryl Etman" w:date="2021-01-26T15:39:00Z">
        <w:r w:rsidR="00B24D43" w:rsidRPr="003B3BBA">
          <w:rPr>
            <w:rFonts w:ascii="David" w:eastAsia="Times New Roman" w:hAnsi="David" w:cs="David" w:hint="eastAsia"/>
            <w:sz w:val="24"/>
            <w:szCs w:val="24"/>
            <w:rtl/>
            <w:lang w:eastAsia="he-IL"/>
            <w:rPrChange w:id="150" w:author="מרול אטמן" w:date="2021-06-08T12:38:00Z">
              <w:rPr>
                <w:rFonts w:ascii="Times New Roman" w:eastAsia="Times New Roman" w:hAnsi="Times New Roman" w:cs="Arial" w:hint="eastAsia"/>
                <w:sz w:val="24"/>
                <w:szCs w:val="24"/>
                <w:rtl/>
                <w:lang w:eastAsia="he-IL"/>
              </w:rPr>
            </w:rPrChange>
          </w:rPr>
          <w:t>מבוטל</w:t>
        </w:r>
      </w:ins>
      <w:r w:rsidRPr="00435A20">
        <w:rPr>
          <w:rFonts w:ascii="Times New Roman" w:eastAsia="Times New Roman" w:hAnsi="Times New Roman" w:cs="David"/>
          <w:sz w:val="24"/>
          <w:szCs w:val="24"/>
          <w:rtl/>
          <w:lang w:eastAsia="he-IL"/>
        </w:rPr>
        <w:t>.</w:t>
      </w:r>
    </w:p>
    <w:p w14:paraId="03AD2BE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242B58D" w14:textId="77777777" w:rsidR="00B24D43" w:rsidRPr="003B3BBA" w:rsidRDefault="00435A20" w:rsidP="00435A20">
      <w:pPr>
        <w:widowControl w:val="0"/>
        <w:spacing w:before="0" w:beforeAutospacing="0" w:after="0" w:afterAutospacing="0" w:line="240" w:lineRule="auto"/>
        <w:ind w:left="720" w:hanging="720"/>
        <w:rPr>
          <w:ins w:id="151" w:author="Meryl Etman" w:date="2021-01-26T15:37:00Z"/>
          <w:rFonts w:ascii="David" w:eastAsia="Times New Roman" w:hAnsi="David" w:cs="David"/>
          <w:sz w:val="24"/>
          <w:szCs w:val="24"/>
          <w:rtl/>
          <w:lang w:eastAsia="he-IL"/>
          <w:rPrChange w:id="152" w:author="מרול אטמן" w:date="2021-06-08T12:38:00Z">
            <w:rPr>
              <w:ins w:id="153" w:author="Meryl Etman" w:date="2021-01-26T15:37:00Z"/>
              <w:rFonts w:ascii="Times New Roman" w:eastAsia="Times New Roman" w:hAnsi="Times New Roman" w:cs="David"/>
              <w:sz w:val="24"/>
              <w:szCs w:val="24"/>
              <w:rtl/>
              <w:lang w:eastAsia="he-IL"/>
            </w:rPr>
          </w:rPrChange>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t>ב.</w:t>
      </w:r>
      <w:r w:rsidRPr="00435A20">
        <w:rPr>
          <w:rFonts w:ascii="Times New Roman" w:eastAsia="Times New Roman" w:hAnsi="Times New Roman" w:cs="David"/>
          <w:sz w:val="24"/>
          <w:szCs w:val="24"/>
          <w:rtl/>
          <w:lang w:eastAsia="he-IL"/>
        </w:rPr>
        <w:tab/>
      </w:r>
      <w:r w:rsidRPr="003B3BBA">
        <w:rPr>
          <w:rFonts w:ascii="David" w:eastAsia="Times New Roman" w:hAnsi="David" w:cs="David"/>
          <w:sz w:val="24"/>
          <w:szCs w:val="24"/>
          <w:rtl/>
          <w:lang w:eastAsia="he-IL"/>
          <w:rPrChange w:id="154" w:author="מרול אטמן" w:date="2021-06-08T12:38:00Z">
            <w:rPr>
              <w:rFonts w:ascii="Times New Roman" w:eastAsia="Times New Roman" w:hAnsi="Times New Roman" w:cs="David"/>
              <w:sz w:val="24"/>
              <w:szCs w:val="24"/>
              <w:rtl/>
              <w:lang w:eastAsia="he-IL"/>
            </w:rPr>
          </w:rPrChange>
        </w:rPr>
        <w:t xml:space="preserve">תכנון אדריכלות לבנייני מגורים </w:t>
      </w:r>
      <w:r w:rsidRPr="003B3BBA">
        <w:rPr>
          <w:rFonts w:ascii="David" w:eastAsia="Times New Roman" w:hAnsi="David" w:cs="David" w:hint="eastAsia"/>
          <w:sz w:val="24"/>
          <w:szCs w:val="24"/>
          <w:rtl/>
          <w:lang w:eastAsia="he-IL"/>
          <w:rPrChange w:id="155" w:author="מרול אטמן" w:date="2021-06-08T12:38:00Z">
            <w:rPr>
              <w:rFonts w:ascii="Times New Roman" w:eastAsia="Times New Roman" w:hAnsi="Times New Roman" w:cs="David" w:hint="eastAsia"/>
              <w:sz w:val="24"/>
              <w:szCs w:val="24"/>
              <w:rtl/>
              <w:lang w:eastAsia="he-IL"/>
            </w:rPr>
          </w:rPrChange>
        </w:rPr>
        <w:t>ו</w:t>
      </w:r>
      <w:r w:rsidRPr="003B3BBA">
        <w:rPr>
          <w:rFonts w:ascii="David" w:eastAsia="Times New Roman" w:hAnsi="David" w:cs="David"/>
          <w:sz w:val="24"/>
          <w:szCs w:val="24"/>
          <w:rtl/>
          <w:lang w:eastAsia="he-IL"/>
          <w:rPrChange w:id="156" w:author="מרול אטמן" w:date="2021-06-08T12:38:00Z">
            <w:rPr>
              <w:rFonts w:ascii="Times New Roman" w:eastAsia="Times New Roman" w:hAnsi="Times New Roman" w:cs="David"/>
              <w:sz w:val="24"/>
              <w:szCs w:val="24"/>
              <w:rtl/>
              <w:lang w:eastAsia="he-IL"/>
            </w:rPr>
          </w:rPrChange>
        </w:rPr>
        <w:t xml:space="preserve">/או </w:t>
      </w:r>
      <w:r w:rsidRPr="003B3BBA">
        <w:rPr>
          <w:rFonts w:ascii="David" w:eastAsia="Times New Roman" w:hAnsi="David" w:cs="David" w:hint="eastAsia"/>
          <w:sz w:val="24"/>
          <w:szCs w:val="24"/>
          <w:rtl/>
          <w:lang w:eastAsia="he-IL"/>
          <w:rPrChange w:id="157" w:author="מרול אטמן" w:date="2021-06-08T12:38:00Z">
            <w:rPr>
              <w:rFonts w:ascii="Times New Roman" w:eastAsia="Times New Roman" w:hAnsi="Times New Roman" w:cs="David" w:hint="eastAsia"/>
              <w:sz w:val="24"/>
              <w:szCs w:val="24"/>
              <w:rtl/>
              <w:lang w:eastAsia="he-IL"/>
            </w:rPr>
          </w:rPrChange>
        </w:rPr>
        <w:t>מסחר</w:t>
      </w:r>
      <w:r w:rsidRPr="003B3BBA">
        <w:rPr>
          <w:rFonts w:ascii="David" w:eastAsia="Times New Roman" w:hAnsi="David" w:cs="David"/>
          <w:sz w:val="24"/>
          <w:szCs w:val="24"/>
          <w:rtl/>
          <w:lang w:eastAsia="he-IL"/>
          <w:rPrChange w:id="158" w:author="מרול אטמן" w:date="2021-06-08T12:38:00Z">
            <w:rPr>
              <w:rFonts w:ascii="Times New Roman" w:eastAsia="Times New Roman" w:hAnsi="Times New Roman" w:cs="David"/>
              <w:sz w:val="24"/>
              <w:szCs w:val="24"/>
              <w:rtl/>
              <w:lang w:eastAsia="he-IL"/>
            </w:rPr>
          </w:rPrChange>
        </w:rPr>
        <w:t xml:space="preserve"> </w:t>
      </w:r>
      <w:r w:rsidRPr="003B3BBA">
        <w:rPr>
          <w:rFonts w:ascii="David" w:eastAsia="Times New Roman" w:hAnsi="David" w:cs="David" w:hint="eastAsia"/>
          <w:sz w:val="24"/>
          <w:szCs w:val="24"/>
          <w:rtl/>
          <w:lang w:eastAsia="he-IL"/>
          <w:rPrChange w:id="159" w:author="מרול אטמן" w:date="2021-06-08T12:38:00Z">
            <w:rPr>
              <w:rFonts w:ascii="Times New Roman" w:eastAsia="Times New Roman" w:hAnsi="Times New Roman" w:cs="David" w:hint="eastAsia"/>
              <w:sz w:val="24"/>
              <w:szCs w:val="24"/>
              <w:rtl/>
              <w:lang w:eastAsia="he-IL"/>
            </w:rPr>
          </w:rPrChange>
        </w:rPr>
        <w:t>ו</w:t>
      </w:r>
      <w:r w:rsidRPr="003B3BBA">
        <w:rPr>
          <w:rFonts w:ascii="David" w:eastAsia="Times New Roman" w:hAnsi="David" w:cs="David"/>
          <w:sz w:val="24"/>
          <w:szCs w:val="24"/>
          <w:rtl/>
          <w:lang w:eastAsia="he-IL"/>
          <w:rPrChange w:id="160" w:author="מרול אטמן" w:date="2021-06-08T12:38:00Z">
            <w:rPr>
              <w:rFonts w:ascii="Times New Roman" w:eastAsia="Times New Roman" w:hAnsi="Times New Roman" w:cs="David"/>
              <w:sz w:val="24"/>
              <w:szCs w:val="24"/>
              <w:rtl/>
              <w:lang w:eastAsia="he-IL"/>
            </w:rPr>
          </w:rPrChange>
        </w:rPr>
        <w:t xml:space="preserve">/או </w:t>
      </w:r>
      <w:r w:rsidRPr="003B3BBA">
        <w:rPr>
          <w:rFonts w:ascii="David" w:eastAsia="Times New Roman" w:hAnsi="David" w:cs="David" w:hint="eastAsia"/>
          <w:sz w:val="24"/>
          <w:szCs w:val="24"/>
          <w:rtl/>
          <w:lang w:eastAsia="he-IL"/>
          <w:rPrChange w:id="161" w:author="מרול אטמן" w:date="2021-06-08T12:38:00Z">
            <w:rPr>
              <w:rFonts w:ascii="Times New Roman" w:eastAsia="Times New Roman" w:hAnsi="Times New Roman" w:cs="David" w:hint="eastAsia"/>
              <w:sz w:val="24"/>
              <w:szCs w:val="24"/>
              <w:rtl/>
              <w:lang w:eastAsia="he-IL"/>
            </w:rPr>
          </w:rPrChange>
        </w:rPr>
        <w:t>משרדים</w:t>
      </w:r>
      <w:ins w:id="162" w:author="Meryl Etman" w:date="2021-01-26T15:37:00Z">
        <w:r w:rsidR="00B24D43" w:rsidRPr="003B3BBA">
          <w:rPr>
            <w:rFonts w:ascii="David" w:eastAsia="Times New Roman" w:hAnsi="David" w:cs="David"/>
            <w:sz w:val="24"/>
            <w:szCs w:val="24"/>
            <w:rtl/>
            <w:lang w:eastAsia="he-IL"/>
            <w:rPrChange w:id="163" w:author="מרול אטמן" w:date="2021-06-08T12:38:00Z">
              <w:rPr>
                <w:rFonts w:ascii="Times New Roman" w:eastAsia="Times New Roman" w:hAnsi="Times New Roman" w:cs="David"/>
                <w:sz w:val="24"/>
                <w:szCs w:val="24"/>
                <w:rtl/>
                <w:lang w:eastAsia="he-IL"/>
              </w:rPr>
            </w:rPrChange>
          </w:rPr>
          <w:t xml:space="preserve"> </w:t>
        </w:r>
        <w:r w:rsidR="00B24D43" w:rsidRPr="003B3BBA">
          <w:rPr>
            <w:rFonts w:ascii="David" w:eastAsia="Times New Roman" w:hAnsi="David" w:cs="David" w:hint="eastAsia"/>
            <w:sz w:val="24"/>
            <w:szCs w:val="24"/>
            <w:rtl/>
            <w:lang w:eastAsia="he-IL"/>
            <w:rPrChange w:id="164" w:author="מרול אטמן" w:date="2021-06-08T12:38:00Z">
              <w:rPr>
                <w:rFonts w:ascii="Times New Roman" w:eastAsia="Times New Roman" w:hAnsi="Times New Roman" w:cs="Arial" w:hint="eastAsia"/>
                <w:sz w:val="24"/>
                <w:szCs w:val="24"/>
                <w:rtl/>
                <w:lang w:eastAsia="he-IL"/>
              </w:rPr>
            </w:rPrChange>
          </w:rPr>
          <w:t>ו</w:t>
        </w:r>
        <w:r w:rsidR="00B24D43" w:rsidRPr="003B3BBA">
          <w:rPr>
            <w:rFonts w:ascii="David" w:eastAsia="Times New Roman" w:hAnsi="David" w:cs="David"/>
            <w:sz w:val="24"/>
            <w:szCs w:val="24"/>
            <w:rtl/>
            <w:lang w:eastAsia="he-IL"/>
            <w:rPrChange w:id="165" w:author="מרול אטמן" w:date="2021-06-08T12:38:00Z">
              <w:rPr>
                <w:rFonts w:ascii="Times New Roman" w:eastAsia="Times New Roman" w:hAnsi="Times New Roman" w:cs="Arial"/>
                <w:sz w:val="24"/>
                <w:szCs w:val="24"/>
                <w:rtl/>
                <w:lang w:eastAsia="he-IL"/>
              </w:rPr>
            </w:rPrChange>
          </w:rPr>
          <w:t>/</w:t>
        </w:r>
        <w:r w:rsidR="00B24D43" w:rsidRPr="003B3BBA">
          <w:rPr>
            <w:rFonts w:ascii="David" w:eastAsia="Times New Roman" w:hAnsi="David" w:cs="David" w:hint="eastAsia"/>
            <w:sz w:val="24"/>
            <w:szCs w:val="24"/>
            <w:rtl/>
            <w:lang w:eastAsia="he-IL"/>
            <w:rPrChange w:id="166" w:author="מרול אטמן" w:date="2021-06-08T12:38:00Z">
              <w:rPr>
                <w:rFonts w:ascii="Times New Roman" w:eastAsia="Times New Roman" w:hAnsi="Times New Roman" w:cs="Arial" w:hint="eastAsia"/>
                <w:sz w:val="24"/>
                <w:szCs w:val="24"/>
                <w:rtl/>
                <w:lang w:eastAsia="he-IL"/>
              </w:rPr>
            </w:rPrChange>
          </w:rPr>
          <w:t>או</w:t>
        </w:r>
      </w:ins>
    </w:p>
    <w:p w14:paraId="257A2CDD" w14:textId="77008BE1" w:rsidR="00966136" w:rsidDel="00B24D43" w:rsidRDefault="00B24D43" w:rsidP="00435A20">
      <w:pPr>
        <w:widowControl w:val="0"/>
        <w:spacing w:before="0" w:beforeAutospacing="0" w:after="0" w:afterAutospacing="0" w:line="240" w:lineRule="auto"/>
        <w:ind w:left="720" w:hanging="720"/>
        <w:rPr>
          <w:del w:id="167" w:author="Meryl Etman" w:date="2021-01-26T15:38:00Z"/>
          <w:rFonts w:ascii="Times New Roman" w:eastAsia="Times New Roman" w:hAnsi="Times New Roman" w:cs="David"/>
          <w:sz w:val="24"/>
          <w:szCs w:val="24"/>
          <w:rtl/>
          <w:lang w:eastAsia="he-IL"/>
        </w:rPr>
      </w:pPr>
      <w:ins w:id="168" w:author="Meryl Etman" w:date="2021-01-26T15:37:00Z">
        <w:r w:rsidRPr="003B3BBA">
          <w:rPr>
            <w:rFonts w:ascii="David" w:eastAsia="Times New Roman" w:hAnsi="David" w:cs="David"/>
            <w:sz w:val="24"/>
            <w:szCs w:val="24"/>
            <w:rtl/>
            <w:lang w:eastAsia="he-IL"/>
            <w:rPrChange w:id="169" w:author="מרול אטמן" w:date="2021-06-08T12:38:00Z">
              <w:rPr>
                <w:rFonts w:ascii="Times New Roman" w:eastAsia="Times New Roman" w:hAnsi="Times New Roman" w:cs="David"/>
                <w:sz w:val="24"/>
                <w:szCs w:val="24"/>
                <w:rtl/>
                <w:lang w:eastAsia="he-IL"/>
              </w:rPr>
            </w:rPrChange>
          </w:rPr>
          <w:t xml:space="preserve">                              </w:t>
        </w:r>
        <w:r w:rsidRPr="003B3BBA">
          <w:rPr>
            <w:rFonts w:ascii="David" w:eastAsia="Times New Roman" w:hAnsi="David" w:cs="David"/>
            <w:sz w:val="24"/>
            <w:szCs w:val="24"/>
            <w:rtl/>
            <w:lang w:eastAsia="he-IL"/>
            <w:rPrChange w:id="170" w:author="מרול אטמן" w:date="2021-06-08T12:38:00Z">
              <w:rPr>
                <w:rFonts w:ascii="Times New Roman" w:eastAsia="Times New Roman" w:hAnsi="Times New Roman" w:cs="Arial"/>
                <w:sz w:val="24"/>
                <w:szCs w:val="24"/>
                <w:rtl/>
                <w:lang w:eastAsia="he-IL"/>
              </w:rPr>
            </w:rPrChange>
          </w:rPr>
          <w:t xml:space="preserve"> </w:t>
        </w:r>
        <w:r w:rsidRPr="003B3BBA">
          <w:rPr>
            <w:rFonts w:ascii="David" w:eastAsia="Times New Roman" w:hAnsi="David" w:cs="David"/>
            <w:sz w:val="24"/>
            <w:szCs w:val="24"/>
            <w:rtl/>
            <w:lang w:eastAsia="he-IL"/>
            <w:rPrChange w:id="171" w:author="מרול אטמן" w:date="2021-06-08T12:38:00Z">
              <w:rPr>
                <w:rFonts w:ascii="Arial" w:eastAsia="Times New Roman" w:hAnsi="Arial" w:cs="Arial"/>
                <w:sz w:val="24"/>
                <w:szCs w:val="24"/>
                <w:rtl/>
                <w:lang w:eastAsia="he-IL"/>
              </w:rPr>
            </w:rPrChange>
          </w:rPr>
          <w:t xml:space="preserve">  </w:t>
        </w:r>
      </w:ins>
      <w:ins w:id="172" w:author="מרול אטמן" w:date="2021-06-08T12:38:00Z">
        <w:r w:rsidR="003B3BBA">
          <w:rPr>
            <w:rFonts w:ascii="David" w:eastAsia="Times New Roman" w:hAnsi="David" w:cs="David"/>
            <w:sz w:val="24"/>
            <w:szCs w:val="24"/>
            <w:rtl/>
            <w:lang w:eastAsia="he-IL"/>
          </w:rPr>
          <w:tab/>
        </w:r>
      </w:ins>
      <w:ins w:id="173" w:author="Meryl Etman" w:date="2021-01-26T15:37:00Z">
        <w:r w:rsidRPr="003B3BBA">
          <w:rPr>
            <w:rFonts w:ascii="David" w:eastAsia="Times New Roman" w:hAnsi="David" w:cs="David" w:hint="eastAsia"/>
            <w:sz w:val="24"/>
            <w:szCs w:val="24"/>
            <w:rtl/>
            <w:lang w:eastAsia="he-IL"/>
            <w:rPrChange w:id="174" w:author="מרול אטמן" w:date="2021-06-08T12:38:00Z">
              <w:rPr>
                <w:rFonts w:ascii="Times New Roman" w:eastAsia="Times New Roman" w:hAnsi="Times New Roman" w:cs="Arial" w:hint="eastAsia"/>
                <w:sz w:val="24"/>
                <w:szCs w:val="24"/>
                <w:rtl/>
                <w:lang w:eastAsia="he-IL"/>
              </w:rPr>
            </w:rPrChange>
          </w:rPr>
          <w:t>שטח</w:t>
        </w:r>
        <w:r w:rsidRPr="003B3BBA">
          <w:rPr>
            <w:rFonts w:ascii="David" w:eastAsia="Times New Roman" w:hAnsi="David" w:cs="David"/>
            <w:sz w:val="24"/>
            <w:szCs w:val="24"/>
            <w:rtl/>
            <w:lang w:eastAsia="he-IL"/>
            <w:rPrChange w:id="175" w:author="מרול אטמן" w:date="2021-06-08T12:38:00Z">
              <w:rPr>
                <w:rFonts w:ascii="Times New Roman" w:eastAsia="Times New Roman" w:hAnsi="Times New Roman" w:cs="Arial"/>
                <w:sz w:val="24"/>
                <w:szCs w:val="24"/>
                <w:rtl/>
                <w:lang w:eastAsia="he-IL"/>
              </w:rPr>
            </w:rPrChange>
          </w:rPr>
          <w:t xml:space="preserve"> </w:t>
        </w:r>
        <w:r w:rsidRPr="003B3BBA">
          <w:rPr>
            <w:rFonts w:ascii="David" w:eastAsia="Times New Roman" w:hAnsi="David" w:cs="David" w:hint="eastAsia"/>
            <w:sz w:val="24"/>
            <w:szCs w:val="24"/>
            <w:rtl/>
            <w:lang w:eastAsia="he-IL"/>
            <w:rPrChange w:id="176" w:author="מרול אטמן" w:date="2021-06-08T12:38:00Z">
              <w:rPr>
                <w:rFonts w:ascii="Times New Roman" w:eastAsia="Times New Roman" w:hAnsi="Times New Roman" w:cs="Arial" w:hint="eastAsia"/>
                <w:sz w:val="24"/>
                <w:szCs w:val="24"/>
                <w:rtl/>
                <w:lang w:eastAsia="he-IL"/>
              </w:rPr>
            </w:rPrChange>
          </w:rPr>
          <w:t>ציבורי</w:t>
        </w:r>
        <w:r w:rsidRPr="003B3BBA">
          <w:rPr>
            <w:rFonts w:ascii="David" w:eastAsia="Times New Roman" w:hAnsi="David" w:cs="David"/>
            <w:sz w:val="24"/>
            <w:szCs w:val="24"/>
            <w:rtl/>
            <w:lang w:eastAsia="he-IL"/>
            <w:rPrChange w:id="177" w:author="מרול אטמן" w:date="2021-06-08T12:38:00Z">
              <w:rPr>
                <w:rFonts w:ascii="Times New Roman" w:eastAsia="Times New Roman" w:hAnsi="Times New Roman" w:cs="Arial"/>
                <w:sz w:val="24"/>
                <w:szCs w:val="24"/>
                <w:rtl/>
                <w:lang w:eastAsia="he-IL"/>
              </w:rPr>
            </w:rPrChange>
          </w:rPr>
          <w:t xml:space="preserve"> </w:t>
        </w:r>
      </w:ins>
      <w:del w:id="178" w:author="Meryl Etman" w:date="2021-01-26T15:37:00Z">
        <w:r w:rsidR="00435A20" w:rsidRPr="003B3BBA" w:rsidDel="00B24D43">
          <w:rPr>
            <w:rFonts w:ascii="David" w:eastAsia="Times New Roman" w:hAnsi="David" w:cs="David"/>
            <w:sz w:val="24"/>
            <w:szCs w:val="24"/>
            <w:rtl/>
            <w:lang w:eastAsia="he-IL"/>
            <w:rPrChange w:id="179" w:author="מרול אטמן" w:date="2021-06-08T12:38:00Z">
              <w:rPr>
                <w:rFonts w:ascii="Times New Roman" w:eastAsia="Times New Roman" w:hAnsi="Times New Roman" w:cs="David"/>
                <w:sz w:val="24"/>
                <w:szCs w:val="24"/>
                <w:rtl/>
                <w:lang w:eastAsia="he-IL"/>
              </w:rPr>
            </w:rPrChange>
          </w:rPr>
          <w:delText xml:space="preserve"> </w:delText>
        </w:r>
      </w:del>
      <w:r w:rsidR="00435A20" w:rsidRPr="003B3BBA">
        <w:rPr>
          <w:rFonts w:ascii="David" w:eastAsia="Times New Roman" w:hAnsi="David" w:cs="David"/>
          <w:sz w:val="24"/>
          <w:szCs w:val="24"/>
          <w:rtl/>
          <w:lang w:eastAsia="he-IL"/>
          <w:rPrChange w:id="180" w:author="מרול אטמן" w:date="2021-06-08T12:38:00Z">
            <w:rPr>
              <w:rFonts w:ascii="Times New Roman" w:eastAsia="Times New Roman" w:hAnsi="Times New Roman" w:cs="David"/>
              <w:sz w:val="24"/>
              <w:szCs w:val="24"/>
              <w:rtl/>
              <w:lang w:eastAsia="he-IL"/>
            </w:rPr>
          </w:rPrChange>
        </w:rPr>
        <w:t>לרבות מבני</w:t>
      </w:r>
      <w:del w:id="181" w:author="Meryl Etman" w:date="2021-01-26T15:38:00Z">
        <w:r w:rsidR="00435A20" w:rsidRPr="00435A20" w:rsidDel="00B24D43">
          <w:rPr>
            <w:rFonts w:ascii="Times New Roman" w:eastAsia="Times New Roman" w:hAnsi="Times New Roman" w:cs="David"/>
            <w:sz w:val="24"/>
            <w:szCs w:val="24"/>
            <w:rtl/>
            <w:lang w:eastAsia="he-IL"/>
          </w:rPr>
          <w:delText xml:space="preserve"> </w:delText>
        </w:r>
      </w:del>
    </w:p>
    <w:p w14:paraId="26907CBB" w14:textId="77777777" w:rsidR="00B24D43" w:rsidRDefault="00966136" w:rsidP="00FC1069">
      <w:pPr>
        <w:widowControl w:val="0"/>
        <w:spacing w:before="0" w:beforeAutospacing="0" w:after="0" w:afterAutospacing="0" w:line="240" w:lineRule="auto"/>
        <w:ind w:left="720" w:hanging="720"/>
        <w:rPr>
          <w:ins w:id="182" w:author="Meryl Etman" w:date="2021-01-26T15:38:00Z"/>
          <w:rFonts w:ascii="Times New Roman" w:eastAsia="Times New Roman" w:hAnsi="Times New Roman" w:cs="David"/>
          <w:sz w:val="24"/>
          <w:szCs w:val="24"/>
          <w:rtl/>
          <w:lang w:eastAsia="he-IL"/>
        </w:rPr>
      </w:pPr>
      <w:del w:id="183" w:author="Meryl Etman" w:date="2021-01-26T15:38:00Z">
        <w:r w:rsidDel="00B24D43">
          <w:rPr>
            <w:rFonts w:ascii="Times New Roman" w:eastAsia="Times New Roman" w:hAnsi="Times New Roman" w:cs="David" w:hint="cs"/>
            <w:sz w:val="24"/>
            <w:szCs w:val="24"/>
            <w:rtl/>
            <w:lang w:eastAsia="he-IL"/>
          </w:rPr>
          <w:delText xml:space="preserve">                </w:delText>
        </w:r>
      </w:del>
      <w:del w:id="184" w:author="Meryl Etman" w:date="2021-01-26T15:37:00Z">
        <w:r w:rsidDel="00B24D43">
          <w:rPr>
            <w:rFonts w:ascii="Times New Roman" w:eastAsia="Times New Roman" w:hAnsi="Times New Roman" w:cs="David" w:hint="cs"/>
            <w:sz w:val="24"/>
            <w:szCs w:val="24"/>
            <w:rtl/>
            <w:lang w:eastAsia="he-IL"/>
          </w:rPr>
          <w:delText xml:space="preserve">                        </w:delText>
        </w:r>
      </w:del>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עזר במגרשים (חדרי אשפה, תחנות </w:t>
      </w:r>
    </w:p>
    <w:p w14:paraId="5B17DBFF" w14:textId="27E66C88" w:rsidR="00966136" w:rsidDel="00B24D43" w:rsidRDefault="00B24D43" w:rsidP="00F47CCC">
      <w:pPr>
        <w:widowControl w:val="0"/>
        <w:spacing w:before="0" w:beforeAutospacing="0" w:after="0" w:afterAutospacing="0" w:line="240" w:lineRule="auto"/>
        <w:ind w:left="720" w:hanging="720"/>
        <w:rPr>
          <w:del w:id="185" w:author="Meryl Etman" w:date="2021-01-26T15:38:00Z"/>
          <w:rFonts w:ascii="Times New Roman" w:eastAsia="Times New Roman" w:hAnsi="Times New Roman" w:cs="David"/>
          <w:sz w:val="24"/>
          <w:szCs w:val="24"/>
          <w:rtl/>
          <w:lang w:eastAsia="he-IL"/>
        </w:rPr>
      </w:pPr>
      <w:ins w:id="186" w:author="Meryl Etman" w:date="2021-01-26T15:38:00Z">
        <w:r>
          <w:rPr>
            <w:rFonts w:ascii="Times New Roman" w:eastAsia="Times New Roman" w:hAnsi="Times New Roman" w:cs="David" w:hint="cs"/>
            <w:sz w:val="24"/>
            <w:szCs w:val="24"/>
            <w:rtl/>
            <w:lang w:eastAsia="he-IL"/>
          </w:rPr>
          <w:t xml:space="preserve">                                 </w:t>
        </w:r>
      </w:ins>
      <w:ins w:id="187" w:author="מרול אטמן" w:date="2021-06-08T12:38:00Z">
        <w:r w:rsidR="003B3BBA">
          <w:rPr>
            <w:rFonts w:ascii="Times New Roman" w:eastAsia="Times New Roman" w:hAnsi="Times New Roman" w:cs="David"/>
            <w:sz w:val="24"/>
            <w:szCs w:val="24"/>
            <w:rtl/>
            <w:lang w:eastAsia="he-IL"/>
          </w:rPr>
          <w:tab/>
        </w:r>
      </w:ins>
      <w:r w:rsidR="00435A20" w:rsidRPr="00435A20">
        <w:rPr>
          <w:rFonts w:ascii="Times New Roman" w:eastAsia="Times New Roman" w:hAnsi="Times New Roman" w:cs="David"/>
          <w:sz w:val="24"/>
          <w:szCs w:val="24"/>
          <w:rtl/>
          <w:lang w:eastAsia="he-IL"/>
        </w:rPr>
        <w:t xml:space="preserve">טרנספורמציה וכד'), </w:t>
      </w:r>
      <w:del w:id="188" w:author="Meryl Etman" w:date="2021-06-10T15:35:00Z">
        <w:r w:rsidR="00435A20" w:rsidRPr="00435A20" w:rsidDel="00F47CCC">
          <w:rPr>
            <w:rFonts w:ascii="Times New Roman" w:eastAsia="Times New Roman" w:hAnsi="Times New Roman" w:cs="David"/>
            <w:sz w:val="24"/>
            <w:szCs w:val="24"/>
            <w:rtl/>
            <w:lang w:eastAsia="he-IL"/>
          </w:rPr>
          <w:delText xml:space="preserve">תכנון תחנות </w:delText>
        </w:r>
      </w:del>
    </w:p>
    <w:p w14:paraId="3D5FAAF1" w14:textId="26E1852C" w:rsidR="00966136" w:rsidDel="00B24D43" w:rsidRDefault="00966136" w:rsidP="00F47CCC">
      <w:pPr>
        <w:widowControl w:val="0"/>
        <w:spacing w:before="0" w:beforeAutospacing="0" w:after="0" w:afterAutospacing="0" w:line="240" w:lineRule="auto"/>
        <w:ind w:left="720" w:hanging="720"/>
        <w:rPr>
          <w:del w:id="189" w:author="Meryl Etman" w:date="2021-01-26T15:39:00Z"/>
          <w:rFonts w:ascii="Times New Roman" w:eastAsia="Times New Roman" w:hAnsi="Times New Roman" w:cs="David"/>
          <w:sz w:val="24"/>
          <w:szCs w:val="24"/>
          <w:rtl/>
          <w:lang w:eastAsia="he-IL"/>
        </w:rPr>
      </w:pPr>
      <w:del w:id="190" w:author="Meryl Etman" w:date="2021-01-26T15:38:00Z">
        <w:r w:rsidDel="00B24D43">
          <w:rPr>
            <w:rFonts w:ascii="Times New Roman" w:eastAsia="Times New Roman" w:hAnsi="Times New Roman" w:cs="David" w:hint="cs"/>
            <w:sz w:val="24"/>
            <w:szCs w:val="24"/>
            <w:rtl/>
            <w:lang w:eastAsia="he-IL"/>
          </w:rPr>
          <w:delText xml:space="preserve">                                         </w:delText>
        </w:r>
      </w:del>
      <w:del w:id="191" w:author="Meryl Etman" w:date="2021-06-10T15:35:00Z">
        <w:r w:rsidR="00435A20" w:rsidRPr="00435A20" w:rsidDel="00F47CCC">
          <w:rPr>
            <w:rFonts w:ascii="Times New Roman" w:eastAsia="Times New Roman" w:hAnsi="Times New Roman" w:cs="David"/>
            <w:sz w:val="24"/>
            <w:szCs w:val="24"/>
            <w:rtl/>
            <w:lang w:eastAsia="he-IL"/>
          </w:rPr>
          <w:delText xml:space="preserve">טרנספורמציה במגרשים </w:delText>
        </w:r>
      </w:del>
      <w:ins w:id="192" w:author="מרול אטמן" w:date="2021-06-08T12:39:00Z">
        <w:del w:id="193" w:author="Meryl Etman" w:date="2021-06-10T15:35:00Z">
          <w:r w:rsidR="003B3BBA" w:rsidDel="00F47CCC">
            <w:rPr>
              <w:rFonts w:ascii="Times New Roman" w:eastAsia="Times New Roman" w:hAnsi="Times New Roman" w:cs="David"/>
              <w:sz w:val="24"/>
              <w:szCs w:val="24"/>
              <w:rtl/>
              <w:lang w:eastAsia="he-IL"/>
            </w:rPr>
            <w:tab/>
          </w:r>
        </w:del>
      </w:ins>
      <w:del w:id="194" w:author="Meryl Etman" w:date="2021-06-10T15:35:00Z">
        <w:r w:rsidR="00435A20" w:rsidRPr="00435A20" w:rsidDel="00F47CCC">
          <w:rPr>
            <w:rFonts w:ascii="Times New Roman" w:eastAsia="Times New Roman" w:hAnsi="Times New Roman" w:cs="David"/>
            <w:sz w:val="24"/>
            <w:szCs w:val="24"/>
            <w:rtl/>
            <w:lang w:eastAsia="he-IL"/>
          </w:rPr>
          <w:delText xml:space="preserve">ציבוריים, </w:delText>
        </w:r>
      </w:del>
      <w:r w:rsidR="00435A20" w:rsidRPr="00435A20">
        <w:rPr>
          <w:rFonts w:ascii="Times New Roman" w:eastAsia="Times New Roman" w:hAnsi="Times New Roman" w:cs="David"/>
          <w:sz w:val="24"/>
          <w:szCs w:val="24"/>
          <w:rtl/>
          <w:lang w:eastAsia="he-IL"/>
        </w:rPr>
        <w:t>תכנון מבנה מכירות ו/או דירה</w:t>
      </w:r>
      <w:del w:id="195" w:author="Meryl Etman" w:date="2021-01-26T15:39:00Z">
        <w:r w:rsidR="00435A20" w:rsidRPr="00435A20" w:rsidDel="00B24D43">
          <w:rPr>
            <w:rFonts w:ascii="Times New Roman" w:eastAsia="Times New Roman" w:hAnsi="Times New Roman" w:cs="David"/>
            <w:sz w:val="24"/>
            <w:szCs w:val="24"/>
            <w:rtl/>
            <w:lang w:eastAsia="he-IL"/>
          </w:rPr>
          <w:delText xml:space="preserve"> </w:delText>
        </w:r>
      </w:del>
    </w:p>
    <w:p w14:paraId="18E6385E" w14:textId="77777777" w:rsidR="00B24D43" w:rsidRDefault="00966136" w:rsidP="003B3BBA">
      <w:pPr>
        <w:widowControl w:val="0"/>
        <w:spacing w:before="0" w:beforeAutospacing="0" w:after="0" w:afterAutospacing="0" w:line="240" w:lineRule="auto"/>
        <w:ind w:left="720" w:hanging="720"/>
        <w:rPr>
          <w:ins w:id="196" w:author="Meryl Etman" w:date="2021-01-26T15:39:00Z"/>
          <w:rFonts w:ascii="Times New Roman" w:eastAsia="Times New Roman" w:hAnsi="Times New Roman" w:cs="David"/>
          <w:sz w:val="24"/>
          <w:szCs w:val="24"/>
          <w:rtl/>
          <w:lang w:eastAsia="he-IL"/>
        </w:rPr>
      </w:pPr>
      <w:del w:id="197" w:author="Meryl Etman" w:date="2021-01-26T15:39:00Z">
        <w:r w:rsidDel="00B24D43">
          <w:rPr>
            <w:rFonts w:ascii="Times New Roman" w:eastAsia="Times New Roman" w:hAnsi="Times New Roman" w:cs="David" w:hint="cs"/>
            <w:sz w:val="24"/>
            <w:szCs w:val="24"/>
            <w:rtl/>
            <w:lang w:eastAsia="he-IL"/>
          </w:rPr>
          <w:delText xml:space="preserve">                                        </w:delText>
        </w:r>
      </w:del>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לדוגמא בסמוך</w:t>
      </w:r>
    </w:p>
    <w:p w14:paraId="1A2DA935" w14:textId="00B0A371" w:rsidR="00435A20" w:rsidRPr="00435A20" w:rsidRDefault="00B24D43" w:rsidP="00023792">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ins w:id="198" w:author="Meryl Etman" w:date="2021-01-26T15:39:00Z">
        <w:r>
          <w:rPr>
            <w:rFonts w:ascii="Times New Roman" w:eastAsia="Times New Roman" w:hAnsi="Times New Roman" w:cs="David" w:hint="cs"/>
            <w:sz w:val="24"/>
            <w:szCs w:val="24"/>
            <w:rtl/>
            <w:lang w:eastAsia="he-IL"/>
          </w:rPr>
          <w:t xml:space="preserve">                                 </w:t>
        </w:r>
      </w:ins>
      <w:ins w:id="199" w:author="מרול אטמן" w:date="2021-06-08T12:39:00Z">
        <w:r w:rsidR="003B3BBA">
          <w:rPr>
            <w:rFonts w:ascii="Times New Roman" w:eastAsia="Times New Roman" w:hAnsi="Times New Roman" w:cs="David"/>
            <w:sz w:val="24"/>
            <w:szCs w:val="24"/>
            <w:rtl/>
            <w:lang w:eastAsia="he-IL"/>
          </w:rPr>
          <w:tab/>
        </w:r>
      </w:ins>
      <w:del w:id="200" w:author="Meryl Etman" w:date="2021-01-26T15:39:00Z">
        <w:r w:rsidR="00435A20" w:rsidRPr="00435A20" w:rsidDel="00B24D43">
          <w:rPr>
            <w:rFonts w:ascii="Times New Roman" w:eastAsia="Times New Roman" w:hAnsi="Times New Roman" w:cs="David"/>
            <w:sz w:val="24"/>
            <w:szCs w:val="24"/>
            <w:rtl/>
            <w:lang w:eastAsia="he-IL"/>
          </w:rPr>
          <w:delText xml:space="preserve"> </w:delText>
        </w:r>
      </w:del>
      <w:r w:rsidR="00435A20" w:rsidRPr="00435A20">
        <w:rPr>
          <w:rFonts w:ascii="Times New Roman" w:eastAsia="Times New Roman" w:hAnsi="Times New Roman" w:cs="David"/>
          <w:sz w:val="24"/>
          <w:szCs w:val="24"/>
          <w:rtl/>
          <w:lang w:eastAsia="he-IL"/>
        </w:rPr>
        <w:t>למבנה המכירות.</w:t>
      </w:r>
    </w:p>
    <w:p w14:paraId="64C11EEF" w14:textId="77777777" w:rsidR="00435A20" w:rsidRPr="00435A20" w:rsidRDefault="00435A20" w:rsidP="00435A20">
      <w:pPr>
        <w:widowControl w:val="0"/>
        <w:spacing w:before="0" w:beforeAutospacing="0" w:after="0" w:afterAutospacing="0" w:line="240" w:lineRule="auto"/>
        <w:ind w:left="2160"/>
        <w:rPr>
          <w:rFonts w:ascii="Times New Roman" w:eastAsia="Times New Roman" w:hAnsi="Times New Roman" w:cs="David"/>
          <w:sz w:val="24"/>
          <w:szCs w:val="24"/>
          <w:rtl/>
          <w:lang w:eastAsia="he-IL"/>
        </w:rPr>
      </w:pPr>
    </w:p>
    <w:p w14:paraId="5FCC9801" w14:textId="77777777" w:rsidR="00435A20" w:rsidRPr="00435A20" w:rsidRDefault="00435A20" w:rsidP="00435A20">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u w:val="single"/>
          <w:rtl/>
        </w:rPr>
        <w:t>1.2</w:t>
      </w:r>
      <w:r w:rsidRPr="00435A20">
        <w:rPr>
          <w:rFonts w:ascii="Times New Roman" w:eastAsia="Times New Roman" w:hAnsi="Times New Roman" w:cs="David" w:hint="cs"/>
          <w:sz w:val="24"/>
          <w:szCs w:val="24"/>
          <w:u w:val="single"/>
          <w:rtl/>
        </w:rPr>
        <w:tab/>
      </w:r>
      <w:r w:rsidRPr="00435A20">
        <w:rPr>
          <w:rFonts w:ascii="Times New Roman" w:eastAsia="Times New Roman" w:hAnsi="Times New Roman" w:cs="David"/>
          <w:sz w:val="24"/>
          <w:szCs w:val="24"/>
          <w:u w:val="single"/>
          <w:rtl/>
        </w:rPr>
        <w:t>המ</w:t>
      </w:r>
      <w:r w:rsidRPr="00435A20">
        <w:rPr>
          <w:rFonts w:ascii="Times New Roman" w:eastAsia="Times New Roman" w:hAnsi="Times New Roman" w:cs="David" w:hint="cs"/>
          <w:sz w:val="24"/>
          <w:szCs w:val="24"/>
          <w:u w:val="single"/>
          <w:rtl/>
        </w:rPr>
        <w:t>תכנן</w:t>
      </w:r>
      <w:r w:rsidRPr="00435A20">
        <w:rPr>
          <w:rFonts w:ascii="Times New Roman" w:eastAsia="Times New Roman" w:hAnsi="Times New Roman" w:cs="David"/>
          <w:sz w:val="24"/>
          <w:szCs w:val="24"/>
          <w:u w:val="single"/>
          <w:rtl/>
        </w:rPr>
        <w:t>, צוות עובדים ואמצעים</w:t>
      </w:r>
      <w:r w:rsidRPr="00435A20">
        <w:rPr>
          <w:rFonts w:ascii="Times New Roman" w:eastAsia="Times New Roman" w:hAnsi="Times New Roman" w:cs="David" w:hint="cs"/>
          <w:sz w:val="24"/>
          <w:szCs w:val="24"/>
          <w:rtl/>
          <w:lang w:eastAsia="he-IL"/>
        </w:rPr>
        <w:t>:</w:t>
      </w:r>
    </w:p>
    <w:p w14:paraId="46F04EC1" w14:textId="77777777" w:rsidR="00435A20" w:rsidRPr="00435A20" w:rsidRDefault="00435A20" w:rsidP="00435A2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0C0A2DA4" w14:textId="77777777" w:rsidR="0005626B" w:rsidRPr="00B27B4C"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א</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05626B">
        <w:rPr>
          <w:rFonts w:ascii="Times New Roman" w:eastAsia="Times New Roman" w:hAnsi="Times New Roman" w:cs="David" w:hint="cs"/>
          <w:sz w:val="24"/>
          <w:szCs w:val="24"/>
          <w:lang w:eastAsia="he-IL"/>
        </w:rPr>
        <w:t xml:space="preserve"> </w:t>
      </w:r>
      <w:r w:rsidR="0005626B">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05626B">
        <w:rPr>
          <w:rFonts w:ascii="Times New Roman" w:eastAsia="Times New Roman" w:hAnsi="Times New Roman" w:cs="David" w:hint="cs"/>
          <w:sz w:val="24"/>
          <w:szCs w:val="24"/>
          <w:lang w:eastAsia="he-IL"/>
        </w:rPr>
        <w:t>BIM</w:t>
      </w:r>
      <w:r w:rsidR="0005626B">
        <w:rPr>
          <w:rFonts w:ascii="Times New Roman" w:eastAsia="Times New Roman" w:hAnsi="Times New Roman" w:cs="David" w:hint="cs"/>
          <w:sz w:val="24"/>
          <w:szCs w:val="24"/>
          <w:rtl/>
          <w:lang w:eastAsia="he-IL"/>
        </w:rPr>
        <w:t xml:space="preserve"> על המודל.</w:t>
      </w:r>
    </w:p>
    <w:p w14:paraId="7D8592CA" w14:textId="77777777" w:rsidR="00435A20" w:rsidRPr="00435A20" w:rsidRDefault="00435A20" w:rsidP="0005626B">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085D41A7" w14:textId="77777777" w:rsidR="00435A20" w:rsidRPr="00435A20" w:rsidRDefault="00435A20" w:rsidP="00435A2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ר</w:t>
      </w:r>
      <w:r w:rsidRPr="00435A2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CAC574A" w14:textId="77777777" w:rsidR="00435A20" w:rsidRPr="00435A20" w:rsidRDefault="00435A20" w:rsidP="00435A20">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צוות השרטטים של המ</w:t>
      </w:r>
      <w:r w:rsidRPr="00435A20">
        <w:rPr>
          <w:rFonts w:ascii="Times New Roman" w:eastAsia="Times New Roman" w:hAnsi="Times New Roman" w:cs="David" w:hint="cs"/>
          <w:sz w:val="24"/>
          <w:szCs w:val="24"/>
          <w:rtl/>
          <w:lang w:eastAsia="he-IL"/>
        </w:rPr>
        <w:t>תכנן</w:t>
      </w:r>
      <w:r w:rsidRPr="00435A2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A9DB7DA"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A31DB6"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FB777CD" w14:textId="34E1C5DD" w:rsidR="00435A20" w:rsidRPr="00435A20" w:rsidDel="00B24D43" w:rsidRDefault="00435A20">
      <w:pPr>
        <w:widowControl w:val="0"/>
        <w:spacing w:before="0" w:beforeAutospacing="0" w:after="0" w:afterAutospacing="0" w:line="240" w:lineRule="auto"/>
        <w:ind w:left="1440" w:hanging="720"/>
        <w:rPr>
          <w:del w:id="201" w:author="Meryl Etman" w:date="2021-01-26T15:40:00Z"/>
          <w:rFonts w:ascii="Times New Roman" w:eastAsia="Times New Roman" w:hAnsi="Times New Roman" w:cs="David"/>
          <w:sz w:val="24"/>
          <w:szCs w:val="24"/>
          <w:rtl/>
          <w:lang w:eastAsia="he-IL"/>
        </w:rPr>
        <w:pPrChange w:id="202" w:author="Meryl Etman" w:date="2021-01-26T15:40:00Z">
          <w:pPr>
            <w:widowControl w:val="0"/>
            <w:spacing w:before="0" w:beforeAutospacing="0" w:after="0" w:afterAutospacing="0" w:line="240" w:lineRule="auto"/>
            <w:ind w:firstLine="720"/>
          </w:pPr>
        </w:pPrChange>
      </w:pPr>
      <w:r w:rsidRPr="00435A20">
        <w:rPr>
          <w:rFonts w:ascii="Times New Roman" w:eastAsia="Times New Roman" w:hAnsi="Times New Roman" w:cs="David"/>
          <w:sz w:val="24"/>
          <w:szCs w:val="24"/>
          <w:rtl/>
          <w:lang w:eastAsia="he-IL"/>
        </w:rPr>
        <w:t>1.</w:t>
      </w:r>
      <w:r w:rsidRPr="00435A20">
        <w:rPr>
          <w:rFonts w:ascii="Times New Roman" w:eastAsia="Times New Roman" w:hAnsi="Times New Roman" w:cs="David" w:hint="cs"/>
          <w:sz w:val="24"/>
          <w:szCs w:val="24"/>
          <w:rtl/>
          <w:lang w:eastAsia="he-IL"/>
        </w:rPr>
        <w:t>3</w:t>
      </w:r>
      <w:r w:rsidRPr="00435A20">
        <w:rPr>
          <w:rFonts w:ascii="Times New Roman" w:eastAsia="Times New Roman" w:hAnsi="Times New Roman" w:cs="David"/>
          <w:sz w:val="24"/>
          <w:szCs w:val="24"/>
          <w:rtl/>
          <w:lang w:eastAsia="he-IL"/>
        </w:rPr>
        <w:tab/>
        <w:t xml:space="preserve">על המתכנן לקבל אישור בכתב מהמנהל לפני התחלת כל שלב, או לפני כל שרות </w:t>
      </w:r>
      <w:ins w:id="203" w:author="Meryl Etman" w:date="2021-01-26T15:40:00Z">
        <w:r w:rsidR="00B24D43">
          <w:rPr>
            <w:rFonts w:ascii="Times New Roman" w:eastAsia="Times New Roman" w:hAnsi="Times New Roman" w:cs="Arial" w:hint="cs"/>
            <w:sz w:val="24"/>
            <w:szCs w:val="24"/>
            <w:rtl/>
            <w:lang w:eastAsia="he-IL"/>
          </w:rPr>
          <w:t>חלקי.</w:t>
        </w:r>
      </w:ins>
    </w:p>
    <w:p w14:paraId="3C7BE584" w14:textId="54708EAB" w:rsidR="00435A20" w:rsidRPr="00435A20" w:rsidRDefault="00435A20">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Change w:id="204" w:author="Meryl Etman" w:date="2021-01-26T15:40:00Z">
          <w:pPr>
            <w:widowControl w:val="0"/>
            <w:spacing w:before="0" w:beforeAutospacing="0" w:after="0" w:afterAutospacing="0" w:line="240" w:lineRule="auto"/>
            <w:ind w:left="720" w:firstLine="720"/>
          </w:pPr>
        </w:pPrChange>
      </w:pPr>
      <w:del w:id="205" w:author="Meryl Etman" w:date="2021-01-26T15:40:00Z">
        <w:r w:rsidRPr="00435A20" w:rsidDel="00B24D43">
          <w:rPr>
            <w:rFonts w:ascii="Times New Roman" w:eastAsia="Times New Roman" w:hAnsi="Times New Roman" w:cs="David"/>
            <w:sz w:val="24"/>
            <w:szCs w:val="24"/>
            <w:rtl/>
            <w:lang w:eastAsia="he-IL"/>
          </w:rPr>
          <w:delText>חלקי.</w:delText>
        </w:r>
      </w:del>
    </w:p>
    <w:p w14:paraId="7820BE1C"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B2A2B1D"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C4C397"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b/>
          <w:bCs/>
          <w:sz w:val="24"/>
          <w:szCs w:val="24"/>
          <w:u w:val="single"/>
          <w:rtl/>
          <w:lang w:eastAsia="he-IL"/>
        </w:rPr>
        <w:t>שלבי העבודה האדריכלית ופרוט הש</w:t>
      </w:r>
      <w:r w:rsidR="007D5B33">
        <w:rPr>
          <w:rFonts w:ascii="Times New Roman" w:eastAsia="Times New Roman" w:hAnsi="Times New Roman" w:cs="David" w:hint="cs"/>
          <w:b/>
          <w:bCs/>
          <w:sz w:val="24"/>
          <w:szCs w:val="24"/>
          <w:u w:val="single"/>
          <w:rtl/>
          <w:lang w:eastAsia="he-IL"/>
        </w:rPr>
        <w:t>י</w:t>
      </w:r>
      <w:r w:rsidRPr="00435A20">
        <w:rPr>
          <w:rFonts w:ascii="Times New Roman" w:eastAsia="Times New Roman" w:hAnsi="Times New Roman" w:cs="David"/>
          <w:b/>
          <w:bCs/>
          <w:sz w:val="24"/>
          <w:szCs w:val="24"/>
          <w:u w:val="single"/>
          <w:rtl/>
          <w:lang w:eastAsia="he-IL"/>
        </w:rPr>
        <w:t>רותים</w:t>
      </w:r>
      <w:r w:rsidRPr="00435A20">
        <w:rPr>
          <w:rFonts w:ascii="Times New Roman" w:eastAsia="Times New Roman" w:hAnsi="Times New Roman" w:cs="David"/>
          <w:sz w:val="24"/>
          <w:szCs w:val="24"/>
          <w:rtl/>
          <w:lang w:eastAsia="he-IL"/>
        </w:rPr>
        <w:t>:</w:t>
      </w:r>
    </w:p>
    <w:p w14:paraId="06903959"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F4B55D" w14:textId="49CC5AC8" w:rsidR="00966136" w:rsidDel="00B24D43" w:rsidRDefault="00435A20">
      <w:pPr>
        <w:widowControl w:val="0"/>
        <w:spacing w:before="0" w:beforeAutospacing="0" w:after="0" w:afterAutospacing="0" w:line="360" w:lineRule="auto"/>
        <w:ind w:left="720"/>
        <w:rPr>
          <w:del w:id="206" w:author="Meryl Etman" w:date="2021-01-26T15:40:00Z"/>
          <w:rFonts w:ascii="Times New Roman" w:eastAsia="Times New Roman" w:hAnsi="Times New Roman" w:cs="David"/>
          <w:sz w:val="24"/>
          <w:szCs w:val="24"/>
          <w:rtl/>
          <w:lang w:eastAsia="he-IL"/>
        </w:rPr>
        <w:pPrChange w:id="207" w:author="Meryl Etman" w:date="2021-01-26T15:40:00Z">
          <w:pPr>
            <w:widowControl w:val="0"/>
            <w:spacing w:before="0" w:beforeAutospacing="0" w:after="0" w:afterAutospacing="0" w:line="360" w:lineRule="auto"/>
          </w:pPr>
        </w:pPrChange>
      </w:pPr>
      <w:del w:id="208" w:author="Meryl Etman" w:date="2021-01-26T15:40:00Z">
        <w:r w:rsidRPr="00435A20" w:rsidDel="00B24D43">
          <w:rPr>
            <w:rFonts w:ascii="Times New Roman" w:eastAsia="Times New Roman" w:hAnsi="Times New Roman" w:cs="David"/>
            <w:sz w:val="24"/>
            <w:szCs w:val="24"/>
            <w:rtl/>
            <w:lang w:eastAsia="he-IL"/>
          </w:rPr>
          <w:tab/>
        </w:r>
      </w:del>
      <w:r w:rsidRPr="00435A20">
        <w:rPr>
          <w:rFonts w:ascii="Times New Roman" w:eastAsia="Times New Roman" w:hAnsi="Times New Roman" w:cs="David"/>
          <w:sz w:val="24"/>
          <w:szCs w:val="24"/>
          <w:rtl/>
          <w:lang w:eastAsia="he-IL"/>
        </w:rPr>
        <w:t>העבודה תבוצע בקטעים לפי התקדמות הפרויקט והנחיות המנהל</w:t>
      </w:r>
      <w:r w:rsidRPr="00435A20">
        <w:rPr>
          <w:rFonts w:ascii="Times New Roman" w:eastAsia="Times New Roman" w:hAnsi="Times New Roman" w:cs="David" w:hint="cs"/>
          <w:sz w:val="24"/>
          <w:szCs w:val="24"/>
          <w:rtl/>
          <w:lang w:eastAsia="he-IL"/>
        </w:rPr>
        <w:t>, לרבות הסדרי ביני</w:t>
      </w:r>
      <w:ins w:id="209" w:author="Meryl Etman" w:date="2021-01-26T15:40:00Z">
        <w:r w:rsidR="00B24D43">
          <w:rPr>
            <w:rFonts w:ascii="Times New Roman" w:eastAsia="Times New Roman" w:hAnsi="Times New Roman" w:cs="Arial" w:hint="cs"/>
            <w:sz w:val="24"/>
            <w:szCs w:val="24"/>
            <w:rtl/>
            <w:lang w:eastAsia="he-IL"/>
          </w:rPr>
          <w:t xml:space="preserve">ים </w:t>
        </w:r>
      </w:ins>
      <w:del w:id="210" w:author="Meryl Etman" w:date="2021-01-26T15:40:00Z">
        <w:r w:rsidRPr="00435A20" w:rsidDel="00B24D43">
          <w:rPr>
            <w:rFonts w:ascii="Times New Roman" w:eastAsia="Times New Roman" w:hAnsi="Times New Roman" w:cs="David" w:hint="cs"/>
            <w:sz w:val="24"/>
            <w:szCs w:val="24"/>
            <w:rtl/>
            <w:lang w:eastAsia="he-IL"/>
          </w:rPr>
          <w:delText>ים</w:delText>
        </w:r>
      </w:del>
    </w:p>
    <w:p w14:paraId="77DEAD2A" w14:textId="77777777" w:rsidR="00435A20" w:rsidRPr="00435A20" w:rsidRDefault="00966136">
      <w:pPr>
        <w:widowControl w:val="0"/>
        <w:spacing w:before="0" w:beforeAutospacing="0" w:after="0" w:afterAutospacing="0" w:line="360" w:lineRule="auto"/>
        <w:ind w:left="720"/>
        <w:rPr>
          <w:rFonts w:ascii="Times New Roman" w:eastAsia="Times New Roman" w:hAnsi="Times New Roman" w:cs="David"/>
          <w:sz w:val="24"/>
          <w:szCs w:val="24"/>
          <w:rtl/>
          <w:lang w:eastAsia="he-IL"/>
        </w:rPr>
        <w:pPrChange w:id="211" w:author="Meryl Etman" w:date="2021-01-26T15:40:00Z">
          <w:pPr>
            <w:widowControl w:val="0"/>
            <w:spacing w:before="0" w:beforeAutospacing="0" w:after="0" w:afterAutospacing="0" w:line="360" w:lineRule="auto"/>
          </w:pPr>
        </w:pPrChange>
      </w:pPr>
      <w:del w:id="212" w:author="Meryl Etman" w:date="2021-01-26T15:40:00Z">
        <w:r w:rsidDel="00B24D43">
          <w:rPr>
            <w:rFonts w:ascii="Times New Roman" w:eastAsia="Times New Roman" w:hAnsi="Times New Roman" w:cs="David" w:hint="cs"/>
            <w:sz w:val="24"/>
            <w:szCs w:val="24"/>
            <w:rtl/>
            <w:lang w:eastAsia="he-IL"/>
          </w:rPr>
          <w:delText xml:space="preserve">        </w:delText>
        </w:r>
        <w:r w:rsidR="00435A20" w:rsidRPr="00435A20" w:rsidDel="00B24D43">
          <w:rPr>
            <w:rFonts w:ascii="Times New Roman" w:eastAsia="Times New Roman" w:hAnsi="Times New Roman" w:cs="David" w:hint="cs"/>
            <w:sz w:val="24"/>
            <w:szCs w:val="24"/>
            <w:rtl/>
            <w:lang w:eastAsia="he-IL"/>
          </w:rPr>
          <w:delText xml:space="preserve"> </w:delText>
        </w:r>
        <w:r w:rsidDel="00B24D43">
          <w:rPr>
            <w:rFonts w:ascii="Times New Roman" w:eastAsia="Times New Roman" w:hAnsi="Times New Roman" w:cs="David" w:hint="cs"/>
            <w:sz w:val="24"/>
            <w:szCs w:val="24"/>
            <w:rtl/>
            <w:lang w:eastAsia="he-IL"/>
          </w:rPr>
          <w:delText xml:space="preserve">     </w:delText>
        </w:r>
      </w:del>
      <w:r w:rsidR="00435A20" w:rsidRPr="00435A20">
        <w:rPr>
          <w:rFonts w:ascii="Times New Roman" w:eastAsia="Times New Roman" w:hAnsi="Times New Roman" w:cs="David" w:hint="cs"/>
          <w:sz w:val="24"/>
          <w:szCs w:val="24"/>
          <w:rtl/>
          <w:lang w:eastAsia="he-IL"/>
        </w:rPr>
        <w:t>לבניה ואכלוס בשלבים</w:t>
      </w:r>
      <w:r w:rsidR="00435A20" w:rsidRPr="00435A20">
        <w:rPr>
          <w:rFonts w:ascii="Times New Roman" w:eastAsia="Times New Roman" w:hAnsi="Times New Roman" w:cs="David"/>
          <w:sz w:val="24"/>
          <w:szCs w:val="24"/>
          <w:rtl/>
          <w:lang w:eastAsia="he-IL"/>
        </w:rPr>
        <w:t>.</w:t>
      </w:r>
    </w:p>
    <w:p w14:paraId="34A6122E" w14:textId="77777777" w:rsidR="00435A20" w:rsidRPr="00435A20" w:rsidRDefault="00435A20" w:rsidP="00435A20">
      <w:pPr>
        <w:widowControl w:val="0"/>
        <w:spacing w:before="0" w:beforeAutospacing="0" w:after="0" w:afterAutospacing="0" w:line="36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העבודה תבוצע בשלבים הכוללים את הש</w:t>
      </w:r>
      <w:r w:rsidR="007D5B33">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רותים כלהלן:</w:t>
      </w:r>
    </w:p>
    <w:p w14:paraId="6214342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223E12" w14:textId="4D2CDC3F" w:rsidR="00435A20" w:rsidRPr="00435A20" w:rsidDel="00B54432" w:rsidRDefault="00435A20" w:rsidP="00435A20">
      <w:pPr>
        <w:widowControl w:val="0"/>
        <w:spacing w:before="0" w:beforeAutospacing="0" w:after="0" w:afterAutospacing="0" w:line="240" w:lineRule="auto"/>
        <w:ind w:left="1440" w:hanging="465"/>
        <w:rPr>
          <w:del w:id="213" w:author="Meryl Etman" w:date="2021-01-26T15:26: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2.1</w:t>
      </w:r>
      <w:r w:rsidRPr="00435A20">
        <w:rPr>
          <w:rFonts w:ascii="Times New Roman" w:eastAsia="Times New Roman" w:hAnsi="Times New Roman" w:cs="David"/>
          <w:sz w:val="24"/>
          <w:szCs w:val="24"/>
          <w:rtl/>
          <w:lang w:eastAsia="he-IL"/>
        </w:rPr>
        <w:tab/>
      </w:r>
      <w:del w:id="214" w:author="Meryl Etman" w:date="2021-01-26T15:26:00Z">
        <w:r w:rsidRPr="00435A20" w:rsidDel="00B54432">
          <w:rPr>
            <w:rFonts w:ascii="Times New Roman" w:eastAsia="Times New Roman" w:hAnsi="Times New Roman" w:cs="David"/>
            <w:sz w:val="24"/>
            <w:szCs w:val="24"/>
            <w:u w:val="single"/>
            <w:rtl/>
            <w:lang w:eastAsia="he-IL"/>
          </w:rPr>
          <w:delText xml:space="preserve">שינוי תכנית בנין </w:delText>
        </w:r>
        <w:r w:rsidRPr="00435A20" w:rsidDel="00B54432">
          <w:rPr>
            <w:rFonts w:ascii="Times New Roman" w:eastAsia="Times New Roman" w:hAnsi="Times New Roman" w:cs="David" w:hint="cs"/>
            <w:sz w:val="24"/>
            <w:szCs w:val="24"/>
            <w:u w:val="single"/>
            <w:rtl/>
            <w:lang w:eastAsia="he-IL"/>
          </w:rPr>
          <w:delText>עיר</w:delText>
        </w:r>
        <w:r w:rsidRPr="00435A20" w:rsidDel="00B54432">
          <w:rPr>
            <w:rFonts w:ascii="Times New Roman" w:eastAsia="Times New Roman" w:hAnsi="Times New Roman" w:cs="David"/>
            <w:sz w:val="24"/>
            <w:szCs w:val="24"/>
            <w:u w:val="single"/>
            <w:rtl/>
            <w:lang w:eastAsia="he-IL"/>
          </w:rPr>
          <w:delText>, תכניות בינוי ופ</w:delText>
        </w:r>
        <w:r w:rsidRPr="00435A20" w:rsidDel="00B54432">
          <w:rPr>
            <w:rFonts w:ascii="Times New Roman" w:eastAsia="Times New Roman" w:hAnsi="Times New Roman" w:cs="David" w:hint="cs"/>
            <w:sz w:val="24"/>
            <w:szCs w:val="24"/>
            <w:u w:val="single"/>
            <w:rtl/>
            <w:lang w:eastAsia="he-IL"/>
          </w:rPr>
          <w:delText>י</w:delText>
        </w:r>
        <w:r w:rsidRPr="00435A20" w:rsidDel="00B54432">
          <w:rPr>
            <w:rFonts w:ascii="Times New Roman" w:eastAsia="Times New Roman" w:hAnsi="Times New Roman" w:cs="David"/>
            <w:sz w:val="24"/>
            <w:szCs w:val="24"/>
            <w:u w:val="single"/>
            <w:rtl/>
            <w:lang w:eastAsia="he-IL"/>
          </w:rPr>
          <w:delText>תוח/תכניות עיצוב א</w:delText>
        </w:r>
        <w:r w:rsidRPr="00435A20" w:rsidDel="00B54432">
          <w:rPr>
            <w:rFonts w:ascii="Times New Roman" w:eastAsia="Times New Roman" w:hAnsi="Times New Roman" w:cs="David" w:hint="cs"/>
            <w:sz w:val="24"/>
            <w:szCs w:val="24"/>
            <w:u w:val="single"/>
            <w:rtl/>
            <w:lang w:eastAsia="he-IL"/>
          </w:rPr>
          <w:delText>דריכלי</w:delText>
        </w:r>
        <w:r w:rsidRPr="00435A20" w:rsidDel="00B54432">
          <w:rPr>
            <w:rFonts w:ascii="Times New Roman" w:eastAsia="Times New Roman" w:hAnsi="Times New Roman" w:cs="David"/>
            <w:sz w:val="24"/>
            <w:szCs w:val="24"/>
            <w:u w:val="single"/>
            <w:rtl/>
            <w:lang w:eastAsia="he-IL"/>
          </w:rPr>
          <w:delText>:</w:delText>
        </w:r>
      </w:del>
    </w:p>
    <w:p w14:paraId="08B41A53" w14:textId="4D0A41F7" w:rsidR="00435A20" w:rsidRPr="00435A20" w:rsidDel="00B54432" w:rsidRDefault="00435A20" w:rsidP="00435A20">
      <w:pPr>
        <w:widowControl w:val="0"/>
        <w:spacing w:before="0" w:beforeAutospacing="0" w:after="0" w:afterAutospacing="0" w:line="240" w:lineRule="auto"/>
        <w:rPr>
          <w:del w:id="215" w:author="Meryl Etman" w:date="2021-01-26T15:26:00Z"/>
          <w:rFonts w:ascii="Times New Roman" w:eastAsia="Times New Roman" w:hAnsi="Times New Roman" w:cs="David"/>
          <w:sz w:val="24"/>
          <w:szCs w:val="24"/>
          <w:rtl/>
          <w:lang w:eastAsia="he-IL"/>
        </w:rPr>
      </w:pPr>
    </w:p>
    <w:p w14:paraId="00629735" w14:textId="7148E282" w:rsidR="00435A20" w:rsidRPr="00435A20" w:rsidDel="00B54432" w:rsidRDefault="00435A20" w:rsidP="00435A20">
      <w:pPr>
        <w:widowControl w:val="0"/>
        <w:spacing w:before="0" w:beforeAutospacing="0" w:after="0" w:afterAutospacing="0" w:line="240" w:lineRule="auto"/>
        <w:rPr>
          <w:del w:id="216" w:author="Meryl Etman" w:date="2021-01-26T15:26:00Z"/>
          <w:rFonts w:ascii="Times New Roman" w:eastAsia="Times New Roman" w:hAnsi="Times New Roman" w:cs="David"/>
          <w:sz w:val="24"/>
          <w:szCs w:val="24"/>
          <w:rtl/>
          <w:lang w:eastAsia="he-IL"/>
        </w:rPr>
      </w:pPr>
      <w:del w:id="217" w:author="Meryl Etman" w:date="2021-01-26T15:26:00Z">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sz w:val="24"/>
            <w:szCs w:val="24"/>
            <w:rtl/>
            <w:lang w:eastAsia="he-IL"/>
          </w:rPr>
          <w:tab/>
          <w:delText>א.</w:delText>
        </w:r>
        <w:r w:rsidRPr="00435A20" w:rsidDel="00B54432">
          <w:rPr>
            <w:rFonts w:ascii="Times New Roman" w:eastAsia="Times New Roman" w:hAnsi="Times New Roman" w:cs="David"/>
            <w:sz w:val="24"/>
            <w:szCs w:val="24"/>
            <w:rtl/>
            <w:lang w:eastAsia="he-IL"/>
          </w:rPr>
          <w:tab/>
          <w:delText xml:space="preserve">בירור הפרוגרמה עם המזמין, ביקורים באתר, חקירות מוקדמות, </w:delText>
        </w:r>
      </w:del>
    </w:p>
    <w:p w14:paraId="614F7071" w14:textId="1FA0EB5D" w:rsidR="00435A20" w:rsidRPr="00435A20" w:rsidDel="00B54432" w:rsidRDefault="00435A20" w:rsidP="00435A20">
      <w:pPr>
        <w:widowControl w:val="0"/>
        <w:spacing w:before="0" w:beforeAutospacing="0" w:after="0" w:afterAutospacing="0" w:line="240" w:lineRule="auto"/>
        <w:ind w:left="1440" w:firstLine="720"/>
        <w:rPr>
          <w:del w:id="218" w:author="Meryl Etman" w:date="2021-01-26T15:26:00Z"/>
          <w:rFonts w:ascii="Times New Roman" w:eastAsia="Times New Roman" w:hAnsi="Times New Roman" w:cs="David"/>
          <w:sz w:val="24"/>
          <w:szCs w:val="24"/>
          <w:rtl/>
          <w:lang w:eastAsia="he-IL"/>
        </w:rPr>
      </w:pPr>
      <w:del w:id="219" w:author="Meryl Etman" w:date="2021-01-26T15:26:00Z">
        <w:r w:rsidRPr="00435A20" w:rsidDel="00B54432">
          <w:rPr>
            <w:rFonts w:ascii="Times New Roman" w:eastAsia="Times New Roman" w:hAnsi="Times New Roman" w:cs="David" w:hint="cs"/>
            <w:sz w:val="24"/>
            <w:szCs w:val="24"/>
            <w:rtl/>
            <w:lang w:eastAsia="he-IL"/>
          </w:rPr>
          <w:delText>התייעצויו</w:delText>
        </w:r>
        <w:r w:rsidRPr="00435A20" w:rsidDel="00B54432">
          <w:rPr>
            <w:rFonts w:ascii="Times New Roman" w:eastAsia="Times New Roman" w:hAnsi="Times New Roman" w:cs="David" w:hint="eastAsia"/>
            <w:sz w:val="24"/>
            <w:szCs w:val="24"/>
            <w:rtl/>
            <w:lang w:eastAsia="he-IL"/>
          </w:rPr>
          <w:delText>ת</w:delText>
        </w:r>
        <w:r w:rsidRPr="00435A20" w:rsidDel="00B54432">
          <w:rPr>
            <w:rFonts w:ascii="Times New Roman" w:eastAsia="Times New Roman" w:hAnsi="Times New Roman" w:cs="David"/>
            <w:sz w:val="24"/>
            <w:szCs w:val="24"/>
            <w:rtl/>
            <w:lang w:eastAsia="he-IL"/>
          </w:rPr>
          <w:delText xml:space="preserve"> ותאום עם מתכנני הפרויקט ועם היועצים האחרים.</w:delText>
        </w:r>
      </w:del>
    </w:p>
    <w:p w14:paraId="3F9994FD" w14:textId="5FFE73D0" w:rsidR="00435A20" w:rsidRPr="00435A20" w:rsidDel="00B54432" w:rsidRDefault="00435A20" w:rsidP="00435A20">
      <w:pPr>
        <w:widowControl w:val="0"/>
        <w:spacing w:before="0" w:beforeAutospacing="0" w:after="0" w:afterAutospacing="0" w:line="240" w:lineRule="auto"/>
        <w:rPr>
          <w:del w:id="220" w:author="Meryl Etman" w:date="2021-01-26T15:26:00Z"/>
          <w:rFonts w:ascii="Times New Roman" w:eastAsia="Times New Roman" w:hAnsi="Times New Roman" w:cs="David"/>
          <w:sz w:val="24"/>
          <w:szCs w:val="24"/>
          <w:rtl/>
          <w:lang w:eastAsia="he-IL"/>
        </w:rPr>
      </w:pPr>
      <w:del w:id="221" w:author="Meryl Etman" w:date="2021-01-26T15:26:00Z">
        <w:r w:rsidRPr="00435A20" w:rsidDel="00B54432">
          <w:rPr>
            <w:rFonts w:ascii="Times New Roman" w:eastAsia="Times New Roman" w:hAnsi="Times New Roman" w:cs="David"/>
            <w:sz w:val="24"/>
            <w:szCs w:val="24"/>
            <w:rtl/>
            <w:lang w:eastAsia="he-IL"/>
          </w:rPr>
          <w:tab/>
        </w:r>
      </w:del>
    </w:p>
    <w:p w14:paraId="01F59265" w14:textId="4EF31A99" w:rsidR="00435A20" w:rsidRPr="00435A20" w:rsidDel="00B54432" w:rsidRDefault="00435A20" w:rsidP="009D142E">
      <w:pPr>
        <w:widowControl w:val="0"/>
        <w:spacing w:before="0" w:beforeAutospacing="0" w:after="0" w:afterAutospacing="0" w:line="240" w:lineRule="auto"/>
        <w:ind w:left="2352" w:hanging="850"/>
        <w:jc w:val="both"/>
        <w:rPr>
          <w:del w:id="222" w:author="Meryl Etman" w:date="2021-01-26T15:26:00Z"/>
          <w:rFonts w:ascii="Times New Roman" w:eastAsia="Times New Roman" w:hAnsi="Times New Roman" w:cs="David"/>
          <w:sz w:val="24"/>
          <w:szCs w:val="24"/>
          <w:rtl/>
          <w:lang w:eastAsia="he-IL"/>
        </w:rPr>
      </w:pPr>
      <w:del w:id="223" w:author="Meryl Etman" w:date="2021-01-26T15:26:00Z">
        <w:r w:rsidRPr="00435A20" w:rsidDel="00B54432">
          <w:rPr>
            <w:rFonts w:ascii="Times New Roman" w:eastAsia="Times New Roman" w:hAnsi="Times New Roman" w:cs="David"/>
            <w:sz w:val="24"/>
            <w:szCs w:val="24"/>
            <w:rtl/>
            <w:lang w:eastAsia="he-IL"/>
          </w:rPr>
          <w:delText>ב.</w:delText>
        </w:r>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hint="cs"/>
            <w:sz w:val="24"/>
            <w:szCs w:val="24"/>
            <w:rtl/>
            <w:lang w:eastAsia="he-IL"/>
          </w:rPr>
          <w:delText xml:space="preserve"> בירור ברשויות המוסמכות ואצל גורמים אחרים בקשר לכל הנושאים הקשורים בתכנון הפרויקט ובקבלת אישור הרשויות לתכנונו ולבי</w:delText>
        </w:r>
        <w:r w:rsidR="00B33CA0" w:rsidDel="00B54432">
          <w:rPr>
            <w:rFonts w:ascii="Times New Roman" w:eastAsia="Times New Roman" w:hAnsi="Times New Roman" w:cs="David" w:hint="cs"/>
            <w:sz w:val="24"/>
            <w:szCs w:val="24"/>
            <w:rtl/>
            <w:lang w:eastAsia="he-IL"/>
          </w:rPr>
          <w:delText>צועו, לרבות ריכוז נתונים לגבי תכניות בנין עיר תקפות, ת</w:delText>
        </w:r>
        <w:r w:rsidRPr="00435A20" w:rsidDel="00B54432">
          <w:rPr>
            <w:rFonts w:ascii="Times New Roman" w:eastAsia="Times New Roman" w:hAnsi="Times New Roman" w:cs="David" w:hint="cs"/>
            <w:sz w:val="24"/>
            <w:szCs w:val="24"/>
            <w:rtl/>
            <w:lang w:eastAsia="he-IL"/>
          </w:rPr>
          <w:delText>כניות בהפקדה ותוכניות בהכנה בכל רמות התכנון (ארציות, מחוזיות ומקומיות), ריכוז נתו</w:delText>
        </w:r>
        <w:r w:rsidR="00B33CA0" w:rsidDel="00B54432">
          <w:rPr>
            <w:rFonts w:ascii="Times New Roman" w:eastAsia="Times New Roman" w:hAnsi="Times New Roman" w:cs="David" w:hint="cs"/>
            <w:sz w:val="24"/>
            <w:szCs w:val="24"/>
            <w:rtl/>
            <w:lang w:eastAsia="he-IL"/>
          </w:rPr>
          <w:delText>נים לגבי ת</w:delText>
        </w:r>
        <w:r w:rsidRPr="00435A20" w:rsidDel="00B54432">
          <w:rPr>
            <w:rFonts w:ascii="Times New Roman" w:eastAsia="Times New Roman" w:hAnsi="Times New Roman" w:cs="David" w:hint="cs"/>
            <w:sz w:val="24"/>
            <w:szCs w:val="24"/>
            <w:rtl/>
            <w:lang w:eastAsia="he-IL"/>
          </w:rPr>
          <w:delText>כניות בינוי/עיצוב ארכיטקטוני, החלות על האתר ועל סביבתו, מיפוי עתיקות, ערכי נוף, בעלויות וזכויות בקרקע, קווי מתח גבוה, קווי תשתית למיניהם ומגבלותיהם</w:delText>
        </w:r>
        <w:r w:rsidR="00B33CA0" w:rsidDel="00B54432">
          <w:rPr>
            <w:rFonts w:ascii="Times New Roman" w:eastAsia="Times New Roman" w:hAnsi="Times New Roman" w:cs="David" w:hint="cs"/>
            <w:sz w:val="24"/>
            <w:szCs w:val="24"/>
            <w:rtl/>
            <w:lang w:eastAsia="he-IL"/>
          </w:rPr>
          <w:delText>, קווי בנין, מגבלות גובה, רדיוס</w:delText>
        </w:r>
        <w:r w:rsidRPr="00435A20" w:rsidDel="00B54432">
          <w:rPr>
            <w:rFonts w:ascii="Times New Roman" w:eastAsia="Times New Roman" w:hAnsi="Times New Roman" w:cs="David" w:hint="cs"/>
            <w:sz w:val="24"/>
            <w:szCs w:val="24"/>
            <w:rtl/>
            <w:lang w:eastAsia="he-IL"/>
          </w:rPr>
          <w:delText xml:space="preserve"> בטחון, מפגעי רעש, זיהום אויר וכו', וביקור בשטח התכנון.</w:delText>
        </w:r>
      </w:del>
    </w:p>
    <w:p w14:paraId="44FDD00F" w14:textId="5F5041E3" w:rsidR="00435A20" w:rsidRPr="00435A20" w:rsidDel="00B54432" w:rsidRDefault="00435A20" w:rsidP="00435A20">
      <w:pPr>
        <w:widowControl w:val="0"/>
        <w:spacing w:before="0" w:beforeAutospacing="0" w:after="0" w:afterAutospacing="0" w:line="240" w:lineRule="auto"/>
        <w:rPr>
          <w:del w:id="224" w:author="Meryl Etman" w:date="2021-01-26T15:26:00Z"/>
          <w:rFonts w:ascii="Times New Roman" w:eastAsia="Times New Roman" w:hAnsi="Times New Roman" w:cs="David"/>
          <w:sz w:val="24"/>
          <w:szCs w:val="24"/>
          <w:rtl/>
          <w:lang w:eastAsia="he-IL"/>
        </w:rPr>
      </w:pPr>
    </w:p>
    <w:p w14:paraId="58239F19" w14:textId="24FC874B" w:rsidR="00435A20" w:rsidRPr="00435A20" w:rsidDel="00B54432" w:rsidRDefault="00435A20" w:rsidP="00435A20">
      <w:pPr>
        <w:widowControl w:val="0"/>
        <w:spacing w:before="0" w:beforeAutospacing="0" w:after="0" w:afterAutospacing="0" w:line="240" w:lineRule="auto"/>
        <w:rPr>
          <w:del w:id="225" w:author="Meryl Etman" w:date="2021-01-26T15:26:00Z"/>
          <w:rFonts w:ascii="Times New Roman" w:eastAsia="Times New Roman" w:hAnsi="Times New Roman" w:cs="David"/>
          <w:sz w:val="24"/>
          <w:szCs w:val="24"/>
          <w:rtl/>
          <w:lang w:eastAsia="he-IL"/>
        </w:rPr>
      </w:pPr>
    </w:p>
    <w:p w14:paraId="699B7625" w14:textId="384E219F" w:rsidR="00435A20" w:rsidRPr="00435A20" w:rsidDel="00B54432" w:rsidRDefault="00435A20" w:rsidP="00435A20">
      <w:pPr>
        <w:widowControl w:val="0"/>
        <w:spacing w:before="0" w:beforeAutospacing="0" w:after="0" w:afterAutospacing="0" w:line="240" w:lineRule="auto"/>
        <w:rPr>
          <w:del w:id="226" w:author="Meryl Etman" w:date="2021-01-26T15:26:00Z"/>
          <w:rFonts w:ascii="Times New Roman" w:eastAsia="Times New Roman" w:hAnsi="Times New Roman" w:cs="David"/>
          <w:sz w:val="24"/>
          <w:szCs w:val="24"/>
          <w:rtl/>
          <w:lang w:eastAsia="he-IL"/>
        </w:rPr>
      </w:pPr>
      <w:del w:id="227" w:author="Meryl Etman" w:date="2021-01-26T15:26:00Z">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sz w:val="24"/>
            <w:szCs w:val="24"/>
            <w:rtl/>
            <w:lang w:eastAsia="he-IL"/>
          </w:rPr>
          <w:tab/>
          <w:delText>ג.</w:delText>
        </w:r>
        <w:r w:rsidRPr="00435A20" w:rsidDel="00B54432">
          <w:rPr>
            <w:rFonts w:ascii="Times New Roman" w:eastAsia="Times New Roman" w:hAnsi="Times New Roman" w:cs="David"/>
            <w:sz w:val="24"/>
            <w:szCs w:val="24"/>
            <w:rtl/>
            <w:lang w:eastAsia="he-IL"/>
          </w:rPr>
          <w:tab/>
          <w:delText xml:space="preserve">הגדרה ראשונית של מטרות, בעיות, אילוצים ויעדים לתכנון, לאשור </w:delText>
        </w:r>
      </w:del>
    </w:p>
    <w:p w14:paraId="0C105125" w14:textId="6295353F" w:rsidR="00966136" w:rsidDel="00B54432" w:rsidRDefault="00435A20" w:rsidP="00435A20">
      <w:pPr>
        <w:widowControl w:val="0"/>
        <w:spacing w:before="0" w:beforeAutospacing="0" w:after="0" w:afterAutospacing="0" w:line="240" w:lineRule="auto"/>
        <w:ind w:left="1440" w:firstLine="720"/>
        <w:rPr>
          <w:del w:id="228" w:author="Meryl Etman" w:date="2021-01-26T15:26:00Z"/>
          <w:rFonts w:ascii="Times New Roman" w:eastAsia="Times New Roman" w:hAnsi="Times New Roman" w:cs="David"/>
          <w:sz w:val="24"/>
          <w:szCs w:val="24"/>
          <w:rtl/>
          <w:lang w:eastAsia="he-IL"/>
        </w:rPr>
      </w:pPr>
      <w:del w:id="229" w:author="Meryl Etman" w:date="2021-01-26T15:26:00Z">
        <w:r w:rsidRPr="00435A20" w:rsidDel="00B54432">
          <w:rPr>
            <w:rFonts w:ascii="Times New Roman" w:eastAsia="Times New Roman" w:hAnsi="Times New Roman" w:cs="David"/>
            <w:sz w:val="24"/>
            <w:szCs w:val="24"/>
            <w:rtl/>
            <w:lang w:eastAsia="he-IL"/>
          </w:rPr>
          <w:delText>המזמין.</w:delText>
        </w:r>
        <w:r w:rsidRPr="00435A20" w:rsidDel="00B54432">
          <w:rPr>
            <w:rFonts w:ascii="Times New Roman" w:eastAsia="Times New Roman" w:hAnsi="Times New Roman" w:cs="David" w:hint="cs"/>
            <w:sz w:val="24"/>
            <w:szCs w:val="24"/>
            <w:rtl/>
            <w:lang w:eastAsia="he-IL"/>
          </w:rPr>
          <w:delText xml:space="preserve"> קבלה מהמזמין/ממודד האתר מפת רקע מדידה מצבית </w:delText>
        </w:r>
      </w:del>
    </w:p>
    <w:p w14:paraId="6905BAE7" w14:textId="5B85303E" w:rsidR="00435A20" w:rsidRPr="00435A20" w:rsidDel="00B54432" w:rsidRDefault="00435A20" w:rsidP="00435A20">
      <w:pPr>
        <w:widowControl w:val="0"/>
        <w:spacing w:before="0" w:beforeAutospacing="0" w:after="0" w:afterAutospacing="0" w:line="240" w:lineRule="auto"/>
        <w:ind w:left="1440" w:firstLine="720"/>
        <w:rPr>
          <w:del w:id="230" w:author="Meryl Etman" w:date="2021-01-26T15:26:00Z"/>
          <w:rFonts w:ascii="Times New Roman" w:eastAsia="Times New Roman" w:hAnsi="Times New Roman" w:cs="David"/>
          <w:sz w:val="24"/>
          <w:szCs w:val="24"/>
          <w:rtl/>
          <w:lang w:eastAsia="he-IL"/>
        </w:rPr>
      </w:pPr>
      <w:del w:id="231" w:author="Meryl Etman" w:date="2021-01-26T15:26:00Z">
        <w:r w:rsidRPr="00435A20" w:rsidDel="00B54432">
          <w:rPr>
            <w:rFonts w:ascii="Times New Roman" w:eastAsia="Times New Roman" w:hAnsi="Times New Roman" w:cs="David" w:hint="cs"/>
            <w:sz w:val="24"/>
            <w:szCs w:val="24"/>
            <w:rtl/>
            <w:lang w:eastAsia="he-IL"/>
          </w:rPr>
          <w:delText>מעודכנת ברמת פרוט המאפשרת הכנת תכנית.</w:delText>
        </w:r>
      </w:del>
    </w:p>
    <w:p w14:paraId="1BE00E2E" w14:textId="1F9893EA" w:rsidR="00435A20" w:rsidRPr="00435A20" w:rsidDel="00B54432" w:rsidRDefault="00435A20" w:rsidP="00435A20">
      <w:pPr>
        <w:widowControl w:val="0"/>
        <w:spacing w:before="0" w:beforeAutospacing="0" w:after="0" w:afterAutospacing="0" w:line="240" w:lineRule="auto"/>
        <w:rPr>
          <w:del w:id="232" w:author="Meryl Etman" w:date="2021-01-26T15:26:00Z"/>
          <w:rFonts w:ascii="Times New Roman" w:eastAsia="Times New Roman" w:hAnsi="Times New Roman" w:cs="David"/>
          <w:sz w:val="24"/>
          <w:szCs w:val="24"/>
          <w:rtl/>
          <w:lang w:eastAsia="he-IL"/>
        </w:rPr>
      </w:pPr>
    </w:p>
    <w:p w14:paraId="7D8CC184" w14:textId="08199468" w:rsidR="00435A20" w:rsidRPr="00435A20" w:rsidDel="00B54432" w:rsidRDefault="00435A20" w:rsidP="00435A20">
      <w:pPr>
        <w:widowControl w:val="0"/>
        <w:spacing w:before="0" w:beforeAutospacing="0" w:after="0" w:afterAutospacing="0" w:line="240" w:lineRule="auto"/>
        <w:ind w:left="2160" w:hanging="720"/>
        <w:rPr>
          <w:del w:id="233" w:author="Meryl Etman" w:date="2021-01-26T15:26:00Z"/>
          <w:rFonts w:ascii="Times New Roman" w:eastAsia="Times New Roman" w:hAnsi="Times New Roman" w:cs="David"/>
          <w:sz w:val="24"/>
          <w:szCs w:val="24"/>
          <w:rtl/>
          <w:lang w:eastAsia="he-IL"/>
        </w:rPr>
      </w:pPr>
      <w:del w:id="234" w:author="Meryl Etman" w:date="2021-01-26T15:26:00Z">
        <w:r w:rsidRPr="00435A20" w:rsidDel="00B54432">
          <w:rPr>
            <w:rFonts w:ascii="Times New Roman" w:eastAsia="Times New Roman" w:hAnsi="Times New Roman" w:cs="David"/>
            <w:sz w:val="24"/>
            <w:szCs w:val="24"/>
            <w:rtl/>
            <w:lang w:eastAsia="he-IL"/>
          </w:rPr>
          <w:delText>ד.</w:delText>
        </w:r>
        <w:r w:rsidRPr="00435A20" w:rsidDel="00B54432">
          <w:rPr>
            <w:rFonts w:ascii="Times New Roman" w:eastAsia="Times New Roman" w:hAnsi="Times New Roman" w:cs="David"/>
            <w:sz w:val="24"/>
            <w:szCs w:val="24"/>
            <w:rtl/>
            <w:lang w:eastAsia="he-IL"/>
          </w:rPr>
          <w:tab/>
          <w:delText>עריכת הצעה לביצוע סקרים, ריכוז סקרים של היועצים, נ</w:delText>
        </w:r>
        <w:r w:rsidR="00966136" w:rsidDel="00B54432">
          <w:rPr>
            <w:rFonts w:ascii="Times New Roman" w:eastAsia="Times New Roman" w:hAnsi="Times New Roman" w:cs="David" w:hint="cs"/>
            <w:sz w:val="24"/>
            <w:szCs w:val="24"/>
            <w:rtl/>
            <w:lang w:eastAsia="he-IL"/>
          </w:rPr>
          <w:delText>י</w:delText>
        </w:r>
        <w:r w:rsidRPr="00435A20" w:rsidDel="00B54432">
          <w:rPr>
            <w:rFonts w:ascii="Times New Roman" w:eastAsia="Times New Roman" w:hAnsi="Times New Roman" w:cs="David"/>
            <w:sz w:val="24"/>
            <w:szCs w:val="24"/>
            <w:rtl/>
            <w:lang w:eastAsia="he-IL"/>
          </w:rPr>
          <w:delText>תוח הסקרים, הכנת תחזיות על סמך הסקרים והכנת דו"ח מסכם להכנת הפרוגרמה.</w:delText>
        </w:r>
        <w:r w:rsidRPr="00435A20" w:rsidDel="00B54432">
          <w:rPr>
            <w:rFonts w:ascii="Times New Roman" w:eastAsia="Times New Roman" w:hAnsi="Times New Roman" w:cs="David" w:hint="cs"/>
            <w:sz w:val="24"/>
            <w:szCs w:val="24"/>
            <w:rtl/>
            <w:lang w:eastAsia="he-IL"/>
          </w:rPr>
          <w:delText xml:space="preserve"> השתתפות בדיונים עם צוות התכנון ונציג המזמין לצורך ניתוח הנתונים והגדרת המטרות והצרכים התכנוניים.</w:delText>
        </w:r>
      </w:del>
    </w:p>
    <w:p w14:paraId="1BE8D7BF" w14:textId="585EFE92" w:rsidR="00435A20" w:rsidRPr="00435A20" w:rsidDel="00B54432" w:rsidRDefault="00435A20" w:rsidP="00435A20">
      <w:pPr>
        <w:widowControl w:val="0"/>
        <w:spacing w:before="0" w:beforeAutospacing="0" w:after="0" w:afterAutospacing="0" w:line="240" w:lineRule="auto"/>
        <w:rPr>
          <w:del w:id="235" w:author="Meryl Etman" w:date="2021-01-26T15:26:00Z"/>
          <w:rFonts w:ascii="Times New Roman" w:eastAsia="Times New Roman" w:hAnsi="Times New Roman" w:cs="David"/>
          <w:sz w:val="24"/>
          <w:szCs w:val="24"/>
          <w:rtl/>
          <w:lang w:eastAsia="he-IL"/>
        </w:rPr>
      </w:pPr>
    </w:p>
    <w:p w14:paraId="4EA9785A" w14:textId="515CA625" w:rsidR="00435A20" w:rsidRPr="00435A20" w:rsidDel="00B54432" w:rsidRDefault="00435A20" w:rsidP="00435A20">
      <w:pPr>
        <w:widowControl w:val="0"/>
        <w:spacing w:before="0" w:beforeAutospacing="0" w:after="0" w:afterAutospacing="0" w:line="240" w:lineRule="auto"/>
        <w:ind w:left="2160" w:hanging="720"/>
        <w:rPr>
          <w:del w:id="236" w:author="Meryl Etman" w:date="2021-01-26T15:26:00Z"/>
          <w:rFonts w:ascii="Times New Roman" w:eastAsia="Times New Roman" w:hAnsi="Times New Roman" w:cs="David"/>
          <w:sz w:val="24"/>
          <w:szCs w:val="24"/>
          <w:rtl/>
          <w:lang w:eastAsia="he-IL"/>
        </w:rPr>
      </w:pPr>
      <w:del w:id="237" w:author="Meryl Etman" w:date="2021-01-26T15:26:00Z">
        <w:r w:rsidRPr="00435A20" w:rsidDel="00B54432">
          <w:rPr>
            <w:rFonts w:ascii="Times New Roman" w:eastAsia="Times New Roman" w:hAnsi="Times New Roman" w:cs="David"/>
            <w:sz w:val="24"/>
            <w:szCs w:val="24"/>
            <w:rtl/>
            <w:lang w:eastAsia="he-IL"/>
          </w:rPr>
          <w:delText>ה.</w:delText>
        </w:r>
        <w:r w:rsidRPr="00435A20" w:rsidDel="00B54432">
          <w:rPr>
            <w:rFonts w:ascii="Times New Roman" w:eastAsia="Times New Roman" w:hAnsi="Times New Roman" w:cs="David"/>
            <w:sz w:val="24"/>
            <w:szCs w:val="24"/>
            <w:rtl/>
            <w:lang w:eastAsia="he-IL"/>
          </w:rPr>
          <w:tab/>
          <w:delText>הכנת פרוגרמה לתכנון, הכוללת: מטרות, בעיות, אילוצים, יעדים, נתונים כמותיים ואיכותיים, בתאום עם היועצים ובאישור המזמין.</w:delText>
        </w:r>
      </w:del>
    </w:p>
    <w:p w14:paraId="567AF6DA" w14:textId="6A5ECB41" w:rsidR="00435A20" w:rsidRPr="00435A20" w:rsidDel="00B54432" w:rsidRDefault="00435A20" w:rsidP="00435A20">
      <w:pPr>
        <w:widowControl w:val="0"/>
        <w:spacing w:before="0" w:beforeAutospacing="0" w:after="0" w:afterAutospacing="0" w:line="240" w:lineRule="auto"/>
        <w:rPr>
          <w:del w:id="238" w:author="Meryl Etman" w:date="2021-01-26T15:26:00Z"/>
          <w:rFonts w:ascii="Times New Roman" w:eastAsia="Times New Roman" w:hAnsi="Times New Roman" w:cs="David"/>
          <w:sz w:val="24"/>
          <w:szCs w:val="24"/>
          <w:rtl/>
          <w:lang w:eastAsia="he-IL"/>
        </w:rPr>
      </w:pPr>
    </w:p>
    <w:p w14:paraId="465CE116" w14:textId="4747D56B" w:rsidR="00435A20" w:rsidRPr="00435A20" w:rsidDel="00B54432" w:rsidRDefault="00435A20" w:rsidP="00435A20">
      <w:pPr>
        <w:widowControl w:val="0"/>
        <w:tabs>
          <w:tab w:val="left" w:pos="720"/>
          <w:tab w:val="center" w:pos="4153"/>
          <w:tab w:val="right" w:pos="8306"/>
        </w:tabs>
        <w:spacing w:before="0" w:beforeAutospacing="0" w:after="0" w:afterAutospacing="0" w:line="240" w:lineRule="auto"/>
        <w:ind w:left="2352" w:hanging="850"/>
        <w:jc w:val="both"/>
        <w:rPr>
          <w:del w:id="239" w:author="Meryl Etman" w:date="2021-01-26T15:26:00Z"/>
          <w:rFonts w:ascii="Times New Roman" w:eastAsia="Times New Roman" w:hAnsi="Times New Roman" w:cs="David"/>
          <w:sz w:val="24"/>
          <w:szCs w:val="24"/>
          <w:lang w:eastAsia="he-IL"/>
        </w:rPr>
      </w:pPr>
      <w:del w:id="240" w:author="Meryl Etman" w:date="2021-01-26T15:26:00Z">
        <w:r w:rsidRPr="00435A20" w:rsidDel="00B54432">
          <w:rPr>
            <w:rFonts w:ascii="Times New Roman" w:eastAsia="Times New Roman" w:hAnsi="Times New Roman" w:cs="David"/>
            <w:sz w:val="24"/>
            <w:szCs w:val="24"/>
            <w:rtl/>
            <w:lang w:eastAsia="he-IL"/>
          </w:rPr>
          <w:delText>ו.</w:delText>
        </w:r>
        <w:r w:rsidRPr="00435A20" w:rsidDel="00B54432">
          <w:rPr>
            <w:rFonts w:ascii="Times New Roman" w:eastAsia="Times New Roman" w:hAnsi="Times New Roman" w:cs="David"/>
            <w:sz w:val="24"/>
            <w:szCs w:val="24"/>
            <w:rtl/>
            <w:lang w:eastAsia="he-IL"/>
          </w:rPr>
          <w:tab/>
        </w:r>
      </w:del>
    </w:p>
    <w:p w14:paraId="7433E54D" w14:textId="3B058403" w:rsidR="00435A20" w:rsidRPr="00435A20" w:rsidDel="00B54432" w:rsidRDefault="00B33CA0" w:rsidP="00435A20">
      <w:pPr>
        <w:widowControl w:val="0"/>
        <w:tabs>
          <w:tab w:val="left" w:pos="720"/>
          <w:tab w:val="center" w:pos="4153"/>
          <w:tab w:val="right" w:pos="8306"/>
        </w:tabs>
        <w:spacing w:before="0" w:beforeAutospacing="0" w:after="0" w:afterAutospacing="0" w:line="240" w:lineRule="auto"/>
        <w:ind w:left="2290" w:hanging="850"/>
        <w:jc w:val="both"/>
        <w:rPr>
          <w:del w:id="241" w:author="Meryl Etman" w:date="2021-01-26T15:26:00Z"/>
          <w:rFonts w:ascii="Times New Roman" w:eastAsia="Times New Roman" w:hAnsi="Times New Roman" w:cs="David"/>
          <w:sz w:val="24"/>
          <w:szCs w:val="24"/>
          <w:rtl/>
          <w:lang w:eastAsia="he-IL"/>
        </w:rPr>
      </w:pPr>
      <w:del w:id="242" w:author="Meryl Etman" w:date="2021-01-26T15:26:00Z">
        <w:r w:rsidDel="00B54432">
          <w:rPr>
            <w:rFonts w:ascii="Times New Roman" w:eastAsia="Times New Roman" w:hAnsi="Times New Roman" w:cs="David" w:hint="cs"/>
            <w:sz w:val="24"/>
            <w:szCs w:val="24"/>
            <w:rtl/>
            <w:lang w:eastAsia="he-IL"/>
          </w:rPr>
          <w:delText xml:space="preserve">             הכנת ת</w:delText>
        </w:r>
        <w:r w:rsidR="00435A20" w:rsidRPr="00435A20" w:rsidDel="00B54432">
          <w:rPr>
            <w:rFonts w:ascii="Times New Roman" w:eastAsia="Times New Roman" w:hAnsi="Times New Roman" w:cs="David" w:hint="cs"/>
            <w:sz w:val="24"/>
            <w:szCs w:val="24"/>
            <w:rtl/>
            <w:lang w:eastAsia="he-IL"/>
          </w:rPr>
          <w:delText xml:space="preserve">כניות מוקדמות במספר חלופות, המתארות את </w:delText>
        </w:r>
        <w:r w:rsidR="007D5B33" w:rsidDel="00B54432">
          <w:rPr>
            <w:rFonts w:ascii="Times New Roman" w:eastAsia="Times New Roman" w:hAnsi="Times New Roman" w:cs="David" w:hint="cs"/>
            <w:sz w:val="24"/>
            <w:szCs w:val="24"/>
            <w:rtl/>
            <w:lang w:eastAsia="he-IL"/>
          </w:rPr>
          <w:delText>פריסת שימושי הקרקע, פריסת צפיפ</w:delText>
        </w:r>
        <w:r w:rsidR="00435A20" w:rsidRPr="00435A20" w:rsidDel="00B54432">
          <w:rPr>
            <w:rFonts w:ascii="Times New Roman" w:eastAsia="Times New Roman" w:hAnsi="Times New Roman" w:cs="David" w:hint="cs"/>
            <w:sz w:val="24"/>
            <w:szCs w:val="24"/>
            <w:rtl/>
            <w:lang w:eastAsia="he-IL"/>
          </w:rPr>
          <w:delText>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delText>
        </w:r>
      </w:del>
    </w:p>
    <w:p w14:paraId="05F0B2C9" w14:textId="684A3A48" w:rsidR="00435A20" w:rsidRPr="00435A20" w:rsidDel="00B54432" w:rsidRDefault="00435A20" w:rsidP="00435A20">
      <w:pPr>
        <w:widowControl w:val="0"/>
        <w:spacing w:before="0" w:beforeAutospacing="0" w:after="0" w:afterAutospacing="0" w:line="240" w:lineRule="auto"/>
        <w:ind w:left="2160" w:hanging="720"/>
        <w:rPr>
          <w:del w:id="243" w:author="Meryl Etman" w:date="2021-01-26T15:26:00Z"/>
          <w:rFonts w:ascii="Times New Roman" w:eastAsia="Times New Roman" w:hAnsi="Times New Roman" w:cs="David"/>
          <w:sz w:val="24"/>
          <w:szCs w:val="24"/>
          <w:rtl/>
          <w:lang w:eastAsia="he-IL"/>
        </w:rPr>
      </w:pPr>
      <w:del w:id="244" w:author="Meryl Etman" w:date="2021-01-26T15:26:00Z">
        <w:r w:rsidRPr="00435A20" w:rsidDel="00B54432">
          <w:rPr>
            <w:rFonts w:ascii="Times New Roman" w:eastAsia="Times New Roman" w:hAnsi="Times New Roman" w:cs="David" w:hint="cs"/>
            <w:sz w:val="24"/>
            <w:szCs w:val="24"/>
            <w:rtl/>
            <w:lang w:eastAsia="he-IL"/>
          </w:rPr>
          <w:tab/>
          <w:delText>תכניות הבינוי יגדירו את עקרונות העמדת המבנים, עקרונות החניה, הפנית המבנים, גבהים, תכסיות, חתכים עקרוניים ואיורים מוגדלים לקטעים אופייניים.</w:delText>
        </w:r>
      </w:del>
    </w:p>
    <w:p w14:paraId="7E078D93" w14:textId="02AAC549" w:rsidR="00435A20" w:rsidRPr="00435A20" w:rsidDel="00B54432" w:rsidRDefault="00435A20" w:rsidP="00435A20">
      <w:pPr>
        <w:widowControl w:val="0"/>
        <w:spacing w:before="0" w:beforeAutospacing="0" w:after="0" w:afterAutospacing="0" w:line="240" w:lineRule="auto"/>
        <w:rPr>
          <w:del w:id="245" w:author="Meryl Etman" w:date="2021-01-26T15:26:00Z"/>
          <w:rFonts w:ascii="Times New Roman" w:eastAsia="Times New Roman" w:hAnsi="Times New Roman" w:cs="David"/>
          <w:sz w:val="24"/>
          <w:szCs w:val="24"/>
          <w:rtl/>
          <w:lang w:eastAsia="he-IL"/>
        </w:rPr>
      </w:pPr>
    </w:p>
    <w:p w14:paraId="02CF4854" w14:textId="6FEA9473" w:rsidR="00435A20" w:rsidRPr="00435A20" w:rsidDel="00B54432" w:rsidRDefault="00435A20" w:rsidP="00435A20">
      <w:pPr>
        <w:widowControl w:val="0"/>
        <w:spacing w:before="0" w:beforeAutospacing="0" w:after="0" w:afterAutospacing="0" w:line="240" w:lineRule="auto"/>
        <w:ind w:left="2160" w:hanging="720"/>
        <w:rPr>
          <w:del w:id="246" w:author="Meryl Etman" w:date="2021-01-26T15:26:00Z"/>
          <w:rFonts w:ascii="Times New Roman" w:eastAsia="Times New Roman" w:hAnsi="Times New Roman" w:cs="David"/>
          <w:sz w:val="24"/>
          <w:szCs w:val="24"/>
          <w:rtl/>
          <w:lang w:eastAsia="he-IL"/>
        </w:rPr>
      </w:pPr>
      <w:del w:id="247" w:author="Meryl Etman" w:date="2021-01-26T15:26:00Z">
        <w:r w:rsidRPr="00435A20" w:rsidDel="00B54432">
          <w:rPr>
            <w:rFonts w:ascii="Times New Roman" w:eastAsia="Times New Roman" w:hAnsi="Times New Roman" w:cs="David"/>
            <w:sz w:val="24"/>
            <w:szCs w:val="24"/>
            <w:rtl/>
            <w:lang w:eastAsia="he-IL"/>
          </w:rPr>
          <w:delText>ז.</w:delText>
        </w:r>
        <w:r w:rsidRPr="00435A20" w:rsidDel="00B54432">
          <w:rPr>
            <w:rFonts w:ascii="Times New Roman" w:eastAsia="Times New Roman" w:hAnsi="Times New Roman" w:cs="David"/>
            <w:sz w:val="24"/>
            <w:szCs w:val="24"/>
            <w:rtl/>
            <w:lang w:eastAsia="he-IL"/>
          </w:rPr>
          <w:tab/>
          <w:delText xml:space="preserve">הכנת טבלאות המפרטות בכל חלופה את מספר יחידות הבינוי המוצע, שטחי הבניה, שטחי המגרשים בכל יעוד והשוואת הנתונים עם תכנית בנין העיר התקפה. </w:delText>
        </w:r>
        <w:r w:rsidRPr="00435A20" w:rsidDel="00B54432">
          <w:rPr>
            <w:rFonts w:ascii="Times New Roman" w:eastAsia="Times New Roman" w:hAnsi="Times New Roman" w:cs="David" w:hint="cs"/>
            <w:sz w:val="24"/>
            <w:szCs w:val="24"/>
            <w:rtl/>
            <w:lang w:eastAsia="he-IL"/>
          </w:rPr>
          <w:delText>בחינת התאמת התכנון לפרוגרמה להקצאת שטחים למוסדות ציבור, מבני ציבור, מסחר, משרדים ושטחים פתוחים.</w:delText>
        </w:r>
      </w:del>
    </w:p>
    <w:p w14:paraId="65165ECF" w14:textId="154E036E" w:rsidR="00435A20" w:rsidRPr="00435A20" w:rsidDel="00B54432" w:rsidRDefault="00435A20" w:rsidP="00435A20">
      <w:pPr>
        <w:widowControl w:val="0"/>
        <w:spacing w:before="0" w:beforeAutospacing="0" w:after="0" w:afterAutospacing="0" w:line="240" w:lineRule="auto"/>
        <w:ind w:left="2160" w:hanging="720"/>
        <w:rPr>
          <w:del w:id="248" w:author="Meryl Etman" w:date="2021-01-26T15:26:00Z"/>
          <w:rFonts w:ascii="Times New Roman" w:eastAsia="Times New Roman" w:hAnsi="Times New Roman" w:cs="David"/>
          <w:sz w:val="24"/>
          <w:szCs w:val="24"/>
          <w:rtl/>
          <w:lang w:eastAsia="he-IL"/>
        </w:rPr>
      </w:pPr>
    </w:p>
    <w:p w14:paraId="2640100F" w14:textId="6CE64BFB" w:rsidR="00435A20" w:rsidRPr="00435A20" w:rsidDel="00B54432" w:rsidRDefault="00435A20" w:rsidP="00435A20">
      <w:pPr>
        <w:widowControl w:val="0"/>
        <w:spacing w:before="0" w:beforeAutospacing="0" w:after="0" w:afterAutospacing="0" w:line="240" w:lineRule="auto"/>
        <w:ind w:left="2160" w:hanging="720"/>
        <w:rPr>
          <w:del w:id="249" w:author="Meryl Etman" w:date="2021-01-26T15:26:00Z"/>
          <w:rFonts w:ascii="Times New Roman" w:eastAsia="Times New Roman" w:hAnsi="Times New Roman" w:cs="David"/>
          <w:sz w:val="24"/>
          <w:szCs w:val="24"/>
          <w:rtl/>
          <w:lang w:eastAsia="he-IL"/>
        </w:rPr>
      </w:pPr>
    </w:p>
    <w:p w14:paraId="02B4C64D" w14:textId="30474865" w:rsidR="00435A20" w:rsidRPr="00435A20" w:rsidDel="00B54432" w:rsidRDefault="00435A20" w:rsidP="00435A20">
      <w:pPr>
        <w:widowControl w:val="0"/>
        <w:spacing w:before="0" w:beforeAutospacing="0" w:after="0" w:afterAutospacing="0" w:line="240" w:lineRule="auto"/>
        <w:ind w:left="2160" w:hanging="720"/>
        <w:rPr>
          <w:del w:id="250" w:author="Meryl Etman" w:date="2021-01-26T15:26:00Z"/>
          <w:rFonts w:ascii="Times New Roman" w:eastAsia="Times New Roman" w:hAnsi="Times New Roman" w:cs="David"/>
          <w:sz w:val="24"/>
          <w:szCs w:val="24"/>
          <w:rtl/>
          <w:lang w:eastAsia="he-IL"/>
        </w:rPr>
      </w:pPr>
      <w:del w:id="251" w:author="Meryl Etman" w:date="2021-01-26T15:26:00Z">
        <w:r w:rsidRPr="00435A20" w:rsidDel="00B54432">
          <w:rPr>
            <w:rFonts w:ascii="Times New Roman" w:eastAsia="Times New Roman" w:hAnsi="Times New Roman" w:cs="David"/>
            <w:sz w:val="24"/>
            <w:szCs w:val="24"/>
            <w:rtl/>
            <w:lang w:eastAsia="he-IL"/>
          </w:rPr>
          <w:delText>ח.</w:delText>
        </w:r>
        <w:r w:rsidRPr="00435A20" w:rsidDel="00B54432">
          <w:rPr>
            <w:rFonts w:ascii="Times New Roman" w:eastAsia="Times New Roman" w:hAnsi="Times New Roman" w:cs="David"/>
            <w:sz w:val="24"/>
            <w:szCs w:val="24"/>
            <w:rtl/>
            <w:lang w:eastAsia="he-IL"/>
          </w:rPr>
          <w:tab/>
          <w:delText>הצגת החלופות בפני המזמין תוך ניתוחן</w:delText>
        </w:r>
        <w:r w:rsidRPr="00435A20" w:rsidDel="00B54432">
          <w:rPr>
            <w:rFonts w:ascii="Times New Roman" w:eastAsia="Times New Roman" w:hAnsi="Times New Roman" w:cs="David" w:hint="cs"/>
            <w:sz w:val="24"/>
            <w:szCs w:val="24"/>
            <w:rtl/>
            <w:lang w:eastAsia="he-IL"/>
          </w:rPr>
          <w:delText>,</w:delText>
        </w:r>
        <w:r w:rsidRPr="00435A20" w:rsidDel="00B54432">
          <w:rPr>
            <w:rFonts w:ascii="Times New Roman" w:eastAsia="Times New Roman" w:hAnsi="Times New Roman" w:cs="David"/>
            <w:sz w:val="24"/>
            <w:szCs w:val="24"/>
            <w:rtl/>
            <w:lang w:eastAsia="he-IL"/>
          </w:rPr>
          <w:delText xml:space="preserve"> </w:delText>
        </w:r>
        <w:r w:rsidRPr="00435A20" w:rsidDel="00B54432">
          <w:rPr>
            <w:rFonts w:ascii="Times New Roman" w:eastAsia="Times New Roman" w:hAnsi="Times New Roman" w:cs="David" w:hint="cs"/>
            <w:sz w:val="24"/>
            <w:szCs w:val="24"/>
            <w:rtl/>
            <w:lang w:eastAsia="he-IL"/>
          </w:rPr>
          <w:delText>פרוט היתרונות והחסרונות של כל חלופה, מידת התאמתן לפרוגרמה</w:delText>
        </w:r>
        <w:r w:rsidRPr="00435A20" w:rsidDel="00B54432">
          <w:rPr>
            <w:rFonts w:ascii="Times New Roman" w:eastAsia="Times New Roman" w:hAnsi="Times New Roman" w:cs="David"/>
            <w:sz w:val="24"/>
            <w:szCs w:val="24"/>
            <w:rtl/>
            <w:lang w:eastAsia="he-IL"/>
          </w:rPr>
          <w:delText xml:space="preserve"> והמלצה על חלופה מועדפת.</w:delText>
        </w:r>
      </w:del>
    </w:p>
    <w:p w14:paraId="6C2829F3" w14:textId="39B1214F" w:rsidR="00435A20" w:rsidRPr="00435A20" w:rsidDel="00B54432" w:rsidRDefault="00435A20" w:rsidP="00435A20">
      <w:pPr>
        <w:widowControl w:val="0"/>
        <w:spacing w:before="0" w:beforeAutospacing="0" w:after="0" w:afterAutospacing="0" w:line="240" w:lineRule="auto"/>
        <w:rPr>
          <w:del w:id="252" w:author="Meryl Etman" w:date="2021-01-26T15:26:00Z"/>
          <w:rFonts w:ascii="Times New Roman" w:eastAsia="Times New Roman" w:hAnsi="Times New Roman" w:cs="David"/>
          <w:sz w:val="24"/>
          <w:szCs w:val="24"/>
          <w:rtl/>
          <w:lang w:eastAsia="he-IL"/>
        </w:rPr>
      </w:pPr>
    </w:p>
    <w:p w14:paraId="5BDE2F09" w14:textId="4973B98A" w:rsidR="00435A20" w:rsidRPr="00435A20" w:rsidDel="00B54432" w:rsidRDefault="00435A20" w:rsidP="00435A20">
      <w:pPr>
        <w:widowControl w:val="0"/>
        <w:spacing w:before="0" w:beforeAutospacing="0" w:after="0" w:afterAutospacing="0" w:line="240" w:lineRule="auto"/>
        <w:rPr>
          <w:del w:id="253" w:author="Meryl Etman" w:date="2021-01-26T15:26:00Z"/>
          <w:rFonts w:ascii="Times New Roman" w:eastAsia="Times New Roman" w:hAnsi="Times New Roman" w:cs="David"/>
          <w:sz w:val="24"/>
          <w:szCs w:val="24"/>
          <w:rtl/>
          <w:lang w:eastAsia="he-IL"/>
        </w:rPr>
      </w:pPr>
      <w:del w:id="254" w:author="Meryl Etman" w:date="2021-01-26T15:26:00Z">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sz w:val="24"/>
            <w:szCs w:val="24"/>
            <w:rtl/>
            <w:lang w:eastAsia="he-IL"/>
          </w:rPr>
          <w:tab/>
          <w:delText>ט.</w:delText>
        </w:r>
        <w:r w:rsidRPr="00435A20" w:rsidDel="00B54432">
          <w:rPr>
            <w:rFonts w:ascii="Times New Roman" w:eastAsia="Times New Roman" w:hAnsi="Times New Roman" w:cs="David"/>
            <w:sz w:val="24"/>
            <w:szCs w:val="24"/>
            <w:rtl/>
            <w:lang w:eastAsia="he-IL"/>
          </w:rPr>
          <w:tab/>
          <w:delText xml:space="preserve">הכנסת שינויים בתכניות המוקדמות, בהתאם לדרישת המזמין ו/או לפי </w:delText>
        </w:r>
      </w:del>
    </w:p>
    <w:p w14:paraId="75BF626E" w14:textId="107169F0" w:rsidR="00435A20" w:rsidRPr="00435A20" w:rsidDel="00B54432" w:rsidRDefault="00435A20" w:rsidP="00435A20">
      <w:pPr>
        <w:widowControl w:val="0"/>
        <w:spacing w:before="0" w:beforeAutospacing="0" w:after="0" w:afterAutospacing="0" w:line="240" w:lineRule="auto"/>
        <w:ind w:left="1440" w:firstLine="720"/>
        <w:rPr>
          <w:del w:id="255" w:author="Meryl Etman" w:date="2021-01-26T15:26:00Z"/>
          <w:rFonts w:ascii="Times New Roman" w:eastAsia="Times New Roman" w:hAnsi="Times New Roman" w:cs="David"/>
          <w:sz w:val="24"/>
          <w:szCs w:val="24"/>
          <w:rtl/>
          <w:lang w:eastAsia="he-IL"/>
        </w:rPr>
      </w:pPr>
      <w:del w:id="256" w:author="Meryl Etman" w:date="2021-01-26T15:26:00Z">
        <w:r w:rsidRPr="00435A20" w:rsidDel="00B54432">
          <w:rPr>
            <w:rFonts w:ascii="Times New Roman" w:eastAsia="Times New Roman" w:hAnsi="Times New Roman" w:cs="David"/>
            <w:sz w:val="24"/>
            <w:szCs w:val="24"/>
            <w:rtl/>
            <w:lang w:eastAsia="he-IL"/>
          </w:rPr>
          <w:delText>דרישת הרשויות המוסמכות, באישור המזמין.</w:delText>
        </w:r>
      </w:del>
    </w:p>
    <w:p w14:paraId="4A3000F5" w14:textId="69F9D2F5" w:rsidR="00435A20" w:rsidRPr="00435A20" w:rsidDel="00B54432" w:rsidRDefault="00435A20" w:rsidP="00435A20">
      <w:pPr>
        <w:widowControl w:val="0"/>
        <w:spacing w:before="0" w:beforeAutospacing="0" w:after="0" w:afterAutospacing="0" w:line="240" w:lineRule="auto"/>
        <w:rPr>
          <w:del w:id="257" w:author="Meryl Etman" w:date="2021-01-26T15:26:00Z"/>
          <w:rFonts w:ascii="Times New Roman" w:eastAsia="Times New Roman" w:hAnsi="Times New Roman" w:cs="David"/>
          <w:sz w:val="24"/>
          <w:szCs w:val="24"/>
          <w:rtl/>
          <w:lang w:eastAsia="he-IL"/>
        </w:rPr>
      </w:pPr>
    </w:p>
    <w:p w14:paraId="2EA19F88" w14:textId="2F394E8A" w:rsidR="00435A20" w:rsidRPr="00435A20" w:rsidDel="00B54432" w:rsidRDefault="00435A20" w:rsidP="00435A20">
      <w:pPr>
        <w:widowControl w:val="0"/>
        <w:spacing w:before="0" w:beforeAutospacing="0" w:after="0" w:afterAutospacing="0" w:line="240" w:lineRule="auto"/>
        <w:rPr>
          <w:del w:id="258" w:author="Meryl Etman" w:date="2021-01-26T15:26:00Z"/>
          <w:rFonts w:ascii="Times New Roman" w:eastAsia="Times New Roman" w:hAnsi="Times New Roman" w:cs="David"/>
          <w:sz w:val="24"/>
          <w:szCs w:val="24"/>
          <w:rtl/>
          <w:lang w:eastAsia="he-IL"/>
        </w:rPr>
      </w:pPr>
      <w:del w:id="259" w:author="Meryl Etman" w:date="2021-01-26T15:26:00Z">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sz w:val="24"/>
            <w:szCs w:val="24"/>
            <w:rtl/>
            <w:lang w:eastAsia="he-IL"/>
          </w:rPr>
          <w:tab/>
          <w:delText>י.</w:delText>
        </w:r>
        <w:r w:rsidRPr="00435A20" w:rsidDel="00B54432">
          <w:rPr>
            <w:rFonts w:ascii="Times New Roman" w:eastAsia="Times New Roman" w:hAnsi="Times New Roman" w:cs="David"/>
            <w:sz w:val="24"/>
            <w:szCs w:val="24"/>
            <w:rtl/>
            <w:lang w:eastAsia="he-IL"/>
          </w:rPr>
          <w:tab/>
          <w:delText xml:space="preserve">פגישות והתייעצויות עם המזמין, יועציו המשפטיים והרשויות לבחינת </w:delText>
        </w:r>
      </w:del>
    </w:p>
    <w:p w14:paraId="0971E6CC" w14:textId="05B942BA" w:rsidR="00435A20" w:rsidRPr="00435A20" w:rsidDel="00B54432" w:rsidRDefault="00435A20" w:rsidP="00435A20">
      <w:pPr>
        <w:widowControl w:val="0"/>
        <w:spacing w:before="0" w:beforeAutospacing="0" w:after="0" w:afterAutospacing="0" w:line="240" w:lineRule="auto"/>
        <w:ind w:left="2160"/>
        <w:rPr>
          <w:del w:id="260" w:author="Meryl Etman" w:date="2021-01-26T15:26:00Z"/>
          <w:rFonts w:ascii="Times New Roman" w:eastAsia="Times New Roman" w:hAnsi="Times New Roman" w:cs="David"/>
          <w:sz w:val="24"/>
          <w:szCs w:val="24"/>
          <w:rtl/>
          <w:lang w:eastAsia="he-IL"/>
        </w:rPr>
      </w:pPr>
      <w:del w:id="261" w:author="Meryl Etman" w:date="2021-01-26T15:26:00Z">
        <w:r w:rsidRPr="00435A20" w:rsidDel="00B54432">
          <w:rPr>
            <w:rFonts w:ascii="Times New Roman" w:eastAsia="Times New Roman" w:hAnsi="Times New Roman" w:cs="David"/>
            <w:sz w:val="24"/>
            <w:szCs w:val="24"/>
            <w:rtl/>
            <w:lang w:eastAsia="he-IL"/>
          </w:rPr>
          <w:delText>האפשרויות לקדום אשור התכנון במסגרת סמכויות הועדה המקומית, או במסגרת סמכויות הועדה המחוזית.</w:delText>
        </w:r>
      </w:del>
    </w:p>
    <w:p w14:paraId="71AFD109" w14:textId="2F418D46" w:rsidR="00435A20" w:rsidRPr="00435A20" w:rsidDel="00B54432" w:rsidRDefault="00435A20" w:rsidP="00435A20">
      <w:pPr>
        <w:widowControl w:val="0"/>
        <w:spacing w:before="0" w:beforeAutospacing="0" w:after="0" w:afterAutospacing="0" w:line="240" w:lineRule="auto"/>
        <w:rPr>
          <w:del w:id="262" w:author="Meryl Etman" w:date="2021-01-26T15:26:00Z"/>
          <w:rFonts w:ascii="Times New Roman" w:eastAsia="Times New Roman" w:hAnsi="Times New Roman" w:cs="David"/>
          <w:sz w:val="24"/>
          <w:szCs w:val="24"/>
          <w:rtl/>
          <w:lang w:eastAsia="he-IL"/>
        </w:rPr>
      </w:pPr>
    </w:p>
    <w:p w14:paraId="00F33791" w14:textId="7384DD29" w:rsidR="00435A20" w:rsidRPr="00435A20" w:rsidDel="00B54432" w:rsidRDefault="00435A20" w:rsidP="00435A20">
      <w:pPr>
        <w:widowControl w:val="0"/>
        <w:spacing w:before="0" w:beforeAutospacing="0" w:after="0" w:afterAutospacing="0" w:line="240" w:lineRule="auto"/>
        <w:ind w:left="2160" w:hanging="720"/>
        <w:rPr>
          <w:del w:id="263" w:author="Meryl Etman" w:date="2021-01-26T15:26:00Z"/>
          <w:rFonts w:ascii="Times New Roman" w:eastAsia="Times New Roman" w:hAnsi="Times New Roman" w:cs="David"/>
          <w:sz w:val="24"/>
          <w:szCs w:val="24"/>
          <w:rtl/>
          <w:lang w:eastAsia="he-IL"/>
        </w:rPr>
      </w:pPr>
      <w:del w:id="264" w:author="Meryl Etman" w:date="2021-01-26T15:26:00Z">
        <w:r w:rsidRPr="00435A20" w:rsidDel="00B54432">
          <w:rPr>
            <w:rFonts w:ascii="Times New Roman" w:eastAsia="Times New Roman" w:hAnsi="Times New Roman" w:cs="David"/>
            <w:sz w:val="24"/>
            <w:szCs w:val="24"/>
            <w:rtl/>
            <w:lang w:eastAsia="he-IL"/>
          </w:rPr>
          <w:delText>יא.</w:delText>
        </w:r>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hint="cs"/>
            <w:sz w:val="24"/>
            <w:szCs w:val="24"/>
            <w:rtl/>
            <w:lang w:eastAsia="he-IL"/>
          </w:rPr>
          <w:delText xml:space="preserve">מסירת נתונים ליועצים האחרים לרבות </w:delText>
        </w:r>
        <w:r w:rsidR="000817A9" w:rsidDel="00B54432">
          <w:rPr>
            <w:rFonts w:ascii="Times New Roman" w:eastAsia="Times New Roman" w:hAnsi="Times New Roman" w:cs="David" w:hint="cs"/>
            <w:sz w:val="24"/>
            <w:szCs w:val="24"/>
            <w:rtl/>
            <w:lang w:eastAsia="he-IL"/>
          </w:rPr>
          <w:delText>מתכנן</w:delText>
        </w:r>
        <w:r w:rsidRPr="00435A20" w:rsidDel="00B54432">
          <w:rPr>
            <w:rFonts w:ascii="Times New Roman" w:eastAsia="Times New Roman" w:hAnsi="Times New Roman" w:cs="David" w:hint="cs"/>
            <w:sz w:val="24"/>
            <w:szCs w:val="24"/>
            <w:rtl/>
            <w:lang w:eastAsia="he-IL"/>
          </w:rPr>
          <w:delTex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delText>
        </w:r>
      </w:del>
    </w:p>
    <w:p w14:paraId="0DA75B5E" w14:textId="4B255C57" w:rsidR="00435A20" w:rsidRPr="00435A20" w:rsidDel="00B54432" w:rsidRDefault="00435A20" w:rsidP="00435A20">
      <w:pPr>
        <w:widowControl w:val="0"/>
        <w:spacing w:before="0" w:beforeAutospacing="0" w:after="0" w:afterAutospacing="0" w:line="240" w:lineRule="auto"/>
        <w:rPr>
          <w:del w:id="265" w:author="Meryl Etman" w:date="2021-01-26T15:26:00Z"/>
          <w:rFonts w:ascii="Times New Roman" w:eastAsia="Times New Roman" w:hAnsi="Times New Roman" w:cs="David"/>
          <w:sz w:val="24"/>
          <w:szCs w:val="24"/>
          <w:rtl/>
          <w:lang w:eastAsia="he-IL"/>
        </w:rPr>
      </w:pPr>
    </w:p>
    <w:p w14:paraId="6868E6A3" w14:textId="456D7DF7" w:rsidR="009D142E" w:rsidRPr="00435A20" w:rsidDel="00B54432" w:rsidRDefault="00435A20" w:rsidP="009D142E">
      <w:pPr>
        <w:widowControl w:val="0"/>
        <w:spacing w:before="0" w:beforeAutospacing="0" w:after="0" w:afterAutospacing="0" w:line="240" w:lineRule="auto"/>
        <w:ind w:left="2160" w:hanging="720"/>
        <w:rPr>
          <w:del w:id="266" w:author="Meryl Etman" w:date="2021-01-26T15:26:00Z"/>
          <w:rFonts w:ascii="Times New Roman" w:eastAsia="Times New Roman" w:hAnsi="Times New Roman" w:cs="David"/>
          <w:sz w:val="24"/>
          <w:szCs w:val="24"/>
          <w:lang w:eastAsia="he-IL"/>
        </w:rPr>
      </w:pPr>
      <w:del w:id="267" w:author="Meryl Etman" w:date="2021-01-26T15:26:00Z">
        <w:r w:rsidRPr="00435A20" w:rsidDel="00B54432">
          <w:rPr>
            <w:rFonts w:ascii="Times New Roman" w:eastAsia="Times New Roman" w:hAnsi="Times New Roman" w:cs="David"/>
            <w:sz w:val="24"/>
            <w:szCs w:val="24"/>
            <w:rtl/>
            <w:lang w:eastAsia="he-IL"/>
          </w:rPr>
          <w:delText>יב.</w:delText>
        </w:r>
        <w:r w:rsidRPr="00435A20" w:rsidDel="00B54432">
          <w:rPr>
            <w:rFonts w:ascii="Times New Roman" w:eastAsia="Times New Roman" w:hAnsi="Times New Roman" w:cs="David"/>
            <w:sz w:val="24"/>
            <w:szCs w:val="24"/>
            <w:rtl/>
            <w:lang w:eastAsia="he-IL"/>
          </w:rPr>
          <w:tab/>
          <w:delText xml:space="preserve">הכנת תכנית סופית, המפרטת את החלופה </w:delText>
        </w:r>
        <w:r w:rsidRPr="00435A20" w:rsidDel="00B54432">
          <w:rPr>
            <w:rFonts w:ascii="Times New Roman" w:eastAsia="Times New Roman" w:hAnsi="Times New Roman" w:cs="David" w:hint="cs"/>
            <w:sz w:val="24"/>
            <w:szCs w:val="24"/>
            <w:rtl/>
            <w:lang w:eastAsia="he-IL"/>
          </w:rPr>
          <w:delText xml:space="preserve">שנבחרה ע"י המזמין וניתוח </w:delText>
        </w:r>
      </w:del>
    </w:p>
    <w:p w14:paraId="1B64D71E" w14:textId="62D5013C" w:rsidR="00435A20" w:rsidRPr="00435A20" w:rsidDel="00B54432" w:rsidRDefault="00435A20" w:rsidP="009D142E">
      <w:pPr>
        <w:widowControl w:val="0"/>
        <w:spacing w:before="0" w:beforeAutospacing="0" w:after="0" w:afterAutospacing="0" w:line="240" w:lineRule="auto"/>
        <w:ind w:left="1440" w:firstLine="720"/>
        <w:rPr>
          <w:del w:id="268" w:author="Meryl Etman" w:date="2021-01-26T15:26:00Z"/>
          <w:rFonts w:ascii="Times New Roman" w:eastAsia="Times New Roman" w:hAnsi="Times New Roman" w:cs="David"/>
          <w:sz w:val="24"/>
          <w:szCs w:val="24"/>
          <w:rtl/>
          <w:lang w:eastAsia="he-IL"/>
        </w:rPr>
      </w:pPr>
      <w:del w:id="269" w:author="Meryl Etman" w:date="2021-01-26T15:26:00Z">
        <w:r w:rsidRPr="00435A20" w:rsidDel="00B54432">
          <w:rPr>
            <w:rFonts w:ascii="Times New Roman" w:eastAsia="Times New Roman" w:hAnsi="Times New Roman" w:cs="David" w:hint="cs"/>
            <w:sz w:val="24"/>
            <w:szCs w:val="24"/>
            <w:rtl/>
            <w:lang w:eastAsia="he-IL"/>
          </w:rPr>
          <w:delText>לרבות טבלאות נתונים לאישור המזמין.</w:delText>
        </w:r>
        <w:r w:rsidRPr="00435A20" w:rsidDel="00B54432">
          <w:rPr>
            <w:rFonts w:ascii="Times New Roman" w:eastAsia="Times New Roman" w:hAnsi="Times New Roman" w:cs="David"/>
            <w:sz w:val="24"/>
            <w:szCs w:val="24"/>
            <w:rtl/>
            <w:lang w:eastAsia="he-IL"/>
          </w:rPr>
          <w:delText xml:space="preserve"> </w:delText>
        </w:r>
        <w:r w:rsidRPr="00435A20" w:rsidDel="00B54432">
          <w:rPr>
            <w:rFonts w:ascii="Times New Roman" w:eastAsia="Times New Roman" w:hAnsi="Times New Roman" w:cs="David" w:hint="cs"/>
            <w:sz w:val="24"/>
            <w:szCs w:val="24"/>
            <w:rtl/>
            <w:lang w:eastAsia="he-IL"/>
          </w:rPr>
          <w:delText xml:space="preserve"> </w:delText>
        </w:r>
      </w:del>
    </w:p>
    <w:p w14:paraId="069D583E" w14:textId="5D9346E9" w:rsidR="00435A20" w:rsidRPr="00435A20" w:rsidDel="00B54432" w:rsidRDefault="00435A20" w:rsidP="00435A20">
      <w:pPr>
        <w:widowControl w:val="0"/>
        <w:spacing w:before="0" w:beforeAutospacing="0" w:after="0" w:afterAutospacing="0" w:line="240" w:lineRule="auto"/>
        <w:ind w:left="1440" w:firstLine="720"/>
        <w:rPr>
          <w:del w:id="270" w:author="Meryl Etman" w:date="2021-01-26T15:26:00Z"/>
          <w:rFonts w:ascii="Times New Roman" w:eastAsia="Times New Roman" w:hAnsi="Times New Roman" w:cs="David"/>
          <w:sz w:val="24"/>
          <w:szCs w:val="24"/>
          <w:rtl/>
          <w:lang w:eastAsia="he-IL"/>
        </w:rPr>
      </w:pPr>
      <w:del w:id="271" w:author="Meryl Etman" w:date="2021-01-26T15:26:00Z">
        <w:r w:rsidRPr="00435A20" w:rsidDel="00B54432">
          <w:rPr>
            <w:rFonts w:ascii="Times New Roman" w:eastAsia="Times New Roman" w:hAnsi="Times New Roman" w:cs="David"/>
            <w:sz w:val="24"/>
            <w:szCs w:val="24"/>
            <w:rtl/>
            <w:lang w:eastAsia="he-IL"/>
          </w:rPr>
          <w:delText>תיאום עם היועצים, תיאום עם הרשויות המוסמכות וגורמים אחרים.</w:delText>
        </w:r>
      </w:del>
    </w:p>
    <w:p w14:paraId="5D4EFACB" w14:textId="7614442A" w:rsidR="00435A20" w:rsidRPr="00435A20" w:rsidDel="00B54432" w:rsidRDefault="00435A20" w:rsidP="00435A20">
      <w:pPr>
        <w:widowControl w:val="0"/>
        <w:spacing w:before="0" w:beforeAutospacing="0" w:after="0" w:afterAutospacing="0" w:line="240" w:lineRule="auto"/>
        <w:rPr>
          <w:del w:id="272" w:author="Meryl Etman" w:date="2021-01-26T15:26:00Z"/>
          <w:rFonts w:ascii="Times New Roman" w:eastAsia="Times New Roman" w:hAnsi="Times New Roman" w:cs="David"/>
          <w:sz w:val="24"/>
          <w:szCs w:val="24"/>
          <w:rtl/>
          <w:lang w:eastAsia="he-IL"/>
        </w:rPr>
      </w:pPr>
    </w:p>
    <w:p w14:paraId="39F82765" w14:textId="2B22C34A" w:rsidR="00435A20" w:rsidRPr="00435A20" w:rsidDel="00B54432" w:rsidRDefault="00435A20" w:rsidP="00435A20">
      <w:pPr>
        <w:widowControl w:val="0"/>
        <w:spacing w:before="0" w:beforeAutospacing="0" w:after="0" w:afterAutospacing="0" w:line="240" w:lineRule="auto"/>
        <w:ind w:left="2160" w:hanging="720"/>
        <w:rPr>
          <w:del w:id="273" w:author="Meryl Etman" w:date="2021-01-26T15:26:00Z"/>
          <w:rFonts w:ascii="Times New Roman" w:eastAsia="Times New Roman" w:hAnsi="Times New Roman" w:cs="David"/>
          <w:sz w:val="24"/>
          <w:szCs w:val="24"/>
          <w:rtl/>
          <w:lang w:eastAsia="he-IL"/>
        </w:rPr>
      </w:pPr>
      <w:del w:id="274" w:author="Meryl Etman" w:date="2021-01-26T15:26:00Z">
        <w:r w:rsidRPr="00435A20" w:rsidDel="00B54432">
          <w:rPr>
            <w:rFonts w:ascii="Times New Roman" w:eastAsia="Times New Roman" w:hAnsi="Times New Roman" w:cs="David"/>
            <w:sz w:val="24"/>
            <w:szCs w:val="24"/>
            <w:rtl/>
            <w:lang w:eastAsia="he-IL"/>
          </w:rPr>
          <w:delText>יג.</w:delText>
        </w:r>
        <w:r w:rsidRPr="00435A20" w:rsidDel="00B54432">
          <w:rPr>
            <w:rFonts w:ascii="Times New Roman" w:eastAsia="Times New Roman" w:hAnsi="Times New Roman" w:cs="David"/>
            <w:sz w:val="24"/>
            <w:szCs w:val="24"/>
            <w:rtl/>
            <w:lang w:eastAsia="he-IL"/>
          </w:rPr>
          <w:tab/>
          <w:delText>ע</w:delText>
        </w:r>
        <w:r w:rsidRPr="00435A20" w:rsidDel="00B54432">
          <w:rPr>
            <w:rFonts w:ascii="Times New Roman" w:eastAsia="Times New Roman" w:hAnsi="Times New Roman" w:cs="David" w:hint="cs"/>
            <w:sz w:val="24"/>
            <w:szCs w:val="24"/>
            <w:rtl/>
            <w:lang w:eastAsia="he-IL"/>
          </w:rPr>
          <w:delText>י</w:delText>
        </w:r>
        <w:r w:rsidRPr="00435A20" w:rsidDel="00B54432">
          <w:rPr>
            <w:rFonts w:ascii="Times New Roman" w:eastAsia="Times New Roman" w:hAnsi="Times New Roman" w:cs="David"/>
            <w:sz w:val="24"/>
            <w:szCs w:val="24"/>
            <w:rtl/>
            <w:lang w:eastAsia="he-IL"/>
          </w:rPr>
          <w:delText>בוד תכניות מפורטות הכוללות תשריטים,</w:delText>
        </w:r>
        <w:r w:rsidR="00B33CA0" w:rsidDel="00B54432">
          <w:rPr>
            <w:rFonts w:ascii="Times New Roman" w:eastAsia="Times New Roman" w:hAnsi="Times New Roman" w:cs="David" w:hint="cs"/>
            <w:sz w:val="24"/>
            <w:szCs w:val="24"/>
            <w:rtl/>
            <w:lang w:eastAsia="he-IL"/>
          </w:rPr>
          <w:delText xml:space="preserve"> </w:delText>
        </w:r>
        <w:r w:rsidRPr="00435A20" w:rsidDel="00B54432">
          <w:rPr>
            <w:rFonts w:ascii="Times New Roman" w:eastAsia="Times New Roman" w:hAnsi="Times New Roman" w:cs="David"/>
            <w:sz w:val="24"/>
            <w:szCs w:val="24"/>
            <w:rtl/>
            <w:lang w:eastAsia="he-IL"/>
          </w:rPr>
          <w:delText>תקנונים, תכניות בינוי</w:delText>
        </w:r>
        <w:r w:rsidRPr="00435A20" w:rsidDel="00B54432">
          <w:rPr>
            <w:rFonts w:ascii="Times New Roman" w:eastAsia="Times New Roman" w:hAnsi="Times New Roman" w:cs="David" w:hint="cs"/>
            <w:sz w:val="24"/>
            <w:szCs w:val="24"/>
            <w:rtl/>
            <w:lang w:eastAsia="he-IL"/>
          </w:rPr>
          <w:delText>, חתכים מנחים</w:delText>
        </w:r>
        <w:r w:rsidRPr="00435A20" w:rsidDel="00B54432">
          <w:rPr>
            <w:rFonts w:ascii="Times New Roman" w:eastAsia="Times New Roman" w:hAnsi="Times New Roman" w:cs="David"/>
            <w:sz w:val="24"/>
            <w:szCs w:val="24"/>
            <w:rtl/>
            <w:lang w:eastAsia="he-IL"/>
          </w:rPr>
          <w:delText xml:space="preserve"> והסדרי החניה במגרשים מתואמות עם היועצים והמזמין. הכנת כל המסמכים הדרושים עפ"י דרישת הרשויות בתחום מומחיותו של המתכנן.</w:delText>
        </w:r>
      </w:del>
    </w:p>
    <w:p w14:paraId="000C2BE1" w14:textId="0269FC2A" w:rsidR="00435A20" w:rsidRPr="00435A20" w:rsidDel="00B54432" w:rsidRDefault="00435A20" w:rsidP="00435A20">
      <w:pPr>
        <w:widowControl w:val="0"/>
        <w:spacing w:before="0" w:beforeAutospacing="0" w:after="0" w:afterAutospacing="0" w:line="240" w:lineRule="auto"/>
        <w:rPr>
          <w:del w:id="275" w:author="Meryl Etman" w:date="2021-01-26T15:26:00Z"/>
          <w:rFonts w:ascii="Times New Roman" w:eastAsia="Times New Roman" w:hAnsi="Times New Roman" w:cs="David"/>
          <w:sz w:val="24"/>
          <w:szCs w:val="24"/>
          <w:rtl/>
          <w:lang w:eastAsia="he-IL"/>
        </w:rPr>
      </w:pPr>
      <w:del w:id="276" w:author="Meryl Etman" w:date="2021-01-26T15:26:00Z">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sz w:val="24"/>
            <w:szCs w:val="24"/>
            <w:rtl/>
            <w:lang w:eastAsia="he-IL"/>
          </w:rPr>
          <w:tab/>
        </w:r>
      </w:del>
    </w:p>
    <w:p w14:paraId="6DFC1693" w14:textId="5F50B14B" w:rsidR="00435A20" w:rsidRPr="00435A20" w:rsidDel="00B54432" w:rsidRDefault="00435A20" w:rsidP="00435A20">
      <w:pPr>
        <w:widowControl w:val="0"/>
        <w:spacing w:before="0" w:beforeAutospacing="0" w:after="0" w:afterAutospacing="0" w:line="240" w:lineRule="auto"/>
        <w:rPr>
          <w:del w:id="277" w:author="Meryl Etman" w:date="2021-01-26T15:26:00Z"/>
          <w:rFonts w:ascii="Times New Roman" w:eastAsia="Times New Roman" w:hAnsi="Times New Roman" w:cs="David"/>
          <w:sz w:val="24"/>
          <w:szCs w:val="24"/>
          <w:rtl/>
          <w:lang w:eastAsia="he-IL"/>
        </w:rPr>
      </w:pPr>
      <w:del w:id="278" w:author="Meryl Etman" w:date="2021-01-26T15:26:00Z">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sz w:val="24"/>
            <w:szCs w:val="24"/>
            <w:rtl/>
            <w:lang w:eastAsia="he-IL"/>
          </w:rPr>
          <w:tab/>
          <w:delText>יד.</w:delText>
        </w:r>
        <w:r w:rsidRPr="00435A20" w:rsidDel="00B54432">
          <w:rPr>
            <w:rFonts w:ascii="Times New Roman" w:eastAsia="Times New Roman" w:hAnsi="Times New Roman" w:cs="David"/>
            <w:sz w:val="24"/>
            <w:szCs w:val="24"/>
            <w:rtl/>
            <w:lang w:eastAsia="he-IL"/>
          </w:rPr>
          <w:tab/>
          <w:delText>הצגת אפשרויות מימוש הבינוי המוצע בשלבים.</w:delText>
        </w:r>
      </w:del>
    </w:p>
    <w:p w14:paraId="7AFAFC50" w14:textId="35AE73AC" w:rsidR="00435A20" w:rsidRPr="00435A20" w:rsidDel="00B54432" w:rsidRDefault="00435A20" w:rsidP="00435A20">
      <w:pPr>
        <w:widowControl w:val="0"/>
        <w:spacing w:before="0" w:beforeAutospacing="0" w:after="0" w:afterAutospacing="0" w:line="240" w:lineRule="auto"/>
        <w:rPr>
          <w:del w:id="279" w:author="Meryl Etman" w:date="2021-01-26T15:26:00Z"/>
          <w:rFonts w:ascii="Times New Roman" w:eastAsia="Times New Roman" w:hAnsi="Times New Roman" w:cs="David"/>
          <w:sz w:val="24"/>
          <w:szCs w:val="24"/>
          <w:rtl/>
          <w:lang w:eastAsia="he-IL"/>
        </w:rPr>
      </w:pPr>
    </w:p>
    <w:p w14:paraId="09AE7ABB" w14:textId="1E67E6F4" w:rsidR="00435A20" w:rsidRPr="00435A20" w:rsidDel="00B54432" w:rsidRDefault="00435A20" w:rsidP="00435A20">
      <w:pPr>
        <w:widowControl w:val="0"/>
        <w:spacing w:before="0" w:beforeAutospacing="0" w:after="0" w:afterAutospacing="0" w:line="240" w:lineRule="auto"/>
        <w:ind w:left="2160" w:hanging="720"/>
        <w:rPr>
          <w:del w:id="280" w:author="Meryl Etman" w:date="2021-01-26T15:26:00Z"/>
          <w:rFonts w:ascii="Times New Roman" w:eastAsia="Times New Roman" w:hAnsi="Times New Roman" w:cs="David"/>
          <w:sz w:val="24"/>
          <w:szCs w:val="24"/>
          <w:rtl/>
          <w:lang w:eastAsia="he-IL"/>
        </w:rPr>
      </w:pPr>
      <w:del w:id="281" w:author="Meryl Etman" w:date="2021-01-26T15:26:00Z">
        <w:r w:rsidRPr="00435A20" w:rsidDel="00B54432">
          <w:rPr>
            <w:rFonts w:ascii="Times New Roman" w:eastAsia="Times New Roman" w:hAnsi="Times New Roman" w:cs="David"/>
            <w:sz w:val="24"/>
            <w:szCs w:val="24"/>
            <w:rtl/>
            <w:lang w:eastAsia="he-IL"/>
          </w:rPr>
          <w:delText>טו.</w:delText>
        </w:r>
        <w:r w:rsidRPr="00435A20" w:rsidDel="00B54432">
          <w:rPr>
            <w:rFonts w:ascii="Times New Roman" w:eastAsia="Times New Roman" w:hAnsi="Times New Roman" w:cs="David"/>
            <w:sz w:val="24"/>
            <w:szCs w:val="24"/>
            <w:rtl/>
            <w:lang w:eastAsia="he-IL"/>
          </w:rPr>
          <w:tab/>
          <w:delText>חתימה על מסמכי תכניות בנין העיר כעורך התכנית, טיפול באשור התכניות ברשויות ותיאום אישור תכניות היועצים.</w:delText>
        </w:r>
        <w:r w:rsidRPr="00435A20" w:rsidDel="00B54432">
          <w:rPr>
            <w:rFonts w:ascii="Times New Roman" w:eastAsia="Times New Roman" w:hAnsi="Times New Roman" w:cs="David" w:hint="cs"/>
            <w:sz w:val="24"/>
            <w:szCs w:val="24"/>
            <w:rtl/>
            <w:lang w:eastAsia="he-IL"/>
          </w:rPr>
          <w:delText xml:space="preserve">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delText>
        </w:r>
      </w:del>
    </w:p>
    <w:p w14:paraId="05A7208B" w14:textId="79D281AE" w:rsidR="00435A20" w:rsidRPr="00435A20" w:rsidDel="00B54432" w:rsidRDefault="00435A20" w:rsidP="00435A20">
      <w:pPr>
        <w:widowControl w:val="0"/>
        <w:spacing w:before="0" w:beforeAutospacing="0" w:after="0" w:afterAutospacing="0" w:line="240" w:lineRule="auto"/>
        <w:rPr>
          <w:del w:id="282" w:author="Meryl Etman" w:date="2021-01-26T15:26:00Z"/>
          <w:rFonts w:ascii="Times New Roman" w:eastAsia="Times New Roman" w:hAnsi="Times New Roman" w:cs="David"/>
          <w:sz w:val="24"/>
          <w:szCs w:val="24"/>
          <w:rtl/>
          <w:lang w:eastAsia="he-IL"/>
        </w:rPr>
      </w:pPr>
      <w:del w:id="283" w:author="Meryl Etman" w:date="2021-01-26T15:26:00Z">
        <w:r w:rsidRPr="00435A20" w:rsidDel="00B54432">
          <w:rPr>
            <w:rFonts w:ascii="Times New Roman" w:eastAsia="Times New Roman" w:hAnsi="Times New Roman" w:cs="David"/>
            <w:sz w:val="24"/>
            <w:szCs w:val="24"/>
            <w:rtl/>
            <w:lang w:eastAsia="he-IL"/>
          </w:rPr>
          <w:tab/>
        </w:r>
      </w:del>
    </w:p>
    <w:p w14:paraId="77982858" w14:textId="46CA1ED5" w:rsidR="00435A20" w:rsidRPr="00435A20" w:rsidDel="00B54432" w:rsidRDefault="00435A20" w:rsidP="009D142E">
      <w:pPr>
        <w:widowControl w:val="0"/>
        <w:spacing w:before="0" w:beforeAutospacing="0" w:after="0" w:afterAutospacing="0" w:line="240" w:lineRule="auto"/>
        <w:ind w:left="2160" w:hanging="720"/>
        <w:rPr>
          <w:del w:id="284" w:author="Meryl Etman" w:date="2021-01-26T15:26:00Z"/>
          <w:rFonts w:ascii="Times New Roman" w:eastAsia="Times New Roman" w:hAnsi="Times New Roman" w:cs="David"/>
          <w:sz w:val="24"/>
          <w:szCs w:val="24"/>
          <w:rtl/>
          <w:lang w:eastAsia="he-IL"/>
        </w:rPr>
      </w:pPr>
      <w:del w:id="285" w:author="Meryl Etman" w:date="2021-01-26T15:26:00Z">
        <w:r w:rsidRPr="00435A20" w:rsidDel="00B54432">
          <w:rPr>
            <w:rFonts w:ascii="Times New Roman" w:eastAsia="Times New Roman" w:hAnsi="Times New Roman" w:cs="David"/>
            <w:sz w:val="24"/>
            <w:szCs w:val="24"/>
            <w:rtl/>
            <w:lang w:eastAsia="he-IL"/>
          </w:rPr>
          <w:delText>טז.</w:delText>
        </w:r>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hint="cs"/>
            <w:sz w:val="24"/>
            <w:szCs w:val="24"/>
            <w:rtl/>
            <w:lang w:eastAsia="he-IL"/>
          </w:rPr>
          <w:delText xml:space="preserve">השלמת מסמכים ונתונים, </w:delText>
        </w:r>
        <w:r w:rsidRPr="00435A20" w:rsidDel="00B54432">
          <w:rPr>
            <w:rFonts w:ascii="Times New Roman" w:eastAsia="Times New Roman" w:hAnsi="Times New Roman" w:cs="David"/>
            <w:sz w:val="24"/>
            <w:szCs w:val="24"/>
            <w:rtl/>
            <w:lang w:eastAsia="he-IL"/>
          </w:rPr>
          <w:delText>הכנסת תיקונים ושינויים במסמכי התכניות</w:delText>
        </w:r>
        <w:r w:rsidRPr="00435A20" w:rsidDel="00B54432">
          <w:rPr>
            <w:rFonts w:ascii="Times New Roman" w:eastAsia="Times New Roman" w:hAnsi="Times New Roman" w:cs="David" w:hint="cs"/>
            <w:sz w:val="24"/>
            <w:szCs w:val="24"/>
            <w:rtl/>
            <w:lang w:eastAsia="he-IL"/>
          </w:rPr>
          <w:delText>, הכנת חלופות חדשות נוספות, הכל</w:delText>
        </w:r>
        <w:r w:rsidR="007D5B33" w:rsidDel="00B54432">
          <w:rPr>
            <w:rFonts w:ascii="Times New Roman" w:eastAsia="Times New Roman" w:hAnsi="Times New Roman" w:cs="David" w:hint="cs"/>
            <w:sz w:val="24"/>
            <w:szCs w:val="24"/>
            <w:rtl/>
            <w:lang w:eastAsia="he-IL"/>
          </w:rPr>
          <w:delText xml:space="preserve"> </w:delText>
        </w:r>
        <w:r w:rsidR="009D142E" w:rsidDel="00B54432">
          <w:rPr>
            <w:rFonts w:ascii="Times New Roman" w:eastAsia="Times New Roman" w:hAnsi="Times New Roman" w:cs="David"/>
            <w:sz w:val="24"/>
            <w:szCs w:val="24"/>
            <w:rtl/>
            <w:lang w:eastAsia="he-IL"/>
          </w:rPr>
          <w:delText>לפי דרישת המזמין ו/או לפי דרישת</w:delText>
        </w:r>
        <w:r w:rsidR="00B33CA0" w:rsidDel="00B54432">
          <w:rPr>
            <w:rFonts w:ascii="Times New Roman" w:eastAsia="Times New Roman" w:hAnsi="Times New Roman" w:cs="David" w:hint="cs"/>
            <w:sz w:val="24"/>
            <w:szCs w:val="24"/>
            <w:rtl/>
            <w:lang w:eastAsia="he-IL"/>
          </w:rPr>
          <w:delText xml:space="preserve"> </w:delText>
        </w:r>
        <w:r w:rsidRPr="00435A20" w:rsidDel="00B54432">
          <w:rPr>
            <w:rFonts w:ascii="Times New Roman" w:eastAsia="Times New Roman" w:hAnsi="Times New Roman" w:cs="David"/>
            <w:sz w:val="24"/>
            <w:szCs w:val="24"/>
            <w:rtl/>
            <w:lang w:eastAsia="he-IL"/>
          </w:rPr>
          <w:delText>הרשויות המוסמכות, באישור המזמין וטיפול באישורן עד למתן תוקף.</w:delText>
        </w:r>
      </w:del>
    </w:p>
    <w:p w14:paraId="2350AC7C" w14:textId="530DAFF0" w:rsidR="00435A20" w:rsidRPr="00435A20" w:rsidDel="00B54432" w:rsidRDefault="00435A20" w:rsidP="00435A20">
      <w:pPr>
        <w:widowControl w:val="0"/>
        <w:spacing w:before="0" w:beforeAutospacing="0" w:after="0" w:afterAutospacing="0" w:line="240" w:lineRule="auto"/>
        <w:rPr>
          <w:del w:id="286" w:author="Meryl Etman" w:date="2021-01-26T15:26:00Z"/>
          <w:rFonts w:ascii="Times New Roman" w:eastAsia="Times New Roman" w:hAnsi="Times New Roman" w:cs="David"/>
          <w:sz w:val="24"/>
          <w:szCs w:val="24"/>
          <w:rtl/>
          <w:lang w:eastAsia="he-IL"/>
        </w:rPr>
      </w:pPr>
    </w:p>
    <w:p w14:paraId="68F5D5E7" w14:textId="52F59FAA" w:rsidR="00435A20" w:rsidRPr="00435A20" w:rsidDel="00B54432" w:rsidRDefault="00435A20" w:rsidP="00435A20">
      <w:pPr>
        <w:widowControl w:val="0"/>
        <w:spacing w:before="0" w:beforeAutospacing="0" w:after="0" w:afterAutospacing="0" w:line="240" w:lineRule="auto"/>
        <w:ind w:left="2160" w:hanging="720"/>
        <w:rPr>
          <w:del w:id="287" w:author="Meryl Etman" w:date="2021-01-26T15:26:00Z"/>
          <w:rFonts w:ascii="Times New Roman" w:eastAsia="Times New Roman" w:hAnsi="Times New Roman" w:cs="David"/>
          <w:sz w:val="24"/>
          <w:szCs w:val="24"/>
          <w:rtl/>
          <w:lang w:eastAsia="he-IL"/>
        </w:rPr>
      </w:pPr>
      <w:del w:id="288" w:author="Meryl Etman" w:date="2021-01-26T15:26:00Z">
        <w:r w:rsidRPr="00435A20" w:rsidDel="00B54432">
          <w:rPr>
            <w:rFonts w:ascii="Times New Roman" w:eastAsia="Times New Roman" w:hAnsi="Times New Roman" w:cs="David"/>
            <w:sz w:val="24"/>
            <w:szCs w:val="24"/>
            <w:rtl/>
            <w:lang w:eastAsia="he-IL"/>
          </w:rPr>
          <w:delText>יז.</w:delText>
        </w:r>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hint="cs"/>
            <w:sz w:val="24"/>
            <w:szCs w:val="24"/>
            <w:rtl/>
            <w:lang w:eastAsia="he-IL"/>
          </w:rPr>
          <w:delText>סיוע למזמין בהכנת תשובות להתנגדויות לתוכניות המוצעות, הצעת פתרונות להסרת ההתנגדויות, שינויים במסמכי התכניות כתוצאה מההתנגדויות ו/או מקבלת התנגדויות, באשור המזמין, לרבות הופעה בפני ועדות ערר ובפני בית המשפט.</w:delText>
        </w:r>
        <w:r w:rsidRPr="00435A20" w:rsidDel="00B54432">
          <w:rPr>
            <w:rFonts w:ascii="Times New Roman" w:eastAsia="Times New Roman" w:hAnsi="Times New Roman" w:cs="David"/>
            <w:sz w:val="24"/>
            <w:szCs w:val="24"/>
            <w:rtl/>
            <w:lang w:eastAsia="he-IL"/>
          </w:rPr>
          <w:tab/>
        </w:r>
      </w:del>
    </w:p>
    <w:p w14:paraId="3A1BFC59" w14:textId="33FB0EF5" w:rsidR="00435A20" w:rsidRPr="00435A20" w:rsidDel="00B54432" w:rsidRDefault="00435A20" w:rsidP="00435A20">
      <w:pPr>
        <w:widowControl w:val="0"/>
        <w:spacing w:before="0" w:beforeAutospacing="0" w:after="0" w:afterAutospacing="0" w:line="240" w:lineRule="auto"/>
        <w:rPr>
          <w:del w:id="289" w:author="Meryl Etman" w:date="2021-01-26T15:26:00Z"/>
          <w:rFonts w:ascii="Times New Roman" w:eastAsia="Times New Roman" w:hAnsi="Times New Roman" w:cs="David"/>
          <w:sz w:val="24"/>
          <w:szCs w:val="24"/>
          <w:rtl/>
          <w:lang w:eastAsia="he-IL"/>
        </w:rPr>
      </w:pPr>
    </w:p>
    <w:p w14:paraId="5EACBEB8" w14:textId="3DAD5402" w:rsidR="009D142E" w:rsidRPr="00435A20" w:rsidDel="00B54432" w:rsidRDefault="00435A20" w:rsidP="009D142E">
      <w:pPr>
        <w:widowControl w:val="0"/>
        <w:spacing w:before="0" w:beforeAutospacing="0" w:after="0" w:afterAutospacing="0" w:line="240" w:lineRule="auto"/>
        <w:rPr>
          <w:del w:id="290" w:author="Meryl Etman" w:date="2021-01-26T15:26:00Z"/>
          <w:rFonts w:ascii="Times New Roman" w:eastAsia="Times New Roman" w:hAnsi="Times New Roman" w:cs="David"/>
          <w:sz w:val="24"/>
          <w:szCs w:val="24"/>
          <w:rtl/>
          <w:lang w:eastAsia="he-IL"/>
        </w:rPr>
      </w:pPr>
      <w:del w:id="291" w:author="Meryl Etman" w:date="2021-01-26T15:26:00Z">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sz w:val="24"/>
            <w:szCs w:val="24"/>
            <w:rtl/>
            <w:lang w:eastAsia="he-IL"/>
          </w:rPr>
          <w:tab/>
          <w:delText>יח.</w:delText>
        </w:r>
        <w:r w:rsidRPr="00435A20" w:rsidDel="00B54432">
          <w:rPr>
            <w:rFonts w:ascii="Times New Roman" w:eastAsia="Times New Roman" w:hAnsi="Times New Roman" w:cs="David"/>
            <w:sz w:val="24"/>
            <w:szCs w:val="24"/>
            <w:rtl/>
            <w:lang w:eastAsia="he-IL"/>
          </w:rPr>
          <w:tab/>
          <w:delText xml:space="preserve">מתן הסברים והנחיות, לאור התכניות, למתכננים </w:delText>
        </w:r>
        <w:r w:rsidRPr="00435A20" w:rsidDel="00B54432">
          <w:rPr>
            <w:rFonts w:ascii="Times New Roman" w:eastAsia="Times New Roman" w:hAnsi="Times New Roman" w:cs="David" w:hint="cs"/>
            <w:sz w:val="24"/>
            <w:szCs w:val="24"/>
            <w:rtl/>
            <w:lang w:eastAsia="he-IL"/>
          </w:rPr>
          <w:delText>וליועצים האחרים</w:delText>
        </w:r>
        <w:r w:rsidRPr="00435A20" w:rsidDel="00B54432">
          <w:rPr>
            <w:rFonts w:ascii="Times New Roman" w:eastAsia="Times New Roman" w:hAnsi="Times New Roman" w:cs="David"/>
            <w:sz w:val="24"/>
            <w:szCs w:val="24"/>
            <w:rtl/>
            <w:lang w:eastAsia="he-IL"/>
          </w:rPr>
          <w:delText>.</w:delText>
        </w:r>
      </w:del>
    </w:p>
    <w:p w14:paraId="241D7143" w14:textId="3D7CB116" w:rsidR="00435A20" w:rsidRPr="00435A20" w:rsidDel="00B54432" w:rsidRDefault="00435A20" w:rsidP="00435A20">
      <w:pPr>
        <w:widowControl w:val="0"/>
        <w:spacing w:before="0" w:beforeAutospacing="0" w:after="0" w:afterAutospacing="0" w:line="240" w:lineRule="auto"/>
        <w:rPr>
          <w:del w:id="292" w:author="Meryl Etman" w:date="2021-01-26T15:26:00Z"/>
          <w:rFonts w:ascii="Times New Roman" w:eastAsia="Times New Roman" w:hAnsi="Times New Roman" w:cs="David"/>
          <w:sz w:val="24"/>
          <w:szCs w:val="24"/>
          <w:rtl/>
          <w:lang w:eastAsia="he-IL"/>
        </w:rPr>
      </w:pPr>
    </w:p>
    <w:p w14:paraId="188ED7B5" w14:textId="6F05172D" w:rsidR="00435A20" w:rsidRPr="00435A20" w:rsidDel="00B54432" w:rsidRDefault="00435A20" w:rsidP="009D142E">
      <w:pPr>
        <w:widowControl w:val="0"/>
        <w:spacing w:before="0" w:beforeAutospacing="0" w:after="0" w:afterAutospacing="0" w:line="240" w:lineRule="auto"/>
        <w:ind w:left="2160" w:hanging="720"/>
        <w:rPr>
          <w:del w:id="293" w:author="Meryl Etman" w:date="2021-01-26T15:26:00Z"/>
          <w:rFonts w:ascii="Times New Roman" w:eastAsia="Times New Roman" w:hAnsi="Times New Roman" w:cs="David"/>
          <w:sz w:val="24"/>
          <w:szCs w:val="24"/>
          <w:rtl/>
          <w:lang w:eastAsia="he-IL"/>
        </w:rPr>
      </w:pPr>
      <w:del w:id="294" w:author="Meryl Etman" w:date="2021-01-26T15:26:00Z">
        <w:r w:rsidRPr="00435A20" w:rsidDel="00B54432">
          <w:rPr>
            <w:rFonts w:ascii="Times New Roman" w:eastAsia="Times New Roman" w:hAnsi="Times New Roman" w:cs="David" w:hint="cs"/>
            <w:sz w:val="24"/>
            <w:szCs w:val="24"/>
            <w:rtl/>
            <w:lang w:eastAsia="he-IL"/>
          </w:rPr>
          <w:delText>יט.</w:delText>
        </w:r>
        <w:r w:rsidR="009D142E"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hint="cs"/>
            <w:sz w:val="24"/>
            <w:szCs w:val="24"/>
            <w:rtl/>
            <w:lang w:eastAsia="he-IL"/>
          </w:rPr>
          <w:delText>הכנת כל המסמכים הנדרשים למתן תוקף לתכנית, מעקב וטיפול בהליך מתן התוקף לתכנית עד לפרסום ברשומות ובעיתונות.</w:delText>
        </w:r>
      </w:del>
    </w:p>
    <w:p w14:paraId="3AF5EF5B" w14:textId="31571641" w:rsidR="00435A20" w:rsidRPr="00435A20" w:rsidDel="00B54432" w:rsidRDefault="00435A20" w:rsidP="00435A20">
      <w:pPr>
        <w:widowControl w:val="0"/>
        <w:spacing w:before="0" w:beforeAutospacing="0" w:after="0" w:afterAutospacing="0" w:line="240" w:lineRule="auto"/>
        <w:rPr>
          <w:del w:id="295" w:author="Meryl Etman" w:date="2021-01-26T15:26:00Z"/>
          <w:rFonts w:ascii="Times New Roman" w:eastAsia="Times New Roman" w:hAnsi="Times New Roman" w:cs="David"/>
          <w:sz w:val="24"/>
          <w:szCs w:val="24"/>
          <w:rtl/>
          <w:lang w:eastAsia="he-IL"/>
        </w:rPr>
      </w:pPr>
    </w:p>
    <w:p w14:paraId="07EC3D2B" w14:textId="0384F186" w:rsidR="00435A20" w:rsidRPr="00435A20" w:rsidDel="00B54432" w:rsidRDefault="00435A20" w:rsidP="00435A20">
      <w:pPr>
        <w:widowControl w:val="0"/>
        <w:spacing w:before="0" w:beforeAutospacing="0" w:after="0" w:afterAutospacing="0" w:line="240" w:lineRule="auto"/>
        <w:rPr>
          <w:del w:id="296" w:author="Meryl Etman" w:date="2021-01-26T15:26:00Z"/>
          <w:rFonts w:ascii="Times New Roman" w:eastAsia="Times New Roman" w:hAnsi="Times New Roman" w:cs="David"/>
          <w:sz w:val="24"/>
          <w:szCs w:val="24"/>
          <w:rtl/>
          <w:lang w:eastAsia="he-IL"/>
        </w:rPr>
      </w:pPr>
      <w:del w:id="297" w:author="Meryl Etman" w:date="2021-01-26T15:26:00Z">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sz w:val="24"/>
            <w:szCs w:val="24"/>
            <w:rtl/>
            <w:lang w:eastAsia="he-IL"/>
          </w:rPr>
          <w:tab/>
        </w:r>
        <w:r w:rsidRPr="00435A20" w:rsidDel="00B54432">
          <w:rPr>
            <w:rFonts w:ascii="Times New Roman" w:eastAsia="Times New Roman" w:hAnsi="Times New Roman" w:cs="David" w:hint="cs"/>
            <w:sz w:val="24"/>
            <w:szCs w:val="24"/>
            <w:rtl/>
            <w:lang w:eastAsia="he-IL"/>
          </w:rPr>
          <w:delText>כ</w:delText>
        </w:r>
        <w:r w:rsidRPr="00435A20" w:rsidDel="00B54432">
          <w:rPr>
            <w:rFonts w:ascii="Times New Roman" w:eastAsia="Times New Roman" w:hAnsi="Times New Roman" w:cs="David"/>
            <w:sz w:val="24"/>
            <w:szCs w:val="24"/>
            <w:rtl/>
            <w:lang w:eastAsia="he-IL"/>
          </w:rPr>
          <w:delText>.</w:delText>
        </w:r>
        <w:r w:rsidRPr="00435A20" w:rsidDel="00B54432">
          <w:rPr>
            <w:rFonts w:ascii="Times New Roman" w:eastAsia="Times New Roman" w:hAnsi="Times New Roman" w:cs="David"/>
            <w:sz w:val="24"/>
            <w:szCs w:val="24"/>
            <w:rtl/>
            <w:lang w:eastAsia="he-IL"/>
          </w:rPr>
          <w:tab/>
          <w:delText xml:space="preserve">העברת נתונים, הבהרות ותכניות וכן סיוע לשמאים שיועסקו ע"י </w:delText>
        </w:r>
      </w:del>
    </w:p>
    <w:p w14:paraId="0CF35C90" w14:textId="5E0A640F" w:rsidR="00435A20" w:rsidRPr="00435A20" w:rsidRDefault="00435A20">
      <w:pPr>
        <w:widowControl w:val="0"/>
        <w:spacing w:before="0" w:beforeAutospacing="0" w:after="0" w:afterAutospacing="0" w:line="240" w:lineRule="auto"/>
        <w:ind w:left="1440" w:hanging="465"/>
        <w:rPr>
          <w:rFonts w:ascii="Times New Roman" w:eastAsia="Times New Roman" w:hAnsi="Times New Roman" w:cs="David"/>
          <w:sz w:val="24"/>
          <w:szCs w:val="24"/>
          <w:rtl/>
          <w:lang w:eastAsia="he-IL"/>
        </w:rPr>
        <w:pPrChange w:id="298" w:author="Meryl Etman" w:date="2021-01-26T15:26:00Z">
          <w:pPr>
            <w:widowControl w:val="0"/>
            <w:spacing w:before="0" w:beforeAutospacing="0" w:after="0" w:afterAutospacing="0" w:line="240" w:lineRule="auto"/>
            <w:ind w:left="2160"/>
          </w:pPr>
        </w:pPrChange>
      </w:pPr>
      <w:del w:id="299" w:author="Meryl Etman" w:date="2021-01-26T15:26:00Z">
        <w:r w:rsidRPr="00435A20" w:rsidDel="00B54432">
          <w:rPr>
            <w:rFonts w:ascii="Times New Roman" w:eastAsia="Times New Roman" w:hAnsi="Times New Roman" w:cs="David"/>
            <w:sz w:val="24"/>
            <w:szCs w:val="24"/>
            <w:rtl/>
            <w:lang w:eastAsia="he-IL"/>
          </w:rPr>
          <w:delText xml:space="preserve">המזמין להכנת </w:delText>
        </w:r>
        <w:r w:rsidRPr="00435A20" w:rsidDel="00B54432">
          <w:rPr>
            <w:rFonts w:ascii="Times New Roman" w:eastAsia="Times New Roman" w:hAnsi="Times New Roman" w:cs="David" w:hint="cs"/>
            <w:sz w:val="24"/>
            <w:szCs w:val="24"/>
            <w:rtl/>
            <w:lang w:eastAsia="he-IL"/>
          </w:rPr>
          <w:delText xml:space="preserve">טבלאות איזון וחלוקה, </w:delText>
        </w:r>
        <w:r w:rsidRPr="00435A20" w:rsidDel="00B54432">
          <w:rPr>
            <w:rFonts w:ascii="Times New Roman" w:eastAsia="Times New Roman" w:hAnsi="Times New Roman" w:cs="David"/>
            <w:sz w:val="24"/>
            <w:szCs w:val="24"/>
            <w:rtl/>
            <w:lang w:eastAsia="he-IL"/>
          </w:rPr>
          <w:delText>הערכות שווי, לדיונים בעניין השבחה, תשלומים למנהל מקרקעי ישראל ולדיונים בעניין שווי זכויות בעלי קרקע.</w:delText>
        </w:r>
      </w:del>
      <w:ins w:id="300" w:author="Meryl Etman" w:date="2021-01-26T15:26:00Z">
        <w:r w:rsidR="00B54432">
          <w:rPr>
            <w:rFonts w:ascii="Times New Roman" w:eastAsia="Times New Roman" w:hAnsi="Times New Roman" w:cs="David" w:hint="cs"/>
            <w:sz w:val="24"/>
            <w:szCs w:val="24"/>
            <w:u w:val="single"/>
            <w:rtl/>
            <w:lang w:eastAsia="he-IL"/>
          </w:rPr>
          <w:t>מבוטל</w:t>
        </w:r>
      </w:ins>
      <w:r w:rsidRPr="00435A20">
        <w:rPr>
          <w:rFonts w:ascii="Times New Roman" w:eastAsia="Times New Roman" w:hAnsi="Times New Roman" w:cs="David"/>
          <w:sz w:val="24"/>
          <w:szCs w:val="24"/>
          <w:rtl/>
          <w:lang w:eastAsia="he-IL"/>
        </w:rPr>
        <w:t xml:space="preserve"> </w:t>
      </w:r>
    </w:p>
    <w:p w14:paraId="6F32ADCB"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42286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14C160" w14:textId="77777777" w:rsidR="00435A20" w:rsidRPr="00435A20" w:rsidRDefault="00435A20" w:rsidP="00435A20">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2.2</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u w:val="single"/>
          <w:rtl/>
          <w:lang w:eastAsia="he-IL"/>
        </w:rPr>
        <w:t>תכנון מוקדם לבינוי ופתוח/עיצוב ארכיטקטוני ולמבנים</w:t>
      </w:r>
      <w:r w:rsidRPr="00435A20">
        <w:rPr>
          <w:rFonts w:ascii="Times New Roman" w:eastAsia="Times New Roman" w:hAnsi="Times New Roman" w:cs="David"/>
          <w:sz w:val="24"/>
          <w:szCs w:val="24"/>
          <w:u w:val="single"/>
          <w:rtl/>
          <w:lang w:eastAsia="he-IL"/>
        </w:rPr>
        <w:t>:</w:t>
      </w:r>
    </w:p>
    <w:p w14:paraId="3E4B3E1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798E2D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6F4476E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092595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בירור ברשויות המוסמכות או גורמים אחרים, בקשר לבעיות החוקיו</w:t>
      </w:r>
      <w:r w:rsidR="00B33CA0">
        <w:rPr>
          <w:rFonts w:ascii="Times New Roman" w:eastAsia="Times New Roman" w:hAnsi="Times New Roman" w:cs="David"/>
          <w:sz w:val="24"/>
          <w:szCs w:val="24"/>
          <w:rtl/>
          <w:lang w:eastAsia="he-IL"/>
        </w:rPr>
        <w:t>ת והאחרות, הכרוכות בתכנון הפרוי</w:t>
      </w:r>
      <w:r w:rsidRPr="00435A20">
        <w:rPr>
          <w:rFonts w:ascii="Times New Roman" w:eastAsia="Times New Roman" w:hAnsi="Times New Roman" w:cs="David"/>
          <w:sz w:val="24"/>
          <w:szCs w:val="24"/>
          <w:rtl/>
          <w:lang w:eastAsia="he-IL"/>
        </w:rPr>
        <w:t>קט או בקבלת אישור הרשויות הנ"ל לביצועו.</w:t>
      </w:r>
      <w:r w:rsidRPr="00435A20">
        <w:rPr>
          <w:rFonts w:ascii="Times New Roman" w:eastAsia="Times New Roman" w:hAnsi="Times New Roman" w:cs="David" w:hint="cs"/>
          <w:sz w:val="24"/>
          <w:szCs w:val="24"/>
          <w:rtl/>
          <w:lang w:eastAsia="he-IL"/>
        </w:rPr>
        <w:t xml:space="preserve"> </w:t>
      </w:r>
    </w:p>
    <w:p w14:paraId="797ABF0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color w:val="000000"/>
          <w:sz w:val="24"/>
          <w:szCs w:val="24"/>
          <w:rtl/>
          <w:lang w:eastAsia="he-IL"/>
        </w:rPr>
      </w:pPr>
    </w:p>
    <w:p w14:paraId="74FED6D0" w14:textId="77777777" w:rsidR="00435A20" w:rsidRPr="00435A20" w:rsidDel="00B24D43" w:rsidRDefault="00435A20" w:rsidP="00435A20">
      <w:pPr>
        <w:widowControl w:val="0"/>
        <w:spacing w:before="0" w:beforeAutospacing="0" w:after="0" w:afterAutospacing="0" w:line="240" w:lineRule="auto"/>
        <w:ind w:left="2160" w:hanging="720"/>
        <w:jc w:val="both"/>
        <w:rPr>
          <w:del w:id="301" w:author="Meryl Etman" w:date="2021-01-26T15:41:00Z"/>
          <w:rFonts w:ascii="Times New Roman" w:eastAsia="Times New Roman" w:hAnsi="Times New Roman" w:cs="David"/>
          <w:sz w:val="24"/>
          <w:szCs w:val="24"/>
          <w:rtl/>
          <w:lang w:eastAsia="he-IL"/>
        </w:rPr>
      </w:pPr>
      <w:r w:rsidRPr="00435A20">
        <w:rPr>
          <w:rFonts w:ascii="Times New Roman" w:eastAsia="Times New Roman" w:hAnsi="Times New Roman" w:cs="David" w:hint="cs"/>
          <w:color w:val="000000"/>
          <w:sz w:val="24"/>
          <w:szCs w:val="24"/>
          <w:rtl/>
          <w:lang w:eastAsia="he-IL"/>
        </w:rPr>
        <w:t>ג.       ניהול תהליך הרישוי מול כל הרשויות (לרבות, אך לא רק, הרשות המקומית, כיבוי אש, חברת חשמל, ובזק, פקע</w:t>
      </w:r>
      <w:r w:rsidRPr="00435A20">
        <w:rPr>
          <w:rFonts w:ascii="Times New Roman" w:eastAsia="Times New Roman" w:hAnsi="Times New Roman" w:cs="David"/>
          <w:color w:val="000000"/>
          <w:sz w:val="24"/>
          <w:szCs w:val="24"/>
          <w:rtl/>
          <w:lang w:eastAsia="he-IL"/>
        </w:rPr>
        <w:t>"</w:t>
      </w:r>
      <w:r w:rsidRPr="00435A20">
        <w:rPr>
          <w:rFonts w:ascii="Times New Roman" w:eastAsia="Times New Roman" w:hAnsi="Times New Roman" w:cs="David" w:hint="cs"/>
          <w:color w:val="000000"/>
          <w:sz w:val="24"/>
          <w:szCs w:val="24"/>
          <w:rtl/>
          <w:lang w:eastAsia="he-IL"/>
        </w:rPr>
        <w:t>ר, איכות/הגנת הסביבה, תאגיד המים, רשות שדות התעופה, רשות העתיקות, אישור משרד העבודה (אישור גז)  וכיוצ"ב), וקבלה בפועל של כל האישורים הנדרשים.</w:t>
      </w:r>
    </w:p>
    <w:p w14:paraId="6F83EC29" w14:textId="77777777" w:rsidR="00435A20" w:rsidRPr="00435A20" w:rsidDel="00B24D43" w:rsidRDefault="00435A20" w:rsidP="00435A20">
      <w:pPr>
        <w:widowControl w:val="0"/>
        <w:spacing w:before="0" w:beforeAutospacing="0" w:after="0" w:afterAutospacing="0" w:line="240" w:lineRule="auto"/>
        <w:ind w:left="2160" w:hanging="720"/>
        <w:jc w:val="both"/>
        <w:rPr>
          <w:del w:id="302" w:author="Meryl Etman" w:date="2021-01-26T15:41:00Z"/>
          <w:rFonts w:ascii="Times New Roman" w:eastAsia="Times New Roman" w:hAnsi="Times New Roman" w:cs="David"/>
          <w:sz w:val="24"/>
          <w:szCs w:val="24"/>
          <w:rtl/>
          <w:lang w:eastAsia="he-IL"/>
        </w:rPr>
      </w:pPr>
    </w:p>
    <w:p w14:paraId="3307D1D0" w14:textId="77777777"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303" w:author="Meryl Etman" w:date="2021-01-26T15:41:00Z">
          <w:pPr>
            <w:widowControl w:val="0"/>
            <w:spacing w:before="0" w:beforeAutospacing="0" w:after="0" w:afterAutospacing="0" w:line="240" w:lineRule="auto"/>
            <w:ind w:left="720" w:hanging="720"/>
            <w:jc w:val="both"/>
          </w:pPr>
        </w:pPrChange>
      </w:pPr>
    </w:p>
    <w:p w14:paraId="4E08E83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C13CA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w:t>
      </w:r>
      <w:r w:rsidRPr="00435A20">
        <w:rPr>
          <w:rFonts w:ascii="Times New Roman" w:eastAsia="Times New Roman" w:hAnsi="Times New Roman" w:cs="David" w:hint="cs"/>
          <w:sz w:val="24"/>
          <w:szCs w:val="24"/>
          <w:rtl/>
          <w:lang w:eastAsia="he-IL"/>
        </w:rPr>
        <w:t>הבינוי והפיתוח/עיצוב ארכיטקטוני ואת המבנים</w:t>
      </w:r>
      <w:r w:rsidRPr="00435A20">
        <w:rPr>
          <w:rFonts w:ascii="Times New Roman" w:eastAsia="Times New Roman" w:hAnsi="Times New Roman" w:cs="David"/>
          <w:sz w:val="24"/>
          <w:szCs w:val="24"/>
          <w:rtl/>
          <w:lang w:eastAsia="he-IL"/>
        </w:rPr>
        <w:t xml:space="preserve"> והכנסת השינויים בהן בהתאם לדרישות המזמין ו/או לפי דרישת הרשויות המוסמכות באישור המזמין, לרבות הכנת מודלים, הדמיות ופרספקטיבות (באיכות לצרכי תכנון והצגה לרשויות להבדיל מאיכות לצרכי שיווק).</w:t>
      </w:r>
    </w:p>
    <w:p w14:paraId="7E41A99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hint="cs"/>
          <w:sz w:val="20"/>
          <w:szCs w:val="24"/>
          <w:rtl/>
          <w:lang w:eastAsia="he-IL"/>
        </w:rPr>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3814D40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2173B9B"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לרישוי ובדיקת התאמתם לתב"ע.</w:t>
      </w:r>
    </w:p>
    <w:p w14:paraId="20567716"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0234F4D" w14:textId="701E4050" w:rsidR="009D142E" w:rsidDel="002D7DB6" w:rsidRDefault="00435A20">
      <w:pPr>
        <w:widowControl w:val="0"/>
        <w:spacing w:before="0" w:beforeAutospacing="0" w:after="0" w:afterAutospacing="0" w:line="240" w:lineRule="auto"/>
        <w:ind w:left="2160" w:hanging="720"/>
        <w:jc w:val="both"/>
        <w:rPr>
          <w:del w:id="304" w:author="Meryl Etman" w:date="2021-01-26T15:41:00Z"/>
          <w:rFonts w:ascii="Times New Roman" w:eastAsia="Times New Roman" w:hAnsi="Times New Roman" w:cs="David"/>
          <w:sz w:val="24"/>
          <w:szCs w:val="24"/>
          <w:rtl/>
          <w:lang w:eastAsia="he-IL"/>
        </w:rPr>
        <w:pPrChange w:id="305" w:author="Meryl Etman" w:date="2021-01-26T15:41:00Z">
          <w:pPr>
            <w:widowControl w:val="0"/>
            <w:spacing w:before="0" w:beforeAutospacing="0" w:after="0" w:afterAutospacing="0" w:line="240" w:lineRule="auto"/>
            <w:ind w:hanging="720"/>
            <w:jc w:val="both"/>
          </w:pPr>
        </w:pPrChange>
      </w:pPr>
      <w:del w:id="306" w:author="Meryl Etman" w:date="2021-01-26T15:41:00Z">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del>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חשובי 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 xml:space="preserve"> בהתאם להנחיות המזמין והתאמת </w:t>
      </w:r>
    </w:p>
    <w:p w14:paraId="55A5FB50" w14:textId="11D97A10" w:rsidR="00435A20" w:rsidRPr="00435A20" w:rsidRDefault="009D142E">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307" w:author="Meryl Etman" w:date="2021-01-26T15:41:00Z">
          <w:pPr>
            <w:widowControl w:val="0"/>
            <w:spacing w:before="0" w:beforeAutospacing="0" w:after="0" w:afterAutospacing="0" w:line="240" w:lineRule="auto"/>
            <w:ind w:hanging="720"/>
            <w:jc w:val="both"/>
          </w:pPr>
        </w:pPrChange>
      </w:pPr>
      <w:del w:id="308" w:author="Meryl Etman" w:date="2021-01-26T15:41:00Z">
        <w:r w:rsidDel="002D7DB6">
          <w:rPr>
            <w:rFonts w:ascii="Times New Roman" w:eastAsia="Times New Roman" w:hAnsi="Times New Roman" w:cs="David"/>
            <w:sz w:val="24"/>
            <w:szCs w:val="24"/>
            <w:rtl/>
            <w:lang w:eastAsia="he-IL"/>
          </w:rPr>
          <w:tab/>
        </w:r>
        <w:r w:rsidDel="002D7DB6">
          <w:rPr>
            <w:rFonts w:ascii="Times New Roman" w:eastAsia="Times New Roman" w:hAnsi="Times New Roman" w:cs="David"/>
            <w:sz w:val="24"/>
            <w:szCs w:val="24"/>
            <w:rtl/>
            <w:lang w:eastAsia="he-IL"/>
          </w:rPr>
          <w:tab/>
        </w:r>
        <w:r w:rsidDel="002D7DB6">
          <w:rPr>
            <w:rFonts w:ascii="Times New Roman" w:eastAsia="Times New Roman" w:hAnsi="Times New Roman" w:cs="David"/>
            <w:sz w:val="24"/>
            <w:szCs w:val="24"/>
            <w:rtl/>
            <w:lang w:eastAsia="he-IL"/>
          </w:rPr>
          <w:tab/>
        </w:r>
        <w:r w:rsidDel="002D7DB6">
          <w:rPr>
            <w:rFonts w:ascii="Times New Roman" w:eastAsia="Times New Roman" w:hAnsi="Times New Roman" w:cs="David"/>
            <w:sz w:val="24"/>
            <w:szCs w:val="24"/>
            <w:rtl/>
            <w:lang w:eastAsia="he-IL"/>
          </w:rPr>
          <w:tab/>
        </w:r>
      </w:del>
      <w:r w:rsidR="00435A20" w:rsidRPr="00435A20">
        <w:rPr>
          <w:rFonts w:ascii="Times New Roman" w:eastAsia="Times New Roman" w:hAnsi="Times New Roman" w:cs="David"/>
          <w:sz w:val="24"/>
          <w:szCs w:val="24"/>
          <w:rtl/>
          <w:lang w:eastAsia="he-IL"/>
        </w:rPr>
        <w:t>התכנון לשטחי המכירה</w:t>
      </w:r>
      <w:r w:rsidR="00435A20" w:rsidRPr="00435A20">
        <w:rPr>
          <w:rFonts w:ascii="Times New Roman" w:eastAsia="Times New Roman" w:hAnsi="Times New Roman" w:cs="David" w:hint="cs"/>
          <w:sz w:val="24"/>
          <w:szCs w:val="24"/>
          <w:rtl/>
          <w:lang w:eastAsia="he-IL"/>
        </w:rPr>
        <w:t>/השכרה</w:t>
      </w:r>
      <w:r w:rsidR="00435A20" w:rsidRPr="00435A20">
        <w:rPr>
          <w:rFonts w:ascii="Times New Roman" w:eastAsia="Times New Roman" w:hAnsi="Times New Roman" w:cs="David"/>
          <w:sz w:val="24"/>
          <w:szCs w:val="24"/>
          <w:rtl/>
          <w:lang w:eastAsia="he-IL"/>
        </w:rPr>
        <w:t xml:space="preserve"> כפי שיקבעו ע"י המזמין.</w:t>
      </w:r>
    </w:p>
    <w:p w14:paraId="5BA70AB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252385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סיוע להכנת</w:t>
      </w:r>
      <w:r w:rsidR="00B33CA0">
        <w:rPr>
          <w:rFonts w:ascii="Times New Roman" w:eastAsia="Times New Roman" w:hAnsi="Times New Roman" w:cs="David"/>
          <w:sz w:val="24"/>
          <w:szCs w:val="24"/>
          <w:rtl/>
          <w:lang w:eastAsia="he-IL"/>
        </w:rPr>
        <w:t xml:space="preserve"> אומדן משוער של מחיר הקמת הפרוי</w:t>
      </w:r>
      <w:r w:rsidRPr="00435A20">
        <w:rPr>
          <w:rFonts w:ascii="Times New Roman" w:eastAsia="Times New Roman" w:hAnsi="Times New Roman" w:cs="David"/>
          <w:sz w:val="24"/>
          <w:szCs w:val="24"/>
          <w:rtl/>
          <w:lang w:eastAsia="he-IL"/>
        </w:rPr>
        <w:t>קט.</w:t>
      </w:r>
    </w:p>
    <w:p w14:paraId="17473340"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185DE17" w14:textId="0DD4CD6B"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309" w:author="Meryl Etman" w:date="2021-01-26T15:41:00Z">
          <w:pPr>
            <w:widowControl w:val="0"/>
            <w:spacing w:before="0" w:beforeAutospacing="0" w:after="0" w:afterAutospacing="0" w:line="240" w:lineRule="auto"/>
            <w:ind w:firstLine="720"/>
            <w:jc w:val="both"/>
          </w:pPr>
        </w:pPrChange>
      </w:pPr>
      <w:del w:id="310" w:author="Meryl Etman" w:date="2021-01-26T15:41:00Z">
        <w:r w:rsidRPr="00435A20" w:rsidDel="002D7DB6">
          <w:rPr>
            <w:rFonts w:ascii="Times New Roman" w:eastAsia="Times New Roman" w:hAnsi="Times New Roman" w:cs="David"/>
            <w:sz w:val="24"/>
            <w:szCs w:val="24"/>
            <w:rtl/>
            <w:lang w:eastAsia="he-IL"/>
          </w:rPr>
          <w:tab/>
        </w:r>
      </w:del>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 xml:space="preserve">. </w:t>
      </w:r>
      <w:r w:rsidRPr="00435A20">
        <w:rPr>
          <w:rFonts w:ascii="Times New Roman" w:eastAsia="Times New Roman" w:hAnsi="Times New Roman" w:cs="David"/>
          <w:sz w:val="24"/>
          <w:szCs w:val="24"/>
          <w:rtl/>
          <w:lang w:eastAsia="he-IL"/>
        </w:rPr>
        <w:tab/>
        <w:t xml:space="preserve">מסירת נתונים ליועצים, בכדי שיכינו אומדן משוער של הפרויקט, כל אחד </w:t>
      </w:r>
      <w:del w:id="311" w:author="Meryl Etman" w:date="2021-01-26T15:41:00Z">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del>
      <w:r w:rsidRPr="00435A20">
        <w:rPr>
          <w:rFonts w:ascii="Times New Roman" w:eastAsia="Times New Roman" w:hAnsi="Times New Roman" w:cs="David"/>
          <w:sz w:val="24"/>
          <w:szCs w:val="24"/>
          <w:rtl/>
          <w:lang w:eastAsia="he-IL"/>
        </w:rPr>
        <w:t>בתחומו.</w:t>
      </w:r>
    </w:p>
    <w:p w14:paraId="27A5E8E8" w14:textId="77777777" w:rsidR="00435A20" w:rsidRPr="00435A20" w:rsidDel="002D7DB6" w:rsidRDefault="00435A20" w:rsidP="00435A20">
      <w:pPr>
        <w:widowControl w:val="0"/>
        <w:spacing w:before="0" w:beforeAutospacing="0" w:after="0" w:afterAutospacing="0" w:line="240" w:lineRule="auto"/>
        <w:ind w:right="720" w:hanging="720"/>
        <w:jc w:val="both"/>
        <w:rPr>
          <w:del w:id="312" w:author="Meryl Etman" w:date="2021-01-26T15:41:00Z"/>
          <w:rFonts w:ascii="Times New Roman" w:eastAsia="Times New Roman" w:hAnsi="Times New Roman" w:cs="David"/>
          <w:sz w:val="24"/>
          <w:szCs w:val="24"/>
          <w:lang w:eastAsia="he-IL"/>
        </w:rPr>
      </w:pPr>
    </w:p>
    <w:p w14:paraId="22E4C9E0" w14:textId="77777777" w:rsidR="00435A20" w:rsidRPr="00435A20" w:rsidRDefault="00435A20">
      <w:pPr>
        <w:spacing w:before="0" w:beforeAutospacing="0" w:after="0" w:afterAutospacing="0" w:line="240" w:lineRule="auto"/>
        <w:jc w:val="both"/>
        <w:rPr>
          <w:rFonts w:ascii="Times New Roman" w:eastAsia="Times New Roman" w:hAnsi="Times New Roman" w:cs="David"/>
          <w:sz w:val="24"/>
          <w:szCs w:val="24"/>
          <w:lang w:eastAsia="he-IL"/>
        </w:rPr>
        <w:pPrChange w:id="313" w:author="Meryl Etman" w:date="2021-01-26T15:41:00Z">
          <w:pPr>
            <w:spacing w:before="0" w:beforeAutospacing="0" w:after="0" w:afterAutospacing="0" w:line="240" w:lineRule="auto"/>
            <w:ind w:left="2160" w:hanging="720"/>
            <w:jc w:val="both"/>
          </w:pPr>
        </w:pPrChange>
      </w:pPr>
      <w:del w:id="314" w:author="Meryl Etman" w:date="2021-01-26T15:41:00Z">
        <w:r w:rsidRPr="00435A20" w:rsidDel="002D7DB6">
          <w:rPr>
            <w:rFonts w:ascii="Times New Roman" w:eastAsia="Times New Roman" w:hAnsi="Times New Roman" w:cs="David"/>
            <w:sz w:val="24"/>
            <w:szCs w:val="24"/>
            <w:rtl/>
            <w:lang w:eastAsia="he-IL"/>
          </w:rPr>
          <w:tab/>
        </w:r>
      </w:del>
    </w:p>
    <w:p w14:paraId="3E2155B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1FE12D7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98D5C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E4D7CE5" w14:textId="77777777" w:rsidR="00435A20" w:rsidRPr="00435A20" w:rsidDel="002D7DB6" w:rsidRDefault="00435A20" w:rsidP="00435A20">
      <w:pPr>
        <w:widowControl w:val="0"/>
        <w:spacing w:before="0" w:beforeAutospacing="0" w:after="0" w:afterAutospacing="0" w:line="240" w:lineRule="auto"/>
        <w:ind w:firstLine="720"/>
        <w:jc w:val="both"/>
        <w:rPr>
          <w:del w:id="315" w:author="Meryl Etman" w:date="2021-01-26T15:41:00Z"/>
          <w:rFonts w:ascii="Times New Roman" w:eastAsia="Times New Roman" w:hAnsi="Times New Roman" w:cs="David"/>
          <w:sz w:val="24"/>
          <w:szCs w:val="24"/>
          <w:rtl/>
          <w:lang w:eastAsia="he-IL"/>
        </w:rPr>
      </w:pPr>
    </w:p>
    <w:p w14:paraId="6DBD3BF9" w14:textId="77777777" w:rsidR="00435A20" w:rsidRPr="00435A20" w:rsidDel="002D7DB6" w:rsidRDefault="00435A20" w:rsidP="00435A20">
      <w:pPr>
        <w:widowControl w:val="0"/>
        <w:spacing w:before="0" w:beforeAutospacing="0" w:after="0" w:afterAutospacing="0" w:line="240" w:lineRule="auto"/>
        <w:ind w:right="720" w:firstLine="720"/>
        <w:jc w:val="both"/>
        <w:rPr>
          <w:del w:id="316" w:author="Meryl Etman" w:date="2021-01-26T15:41:00Z"/>
          <w:rFonts w:ascii="Times New Roman" w:eastAsia="Times New Roman" w:hAnsi="Times New Roman" w:cs="David"/>
          <w:sz w:val="24"/>
          <w:szCs w:val="24"/>
          <w:rtl/>
          <w:lang w:eastAsia="he-IL"/>
        </w:rPr>
      </w:pPr>
    </w:p>
    <w:p w14:paraId="0FB2B70C" w14:textId="77777777" w:rsidR="00435A20" w:rsidRPr="00435A20" w:rsidRDefault="00435A20">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Change w:id="317" w:author="Meryl Etman" w:date="2021-01-26T15:41:00Z">
          <w:pPr>
            <w:widowControl w:val="0"/>
            <w:spacing w:before="0" w:beforeAutospacing="0" w:after="0" w:afterAutospacing="0" w:line="240" w:lineRule="auto"/>
            <w:ind w:right="720" w:firstLine="720"/>
            <w:jc w:val="both"/>
          </w:pPr>
        </w:pPrChange>
      </w:pPr>
    </w:p>
    <w:p w14:paraId="5624F6F0" w14:textId="77777777" w:rsidR="00435A20" w:rsidRPr="00435A20" w:rsidRDefault="00435A20" w:rsidP="00435A20">
      <w:pPr>
        <w:widowControl w:val="0"/>
        <w:spacing w:before="0" w:beforeAutospacing="0" w:after="0" w:afterAutospacing="0" w:line="240" w:lineRule="auto"/>
        <w:ind w:right="720" w:firstLine="720"/>
        <w:jc w:val="both"/>
        <w:rPr>
          <w:rFonts w:ascii="Times New Roman" w:eastAsia="Times New Roman" w:hAnsi="Times New Roman" w:cs="David"/>
          <w:sz w:val="24"/>
          <w:szCs w:val="24"/>
          <w:rtl/>
          <w:lang w:eastAsia="he-IL"/>
        </w:rPr>
      </w:pPr>
    </w:p>
    <w:p w14:paraId="63223C2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2.3</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תכנון סופי ל</w:t>
      </w:r>
      <w:r w:rsidRPr="00435A20">
        <w:rPr>
          <w:rFonts w:ascii="Times New Roman" w:eastAsia="Times New Roman" w:hAnsi="Times New Roman" w:cs="David" w:hint="cs"/>
          <w:sz w:val="24"/>
          <w:szCs w:val="24"/>
          <w:u w:val="single"/>
          <w:rtl/>
          <w:lang w:eastAsia="he-IL"/>
        </w:rPr>
        <w:t>בינוי ולפיתוח/עיצוב אדריכלי למבנים</w:t>
      </w:r>
      <w:r w:rsidRPr="00435A20">
        <w:rPr>
          <w:rFonts w:ascii="Times New Roman" w:eastAsia="Times New Roman" w:hAnsi="Times New Roman" w:cs="David"/>
          <w:sz w:val="24"/>
          <w:szCs w:val="24"/>
          <w:u w:val="single"/>
          <w:rtl/>
          <w:lang w:eastAsia="he-IL"/>
        </w:rPr>
        <w:t>:</w:t>
      </w:r>
    </w:p>
    <w:p w14:paraId="3369FA9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3BF073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 xml:space="preserve">הכנת </w:t>
      </w:r>
      <w:r w:rsidR="00B33CA0">
        <w:rPr>
          <w:rFonts w:ascii="Times New Roman" w:eastAsia="Times New Roman" w:hAnsi="Times New Roman" w:cs="David"/>
          <w:sz w:val="24"/>
          <w:szCs w:val="24"/>
          <w:rtl/>
          <w:lang w:eastAsia="he-IL"/>
        </w:rPr>
        <w:t>תכניות סופיות, המתארות את הפרוי</w:t>
      </w:r>
      <w:r w:rsidRPr="00435A20">
        <w:rPr>
          <w:rFonts w:ascii="Times New Roman" w:eastAsia="Times New Roman" w:hAnsi="Times New Roman" w:cs="David"/>
          <w:sz w:val="24"/>
          <w:szCs w:val="24"/>
          <w:rtl/>
          <w:lang w:eastAsia="he-IL"/>
        </w:rPr>
        <w:t>קט המסוכם עם היועצים ועם המזמין. תאום התכניות האמורות עם היועצים והמזמין.</w:t>
      </w:r>
    </w:p>
    <w:p w14:paraId="52857238"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47BBDF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הכנת התכניות והמסמכים הנדרשים על ידי הרשויות המוסמכות למתן היתרי בניה, </w:t>
      </w:r>
      <w:r w:rsidRPr="00435A20">
        <w:rPr>
          <w:rFonts w:ascii="Times New Roman" w:eastAsia="Times New Roman" w:hAnsi="Times New Roman" w:cs="David" w:hint="cs"/>
          <w:sz w:val="24"/>
          <w:szCs w:val="24"/>
          <w:rtl/>
          <w:lang w:eastAsia="he-IL"/>
        </w:rPr>
        <w:t>לרבות שינויים שיידרשו בהיתרי הבניה ו/או פיצול היתרי בניה ו</w:t>
      </w:r>
      <w:r w:rsidRPr="00435A20">
        <w:rPr>
          <w:rFonts w:ascii="Times New Roman" w:eastAsia="Times New Roman" w:hAnsi="Times New Roman" w:cs="David"/>
          <w:sz w:val="24"/>
          <w:szCs w:val="24"/>
          <w:rtl/>
          <w:lang w:eastAsia="he-IL"/>
        </w:rPr>
        <w:t>הגשתם לרשויות</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 לאחר אשור המנהל</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הכנת בקש</w:t>
      </w:r>
      <w:r w:rsidRPr="00435A20">
        <w:rPr>
          <w:rFonts w:ascii="Times New Roman" w:eastAsia="Times New Roman" w:hAnsi="Times New Roman" w:cs="David" w:hint="cs"/>
          <w:sz w:val="24"/>
          <w:szCs w:val="24"/>
          <w:rtl/>
          <w:lang w:eastAsia="he-IL"/>
        </w:rPr>
        <w:t>ות</w:t>
      </w:r>
      <w:r w:rsidR="00B33CA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להקלות/שמושים חורגים. ככל שע"פ התכנון נדרשים</w:t>
      </w:r>
    </w:p>
    <w:p w14:paraId="7A345F1C"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הקלות/שמושים חורגים. חתימה על הבקשות להיתרי בניה כעורך הבקשה הראשי, כאחראי לתכנון, לפיקוח עליון ולביקורת בתחום האדריכלות. כמו כן יחתום המתכנן על כל מסמך </w:t>
      </w:r>
      <w:r w:rsidR="00B33CA0" w:rsidRPr="00435A20">
        <w:rPr>
          <w:rFonts w:ascii="Times New Roman" w:eastAsia="Times New Roman" w:hAnsi="Times New Roman" w:cs="David" w:hint="cs"/>
          <w:sz w:val="24"/>
          <w:szCs w:val="24"/>
          <w:rtl/>
          <w:lang w:eastAsia="he-IL"/>
        </w:rPr>
        <w:t>שיידר</w:t>
      </w:r>
      <w:r w:rsidR="00B33CA0" w:rsidRPr="00435A20">
        <w:rPr>
          <w:rFonts w:ascii="Times New Roman" w:eastAsia="Times New Roman" w:hAnsi="Times New Roman" w:cs="David" w:hint="eastAsia"/>
          <w:sz w:val="24"/>
          <w:szCs w:val="24"/>
          <w:rtl/>
          <w:lang w:eastAsia="he-IL"/>
        </w:rPr>
        <w:t>ש</w:t>
      </w:r>
      <w:r w:rsidRPr="00435A20">
        <w:rPr>
          <w:rFonts w:ascii="Times New Roman" w:eastAsia="Times New Roman" w:hAnsi="Times New Roman" w:cs="David"/>
          <w:sz w:val="24"/>
          <w:szCs w:val="24"/>
          <w:rtl/>
          <w:lang w:eastAsia="he-IL"/>
        </w:rPr>
        <w:t xml:space="preserve"> על ידי הרשויות מהמתכנן בתהליך הבקשות להיתרים, בעת הבנייה ועד לקבלת תעודות גמר.</w:t>
      </w:r>
    </w:p>
    <w:p w14:paraId="4631AAF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הכנת הבקשות להיתרי בניה לבניה בקטעים לרבות בקטעי בניינים וטיפול באישורן.</w:t>
      </w:r>
    </w:p>
    <w:p w14:paraId="7A78678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828567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הכנסת תיקונים ושינויים בתכניות ובמסמכים האחרים</w:t>
      </w:r>
      <w:r w:rsidRPr="00435A20">
        <w:rPr>
          <w:rFonts w:ascii="Times New Roman" w:eastAsia="Times New Roman" w:hAnsi="Times New Roman" w:cs="David" w:hint="cs"/>
          <w:sz w:val="24"/>
          <w:szCs w:val="24"/>
          <w:rtl/>
          <w:lang w:eastAsia="he-IL"/>
        </w:rPr>
        <w:t>, אשר נערכו ע"י המתכנן במהלך ביצוע התכנון,</w:t>
      </w:r>
      <w:r w:rsidRPr="00435A20">
        <w:rPr>
          <w:rFonts w:ascii="Times New Roman" w:eastAsia="Times New Roman" w:hAnsi="Times New Roman" w:cs="David"/>
          <w:sz w:val="24"/>
          <w:szCs w:val="24"/>
          <w:rtl/>
          <w:lang w:eastAsia="he-IL"/>
        </w:rPr>
        <w:t xml:space="preserve"> לפי דרישות המזמין ו/או לפי דרישת הרשויות המוסמכות, בהסכמת המנהל, הגשתם לרשויות,</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וטיפול באישורם כולל קבלת היתרי בניה מתוקנים</w:t>
      </w:r>
      <w:r w:rsidRPr="00435A20">
        <w:rPr>
          <w:rFonts w:ascii="Times New Roman" w:eastAsia="Times New Roman" w:hAnsi="Times New Roman" w:cs="David" w:hint="cs"/>
          <w:sz w:val="24"/>
          <w:szCs w:val="24"/>
          <w:rtl/>
          <w:lang w:eastAsia="he-IL"/>
        </w:rPr>
        <w:t>, לרבות הכנת תכניות שינויים להיתר, לטופס 4 ולתעודת גמר</w:t>
      </w:r>
    </w:p>
    <w:p w14:paraId="3E893A7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93D19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תיאום, ביקורת ואישור התאמת תכניות היועצים לתכניות האדריכלות.</w:t>
      </w:r>
    </w:p>
    <w:p w14:paraId="0EDCBE8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586737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w:t>
      </w:r>
    </w:p>
    <w:p w14:paraId="5207C8E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0FB36D1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למכירה</w:t>
      </w:r>
      <w:r w:rsidRPr="00435A20">
        <w:rPr>
          <w:rFonts w:ascii="Times New Roman" w:eastAsia="Times New Roman" w:hAnsi="Times New Roman" w:cs="David" w:hint="cs"/>
          <w:sz w:val="24"/>
          <w:szCs w:val="24"/>
          <w:rtl/>
          <w:lang w:eastAsia="he-IL"/>
        </w:rPr>
        <w:t>/השכרה</w:t>
      </w:r>
      <w:r w:rsidRPr="00435A20">
        <w:rPr>
          <w:rFonts w:ascii="Times New Roman" w:eastAsia="Times New Roman" w:hAnsi="Times New Roman" w:cs="David"/>
          <w:sz w:val="24"/>
          <w:szCs w:val="24"/>
          <w:rtl/>
          <w:lang w:eastAsia="he-IL"/>
        </w:rPr>
        <w:t>.</w:t>
      </w:r>
    </w:p>
    <w:p w14:paraId="716CA1AE"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F83955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ז.</w:t>
      </w:r>
      <w:r w:rsidRPr="00435A20">
        <w:rPr>
          <w:rFonts w:ascii="Times New Roman" w:eastAsia="Times New Roman" w:hAnsi="Times New Roman" w:cs="David"/>
          <w:sz w:val="24"/>
          <w:szCs w:val="24"/>
          <w:rtl/>
          <w:lang w:eastAsia="he-IL"/>
        </w:rPr>
        <w:tab/>
        <w:t>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שטחים לצורך התחשבנות עם הקבלנים בהתאם להנחיות המזמין.</w:t>
      </w:r>
    </w:p>
    <w:p w14:paraId="2605BBB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FF5ED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ח.1</w:t>
      </w:r>
      <w:r w:rsidRPr="00435A20">
        <w:rPr>
          <w:rFonts w:ascii="Times New Roman" w:eastAsia="Times New Roman" w:hAnsi="Times New Roman" w:cs="David"/>
          <w:sz w:val="24"/>
          <w:szCs w:val="24"/>
          <w:rtl/>
          <w:lang w:eastAsia="he-IL"/>
        </w:rPr>
        <w:t>הכנת תכניות לשיווק הפרויקט. תכניות מכירה (תכניות המתארות כל דירה ודירה בקנ"מ שיקבע ע"י המנהל עם הצעה לס</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דור ר</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הוט. תכניות המתארות אפשרויות שונות לשינויים בחלוקת מחיצות הפנים ובמיקום חללים בדירות </w:t>
      </w:r>
      <w:r w:rsidRPr="00435A20">
        <w:rPr>
          <w:rFonts w:ascii="Times New Roman" w:eastAsia="Times New Roman" w:hAnsi="Times New Roman" w:cs="David" w:hint="cs"/>
          <w:sz w:val="24"/>
          <w:szCs w:val="24"/>
          <w:rtl/>
          <w:lang w:eastAsia="he-IL"/>
        </w:rPr>
        <w:t>(</w:t>
      </w:r>
      <w:r w:rsidRPr="00435A20">
        <w:rPr>
          <w:rFonts w:ascii="Times New Roman" w:eastAsia="Times New Roman" w:hAnsi="Times New Roman" w:cs="David"/>
          <w:sz w:val="24"/>
          <w:szCs w:val="24"/>
          <w:rtl/>
          <w:lang w:eastAsia="he-IL"/>
        </w:rPr>
        <w:t xml:space="preserve">ללא שינוי בתכניות מעטפת הבנין) ותכניות מכר עפ"י הנחיות המזמין </w:t>
      </w:r>
      <w:r w:rsidRPr="00435A20">
        <w:rPr>
          <w:rFonts w:ascii="Times New Roman" w:eastAsia="Times New Roman" w:hAnsi="Times New Roman" w:cs="David" w:hint="cs"/>
          <w:sz w:val="24"/>
          <w:szCs w:val="24"/>
          <w:rtl/>
          <w:lang w:eastAsia="he-IL"/>
        </w:rPr>
        <w:t xml:space="preserve">ובהתאם לנדרש עפ"י החוק </w:t>
      </w:r>
      <w:r w:rsidRPr="00435A20">
        <w:rPr>
          <w:rFonts w:ascii="Times New Roman" w:eastAsia="Times New Roman" w:hAnsi="Times New Roman" w:cs="David"/>
          <w:sz w:val="24"/>
          <w:szCs w:val="24"/>
          <w:rtl/>
          <w:lang w:eastAsia="he-IL"/>
        </w:rPr>
        <w:t>(לא כולל גרפיקה, הדמיות ופרספקטיבות).</w:t>
      </w:r>
      <w:r w:rsidRPr="00435A20">
        <w:rPr>
          <w:rFonts w:ascii="Times New Roman" w:eastAsia="Times New Roman" w:hAnsi="Times New Roman" w:cs="David" w:hint="cs"/>
          <w:sz w:val="24"/>
          <w:szCs w:val="24"/>
          <w:rtl/>
          <w:lang w:eastAsia="he-IL"/>
        </w:rPr>
        <w:t xml:space="preserve"> </w:t>
      </w:r>
    </w:p>
    <w:p w14:paraId="13E5D4D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t>ח.2 הכנת תכניות מכירה/השכרה המתארות אפשרויות שונות לשינויים בחלוקת מחיצות הפנים ובמיקום חללים במבנה ללא שינוי במעטפת הבניין (בפרויקטים בהם מסחר ו/או משרדים).</w:t>
      </w:r>
    </w:p>
    <w:p w14:paraId="73221BAE"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ח.3 </w:t>
      </w:r>
      <w:r w:rsidRPr="00435A2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7E8CE688"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7E74E737" w14:textId="77777777" w:rsidR="00435A20" w:rsidRPr="00435A20" w:rsidRDefault="00435A20" w:rsidP="007D5B3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ט.1</w:t>
      </w:r>
      <w:r w:rsidRPr="00435A20">
        <w:rPr>
          <w:rFonts w:ascii="Times New Roman" w:eastAsia="Times New Roman" w:hAnsi="Times New Roman" w:cs="David"/>
          <w:sz w:val="24"/>
          <w:szCs w:val="24"/>
          <w:rtl/>
          <w:lang w:eastAsia="he-IL"/>
        </w:rPr>
        <w:t>. 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נוסח מפרטי המכר והתאמתם לתכנון.</w:t>
      </w:r>
    </w:p>
    <w:p w14:paraId="65D713E7" w14:textId="5E76C71B" w:rsidR="007D5B33" w:rsidDel="002D7DB6" w:rsidRDefault="00435A20">
      <w:pPr>
        <w:widowControl w:val="0"/>
        <w:spacing w:before="0" w:beforeAutospacing="0" w:after="0" w:afterAutospacing="0" w:line="240" w:lineRule="auto"/>
        <w:ind w:left="2160"/>
        <w:jc w:val="both"/>
        <w:rPr>
          <w:del w:id="318" w:author="Meryl Etman" w:date="2021-01-26T15:42:00Z"/>
          <w:rFonts w:ascii="Times New Roman" w:eastAsia="Times New Roman" w:hAnsi="Times New Roman" w:cs="David"/>
          <w:sz w:val="24"/>
          <w:szCs w:val="24"/>
          <w:rtl/>
          <w:lang w:eastAsia="he-IL"/>
        </w:rPr>
        <w:pPrChange w:id="319" w:author="Meryl Etman" w:date="2021-06-10T15:36:00Z">
          <w:pPr>
            <w:widowControl w:val="0"/>
            <w:spacing w:before="0" w:beforeAutospacing="0" w:after="0" w:afterAutospacing="0" w:line="240" w:lineRule="auto"/>
            <w:ind w:left="1440" w:firstLine="720"/>
            <w:jc w:val="both"/>
          </w:pPr>
        </w:pPrChange>
      </w:pPr>
      <w:r w:rsidRPr="00435A20">
        <w:rPr>
          <w:rFonts w:ascii="Times New Roman" w:eastAsia="Times New Roman" w:hAnsi="Times New Roman" w:cs="David" w:hint="cs"/>
          <w:sz w:val="24"/>
          <w:szCs w:val="24"/>
          <w:rtl/>
          <w:lang w:eastAsia="he-IL"/>
        </w:rPr>
        <w:t xml:space="preserve">ט.2 </w:t>
      </w:r>
      <w:del w:id="320" w:author="Meryl Etman" w:date="2021-06-10T15:36:00Z">
        <w:r w:rsidRPr="00435A20" w:rsidDel="00F47CCC">
          <w:rPr>
            <w:rFonts w:ascii="Times New Roman" w:eastAsia="Times New Roman" w:hAnsi="Times New Roman" w:cs="David" w:hint="cs"/>
            <w:sz w:val="24"/>
            <w:szCs w:val="24"/>
            <w:rtl/>
            <w:lang w:eastAsia="he-IL"/>
          </w:rPr>
          <w:delText xml:space="preserve">הכנת מפרטים טכניים למכירה/השכרה בהתאם למתכונת </w:delText>
        </w:r>
        <w:r w:rsidR="007D5B33" w:rsidRPr="00435A20" w:rsidDel="00F47CCC">
          <w:rPr>
            <w:rFonts w:ascii="Times New Roman" w:eastAsia="Times New Roman" w:hAnsi="Times New Roman" w:cs="David" w:hint="cs"/>
            <w:sz w:val="24"/>
            <w:szCs w:val="24"/>
            <w:rtl/>
            <w:lang w:eastAsia="he-IL"/>
          </w:rPr>
          <w:delText>שתימס</w:delText>
        </w:r>
        <w:r w:rsidR="007D5B33" w:rsidRPr="00435A20" w:rsidDel="00F47CCC">
          <w:rPr>
            <w:rFonts w:ascii="Times New Roman" w:eastAsia="Times New Roman" w:hAnsi="Times New Roman" w:cs="David" w:hint="eastAsia"/>
            <w:sz w:val="24"/>
            <w:szCs w:val="24"/>
            <w:rtl/>
            <w:lang w:eastAsia="he-IL"/>
          </w:rPr>
          <w:delText>ר</w:delText>
        </w:r>
      </w:del>
    </w:p>
    <w:p w14:paraId="0723668E" w14:textId="0DC13B24" w:rsidR="007D5B33" w:rsidDel="002D7DB6" w:rsidRDefault="00435A20">
      <w:pPr>
        <w:widowControl w:val="0"/>
        <w:spacing w:before="0" w:beforeAutospacing="0" w:after="0" w:afterAutospacing="0" w:line="240" w:lineRule="auto"/>
        <w:ind w:left="2160"/>
        <w:jc w:val="both"/>
        <w:rPr>
          <w:del w:id="321" w:author="Meryl Etman" w:date="2021-01-26T15:42:00Z"/>
          <w:rFonts w:ascii="Times New Roman" w:eastAsia="Times New Roman" w:hAnsi="Times New Roman" w:cs="David"/>
          <w:sz w:val="24"/>
          <w:szCs w:val="24"/>
          <w:rtl/>
          <w:lang w:eastAsia="he-IL"/>
        </w:rPr>
        <w:pPrChange w:id="322" w:author="Meryl Etman" w:date="2021-06-10T15:36:00Z">
          <w:pPr>
            <w:widowControl w:val="0"/>
            <w:spacing w:before="0" w:beforeAutospacing="0" w:after="0" w:afterAutospacing="0" w:line="240" w:lineRule="auto"/>
            <w:ind w:left="1440" w:firstLine="720"/>
            <w:jc w:val="both"/>
          </w:pPr>
        </w:pPrChange>
      </w:pPr>
      <w:del w:id="323" w:author="Meryl Etman" w:date="2021-01-26T15:42:00Z">
        <w:r w:rsidRPr="00435A20" w:rsidDel="002D7DB6">
          <w:rPr>
            <w:rFonts w:ascii="Times New Roman" w:eastAsia="Times New Roman" w:hAnsi="Times New Roman" w:cs="David" w:hint="cs"/>
            <w:sz w:val="24"/>
            <w:szCs w:val="24"/>
            <w:rtl/>
            <w:lang w:eastAsia="he-IL"/>
          </w:rPr>
          <w:delText xml:space="preserve"> </w:delText>
        </w:r>
        <w:r w:rsidR="007D5B33" w:rsidDel="002D7DB6">
          <w:rPr>
            <w:rFonts w:ascii="Times New Roman" w:eastAsia="Times New Roman" w:hAnsi="Times New Roman" w:cs="David" w:hint="cs"/>
            <w:sz w:val="24"/>
            <w:szCs w:val="24"/>
            <w:rtl/>
            <w:lang w:eastAsia="he-IL"/>
          </w:rPr>
          <w:delText xml:space="preserve">     </w:delText>
        </w:r>
      </w:del>
      <w:del w:id="324" w:author="Meryl Etman" w:date="2021-06-10T15:36:00Z">
        <w:r w:rsidRPr="00435A20" w:rsidDel="00F47CCC">
          <w:rPr>
            <w:rFonts w:ascii="Times New Roman" w:eastAsia="Times New Roman" w:hAnsi="Times New Roman" w:cs="David" w:hint="cs"/>
            <w:sz w:val="24"/>
            <w:szCs w:val="24"/>
            <w:rtl/>
            <w:lang w:eastAsia="he-IL"/>
          </w:rPr>
          <w:delText xml:space="preserve">למתכנן ע"י המזמין. </w:delText>
        </w:r>
      </w:del>
      <w:r w:rsidRPr="00435A20">
        <w:rPr>
          <w:rFonts w:ascii="Times New Roman" w:eastAsia="Times New Roman" w:hAnsi="Times New Roman" w:cs="David" w:hint="cs"/>
          <w:sz w:val="24"/>
          <w:szCs w:val="24"/>
          <w:rtl/>
          <w:lang w:eastAsia="he-IL"/>
        </w:rPr>
        <w:t>בדיקת ואישור נוסח המפרטים הטכניים</w:t>
      </w:r>
    </w:p>
    <w:p w14:paraId="7421FCB2" w14:textId="5C5CEEBE" w:rsidR="00435A20" w:rsidRPr="003B3BBA" w:rsidRDefault="007D5B33">
      <w:pPr>
        <w:widowControl w:val="0"/>
        <w:spacing w:before="0" w:beforeAutospacing="0" w:after="0" w:afterAutospacing="0" w:line="240" w:lineRule="auto"/>
        <w:ind w:left="2160"/>
        <w:jc w:val="both"/>
        <w:rPr>
          <w:rFonts w:ascii="David" w:eastAsia="Times New Roman" w:hAnsi="David" w:cs="David"/>
          <w:sz w:val="24"/>
          <w:szCs w:val="24"/>
          <w:rtl/>
          <w:lang w:eastAsia="he-IL"/>
          <w:rPrChange w:id="325" w:author="מרול אטמן" w:date="2021-06-08T12:39:00Z">
            <w:rPr>
              <w:rFonts w:ascii="Times New Roman" w:eastAsia="Times New Roman" w:hAnsi="Times New Roman" w:cs="David"/>
              <w:sz w:val="24"/>
              <w:szCs w:val="24"/>
              <w:rtl/>
              <w:lang w:eastAsia="he-IL"/>
            </w:rPr>
          </w:rPrChange>
        </w:rPr>
        <w:pPrChange w:id="326" w:author="Meryl Etman" w:date="2021-01-26T15:42:00Z">
          <w:pPr>
            <w:widowControl w:val="0"/>
            <w:spacing w:before="0" w:beforeAutospacing="0" w:after="0" w:afterAutospacing="0" w:line="240" w:lineRule="auto"/>
            <w:ind w:left="1440" w:firstLine="720"/>
            <w:jc w:val="both"/>
          </w:pPr>
        </w:pPrChange>
      </w:pPr>
      <w:del w:id="327" w:author="Meryl Etman" w:date="2021-01-26T15:42:00Z">
        <w:r w:rsidDel="002D7DB6">
          <w:rPr>
            <w:rFonts w:ascii="Times New Roman" w:eastAsia="Times New Roman" w:hAnsi="Times New Roman" w:cs="David" w:hint="cs"/>
            <w:sz w:val="24"/>
            <w:szCs w:val="24"/>
            <w:rtl/>
            <w:lang w:eastAsia="he-IL"/>
          </w:rPr>
          <w:delText xml:space="preserve">      </w:delText>
        </w:r>
      </w:del>
      <w:ins w:id="328" w:author="Meryl Etman" w:date="2021-06-10T15:37:00Z">
        <w:r w:rsidR="00F47CCC">
          <w:rPr>
            <w:rFonts w:ascii="Times New Roman" w:eastAsia="Times New Roman" w:hAnsi="Times New Roman" w:cs="David" w:hint="cs"/>
            <w:sz w:val="24"/>
            <w:szCs w:val="24"/>
            <w:rtl/>
            <w:lang w:eastAsia="he-IL"/>
          </w:rPr>
          <w:t xml:space="preserve">למכירה/השכרה </w:t>
        </w:r>
      </w:ins>
      <w:r>
        <w:rPr>
          <w:rFonts w:ascii="Times New Roman" w:eastAsia="Times New Roman" w:hAnsi="Times New Roman" w:cs="David" w:hint="cs"/>
          <w:sz w:val="24"/>
          <w:szCs w:val="24"/>
          <w:rtl/>
          <w:lang w:eastAsia="he-IL"/>
        </w:rPr>
        <w:t xml:space="preserve">והתאמתם לתכנון </w:t>
      </w:r>
      <w:r w:rsidR="00435A20" w:rsidRPr="003B3BBA">
        <w:rPr>
          <w:rFonts w:ascii="David" w:eastAsia="Times New Roman" w:hAnsi="David" w:cs="David"/>
          <w:sz w:val="24"/>
          <w:szCs w:val="24"/>
          <w:rtl/>
          <w:lang w:eastAsia="he-IL"/>
          <w:rPrChange w:id="329" w:author="מרול אטמן" w:date="2021-06-08T12:39:00Z">
            <w:rPr>
              <w:rFonts w:ascii="Times New Roman" w:eastAsia="Times New Roman" w:hAnsi="Times New Roman" w:cs="David"/>
              <w:sz w:val="24"/>
              <w:szCs w:val="24"/>
              <w:rtl/>
              <w:lang w:eastAsia="he-IL"/>
            </w:rPr>
          </w:rPrChange>
        </w:rPr>
        <w:t>(</w:t>
      </w:r>
      <w:r w:rsidR="00435A20" w:rsidRPr="003B3BBA">
        <w:rPr>
          <w:rFonts w:ascii="David" w:eastAsia="Times New Roman" w:hAnsi="David" w:cs="David" w:hint="eastAsia"/>
          <w:sz w:val="24"/>
          <w:szCs w:val="24"/>
          <w:rtl/>
          <w:lang w:eastAsia="he-IL"/>
          <w:rPrChange w:id="330" w:author="מרול אטמן" w:date="2021-06-08T12:39:00Z">
            <w:rPr>
              <w:rFonts w:ascii="Arial" w:eastAsia="Times New Roman" w:hAnsi="Arial" w:cs="Arial" w:hint="eastAsia"/>
              <w:sz w:val="24"/>
              <w:szCs w:val="24"/>
              <w:rtl/>
              <w:lang w:eastAsia="he-IL"/>
            </w:rPr>
          </w:rPrChange>
        </w:rPr>
        <w:t>בפרויקטים</w:t>
      </w:r>
      <w:r w:rsidRPr="003B3BBA">
        <w:rPr>
          <w:rFonts w:ascii="David" w:eastAsia="Times New Roman" w:hAnsi="David" w:cs="David"/>
          <w:sz w:val="24"/>
          <w:szCs w:val="24"/>
          <w:rtl/>
          <w:lang w:eastAsia="he-IL"/>
          <w:rPrChange w:id="331" w:author="מרול אטמן" w:date="2021-06-08T12:39:00Z">
            <w:rPr>
              <w:rFonts w:ascii="Times New Roman" w:eastAsia="Times New Roman" w:hAnsi="Times New Roman" w:cs="David"/>
              <w:sz w:val="24"/>
              <w:szCs w:val="24"/>
              <w:rtl/>
              <w:lang w:eastAsia="he-IL"/>
            </w:rPr>
          </w:rPrChange>
        </w:rPr>
        <w:t xml:space="preserve"> </w:t>
      </w:r>
      <w:r w:rsidR="00435A20" w:rsidRPr="003B3BBA">
        <w:rPr>
          <w:rFonts w:ascii="David" w:eastAsia="Times New Roman" w:hAnsi="David" w:cs="David" w:hint="eastAsia"/>
          <w:sz w:val="24"/>
          <w:szCs w:val="24"/>
          <w:rtl/>
          <w:lang w:eastAsia="he-IL"/>
          <w:rPrChange w:id="332" w:author="מרול אטמן" w:date="2021-06-08T12:39:00Z">
            <w:rPr>
              <w:rFonts w:ascii="Arial" w:eastAsia="Times New Roman" w:hAnsi="Arial" w:cs="Arial" w:hint="eastAsia"/>
              <w:sz w:val="24"/>
              <w:szCs w:val="24"/>
              <w:rtl/>
              <w:lang w:eastAsia="he-IL"/>
            </w:rPr>
          </w:rPrChange>
        </w:rPr>
        <w:t>בהם</w:t>
      </w:r>
      <w:r w:rsidR="00435A20" w:rsidRPr="003B3BBA">
        <w:rPr>
          <w:rFonts w:ascii="David" w:eastAsia="Times New Roman" w:hAnsi="David" w:cs="David"/>
          <w:sz w:val="24"/>
          <w:szCs w:val="24"/>
          <w:rtl/>
          <w:lang w:eastAsia="he-IL"/>
          <w:rPrChange w:id="333" w:author="מרול אטמן" w:date="2021-06-08T12:39:00Z">
            <w:rPr>
              <w:rFonts w:ascii="Times New Roman" w:eastAsia="Times New Roman" w:hAnsi="Times New Roman" w:cs="David"/>
              <w:sz w:val="24"/>
              <w:szCs w:val="24"/>
              <w:rtl/>
              <w:lang w:eastAsia="he-IL"/>
            </w:rPr>
          </w:rPrChange>
        </w:rPr>
        <w:t xml:space="preserve"> </w:t>
      </w:r>
      <w:r w:rsidR="00435A20" w:rsidRPr="003B3BBA">
        <w:rPr>
          <w:rFonts w:ascii="David" w:eastAsia="Times New Roman" w:hAnsi="David" w:cs="David" w:hint="eastAsia"/>
          <w:sz w:val="24"/>
          <w:szCs w:val="24"/>
          <w:rtl/>
          <w:lang w:eastAsia="he-IL"/>
          <w:rPrChange w:id="334" w:author="מרול אטמן" w:date="2021-06-08T12:39:00Z">
            <w:rPr>
              <w:rFonts w:ascii="Arial" w:eastAsia="Times New Roman" w:hAnsi="Arial" w:cs="Arial" w:hint="eastAsia"/>
              <w:sz w:val="24"/>
              <w:szCs w:val="24"/>
              <w:rtl/>
              <w:lang w:eastAsia="he-IL"/>
            </w:rPr>
          </w:rPrChange>
        </w:rPr>
        <w:t>מסחר</w:t>
      </w:r>
      <w:r w:rsidR="00435A20" w:rsidRPr="003B3BBA">
        <w:rPr>
          <w:rFonts w:ascii="David" w:eastAsia="Times New Roman" w:hAnsi="David" w:cs="David"/>
          <w:sz w:val="24"/>
          <w:szCs w:val="24"/>
          <w:rtl/>
          <w:lang w:eastAsia="he-IL"/>
          <w:rPrChange w:id="335" w:author="מרול אטמן" w:date="2021-06-08T12:39:00Z">
            <w:rPr>
              <w:rFonts w:ascii="Times New Roman" w:eastAsia="Times New Roman" w:hAnsi="Times New Roman" w:cs="David"/>
              <w:sz w:val="24"/>
              <w:szCs w:val="24"/>
              <w:rtl/>
              <w:lang w:eastAsia="he-IL"/>
            </w:rPr>
          </w:rPrChange>
        </w:rPr>
        <w:t xml:space="preserve"> </w:t>
      </w:r>
      <w:r w:rsidR="00435A20" w:rsidRPr="003B3BBA">
        <w:rPr>
          <w:rFonts w:ascii="David" w:eastAsia="Times New Roman" w:hAnsi="David" w:cs="David" w:hint="eastAsia"/>
          <w:sz w:val="24"/>
          <w:szCs w:val="24"/>
          <w:rtl/>
          <w:lang w:eastAsia="he-IL"/>
          <w:rPrChange w:id="336" w:author="מרול אטמן" w:date="2021-06-08T12:39:00Z">
            <w:rPr>
              <w:rFonts w:ascii="Arial" w:eastAsia="Times New Roman" w:hAnsi="Arial" w:cs="Arial" w:hint="eastAsia"/>
              <w:sz w:val="24"/>
              <w:szCs w:val="24"/>
              <w:rtl/>
              <w:lang w:eastAsia="he-IL"/>
            </w:rPr>
          </w:rPrChange>
        </w:rPr>
        <w:t>ו</w:t>
      </w:r>
      <w:r w:rsidR="00435A20" w:rsidRPr="003B3BBA">
        <w:rPr>
          <w:rFonts w:ascii="David" w:eastAsia="Times New Roman" w:hAnsi="David" w:cs="David"/>
          <w:sz w:val="24"/>
          <w:szCs w:val="24"/>
          <w:rtl/>
          <w:lang w:eastAsia="he-IL"/>
          <w:rPrChange w:id="337" w:author="מרול אטמן" w:date="2021-06-08T12:39:00Z">
            <w:rPr>
              <w:rFonts w:ascii="Times New Roman" w:eastAsia="Times New Roman" w:hAnsi="Times New Roman" w:cs="David"/>
              <w:sz w:val="24"/>
              <w:szCs w:val="24"/>
              <w:rtl/>
              <w:lang w:eastAsia="he-IL"/>
            </w:rPr>
          </w:rPrChange>
        </w:rPr>
        <w:t>/</w:t>
      </w:r>
      <w:r w:rsidR="00435A20" w:rsidRPr="003B3BBA">
        <w:rPr>
          <w:rFonts w:ascii="David" w:eastAsia="Times New Roman" w:hAnsi="David" w:cs="David" w:hint="eastAsia"/>
          <w:sz w:val="24"/>
          <w:szCs w:val="24"/>
          <w:rtl/>
          <w:lang w:eastAsia="he-IL"/>
          <w:rPrChange w:id="338" w:author="מרול אטמן" w:date="2021-06-08T12:39:00Z">
            <w:rPr>
              <w:rFonts w:ascii="Arial" w:eastAsia="Times New Roman" w:hAnsi="Arial" w:cs="Arial" w:hint="eastAsia"/>
              <w:sz w:val="24"/>
              <w:szCs w:val="24"/>
              <w:rtl/>
              <w:lang w:eastAsia="he-IL"/>
            </w:rPr>
          </w:rPrChange>
        </w:rPr>
        <w:t>או</w:t>
      </w:r>
      <w:r w:rsidR="00435A20" w:rsidRPr="003B3BBA">
        <w:rPr>
          <w:rFonts w:ascii="David" w:eastAsia="Times New Roman" w:hAnsi="David" w:cs="David"/>
          <w:sz w:val="24"/>
          <w:szCs w:val="24"/>
          <w:rtl/>
          <w:lang w:eastAsia="he-IL"/>
          <w:rPrChange w:id="339" w:author="מרול אטמן" w:date="2021-06-08T12:39:00Z">
            <w:rPr>
              <w:rFonts w:ascii="Times New Roman" w:eastAsia="Times New Roman" w:hAnsi="Times New Roman" w:cs="David"/>
              <w:sz w:val="24"/>
              <w:szCs w:val="24"/>
              <w:rtl/>
              <w:lang w:eastAsia="he-IL"/>
            </w:rPr>
          </w:rPrChange>
        </w:rPr>
        <w:t xml:space="preserve"> </w:t>
      </w:r>
      <w:r w:rsidR="00435A20" w:rsidRPr="003B3BBA">
        <w:rPr>
          <w:rFonts w:ascii="David" w:eastAsia="Times New Roman" w:hAnsi="David" w:cs="David" w:hint="eastAsia"/>
          <w:sz w:val="24"/>
          <w:szCs w:val="24"/>
          <w:rtl/>
          <w:lang w:eastAsia="he-IL"/>
          <w:rPrChange w:id="340" w:author="מרול אטמן" w:date="2021-06-08T12:39:00Z">
            <w:rPr>
              <w:rFonts w:ascii="Arial" w:eastAsia="Times New Roman" w:hAnsi="Arial" w:cs="Arial" w:hint="eastAsia"/>
              <w:sz w:val="24"/>
              <w:szCs w:val="24"/>
              <w:rtl/>
              <w:lang w:eastAsia="he-IL"/>
            </w:rPr>
          </w:rPrChange>
        </w:rPr>
        <w:t>משרדים</w:t>
      </w:r>
      <w:r w:rsidR="00435A20" w:rsidRPr="003B3BBA">
        <w:rPr>
          <w:rFonts w:ascii="David" w:eastAsia="Times New Roman" w:hAnsi="David" w:cs="David"/>
          <w:sz w:val="24"/>
          <w:szCs w:val="24"/>
          <w:rtl/>
          <w:lang w:eastAsia="he-IL"/>
          <w:rPrChange w:id="341" w:author="מרול אטמן" w:date="2021-06-08T12:39:00Z">
            <w:rPr>
              <w:rFonts w:ascii="Times New Roman" w:eastAsia="Times New Roman" w:hAnsi="Times New Roman" w:cs="David"/>
              <w:sz w:val="24"/>
              <w:szCs w:val="24"/>
              <w:rtl/>
              <w:lang w:eastAsia="he-IL"/>
            </w:rPr>
          </w:rPrChange>
        </w:rPr>
        <w:t>).</w:t>
      </w:r>
    </w:p>
    <w:p w14:paraId="56E831D2" w14:textId="77777777" w:rsidR="00435A20" w:rsidRPr="003B3BBA" w:rsidRDefault="00435A20" w:rsidP="00435A20">
      <w:pPr>
        <w:widowControl w:val="0"/>
        <w:spacing w:before="0" w:beforeAutospacing="0" w:after="0" w:afterAutospacing="0" w:line="240" w:lineRule="auto"/>
        <w:ind w:hanging="720"/>
        <w:jc w:val="both"/>
        <w:rPr>
          <w:rFonts w:ascii="David" w:eastAsia="Times New Roman" w:hAnsi="David" w:cs="David"/>
          <w:b/>
          <w:bCs/>
          <w:sz w:val="24"/>
          <w:szCs w:val="24"/>
          <w:u w:val="single"/>
          <w:rtl/>
          <w:lang w:eastAsia="he-IL"/>
          <w:rPrChange w:id="342" w:author="מרול אטמן" w:date="2021-06-08T12:39:00Z">
            <w:rPr>
              <w:rFonts w:ascii="Times New Roman" w:eastAsia="Times New Roman" w:hAnsi="Times New Roman" w:cs="David"/>
              <w:b/>
              <w:bCs/>
              <w:sz w:val="24"/>
              <w:szCs w:val="24"/>
              <w:u w:val="single"/>
              <w:rtl/>
              <w:lang w:eastAsia="he-IL"/>
            </w:rPr>
          </w:rPrChange>
        </w:rPr>
      </w:pPr>
    </w:p>
    <w:p w14:paraId="24CC3A8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lastRenderedPageBreak/>
        <w:t>י.</w:t>
      </w:r>
      <w:r w:rsidRPr="00435A2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49EF175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45EBEC4" w14:textId="615BCECD" w:rsidR="00435A20" w:rsidRPr="00435A20" w:rsidRDefault="00435A20" w:rsidP="00F47CC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r>
      <w:del w:id="343" w:author="Meryl Etman" w:date="2021-06-10T15:37:00Z">
        <w:r w:rsidRPr="00435A20" w:rsidDel="00F47CCC">
          <w:rPr>
            <w:rFonts w:ascii="Times New Roman" w:eastAsia="Times New Roman" w:hAnsi="Times New Roman" w:cs="David"/>
            <w:sz w:val="24"/>
            <w:szCs w:val="24"/>
            <w:rtl/>
            <w:lang w:eastAsia="he-IL"/>
          </w:rPr>
          <w:delText>עדכון האומדן המשוער של ערך העבודה האדריכלית</w:delText>
        </w:r>
      </w:del>
      <w:ins w:id="344" w:author="Meryl Etman" w:date="2021-06-10T15:38:00Z">
        <w:r w:rsidR="00F47CCC">
          <w:rPr>
            <w:rFonts w:ascii="Times New Roman" w:eastAsia="Times New Roman" w:hAnsi="Times New Roman" w:cs="David" w:hint="cs"/>
            <w:sz w:val="24"/>
            <w:szCs w:val="24"/>
            <w:rtl/>
            <w:lang w:eastAsia="he-IL"/>
          </w:rPr>
          <w:t>מבוטל</w:t>
        </w:r>
      </w:ins>
      <w:r w:rsidRPr="00435A20">
        <w:rPr>
          <w:rFonts w:ascii="Times New Roman" w:eastAsia="Times New Roman" w:hAnsi="Times New Roman" w:cs="David"/>
          <w:sz w:val="24"/>
          <w:szCs w:val="24"/>
          <w:rtl/>
          <w:lang w:eastAsia="he-IL"/>
        </w:rPr>
        <w:t>.</w:t>
      </w:r>
    </w:p>
    <w:p w14:paraId="71C9497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213E8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0"/>
          <w:szCs w:val="24"/>
          <w:rtl/>
          <w:lang w:eastAsia="he-IL"/>
        </w:rPr>
        <w:t>מבלי לגרוע מכלליות האמור לעיל, ביצוע כל יתר הפעולות ועריכת כל המסמכים הדרושים להשלמת התכנון הסופי.</w:t>
      </w:r>
    </w:p>
    <w:p w14:paraId="60D86A2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96C4EA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B122E43"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2.4</w:t>
      </w:r>
      <w:r w:rsidRPr="00435A20">
        <w:rPr>
          <w:rFonts w:ascii="Times New Roman" w:eastAsia="Times New Roman" w:hAnsi="Times New Roman" w:cs="David"/>
          <w:b/>
          <w:bCs/>
          <w:sz w:val="24"/>
          <w:szCs w:val="24"/>
          <w:rtl/>
          <w:lang w:eastAsia="he-IL"/>
        </w:rPr>
        <w:tab/>
      </w:r>
      <w:r w:rsidRPr="00435A20">
        <w:rPr>
          <w:rFonts w:ascii="Times New Roman" w:eastAsia="Times New Roman" w:hAnsi="Times New Roman" w:cs="David"/>
          <w:sz w:val="24"/>
          <w:szCs w:val="24"/>
          <w:u w:val="single"/>
          <w:rtl/>
          <w:lang w:eastAsia="he-IL"/>
        </w:rPr>
        <w:t>תכנון מפורט לבניינים:</w:t>
      </w:r>
    </w:p>
    <w:p w14:paraId="0385B92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3C1BD2F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הכנת תכניות עבודה מ</w:t>
      </w:r>
      <w:r w:rsidR="00F468F1">
        <w:rPr>
          <w:rFonts w:ascii="Times New Roman" w:eastAsia="Times New Roman" w:hAnsi="Times New Roman" w:cs="David"/>
          <w:sz w:val="24"/>
          <w:szCs w:val="24"/>
          <w:rtl/>
          <w:lang w:eastAsia="he-IL"/>
        </w:rPr>
        <w:t>וקדמות מפורטות ומוסברות של הפרו</w:t>
      </w:r>
      <w:r w:rsidRPr="00435A20">
        <w:rPr>
          <w:rFonts w:ascii="Times New Roman" w:eastAsia="Times New Roman" w:hAnsi="Times New Roman" w:cs="David"/>
          <w:sz w:val="24"/>
          <w:szCs w:val="24"/>
          <w:rtl/>
          <w:lang w:eastAsia="he-IL"/>
        </w:rPr>
        <w:t>יקט, כדרוש לביצוע העבודה, לרבות הכנת תכניות מנחות לעבודות היועצים, הכל בקנ"מ המאפשר ביצוע מ</w:t>
      </w:r>
      <w:r w:rsidRPr="00435A20">
        <w:rPr>
          <w:rFonts w:ascii="Times New Roman" w:eastAsia="Times New Roman" w:hAnsi="Times New Roman" w:cs="David" w:hint="cs"/>
          <w:sz w:val="24"/>
          <w:szCs w:val="24"/>
          <w:rtl/>
          <w:lang w:eastAsia="he-IL"/>
        </w:rPr>
        <w:t>וש</w:t>
      </w:r>
      <w:r w:rsidRPr="00435A20">
        <w:rPr>
          <w:rFonts w:ascii="Times New Roman" w:eastAsia="Times New Roman" w:hAnsi="Times New Roman" w:cs="David"/>
          <w:sz w:val="24"/>
          <w:szCs w:val="24"/>
          <w:rtl/>
          <w:lang w:eastAsia="he-IL"/>
        </w:rPr>
        <w:t xml:space="preserve">לם של העבודה. </w:t>
      </w:r>
    </w:p>
    <w:p w14:paraId="127965D7" w14:textId="77777777" w:rsidR="00435A20" w:rsidRPr="00435A20" w:rsidRDefault="00435A20" w:rsidP="00435A2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תיאום התכניות עם היועצים.</w:t>
      </w:r>
    </w:p>
    <w:p w14:paraId="5644923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FAB23A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השלמת תכניות עבודה מ</w:t>
      </w:r>
      <w:r w:rsidR="00F468F1">
        <w:rPr>
          <w:rFonts w:ascii="Times New Roman" w:eastAsia="Times New Roman" w:hAnsi="Times New Roman" w:cs="David"/>
          <w:sz w:val="24"/>
          <w:szCs w:val="24"/>
          <w:rtl/>
          <w:lang w:eastAsia="he-IL"/>
        </w:rPr>
        <w:t>פורטות ומוסברות של כל חלקי הפרו</w:t>
      </w:r>
      <w:r w:rsidRPr="00435A20">
        <w:rPr>
          <w:rFonts w:ascii="Times New Roman" w:eastAsia="Times New Roman" w:hAnsi="Times New Roman" w:cs="David"/>
          <w:sz w:val="24"/>
          <w:szCs w:val="24"/>
          <w:rtl/>
          <w:lang w:eastAsia="he-IL"/>
        </w:rPr>
        <w:t>יקט כולל פרטי בניין בקנ"מ מתאים ורשימות.</w:t>
      </w:r>
    </w:p>
    <w:p w14:paraId="038369F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384768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תאום, ביקורת ואישור התאמת תכניות היועצים לתכניות האדריכלות ובינ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הן.</w:t>
      </w:r>
    </w:p>
    <w:p w14:paraId="6BC3FE6B"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90445D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סיוע להכנת מפרטים וכתבי כמויות המתאימים למפרטים הכלליים ולכתבי הכמויות המקובלים על המזמין בצורה שיכללו את כל העבודות המתוכננות, תוך בדיקה של העדר כפילות עם מפרט מלאכה אחר בבניין או אי כיסוי מלאכות הנופלות בין המתכננים השונים.</w:t>
      </w:r>
    </w:p>
    <w:p w14:paraId="13F8CD7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4AEFC93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C08160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w:t>
      </w:r>
      <w:r w:rsidRPr="00435A20">
        <w:rPr>
          <w:rFonts w:ascii="Times New Roman" w:eastAsia="Times New Roman" w:hAnsi="Times New Roman" w:cs="David"/>
          <w:sz w:val="24"/>
          <w:szCs w:val="24"/>
          <w:rtl/>
          <w:lang w:eastAsia="he-IL"/>
        </w:rPr>
        <w:tab/>
        <w:t>תאום המפרטים וכתבי הכמויות של היועצים האחרים ושילובם במפרטים וכתבי הכמויות דלעיל.</w:t>
      </w:r>
    </w:p>
    <w:p w14:paraId="0D4207D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32F8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ו.</w:t>
      </w:r>
      <w:r w:rsidRPr="00435A20">
        <w:rPr>
          <w:rFonts w:ascii="Times New Roman" w:eastAsia="Times New Roman" w:hAnsi="Times New Roman" w:cs="David"/>
          <w:sz w:val="24"/>
          <w:szCs w:val="24"/>
          <w:rtl/>
          <w:lang w:eastAsia="he-IL"/>
        </w:rPr>
        <w:tab/>
        <w:t>כל יתר הדרוש לתכנון אדריכלי מפורט ולמסמכים האדריכליים אשר דרושים לעריכת המכרזים.</w:t>
      </w:r>
    </w:p>
    <w:p w14:paraId="7364DE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FA9716B"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ז.</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ז.1  </w:t>
      </w:r>
      <w:r w:rsidRPr="00435A20">
        <w:rPr>
          <w:rFonts w:ascii="Times New Roman" w:eastAsia="Times New Roman" w:hAnsi="Times New Roman" w:cs="David"/>
          <w:sz w:val="24"/>
          <w:szCs w:val="24"/>
          <w:rtl/>
          <w:lang w:eastAsia="he-IL"/>
        </w:rPr>
        <w:t>עדכון תכניות המכירה ותכניות המכר.</w:t>
      </w:r>
    </w:p>
    <w:p w14:paraId="22711E51" w14:textId="13126B63" w:rsidR="00F468F1" w:rsidDel="002D7DB6" w:rsidRDefault="00435A20">
      <w:pPr>
        <w:widowControl w:val="0"/>
        <w:spacing w:before="0" w:beforeAutospacing="0" w:after="0" w:afterAutospacing="0" w:line="240" w:lineRule="auto"/>
        <w:ind w:left="2160"/>
        <w:jc w:val="both"/>
        <w:rPr>
          <w:del w:id="345" w:author="Meryl Etman" w:date="2021-01-26T15:42:00Z"/>
          <w:rFonts w:ascii="Times New Roman" w:eastAsia="Times New Roman" w:hAnsi="Times New Roman" w:cs="David"/>
          <w:sz w:val="24"/>
          <w:szCs w:val="24"/>
          <w:rtl/>
          <w:lang w:eastAsia="he-IL"/>
        </w:rPr>
        <w:pPrChange w:id="346" w:author="Meryl Etman" w:date="2021-01-26T15:42:00Z">
          <w:pPr>
            <w:widowControl w:val="0"/>
            <w:spacing w:before="0" w:beforeAutospacing="0" w:after="0" w:afterAutospacing="0" w:line="240" w:lineRule="auto"/>
            <w:ind w:left="1440" w:hanging="720"/>
            <w:jc w:val="both"/>
          </w:pPr>
        </w:pPrChange>
      </w:pPr>
      <w:del w:id="347" w:author="Meryl Etman" w:date="2021-01-26T15:42:00Z">
        <w:r w:rsidRPr="00435A20" w:rsidDel="002D7DB6">
          <w:rPr>
            <w:rFonts w:ascii="Times New Roman" w:eastAsia="Times New Roman" w:hAnsi="Times New Roman" w:cs="David" w:hint="cs"/>
            <w:sz w:val="24"/>
            <w:szCs w:val="24"/>
            <w:rtl/>
            <w:lang w:eastAsia="he-IL"/>
          </w:rPr>
          <w:delText xml:space="preserve">                      </w:delText>
        </w:r>
        <w:r w:rsidRPr="00435A20" w:rsidDel="002D7DB6">
          <w:rPr>
            <w:rFonts w:ascii="Times New Roman" w:eastAsia="Times New Roman" w:hAnsi="Times New Roman" w:cs="David"/>
            <w:sz w:val="24"/>
            <w:szCs w:val="24"/>
            <w:rtl/>
            <w:lang w:eastAsia="he-IL"/>
          </w:rPr>
          <w:tab/>
        </w:r>
      </w:del>
      <w:r w:rsidRPr="00435A20">
        <w:rPr>
          <w:rFonts w:ascii="Times New Roman" w:eastAsia="Times New Roman" w:hAnsi="Times New Roman" w:cs="David" w:hint="cs"/>
          <w:sz w:val="24"/>
          <w:szCs w:val="24"/>
          <w:rtl/>
          <w:lang w:eastAsia="he-IL"/>
        </w:rPr>
        <w:t>ז.2 עדכון תכניות מכירה/השכרה המתארות אפשרויות שונות לשינויים</w:t>
      </w:r>
      <w:ins w:id="348" w:author="Meryl Etman" w:date="2021-01-26T15:42:00Z">
        <w:r w:rsidR="002D7DB6">
          <w:rPr>
            <w:rFonts w:ascii="Times New Roman" w:eastAsia="Times New Roman" w:hAnsi="Times New Roman" w:cs="David" w:hint="cs"/>
            <w:sz w:val="24"/>
            <w:szCs w:val="24"/>
            <w:rtl/>
            <w:lang w:eastAsia="he-IL"/>
          </w:rPr>
          <w:t xml:space="preserve"> </w:t>
        </w:r>
      </w:ins>
    </w:p>
    <w:p w14:paraId="68A4DA6C" w14:textId="07690356" w:rsidR="00F468F1" w:rsidDel="002D7DB6" w:rsidRDefault="00F468F1">
      <w:pPr>
        <w:widowControl w:val="0"/>
        <w:spacing w:before="0" w:beforeAutospacing="0" w:after="0" w:afterAutospacing="0" w:line="240" w:lineRule="auto"/>
        <w:ind w:left="2160"/>
        <w:jc w:val="both"/>
        <w:rPr>
          <w:del w:id="349" w:author="Meryl Etman" w:date="2021-01-26T15:42:00Z"/>
          <w:rFonts w:ascii="Times New Roman" w:eastAsia="Times New Roman" w:hAnsi="Times New Roman" w:cs="David"/>
          <w:sz w:val="24"/>
          <w:szCs w:val="24"/>
          <w:rtl/>
          <w:lang w:eastAsia="he-IL"/>
        </w:rPr>
        <w:pPrChange w:id="350" w:author="Meryl Etman" w:date="2021-01-26T15:42:00Z">
          <w:pPr>
            <w:widowControl w:val="0"/>
            <w:spacing w:before="0" w:beforeAutospacing="0" w:after="0" w:afterAutospacing="0" w:line="240" w:lineRule="auto"/>
            <w:ind w:left="1440" w:hanging="720"/>
            <w:jc w:val="both"/>
          </w:pPr>
        </w:pPrChange>
      </w:pPr>
      <w:del w:id="351" w:author="Meryl Etman" w:date="2021-01-26T15:42:00Z">
        <w:r w:rsidDel="002D7DB6">
          <w:rPr>
            <w:rFonts w:ascii="Times New Roman" w:eastAsia="Times New Roman" w:hAnsi="Times New Roman" w:cs="David" w:hint="cs"/>
            <w:sz w:val="24"/>
            <w:szCs w:val="24"/>
            <w:rtl/>
            <w:lang w:eastAsia="he-IL"/>
          </w:rPr>
          <w:delText xml:space="preserve">                                </w:delText>
        </w:r>
        <w:r w:rsidR="00435A20" w:rsidRPr="00435A20" w:rsidDel="002D7DB6">
          <w:rPr>
            <w:rFonts w:ascii="Times New Roman" w:eastAsia="Times New Roman" w:hAnsi="Times New Roman" w:cs="David" w:hint="cs"/>
            <w:sz w:val="24"/>
            <w:szCs w:val="24"/>
            <w:rtl/>
            <w:lang w:eastAsia="he-IL"/>
          </w:rPr>
          <w:delText xml:space="preserve"> </w:delText>
        </w:r>
      </w:del>
      <w:r w:rsidR="00435A20" w:rsidRPr="00435A20">
        <w:rPr>
          <w:rFonts w:ascii="Times New Roman" w:eastAsia="Times New Roman" w:hAnsi="Times New Roman" w:cs="David" w:hint="cs"/>
          <w:sz w:val="24"/>
          <w:szCs w:val="24"/>
          <w:rtl/>
          <w:lang w:eastAsia="he-IL"/>
        </w:rPr>
        <w:t xml:space="preserve">בחלוקת מחיצות הפנים ובמיקום חללים במבנה ללא שינוי במעטפת </w:t>
      </w:r>
    </w:p>
    <w:p w14:paraId="175C48A3" w14:textId="44AE7807" w:rsidR="00435A20" w:rsidRPr="00435A20" w:rsidRDefault="00F468F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Change w:id="352" w:author="Meryl Etman" w:date="2021-01-26T15:42:00Z">
          <w:pPr>
            <w:widowControl w:val="0"/>
            <w:spacing w:before="0" w:beforeAutospacing="0" w:after="0" w:afterAutospacing="0" w:line="240" w:lineRule="auto"/>
            <w:ind w:left="1440" w:hanging="720"/>
            <w:jc w:val="both"/>
          </w:pPr>
        </w:pPrChange>
      </w:pPr>
      <w:del w:id="353" w:author="Meryl Etman" w:date="2021-01-26T15:42:00Z">
        <w:r w:rsidDel="002D7DB6">
          <w:rPr>
            <w:rFonts w:ascii="Times New Roman" w:eastAsia="Times New Roman" w:hAnsi="Times New Roman" w:cs="David" w:hint="cs"/>
            <w:sz w:val="24"/>
            <w:szCs w:val="24"/>
            <w:rtl/>
            <w:lang w:eastAsia="he-IL"/>
          </w:rPr>
          <w:delText xml:space="preserve">                                 </w:delText>
        </w:r>
      </w:del>
      <w:r w:rsidR="00435A20" w:rsidRPr="00435A20">
        <w:rPr>
          <w:rFonts w:ascii="Times New Roman" w:eastAsia="Times New Roman" w:hAnsi="Times New Roman" w:cs="David" w:hint="cs"/>
          <w:sz w:val="24"/>
          <w:szCs w:val="24"/>
          <w:rtl/>
          <w:lang w:eastAsia="he-IL"/>
        </w:rPr>
        <w:t>הבניין (בפרויקטים בהם מסחר ו/או משרדים).</w:t>
      </w:r>
    </w:p>
    <w:p w14:paraId="4A5B622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ED1D401" w14:textId="0E4FB6FD"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354" w:author="Meryl Etman" w:date="2021-01-26T15:42:00Z">
          <w:pPr>
            <w:widowControl w:val="0"/>
            <w:spacing w:before="0" w:beforeAutospacing="0" w:after="0" w:afterAutospacing="0" w:line="240" w:lineRule="auto"/>
            <w:jc w:val="both"/>
          </w:pPr>
        </w:pPrChange>
      </w:pPr>
      <w:del w:id="355" w:author="Meryl Etman" w:date="2021-01-26T15:42:00Z">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del>
      <w:r w:rsidRPr="00435A20">
        <w:rPr>
          <w:rFonts w:ascii="Times New Roman" w:eastAsia="Times New Roman" w:hAnsi="Times New Roman" w:cs="David"/>
          <w:sz w:val="24"/>
          <w:szCs w:val="24"/>
          <w:rtl/>
          <w:lang w:eastAsia="he-IL"/>
        </w:rPr>
        <w:t>ח.</w:t>
      </w:r>
      <w:r w:rsidRPr="00435A20">
        <w:rPr>
          <w:rFonts w:ascii="Times New Roman" w:eastAsia="Times New Roman" w:hAnsi="Times New Roman" w:cs="David"/>
          <w:sz w:val="24"/>
          <w:szCs w:val="24"/>
          <w:rtl/>
          <w:lang w:eastAsia="he-IL"/>
        </w:rPr>
        <w:tab/>
        <w:t>עדכון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שובי השטחים לרישוי, למכירה ולהתחשבנות עם הקבלנים.</w:t>
      </w:r>
    </w:p>
    <w:p w14:paraId="42BEEFA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ab/>
      </w:r>
    </w:p>
    <w:p w14:paraId="31FD7400"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w:t>
      </w:r>
      <w:r w:rsidRPr="00435A20">
        <w:rPr>
          <w:rFonts w:ascii="Times New Roman" w:eastAsia="Times New Roman" w:hAnsi="Times New Roman" w:cs="David"/>
          <w:sz w:val="24"/>
          <w:szCs w:val="24"/>
          <w:rtl/>
          <w:lang w:eastAsia="he-IL"/>
        </w:rPr>
        <w:tab/>
        <w:t>סיוע לעדכון מפרטי המכר ואשור הנוסח וההתאמה לתכנון.</w:t>
      </w:r>
    </w:p>
    <w:p w14:paraId="6357E7A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E5F190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sz w:val="24"/>
          <w:szCs w:val="24"/>
          <w:rtl/>
          <w:lang w:eastAsia="he-IL"/>
        </w:rPr>
        <w:tab/>
        <w:t>סיוע להכנת אומדן מפורט של ערך העבודה האדריכלית המבוסס על המפרטים וכתבי הכמויות.</w:t>
      </w:r>
    </w:p>
    <w:p w14:paraId="6151260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2D6CC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יא.</w:t>
      </w:r>
      <w:r w:rsidRPr="00435A20">
        <w:rPr>
          <w:rFonts w:ascii="Times New Roman" w:eastAsia="Times New Roman" w:hAnsi="Times New Roman" w:cs="David"/>
          <w:sz w:val="24"/>
          <w:szCs w:val="24"/>
          <w:rtl/>
          <w:lang w:eastAsia="he-IL"/>
        </w:rPr>
        <w:tab/>
        <w:t>הכנסת שינויים ב</w:t>
      </w:r>
      <w:r w:rsidR="00F468F1">
        <w:rPr>
          <w:rFonts w:ascii="Times New Roman" w:eastAsia="Times New Roman" w:hAnsi="Times New Roman" w:cs="David"/>
          <w:sz w:val="24"/>
          <w:szCs w:val="24"/>
          <w:rtl/>
          <w:lang w:eastAsia="he-IL"/>
        </w:rPr>
        <w:t>תכניות ככל שיתחייב להתאמת הפרוי</w:t>
      </w:r>
      <w:r w:rsidRPr="00435A20">
        <w:rPr>
          <w:rFonts w:ascii="Times New Roman" w:eastAsia="Times New Roman" w:hAnsi="Times New Roman" w:cs="David"/>
          <w:sz w:val="24"/>
          <w:szCs w:val="24"/>
          <w:rtl/>
          <w:lang w:eastAsia="he-IL"/>
        </w:rPr>
        <w:t>קט למסגרת התקציבית כפי שיקבע על ידי המזמין.</w:t>
      </w:r>
    </w:p>
    <w:p w14:paraId="46B3070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D207CBE"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הכנסת שינויים בתכניות לפי דרישת המזמין.</w:t>
      </w:r>
    </w:p>
    <w:p w14:paraId="262C6328" w14:textId="77777777" w:rsidR="002D7DB6" w:rsidRDefault="00435A20" w:rsidP="00435A20">
      <w:pPr>
        <w:widowControl w:val="0"/>
        <w:spacing w:before="0" w:beforeAutospacing="0" w:after="0" w:afterAutospacing="0" w:line="240" w:lineRule="auto"/>
        <w:ind w:left="1440" w:hanging="720"/>
        <w:jc w:val="both"/>
        <w:rPr>
          <w:ins w:id="356" w:author="Meryl Etman" w:date="2021-01-26T15:43:00Z"/>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יב.2. עדכון תכניות החלוקה הפנימית לחנויות ו/או משרדים </w:t>
      </w:r>
    </w:p>
    <w:p w14:paraId="425E5FFD" w14:textId="17F1799A" w:rsidR="00F468F1" w:rsidDel="002D7DB6" w:rsidRDefault="00435A20">
      <w:pPr>
        <w:widowControl w:val="0"/>
        <w:spacing w:before="0" w:beforeAutospacing="0" w:after="0" w:afterAutospacing="0" w:line="240" w:lineRule="auto"/>
        <w:ind w:left="2160"/>
        <w:jc w:val="both"/>
        <w:rPr>
          <w:del w:id="357" w:author="Meryl Etman" w:date="2021-01-26T15:43:00Z"/>
          <w:rFonts w:ascii="Times New Roman" w:eastAsia="Times New Roman" w:hAnsi="Times New Roman" w:cs="David"/>
          <w:sz w:val="24"/>
          <w:szCs w:val="24"/>
          <w:rtl/>
          <w:lang w:eastAsia="he-IL"/>
        </w:rPr>
        <w:pPrChange w:id="358" w:author="Meryl Etman" w:date="2021-01-26T15:43:00Z">
          <w:pPr>
            <w:widowControl w:val="0"/>
            <w:spacing w:before="0" w:beforeAutospacing="0" w:after="0" w:afterAutospacing="0" w:line="240" w:lineRule="auto"/>
            <w:ind w:left="1440" w:hanging="720"/>
            <w:jc w:val="both"/>
          </w:pPr>
        </w:pPrChange>
      </w:pPr>
      <w:r w:rsidRPr="00435A20">
        <w:rPr>
          <w:rFonts w:ascii="Times New Roman" w:eastAsia="Times New Roman" w:hAnsi="Times New Roman" w:cs="David" w:hint="cs"/>
          <w:sz w:val="24"/>
          <w:szCs w:val="24"/>
          <w:rtl/>
          <w:lang w:eastAsia="he-IL"/>
        </w:rPr>
        <w:t xml:space="preserve">בהתאם </w:t>
      </w:r>
    </w:p>
    <w:p w14:paraId="39953405" w14:textId="529BFEBE" w:rsidR="00F468F1" w:rsidDel="002D7DB6" w:rsidRDefault="00F468F1">
      <w:pPr>
        <w:widowControl w:val="0"/>
        <w:spacing w:before="0" w:beforeAutospacing="0" w:after="0" w:afterAutospacing="0" w:line="240" w:lineRule="auto"/>
        <w:ind w:left="2160"/>
        <w:jc w:val="both"/>
        <w:rPr>
          <w:del w:id="359" w:author="Meryl Etman" w:date="2021-01-26T15:43:00Z"/>
          <w:rFonts w:ascii="Times New Roman" w:eastAsia="Times New Roman" w:hAnsi="Times New Roman" w:cs="David"/>
          <w:sz w:val="24"/>
          <w:szCs w:val="24"/>
          <w:rtl/>
          <w:lang w:eastAsia="he-IL"/>
        </w:rPr>
        <w:pPrChange w:id="360" w:author="Meryl Etman" w:date="2021-01-26T15:43:00Z">
          <w:pPr>
            <w:widowControl w:val="0"/>
            <w:spacing w:before="0" w:beforeAutospacing="0" w:after="0" w:afterAutospacing="0" w:line="240" w:lineRule="auto"/>
            <w:ind w:left="1440" w:hanging="720"/>
            <w:jc w:val="both"/>
          </w:pPr>
        </w:pPrChange>
      </w:pPr>
      <w:del w:id="361" w:author="Meryl Etman" w:date="2021-01-26T15:43:00Z">
        <w:r w:rsidDel="002D7DB6">
          <w:rPr>
            <w:rFonts w:ascii="Times New Roman" w:eastAsia="Times New Roman" w:hAnsi="Times New Roman" w:cs="David" w:hint="cs"/>
            <w:sz w:val="24"/>
            <w:szCs w:val="24"/>
            <w:rtl/>
            <w:lang w:eastAsia="he-IL"/>
          </w:rPr>
          <w:delText xml:space="preserve">                                    </w:delText>
        </w:r>
      </w:del>
      <w:r w:rsidR="00435A20" w:rsidRPr="00435A20">
        <w:rPr>
          <w:rFonts w:ascii="Times New Roman" w:eastAsia="Times New Roman" w:hAnsi="Times New Roman" w:cs="David" w:hint="cs"/>
          <w:sz w:val="24"/>
          <w:szCs w:val="24"/>
          <w:rtl/>
          <w:lang w:eastAsia="he-IL"/>
        </w:rPr>
        <w:t>להנחיות המזמין וביצוע התאמות במיקום דלתות כניסה, מעברים</w:t>
      </w:r>
    </w:p>
    <w:p w14:paraId="2BF965C1" w14:textId="25D2C57D" w:rsidR="00435A20" w:rsidRPr="00435A20" w:rsidRDefault="00F468F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Change w:id="362" w:author="Meryl Etman" w:date="2021-01-26T15:43:00Z">
          <w:pPr>
            <w:widowControl w:val="0"/>
            <w:spacing w:before="0" w:beforeAutospacing="0" w:after="0" w:afterAutospacing="0" w:line="240" w:lineRule="auto"/>
            <w:ind w:left="1440" w:hanging="720"/>
            <w:jc w:val="both"/>
          </w:pPr>
        </w:pPrChange>
      </w:pPr>
      <w:del w:id="363" w:author="Meryl Etman" w:date="2021-01-26T15:43:00Z">
        <w:r w:rsidDel="002D7DB6">
          <w:rPr>
            <w:rFonts w:ascii="Times New Roman" w:eastAsia="Times New Roman" w:hAnsi="Times New Roman" w:cs="David" w:hint="cs"/>
            <w:sz w:val="24"/>
            <w:szCs w:val="24"/>
            <w:rtl/>
            <w:lang w:eastAsia="he-IL"/>
          </w:rPr>
          <w:delText xml:space="preserve">                                   </w:delText>
        </w:r>
      </w:del>
      <w:r w:rsidR="00435A20" w:rsidRPr="00435A20">
        <w:rPr>
          <w:rFonts w:ascii="Times New Roman" w:eastAsia="Times New Roman" w:hAnsi="Times New Roman" w:cs="David" w:hint="cs"/>
          <w:sz w:val="24"/>
          <w:szCs w:val="24"/>
          <w:rtl/>
          <w:lang w:eastAsia="he-IL"/>
        </w:rPr>
        <w:t xml:space="preserve"> וכו'. (בפרויקטים בהם מסחר ו/או משרדים).</w:t>
      </w:r>
    </w:p>
    <w:p w14:paraId="19C170F6"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D174AA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יג.</w:t>
      </w:r>
      <w:r w:rsidRPr="00435A20">
        <w:rPr>
          <w:rFonts w:ascii="Times New Roman" w:eastAsia="Times New Roman" w:hAnsi="Times New Roman" w:cs="David"/>
          <w:sz w:val="24"/>
          <w:szCs w:val="24"/>
          <w:rtl/>
          <w:lang w:eastAsia="he-IL"/>
        </w:rPr>
        <w:tab/>
        <w:t>מתן חוות דעת טכנית ויעוץ בכל הקשור בהכנת המכרזים ופרסומם.</w:t>
      </w:r>
    </w:p>
    <w:p w14:paraId="7197FF3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F261E24" w14:textId="09CED886" w:rsidR="00435A20" w:rsidRPr="00435A20" w:rsidDel="002D7DB6" w:rsidRDefault="00435A20">
      <w:pPr>
        <w:widowControl w:val="0"/>
        <w:spacing w:before="0" w:beforeAutospacing="0" w:after="0" w:afterAutospacing="0" w:line="240" w:lineRule="auto"/>
        <w:ind w:left="2160" w:hanging="720"/>
        <w:jc w:val="both"/>
        <w:rPr>
          <w:del w:id="364" w:author="Meryl Etman" w:date="2021-01-26T15:43:00Z"/>
          <w:rFonts w:ascii="Times New Roman" w:eastAsia="Times New Roman" w:hAnsi="Times New Roman" w:cs="David"/>
          <w:sz w:val="24"/>
          <w:szCs w:val="24"/>
          <w:rtl/>
          <w:lang w:eastAsia="he-IL"/>
        </w:rPr>
        <w:pPrChange w:id="365" w:author="Meryl Etman" w:date="2021-01-26T15:43:00Z">
          <w:pPr>
            <w:widowControl w:val="0"/>
            <w:spacing w:before="0" w:beforeAutospacing="0" w:after="0" w:afterAutospacing="0" w:line="240" w:lineRule="auto"/>
            <w:ind w:hanging="720"/>
            <w:jc w:val="both"/>
          </w:pPr>
        </w:pPrChange>
      </w:pPr>
      <w:del w:id="366" w:author="Meryl Etman" w:date="2021-01-26T15:43:00Z">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del>
      <w:r w:rsidRPr="00435A20">
        <w:rPr>
          <w:rFonts w:ascii="Times New Roman" w:eastAsia="Times New Roman" w:hAnsi="Times New Roman" w:cs="David"/>
          <w:sz w:val="24"/>
          <w:szCs w:val="24"/>
          <w:rtl/>
          <w:lang w:eastAsia="he-IL"/>
        </w:rPr>
        <w:t>יד.</w:t>
      </w:r>
      <w:r w:rsidRPr="00435A20">
        <w:rPr>
          <w:rFonts w:ascii="Times New Roman" w:eastAsia="Times New Roman" w:hAnsi="Times New Roman" w:cs="David"/>
          <w:sz w:val="24"/>
          <w:szCs w:val="24"/>
          <w:rtl/>
          <w:lang w:eastAsia="he-IL"/>
        </w:rPr>
        <w:tab/>
        <w:t xml:space="preserve">השתתפות בסיורי קבלנים, הכנת תשובות לשאלות הקבלנים והגשתן </w:t>
      </w:r>
    </w:p>
    <w:p w14:paraId="245F4A62" w14:textId="77777777"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367" w:author="Meryl Etman" w:date="2021-01-26T15:43:00Z">
          <w:pPr>
            <w:widowControl w:val="0"/>
            <w:spacing w:before="0" w:beforeAutospacing="0" w:after="0" w:afterAutospacing="0" w:line="240" w:lineRule="auto"/>
            <w:ind w:left="1440" w:firstLine="720"/>
            <w:jc w:val="both"/>
          </w:pPr>
        </w:pPrChange>
      </w:pPr>
      <w:r w:rsidRPr="00435A20">
        <w:rPr>
          <w:rFonts w:ascii="Times New Roman" w:eastAsia="Times New Roman" w:hAnsi="Times New Roman" w:cs="David"/>
          <w:sz w:val="24"/>
          <w:szCs w:val="24"/>
          <w:rtl/>
          <w:lang w:eastAsia="he-IL"/>
        </w:rPr>
        <w:t>למנהל.</w:t>
      </w:r>
    </w:p>
    <w:p w14:paraId="76B55C7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6A8B997"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טו.</w:t>
      </w:r>
      <w:r w:rsidRPr="00435A20">
        <w:rPr>
          <w:rFonts w:ascii="Times New Roman" w:eastAsia="Times New Roman" w:hAnsi="Times New Roman" w:cs="David"/>
          <w:sz w:val="24"/>
          <w:szCs w:val="24"/>
          <w:rtl/>
          <w:lang w:eastAsia="he-IL"/>
        </w:rPr>
        <w:tab/>
        <w:t xml:space="preserve">מתן חוות דעת טכנית בכל הקשור להצעות הקבלנים. </w:t>
      </w:r>
    </w:p>
    <w:p w14:paraId="31E49B9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A32B3FF"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טז.</w:t>
      </w:r>
      <w:r w:rsidRPr="00435A20">
        <w:rPr>
          <w:rFonts w:ascii="Times New Roman" w:eastAsia="Times New Roman" w:hAnsi="Times New Roman" w:cs="David"/>
          <w:sz w:val="24"/>
          <w:szCs w:val="24"/>
          <w:rtl/>
          <w:lang w:eastAsia="he-IL"/>
        </w:rPr>
        <w:tab/>
        <w:t>השלמת תכניות עבודה ופרטי בניה, רשימות ומפרטים משלימים כפי שי</w:t>
      </w:r>
      <w:r w:rsidR="00F468F1">
        <w:rPr>
          <w:rFonts w:ascii="Times New Roman" w:eastAsia="Times New Roman" w:hAnsi="Times New Roman" w:cs="David" w:hint="cs"/>
          <w:sz w:val="24"/>
          <w:szCs w:val="24"/>
          <w:rtl/>
          <w:lang w:eastAsia="he-IL"/>
        </w:rPr>
        <w:t>י</w:t>
      </w:r>
      <w:r w:rsidR="00F468F1">
        <w:rPr>
          <w:rFonts w:ascii="Times New Roman" w:eastAsia="Times New Roman" w:hAnsi="Times New Roman" w:cs="David"/>
          <w:sz w:val="24"/>
          <w:szCs w:val="24"/>
          <w:rtl/>
          <w:lang w:eastAsia="he-IL"/>
        </w:rPr>
        <w:t>דרש לביצוע הפרו</w:t>
      </w:r>
      <w:r w:rsidRPr="00435A20">
        <w:rPr>
          <w:rFonts w:ascii="Times New Roman" w:eastAsia="Times New Roman" w:hAnsi="Times New Roman" w:cs="David"/>
          <w:sz w:val="24"/>
          <w:szCs w:val="24"/>
          <w:rtl/>
          <w:lang w:eastAsia="he-IL"/>
        </w:rPr>
        <w:t>יקט.</w:t>
      </w:r>
    </w:p>
    <w:p w14:paraId="76300EEE" w14:textId="77777777" w:rsidR="00435A20" w:rsidRPr="00435A20" w:rsidRDefault="00435A20" w:rsidP="00435A20">
      <w:pPr>
        <w:widowControl w:val="0"/>
        <w:spacing w:before="0" w:beforeAutospacing="0" w:after="0" w:afterAutospacing="0" w:line="240" w:lineRule="auto"/>
        <w:ind w:left="651" w:firstLine="5"/>
        <w:jc w:val="both"/>
        <w:rPr>
          <w:rFonts w:ascii="Times New Roman" w:eastAsia="Times New Roman" w:hAnsi="Times New Roman" w:cs="David"/>
          <w:sz w:val="24"/>
          <w:szCs w:val="24"/>
          <w:rtl/>
          <w:lang w:eastAsia="he-IL"/>
        </w:rPr>
      </w:pPr>
    </w:p>
    <w:p w14:paraId="2CB9C3BD" w14:textId="747C5418" w:rsidR="00F468F1" w:rsidDel="002D7DB6" w:rsidRDefault="00435A20">
      <w:pPr>
        <w:widowControl w:val="0"/>
        <w:spacing w:before="0" w:beforeAutospacing="0" w:after="0" w:afterAutospacing="0" w:line="240" w:lineRule="auto"/>
        <w:ind w:left="2156"/>
        <w:jc w:val="both"/>
        <w:rPr>
          <w:del w:id="368" w:author="Meryl Etman" w:date="2021-01-26T15:44:00Z"/>
          <w:rFonts w:ascii="Times New Roman" w:eastAsia="Times New Roman" w:hAnsi="Times New Roman" w:cs="David"/>
          <w:sz w:val="24"/>
          <w:szCs w:val="24"/>
          <w:rtl/>
          <w:lang w:eastAsia="he-IL"/>
        </w:rPr>
        <w:pPrChange w:id="369" w:author="Meryl Etman" w:date="2021-01-26T15:43:00Z">
          <w:pPr>
            <w:widowControl w:val="0"/>
            <w:spacing w:before="0" w:beforeAutospacing="0" w:after="0" w:afterAutospacing="0" w:line="240" w:lineRule="auto"/>
            <w:ind w:left="651" w:firstLine="5"/>
            <w:jc w:val="both"/>
          </w:pPr>
        </w:pPrChange>
      </w:pPr>
      <w:del w:id="370" w:author="Meryl Etman" w:date="2021-01-26T15:43:00Z">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del>
      <w:r w:rsidRPr="00435A20">
        <w:rPr>
          <w:rFonts w:ascii="Times New Roman" w:eastAsia="Times New Roman" w:hAnsi="Times New Roman" w:cs="David"/>
          <w:sz w:val="24"/>
          <w:szCs w:val="24"/>
          <w:rtl/>
          <w:lang w:eastAsia="he-IL"/>
        </w:rPr>
        <w:t>מובהר בזאת שהמתכנן יכין, באם י</w:t>
      </w:r>
      <w:r w:rsidR="00F468F1">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דרש, מסמכים למכרזים </w:t>
      </w:r>
      <w:r w:rsidRPr="00435A20">
        <w:rPr>
          <w:rFonts w:ascii="Times New Roman" w:eastAsia="Times New Roman" w:hAnsi="Times New Roman" w:cs="David"/>
          <w:sz w:val="24"/>
          <w:szCs w:val="24"/>
          <w:lang w:eastAsia="he-IL"/>
        </w:rPr>
        <w:t>–</w:t>
      </w:r>
      <w:r w:rsidRPr="00435A20">
        <w:rPr>
          <w:rFonts w:ascii="Times New Roman" w:eastAsia="Times New Roman" w:hAnsi="Times New Roman" w:cs="David"/>
          <w:sz w:val="24"/>
          <w:szCs w:val="24"/>
          <w:rtl/>
          <w:lang w:eastAsia="he-IL"/>
        </w:rPr>
        <w:t xml:space="preserve"> </w:t>
      </w:r>
      <w:r w:rsidRPr="00EB79D4">
        <w:rPr>
          <w:rFonts w:ascii="David" w:eastAsia="Times New Roman" w:hAnsi="David" w:cs="David"/>
          <w:sz w:val="24"/>
          <w:szCs w:val="24"/>
          <w:rtl/>
          <w:lang w:eastAsia="he-IL"/>
          <w:rPrChange w:id="371" w:author="Meryl Etman" w:date="2021-07-04T17:45:00Z">
            <w:rPr>
              <w:rFonts w:ascii="Times New Roman" w:eastAsia="Times New Roman" w:hAnsi="Times New Roman" w:cs="David"/>
              <w:sz w:val="24"/>
              <w:szCs w:val="24"/>
              <w:rtl/>
              <w:lang w:eastAsia="he-IL"/>
            </w:rPr>
          </w:rPrChange>
        </w:rPr>
        <w:t>עו</w:t>
      </w:r>
      <w:ins w:id="372" w:author="Meryl Etman" w:date="2021-01-26T15:44:00Z">
        <w:r w:rsidR="002D7DB6" w:rsidRPr="00EB79D4">
          <w:rPr>
            <w:rFonts w:ascii="David" w:eastAsia="Times New Roman" w:hAnsi="David" w:cs="David" w:hint="eastAsia"/>
            <w:sz w:val="24"/>
            <w:szCs w:val="24"/>
            <w:rtl/>
            <w:lang w:eastAsia="he-IL"/>
            <w:rPrChange w:id="373" w:author="Meryl Etman" w:date="2021-07-04T17:45:00Z">
              <w:rPr>
                <w:rFonts w:ascii="Times New Roman" w:eastAsia="Times New Roman" w:hAnsi="Times New Roman" w:cs="Arial" w:hint="eastAsia"/>
                <w:sz w:val="24"/>
                <w:szCs w:val="24"/>
                <w:rtl/>
                <w:lang w:eastAsia="he-IL"/>
              </w:rPr>
            </w:rPrChange>
          </w:rPr>
          <w:t>ד</w:t>
        </w:r>
        <w:r w:rsidR="002D7DB6" w:rsidRPr="00EB79D4">
          <w:rPr>
            <w:rFonts w:ascii="David" w:eastAsia="Times New Roman" w:hAnsi="David" w:cs="David"/>
            <w:sz w:val="24"/>
            <w:szCs w:val="24"/>
            <w:rtl/>
            <w:lang w:eastAsia="he-IL"/>
            <w:rPrChange w:id="374" w:author="Meryl Etman" w:date="2021-07-04T17:45:00Z">
              <w:rPr>
                <w:rFonts w:ascii="Times New Roman" w:eastAsia="Times New Roman" w:hAnsi="Times New Roman" w:cs="Arial"/>
                <w:sz w:val="24"/>
                <w:szCs w:val="24"/>
                <w:rtl/>
                <w:lang w:eastAsia="he-IL"/>
              </w:rPr>
            </w:rPrChange>
          </w:rPr>
          <w:t xml:space="preserve"> </w:t>
        </w:r>
        <w:r w:rsidR="002D7DB6" w:rsidRPr="00EB79D4">
          <w:rPr>
            <w:rFonts w:ascii="David" w:eastAsia="Times New Roman" w:hAnsi="David" w:cs="David" w:hint="eastAsia"/>
            <w:sz w:val="24"/>
            <w:szCs w:val="24"/>
            <w:rtl/>
            <w:lang w:eastAsia="he-IL"/>
            <w:rPrChange w:id="375" w:author="Meryl Etman" w:date="2021-07-04T17:45:00Z">
              <w:rPr>
                <w:rFonts w:ascii="Times New Roman" w:eastAsia="Times New Roman" w:hAnsi="Times New Roman" w:cs="Arial" w:hint="eastAsia"/>
                <w:sz w:val="24"/>
                <w:szCs w:val="24"/>
                <w:rtl/>
                <w:lang w:eastAsia="he-IL"/>
              </w:rPr>
            </w:rPrChange>
          </w:rPr>
          <w:t>לפני</w:t>
        </w:r>
        <w:r w:rsidR="002D7DB6">
          <w:rPr>
            <w:rFonts w:ascii="Times New Roman" w:eastAsia="Times New Roman" w:hAnsi="Times New Roman" w:cs="Arial" w:hint="cs"/>
            <w:sz w:val="24"/>
            <w:szCs w:val="24"/>
            <w:rtl/>
            <w:lang w:eastAsia="he-IL"/>
          </w:rPr>
          <w:t xml:space="preserve"> </w:t>
        </w:r>
      </w:ins>
      <w:del w:id="376" w:author="Meryl Etman" w:date="2021-01-26T15:44:00Z">
        <w:r w:rsidRPr="00435A20" w:rsidDel="002D7DB6">
          <w:rPr>
            <w:rFonts w:ascii="Times New Roman" w:eastAsia="Times New Roman" w:hAnsi="Times New Roman" w:cs="David"/>
            <w:sz w:val="24"/>
            <w:szCs w:val="24"/>
            <w:rtl/>
            <w:lang w:eastAsia="he-IL"/>
          </w:rPr>
          <w:delText>ד לפני</w:delText>
        </w:r>
      </w:del>
    </w:p>
    <w:p w14:paraId="6D96E620" w14:textId="262FFA0D" w:rsidR="00435A20" w:rsidRPr="00435A20" w:rsidRDefault="00F468F1">
      <w:pPr>
        <w:widowControl w:val="0"/>
        <w:spacing w:before="0" w:beforeAutospacing="0" w:after="0" w:afterAutospacing="0" w:line="240" w:lineRule="auto"/>
        <w:ind w:left="2156"/>
        <w:jc w:val="both"/>
        <w:rPr>
          <w:rFonts w:ascii="Times New Roman" w:eastAsia="Times New Roman" w:hAnsi="Times New Roman" w:cs="David"/>
          <w:sz w:val="24"/>
          <w:szCs w:val="24"/>
          <w:rtl/>
          <w:lang w:eastAsia="he-IL"/>
        </w:rPr>
        <w:pPrChange w:id="377" w:author="Meryl Etman" w:date="2021-01-26T15:44:00Z">
          <w:pPr>
            <w:widowControl w:val="0"/>
            <w:spacing w:before="0" w:beforeAutospacing="0" w:after="0" w:afterAutospacing="0" w:line="240" w:lineRule="auto"/>
            <w:ind w:left="651" w:firstLine="5"/>
            <w:jc w:val="both"/>
          </w:pPr>
        </w:pPrChange>
      </w:pPr>
      <w:del w:id="378" w:author="Meryl Etman" w:date="2021-01-26T15:44:00Z">
        <w:r w:rsidDel="002D7DB6">
          <w:rPr>
            <w:rFonts w:ascii="Times New Roman" w:eastAsia="Times New Roman" w:hAnsi="Times New Roman" w:cs="David" w:hint="cs"/>
            <w:sz w:val="24"/>
            <w:szCs w:val="24"/>
            <w:rtl/>
            <w:lang w:eastAsia="he-IL"/>
          </w:rPr>
          <w:delText xml:space="preserve">                           </w:delText>
        </w:r>
        <w:r w:rsidR="00435A20" w:rsidRPr="00435A20" w:rsidDel="002D7DB6">
          <w:rPr>
            <w:rFonts w:ascii="Times New Roman" w:eastAsia="Times New Roman" w:hAnsi="Times New Roman" w:cs="David"/>
            <w:sz w:val="24"/>
            <w:szCs w:val="24"/>
            <w:rtl/>
            <w:lang w:eastAsia="he-IL"/>
          </w:rPr>
          <w:delText xml:space="preserve"> </w:delText>
        </w:r>
      </w:del>
      <w:r w:rsidR="00435A20" w:rsidRPr="00435A20">
        <w:rPr>
          <w:rFonts w:ascii="Times New Roman" w:eastAsia="Times New Roman" w:hAnsi="Times New Roman" w:cs="David"/>
          <w:sz w:val="24"/>
          <w:szCs w:val="24"/>
          <w:rtl/>
          <w:lang w:eastAsia="he-IL"/>
        </w:rPr>
        <w:t>השלמת המסמכים המפורטים לביצוע.</w:t>
      </w:r>
    </w:p>
    <w:p w14:paraId="510749DE" w14:textId="77777777" w:rsidR="00435A20" w:rsidRPr="00435A20" w:rsidDel="002D7DB6" w:rsidRDefault="00435A20" w:rsidP="00435A20">
      <w:pPr>
        <w:widowControl w:val="0"/>
        <w:spacing w:before="0" w:beforeAutospacing="0" w:after="0" w:afterAutospacing="0" w:line="240" w:lineRule="auto"/>
        <w:ind w:hanging="720"/>
        <w:jc w:val="both"/>
        <w:rPr>
          <w:del w:id="379" w:author="Meryl Etman" w:date="2021-01-26T15:44:00Z"/>
          <w:rFonts w:ascii="Times New Roman" w:eastAsia="Times New Roman" w:hAnsi="Times New Roman" w:cs="David"/>
          <w:b/>
          <w:bCs/>
          <w:sz w:val="24"/>
          <w:szCs w:val="24"/>
          <w:u w:val="single"/>
          <w:rtl/>
          <w:lang w:eastAsia="he-IL"/>
        </w:rPr>
      </w:pPr>
    </w:p>
    <w:p w14:paraId="1FA9A763" w14:textId="77777777" w:rsidR="00435A20" w:rsidRPr="00435A20" w:rsidDel="002D7DB6" w:rsidRDefault="00435A20" w:rsidP="00435A20">
      <w:pPr>
        <w:widowControl w:val="0"/>
        <w:spacing w:before="0" w:beforeAutospacing="0" w:after="0" w:afterAutospacing="0" w:line="240" w:lineRule="auto"/>
        <w:ind w:hanging="720"/>
        <w:jc w:val="both"/>
        <w:rPr>
          <w:del w:id="380" w:author="Meryl Etman" w:date="2021-01-26T15:44:00Z"/>
          <w:rFonts w:ascii="Times New Roman" w:eastAsia="Times New Roman" w:hAnsi="Times New Roman" w:cs="David"/>
          <w:b/>
          <w:bCs/>
          <w:sz w:val="24"/>
          <w:szCs w:val="24"/>
          <w:u w:val="single"/>
          <w:rtl/>
          <w:lang w:eastAsia="he-IL"/>
        </w:rPr>
      </w:pPr>
    </w:p>
    <w:p w14:paraId="4A873D5B" w14:textId="77777777" w:rsidR="00435A20" w:rsidRPr="00435A20" w:rsidRDefault="00435A20">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Change w:id="381" w:author="Meryl Etman" w:date="2021-01-26T15:44:00Z">
          <w:pPr>
            <w:widowControl w:val="0"/>
            <w:spacing w:before="0" w:beforeAutospacing="0" w:after="0" w:afterAutospacing="0" w:line="240" w:lineRule="auto"/>
            <w:ind w:hanging="720"/>
            <w:jc w:val="both"/>
          </w:pPr>
        </w:pPrChange>
      </w:pPr>
    </w:p>
    <w:p w14:paraId="4149B55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b/>
          <w:bCs/>
          <w:sz w:val="24"/>
          <w:szCs w:val="24"/>
          <w:u w:val="single"/>
          <w:rtl/>
          <w:lang w:eastAsia="he-IL"/>
        </w:rPr>
      </w:pPr>
    </w:p>
    <w:p w14:paraId="43BE5F96"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2.5</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פ</w:t>
      </w:r>
      <w:r w:rsidRPr="00435A20">
        <w:rPr>
          <w:rFonts w:ascii="Times New Roman" w:eastAsia="Times New Roman" w:hAnsi="Times New Roman" w:cs="David" w:hint="cs"/>
          <w:sz w:val="24"/>
          <w:szCs w:val="24"/>
          <w:u w:val="single"/>
          <w:rtl/>
          <w:lang w:eastAsia="he-IL"/>
        </w:rPr>
        <w:t>י</w:t>
      </w:r>
      <w:r w:rsidRPr="00435A20">
        <w:rPr>
          <w:rFonts w:ascii="Times New Roman" w:eastAsia="Times New Roman" w:hAnsi="Times New Roman" w:cs="David"/>
          <w:sz w:val="24"/>
          <w:szCs w:val="24"/>
          <w:u w:val="single"/>
          <w:rtl/>
          <w:lang w:eastAsia="he-IL"/>
        </w:rPr>
        <w:t>קוח עליון</w:t>
      </w:r>
      <w:r w:rsidRPr="00435A20">
        <w:rPr>
          <w:rFonts w:ascii="Times New Roman" w:eastAsia="Times New Roman" w:hAnsi="Times New Roman" w:cs="David"/>
          <w:sz w:val="24"/>
          <w:szCs w:val="24"/>
          <w:rtl/>
          <w:lang w:eastAsia="he-IL"/>
        </w:rPr>
        <w:t>:</w:t>
      </w:r>
    </w:p>
    <w:p w14:paraId="7965D1E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233B2DD"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46197A3" w14:textId="77777777" w:rsidR="00435A20" w:rsidRPr="00435A20" w:rsidRDefault="00435A20">
      <w:pPr>
        <w:widowControl w:val="0"/>
        <w:spacing w:before="0" w:beforeAutospacing="0" w:after="0" w:afterAutospacing="0" w:line="240" w:lineRule="auto"/>
        <w:ind w:left="2160" w:hanging="789"/>
        <w:jc w:val="both"/>
        <w:rPr>
          <w:rFonts w:ascii="Times New Roman" w:eastAsia="Times New Roman" w:hAnsi="Times New Roman" w:cs="David"/>
          <w:sz w:val="24"/>
          <w:szCs w:val="24"/>
          <w:rtl/>
          <w:lang w:eastAsia="he-IL"/>
        </w:rPr>
        <w:pPrChange w:id="382" w:author="Meryl Etman" w:date="2021-01-26T15:44:00Z">
          <w:pPr>
            <w:widowControl w:val="0"/>
            <w:spacing w:before="0" w:beforeAutospacing="0" w:after="0" w:afterAutospacing="0" w:line="240" w:lineRule="auto"/>
            <w:ind w:left="1371"/>
            <w:jc w:val="both"/>
          </w:pPr>
        </w:pPrChange>
      </w:pPr>
      <w:r w:rsidRPr="00435A20">
        <w:rPr>
          <w:rFonts w:ascii="Times New Roman" w:eastAsia="Times New Roman" w:hAnsi="Times New Roman" w:cs="David"/>
          <w:sz w:val="24"/>
          <w:szCs w:val="24"/>
          <w:rtl/>
          <w:lang w:eastAsia="he-IL"/>
        </w:rPr>
        <w:t>א.</w:t>
      </w:r>
      <w:r w:rsidRPr="00435A20">
        <w:rPr>
          <w:rFonts w:ascii="Times New Roman" w:eastAsia="Times New Roman" w:hAnsi="Times New Roman" w:cs="David"/>
          <w:sz w:val="24"/>
          <w:szCs w:val="24"/>
          <w:rtl/>
          <w:lang w:eastAsia="he-IL"/>
        </w:rPr>
        <w:tab/>
        <w:t>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של המתכנן על ביצוע העבודה האדריכלית יכלול:</w:t>
      </w:r>
    </w:p>
    <w:p w14:paraId="4F03096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28C8F4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ב.</w:t>
      </w:r>
      <w:r w:rsidRPr="00435A20">
        <w:rPr>
          <w:rFonts w:ascii="Times New Roman" w:eastAsia="Times New Roman" w:hAnsi="Times New Roman" w:cs="David"/>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56289D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4EC32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ג.</w:t>
      </w:r>
      <w:r w:rsidRPr="00435A20">
        <w:rPr>
          <w:rFonts w:ascii="Times New Roman" w:eastAsia="Times New Roman" w:hAnsi="Times New Roman" w:cs="David"/>
          <w:sz w:val="24"/>
          <w:szCs w:val="24"/>
          <w:rtl/>
          <w:lang w:eastAsia="he-IL"/>
        </w:rPr>
        <w:tab/>
        <w:t>שילוב הפיקוח העליון של היועצים עם הפ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העליון על ביצוע העבודה האדריכלית.</w:t>
      </w:r>
    </w:p>
    <w:p w14:paraId="78A1F5B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85CC7B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ד.</w:t>
      </w:r>
      <w:r w:rsidRPr="00435A20">
        <w:rPr>
          <w:rFonts w:ascii="Times New Roman" w:eastAsia="Times New Roman" w:hAnsi="Times New Roman" w:cs="David"/>
          <w:sz w:val="24"/>
          <w:szCs w:val="24"/>
          <w:rtl/>
          <w:lang w:eastAsia="he-IL"/>
        </w:rPr>
        <w:tab/>
        <w:t>בדיקה באתר ומחוצה לו באם הקבלנים והמפקח הבינו את תכניות המתכנן ואת הוראותיו. הדרכה ומתן הסברים למפקח, במידה ונתמנה כזה לפ</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קוח על העבודות, הדרכה ומתן הסברים לקבלני העבודות באתר ומחוצה לו.</w:t>
      </w:r>
    </w:p>
    <w:p w14:paraId="1A67C8E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A91EEC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ה.</w:t>
      </w:r>
      <w:r w:rsidRPr="00435A20">
        <w:rPr>
          <w:rFonts w:ascii="Times New Roman" w:eastAsia="Times New Roman" w:hAnsi="Times New Roman" w:cs="David"/>
          <w:sz w:val="24"/>
          <w:szCs w:val="24"/>
          <w:rtl/>
          <w:lang w:eastAsia="he-IL"/>
        </w:rPr>
        <w:tab/>
        <w:t>ייעוץ והמלצה לגבי בחירה, בדיקה ואישור של חומרים וציוד.</w:t>
      </w:r>
    </w:p>
    <w:p w14:paraId="6B82F58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A11373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ו.</w:t>
      </w:r>
      <w:r w:rsidRPr="00435A20">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217F513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C5B222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35A20">
        <w:rPr>
          <w:rFonts w:ascii="Times New Roman" w:eastAsia="Times New Roman" w:hAnsi="Times New Roman" w:cs="David" w:hint="cs"/>
          <w:sz w:val="24"/>
          <w:szCs w:val="24"/>
          <w:rtl/>
          <w:lang w:eastAsia="he-IL"/>
        </w:rPr>
        <w:t>ז.</w:t>
      </w:r>
      <w:r w:rsidRPr="00435A20">
        <w:rPr>
          <w:rFonts w:ascii="Times New Roman" w:eastAsia="Times New Roman" w:hAnsi="Times New Roman" w:cs="David"/>
          <w:sz w:val="24"/>
          <w:szCs w:val="24"/>
          <w:rtl/>
          <w:lang w:eastAsia="he-IL"/>
        </w:rPr>
        <w:tab/>
        <w:t xml:space="preserve">עדכון התכניות והפרטים בהתאם לשינויים שיתחייבו מדרישות הרשויות ומבעיות </w:t>
      </w:r>
      <w:r w:rsidRPr="00435A20">
        <w:rPr>
          <w:rFonts w:ascii="Times New Roman" w:eastAsia="Times New Roman" w:hAnsi="Times New Roman" w:cs="David"/>
          <w:sz w:val="24"/>
          <w:szCs w:val="24"/>
          <w:rtl/>
          <w:lang w:eastAsia="he-IL"/>
        </w:rPr>
        <w:lastRenderedPageBreak/>
        <w:t>שתופענה במהלך ביצוע העבודה האדריכלית. כל עדכון יבוצע בתאום עם המנהל בכתב.</w:t>
      </w:r>
    </w:p>
    <w:p w14:paraId="3F398849"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D2E1DC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ח.</w:t>
      </w:r>
      <w:r w:rsidRPr="00435A20">
        <w:rPr>
          <w:rFonts w:ascii="Times New Roman" w:eastAsia="Times New Roman" w:hAnsi="Times New Roman" w:cs="David"/>
          <w:sz w:val="24"/>
          <w:szCs w:val="24"/>
          <w:rtl/>
          <w:lang w:eastAsia="he-IL"/>
        </w:rPr>
        <w:tab/>
        <w:t xml:space="preserve">אשרור תכניות </w:t>
      </w:r>
      <w:r w:rsidRPr="00435A20">
        <w:rPr>
          <w:rFonts w:ascii="Times New Roman" w:eastAsia="Times New Roman" w:hAnsi="Times New Roman" w:cs="David"/>
          <w:sz w:val="24"/>
          <w:szCs w:val="24"/>
          <w:lang w:eastAsia="he-IL"/>
        </w:rPr>
        <w:t>AS MADE</w:t>
      </w:r>
      <w:r w:rsidRPr="00435A20">
        <w:rPr>
          <w:rFonts w:ascii="Times New Roman" w:eastAsia="Times New Roman" w:hAnsi="Times New Roman" w:cs="David"/>
          <w:sz w:val="24"/>
          <w:szCs w:val="24"/>
          <w:rtl/>
          <w:lang w:eastAsia="he-IL"/>
        </w:rPr>
        <w:t xml:space="preserve"> שיוכנו ע"י הקבלנים על רקע תכניות המתכנן ושיכללו ש</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 xml:space="preserve">נויים שבוצעו בזמן ביצוע העבודה האדריכלית.      </w:t>
      </w:r>
    </w:p>
    <w:p w14:paraId="0D3848A9" w14:textId="77777777" w:rsidR="00435A20" w:rsidRPr="00435A20" w:rsidRDefault="00435A20" w:rsidP="00435A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348432D" w14:textId="764FAEBF" w:rsidR="00435A20" w:rsidRPr="00435A20" w:rsidDel="002D7DB6" w:rsidRDefault="00435A20">
      <w:pPr>
        <w:widowControl w:val="0"/>
        <w:spacing w:before="0" w:beforeAutospacing="0" w:after="0" w:afterAutospacing="0" w:line="240" w:lineRule="auto"/>
        <w:ind w:left="2160" w:hanging="720"/>
        <w:jc w:val="both"/>
        <w:rPr>
          <w:del w:id="383" w:author="Meryl Etman" w:date="2021-01-26T15:44:00Z"/>
          <w:rFonts w:ascii="Times New Roman" w:eastAsia="Times New Roman" w:hAnsi="Times New Roman" w:cs="David"/>
          <w:sz w:val="24"/>
          <w:szCs w:val="24"/>
          <w:rtl/>
          <w:lang w:eastAsia="he-IL"/>
        </w:rPr>
        <w:pPrChange w:id="384" w:author="Meryl Etman" w:date="2021-01-26T15:44:00Z">
          <w:pPr>
            <w:widowControl w:val="0"/>
            <w:spacing w:before="0" w:beforeAutospacing="0" w:after="0" w:afterAutospacing="0" w:line="240" w:lineRule="auto"/>
            <w:ind w:firstLine="720"/>
            <w:jc w:val="both"/>
          </w:pPr>
        </w:pPrChange>
      </w:pPr>
      <w:del w:id="385" w:author="Meryl Etman" w:date="2021-01-26T15:44:00Z">
        <w:r w:rsidRPr="00435A20" w:rsidDel="002D7DB6">
          <w:rPr>
            <w:rFonts w:ascii="Times New Roman" w:eastAsia="Times New Roman" w:hAnsi="Times New Roman" w:cs="David"/>
            <w:sz w:val="24"/>
            <w:szCs w:val="24"/>
            <w:rtl/>
            <w:lang w:eastAsia="he-IL"/>
          </w:rPr>
          <w:tab/>
        </w:r>
      </w:del>
      <w:r w:rsidRPr="00435A20">
        <w:rPr>
          <w:rFonts w:ascii="Times New Roman" w:eastAsia="Times New Roman" w:hAnsi="Times New Roman" w:cs="David" w:hint="cs"/>
          <w:sz w:val="24"/>
          <w:szCs w:val="24"/>
          <w:rtl/>
          <w:lang w:eastAsia="he-IL"/>
        </w:rPr>
        <w:t>ט.</w:t>
      </w:r>
      <w:r w:rsidRPr="00435A20">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p>
    <w:p w14:paraId="4645EFA3" w14:textId="77777777"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386" w:author="Meryl Etman" w:date="2021-01-26T15:44:00Z">
          <w:pPr>
            <w:widowControl w:val="0"/>
            <w:spacing w:before="0" w:beforeAutospacing="0" w:after="0" w:afterAutospacing="0" w:line="240" w:lineRule="auto"/>
            <w:ind w:left="2880" w:hanging="720"/>
            <w:jc w:val="both"/>
          </w:pPr>
        </w:pPrChange>
      </w:pPr>
      <w:r w:rsidRPr="00435A20">
        <w:rPr>
          <w:rFonts w:ascii="Times New Roman" w:eastAsia="Times New Roman" w:hAnsi="Times New Roman" w:cs="David"/>
          <w:sz w:val="24"/>
          <w:szCs w:val="24"/>
          <w:rtl/>
          <w:lang w:eastAsia="he-IL"/>
        </w:rPr>
        <w:t>היועצים. העברת רשימות ליקויים לתיקון.</w:t>
      </w:r>
    </w:p>
    <w:p w14:paraId="0407155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CA44E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50C248C1"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86DF1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יא.</w:t>
      </w:r>
      <w:r w:rsidRPr="00435A20">
        <w:rPr>
          <w:rFonts w:ascii="Times New Roman" w:eastAsia="Times New Roman" w:hAnsi="Times New Roman" w:cs="David"/>
          <w:sz w:val="24"/>
          <w:szCs w:val="24"/>
          <w:rtl/>
          <w:lang w:eastAsia="he-IL"/>
        </w:rPr>
        <w:tab/>
        <w:t>ייעוץ לפתרונות במקרים בהם יתגלו כשלים בב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לעומת התכנון.</w:t>
      </w:r>
    </w:p>
    <w:p w14:paraId="3CC735E2"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6AE4DC" w14:textId="1B99AE3D"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387" w:author="Meryl Etman" w:date="2021-01-26T15:44:00Z">
          <w:pPr>
            <w:widowControl w:val="0"/>
            <w:spacing w:before="0" w:beforeAutospacing="0" w:after="0" w:afterAutospacing="0" w:line="240" w:lineRule="auto"/>
            <w:jc w:val="both"/>
          </w:pPr>
        </w:pPrChange>
      </w:pPr>
      <w:del w:id="388" w:author="Meryl Etman" w:date="2021-01-26T15:44:00Z">
        <w:r w:rsidRPr="00435A20" w:rsidDel="002D7DB6">
          <w:rPr>
            <w:rFonts w:ascii="Times New Roman" w:eastAsia="Times New Roman" w:hAnsi="Times New Roman" w:cs="David"/>
            <w:sz w:val="24"/>
            <w:szCs w:val="24"/>
            <w:rtl/>
            <w:lang w:eastAsia="he-IL"/>
          </w:rPr>
          <w:tab/>
        </w:r>
        <w:r w:rsidRPr="00435A20" w:rsidDel="002D7DB6">
          <w:rPr>
            <w:rFonts w:ascii="Times New Roman" w:eastAsia="Times New Roman" w:hAnsi="Times New Roman" w:cs="David"/>
            <w:sz w:val="24"/>
            <w:szCs w:val="24"/>
            <w:rtl/>
            <w:lang w:eastAsia="he-IL"/>
          </w:rPr>
          <w:tab/>
        </w:r>
      </w:del>
      <w:r w:rsidRPr="00435A20">
        <w:rPr>
          <w:rFonts w:ascii="Times New Roman" w:eastAsia="Times New Roman" w:hAnsi="Times New Roman" w:cs="David" w:hint="cs"/>
          <w:sz w:val="24"/>
          <w:szCs w:val="24"/>
          <w:rtl/>
          <w:lang w:eastAsia="he-IL"/>
        </w:rPr>
        <w:t>יב.</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hint="cs"/>
          <w:sz w:val="24"/>
          <w:szCs w:val="24"/>
          <w:rtl/>
          <w:lang w:eastAsia="he-IL"/>
        </w:rPr>
        <w:t xml:space="preserve">יב.1. </w:t>
      </w:r>
      <w:r w:rsidRPr="00435A20">
        <w:rPr>
          <w:rFonts w:ascii="Times New Roman" w:eastAsia="Times New Roman" w:hAnsi="Times New Roman" w:cs="David"/>
          <w:sz w:val="24"/>
          <w:szCs w:val="24"/>
          <w:rtl/>
          <w:lang w:eastAsia="he-IL"/>
        </w:rPr>
        <w:t>אישור תכניות שינויי דיירים (התכניות יוכנו ע"י הקבלן/הדיירים).</w:t>
      </w:r>
    </w:p>
    <w:p w14:paraId="3CDAA9E2" w14:textId="1216A660" w:rsidR="007E01A6" w:rsidDel="002D7DB6" w:rsidRDefault="00435A20">
      <w:pPr>
        <w:widowControl w:val="0"/>
        <w:spacing w:before="0" w:beforeAutospacing="0" w:after="0" w:afterAutospacing="0" w:line="240" w:lineRule="auto"/>
        <w:ind w:left="2160"/>
        <w:jc w:val="both"/>
        <w:rPr>
          <w:del w:id="389" w:author="Meryl Etman" w:date="2021-01-26T15:44:00Z"/>
          <w:rFonts w:ascii="Times New Roman" w:eastAsia="Times New Roman" w:hAnsi="Times New Roman" w:cs="David"/>
          <w:sz w:val="24"/>
          <w:szCs w:val="24"/>
          <w:rtl/>
          <w:lang w:eastAsia="he-IL"/>
        </w:rPr>
        <w:pPrChange w:id="390" w:author="Meryl Etman" w:date="2021-01-26T15:44:00Z">
          <w:pPr>
            <w:widowControl w:val="0"/>
            <w:spacing w:before="0" w:beforeAutospacing="0" w:after="0" w:afterAutospacing="0" w:line="240" w:lineRule="auto"/>
            <w:ind w:left="1440" w:hanging="720"/>
            <w:jc w:val="both"/>
          </w:pPr>
        </w:pPrChange>
      </w:pPr>
      <w:del w:id="391" w:author="Meryl Etman" w:date="2021-01-26T15:44:00Z">
        <w:r w:rsidRPr="00435A20" w:rsidDel="002D7DB6">
          <w:rPr>
            <w:rFonts w:ascii="Times New Roman" w:eastAsia="Times New Roman" w:hAnsi="Times New Roman" w:cs="David" w:hint="cs"/>
            <w:sz w:val="24"/>
            <w:szCs w:val="24"/>
            <w:rtl/>
            <w:lang w:eastAsia="he-IL"/>
          </w:rPr>
          <w:delText xml:space="preserve">                           </w:delText>
        </w:r>
      </w:del>
      <w:r w:rsidRPr="00435A20">
        <w:rPr>
          <w:rFonts w:ascii="Times New Roman" w:eastAsia="Times New Roman" w:hAnsi="Times New Roman" w:cs="David" w:hint="cs"/>
          <w:sz w:val="24"/>
          <w:szCs w:val="24"/>
          <w:rtl/>
          <w:lang w:eastAsia="he-IL"/>
        </w:rPr>
        <w:t>יב.2. אישור תכניות שיוכנו ע"י הרוכשים/שוכרים של שטחי המסחר ו/או</w:t>
      </w:r>
      <w:ins w:id="392" w:author="Meryl Etman" w:date="2021-01-26T15:45:00Z">
        <w:r w:rsidR="002D7DB6">
          <w:rPr>
            <w:rFonts w:ascii="Times New Roman" w:eastAsia="Times New Roman" w:hAnsi="Times New Roman" w:cs="David" w:hint="cs"/>
            <w:sz w:val="24"/>
            <w:szCs w:val="24"/>
            <w:rtl/>
            <w:lang w:eastAsia="he-IL"/>
          </w:rPr>
          <w:t xml:space="preserve"> </w:t>
        </w:r>
      </w:ins>
    </w:p>
    <w:p w14:paraId="2BB41466" w14:textId="09F96B3F" w:rsidR="00435A20" w:rsidRPr="00435A20" w:rsidRDefault="007E01A6">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Change w:id="393" w:author="Meryl Etman" w:date="2021-01-26T15:44:00Z">
          <w:pPr>
            <w:widowControl w:val="0"/>
            <w:spacing w:before="0" w:beforeAutospacing="0" w:after="0" w:afterAutospacing="0" w:line="240" w:lineRule="auto"/>
            <w:ind w:left="1440" w:hanging="720"/>
            <w:jc w:val="both"/>
          </w:pPr>
        </w:pPrChange>
      </w:pPr>
      <w:del w:id="394" w:author="Meryl Etman" w:date="2021-01-26T15:44:00Z">
        <w:r w:rsidDel="002D7DB6">
          <w:rPr>
            <w:rFonts w:ascii="Times New Roman" w:eastAsia="Times New Roman" w:hAnsi="Times New Roman" w:cs="David" w:hint="cs"/>
            <w:sz w:val="24"/>
            <w:szCs w:val="24"/>
            <w:rtl/>
            <w:lang w:eastAsia="he-IL"/>
          </w:rPr>
          <w:delText xml:space="preserve">                                   </w:delText>
        </w:r>
        <w:r w:rsidR="00435A20" w:rsidRPr="00435A20" w:rsidDel="002D7DB6">
          <w:rPr>
            <w:rFonts w:ascii="Times New Roman" w:eastAsia="Times New Roman" w:hAnsi="Times New Roman" w:cs="David" w:hint="cs"/>
            <w:sz w:val="24"/>
            <w:szCs w:val="24"/>
            <w:rtl/>
            <w:lang w:eastAsia="he-IL"/>
          </w:rPr>
          <w:delText xml:space="preserve"> </w:delText>
        </w:r>
      </w:del>
      <w:r w:rsidR="00435A20" w:rsidRPr="00435A20">
        <w:rPr>
          <w:rFonts w:ascii="Times New Roman" w:eastAsia="Times New Roman" w:hAnsi="Times New Roman" w:cs="David" w:hint="cs"/>
          <w:sz w:val="24"/>
          <w:szCs w:val="24"/>
          <w:rtl/>
          <w:lang w:eastAsia="he-IL"/>
        </w:rPr>
        <w:t>המשרדים</w:t>
      </w:r>
      <w:ins w:id="395" w:author="Meryl Etman" w:date="2021-01-26T15:45:00Z">
        <w:r w:rsidR="002D7DB6">
          <w:rPr>
            <w:rFonts w:ascii="Times New Roman" w:eastAsia="Times New Roman" w:hAnsi="Times New Roman" w:cs="David" w:hint="cs"/>
            <w:sz w:val="24"/>
            <w:szCs w:val="24"/>
            <w:rtl/>
            <w:lang w:eastAsia="he-IL"/>
          </w:rPr>
          <w:t xml:space="preserve"> </w:t>
        </w:r>
      </w:ins>
      <w:r w:rsidR="00435A20" w:rsidRPr="00435A20">
        <w:rPr>
          <w:rFonts w:ascii="Times New Roman" w:eastAsia="Times New Roman" w:hAnsi="Times New Roman" w:cs="David" w:hint="cs"/>
          <w:sz w:val="24"/>
          <w:szCs w:val="24"/>
          <w:rtl/>
          <w:lang w:eastAsia="he-IL"/>
        </w:rPr>
        <w:t>(בפרויקטים בהם מסחר ו/או משרדים).</w:t>
      </w:r>
    </w:p>
    <w:p w14:paraId="367F69F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110B8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5F55D3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יג.</w:t>
      </w:r>
      <w:r w:rsidRPr="00435A20">
        <w:rPr>
          <w:rFonts w:ascii="Times New Roman" w:eastAsia="Times New Roman" w:hAnsi="Times New Roman" w:cs="David"/>
          <w:sz w:val="24"/>
          <w:szCs w:val="24"/>
          <w:rtl/>
          <w:lang w:eastAsia="he-IL"/>
        </w:rPr>
        <w:tab/>
        <w:t>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104FE6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9FF0C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יד.</w:t>
      </w:r>
      <w:r w:rsidRPr="00435A20">
        <w:rPr>
          <w:rFonts w:ascii="Times New Roman" w:eastAsia="Times New Roman" w:hAnsi="Times New Roman" w:cs="David"/>
          <w:sz w:val="24"/>
          <w:szCs w:val="24"/>
          <w:rtl/>
          <w:lang w:eastAsia="he-IL"/>
        </w:rPr>
        <w:tab/>
        <w:t>הכנת וחתימה על כל מסמך שי</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דרש ע"י הרשויות מהמתכנן במהלך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על אישור לחיבור הפרויקט למערכות, ועל אישור לאכלוס ולתעודת גמר/ר</w:t>
      </w:r>
      <w:r w:rsidR="007E01A6">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שיון עסק.</w:t>
      </w:r>
    </w:p>
    <w:p w14:paraId="0DE51A2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29F66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טו.</w:t>
      </w:r>
      <w:r w:rsidRPr="00435A2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49DEC74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8EC96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טז.</w:t>
      </w:r>
      <w:r w:rsidRPr="00435A20">
        <w:rPr>
          <w:rFonts w:ascii="Times New Roman" w:eastAsia="Times New Roman" w:hAnsi="Times New Roman" w:cs="David"/>
          <w:sz w:val="24"/>
          <w:szCs w:val="24"/>
          <w:rtl/>
          <w:lang w:eastAsia="he-IL"/>
        </w:rPr>
        <w:tab/>
        <w:t xml:space="preserve">סיוע ככל הנדרש לשם </w:t>
      </w:r>
      <w:r w:rsidRPr="00435A20">
        <w:rPr>
          <w:rFonts w:ascii="Times New Roman" w:eastAsia="Times New Roman" w:hAnsi="Times New Roman" w:cs="David" w:hint="cs"/>
          <w:sz w:val="24"/>
          <w:szCs w:val="24"/>
          <w:rtl/>
          <w:lang w:eastAsia="he-IL"/>
        </w:rPr>
        <w:t xml:space="preserve">קבלת </w:t>
      </w:r>
      <w:r w:rsidRPr="00435A20">
        <w:rPr>
          <w:rFonts w:ascii="Times New Roman" w:eastAsia="Times New Roman" w:hAnsi="Times New Roman" w:cs="David"/>
          <w:sz w:val="24"/>
          <w:szCs w:val="24"/>
          <w:rtl/>
          <w:lang w:eastAsia="he-IL"/>
        </w:rPr>
        <w:t>אישור הרשויות להשלמת העבודות ולקבלת תעודת גמר.</w:t>
      </w:r>
    </w:p>
    <w:p w14:paraId="3AD23902" w14:textId="77777777" w:rsidR="00435A20" w:rsidRPr="00435A20" w:rsidRDefault="00435A20" w:rsidP="00435A2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DE1D67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יז.</w:t>
      </w:r>
      <w:r w:rsidRPr="00435A20">
        <w:rPr>
          <w:rFonts w:ascii="Times New Roman" w:eastAsia="Times New Roman" w:hAnsi="Times New Roman" w:cs="David"/>
          <w:sz w:val="24"/>
          <w:szCs w:val="24"/>
          <w:rtl/>
          <w:lang w:eastAsia="he-IL"/>
        </w:rPr>
        <w:tab/>
        <w:t>סיוע למזמין במתן מענה לפניות אליו בקשר לתכנון וב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העבודה האדריכלית.</w:t>
      </w:r>
    </w:p>
    <w:p w14:paraId="4BEDBB2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31567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יח.</w:t>
      </w:r>
      <w:r w:rsidRPr="00435A20">
        <w:rPr>
          <w:rFonts w:ascii="Times New Roman" w:eastAsia="Times New Roman" w:hAnsi="Times New Roman" w:cs="David"/>
          <w:sz w:val="24"/>
          <w:szCs w:val="24"/>
          <w:rtl/>
          <w:lang w:eastAsia="he-IL"/>
        </w:rPr>
        <w:tab/>
        <w:t>השתתפות עם המזמין בהגנה בפני תביעות בקשר עם תכנון וביצוע העבודה האדריכלית</w:t>
      </w:r>
      <w:r w:rsidRPr="00435A20">
        <w:rPr>
          <w:rFonts w:ascii="Times New Roman" w:eastAsia="Times New Roman" w:hAnsi="Times New Roman" w:cs="David" w:hint="cs"/>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51CE7C1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97AE04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יט.</w:t>
      </w:r>
      <w:r w:rsidRPr="00435A20">
        <w:rPr>
          <w:rFonts w:ascii="Times New Roman" w:eastAsia="Times New Roman" w:hAnsi="Times New Roman" w:cs="David"/>
          <w:sz w:val="24"/>
          <w:szCs w:val="24"/>
          <w:rtl/>
          <w:lang w:eastAsia="he-IL"/>
        </w:rPr>
        <w:tab/>
        <w:t>כל יתר הדרוש לפיקוח עליון, ולביקורת על הביצוע.</w:t>
      </w:r>
    </w:p>
    <w:p w14:paraId="79FC16C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701E53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C37FF7" w14:textId="77777777" w:rsidR="00435A20" w:rsidRPr="00435A20" w:rsidRDefault="00435A20" w:rsidP="004F435D">
      <w:pPr>
        <w:widowControl w:val="0"/>
        <w:spacing w:before="0" w:beforeAutospacing="0" w:after="0" w:afterAutospacing="0" w:line="240" w:lineRule="auto"/>
        <w:ind w:left="2216" w:hanging="776"/>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w:t>
      </w:r>
      <w:r w:rsidRPr="00435A20">
        <w:rPr>
          <w:rFonts w:ascii="Times New Roman" w:eastAsia="Times New Roman" w:hAnsi="Times New Roman" w:cs="David"/>
          <w:sz w:val="24"/>
          <w:szCs w:val="24"/>
          <w:rtl/>
          <w:lang w:eastAsia="he-IL"/>
        </w:rPr>
        <w:tab/>
        <w:t xml:space="preserve">כדי למלא משימות אלה, יבקר המתכנן באתר הבניה ובמקורות החומרים והציוד </w:t>
      </w:r>
      <w:r w:rsidRPr="00435A20">
        <w:rPr>
          <w:rFonts w:ascii="Times New Roman" w:eastAsia="Times New Roman" w:hAnsi="Times New Roman" w:cs="David"/>
          <w:sz w:val="24"/>
          <w:szCs w:val="24"/>
          <w:rtl/>
          <w:lang w:eastAsia="he-IL"/>
        </w:rPr>
        <w:lastRenderedPageBreak/>
        <w:t>באופן תדיר ו/או לפי הזמנת המנהל או המפקח ולפחות בכל אחד מהשלבים הבאים:</w:t>
      </w:r>
    </w:p>
    <w:p w14:paraId="2D1112C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יציקת יסודות.</w:t>
      </w:r>
    </w:p>
    <w:p w14:paraId="030A337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במהלך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השלד.</w:t>
      </w:r>
    </w:p>
    <w:p w14:paraId="39640CAE"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בעת בנית המחיצות.</w:t>
      </w:r>
    </w:p>
    <w:p w14:paraId="4E474382"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ח</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פוי קירות החוץ.</w:t>
      </w:r>
    </w:p>
    <w:p w14:paraId="1EF5A9F8" w14:textId="77777777" w:rsidR="00435A20" w:rsidRPr="00435A20" w:rsidRDefault="00435A20" w:rsidP="00435A20">
      <w:pPr>
        <w:widowControl w:val="0"/>
        <w:numPr>
          <w:ilvl w:val="0"/>
          <w:numId w:val="6"/>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במהלך ביצוע עבודות האלומיניום.</w:t>
      </w:r>
    </w:p>
    <w:p w14:paraId="51865D78" w14:textId="77777777" w:rsidR="00435A20" w:rsidRPr="00435A20" w:rsidRDefault="00435A20" w:rsidP="00435A20">
      <w:pPr>
        <w:widowControl w:val="0"/>
        <w:numPr>
          <w:ilvl w:val="0"/>
          <w:numId w:val="5"/>
        </w:numPr>
        <w:tabs>
          <w:tab w:val="num" w:pos="216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דלתות כניסה ודלתות פנים.</w:t>
      </w:r>
    </w:p>
    <w:p w14:paraId="2ABC9E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לבדיקת וא</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שור פריטים אופייני</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ם בדירה</w:t>
      </w:r>
      <w:r w:rsidRPr="00435A20">
        <w:rPr>
          <w:rFonts w:ascii="Times New Roman" w:eastAsia="Times New Roman" w:hAnsi="Times New Roman" w:cs="David" w:hint="cs"/>
          <w:sz w:val="24"/>
          <w:szCs w:val="24"/>
          <w:rtl/>
          <w:lang w:eastAsia="he-IL"/>
        </w:rPr>
        <w:t>/חנות/משרד</w:t>
      </w:r>
      <w:r w:rsidRPr="00435A20">
        <w:rPr>
          <w:rFonts w:ascii="Times New Roman" w:eastAsia="Times New Roman" w:hAnsi="Times New Roman" w:cs="David"/>
          <w:sz w:val="24"/>
          <w:szCs w:val="24"/>
          <w:rtl/>
          <w:lang w:eastAsia="he-IL"/>
        </w:rPr>
        <w:t xml:space="preserve"> אופיינ</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י</w:t>
      </w:r>
      <w:r w:rsidRPr="00435A20">
        <w:rPr>
          <w:rFonts w:ascii="Times New Roman" w:eastAsia="Times New Roman" w:hAnsi="Times New Roman" w:cs="David" w:hint="cs"/>
          <w:sz w:val="24"/>
          <w:szCs w:val="24"/>
          <w:rtl/>
          <w:lang w:eastAsia="he-IL"/>
        </w:rPr>
        <w:t>ם</w:t>
      </w:r>
      <w:r w:rsidRPr="00435A20">
        <w:rPr>
          <w:rFonts w:ascii="Times New Roman" w:eastAsia="Times New Roman" w:hAnsi="Times New Roman" w:cs="David"/>
          <w:sz w:val="24"/>
          <w:szCs w:val="24"/>
          <w:rtl/>
          <w:lang w:eastAsia="he-IL"/>
        </w:rPr>
        <w:t>.</w:t>
      </w:r>
    </w:p>
    <w:p w14:paraId="21111A42" w14:textId="77777777" w:rsidR="004F435D" w:rsidDel="002D7DB6" w:rsidRDefault="00435A20">
      <w:pPr>
        <w:widowControl w:val="0"/>
        <w:spacing w:before="0" w:beforeAutospacing="0" w:after="0" w:afterAutospacing="0" w:line="240" w:lineRule="auto"/>
        <w:ind w:left="2160" w:hanging="720"/>
        <w:jc w:val="both"/>
        <w:rPr>
          <w:del w:id="396" w:author="Meryl Etman" w:date="2021-01-26T15:45:00Z"/>
          <w:rFonts w:ascii="Times New Roman" w:eastAsia="Times New Roman" w:hAnsi="Times New Roman" w:cs="David"/>
          <w:sz w:val="24"/>
          <w:szCs w:val="24"/>
          <w:rtl/>
          <w:lang w:eastAsia="he-IL"/>
        </w:rPr>
        <w:pPrChange w:id="397" w:author="Meryl Etman" w:date="2021-01-26T15:45:00Z">
          <w:pPr>
            <w:widowControl w:val="0"/>
            <w:spacing w:before="0" w:beforeAutospacing="0" w:after="0" w:afterAutospacing="0" w:line="240" w:lineRule="auto"/>
            <w:ind w:left="720" w:firstLine="720"/>
            <w:jc w:val="both"/>
          </w:pPr>
        </w:pPrChange>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בעת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עבודות גמר ב</w:t>
      </w:r>
      <w:r w:rsidRPr="00435A20">
        <w:rPr>
          <w:rFonts w:ascii="Times New Roman" w:eastAsia="Times New Roman" w:hAnsi="Times New Roman" w:cs="David" w:hint="cs"/>
          <w:sz w:val="24"/>
          <w:szCs w:val="24"/>
          <w:rtl/>
          <w:lang w:eastAsia="he-IL"/>
        </w:rPr>
        <w:t xml:space="preserve">שטחים המשותפים, </w:t>
      </w:r>
      <w:r w:rsidRPr="00435A20">
        <w:rPr>
          <w:rFonts w:ascii="Times New Roman" w:eastAsia="Times New Roman" w:hAnsi="Times New Roman" w:cs="David"/>
          <w:sz w:val="24"/>
          <w:szCs w:val="24"/>
          <w:rtl/>
          <w:lang w:eastAsia="he-IL"/>
        </w:rPr>
        <w:t xml:space="preserve">מבואת הכניסה ובמבואות </w:t>
      </w:r>
    </w:p>
    <w:p w14:paraId="2829113F" w14:textId="7C0D5402" w:rsidR="00435A20" w:rsidRPr="00435A20" w:rsidRDefault="004F435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398" w:author="Meryl Etman" w:date="2021-01-26T15:45:00Z">
          <w:pPr>
            <w:widowControl w:val="0"/>
            <w:spacing w:before="0" w:beforeAutospacing="0" w:after="0" w:afterAutospacing="0" w:line="240" w:lineRule="auto"/>
            <w:ind w:left="720" w:firstLine="720"/>
            <w:jc w:val="both"/>
          </w:pPr>
        </w:pPrChange>
      </w:pPr>
      <w:del w:id="399" w:author="Meryl Etman" w:date="2021-01-26T15:45:00Z">
        <w:r w:rsidDel="002D7DB6">
          <w:rPr>
            <w:rFonts w:ascii="Times New Roman" w:eastAsia="Times New Roman" w:hAnsi="Times New Roman" w:cs="David" w:hint="cs"/>
            <w:sz w:val="24"/>
            <w:szCs w:val="24"/>
            <w:rtl/>
            <w:lang w:eastAsia="he-IL"/>
          </w:rPr>
          <w:delText xml:space="preserve">              </w:delText>
        </w:r>
      </w:del>
      <w:r w:rsidR="00435A20" w:rsidRPr="00435A20">
        <w:rPr>
          <w:rFonts w:ascii="Times New Roman" w:eastAsia="Times New Roman" w:hAnsi="Times New Roman" w:cs="David"/>
          <w:sz w:val="24"/>
          <w:szCs w:val="24"/>
          <w:rtl/>
          <w:lang w:eastAsia="he-IL"/>
        </w:rPr>
        <w:t>הקומתיות.</w:t>
      </w:r>
    </w:p>
    <w:p w14:paraId="4A876B5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לפני צבע.</w:t>
      </w:r>
    </w:p>
    <w:p w14:paraId="482EA195"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FF99FF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67A30C6" w14:textId="77777777" w:rsidR="00435A20" w:rsidRPr="00435A20" w:rsidRDefault="00435A20" w:rsidP="00435A20">
      <w:pPr>
        <w:widowControl w:val="0"/>
        <w:spacing w:before="0" w:beforeAutospacing="0" w:after="0" w:afterAutospacing="0" w:line="240" w:lineRule="auto"/>
        <w:ind w:left="2290" w:hanging="85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w:t>
      </w:r>
      <w:r w:rsidRPr="00435A20">
        <w:rPr>
          <w:rFonts w:ascii="Times New Roman" w:eastAsia="Times New Roman" w:hAnsi="Times New Roman" w:cs="David"/>
          <w:sz w:val="24"/>
          <w:szCs w:val="24"/>
          <w:rtl/>
          <w:lang w:eastAsia="he-IL"/>
        </w:rPr>
        <w:tab/>
        <w:t>אין המתכנן רשאי לתת הוראות במישרין לקבלנים ו/או לנהל משא ומתן עם הקבלנים ביחס למחירים ו/או לדרכי ביצוע אלא באמצעות נציג המזמין.</w:t>
      </w:r>
    </w:p>
    <w:p w14:paraId="78AE13A9" w14:textId="77777777" w:rsidR="00435A20" w:rsidRPr="00435A20" w:rsidRDefault="00435A20" w:rsidP="00435A20">
      <w:pPr>
        <w:widowControl w:val="0"/>
        <w:spacing w:before="0" w:beforeAutospacing="0" w:after="0" w:afterAutospacing="0" w:line="240" w:lineRule="auto"/>
        <w:ind w:left="1440" w:hanging="1225"/>
        <w:jc w:val="both"/>
        <w:rPr>
          <w:rFonts w:ascii="Times New Roman" w:eastAsia="Times New Roman" w:hAnsi="Times New Roman" w:cs="David"/>
          <w:sz w:val="24"/>
          <w:szCs w:val="24"/>
          <w:rtl/>
          <w:lang w:eastAsia="he-IL"/>
        </w:rPr>
      </w:pPr>
    </w:p>
    <w:p w14:paraId="5FB33D32" w14:textId="22E54E00" w:rsidR="002D7DB6" w:rsidRPr="00435A20" w:rsidRDefault="00435A20" w:rsidP="002D7DB6">
      <w:pPr>
        <w:widowControl w:val="0"/>
        <w:spacing w:before="0" w:beforeAutospacing="0" w:after="0" w:afterAutospacing="0" w:line="240" w:lineRule="auto"/>
        <w:ind w:left="2665" w:hanging="375"/>
        <w:jc w:val="both"/>
        <w:rPr>
          <w:moveTo w:id="400" w:author="Meryl Etman" w:date="2021-01-26T15:45:00Z"/>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ד.</w:t>
      </w:r>
      <w:r w:rsidRPr="00435A20">
        <w:rPr>
          <w:rFonts w:ascii="Times New Roman" w:eastAsia="Times New Roman" w:hAnsi="Times New Roman" w:cs="David"/>
          <w:sz w:val="24"/>
          <w:szCs w:val="24"/>
          <w:rtl/>
          <w:lang w:eastAsia="he-IL"/>
        </w:rPr>
        <w:tab/>
        <w:t>לאחר כל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קור של המתכנן באתר יגיש המתכנן לנציג המזמין דו"ח בכתב ובו יציין את התרשמותו ואת הערותיו לגבי 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w:t>
      </w:r>
      <w:ins w:id="401" w:author="Meryl Etman" w:date="2021-01-26T15:45:00Z">
        <w:r w:rsidR="002D7DB6">
          <w:rPr>
            <w:rFonts w:ascii="Times New Roman" w:eastAsia="Times New Roman" w:hAnsi="Times New Roman" w:cs="David" w:hint="cs"/>
            <w:sz w:val="24"/>
            <w:szCs w:val="24"/>
            <w:rtl/>
            <w:lang w:eastAsia="he-IL"/>
          </w:rPr>
          <w:t xml:space="preserve"> </w:t>
        </w:r>
      </w:ins>
      <w:moveToRangeStart w:id="402" w:author="Meryl Etman" w:date="2021-01-26T15:45:00Z" w:name="move62568348"/>
      <w:moveTo w:id="403" w:author="Meryl Etman" w:date="2021-01-26T15:45:00Z">
        <w:r w:rsidR="002D7DB6" w:rsidRPr="00435A20">
          <w:rPr>
            <w:rFonts w:ascii="Times New Roman" w:eastAsia="Times New Roman" w:hAnsi="Times New Roman" w:cs="David"/>
            <w:sz w:val="24"/>
            <w:szCs w:val="24"/>
            <w:rtl/>
            <w:lang w:eastAsia="he-IL"/>
          </w:rPr>
          <w:t>עבור פיקוח עליון.</w:t>
        </w:r>
      </w:moveTo>
    </w:p>
    <w:moveToRangeEnd w:id="402"/>
    <w:p w14:paraId="493544A3" w14:textId="126C5B9E" w:rsidR="00435A20" w:rsidRPr="00435A20" w:rsidDel="002D7DB6" w:rsidRDefault="00435A20" w:rsidP="00435A20">
      <w:pPr>
        <w:widowControl w:val="0"/>
        <w:spacing w:before="0" w:beforeAutospacing="0" w:after="0" w:afterAutospacing="0" w:line="240" w:lineRule="auto"/>
        <w:ind w:left="2290" w:hanging="850"/>
        <w:jc w:val="both"/>
        <w:rPr>
          <w:del w:id="404" w:author="Meryl Etman" w:date="2021-01-26T15:45:00Z"/>
          <w:rFonts w:ascii="Times New Roman" w:eastAsia="Times New Roman" w:hAnsi="Times New Roman" w:cs="David"/>
          <w:sz w:val="24"/>
          <w:szCs w:val="24"/>
          <w:rtl/>
          <w:lang w:eastAsia="he-IL"/>
        </w:rPr>
      </w:pPr>
    </w:p>
    <w:p w14:paraId="1B970000" w14:textId="6FCD2BA7" w:rsidR="00435A20" w:rsidRPr="00435A20" w:rsidDel="002D7DB6" w:rsidRDefault="00435A20" w:rsidP="00435A20">
      <w:pPr>
        <w:widowControl w:val="0"/>
        <w:spacing w:before="0" w:beforeAutospacing="0" w:after="0" w:afterAutospacing="0" w:line="240" w:lineRule="auto"/>
        <w:ind w:left="2665" w:hanging="375"/>
        <w:jc w:val="both"/>
        <w:rPr>
          <w:moveFrom w:id="405" w:author="Meryl Etman" w:date="2021-01-26T15:45:00Z"/>
          <w:rFonts w:ascii="Times New Roman" w:eastAsia="Times New Roman" w:hAnsi="Times New Roman" w:cs="David"/>
          <w:sz w:val="24"/>
          <w:szCs w:val="24"/>
          <w:rtl/>
          <w:lang w:eastAsia="he-IL"/>
        </w:rPr>
      </w:pPr>
      <w:moveFromRangeStart w:id="406" w:author="Meryl Etman" w:date="2021-01-26T15:45:00Z" w:name="move62568348"/>
      <w:moveFrom w:id="407" w:author="Meryl Etman" w:date="2021-01-26T15:45:00Z">
        <w:r w:rsidRPr="00435A20" w:rsidDel="002D7DB6">
          <w:rPr>
            <w:rFonts w:ascii="Times New Roman" w:eastAsia="Times New Roman" w:hAnsi="Times New Roman" w:cs="David"/>
            <w:sz w:val="24"/>
            <w:szCs w:val="24"/>
            <w:rtl/>
            <w:lang w:eastAsia="he-IL"/>
          </w:rPr>
          <w:t>עבור פיקוח עליון.</w:t>
        </w:r>
      </w:moveFrom>
    </w:p>
    <w:moveFromRangeEnd w:id="406"/>
    <w:p w14:paraId="0AE7D13A" w14:textId="5E122A3E" w:rsidR="00435A20" w:rsidRPr="00435A20" w:rsidDel="002D7DB6" w:rsidRDefault="00435A20" w:rsidP="00435A20">
      <w:pPr>
        <w:widowControl w:val="0"/>
        <w:spacing w:before="0" w:beforeAutospacing="0" w:after="0" w:afterAutospacing="0" w:line="240" w:lineRule="auto"/>
        <w:ind w:left="3600" w:hanging="1225"/>
        <w:jc w:val="both"/>
        <w:rPr>
          <w:del w:id="408" w:author="Meryl Etman" w:date="2021-01-26T15:45:00Z"/>
          <w:rFonts w:ascii="Times New Roman" w:eastAsia="Times New Roman" w:hAnsi="Times New Roman" w:cs="David"/>
          <w:sz w:val="24"/>
          <w:szCs w:val="24"/>
          <w:rtl/>
          <w:lang w:eastAsia="he-IL"/>
        </w:rPr>
      </w:pPr>
    </w:p>
    <w:p w14:paraId="7A524DA6" w14:textId="77777777" w:rsidR="00435A20" w:rsidRPr="00435A20" w:rsidRDefault="00435A20" w:rsidP="00435A20">
      <w:pPr>
        <w:widowControl w:val="0"/>
        <w:spacing w:before="0" w:beforeAutospacing="0" w:after="0" w:afterAutospacing="0" w:line="240" w:lineRule="auto"/>
        <w:ind w:left="2665" w:hanging="122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            יעוץ למזמין בדבר </w:t>
      </w:r>
      <w:r w:rsidRPr="00435A20">
        <w:rPr>
          <w:rFonts w:ascii="Times New Roman" w:eastAsia="Times New Roman" w:hAnsi="Times New Roman" w:cs="David" w:hint="cs"/>
          <w:sz w:val="24"/>
          <w:szCs w:val="24"/>
          <w:rtl/>
          <w:lang w:eastAsia="he-IL"/>
        </w:rPr>
        <w:t>תפעול ו</w:t>
      </w:r>
      <w:r w:rsidRPr="00435A20">
        <w:rPr>
          <w:rFonts w:ascii="Times New Roman" w:eastAsia="Times New Roman" w:hAnsi="Times New Roman" w:cs="David"/>
          <w:sz w:val="24"/>
          <w:szCs w:val="24"/>
          <w:rtl/>
          <w:lang w:eastAsia="he-IL"/>
        </w:rPr>
        <w:t>אחזקת המתקן.</w:t>
      </w:r>
    </w:p>
    <w:p w14:paraId="4279C042"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53D16DA1"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467A889" w14:textId="77777777" w:rsidR="00435A20" w:rsidRPr="00435A20" w:rsidRDefault="00435A20" w:rsidP="00435A20">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2.6</w:t>
      </w:r>
      <w:r w:rsidRPr="00435A20">
        <w:rPr>
          <w:rFonts w:ascii="Times New Roman" w:eastAsia="Times New Roman" w:hAnsi="Times New Roman" w:cs="David"/>
          <w:sz w:val="24"/>
          <w:szCs w:val="24"/>
          <w:rtl/>
          <w:lang w:eastAsia="he-IL"/>
        </w:rPr>
        <w:tab/>
      </w:r>
      <w:r w:rsidRPr="00435A20">
        <w:rPr>
          <w:rFonts w:ascii="Times New Roman" w:eastAsia="Times New Roman" w:hAnsi="Times New Roman" w:cs="David"/>
          <w:sz w:val="24"/>
          <w:szCs w:val="24"/>
          <w:u w:val="single"/>
          <w:rtl/>
          <w:lang w:eastAsia="he-IL"/>
        </w:rPr>
        <w:t>תכניות לצרכי רישום ורישום בתים משותפים</w:t>
      </w:r>
      <w:r w:rsidRPr="00435A20">
        <w:rPr>
          <w:rFonts w:ascii="Times New Roman" w:eastAsia="Times New Roman" w:hAnsi="Times New Roman" w:cs="David"/>
          <w:sz w:val="24"/>
          <w:szCs w:val="24"/>
          <w:rtl/>
          <w:lang w:eastAsia="he-IL"/>
        </w:rPr>
        <w:t>:</w:t>
      </w:r>
    </w:p>
    <w:p w14:paraId="37B94A97"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6F4CE2" w14:textId="245DA9F5" w:rsidR="00435A20" w:rsidRPr="00435A20" w:rsidRDefault="00435A20" w:rsidP="00F47CCC">
      <w:pPr>
        <w:widowControl w:val="0"/>
        <w:spacing w:before="0" w:beforeAutospacing="0" w:after="0" w:afterAutospacing="0" w:line="240" w:lineRule="auto"/>
        <w:ind w:left="1371"/>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העברת תכניות ומסמכים לבעלי מקצוע אחרים לשם הכנת תרשימים ותשריטים לפרצלציה, תכניות לצרכי רישום ורישום בתים משותפים. וידוא נכונות תרשים מגרש ותשריט בית משותף. הכנת בקשות לשינויים בהיתרי הבניה בהתאם לתכניות הב</w:t>
      </w:r>
      <w:r w:rsidRPr="00435A20">
        <w:rPr>
          <w:rFonts w:ascii="Times New Roman" w:eastAsia="Times New Roman" w:hAnsi="Times New Roman" w:cs="David" w:hint="cs"/>
          <w:sz w:val="24"/>
          <w:szCs w:val="24"/>
          <w:rtl/>
          <w:lang w:eastAsia="he-IL"/>
        </w:rPr>
        <w:t>י</w:t>
      </w:r>
      <w:r w:rsidRPr="00435A20">
        <w:rPr>
          <w:rFonts w:ascii="Times New Roman" w:eastAsia="Times New Roman" w:hAnsi="Times New Roman" w:cs="David"/>
          <w:sz w:val="24"/>
          <w:szCs w:val="24"/>
          <w:rtl/>
          <w:lang w:eastAsia="he-IL"/>
        </w:rPr>
        <w:t>צוע וטיפול באישורן. הכנת בקשות להפרדת היתרי בניה בהתאם לבניה בשלבים וטיפול באישורן.</w:t>
      </w:r>
      <w:ins w:id="409" w:author="Meryl Etman" w:date="2021-06-10T15:39:00Z">
        <w:r w:rsidR="00F47CCC">
          <w:rPr>
            <w:rFonts w:ascii="Times New Roman" w:eastAsia="Times New Roman" w:hAnsi="Times New Roman" w:cs="David" w:hint="cs"/>
            <w:sz w:val="24"/>
            <w:szCs w:val="24"/>
            <w:rtl/>
            <w:lang w:eastAsia="he-IL"/>
          </w:rPr>
          <w:t xml:space="preserve"> בגין בקשות להיתרי שינויים ו/או בקשות להפרדת היתרי בניה ככל ויידרשו, ישולם ת</w:t>
        </w:r>
      </w:ins>
      <w:ins w:id="410" w:author="Meryl Etman" w:date="2021-06-10T15:40:00Z">
        <w:r w:rsidR="00F47CCC">
          <w:rPr>
            <w:rFonts w:ascii="Times New Roman" w:eastAsia="Times New Roman" w:hAnsi="Times New Roman" w:cs="David" w:hint="cs"/>
            <w:sz w:val="24"/>
            <w:szCs w:val="24"/>
            <w:rtl/>
            <w:lang w:eastAsia="he-IL"/>
          </w:rPr>
          <w:t>שלום נוסף שיקבע מראש ובכתב.</w:t>
        </w:r>
      </w:ins>
    </w:p>
    <w:p w14:paraId="7AE5659F"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7877B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195007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3.</w:t>
      </w:r>
      <w:r w:rsidRPr="00435A20">
        <w:rPr>
          <w:rFonts w:ascii="Times New Roman" w:eastAsia="Times New Roman" w:hAnsi="Times New Roman" w:cs="David"/>
          <w:sz w:val="24"/>
          <w:szCs w:val="24"/>
          <w:rtl/>
          <w:lang w:eastAsia="he-IL"/>
        </w:rPr>
        <w:tab/>
        <w:t>המתכנן מתחייב ל</w:t>
      </w:r>
      <w:r w:rsidRPr="00435A20">
        <w:rPr>
          <w:rFonts w:ascii="Times New Roman" w:eastAsia="Times New Roman" w:hAnsi="Times New Roman" w:cs="David" w:hint="cs"/>
          <w:sz w:val="24"/>
          <w:szCs w:val="24"/>
          <w:rtl/>
          <w:lang w:eastAsia="he-IL"/>
        </w:rPr>
        <w:t>העלות לאתר ניהול הקבצים את כל הקבצים ול</w:t>
      </w:r>
      <w:r w:rsidRPr="00435A20">
        <w:rPr>
          <w:rFonts w:ascii="Times New Roman" w:eastAsia="Times New Roman" w:hAnsi="Times New Roman" w:cs="David"/>
          <w:sz w:val="24"/>
          <w:szCs w:val="24"/>
          <w:rtl/>
          <w:lang w:eastAsia="he-IL"/>
        </w:rPr>
        <w:t xml:space="preserve">שמור על </w:t>
      </w:r>
      <w:r w:rsidRPr="00435A20">
        <w:rPr>
          <w:rFonts w:ascii="Times New Roman" w:eastAsia="Times New Roman" w:hAnsi="Times New Roman" w:cs="David" w:hint="cs"/>
          <w:sz w:val="24"/>
          <w:szCs w:val="24"/>
          <w:rtl/>
          <w:lang w:eastAsia="he-IL"/>
        </w:rPr>
        <w:t xml:space="preserve">קבצים וסט </w:t>
      </w:r>
      <w:r w:rsidRPr="00435A20">
        <w:rPr>
          <w:rFonts w:ascii="Times New Roman" w:eastAsia="Times New Roman" w:hAnsi="Times New Roman" w:cs="David"/>
          <w:sz w:val="24"/>
          <w:szCs w:val="24"/>
          <w:rtl/>
          <w:lang w:eastAsia="he-IL"/>
        </w:rPr>
        <w:t>תכניות עד לאחר סיום הביצוע בשטח של העבודות נשוא התכנון, כך שניתן יהיה לבצע מהם העתקות, צילומים וכו' וכן ניתן יהיה לבצע בהם תיקונים ושינויים.</w:t>
      </w:r>
    </w:p>
    <w:p w14:paraId="6C3ED6E6"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C72C51"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0FBF58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4.</w:t>
      </w:r>
      <w:r w:rsidRPr="00435A20">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2D06BDD8"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br w:type="page"/>
      </w:r>
      <w:r w:rsidRPr="00435A20">
        <w:rPr>
          <w:rFonts w:ascii="Times New Roman" w:eastAsia="Times New Roman" w:hAnsi="Times New Roman" w:cs="David"/>
          <w:bCs/>
          <w:sz w:val="20"/>
          <w:szCs w:val="24"/>
          <w:u w:val="single"/>
          <w:rtl/>
          <w:lang w:eastAsia="he-IL"/>
        </w:rPr>
        <w:lastRenderedPageBreak/>
        <w:t xml:space="preserve">נספח </w:t>
      </w:r>
      <w:r w:rsidR="00E812B0">
        <w:rPr>
          <w:rFonts w:ascii="Times New Roman" w:eastAsia="Times New Roman" w:hAnsi="Times New Roman" w:cs="David" w:hint="cs"/>
          <w:bCs/>
          <w:sz w:val="20"/>
          <w:szCs w:val="24"/>
          <w:u w:val="single"/>
          <w:rtl/>
          <w:lang w:eastAsia="he-IL"/>
        </w:rPr>
        <w:t>"</w:t>
      </w:r>
      <w:r w:rsidRPr="00435A20">
        <w:rPr>
          <w:rFonts w:ascii="Times New Roman" w:eastAsia="Times New Roman" w:hAnsi="Times New Roman" w:cs="David"/>
          <w:bCs/>
          <w:sz w:val="20"/>
          <w:szCs w:val="24"/>
          <w:u w:val="single"/>
          <w:rtl/>
          <w:lang w:eastAsia="he-IL"/>
        </w:rPr>
        <w:t>ג'</w:t>
      </w:r>
      <w:r w:rsidR="00E812B0">
        <w:rPr>
          <w:rFonts w:ascii="Times New Roman" w:eastAsia="Times New Roman" w:hAnsi="Times New Roman" w:cs="David" w:hint="cs"/>
          <w:bCs/>
          <w:sz w:val="20"/>
          <w:szCs w:val="24"/>
          <w:u w:val="single"/>
          <w:rtl/>
          <w:lang w:eastAsia="he-IL"/>
        </w:rPr>
        <w:t>'</w:t>
      </w:r>
    </w:p>
    <w:p w14:paraId="76ADC8B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3FA8FCB"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35A20">
        <w:rPr>
          <w:rFonts w:ascii="Times New Roman" w:eastAsia="Times New Roman" w:hAnsi="Times New Roman" w:cs="David"/>
          <w:bCs/>
          <w:sz w:val="20"/>
          <w:szCs w:val="24"/>
          <w:u w:val="single"/>
          <w:rtl/>
          <w:lang w:eastAsia="he-IL"/>
        </w:rPr>
        <w:t>לוח זמנים ושלבי עבודה</w:t>
      </w:r>
    </w:p>
    <w:p w14:paraId="3E6B1AE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DF4576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1C8EBF3"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35A20">
        <w:rPr>
          <w:rFonts w:ascii="Times New Roman" w:eastAsia="Times New Roman" w:hAnsi="Times New Roman" w:cs="David"/>
          <w:sz w:val="20"/>
          <w:szCs w:val="24"/>
          <w:lang w:eastAsia="he-IL"/>
        </w:rPr>
        <w:t>–</w:t>
      </w:r>
      <w:r w:rsidRPr="00435A2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410763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94B50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1F200EB"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1A31BA"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3F29E3D"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AD52C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0D4D036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88EE0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2020F7"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sz w:val="20"/>
          <w:szCs w:val="24"/>
          <w:u w:val="single"/>
          <w:rtl/>
          <w:lang w:eastAsia="he-IL"/>
        </w:rPr>
        <w:br w:type="page"/>
      </w:r>
      <w:r w:rsidR="00E812B0">
        <w:rPr>
          <w:rFonts w:ascii="Times New Roman" w:eastAsia="Times New Roman" w:hAnsi="Times New Roman" w:cs="David"/>
          <w:bCs/>
          <w:sz w:val="24"/>
          <w:szCs w:val="24"/>
          <w:u w:val="single"/>
          <w:rtl/>
          <w:lang w:eastAsia="he-IL"/>
        </w:rPr>
        <w:lastRenderedPageBreak/>
        <w:t xml:space="preserve">נספח </w:t>
      </w:r>
      <w:r w:rsidR="00E812B0">
        <w:rPr>
          <w:rFonts w:ascii="Times New Roman" w:eastAsia="Times New Roman" w:hAnsi="Times New Roman" w:cs="David" w:hint="cs"/>
          <w:bCs/>
          <w:sz w:val="24"/>
          <w:szCs w:val="24"/>
          <w:u w:val="single"/>
          <w:rtl/>
          <w:lang w:eastAsia="he-IL"/>
        </w:rPr>
        <w:t>"</w:t>
      </w:r>
      <w:r w:rsidR="00E812B0">
        <w:rPr>
          <w:rFonts w:ascii="Times New Roman" w:eastAsia="Times New Roman" w:hAnsi="Times New Roman" w:cs="David"/>
          <w:bCs/>
          <w:sz w:val="24"/>
          <w:szCs w:val="24"/>
          <w:u w:val="single"/>
          <w:rtl/>
          <w:lang w:eastAsia="he-IL"/>
        </w:rPr>
        <w:t>ד</w:t>
      </w:r>
      <w:r w:rsidR="00E812B0">
        <w:rPr>
          <w:rFonts w:ascii="Times New Roman" w:eastAsia="Times New Roman" w:hAnsi="Times New Roman" w:cs="David" w:hint="cs"/>
          <w:bCs/>
          <w:sz w:val="24"/>
          <w:szCs w:val="24"/>
          <w:u w:val="single"/>
          <w:rtl/>
          <w:lang w:eastAsia="he-IL"/>
        </w:rPr>
        <w:t>"</w:t>
      </w:r>
    </w:p>
    <w:p w14:paraId="599D73D4"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716C87"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שכר המתכנן</w:t>
      </w:r>
    </w:p>
    <w:p w14:paraId="025D28B9"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AF00517"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50032EC" w14:textId="77777777" w:rsidR="00435A20" w:rsidRPr="00435A20" w:rsidRDefault="00435A20" w:rsidP="00435A20">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תמורת ביצוע מלוא שרותי המתכנן, כמפורט בנספח ב'</w:t>
      </w:r>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ישלם המזמין למתכנן את שכר המתכנן בשעורים כדלקמן:</w:t>
      </w:r>
    </w:p>
    <w:p w14:paraId="23AE8A56" w14:textId="77777777" w:rsidR="00435A20" w:rsidRPr="00435A20" w:rsidRDefault="00435A20" w:rsidP="00435A20">
      <w:pPr>
        <w:widowControl w:val="0"/>
        <w:spacing w:before="0" w:beforeAutospacing="0" w:after="0" w:afterAutospacing="0" w:line="240" w:lineRule="auto"/>
        <w:ind w:left="1440" w:hanging="720"/>
        <w:rPr>
          <w:rFonts w:ascii="Times New Roman" w:eastAsia="Times New Roman" w:hAnsi="Times New Roman" w:cs="David"/>
          <w:sz w:val="24"/>
          <w:szCs w:val="24"/>
          <w:rtl/>
        </w:rPr>
      </w:pPr>
    </w:p>
    <w:p w14:paraId="79FDCFCB" w14:textId="29212E01" w:rsidR="00435A20" w:rsidRPr="00435A20" w:rsidRDefault="00435A20" w:rsidP="003F624D">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r w:rsidRPr="00435A20">
        <w:rPr>
          <w:rFonts w:ascii="Times New Roman" w:eastAsia="Times New Roman" w:hAnsi="Times New Roman" w:cs="David" w:hint="cs"/>
          <w:sz w:val="24"/>
          <w:szCs w:val="24"/>
          <w:rtl/>
        </w:rPr>
        <w:t>1.1</w:t>
      </w:r>
      <w:r w:rsidRPr="00435A20">
        <w:rPr>
          <w:rFonts w:ascii="Times New Roman" w:eastAsia="Times New Roman" w:hAnsi="Times New Roman" w:cs="David" w:hint="cs"/>
          <w:sz w:val="24"/>
          <w:szCs w:val="24"/>
          <w:rtl/>
        </w:rPr>
        <w:tab/>
      </w:r>
      <w:del w:id="411" w:author="Meryl Etman" w:date="2021-01-25T17:16:00Z">
        <w:r w:rsidRPr="00435A20" w:rsidDel="003F624D">
          <w:rPr>
            <w:rFonts w:ascii="Times New Roman" w:eastAsia="Times New Roman" w:hAnsi="Times New Roman" w:cs="David" w:hint="cs"/>
            <w:sz w:val="24"/>
            <w:szCs w:val="24"/>
            <w:rtl/>
          </w:rPr>
          <w:delText>עבור עריכת ואישור תכנית בנין עיר מפורטת בסמכות ועדה מקומית : _________ ש"ח. במידה והמזמין יזמין מהמתכנן תכנון בניינים שיכילו במצטבר למעלה מ- 200 יח"ד אזי יקוזז סכום זה מהתשלום האמור בסעיף 1.2 להלן עבור תכנון הבניינים</w:delText>
        </w:r>
      </w:del>
      <w:ins w:id="412" w:author="Meryl Etman" w:date="2021-01-25T17:16:00Z">
        <w:r w:rsidR="003F624D">
          <w:rPr>
            <w:rFonts w:ascii="Times New Roman" w:eastAsia="Times New Roman" w:hAnsi="Times New Roman" w:cs="David" w:hint="cs"/>
            <w:sz w:val="24"/>
            <w:szCs w:val="24"/>
            <w:rtl/>
          </w:rPr>
          <w:t>מבוטל</w:t>
        </w:r>
      </w:ins>
      <w:r w:rsidRPr="00435A20">
        <w:rPr>
          <w:rFonts w:ascii="Times New Roman" w:eastAsia="Times New Roman" w:hAnsi="Times New Roman" w:cs="David" w:hint="cs"/>
          <w:sz w:val="24"/>
          <w:szCs w:val="24"/>
          <w:rtl/>
        </w:rPr>
        <w:t>.</w:t>
      </w:r>
    </w:p>
    <w:p w14:paraId="191994B0"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rPr>
      </w:pPr>
    </w:p>
    <w:p w14:paraId="0569D3D2"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1.2</w:t>
      </w:r>
      <w:r w:rsidRPr="00435A20">
        <w:rPr>
          <w:rFonts w:ascii="Times New Roman" w:eastAsia="Times New Roman" w:hAnsi="Times New Roman" w:cs="David" w:hint="cs"/>
          <w:sz w:val="24"/>
          <w:szCs w:val="24"/>
          <w:rtl/>
        </w:rPr>
        <w:tab/>
        <w:t>עבור הכנת תכנית בינוי ופיתוח לביצוע/תכנית עיצוב ארכיטקטוני, תכנון ופיקוח בנייני מגורים ו/או מסחר ו/או משרדים</w:t>
      </w:r>
      <w:r w:rsidRPr="00435A20">
        <w:rPr>
          <w:rFonts w:ascii="Times New Roman" w:eastAsia="Times New Roman" w:hAnsi="Times New Roman" w:cs="David" w:hint="cs"/>
          <w:sz w:val="24"/>
          <w:szCs w:val="24"/>
          <w:rtl/>
          <w:lang w:eastAsia="he-IL"/>
        </w:rPr>
        <w:t xml:space="preserve"> לרבות מבני עזר במגרשים, תחנות טרנספורמציה במגרשים פרטיים ו/או ציבוריים, מבנה מכירות ו/או דירה לדוגמא בסמוך למבנה המכירות:</w:t>
      </w:r>
    </w:p>
    <w:p w14:paraId="47EFD563"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6DA1659" w14:textId="23598A53" w:rsidR="00435A20" w:rsidRPr="00435A20" w:rsidRDefault="00435A20" w:rsidP="003F624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1.2.1</w:t>
      </w:r>
      <w:r w:rsidRPr="00435A20">
        <w:rPr>
          <w:rFonts w:ascii="Times New Roman" w:eastAsia="Times New Roman" w:hAnsi="Times New Roman" w:cs="David" w:hint="cs"/>
          <w:sz w:val="24"/>
          <w:szCs w:val="24"/>
          <w:rtl/>
          <w:lang w:eastAsia="he-IL"/>
        </w:rPr>
        <w:tab/>
        <w:t xml:space="preserve">סכום קבוע ומוחלט של </w:t>
      </w:r>
      <w:del w:id="413" w:author="Meryl Etman" w:date="2021-01-25T17:17:00Z">
        <w:r w:rsidRPr="00435A20" w:rsidDel="003F624D">
          <w:rPr>
            <w:rFonts w:ascii="Times New Roman" w:eastAsia="Times New Roman" w:hAnsi="Times New Roman" w:cs="David" w:hint="cs"/>
            <w:sz w:val="24"/>
            <w:szCs w:val="24"/>
            <w:rtl/>
            <w:lang w:eastAsia="he-IL"/>
          </w:rPr>
          <w:delText>_________</w:delText>
        </w:r>
      </w:del>
      <w:ins w:id="414" w:author="Meryl Etman" w:date="2021-01-25T17:17:00Z">
        <w:r w:rsidR="003F624D">
          <w:rPr>
            <w:rFonts w:ascii="Times New Roman" w:eastAsia="Times New Roman" w:hAnsi="Times New Roman" w:cs="David" w:hint="cs"/>
            <w:sz w:val="24"/>
            <w:szCs w:val="24"/>
            <w:rtl/>
            <w:lang w:eastAsia="he-IL"/>
          </w:rPr>
          <w:t xml:space="preserve">9,500 </w:t>
        </w:r>
      </w:ins>
      <w:r w:rsidRPr="00435A20">
        <w:rPr>
          <w:rFonts w:ascii="Times New Roman" w:eastAsia="Times New Roman" w:hAnsi="Times New Roman" w:cs="David" w:hint="cs"/>
          <w:sz w:val="24"/>
          <w:szCs w:val="24"/>
          <w:rtl/>
          <w:lang w:eastAsia="he-IL"/>
        </w:rPr>
        <w:t xml:space="preserve">ש"ח (במילים: </w:t>
      </w:r>
      <w:del w:id="415" w:author="Meryl Etman" w:date="2021-01-25T17:17:00Z">
        <w:r w:rsidRPr="00435A20" w:rsidDel="003F624D">
          <w:rPr>
            <w:rFonts w:ascii="Times New Roman" w:eastAsia="Times New Roman" w:hAnsi="Times New Roman" w:cs="David" w:hint="cs"/>
            <w:sz w:val="24"/>
            <w:szCs w:val="24"/>
            <w:rtl/>
            <w:lang w:eastAsia="he-IL"/>
          </w:rPr>
          <w:delText xml:space="preserve">________ </w:delText>
        </w:r>
      </w:del>
      <w:ins w:id="416" w:author="Meryl Etman" w:date="2021-01-25T17:17:00Z">
        <w:r w:rsidR="003F624D">
          <w:rPr>
            <w:rFonts w:ascii="Times New Roman" w:eastAsia="Times New Roman" w:hAnsi="Times New Roman" w:cs="David" w:hint="cs"/>
            <w:sz w:val="24"/>
            <w:szCs w:val="24"/>
            <w:rtl/>
            <w:lang w:eastAsia="he-IL"/>
          </w:rPr>
          <w:t>תשעת אלפים וחמש מאות</w:t>
        </w:r>
        <w:r w:rsidR="003F624D" w:rsidRPr="00435A20">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ש"ח) לכל יחידת דיור</w:t>
      </w:r>
      <w:del w:id="417" w:author="Meryl Etman" w:date="2021-01-25T17:17:00Z">
        <w:r w:rsidRPr="00435A20" w:rsidDel="003F624D">
          <w:rPr>
            <w:rFonts w:ascii="Times New Roman" w:eastAsia="Times New Roman" w:hAnsi="Times New Roman" w:cs="David" w:hint="cs"/>
            <w:sz w:val="24"/>
            <w:szCs w:val="24"/>
            <w:rtl/>
            <w:lang w:eastAsia="he-IL"/>
          </w:rPr>
          <w:delText xml:space="preserve"> במבנה ראשוני</w:delText>
        </w:r>
      </w:del>
      <w:r w:rsidRPr="00435A20">
        <w:rPr>
          <w:rFonts w:ascii="Times New Roman" w:eastAsia="Times New Roman" w:hAnsi="Times New Roman" w:cs="David" w:hint="cs"/>
          <w:sz w:val="24"/>
          <w:szCs w:val="24"/>
          <w:rtl/>
          <w:lang w:eastAsia="he-IL"/>
        </w:rPr>
        <w:t>.</w:t>
      </w:r>
    </w:p>
    <w:p w14:paraId="079836F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807086" w14:textId="0EDC8260" w:rsidR="00435A20" w:rsidRPr="00435A20" w:rsidRDefault="00435A20" w:rsidP="003F624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1.2.2</w:t>
      </w:r>
      <w:r w:rsidRPr="00435A20">
        <w:rPr>
          <w:rFonts w:ascii="Times New Roman" w:eastAsia="Times New Roman" w:hAnsi="Times New Roman" w:cs="David" w:hint="cs"/>
          <w:sz w:val="24"/>
          <w:szCs w:val="24"/>
          <w:rtl/>
          <w:lang w:eastAsia="he-IL"/>
        </w:rPr>
        <w:tab/>
      </w:r>
      <w:del w:id="418" w:author="Meryl Etman" w:date="2021-01-25T17:17:00Z">
        <w:r w:rsidRPr="00435A20" w:rsidDel="003F624D">
          <w:rPr>
            <w:rFonts w:ascii="Times New Roman" w:eastAsia="Times New Roman" w:hAnsi="Times New Roman" w:cs="David" w:hint="cs"/>
            <w:sz w:val="24"/>
            <w:szCs w:val="24"/>
            <w:rtl/>
            <w:lang w:eastAsia="he-IL"/>
          </w:rPr>
          <w:delText>סכום קבוע ומוחלט של _________ש"ח (במילים: ________ ש"ח) לכל יחידת דיור במבנה חוזר</w:delText>
        </w:r>
      </w:del>
      <w:ins w:id="419" w:author="Meryl Etman" w:date="2021-01-25T17:17:00Z">
        <w:r w:rsidR="003F624D">
          <w:rPr>
            <w:rFonts w:ascii="Times New Roman" w:eastAsia="Times New Roman" w:hAnsi="Times New Roman" w:cs="David" w:hint="cs"/>
            <w:sz w:val="24"/>
            <w:szCs w:val="24"/>
            <w:rtl/>
            <w:lang w:eastAsia="he-IL"/>
          </w:rPr>
          <w:t>מבוטל</w:t>
        </w:r>
      </w:ins>
      <w:r w:rsidRPr="00435A20">
        <w:rPr>
          <w:rFonts w:ascii="Times New Roman" w:eastAsia="Times New Roman" w:hAnsi="Times New Roman" w:cs="David" w:hint="cs"/>
          <w:sz w:val="24"/>
          <w:szCs w:val="24"/>
          <w:rtl/>
          <w:lang w:eastAsia="he-IL"/>
        </w:rPr>
        <w:t>.</w:t>
      </w:r>
    </w:p>
    <w:p w14:paraId="5B69AEA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5D2A56" w14:textId="0693F8BD" w:rsidR="00435A20" w:rsidRPr="00435A20" w:rsidRDefault="00435A20" w:rsidP="003F624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1.2.3</w:t>
      </w:r>
      <w:r w:rsidRPr="00435A20">
        <w:rPr>
          <w:rFonts w:ascii="Times New Roman" w:eastAsia="Times New Roman" w:hAnsi="Times New Roman" w:cs="David" w:hint="cs"/>
          <w:sz w:val="24"/>
          <w:szCs w:val="24"/>
          <w:rtl/>
          <w:lang w:eastAsia="he-IL"/>
        </w:rPr>
        <w:tab/>
        <w:t xml:space="preserve">סכום קבוע ומוחלט של </w:t>
      </w:r>
      <w:del w:id="420" w:author="Meryl Etman" w:date="2021-01-25T17:17:00Z">
        <w:r w:rsidRPr="00435A20" w:rsidDel="003F624D">
          <w:rPr>
            <w:rFonts w:ascii="Times New Roman" w:eastAsia="Times New Roman" w:hAnsi="Times New Roman" w:cs="David" w:hint="cs"/>
            <w:sz w:val="24"/>
            <w:szCs w:val="24"/>
            <w:rtl/>
            <w:lang w:eastAsia="he-IL"/>
          </w:rPr>
          <w:delText>_________</w:delText>
        </w:r>
      </w:del>
      <w:ins w:id="421" w:author="Meryl Etman" w:date="2021-01-25T17:17:00Z">
        <w:r w:rsidR="003F624D">
          <w:rPr>
            <w:rFonts w:ascii="Times New Roman" w:eastAsia="Times New Roman" w:hAnsi="Times New Roman" w:cs="David" w:hint="cs"/>
            <w:sz w:val="24"/>
            <w:szCs w:val="24"/>
            <w:rtl/>
            <w:lang w:eastAsia="he-IL"/>
          </w:rPr>
          <w:t xml:space="preserve">85 </w:t>
        </w:r>
      </w:ins>
      <w:r w:rsidRPr="00435A20">
        <w:rPr>
          <w:rFonts w:ascii="Times New Roman" w:eastAsia="Times New Roman" w:hAnsi="Times New Roman" w:cs="David" w:hint="cs"/>
          <w:sz w:val="24"/>
          <w:szCs w:val="24"/>
          <w:rtl/>
          <w:lang w:eastAsia="he-IL"/>
        </w:rPr>
        <w:t xml:space="preserve">ש"ח (במילים: </w:t>
      </w:r>
      <w:del w:id="422" w:author="Meryl Etman" w:date="2021-01-25T17:18:00Z">
        <w:r w:rsidRPr="00435A20" w:rsidDel="003F624D">
          <w:rPr>
            <w:rFonts w:ascii="Times New Roman" w:eastAsia="Times New Roman" w:hAnsi="Times New Roman" w:cs="David" w:hint="cs"/>
            <w:sz w:val="24"/>
            <w:szCs w:val="24"/>
            <w:rtl/>
            <w:lang w:eastAsia="he-IL"/>
          </w:rPr>
          <w:delText xml:space="preserve">________ </w:delText>
        </w:r>
      </w:del>
      <w:ins w:id="423" w:author="Meryl Etman" w:date="2021-01-25T17:18:00Z">
        <w:r w:rsidR="003F624D">
          <w:rPr>
            <w:rFonts w:ascii="Times New Roman" w:eastAsia="Times New Roman" w:hAnsi="Times New Roman" w:cs="David" w:hint="cs"/>
            <w:sz w:val="24"/>
            <w:szCs w:val="24"/>
            <w:rtl/>
            <w:lang w:eastAsia="he-IL"/>
          </w:rPr>
          <w:t>שמונים וחמישה</w:t>
        </w:r>
        <w:r w:rsidR="003F624D" w:rsidRPr="00435A20">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 xml:space="preserve">ש"ח) לכל מ"ר בנוי ומקורה המשמש בלעדית את החלק של המסחר ו/או משרדים  </w:t>
      </w:r>
      <w:ins w:id="424" w:author="Meryl Etman" w:date="2021-01-25T17:18:00Z">
        <w:r w:rsidR="003F624D">
          <w:rPr>
            <w:rFonts w:ascii="Times New Roman" w:eastAsia="Times New Roman" w:hAnsi="Times New Roman" w:cs="David" w:hint="cs"/>
            <w:sz w:val="24"/>
            <w:szCs w:val="24"/>
            <w:rtl/>
            <w:lang w:eastAsia="he-IL"/>
          </w:rPr>
          <w:t xml:space="preserve">ו/או שטח ציבורי </w:t>
        </w:r>
      </w:ins>
      <w:r w:rsidRPr="00435A20">
        <w:rPr>
          <w:rFonts w:ascii="Times New Roman" w:eastAsia="Times New Roman" w:hAnsi="Times New Roman" w:cs="David" w:hint="cs"/>
          <w:sz w:val="24"/>
          <w:szCs w:val="24"/>
          <w:rtl/>
          <w:lang w:eastAsia="he-IL"/>
        </w:rPr>
        <w:t>בפרויקט.</w:t>
      </w:r>
    </w:p>
    <w:p w14:paraId="112DE28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8586B94" w14:textId="393C71D1" w:rsidR="00435A20" w:rsidRPr="00435A20" w:rsidRDefault="00435A20" w:rsidP="003F624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1.2.4</w:t>
      </w:r>
      <w:r w:rsidRPr="00435A20">
        <w:rPr>
          <w:rFonts w:ascii="Times New Roman" w:eastAsia="Times New Roman" w:hAnsi="Times New Roman" w:cs="David" w:hint="cs"/>
          <w:sz w:val="24"/>
          <w:szCs w:val="24"/>
          <w:rtl/>
          <w:lang w:eastAsia="he-IL"/>
        </w:rPr>
        <w:tab/>
        <w:t xml:space="preserve">סכום קבוע ומוחלט של </w:t>
      </w:r>
      <w:del w:id="425" w:author="Meryl Etman" w:date="2021-01-25T17:18:00Z">
        <w:r w:rsidRPr="00435A20" w:rsidDel="003F624D">
          <w:rPr>
            <w:rFonts w:ascii="Times New Roman" w:eastAsia="Times New Roman" w:hAnsi="Times New Roman" w:cs="David" w:hint="cs"/>
            <w:sz w:val="24"/>
            <w:szCs w:val="24"/>
            <w:rtl/>
            <w:lang w:eastAsia="he-IL"/>
          </w:rPr>
          <w:delText>_________</w:delText>
        </w:r>
      </w:del>
      <w:ins w:id="426" w:author="Meryl Etman" w:date="2021-01-25T17:18:00Z">
        <w:r w:rsidR="003F624D">
          <w:rPr>
            <w:rFonts w:ascii="Times New Roman" w:eastAsia="Times New Roman" w:hAnsi="Times New Roman" w:cs="David" w:hint="cs"/>
            <w:sz w:val="24"/>
            <w:szCs w:val="24"/>
            <w:rtl/>
            <w:lang w:eastAsia="he-IL"/>
          </w:rPr>
          <w:t xml:space="preserve">35 </w:t>
        </w:r>
      </w:ins>
      <w:r w:rsidRPr="00435A20">
        <w:rPr>
          <w:rFonts w:ascii="Times New Roman" w:eastAsia="Times New Roman" w:hAnsi="Times New Roman" w:cs="David" w:hint="cs"/>
          <w:sz w:val="24"/>
          <w:szCs w:val="24"/>
          <w:rtl/>
          <w:lang w:eastAsia="he-IL"/>
        </w:rPr>
        <w:t xml:space="preserve">ש"ח (במילים: </w:t>
      </w:r>
      <w:del w:id="427" w:author="Meryl Etman" w:date="2021-01-25T17:18:00Z">
        <w:r w:rsidRPr="00435A20" w:rsidDel="003F624D">
          <w:rPr>
            <w:rFonts w:ascii="Times New Roman" w:eastAsia="Times New Roman" w:hAnsi="Times New Roman" w:cs="David" w:hint="cs"/>
            <w:sz w:val="24"/>
            <w:szCs w:val="24"/>
            <w:rtl/>
            <w:lang w:eastAsia="he-IL"/>
          </w:rPr>
          <w:delText xml:space="preserve">________ </w:delText>
        </w:r>
      </w:del>
      <w:ins w:id="428" w:author="Meryl Etman" w:date="2021-01-25T17:18:00Z">
        <w:r w:rsidR="003F624D">
          <w:rPr>
            <w:rFonts w:ascii="Times New Roman" w:eastAsia="Times New Roman" w:hAnsi="Times New Roman" w:cs="David" w:hint="cs"/>
            <w:sz w:val="24"/>
            <w:szCs w:val="24"/>
            <w:rtl/>
            <w:lang w:eastAsia="he-IL"/>
          </w:rPr>
          <w:t>שלושים וחמישה</w:t>
        </w:r>
        <w:r w:rsidR="003F624D" w:rsidRPr="00435A20">
          <w:rPr>
            <w:rFonts w:ascii="Times New Roman" w:eastAsia="Times New Roman" w:hAnsi="Times New Roman" w:cs="David" w:hint="cs"/>
            <w:sz w:val="24"/>
            <w:szCs w:val="24"/>
            <w:rtl/>
            <w:lang w:eastAsia="he-IL"/>
          </w:rPr>
          <w:t xml:space="preserve"> </w:t>
        </w:r>
      </w:ins>
      <w:r w:rsidRPr="00435A20">
        <w:rPr>
          <w:rFonts w:ascii="Times New Roman" w:eastAsia="Times New Roman" w:hAnsi="Times New Roman" w:cs="David" w:hint="cs"/>
          <w:sz w:val="24"/>
          <w:szCs w:val="24"/>
          <w:rtl/>
          <w:lang w:eastAsia="he-IL"/>
        </w:rPr>
        <w:t>ש"ח) לכל מ"ר בנוי ומקורה מתחת למפלס הכניסה לבניינים</w:t>
      </w:r>
      <w:r w:rsidRPr="00435A20">
        <w:rPr>
          <w:rFonts w:ascii="Times New Roman" w:eastAsia="Times New Roman" w:hAnsi="Times New Roman" w:cs="David" w:hint="cs"/>
          <w:sz w:val="20"/>
          <w:szCs w:val="20"/>
          <w:rtl/>
          <w:lang w:eastAsia="he-IL"/>
        </w:rPr>
        <w:t xml:space="preserve"> </w:t>
      </w:r>
      <w:r w:rsidRPr="006B715E">
        <w:rPr>
          <w:rFonts w:ascii="Times New Roman" w:eastAsia="Times New Roman" w:hAnsi="Times New Roman" w:cs="David" w:hint="cs"/>
          <w:rtl/>
          <w:lang w:eastAsia="he-IL"/>
        </w:rPr>
        <w:t>שאינו שטח עיקרי</w:t>
      </w:r>
      <w:r w:rsidRPr="00435A20">
        <w:rPr>
          <w:rFonts w:ascii="Times New Roman" w:eastAsia="Times New Roman" w:hAnsi="Times New Roman" w:cs="David" w:hint="cs"/>
          <w:sz w:val="24"/>
          <w:szCs w:val="24"/>
          <w:rtl/>
          <w:lang w:eastAsia="he-IL"/>
        </w:rPr>
        <w:t>.</w:t>
      </w:r>
    </w:p>
    <w:p w14:paraId="6323CB6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F3E70F9" w14:textId="65B6542E" w:rsidR="00435A20" w:rsidRPr="00435A20" w:rsidDel="003F624D" w:rsidRDefault="00435A20" w:rsidP="00435A20">
      <w:pPr>
        <w:widowControl w:val="0"/>
        <w:spacing w:before="0" w:beforeAutospacing="0" w:after="0" w:afterAutospacing="0" w:line="240" w:lineRule="auto"/>
        <w:ind w:left="2160" w:hanging="720"/>
        <w:jc w:val="both"/>
        <w:rPr>
          <w:del w:id="429" w:author="Meryl Etman" w:date="2021-01-25T17:19:00Z"/>
          <w:rFonts w:ascii="Times New Roman" w:eastAsia="Times New Roman" w:hAnsi="Times New Roman" w:cs="David"/>
          <w:sz w:val="24"/>
          <w:szCs w:val="24"/>
          <w:rtl/>
          <w:lang w:eastAsia="he-IL"/>
        </w:rPr>
      </w:pPr>
      <w:del w:id="430" w:author="Meryl Etman" w:date="2021-01-25T17:19:00Z">
        <w:r w:rsidRPr="00435A20" w:rsidDel="003F624D">
          <w:rPr>
            <w:rFonts w:ascii="Times New Roman" w:eastAsia="Times New Roman" w:hAnsi="Times New Roman" w:cs="David" w:hint="cs"/>
            <w:sz w:val="24"/>
            <w:szCs w:val="24"/>
            <w:rtl/>
            <w:lang w:eastAsia="he-IL"/>
          </w:rPr>
          <w:delText>בסעיף זה:</w:delText>
        </w:r>
      </w:del>
    </w:p>
    <w:p w14:paraId="498102C2" w14:textId="1EC85A3B" w:rsidR="00435A20" w:rsidRPr="00435A20" w:rsidDel="003F624D" w:rsidRDefault="00435A20" w:rsidP="00435A20">
      <w:pPr>
        <w:widowControl w:val="0"/>
        <w:spacing w:before="0" w:beforeAutospacing="0" w:after="0" w:afterAutospacing="0" w:line="240" w:lineRule="auto"/>
        <w:ind w:left="2160" w:hanging="720"/>
        <w:jc w:val="both"/>
        <w:rPr>
          <w:del w:id="431" w:author="Meryl Etman" w:date="2021-01-25T17:19:00Z"/>
          <w:rFonts w:ascii="Times New Roman" w:eastAsia="Times New Roman" w:hAnsi="Times New Roman" w:cs="David"/>
          <w:sz w:val="24"/>
          <w:szCs w:val="24"/>
          <w:rtl/>
          <w:lang w:eastAsia="he-IL"/>
        </w:rPr>
      </w:pPr>
    </w:p>
    <w:p w14:paraId="7553A184" w14:textId="6C7EB06D" w:rsidR="00435A20" w:rsidRPr="00435A20" w:rsidDel="003F624D" w:rsidRDefault="00435A20" w:rsidP="00435A20">
      <w:pPr>
        <w:widowControl w:val="0"/>
        <w:spacing w:before="0" w:beforeAutospacing="0" w:after="0" w:afterAutospacing="0" w:line="240" w:lineRule="auto"/>
        <w:ind w:left="1440"/>
        <w:jc w:val="both"/>
        <w:rPr>
          <w:del w:id="432" w:author="Meryl Etman" w:date="2021-01-25T17:19:00Z"/>
          <w:rFonts w:ascii="Times New Roman" w:eastAsia="Times New Roman" w:hAnsi="Times New Roman" w:cs="David"/>
          <w:sz w:val="20"/>
          <w:szCs w:val="24"/>
          <w:rtl/>
          <w:lang w:eastAsia="he-IL"/>
        </w:rPr>
      </w:pPr>
      <w:del w:id="433" w:author="Meryl Etman" w:date="2021-01-25T17:19:00Z">
        <w:r w:rsidRPr="00435A20" w:rsidDel="003F624D">
          <w:rPr>
            <w:rFonts w:ascii="Times New Roman" w:eastAsia="Times New Roman" w:hAnsi="Times New Roman" w:cs="David" w:hint="cs"/>
            <w:sz w:val="24"/>
            <w:szCs w:val="24"/>
            <w:rtl/>
            <w:lang w:eastAsia="he-IL"/>
          </w:rPr>
          <w:delText>מבנה ראשוני - המבנה שהוקם לראשונה עפ"י תכניותיו של המתכנן.</w:delText>
        </w:r>
        <w:r w:rsidRPr="00435A20" w:rsidDel="003F624D">
          <w:rPr>
            <w:rFonts w:ascii="Times New Roman" w:eastAsia="Times New Roman" w:hAnsi="Times New Roman" w:cs="David"/>
            <w:sz w:val="20"/>
            <w:szCs w:val="24"/>
            <w:rtl/>
            <w:lang w:eastAsia="he-IL"/>
          </w:rPr>
          <w:delText xml:space="preserve"> במקרים בהם מתוכננים במקביל מספר מבנים ראשונים וחוזרים יחשב המבנה שבו מספר היחידות הרב ביותר כמבנה ראשוני.</w:delText>
        </w:r>
      </w:del>
    </w:p>
    <w:p w14:paraId="24684B60" w14:textId="5343376A" w:rsidR="00435A20" w:rsidRPr="00435A20" w:rsidDel="003F624D" w:rsidRDefault="00435A20" w:rsidP="00435A20">
      <w:pPr>
        <w:widowControl w:val="0"/>
        <w:spacing w:before="0" w:beforeAutospacing="0" w:after="0" w:afterAutospacing="0" w:line="240" w:lineRule="auto"/>
        <w:ind w:left="720" w:hanging="789"/>
        <w:jc w:val="both"/>
        <w:rPr>
          <w:del w:id="434" w:author="Meryl Etman" w:date="2021-01-25T17:19:00Z"/>
          <w:rFonts w:ascii="Times New Roman" w:eastAsia="Times New Roman" w:hAnsi="Times New Roman" w:cs="David"/>
          <w:sz w:val="20"/>
          <w:szCs w:val="24"/>
          <w:rtl/>
          <w:lang w:eastAsia="he-IL"/>
        </w:rPr>
      </w:pPr>
    </w:p>
    <w:p w14:paraId="5020769E" w14:textId="5BD23924" w:rsidR="00435A20" w:rsidRPr="00435A20" w:rsidDel="003F624D" w:rsidRDefault="00435A20" w:rsidP="00435A20">
      <w:pPr>
        <w:widowControl w:val="0"/>
        <w:spacing w:before="0" w:beforeAutospacing="0" w:after="0" w:afterAutospacing="0" w:line="240" w:lineRule="auto"/>
        <w:ind w:left="1440"/>
        <w:jc w:val="both"/>
        <w:rPr>
          <w:del w:id="435" w:author="Meryl Etman" w:date="2021-01-25T17:19:00Z"/>
          <w:rFonts w:ascii="Times New Roman" w:eastAsia="Times New Roman" w:hAnsi="Times New Roman" w:cs="David"/>
          <w:sz w:val="24"/>
          <w:szCs w:val="24"/>
          <w:rtl/>
          <w:lang w:eastAsia="he-IL"/>
        </w:rPr>
      </w:pPr>
      <w:del w:id="436" w:author="Meryl Etman" w:date="2021-01-25T17:19:00Z">
        <w:r w:rsidRPr="00435A20" w:rsidDel="003F624D">
          <w:rPr>
            <w:rFonts w:ascii="Times New Roman" w:eastAsia="Times New Roman" w:hAnsi="Times New Roman" w:cs="David"/>
            <w:sz w:val="24"/>
            <w:szCs w:val="24"/>
            <w:rtl/>
            <w:lang w:eastAsia="he-IL"/>
          </w:rPr>
          <w:delText xml:space="preserve">מבנה חוזר </w:delText>
        </w:r>
        <w:r w:rsidRPr="00435A20" w:rsidDel="003F624D">
          <w:rPr>
            <w:rFonts w:ascii="Times New Roman" w:eastAsia="Times New Roman" w:hAnsi="Times New Roman" w:cs="David"/>
            <w:sz w:val="24"/>
            <w:szCs w:val="24"/>
            <w:lang w:eastAsia="he-IL"/>
          </w:rPr>
          <w:delText>–</w:delText>
        </w:r>
        <w:r w:rsidRPr="00435A20" w:rsidDel="003F624D">
          <w:rPr>
            <w:rFonts w:ascii="Times New Roman" w:eastAsia="Times New Roman" w:hAnsi="Times New Roman" w:cs="David"/>
            <w:sz w:val="24"/>
            <w:szCs w:val="24"/>
            <w:rtl/>
            <w:lang w:eastAsia="he-IL"/>
          </w:rPr>
          <w:delTex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w:delText>
        </w:r>
        <w:r w:rsidRPr="00435A20" w:rsidDel="003F624D">
          <w:rPr>
            <w:rFonts w:ascii="Times New Roman" w:eastAsia="Times New Roman" w:hAnsi="Times New Roman" w:cs="David" w:hint="cs"/>
            <w:sz w:val="24"/>
            <w:szCs w:val="24"/>
            <w:rtl/>
            <w:lang w:eastAsia="he-IL"/>
          </w:rPr>
          <w:delText xml:space="preserve">התאמות בשל שלוב החלק המסחרי מתחת למבנה המגורים, </w:delText>
        </w:r>
        <w:r w:rsidRPr="00435A20" w:rsidDel="003F624D">
          <w:rPr>
            <w:rFonts w:ascii="Times New Roman" w:eastAsia="Times New Roman" w:hAnsi="Times New Roman" w:cs="David"/>
            <w:sz w:val="24"/>
            <w:szCs w:val="24"/>
            <w:rtl/>
            <w:lang w:eastAsia="he-IL"/>
          </w:rPr>
          <w:delText>התאמה למרתפים, הצמדת זוג מבנים, תוספת ו/או הפחתת עד שתי קומות טיפוסיות, שינויים קלים במידות.</w:delText>
        </w:r>
      </w:del>
    </w:p>
    <w:p w14:paraId="087375F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80A9FE" w14:textId="2F3E224C" w:rsidR="00435A20" w:rsidRPr="00435A20" w:rsidDel="002D7DB6" w:rsidRDefault="00435A20" w:rsidP="00435A20">
      <w:pPr>
        <w:widowControl w:val="0"/>
        <w:spacing w:before="0" w:beforeAutospacing="0" w:after="0" w:afterAutospacing="0" w:line="240" w:lineRule="auto"/>
        <w:ind w:left="720" w:firstLine="720"/>
        <w:rPr>
          <w:del w:id="437" w:author="Meryl Etman" w:date="2021-01-26T15:46:00Z"/>
          <w:rFonts w:ascii="Times New Roman" w:eastAsia="Times New Roman" w:hAnsi="Times New Roman" w:cs="David"/>
          <w:sz w:val="24"/>
          <w:szCs w:val="24"/>
          <w:rtl/>
          <w:lang w:eastAsia="he-IL"/>
        </w:rPr>
      </w:pPr>
    </w:p>
    <w:p w14:paraId="73065062" w14:textId="02EFAE27" w:rsidR="00435A20" w:rsidRPr="00435A20" w:rsidRDefault="00435A20" w:rsidP="0096613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0"/>
          <w:szCs w:val="24"/>
          <w:rtl/>
          <w:lang w:eastAsia="he-IL"/>
        </w:rPr>
        <w:t>2.</w:t>
      </w:r>
      <w:r w:rsidRPr="00435A20">
        <w:rPr>
          <w:rFonts w:ascii="Times New Roman" w:eastAsia="Times New Roman" w:hAnsi="Times New Roman" w:cs="David"/>
          <w:sz w:val="20"/>
          <w:szCs w:val="24"/>
          <w:rtl/>
          <w:lang w:eastAsia="he-IL"/>
        </w:rPr>
        <w:tab/>
        <w:t>הסכום המפורט בסעיף 1</w:t>
      </w:r>
      <w:r w:rsidRPr="00435A20">
        <w:rPr>
          <w:rFonts w:ascii="Times New Roman" w:eastAsia="Times New Roman" w:hAnsi="Times New Roman" w:cs="David" w:hint="cs"/>
          <w:sz w:val="20"/>
          <w:szCs w:val="24"/>
          <w:rtl/>
          <w:lang w:eastAsia="he-IL"/>
        </w:rPr>
        <w:t>.1</w:t>
      </w:r>
      <w:r w:rsidRPr="00435A20">
        <w:rPr>
          <w:rFonts w:ascii="Times New Roman" w:eastAsia="Times New Roman" w:hAnsi="Times New Roman" w:cs="David"/>
          <w:sz w:val="20"/>
          <w:szCs w:val="24"/>
          <w:rtl/>
          <w:lang w:eastAsia="he-IL"/>
        </w:rPr>
        <w:t xml:space="preserve"> לעיל יהיה צמוד ל</w:t>
      </w:r>
      <w:r w:rsidR="00966136">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color w:val="008000"/>
            <w:sz w:val="20"/>
            <w:szCs w:val="24"/>
            <w:rtl/>
            <w:lang w:eastAsia="he-IL"/>
          </w:rPr>
          <w:alias w:val="סוג מדד כותרת"/>
          <w:tag w:val="cntMadadTypeTitle"/>
          <w:id w:val="-98501633"/>
          <w:placeholder>
            <w:docPart w:val="2F3D4EE59AE243289F28F06F5E106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438" w:author="Meryl Etman" w:date="2021-01-25T17:19:00Z">
            <w:r w:rsidR="003F624D">
              <w:rPr>
                <w:rFonts w:ascii="Times New Roman" w:eastAsia="Times New Roman" w:hAnsi="Times New Roman" w:cs="David"/>
                <w:color w:val="008000"/>
                <w:sz w:val="20"/>
                <w:szCs w:val="24"/>
                <w:rtl/>
                <w:lang w:eastAsia="he-IL"/>
              </w:rPr>
              <w:t>מדד המחירים לצרכן</w:t>
            </w:r>
            <w:r w:rsidR="003F624D">
              <w:rPr>
                <w:rFonts w:ascii="Times New Roman" w:eastAsia="Times New Roman" w:hAnsi="Times New Roman" w:cs="David" w:hint="cs"/>
                <w:color w:val="008000"/>
                <w:sz w:val="20"/>
                <w:szCs w:val="24"/>
                <w:rtl/>
                <w:lang w:eastAsia="he-IL"/>
              </w:rPr>
              <w:t xml:space="preserve"> בגין</w:t>
            </w:r>
          </w:ins>
        </w:sdtContent>
      </w:sdt>
      <w:r w:rsidRPr="00435A20">
        <w:rPr>
          <w:rFonts w:ascii="Times New Roman" w:eastAsia="Times New Roman" w:hAnsi="Times New Roman" w:cs="David"/>
          <w:color w:val="008000"/>
          <w:sz w:val="20"/>
          <w:szCs w:val="24"/>
          <w:rtl/>
          <w:lang w:eastAsia="he-IL"/>
        </w:rPr>
        <w:t xml:space="preserve"> </w:t>
      </w:r>
      <w:r w:rsidRPr="00435A20">
        <w:rPr>
          <w:rFonts w:ascii="Times New Roman" w:eastAsia="Times New Roman" w:hAnsi="Times New Roman" w:cs="David"/>
          <w:color w:val="008000"/>
          <w:sz w:val="24"/>
          <w:szCs w:val="24"/>
          <w:rtl/>
        </w:rPr>
        <w:t xml:space="preserve"> </w:t>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5C7E99336E04E30BF74697B1239F6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439" w:author="Meryl Etman" w:date="2021-01-26T15:28:00Z">
            <w:r w:rsidR="00EB79D4">
              <w:rPr>
                <w:rFonts w:ascii="Times New Roman" w:eastAsia="Times New Roman" w:hAnsi="Times New Roman" w:cs="David" w:hint="cs"/>
                <w:color w:val="008000"/>
                <w:sz w:val="24"/>
                <w:szCs w:val="24"/>
                <w:rtl/>
              </w:rPr>
              <w:t>בגין</w:t>
            </w:r>
          </w:ins>
        </w:sdtContent>
      </w:sdt>
      <w:r w:rsidRPr="00435A20">
        <w:rPr>
          <w:rFonts w:ascii="Times New Roman" w:eastAsia="Times New Roman" w:hAnsi="Times New Roman" w:cs="David"/>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8939F1DEA66E448CB0B96606F59D7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01T00:00:00Z">
            <w:dateFormat w:val="dd/MM/yyyy"/>
            <w:lid w:val="he-IL"/>
            <w:storeMappedDataAs w:val="dateTime"/>
            <w:calendar w:val="gregorian"/>
          </w:date>
        </w:sdtPr>
        <w:sdtEndPr/>
        <w:sdtContent>
          <w:ins w:id="440" w:author="Meryl Etman" w:date="2021-01-25T15:53:00Z">
            <w:r w:rsidR="001C44AE">
              <w:rPr>
                <w:rFonts w:ascii="Times New Roman" w:eastAsia="Times New Roman" w:hAnsi="Times New Roman" w:cs="David" w:hint="cs"/>
                <w:color w:val="008000"/>
                <w:sz w:val="24"/>
                <w:szCs w:val="24"/>
                <w:rtl/>
              </w:rPr>
              <w:t>‏01/12/2020</w:t>
            </w:r>
          </w:ins>
        </w:sdtContent>
      </w:sdt>
      <w:r w:rsidR="00966136" w:rsidRPr="00435A20">
        <w:rPr>
          <w:rFonts w:ascii="Times New Roman" w:eastAsia="Times New Roman" w:hAnsi="Times New Roman" w:cs="David"/>
          <w:sz w:val="24"/>
          <w:szCs w:val="24"/>
          <w:rtl/>
        </w:rPr>
        <w:t xml:space="preserve">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rPr>
        <w:t xml:space="preserve">העומד על </w:t>
      </w:r>
      <w:sdt>
        <w:sdtPr>
          <w:rPr>
            <w:rFonts w:ascii="Times New Roman" w:eastAsia="Times New Roman" w:hAnsi="Times New Roman" w:cs="David"/>
            <w:color w:val="008000"/>
            <w:sz w:val="24"/>
            <w:szCs w:val="24"/>
            <w:rtl/>
          </w:rPr>
          <w:alias w:val="נקודות מדד"/>
          <w:tag w:val="cntMadadPoints"/>
          <w:id w:val="-360909335"/>
          <w:placeholder>
            <w:docPart w:val="FD7736BE372A4461A53597749112E4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441" w:author="Meryl Etman" w:date="2021-01-26T15:28:00Z">
            <w:r w:rsidR="00B54432">
              <w:rPr>
                <w:rFonts w:ascii="Times New Roman" w:eastAsia="Times New Roman" w:hAnsi="Times New Roman" w:cs="David"/>
                <w:color w:val="008000"/>
                <w:sz w:val="24"/>
                <w:szCs w:val="24"/>
                <w:rtl/>
              </w:rPr>
              <w:t>223.1145</w:t>
            </w:r>
          </w:ins>
        </w:sdtContent>
      </w:sdt>
      <w:r w:rsidRPr="00435A20">
        <w:rPr>
          <w:rFonts w:ascii="Times New Roman" w:eastAsia="Times New Roman" w:hAnsi="Times New Roman" w:cs="David"/>
          <w:sz w:val="24"/>
          <w:szCs w:val="24"/>
          <w:rtl/>
        </w:rPr>
        <w:t xml:space="preserve"> נקודות </w:t>
      </w:r>
      <w:r w:rsidR="00966136">
        <w:rPr>
          <w:rFonts w:ascii="Times New Roman" w:eastAsia="Times New Roman" w:hAnsi="Times New Roman" w:cs="David" w:hint="cs"/>
          <w:sz w:val="24"/>
          <w:szCs w:val="24"/>
          <w:rtl/>
        </w:rPr>
        <w:t>)</w:t>
      </w:r>
      <w:r w:rsidRPr="00435A20">
        <w:rPr>
          <w:rFonts w:ascii="Times New Roman" w:eastAsia="Times New Roman" w:hAnsi="Times New Roman" w:cs="David"/>
          <w:sz w:val="24"/>
          <w:szCs w:val="24"/>
          <w:rtl/>
          <w:lang w:eastAsia="he-IL"/>
        </w:rPr>
        <w:t xml:space="preserve"> עד למדד הידוע ביום הגשת כל חשבון.</w:t>
      </w:r>
    </w:p>
    <w:p w14:paraId="5446BB02"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8811BDC" w14:textId="77777777" w:rsidR="00435A20" w:rsidRPr="00435A20" w:rsidRDefault="00435A20" w:rsidP="00435A20">
      <w:pPr>
        <w:widowControl w:val="0"/>
        <w:spacing w:before="0" w:beforeAutospacing="0" w:after="0" w:afterAutospacing="0" w:line="240" w:lineRule="auto"/>
        <w:ind w:left="720" w:right="85"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3.</w:t>
      </w:r>
      <w:r w:rsidRPr="00435A20">
        <w:rPr>
          <w:rFonts w:ascii="Times New Roman" w:eastAsia="Times New Roman" w:hAnsi="Times New Roman" w:cs="David"/>
          <w:sz w:val="20"/>
          <w:szCs w:val="24"/>
          <w:rtl/>
          <w:lang w:eastAsia="he-IL"/>
        </w:rPr>
        <w:tab/>
        <w:t>למען הסר ספק:</w:t>
      </w:r>
    </w:p>
    <w:p w14:paraId="4C16A27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1B64478A"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rPr>
        <w:t>3.1</w:t>
      </w:r>
      <w:r w:rsidRPr="00435A20">
        <w:rPr>
          <w:rFonts w:ascii="Times New Roman" w:eastAsia="Times New Roman" w:hAnsi="Times New Roman" w:cs="David" w:hint="cs"/>
          <w:sz w:val="24"/>
          <w:szCs w:val="24"/>
          <w:rtl/>
        </w:rPr>
        <w:tab/>
      </w:r>
      <w:r w:rsidRPr="00435A20">
        <w:rPr>
          <w:rFonts w:ascii="Times New Roman" w:eastAsia="Times New Roman" w:hAnsi="Times New Roman" w:cs="David"/>
          <w:sz w:val="24"/>
          <w:szCs w:val="24"/>
          <w:rtl/>
        </w:rPr>
        <w:t>שכר</w:t>
      </w:r>
      <w:r w:rsidRPr="00435A20">
        <w:rPr>
          <w:rFonts w:ascii="Times New Roman" w:eastAsia="Times New Roman" w:hAnsi="Times New Roman" w:cs="David"/>
          <w:sz w:val="24"/>
          <w:szCs w:val="24"/>
          <w:rtl/>
          <w:lang w:eastAsia="he-IL"/>
        </w:rPr>
        <w:t xml:space="preserve"> המתכנן יחושב </w:t>
      </w:r>
      <w:r w:rsidRPr="00435A20">
        <w:rPr>
          <w:rFonts w:ascii="Times New Roman" w:eastAsia="Times New Roman" w:hAnsi="Times New Roman" w:cs="David" w:hint="cs"/>
          <w:sz w:val="24"/>
          <w:szCs w:val="24"/>
          <w:rtl/>
          <w:lang w:eastAsia="he-IL"/>
        </w:rPr>
        <w:t xml:space="preserve">לשטחי המגורים </w:t>
      </w:r>
      <w:r w:rsidRPr="00435A20">
        <w:rPr>
          <w:rFonts w:ascii="Times New Roman" w:eastAsia="Times New Roman" w:hAnsi="Times New Roman" w:cs="David"/>
          <w:sz w:val="24"/>
          <w:szCs w:val="24"/>
          <w:rtl/>
          <w:lang w:eastAsia="he-IL"/>
        </w:rPr>
        <w:t>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1194076" w14:textId="77777777" w:rsidR="00435A20" w:rsidRPr="00435A20" w:rsidRDefault="00435A20" w:rsidP="00435A2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0CAEC12"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0"/>
          <w:lang w:eastAsia="he-IL"/>
        </w:rPr>
      </w:pPr>
      <w:r w:rsidRPr="00435A20">
        <w:rPr>
          <w:rFonts w:ascii="Times New Roman" w:eastAsia="Times New Roman" w:hAnsi="Times New Roman" w:cs="David" w:hint="cs"/>
          <w:sz w:val="20"/>
          <w:szCs w:val="24"/>
          <w:rtl/>
          <w:lang w:eastAsia="he-IL"/>
        </w:rPr>
        <w:t>3.2</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33CF5C76" w14:textId="77777777" w:rsidR="00435A20" w:rsidRPr="00435A20" w:rsidRDefault="00435A20" w:rsidP="00435A20">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351AE054"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3.3</w:t>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sz w:val="20"/>
          <w:szCs w:val="24"/>
          <w:rtl/>
          <w:lang w:eastAsia="he-IL"/>
        </w:rPr>
        <w:t>שכר המתכנן כולל את כל המפורט בחוזה על כל נספחיו, לרבות נספח ב'.</w:t>
      </w:r>
    </w:p>
    <w:p w14:paraId="631CB89A"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FE2CDB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lastRenderedPageBreak/>
        <w:t>4.</w:t>
      </w:r>
      <w:r w:rsidRPr="00435A20">
        <w:rPr>
          <w:rFonts w:ascii="Times New Roman" w:eastAsia="Times New Roman" w:hAnsi="Times New Roman" w:cs="David"/>
          <w:sz w:val="20"/>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7E01A6">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הול ספרים ואישור על ניכוי מס במקור.</w:t>
      </w:r>
    </w:p>
    <w:p w14:paraId="1AFB33FC"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206151A"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5.</w:t>
      </w:r>
      <w:r w:rsidRPr="00435A20">
        <w:rPr>
          <w:rFonts w:ascii="Times New Roman" w:eastAsia="Times New Roman" w:hAnsi="Times New Roman" w:cs="David"/>
          <w:sz w:val="20"/>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2E645605"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0"/>
          <w:szCs w:val="24"/>
          <w:rtl/>
          <w:lang w:eastAsia="he-IL"/>
        </w:rPr>
        <w:br w:type="page"/>
      </w:r>
      <w:r w:rsidR="00E812B0">
        <w:rPr>
          <w:rFonts w:ascii="Times New Roman" w:eastAsia="Times New Roman" w:hAnsi="Times New Roman" w:cs="David"/>
          <w:b/>
          <w:bCs/>
          <w:sz w:val="24"/>
          <w:szCs w:val="24"/>
          <w:u w:val="single"/>
          <w:rtl/>
          <w:lang w:eastAsia="he-IL"/>
        </w:rPr>
        <w:lastRenderedPageBreak/>
        <w:t xml:space="preserve">נספח </w:t>
      </w:r>
      <w:r w:rsidR="00E812B0">
        <w:rPr>
          <w:rFonts w:ascii="Times New Roman" w:eastAsia="Times New Roman" w:hAnsi="Times New Roman" w:cs="David" w:hint="cs"/>
          <w:b/>
          <w:bCs/>
          <w:sz w:val="24"/>
          <w:szCs w:val="24"/>
          <w:u w:val="single"/>
          <w:rtl/>
          <w:lang w:eastAsia="he-IL"/>
        </w:rPr>
        <w:t>"</w:t>
      </w:r>
      <w:r w:rsidR="00E812B0">
        <w:rPr>
          <w:rFonts w:ascii="Times New Roman" w:eastAsia="Times New Roman" w:hAnsi="Times New Roman" w:cs="David"/>
          <w:b/>
          <w:bCs/>
          <w:sz w:val="24"/>
          <w:szCs w:val="24"/>
          <w:u w:val="single"/>
          <w:rtl/>
          <w:lang w:eastAsia="he-IL"/>
        </w:rPr>
        <w:t>ה</w:t>
      </w:r>
      <w:r w:rsidR="00E812B0">
        <w:rPr>
          <w:rFonts w:ascii="Times New Roman" w:eastAsia="Times New Roman" w:hAnsi="Times New Roman" w:cs="David" w:hint="cs"/>
          <w:b/>
          <w:bCs/>
          <w:sz w:val="24"/>
          <w:szCs w:val="24"/>
          <w:u w:val="single"/>
          <w:rtl/>
          <w:lang w:eastAsia="he-IL"/>
        </w:rPr>
        <w:t>"</w:t>
      </w:r>
    </w:p>
    <w:p w14:paraId="5A44D3E8"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82602C"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sz w:val="24"/>
          <w:szCs w:val="20"/>
          <w:rtl/>
          <w:lang w:eastAsia="he-IL"/>
        </w:rPr>
        <w:t xml:space="preserve">  </w:t>
      </w:r>
      <w:r w:rsidRPr="00435A20">
        <w:rPr>
          <w:rFonts w:ascii="Times New Roman" w:eastAsia="Times New Roman" w:hAnsi="Times New Roman" w:cs="David"/>
          <w:b/>
          <w:bCs/>
          <w:sz w:val="24"/>
          <w:szCs w:val="24"/>
          <w:u w:val="single"/>
          <w:rtl/>
          <w:lang w:eastAsia="he-IL"/>
        </w:rPr>
        <w:t>תשלומי שכר המתכנן</w:t>
      </w:r>
    </w:p>
    <w:p w14:paraId="2DB03940"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C9107BE" w14:textId="77777777" w:rsidR="00435A20" w:rsidRPr="00435A20" w:rsidRDefault="00435A20" w:rsidP="00435A20">
      <w:pPr>
        <w:widowControl w:val="0"/>
        <w:numPr>
          <w:ilvl w:val="0"/>
          <w:numId w:val="8"/>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2E2E668"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ADEA37" w14:textId="151DDFC4" w:rsidR="007804CE" w:rsidRPr="007804CE" w:rsidDel="003F624D" w:rsidRDefault="00210DAF">
      <w:pPr>
        <w:pStyle w:val="ListParagraph"/>
        <w:widowControl w:val="0"/>
        <w:numPr>
          <w:ilvl w:val="1"/>
          <w:numId w:val="8"/>
        </w:numPr>
        <w:spacing w:before="0" w:beforeAutospacing="0" w:after="0" w:afterAutospacing="0" w:line="240" w:lineRule="auto"/>
        <w:ind w:left="720" w:firstLine="0"/>
        <w:jc w:val="both"/>
        <w:rPr>
          <w:del w:id="442" w:author="Meryl Etman" w:date="2021-01-25T17:20:00Z"/>
          <w:rFonts w:ascii="Times New Roman" w:eastAsia="Times New Roman" w:hAnsi="Times New Roman" w:cs="David"/>
          <w:sz w:val="20"/>
          <w:szCs w:val="24"/>
          <w:rtl/>
          <w:lang w:eastAsia="he-IL"/>
        </w:rPr>
        <w:pPrChange w:id="443" w:author="Meryl Etman" w:date="2021-01-26T15:49:00Z">
          <w:pPr>
            <w:pStyle w:val="ListParagraph"/>
            <w:widowControl w:val="0"/>
            <w:numPr>
              <w:ilvl w:val="1"/>
              <w:numId w:val="8"/>
            </w:numPr>
            <w:tabs>
              <w:tab w:val="num" w:pos="1440"/>
            </w:tabs>
            <w:spacing w:before="0" w:beforeAutospacing="0" w:after="0" w:afterAutospacing="0" w:line="240" w:lineRule="auto"/>
            <w:ind w:left="1440" w:hanging="720"/>
            <w:jc w:val="both"/>
          </w:pPr>
        </w:pPrChange>
      </w:pPr>
      <w:ins w:id="444" w:author="Meryl Etman" w:date="2021-01-26T15:49:00Z">
        <w:r>
          <w:rPr>
            <w:rFonts w:ascii="Times New Roman" w:eastAsia="Times New Roman" w:hAnsi="Times New Roman" w:cs="David" w:hint="cs"/>
            <w:sz w:val="20"/>
            <w:szCs w:val="24"/>
            <w:rtl/>
            <w:lang w:eastAsia="he-IL"/>
          </w:rPr>
          <w:t>1.1</w:t>
        </w:r>
        <w:r>
          <w:rPr>
            <w:rFonts w:ascii="Times New Roman" w:eastAsia="Times New Roman" w:hAnsi="Times New Roman" w:cs="David" w:hint="cs"/>
            <w:sz w:val="20"/>
            <w:szCs w:val="24"/>
            <w:rtl/>
            <w:lang w:eastAsia="he-IL"/>
          </w:rPr>
          <w:tab/>
        </w:r>
      </w:ins>
      <w:del w:id="445" w:author="Meryl Etman" w:date="2021-01-25T17:20:00Z">
        <w:r w:rsidR="00435A20" w:rsidRPr="007804CE" w:rsidDel="003F624D">
          <w:rPr>
            <w:rFonts w:ascii="Times New Roman" w:eastAsia="Times New Roman" w:hAnsi="Times New Roman" w:cs="David" w:hint="cs"/>
            <w:sz w:val="20"/>
            <w:szCs w:val="24"/>
            <w:rtl/>
            <w:lang w:eastAsia="he-IL"/>
          </w:rPr>
          <w:delText>עבור תכנית בנין עיר בסמכות ועדה מקומית (באחוזים משכר המתכנן הנקוב</w:delText>
        </w:r>
      </w:del>
    </w:p>
    <w:p w14:paraId="4BFF0FEE" w14:textId="17998F86" w:rsidR="00435A20" w:rsidRPr="007804CE" w:rsidDel="003F624D" w:rsidRDefault="00435A20">
      <w:pPr>
        <w:pStyle w:val="ListParagraph"/>
        <w:widowControl w:val="0"/>
        <w:spacing w:before="0" w:beforeAutospacing="0" w:after="0" w:afterAutospacing="0" w:line="240" w:lineRule="auto"/>
        <w:jc w:val="both"/>
        <w:rPr>
          <w:del w:id="446" w:author="Meryl Etman" w:date="2021-01-25T17:20:00Z"/>
          <w:rFonts w:ascii="Times New Roman" w:eastAsia="Times New Roman" w:hAnsi="Times New Roman" w:cs="David"/>
          <w:sz w:val="20"/>
          <w:szCs w:val="24"/>
          <w:rtl/>
          <w:lang w:eastAsia="he-IL"/>
        </w:rPr>
        <w:pPrChange w:id="447" w:author="Meryl Etman" w:date="2021-01-26T15:49:00Z">
          <w:pPr>
            <w:pStyle w:val="ListParagraph"/>
            <w:widowControl w:val="0"/>
            <w:spacing w:before="0" w:beforeAutospacing="0" w:after="0" w:afterAutospacing="0" w:line="240" w:lineRule="auto"/>
            <w:ind w:left="1440"/>
            <w:jc w:val="both"/>
          </w:pPr>
        </w:pPrChange>
      </w:pPr>
      <w:del w:id="448" w:author="Meryl Etman" w:date="2021-01-25T17:20:00Z">
        <w:r w:rsidRPr="007804CE" w:rsidDel="003F624D">
          <w:rPr>
            <w:rFonts w:ascii="Times New Roman" w:eastAsia="Times New Roman" w:hAnsi="Times New Roman" w:cs="David" w:hint="cs"/>
            <w:sz w:val="20"/>
            <w:szCs w:val="24"/>
            <w:rtl/>
            <w:lang w:eastAsia="he-IL"/>
          </w:rPr>
          <w:delText>בסעיף 1.1 לנספח ד' לעיל):</w:delText>
        </w:r>
      </w:del>
    </w:p>
    <w:p w14:paraId="1312F009" w14:textId="6ABBA01B" w:rsidR="00435A20" w:rsidRPr="00435A20" w:rsidDel="003F624D" w:rsidRDefault="00435A20">
      <w:pPr>
        <w:widowControl w:val="0"/>
        <w:spacing w:before="0" w:beforeAutospacing="0" w:after="0" w:afterAutospacing="0" w:line="240" w:lineRule="auto"/>
        <w:ind w:left="720"/>
        <w:jc w:val="both"/>
        <w:rPr>
          <w:del w:id="449" w:author="Meryl Etman" w:date="2021-01-25T17:20:00Z"/>
          <w:rFonts w:ascii="Times New Roman" w:eastAsia="Times New Roman" w:hAnsi="Times New Roman" w:cs="David"/>
          <w:sz w:val="20"/>
          <w:szCs w:val="24"/>
          <w:rtl/>
          <w:lang w:eastAsia="he-IL"/>
        </w:rPr>
        <w:pPrChange w:id="450" w:author="Meryl Etman" w:date="2021-01-26T15:49:00Z">
          <w:pPr>
            <w:widowControl w:val="0"/>
            <w:spacing w:before="0" w:beforeAutospacing="0" w:after="0" w:afterAutospacing="0" w:line="240" w:lineRule="auto"/>
            <w:ind w:left="720" w:hanging="720"/>
            <w:jc w:val="both"/>
          </w:pPr>
        </w:pPrChange>
      </w:pPr>
      <w:del w:id="451" w:author="Meryl Etman" w:date="2021-01-25T17:20:00Z">
        <w:r w:rsidRPr="00435A20" w:rsidDel="003F624D">
          <w:rPr>
            <w:rFonts w:ascii="Times New Roman" w:eastAsia="Times New Roman" w:hAnsi="Times New Roman" w:cs="David" w:hint="cs"/>
            <w:sz w:val="20"/>
            <w:szCs w:val="24"/>
            <w:rtl/>
            <w:lang w:eastAsia="he-IL"/>
          </w:rPr>
          <w:tab/>
        </w:r>
      </w:del>
    </w:p>
    <w:p w14:paraId="588F4330" w14:textId="28FBD1D6" w:rsidR="00435A20" w:rsidRPr="00435A20" w:rsidDel="003F624D" w:rsidRDefault="00435A20">
      <w:pPr>
        <w:widowControl w:val="0"/>
        <w:spacing w:before="0" w:beforeAutospacing="0" w:after="0" w:afterAutospacing="0" w:line="240" w:lineRule="auto"/>
        <w:ind w:left="720"/>
        <w:jc w:val="both"/>
        <w:rPr>
          <w:del w:id="452" w:author="Meryl Etman" w:date="2021-01-25T17:20:00Z"/>
          <w:rFonts w:ascii="Times New Roman" w:eastAsia="Times New Roman" w:hAnsi="Times New Roman" w:cs="David"/>
          <w:sz w:val="20"/>
          <w:szCs w:val="24"/>
          <w:rtl/>
          <w:lang w:eastAsia="he-IL"/>
        </w:rPr>
        <w:pPrChange w:id="453" w:author="Meryl Etman" w:date="2021-01-26T15:49:00Z">
          <w:pPr>
            <w:widowControl w:val="0"/>
            <w:spacing w:before="0" w:beforeAutospacing="0" w:after="0" w:afterAutospacing="0" w:line="240" w:lineRule="auto"/>
            <w:ind w:left="720" w:hanging="720"/>
            <w:jc w:val="both"/>
          </w:pPr>
        </w:pPrChange>
      </w:pPr>
      <w:del w:id="454" w:author="Meryl Etman" w:date="2021-01-25T17:20: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א.</w:delText>
        </w:r>
        <w:r w:rsidRPr="00435A20" w:rsidDel="003F624D">
          <w:rPr>
            <w:rFonts w:ascii="Times New Roman" w:eastAsia="Times New Roman" w:hAnsi="Times New Roman" w:cs="David" w:hint="cs"/>
            <w:sz w:val="20"/>
            <w:szCs w:val="24"/>
            <w:rtl/>
            <w:lang w:eastAsia="he-IL"/>
          </w:rPr>
          <w:tab/>
          <w:delText xml:space="preserve">לאחר הגשת מסמכי התכנון, באשור המזמין </w:delText>
        </w:r>
      </w:del>
    </w:p>
    <w:p w14:paraId="0B1171F1" w14:textId="07986823" w:rsidR="00435A20" w:rsidRPr="00435A20" w:rsidDel="003F624D" w:rsidRDefault="00435A20">
      <w:pPr>
        <w:widowControl w:val="0"/>
        <w:spacing w:before="0" w:beforeAutospacing="0" w:after="0" w:afterAutospacing="0" w:line="240" w:lineRule="auto"/>
        <w:ind w:left="720"/>
        <w:jc w:val="both"/>
        <w:rPr>
          <w:del w:id="455" w:author="Meryl Etman" w:date="2021-01-25T17:20:00Z"/>
          <w:rFonts w:ascii="Times New Roman" w:eastAsia="Times New Roman" w:hAnsi="Times New Roman" w:cs="David"/>
          <w:sz w:val="20"/>
          <w:szCs w:val="24"/>
          <w:rtl/>
          <w:lang w:eastAsia="he-IL"/>
        </w:rPr>
        <w:pPrChange w:id="456" w:author="Meryl Etman" w:date="2021-01-26T15:49:00Z">
          <w:pPr>
            <w:widowControl w:val="0"/>
            <w:spacing w:before="0" w:beforeAutospacing="0" w:after="0" w:afterAutospacing="0" w:line="240" w:lineRule="auto"/>
            <w:ind w:left="6480" w:hanging="4320"/>
            <w:jc w:val="both"/>
          </w:pPr>
        </w:pPrChange>
      </w:pPr>
      <w:del w:id="457" w:author="Meryl Etman" w:date="2021-01-25T17:20:00Z">
        <w:r w:rsidRPr="00435A20" w:rsidDel="003F624D">
          <w:rPr>
            <w:rFonts w:ascii="Times New Roman" w:eastAsia="Times New Roman" w:hAnsi="Times New Roman" w:cs="David" w:hint="cs"/>
            <w:sz w:val="20"/>
            <w:szCs w:val="24"/>
            <w:rtl/>
            <w:lang w:eastAsia="he-IL"/>
          </w:rPr>
          <w:delText>ל</w:delText>
        </w:r>
        <w:r w:rsidR="007E01A6" w:rsidDel="003F624D">
          <w:rPr>
            <w:rFonts w:ascii="Times New Roman" w:eastAsia="Times New Roman" w:hAnsi="Times New Roman" w:cs="David" w:hint="cs"/>
            <w:sz w:val="20"/>
            <w:szCs w:val="24"/>
            <w:rtl/>
            <w:lang w:eastAsia="he-IL"/>
          </w:rPr>
          <w:delText>אשור הועדה המקומית לתכנון ובניה.....................</w:delText>
        </w:r>
        <w:r w:rsidRPr="00435A20" w:rsidDel="003F624D">
          <w:rPr>
            <w:rFonts w:ascii="Times New Roman" w:eastAsia="Times New Roman" w:hAnsi="Times New Roman" w:cs="David" w:hint="cs"/>
            <w:sz w:val="20"/>
            <w:szCs w:val="24"/>
            <w:rtl/>
            <w:lang w:eastAsia="he-IL"/>
          </w:rPr>
          <w:delText>33% משכר המתכנן</w:delText>
        </w:r>
      </w:del>
    </w:p>
    <w:p w14:paraId="374CD470" w14:textId="7CDFB026" w:rsidR="00435A20" w:rsidRPr="00435A20" w:rsidDel="003F624D" w:rsidRDefault="00435A20">
      <w:pPr>
        <w:widowControl w:val="0"/>
        <w:spacing w:before="0" w:beforeAutospacing="0" w:after="0" w:afterAutospacing="0" w:line="240" w:lineRule="auto"/>
        <w:ind w:left="720"/>
        <w:jc w:val="both"/>
        <w:rPr>
          <w:del w:id="458" w:author="Meryl Etman" w:date="2021-01-25T17:20:00Z"/>
          <w:rFonts w:ascii="Times New Roman" w:eastAsia="Times New Roman" w:hAnsi="Times New Roman" w:cs="David"/>
          <w:sz w:val="20"/>
          <w:szCs w:val="24"/>
          <w:rtl/>
          <w:lang w:eastAsia="he-IL"/>
        </w:rPr>
        <w:pPrChange w:id="459" w:author="Meryl Etman" w:date="2021-01-26T15:49:00Z">
          <w:pPr>
            <w:widowControl w:val="0"/>
            <w:spacing w:before="0" w:beforeAutospacing="0" w:after="0" w:afterAutospacing="0" w:line="240" w:lineRule="auto"/>
            <w:ind w:left="6481" w:hanging="4321"/>
            <w:jc w:val="both"/>
          </w:pPr>
        </w:pPrChange>
      </w:pPr>
    </w:p>
    <w:p w14:paraId="197E94C5" w14:textId="34A77D00" w:rsidR="00435A20" w:rsidRPr="00435A20" w:rsidDel="003F624D" w:rsidRDefault="00435A20">
      <w:pPr>
        <w:widowControl w:val="0"/>
        <w:spacing w:before="0" w:beforeAutospacing="0" w:after="0" w:afterAutospacing="0" w:line="240" w:lineRule="auto"/>
        <w:ind w:left="720"/>
        <w:jc w:val="both"/>
        <w:rPr>
          <w:del w:id="460" w:author="Meryl Etman" w:date="2021-01-25T17:20:00Z"/>
          <w:rFonts w:ascii="Times New Roman" w:eastAsia="Times New Roman" w:hAnsi="Times New Roman" w:cs="David"/>
          <w:sz w:val="20"/>
          <w:szCs w:val="24"/>
          <w:rtl/>
          <w:lang w:eastAsia="he-IL"/>
        </w:rPr>
        <w:pPrChange w:id="461" w:author="Meryl Etman" w:date="2021-01-26T15:49:00Z">
          <w:pPr>
            <w:widowControl w:val="0"/>
            <w:spacing w:before="0" w:beforeAutospacing="0" w:after="0" w:afterAutospacing="0" w:line="240" w:lineRule="auto"/>
            <w:ind w:left="720" w:hanging="720"/>
            <w:jc w:val="both"/>
          </w:pPr>
        </w:pPrChange>
      </w:pPr>
      <w:del w:id="462" w:author="Meryl Etman" w:date="2021-01-25T17:20: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ב.</w:delText>
        </w:r>
        <w:r w:rsidRPr="00435A20" w:rsidDel="003F624D">
          <w:rPr>
            <w:rFonts w:ascii="Times New Roman" w:eastAsia="Times New Roman" w:hAnsi="Times New Roman" w:cs="David" w:hint="cs"/>
            <w:sz w:val="20"/>
            <w:szCs w:val="24"/>
            <w:rtl/>
            <w:lang w:eastAsia="he-IL"/>
          </w:rPr>
          <w:tab/>
          <w:delText xml:space="preserve">לאחר אשור הועדה המקומית להפקדת התכנית </w:delText>
        </w:r>
      </w:del>
    </w:p>
    <w:p w14:paraId="281E195E" w14:textId="4A0B0EBB" w:rsidR="00435A20" w:rsidRPr="00435A20" w:rsidDel="003F624D" w:rsidRDefault="00435A20">
      <w:pPr>
        <w:widowControl w:val="0"/>
        <w:spacing w:before="0" w:beforeAutospacing="0" w:after="0" w:afterAutospacing="0" w:line="240" w:lineRule="auto"/>
        <w:ind w:left="720"/>
        <w:jc w:val="both"/>
        <w:rPr>
          <w:del w:id="463" w:author="Meryl Etman" w:date="2021-01-25T17:20:00Z"/>
          <w:rFonts w:ascii="Times New Roman" w:eastAsia="Times New Roman" w:hAnsi="Times New Roman" w:cs="David"/>
          <w:sz w:val="20"/>
          <w:szCs w:val="24"/>
          <w:rtl/>
          <w:lang w:eastAsia="he-IL"/>
        </w:rPr>
        <w:pPrChange w:id="464" w:author="Meryl Etman" w:date="2021-01-26T15:49:00Z">
          <w:pPr>
            <w:widowControl w:val="0"/>
            <w:spacing w:before="0" w:beforeAutospacing="0" w:after="0" w:afterAutospacing="0" w:line="240" w:lineRule="auto"/>
            <w:ind w:left="2160" w:hanging="720"/>
            <w:jc w:val="both"/>
          </w:pPr>
        </w:pPrChange>
      </w:pPr>
      <w:del w:id="465" w:author="Meryl Etman" w:date="2021-01-25T17:20:00Z">
        <w:r w:rsidRPr="00435A20" w:rsidDel="003F624D">
          <w:rPr>
            <w:rFonts w:ascii="Times New Roman" w:eastAsia="Times New Roman" w:hAnsi="Times New Roman" w:cs="David" w:hint="cs"/>
            <w:sz w:val="20"/>
            <w:szCs w:val="24"/>
            <w:rtl/>
            <w:lang w:eastAsia="he-IL"/>
          </w:rPr>
          <w:tab/>
          <w:delText xml:space="preserve">להתנגדויות </w:delText>
        </w:r>
        <w:r w:rsidR="007E01A6" w:rsidDel="003F624D">
          <w:rPr>
            <w:rFonts w:ascii="Times New Roman" w:eastAsia="Times New Roman" w:hAnsi="Times New Roman" w:cs="David" w:hint="cs"/>
            <w:sz w:val="20"/>
            <w:szCs w:val="24"/>
            <w:rtl/>
            <w:lang w:eastAsia="he-IL"/>
          </w:rPr>
          <w:delText>ופרסום ההפקדה ברשומות ובעיתונות...</w:delText>
        </w:r>
        <w:r w:rsidRPr="00435A20" w:rsidDel="003F624D">
          <w:rPr>
            <w:rFonts w:ascii="Times New Roman" w:eastAsia="Times New Roman" w:hAnsi="Times New Roman" w:cs="David" w:hint="cs"/>
            <w:sz w:val="20"/>
            <w:szCs w:val="24"/>
            <w:rtl/>
            <w:lang w:eastAsia="he-IL"/>
          </w:rPr>
          <w:delText xml:space="preserve"> 33% משכר המתכנן </w:delText>
        </w:r>
      </w:del>
    </w:p>
    <w:p w14:paraId="25BFEFC9" w14:textId="2540EC7C" w:rsidR="00435A20" w:rsidRPr="00435A20" w:rsidDel="003F624D" w:rsidRDefault="00435A20">
      <w:pPr>
        <w:widowControl w:val="0"/>
        <w:spacing w:before="0" w:beforeAutospacing="0" w:after="0" w:afterAutospacing="0" w:line="240" w:lineRule="auto"/>
        <w:ind w:left="720"/>
        <w:jc w:val="both"/>
        <w:rPr>
          <w:del w:id="466" w:author="Meryl Etman" w:date="2021-01-25T17:20:00Z"/>
          <w:rFonts w:ascii="Times New Roman" w:eastAsia="Times New Roman" w:hAnsi="Times New Roman" w:cs="David"/>
          <w:sz w:val="20"/>
          <w:szCs w:val="24"/>
          <w:rtl/>
          <w:lang w:eastAsia="he-IL"/>
        </w:rPr>
        <w:pPrChange w:id="467" w:author="Meryl Etman" w:date="2021-01-26T15:49:00Z">
          <w:pPr>
            <w:widowControl w:val="0"/>
            <w:spacing w:before="0" w:beforeAutospacing="0" w:after="0" w:afterAutospacing="0" w:line="240" w:lineRule="auto"/>
            <w:ind w:left="720" w:firstLine="720"/>
            <w:jc w:val="both"/>
          </w:pPr>
        </w:pPrChange>
      </w:pPr>
    </w:p>
    <w:p w14:paraId="4F5EB42E" w14:textId="5DE768E4" w:rsidR="00435A20" w:rsidRPr="00435A20" w:rsidDel="003F624D" w:rsidRDefault="00435A20">
      <w:pPr>
        <w:widowControl w:val="0"/>
        <w:spacing w:before="0" w:beforeAutospacing="0" w:after="0" w:afterAutospacing="0" w:line="240" w:lineRule="auto"/>
        <w:ind w:left="720"/>
        <w:jc w:val="both"/>
        <w:rPr>
          <w:del w:id="468" w:author="Meryl Etman" w:date="2021-01-25T17:20:00Z"/>
          <w:rFonts w:ascii="Times New Roman" w:eastAsia="Times New Roman" w:hAnsi="Times New Roman" w:cs="David"/>
          <w:sz w:val="20"/>
          <w:szCs w:val="24"/>
          <w:rtl/>
          <w:lang w:eastAsia="he-IL"/>
        </w:rPr>
        <w:pPrChange w:id="469" w:author="Meryl Etman" w:date="2021-01-26T15:49:00Z">
          <w:pPr>
            <w:widowControl w:val="0"/>
            <w:spacing w:before="0" w:beforeAutospacing="0" w:after="0" w:afterAutospacing="0" w:line="240" w:lineRule="auto"/>
            <w:ind w:left="720" w:hanging="720"/>
            <w:jc w:val="both"/>
          </w:pPr>
        </w:pPrChange>
      </w:pPr>
      <w:del w:id="470" w:author="Meryl Etman" w:date="2021-01-25T17:20: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ג.</w:delText>
        </w:r>
        <w:r w:rsidRPr="00435A20" w:rsidDel="003F624D">
          <w:rPr>
            <w:rFonts w:ascii="Times New Roman" w:eastAsia="Times New Roman" w:hAnsi="Times New Roman" w:cs="David" w:hint="cs"/>
            <w:sz w:val="20"/>
            <w:szCs w:val="24"/>
            <w:rtl/>
            <w:lang w:eastAsia="he-IL"/>
          </w:rPr>
          <w:tab/>
          <w:delText xml:space="preserve">לאחר מתן תוקף לתכנית, פרסום מתן התוקף </w:delText>
        </w:r>
      </w:del>
    </w:p>
    <w:p w14:paraId="7F333175" w14:textId="61B4A102" w:rsidR="00435A20" w:rsidRPr="00435A20" w:rsidRDefault="007E01A6">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Change w:id="471" w:author="Meryl Etman" w:date="2021-01-26T15:49:00Z">
          <w:pPr>
            <w:widowControl w:val="0"/>
            <w:spacing w:before="0" w:beforeAutospacing="0" w:after="0" w:afterAutospacing="0" w:line="240" w:lineRule="auto"/>
            <w:ind w:left="720" w:firstLine="720"/>
            <w:jc w:val="both"/>
          </w:pPr>
        </w:pPrChange>
      </w:pPr>
      <w:del w:id="472" w:author="Meryl Etman" w:date="2021-01-25T17:20:00Z">
        <w:r w:rsidDel="003F624D">
          <w:rPr>
            <w:rFonts w:ascii="Times New Roman" w:eastAsia="Times New Roman" w:hAnsi="Times New Roman" w:cs="David" w:hint="cs"/>
            <w:sz w:val="20"/>
            <w:szCs w:val="24"/>
            <w:rtl/>
            <w:lang w:eastAsia="he-IL"/>
          </w:rPr>
          <w:tab/>
          <w:delText>ברשומות  ובעיתונות.............................................</w:delText>
        </w:r>
        <w:r w:rsidR="00435A20" w:rsidRPr="00435A20" w:rsidDel="003F624D">
          <w:rPr>
            <w:rFonts w:ascii="Times New Roman" w:eastAsia="Times New Roman" w:hAnsi="Times New Roman" w:cs="David" w:hint="cs"/>
            <w:sz w:val="20"/>
            <w:szCs w:val="24"/>
            <w:rtl/>
            <w:lang w:eastAsia="he-IL"/>
          </w:rPr>
          <w:delText xml:space="preserve">34% משכר המתכנן </w:delText>
        </w:r>
      </w:del>
      <w:ins w:id="473" w:author="Meryl Etman" w:date="2021-01-25T17:20:00Z">
        <w:r w:rsidR="003F624D">
          <w:rPr>
            <w:rFonts w:ascii="Times New Roman" w:eastAsia="Times New Roman" w:hAnsi="Times New Roman" w:cs="David" w:hint="cs"/>
            <w:sz w:val="20"/>
            <w:szCs w:val="24"/>
            <w:rtl/>
            <w:lang w:eastAsia="he-IL"/>
          </w:rPr>
          <w:t>מבוטל</w:t>
        </w:r>
      </w:ins>
    </w:p>
    <w:p w14:paraId="69FD5328" w14:textId="77777777" w:rsidR="00435A20" w:rsidRPr="00435A20" w:rsidDel="00210DAF" w:rsidRDefault="00435A20" w:rsidP="00435A20">
      <w:pPr>
        <w:widowControl w:val="0"/>
        <w:spacing w:before="0" w:beforeAutospacing="0" w:after="0" w:afterAutospacing="0" w:line="240" w:lineRule="auto"/>
        <w:ind w:left="5040" w:firstLine="720"/>
        <w:jc w:val="both"/>
        <w:rPr>
          <w:del w:id="474" w:author="Meryl Etman" w:date="2021-01-26T15:49:00Z"/>
          <w:rFonts w:ascii="Times New Roman" w:eastAsia="Times New Roman" w:hAnsi="Times New Roman" w:cs="David"/>
          <w:b/>
          <w:bCs/>
          <w:sz w:val="20"/>
          <w:szCs w:val="24"/>
          <w:rtl/>
          <w:lang w:eastAsia="he-IL"/>
        </w:rPr>
      </w:pPr>
    </w:p>
    <w:p w14:paraId="366C16E6" w14:textId="15D678C6" w:rsidR="00435A20" w:rsidRPr="00435A20" w:rsidDel="003F624D" w:rsidRDefault="00435A20">
      <w:pPr>
        <w:widowControl w:val="0"/>
        <w:spacing w:before="0" w:beforeAutospacing="0" w:after="0" w:afterAutospacing="0" w:line="240" w:lineRule="auto"/>
        <w:jc w:val="both"/>
        <w:rPr>
          <w:del w:id="475" w:author="Meryl Etman" w:date="2021-01-25T17:20:00Z"/>
          <w:rFonts w:ascii="Times New Roman" w:eastAsia="Times New Roman" w:hAnsi="Times New Roman" w:cs="David"/>
          <w:b/>
          <w:bCs/>
          <w:sz w:val="20"/>
          <w:szCs w:val="24"/>
          <w:rtl/>
          <w:lang w:eastAsia="he-IL"/>
        </w:rPr>
        <w:pPrChange w:id="476" w:author="Meryl Etman" w:date="2021-01-26T15:49:00Z">
          <w:pPr>
            <w:widowControl w:val="0"/>
            <w:spacing w:before="0" w:beforeAutospacing="0" w:after="0" w:afterAutospacing="0" w:line="240" w:lineRule="auto"/>
            <w:ind w:left="5760"/>
            <w:jc w:val="both"/>
          </w:pPr>
        </w:pPrChange>
      </w:pPr>
      <w:del w:id="477" w:author="Meryl Etman" w:date="2021-01-25T17:20:00Z">
        <w:r w:rsidRPr="00435A20" w:rsidDel="003F624D">
          <w:rPr>
            <w:rFonts w:ascii="Times New Roman" w:eastAsia="Times New Roman" w:hAnsi="Times New Roman" w:cs="David" w:hint="cs"/>
            <w:b/>
            <w:bCs/>
            <w:sz w:val="20"/>
            <w:szCs w:val="24"/>
            <w:u w:val="single"/>
            <w:rtl/>
            <w:lang w:eastAsia="he-IL"/>
          </w:rPr>
          <w:delText>סה"כ</w:delText>
        </w:r>
        <w:r w:rsidR="007E01A6" w:rsidDel="003F624D">
          <w:rPr>
            <w:rFonts w:ascii="Times New Roman" w:eastAsia="Times New Roman" w:hAnsi="Times New Roman" w:cs="David" w:hint="cs"/>
            <w:b/>
            <w:bCs/>
            <w:sz w:val="20"/>
            <w:szCs w:val="24"/>
            <w:rtl/>
            <w:lang w:eastAsia="he-IL"/>
          </w:rPr>
          <w:delText xml:space="preserve">: </w:delText>
        </w:r>
        <w:r w:rsidRPr="00435A20" w:rsidDel="003F624D">
          <w:rPr>
            <w:rFonts w:ascii="Times New Roman" w:eastAsia="Times New Roman" w:hAnsi="Times New Roman" w:cs="David" w:hint="cs"/>
            <w:b/>
            <w:bCs/>
            <w:sz w:val="20"/>
            <w:szCs w:val="24"/>
            <w:rtl/>
            <w:lang w:eastAsia="he-IL"/>
          </w:rPr>
          <w:delText xml:space="preserve">100% משכר המתכנן </w:delText>
        </w:r>
      </w:del>
    </w:p>
    <w:p w14:paraId="6BB74893" w14:textId="5FE3F3BB" w:rsidR="00435A20" w:rsidRPr="00435A20" w:rsidDel="003F624D" w:rsidRDefault="00435A20">
      <w:pPr>
        <w:widowControl w:val="0"/>
        <w:spacing w:before="0" w:beforeAutospacing="0" w:after="0" w:afterAutospacing="0" w:line="240" w:lineRule="auto"/>
        <w:jc w:val="both"/>
        <w:rPr>
          <w:del w:id="478" w:author="Meryl Etman" w:date="2021-01-25T17:20:00Z"/>
          <w:rFonts w:ascii="Times New Roman" w:eastAsia="Times New Roman" w:hAnsi="Times New Roman" w:cs="David"/>
          <w:sz w:val="20"/>
          <w:szCs w:val="24"/>
          <w:rtl/>
          <w:lang w:eastAsia="he-IL"/>
        </w:rPr>
        <w:pPrChange w:id="479" w:author="Meryl Etman" w:date="2021-01-26T15:49:00Z">
          <w:pPr>
            <w:widowControl w:val="0"/>
            <w:spacing w:before="0" w:beforeAutospacing="0" w:after="0" w:afterAutospacing="0" w:line="240" w:lineRule="auto"/>
            <w:ind w:left="720" w:hanging="720"/>
            <w:jc w:val="both"/>
          </w:pPr>
        </w:pPrChange>
      </w:pPr>
    </w:p>
    <w:p w14:paraId="71681321" w14:textId="77777777" w:rsidR="00435A20" w:rsidRPr="00C12779" w:rsidRDefault="00435A20">
      <w:pPr>
        <w:widowControl w:val="0"/>
        <w:spacing w:before="0" w:beforeAutospacing="0" w:after="0" w:afterAutospacing="0" w:line="240" w:lineRule="auto"/>
        <w:jc w:val="both"/>
        <w:rPr>
          <w:rFonts w:ascii="David" w:eastAsia="Times New Roman" w:hAnsi="David" w:cs="David"/>
          <w:sz w:val="20"/>
          <w:szCs w:val="24"/>
          <w:rtl/>
          <w:lang w:eastAsia="he-IL"/>
          <w:rPrChange w:id="480" w:author="מרול אטמן" w:date="2021-06-08T12:42:00Z">
            <w:rPr>
              <w:rFonts w:ascii="Times New Roman" w:eastAsia="Times New Roman" w:hAnsi="Times New Roman" w:cs="David"/>
              <w:sz w:val="20"/>
              <w:szCs w:val="24"/>
              <w:rtl/>
              <w:lang w:eastAsia="he-IL"/>
            </w:rPr>
          </w:rPrChange>
        </w:rPr>
        <w:pPrChange w:id="481" w:author="Meryl Etman" w:date="2021-01-26T15:49:00Z">
          <w:pPr>
            <w:widowControl w:val="0"/>
            <w:spacing w:before="0" w:beforeAutospacing="0" w:after="0" w:afterAutospacing="0" w:line="240" w:lineRule="auto"/>
            <w:ind w:left="720" w:hanging="720"/>
            <w:jc w:val="both"/>
          </w:pPr>
        </w:pPrChange>
      </w:pPr>
    </w:p>
    <w:p w14:paraId="40B2D033" w14:textId="28B811D5" w:rsidR="00435A20" w:rsidRPr="00C12779" w:rsidRDefault="00435A20" w:rsidP="00435A20">
      <w:pPr>
        <w:widowControl w:val="0"/>
        <w:spacing w:before="0" w:beforeAutospacing="0" w:after="0" w:afterAutospacing="0" w:line="240" w:lineRule="auto"/>
        <w:ind w:left="720" w:hanging="720"/>
        <w:jc w:val="both"/>
        <w:rPr>
          <w:rFonts w:ascii="David" w:eastAsia="Times New Roman" w:hAnsi="David" w:cs="David"/>
          <w:sz w:val="20"/>
          <w:szCs w:val="24"/>
          <w:rtl/>
          <w:lang w:eastAsia="he-IL"/>
          <w:rPrChange w:id="482" w:author="מרול אטמן" w:date="2021-06-08T12:42:00Z">
            <w:rPr>
              <w:rFonts w:ascii="Times New Roman" w:eastAsia="Times New Roman" w:hAnsi="Times New Roman" w:cs="David"/>
              <w:sz w:val="20"/>
              <w:szCs w:val="24"/>
              <w:rtl/>
              <w:lang w:eastAsia="he-IL"/>
            </w:rPr>
          </w:rPrChange>
        </w:rPr>
      </w:pPr>
      <w:r w:rsidRPr="00C12779">
        <w:rPr>
          <w:rFonts w:ascii="David" w:eastAsia="Times New Roman" w:hAnsi="David" w:cs="David"/>
          <w:sz w:val="20"/>
          <w:szCs w:val="24"/>
          <w:rtl/>
          <w:lang w:eastAsia="he-IL"/>
          <w:rPrChange w:id="483" w:author="מרול אטמן" w:date="2021-06-08T12:42:00Z">
            <w:rPr>
              <w:rFonts w:ascii="Times New Roman" w:eastAsia="Times New Roman" w:hAnsi="Times New Roman" w:cs="David"/>
              <w:sz w:val="20"/>
              <w:szCs w:val="24"/>
              <w:rtl/>
              <w:lang w:eastAsia="he-IL"/>
            </w:rPr>
          </w:rPrChange>
        </w:rPr>
        <w:tab/>
        <w:t>1.2</w:t>
      </w:r>
      <w:r w:rsidRPr="00C12779">
        <w:rPr>
          <w:rFonts w:ascii="David" w:eastAsia="Times New Roman" w:hAnsi="David" w:cs="David"/>
          <w:sz w:val="20"/>
          <w:szCs w:val="24"/>
          <w:rtl/>
          <w:lang w:eastAsia="he-IL"/>
          <w:rPrChange w:id="484" w:author="מרול אטמן" w:date="2021-06-08T12:42:00Z">
            <w:rPr>
              <w:rFonts w:ascii="Times New Roman" w:eastAsia="Times New Roman" w:hAnsi="Times New Roman" w:cs="David"/>
              <w:sz w:val="20"/>
              <w:szCs w:val="24"/>
              <w:rtl/>
              <w:lang w:eastAsia="he-IL"/>
            </w:rPr>
          </w:rPrChange>
        </w:rPr>
        <w:tab/>
      </w:r>
      <w:r w:rsidRPr="00C12779">
        <w:rPr>
          <w:rFonts w:ascii="David" w:eastAsia="Times New Roman" w:hAnsi="David" w:cs="David" w:hint="eastAsia"/>
          <w:sz w:val="20"/>
          <w:szCs w:val="24"/>
          <w:rtl/>
          <w:lang w:eastAsia="he-IL"/>
          <w:rPrChange w:id="485" w:author="מרול אטמן" w:date="2021-06-08T12:42:00Z">
            <w:rPr>
              <w:rFonts w:ascii="Times New Roman" w:eastAsia="Times New Roman" w:hAnsi="Times New Roman" w:cs="David" w:hint="eastAsia"/>
              <w:sz w:val="20"/>
              <w:szCs w:val="24"/>
              <w:rtl/>
              <w:lang w:eastAsia="he-IL"/>
            </w:rPr>
          </w:rPrChange>
        </w:rPr>
        <w:t>לתכנון</w:t>
      </w:r>
      <w:r w:rsidRPr="00C12779">
        <w:rPr>
          <w:rFonts w:ascii="David" w:eastAsia="Times New Roman" w:hAnsi="David" w:cs="David"/>
          <w:sz w:val="20"/>
          <w:szCs w:val="24"/>
          <w:rtl/>
          <w:lang w:eastAsia="he-IL"/>
          <w:rPrChange w:id="486" w:author="מרול אטמן" w:date="2021-06-08T12:42:00Z">
            <w:rPr>
              <w:rFonts w:ascii="Times New Roman" w:eastAsia="Times New Roman" w:hAnsi="Times New Roman" w:cs="David"/>
              <w:sz w:val="20"/>
              <w:szCs w:val="24"/>
              <w:rtl/>
              <w:lang w:eastAsia="he-IL"/>
            </w:rPr>
          </w:rPrChange>
        </w:rPr>
        <w:t xml:space="preserve"> </w:t>
      </w:r>
      <w:r w:rsidRPr="00C12779">
        <w:rPr>
          <w:rFonts w:ascii="David" w:eastAsia="Times New Roman" w:hAnsi="David" w:cs="David" w:hint="eastAsia"/>
          <w:sz w:val="20"/>
          <w:szCs w:val="24"/>
          <w:rtl/>
          <w:lang w:eastAsia="he-IL"/>
          <w:rPrChange w:id="487" w:author="מרול אטמן" w:date="2021-06-08T12:42:00Z">
            <w:rPr>
              <w:rFonts w:ascii="Times New Roman" w:eastAsia="Times New Roman" w:hAnsi="Times New Roman" w:cs="David" w:hint="eastAsia"/>
              <w:sz w:val="20"/>
              <w:szCs w:val="24"/>
              <w:rtl/>
              <w:lang w:eastAsia="he-IL"/>
            </w:rPr>
          </w:rPrChange>
        </w:rPr>
        <w:t>בנייני</w:t>
      </w:r>
      <w:r w:rsidRPr="00C12779">
        <w:rPr>
          <w:rFonts w:ascii="David" w:eastAsia="Times New Roman" w:hAnsi="David" w:cs="David"/>
          <w:sz w:val="20"/>
          <w:szCs w:val="24"/>
          <w:rtl/>
          <w:lang w:eastAsia="he-IL"/>
          <w:rPrChange w:id="488" w:author="מרול אטמן" w:date="2021-06-08T12:42:00Z">
            <w:rPr>
              <w:rFonts w:ascii="Times New Roman" w:eastAsia="Times New Roman" w:hAnsi="Times New Roman" w:cs="David"/>
              <w:sz w:val="20"/>
              <w:szCs w:val="24"/>
              <w:rtl/>
              <w:lang w:eastAsia="he-IL"/>
            </w:rPr>
          </w:rPrChange>
        </w:rPr>
        <w:t xml:space="preserve"> </w:t>
      </w:r>
      <w:r w:rsidRPr="00C12779">
        <w:rPr>
          <w:rFonts w:ascii="David" w:eastAsia="Times New Roman" w:hAnsi="David" w:cs="David" w:hint="eastAsia"/>
          <w:sz w:val="20"/>
          <w:szCs w:val="24"/>
          <w:rtl/>
          <w:lang w:eastAsia="he-IL"/>
          <w:rPrChange w:id="489" w:author="מרול אטמן" w:date="2021-06-08T12:42:00Z">
            <w:rPr>
              <w:rFonts w:ascii="Times New Roman" w:eastAsia="Times New Roman" w:hAnsi="Times New Roman" w:cs="David" w:hint="eastAsia"/>
              <w:sz w:val="20"/>
              <w:szCs w:val="24"/>
              <w:rtl/>
              <w:lang w:eastAsia="he-IL"/>
            </w:rPr>
          </w:rPrChange>
        </w:rPr>
        <w:t>מגורים</w:t>
      </w:r>
      <w:ins w:id="490" w:author="Meryl Etman" w:date="2021-01-26T15:49:00Z">
        <w:r w:rsidR="00210DAF" w:rsidRPr="00C12779">
          <w:rPr>
            <w:rFonts w:ascii="David" w:eastAsia="Times New Roman" w:hAnsi="David" w:cs="David"/>
            <w:sz w:val="20"/>
            <w:szCs w:val="24"/>
            <w:rtl/>
            <w:lang w:eastAsia="he-IL"/>
            <w:rPrChange w:id="491" w:author="מרול אטמן" w:date="2021-06-08T12:42:00Z">
              <w:rPr>
                <w:rFonts w:ascii="Times New Roman" w:eastAsia="Times New Roman" w:hAnsi="Times New Roman" w:cs="David"/>
                <w:sz w:val="20"/>
                <w:szCs w:val="24"/>
                <w:rtl/>
                <w:lang w:eastAsia="he-IL"/>
              </w:rPr>
            </w:rPrChange>
          </w:rPr>
          <w:t xml:space="preserve"> </w:t>
        </w:r>
        <w:r w:rsidR="00210DAF" w:rsidRPr="00C12779">
          <w:rPr>
            <w:rFonts w:ascii="David" w:eastAsia="Times New Roman" w:hAnsi="David" w:cs="David" w:hint="eastAsia"/>
            <w:sz w:val="20"/>
            <w:szCs w:val="24"/>
            <w:rtl/>
            <w:lang w:eastAsia="he-IL"/>
            <w:rPrChange w:id="492" w:author="מרול אטמן" w:date="2021-06-08T12:42:00Z">
              <w:rPr>
                <w:rFonts w:ascii="Times New Roman" w:eastAsia="Times New Roman" w:hAnsi="Times New Roman" w:cs="Arial" w:hint="eastAsia"/>
                <w:sz w:val="20"/>
                <w:szCs w:val="24"/>
                <w:rtl/>
                <w:lang w:eastAsia="he-IL"/>
              </w:rPr>
            </w:rPrChange>
          </w:rPr>
          <w:t>מסחר</w:t>
        </w:r>
        <w:r w:rsidR="00210DAF" w:rsidRPr="00C12779">
          <w:rPr>
            <w:rFonts w:ascii="David" w:eastAsia="Times New Roman" w:hAnsi="David" w:cs="David"/>
            <w:sz w:val="20"/>
            <w:szCs w:val="24"/>
            <w:rtl/>
            <w:lang w:eastAsia="he-IL"/>
            <w:rPrChange w:id="493" w:author="מרול אטמן" w:date="2021-06-08T12:42:00Z">
              <w:rPr>
                <w:rFonts w:ascii="Times New Roman" w:eastAsia="Times New Roman" w:hAnsi="Times New Roman" w:cs="Arial"/>
                <w:sz w:val="20"/>
                <w:szCs w:val="24"/>
                <w:rtl/>
                <w:lang w:eastAsia="he-IL"/>
              </w:rPr>
            </w:rPrChange>
          </w:rPr>
          <w:t xml:space="preserve"> </w:t>
        </w:r>
        <w:r w:rsidR="00210DAF" w:rsidRPr="00C12779">
          <w:rPr>
            <w:rFonts w:ascii="David" w:eastAsia="Times New Roman" w:hAnsi="David" w:cs="David" w:hint="eastAsia"/>
            <w:sz w:val="20"/>
            <w:szCs w:val="24"/>
            <w:rtl/>
            <w:lang w:eastAsia="he-IL"/>
            <w:rPrChange w:id="494" w:author="מרול אטמן" w:date="2021-06-08T12:42:00Z">
              <w:rPr>
                <w:rFonts w:ascii="Times New Roman" w:eastAsia="Times New Roman" w:hAnsi="Times New Roman" w:cs="Arial" w:hint="eastAsia"/>
                <w:sz w:val="20"/>
                <w:szCs w:val="24"/>
                <w:rtl/>
                <w:lang w:eastAsia="he-IL"/>
              </w:rPr>
            </w:rPrChange>
          </w:rPr>
          <w:t>ו</w:t>
        </w:r>
        <w:r w:rsidR="00210DAF" w:rsidRPr="00C12779">
          <w:rPr>
            <w:rFonts w:ascii="David" w:eastAsia="Times New Roman" w:hAnsi="David" w:cs="David"/>
            <w:sz w:val="20"/>
            <w:szCs w:val="24"/>
            <w:rtl/>
            <w:lang w:eastAsia="he-IL"/>
            <w:rPrChange w:id="495" w:author="מרול אטמן" w:date="2021-06-08T12:42:00Z">
              <w:rPr>
                <w:rFonts w:ascii="Times New Roman" w:eastAsia="Times New Roman" w:hAnsi="Times New Roman" w:cs="Arial"/>
                <w:sz w:val="20"/>
                <w:szCs w:val="24"/>
                <w:rtl/>
                <w:lang w:eastAsia="he-IL"/>
              </w:rPr>
            </w:rPrChange>
          </w:rPr>
          <w:t xml:space="preserve">/או </w:t>
        </w:r>
        <w:r w:rsidR="00210DAF" w:rsidRPr="00C12779">
          <w:rPr>
            <w:rFonts w:ascii="David" w:eastAsia="Times New Roman" w:hAnsi="David" w:cs="David" w:hint="eastAsia"/>
            <w:sz w:val="20"/>
            <w:szCs w:val="24"/>
            <w:rtl/>
            <w:lang w:eastAsia="he-IL"/>
            <w:rPrChange w:id="496" w:author="מרול אטמן" w:date="2021-06-08T12:42:00Z">
              <w:rPr>
                <w:rFonts w:ascii="Times New Roman" w:eastAsia="Times New Roman" w:hAnsi="Times New Roman" w:cs="Arial" w:hint="eastAsia"/>
                <w:sz w:val="20"/>
                <w:szCs w:val="24"/>
                <w:rtl/>
                <w:lang w:eastAsia="he-IL"/>
              </w:rPr>
            </w:rPrChange>
          </w:rPr>
          <w:t>משרדים</w:t>
        </w:r>
        <w:r w:rsidR="00210DAF" w:rsidRPr="00C12779">
          <w:rPr>
            <w:rFonts w:ascii="David" w:eastAsia="Times New Roman" w:hAnsi="David" w:cs="David"/>
            <w:sz w:val="20"/>
            <w:szCs w:val="24"/>
            <w:rtl/>
            <w:lang w:eastAsia="he-IL"/>
            <w:rPrChange w:id="497" w:author="מרול אטמן" w:date="2021-06-08T12:42:00Z">
              <w:rPr>
                <w:rFonts w:ascii="Times New Roman" w:eastAsia="Times New Roman" w:hAnsi="Times New Roman" w:cs="Arial"/>
                <w:sz w:val="20"/>
                <w:szCs w:val="24"/>
                <w:rtl/>
                <w:lang w:eastAsia="he-IL"/>
              </w:rPr>
            </w:rPrChange>
          </w:rPr>
          <w:t xml:space="preserve"> </w:t>
        </w:r>
        <w:r w:rsidR="00210DAF" w:rsidRPr="00C12779">
          <w:rPr>
            <w:rFonts w:ascii="David" w:eastAsia="Times New Roman" w:hAnsi="David" w:cs="David" w:hint="eastAsia"/>
            <w:sz w:val="20"/>
            <w:szCs w:val="24"/>
            <w:rtl/>
            <w:lang w:eastAsia="he-IL"/>
            <w:rPrChange w:id="498" w:author="מרול אטמן" w:date="2021-06-08T12:42:00Z">
              <w:rPr>
                <w:rFonts w:ascii="Times New Roman" w:eastAsia="Times New Roman" w:hAnsi="Times New Roman" w:cs="Arial" w:hint="eastAsia"/>
                <w:sz w:val="20"/>
                <w:szCs w:val="24"/>
                <w:rtl/>
                <w:lang w:eastAsia="he-IL"/>
              </w:rPr>
            </w:rPrChange>
          </w:rPr>
          <w:t>ו</w:t>
        </w:r>
        <w:r w:rsidR="00210DAF" w:rsidRPr="00C12779">
          <w:rPr>
            <w:rFonts w:ascii="David" w:eastAsia="Times New Roman" w:hAnsi="David" w:cs="David"/>
            <w:sz w:val="20"/>
            <w:szCs w:val="24"/>
            <w:rtl/>
            <w:lang w:eastAsia="he-IL"/>
            <w:rPrChange w:id="499" w:author="מרול אטמן" w:date="2021-06-08T12:42:00Z">
              <w:rPr>
                <w:rFonts w:ascii="Times New Roman" w:eastAsia="Times New Roman" w:hAnsi="Times New Roman" w:cs="Arial"/>
                <w:sz w:val="20"/>
                <w:szCs w:val="24"/>
                <w:rtl/>
                <w:lang w:eastAsia="he-IL"/>
              </w:rPr>
            </w:rPrChange>
          </w:rPr>
          <w:t xml:space="preserve">/או </w:t>
        </w:r>
        <w:r w:rsidR="00210DAF" w:rsidRPr="00C12779">
          <w:rPr>
            <w:rFonts w:ascii="David" w:eastAsia="Times New Roman" w:hAnsi="David" w:cs="David" w:hint="eastAsia"/>
            <w:sz w:val="20"/>
            <w:szCs w:val="24"/>
            <w:rtl/>
            <w:lang w:eastAsia="he-IL"/>
            <w:rPrChange w:id="500" w:author="מרול אטמן" w:date="2021-06-08T12:42:00Z">
              <w:rPr>
                <w:rFonts w:ascii="Times New Roman" w:eastAsia="Times New Roman" w:hAnsi="Times New Roman" w:cs="Arial" w:hint="eastAsia"/>
                <w:sz w:val="20"/>
                <w:szCs w:val="24"/>
                <w:rtl/>
                <w:lang w:eastAsia="he-IL"/>
              </w:rPr>
            </w:rPrChange>
          </w:rPr>
          <w:t>שטח</w:t>
        </w:r>
        <w:r w:rsidR="00210DAF" w:rsidRPr="00C12779">
          <w:rPr>
            <w:rFonts w:ascii="David" w:eastAsia="Times New Roman" w:hAnsi="David" w:cs="David"/>
            <w:sz w:val="20"/>
            <w:szCs w:val="24"/>
            <w:rtl/>
            <w:lang w:eastAsia="he-IL"/>
            <w:rPrChange w:id="501" w:author="מרול אטמן" w:date="2021-06-08T12:42:00Z">
              <w:rPr>
                <w:rFonts w:ascii="Times New Roman" w:eastAsia="Times New Roman" w:hAnsi="Times New Roman" w:cs="Arial"/>
                <w:sz w:val="20"/>
                <w:szCs w:val="24"/>
                <w:rtl/>
                <w:lang w:eastAsia="he-IL"/>
              </w:rPr>
            </w:rPrChange>
          </w:rPr>
          <w:t xml:space="preserve"> </w:t>
        </w:r>
        <w:r w:rsidR="00210DAF" w:rsidRPr="00C12779">
          <w:rPr>
            <w:rFonts w:ascii="David" w:eastAsia="Times New Roman" w:hAnsi="David" w:cs="David" w:hint="eastAsia"/>
            <w:sz w:val="20"/>
            <w:szCs w:val="24"/>
            <w:rtl/>
            <w:lang w:eastAsia="he-IL"/>
            <w:rPrChange w:id="502" w:author="מרול אטמן" w:date="2021-06-08T12:42:00Z">
              <w:rPr>
                <w:rFonts w:ascii="Times New Roman" w:eastAsia="Times New Roman" w:hAnsi="Times New Roman" w:cs="Arial" w:hint="eastAsia"/>
                <w:sz w:val="20"/>
                <w:szCs w:val="24"/>
                <w:rtl/>
                <w:lang w:eastAsia="he-IL"/>
              </w:rPr>
            </w:rPrChange>
          </w:rPr>
          <w:t>ציבורי</w:t>
        </w:r>
      </w:ins>
      <w:r w:rsidRPr="00C12779">
        <w:rPr>
          <w:rFonts w:ascii="David" w:eastAsia="Times New Roman" w:hAnsi="David" w:cs="David"/>
          <w:sz w:val="20"/>
          <w:szCs w:val="24"/>
          <w:rtl/>
          <w:lang w:eastAsia="he-IL"/>
          <w:rPrChange w:id="503" w:author="מרול אטמן" w:date="2021-06-08T12:42:00Z">
            <w:rPr>
              <w:rFonts w:ascii="Times New Roman" w:eastAsia="Times New Roman" w:hAnsi="Times New Roman" w:cs="David"/>
              <w:sz w:val="20"/>
              <w:szCs w:val="24"/>
              <w:rtl/>
              <w:lang w:eastAsia="he-IL"/>
            </w:rPr>
          </w:rPrChange>
        </w:rPr>
        <w:t xml:space="preserve"> (באחוזים משכר המתכנן הנקוב בסעיף 1.2 לנספח ד לעיל):</w:t>
      </w:r>
    </w:p>
    <w:p w14:paraId="26EA0E12"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C2A7E56" w14:textId="0BCE31EA" w:rsidR="00435A20" w:rsidRPr="00435A20" w:rsidRDefault="00435A20" w:rsidP="00B54432">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1.2.1</w:t>
      </w:r>
      <w:r w:rsidRPr="00435A20">
        <w:rPr>
          <w:rFonts w:ascii="Times New Roman" w:eastAsia="Times New Roman" w:hAnsi="Times New Roman" w:cs="David" w:hint="cs"/>
          <w:sz w:val="20"/>
          <w:szCs w:val="24"/>
          <w:rtl/>
          <w:lang w:eastAsia="he-IL"/>
        </w:rPr>
        <w:tab/>
      </w:r>
      <w:del w:id="504" w:author="Meryl Etman" w:date="2021-01-25T17:22:00Z">
        <w:r w:rsidRPr="00435A20" w:rsidDel="003F624D">
          <w:rPr>
            <w:rFonts w:ascii="Times New Roman" w:eastAsia="Times New Roman" w:hAnsi="Times New Roman" w:cs="David" w:hint="cs"/>
            <w:sz w:val="20"/>
            <w:szCs w:val="24"/>
            <w:u w:val="single"/>
            <w:rtl/>
            <w:lang w:eastAsia="he-IL"/>
          </w:rPr>
          <w:delText>למבנה ראשוני</w:delText>
        </w:r>
        <w:r w:rsidRPr="00435A20" w:rsidDel="003F624D">
          <w:rPr>
            <w:rFonts w:ascii="Times New Roman" w:eastAsia="Times New Roman" w:hAnsi="Times New Roman" w:cs="David" w:hint="cs"/>
            <w:sz w:val="20"/>
            <w:szCs w:val="24"/>
            <w:rtl/>
            <w:lang w:eastAsia="he-IL"/>
          </w:rPr>
          <w:delText>:</w:delText>
        </w:r>
      </w:del>
    </w:p>
    <w:p w14:paraId="053D931F"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41B2B4"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א.</w:t>
      </w:r>
      <w:r w:rsidRPr="00435A20">
        <w:rPr>
          <w:rFonts w:ascii="Times New Roman" w:eastAsia="Times New Roman" w:hAnsi="Times New Roman" w:cs="David" w:hint="cs"/>
          <w:sz w:val="20"/>
          <w:szCs w:val="24"/>
          <w:rtl/>
          <w:lang w:eastAsia="he-IL"/>
        </w:rPr>
        <w:tab/>
        <w:t>לאחר גמר התכנון המוקדם, ואישור עבודות</w:t>
      </w:r>
    </w:p>
    <w:p w14:paraId="41715DD6" w14:textId="491016CE" w:rsidR="00435A20" w:rsidRPr="00435A20" w:rsidDel="00210DAF" w:rsidRDefault="00435A20" w:rsidP="0078112F">
      <w:pPr>
        <w:widowControl w:val="0"/>
        <w:spacing w:before="0" w:beforeAutospacing="0" w:after="0" w:afterAutospacing="0" w:line="240" w:lineRule="auto"/>
        <w:ind w:left="720" w:firstLine="720"/>
        <w:jc w:val="both"/>
        <w:rPr>
          <w:del w:id="505" w:author="Meryl Etman" w:date="2021-01-26T15:49: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ins w:id="506" w:author="Meryl Etman" w:date="2021-01-26T15:47:00Z">
        <w:r w:rsidR="00210DAF">
          <w:rPr>
            <w:rFonts w:ascii="Times New Roman" w:eastAsia="Times New Roman" w:hAnsi="Times New Roman" w:cs="David" w:hint="cs"/>
            <w:sz w:val="20"/>
            <w:szCs w:val="24"/>
            <w:rtl/>
            <w:lang w:eastAsia="he-IL"/>
          </w:rPr>
          <w:t>...............</w:t>
        </w:r>
      </w:ins>
      <w:r w:rsidR="00AE5088">
        <w:rPr>
          <w:rFonts w:ascii="Times New Roman" w:eastAsia="Times New Roman" w:hAnsi="Times New Roman" w:cs="David" w:hint="cs"/>
          <w:sz w:val="20"/>
          <w:szCs w:val="24"/>
          <w:rtl/>
          <w:lang w:eastAsia="he-IL"/>
        </w:rPr>
        <w:t>........</w:t>
      </w:r>
      <w:ins w:id="507" w:author="Meryl Etman" w:date="2021-01-27T10:36:00Z">
        <w:r w:rsidR="00155595">
          <w:rPr>
            <w:rFonts w:ascii="Times New Roman" w:eastAsia="Times New Roman" w:hAnsi="Times New Roman" w:cs="David" w:hint="cs"/>
            <w:sz w:val="20"/>
            <w:szCs w:val="24"/>
            <w:rtl/>
            <w:lang w:eastAsia="he-IL"/>
          </w:rPr>
          <w:t>.</w:t>
        </w:r>
      </w:ins>
      <w:del w:id="508" w:author="Meryl Etman" w:date="2021-01-27T10:36:00Z">
        <w:r w:rsidR="00AE5088" w:rsidDel="00155595">
          <w:rPr>
            <w:rFonts w:ascii="Times New Roman" w:eastAsia="Times New Roman" w:hAnsi="Times New Roman" w:cs="David" w:hint="cs"/>
            <w:sz w:val="20"/>
            <w:szCs w:val="24"/>
            <w:rtl/>
            <w:lang w:eastAsia="he-IL"/>
          </w:rPr>
          <w:delText>......</w:delText>
        </w:r>
      </w:del>
      <w:ins w:id="509" w:author="Meryl Etman" w:date="2021-01-27T10:36:00Z">
        <w:r w:rsidR="00155595">
          <w:rPr>
            <w:rFonts w:ascii="Times New Roman" w:eastAsia="Times New Roman" w:hAnsi="Times New Roman" w:cs="David"/>
            <w:sz w:val="20"/>
            <w:szCs w:val="24"/>
            <w:rtl/>
            <w:lang w:eastAsia="he-IL"/>
          </w:rPr>
          <w:tab/>
        </w:r>
        <w:r w:rsidR="00155595" w:rsidDel="00155595">
          <w:rPr>
            <w:rFonts w:ascii="Times New Roman" w:eastAsia="Times New Roman" w:hAnsi="Times New Roman" w:cs="David" w:hint="cs"/>
            <w:sz w:val="20"/>
            <w:szCs w:val="24"/>
            <w:rtl/>
            <w:lang w:eastAsia="he-IL"/>
          </w:rPr>
          <w:t xml:space="preserve"> </w:t>
        </w:r>
      </w:ins>
      <w:del w:id="510" w:author="Meryl Etman" w:date="2021-01-27T10:36:00Z">
        <w:r w:rsidR="00AE5088" w:rsidDel="00155595">
          <w:rPr>
            <w:rFonts w:ascii="Times New Roman" w:eastAsia="Times New Roman" w:hAnsi="Times New Roman" w:cs="David" w:hint="cs"/>
            <w:sz w:val="20"/>
            <w:szCs w:val="24"/>
            <w:rtl/>
            <w:lang w:eastAsia="he-IL"/>
          </w:rPr>
          <w:delText>.</w:delText>
        </w:r>
      </w:del>
      <w:r w:rsidRPr="00435A20">
        <w:rPr>
          <w:rFonts w:ascii="Times New Roman" w:eastAsia="Times New Roman" w:hAnsi="Times New Roman" w:cs="David" w:hint="cs"/>
          <w:sz w:val="20"/>
          <w:szCs w:val="24"/>
          <w:rtl/>
          <w:lang w:eastAsia="he-IL"/>
        </w:rPr>
        <w:t>10%</w:t>
      </w:r>
      <w:del w:id="511" w:author="Meryl Etman" w:date="2021-01-26T15:46:00Z">
        <w:r w:rsidRPr="00435A20" w:rsidDel="00210DAF">
          <w:rPr>
            <w:rFonts w:ascii="Times New Roman" w:eastAsia="Times New Roman" w:hAnsi="Times New Roman" w:cs="David" w:hint="cs"/>
            <w:sz w:val="20"/>
            <w:szCs w:val="24"/>
            <w:rtl/>
            <w:lang w:eastAsia="he-IL"/>
          </w:rPr>
          <w:delText xml:space="preserve"> משכר המתכנן.</w:delText>
        </w:r>
      </w:del>
    </w:p>
    <w:p w14:paraId="3529A84B" w14:textId="77777777" w:rsidR="00435A20" w:rsidRPr="00435A20" w:rsidRDefault="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Change w:id="512" w:author="Meryl Etman" w:date="2021-01-26T15:49:00Z">
          <w:pPr>
            <w:widowControl w:val="0"/>
            <w:spacing w:before="0" w:beforeAutospacing="0" w:after="0" w:afterAutospacing="0" w:line="240" w:lineRule="auto"/>
            <w:ind w:left="2069" w:hanging="720"/>
            <w:jc w:val="both"/>
          </w:pPr>
        </w:pPrChange>
      </w:pPr>
    </w:p>
    <w:p w14:paraId="1A2A1F03"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ב.</w:t>
      </w:r>
      <w:r w:rsidRPr="00435A20">
        <w:rPr>
          <w:rFonts w:ascii="Times New Roman" w:eastAsia="Times New Roman" w:hAnsi="Times New Roman" w:cs="David" w:hint="cs"/>
          <w:sz w:val="20"/>
          <w:szCs w:val="24"/>
          <w:rtl/>
          <w:lang w:eastAsia="he-IL"/>
        </w:rPr>
        <w:tab/>
        <w:t>לאחר גמר התכנון הסופי, ואישור עבודות</w:t>
      </w:r>
    </w:p>
    <w:p w14:paraId="5CF480CB" w14:textId="25A562C9" w:rsidR="00435A20" w:rsidRPr="00435A20" w:rsidDel="00210DAF" w:rsidRDefault="00435A20" w:rsidP="0078112F">
      <w:pPr>
        <w:widowControl w:val="0"/>
        <w:spacing w:before="0" w:beforeAutospacing="0" w:after="0" w:afterAutospacing="0" w:line="240" w:lineRule="auto"/>
        <w:ind w:left="720" w:firstLine="720"/>
        <w:jc w:val="both"/>
        <w:rPr>
          <w:del w:id="513" w:author="Meryl Etman" w:date="2021-01-26T15:46: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שלב זה על ידי המזמין </w:t>
      </w:r>
      <w:r w:rsidR="00AE5088">
        <w:rPr>
          <w:rFonts w:ascii="Times New Roman" w:eastAsia="Times New Roman" w:hAnsi="Times New Roman" w:cs="David" w:hint="cs"/>
          <w:sz w:val="20"/>
          <w:szCs w:val="24"/>
          <w:rtl/>
          <w:lang w:eastAsia="he-IL"/>
        </w:rPr>
        <w:t>.........................</w:t>
      </w:r>
      <w:ins w:id="514" w:author="Meryl Etman" w:date="2021-01-26T15:47:00Z">
        <w:r w:rsidR="00210DAF">
          <w:rPr>
            <w:rFonts w:ascii="Times New Roman" w:eastAsia="Times New Roman" w:hAnsi="Times New Roman" w:cs="David" w:hint="cs"/>
            <w:sz w:val="20"/>
            <w:szCs w:val="24"/>
            <w:rtl/>
            <w:lang w:eastAsia="he-IL"/>
          </w:rPr>
          <w:t>............</w:t>
        </w:r>
      </w:ins>
      <w:ins w:id="515" w:author="Meryl Etman" w:date="2021-01-27T10:36:00Z">
        <w:r w:rsidR="00155595">
          <w:rPr>
            <w:rFonts w:ascii="Times New Roman" w:eastAsia="Times New Roman" w:hAnsi="Times New Roman" w:cs="David" w:hint="cs"/>
            <w:sz w:val="20"/>
            <w:szCs w:val="24"/>
            <w:rtl/>
            <w:lang w:eastAsia="he-IL"/>
          </w:rPr>
          <w:t>..</w:t>
        </w:r>
        <w:r w:rsidR="00155595">
          <w:rPr>
            <w:rFonts w:ascii="Times New Roman" w:eastAsia="Times New Roman" w:hAnsi="Times New Roman" w:cs="David"/>
            <w:sz w:val="20"/>
            <w:szCs w:val="24"/>
            <w:rtl/>
            <w:lang w:eastAsia="he-IL"/>
          </w:rPr>
          <w:tab/>
        </w:r>
        <w:r w:rsidR="00155595" w:rsidDel="00155595">
          <w:rPr>
            <w:rFonts w:ascii="Times New Roman" w:eastAsia="Times New Roman" w:hAnsi="Times New Roman" w:cs="David" w:hint="cs"/>
            <w:sz w:val="20"/>
            <w:szCs w:val="24"/>
            <w:rtl/>
            <w:lang w:eastAsia="he-IL"/>
          </w:rPr>
          <w:t xml:space="preserve"> </w:t>
        </w:r>
      </w:ins>
      <w:del w:id="516" w:author="Meryl Etman" w:date="2021-01-27T10:36:00Z">
        <w:r w:rsidR="00AE5088" w:rsidDel="00155595">
          <w:rPr>
            <w:rFonts w:ascii="Times New Roman" w:eastAsia="Times New Roman" w:hAnsi="Times New Roman" w:cs="David" w:hint="cs"/>
            <w:sz w:val="20"/>
            <w:szCs w:val="24"/>
            <w:rtl/>
            <w:lang w:eastAsia="he-IL"/>
          </w:rPr>
          <w:delText>....</w:delText>
        </w:r>
      </w:del>
      <w:r w:rsidRPr="00435A20">
        <w:rPr>
          <w:rFonts w:ascii="Times New Roman" w:eastAsia="Times New Roman" w:hAnsi="Times New Roman" w:cs="David" w:hint="cs"/>
          <w:sz w:val="20"/>
          <w:szCs w:val="24"/>
          <w:rtl/>
          <w:lang w:eastAsia="he-IL"/>
        </w:rPr>
        <w:t xml:space="preserve">15% </w:t>
      </w:r>
      <w:del w:id="517" w:author="Meryl Etman" w:date="2021-01-26T15:46:00Z">
        <w:r w:rsidRPr="00435A20" w:rsidDel="00210DAF">
          <w:rPr>
            <w:rFonts w:ascii="Times New Roman" w:eastAsia="Times New Roman" w:hAnsi="Times New Roman" w:cs="David" w:hint="cs"/>
            <w:sz w:val="20"/>
            <w:szCs w:val="24"/>
            <w:rtl/>
            <w:lang w:eastAsia="he-IL"/>
          </w:rPr>
          <w:delText>משכר המתכנן.</w:delText>
        </w:r>
      </w:del>
    </w:p>
    <w:p w14:paraId="2AFDC942" w14:textId="77777777" w:rsidR="00435A20" w:rsidRPr="00435A20" w:rsidRDefault="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Change w:id="518" w:author="Meryl Etman" w:date="2021-01-26T15:46:00Z">
          <w:pPr>
            <w:widowControl w:val="0"/>
            <w:spacing w:before="0" w:beforeAutospacing="0" w:after="0" w:afterAutospacing="0" w:line="240" w:lineRule="auto"/>
            <w:ind w:left="720" w:hanging="720"/>
            <w:jc w:val="both"/>
          </w:pPr>
        </w:pPrChange>
      </w:pPr>
    </w:p>
    <w:p w14:paraId="651EB6D3" w14:textId="7A599F8A" w:rsidR="00AE5088" w:rsidRPr="008C0873" w:rsidDel="00210DAF" w:rsidRDefault="00435A20" w:rsidP="00023792">
      <w:pPr>
        <w:widowControl w:val="0"/>
        <w:spacing w:before="0" w:beforeAutospacing="0" w:after="0" w:afterAutospacing="0" w:line="240" w:lineRule="auto"/>
        <w:ind w:left="720" w:hanging="720"/>
        <w:jc w:val="both"/>
        <w:rPr>
          <w:del w:id="519" w:author="Meryl Etman" w:date="2021-01-26T15:46:00Z"/>
          <w:rFonts w:ascii="David" w:eastAsia="Times New Roman" w:hAnsi="David" w:cs="David"/>
          <w:sz w:val="20"/>
          <w:szCs w:val="24"/>
          <w:rtl/>
          <w:lang w:eastAsia="he-IL"/>
          <w:rPrChange w:id="520" w:author="מרול אטמן" w:date="2021-06-08T13:47:00Z">
            <w:rPr>
              <w:del w:id="521" w:author="Meryl Etman" w:date="2021-01-26T15:46:00Z"/>
              <w:rFonts w:ascii="Times New Roman" w:eastAsia="Times New Roman" w:hAnsi="Times New Roman" w:cs="David"/>
              <w:sz w:val="20"/>
              <w:szCs w:val="24"/>
              <w:rtl/>
              <w:lang w:eastAsia="he-IL"/>
            </w:rPr>
          </w:rPrChange>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Arial" w:eastAsia="Times New Roman" w:hAnsi="Arial" w:cs="Arial" w:hint="cs"/>
          <w:sz w:val="20"/>
          <w:szCs w:val="24"/>
          <w:rtl/>
          <w:lang w:eastAsia="he-IL"/>
        </w:rPr>
        <w:t>ג</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r>
      <w:del w:id="522" w:author="מרול אטמן" w:date="2021-06-08T13:47:00Z">
        <w:r w:rsidRPr="008C0873" w:rsidDel="008C0873">
          <w:rPr>
            <w:rFonts w:ascii="David" w:eastAsia="Times New Roman" w:hAnsi="David" w:cs="David" w:hint="eastAsia"/>
            <w:sz w:val="20"/>
            <w:szCs w:val="24"/>
            <w:rtl/>
            <w:lang w:eastAsia="he-IL"/>
            <w:rPrChange w:id="523" w:author="מרול אטמן" w:date="2021-06-08T13:47:00Z">
              <w:rPr>
                <w:rFonts w:ascii="Arial" w:eastAsia="Times New Roman" w:hAnsi="Arial" w:cs="Arial" w:hint="eastAsia"/>
                <w:sz w:val="20"/>
                <w:szCs w:val="24"/>
                <w:rtl/>
                <w:lang w:eastAsia="he-IL"/>
              </w:rPr>
            </w:rPrChange>
          </w:rPr>
          <w:delText>לאחר</w:delText>
        </w:r>
        <w:r w:rsidRPr="008C0873" w:rsidDel="008C0873">
          <w:rPr>
            <w:rFonts w:ascii="David" w:eastAsia="Times New Roman" w:hAnsi="David" w:cs="David"/>
            <w:sz w:val="20"/>
            <w:szCs w:val="24"/>
            <w:rtl/>
            <w:lang w:eastAsia="he-IL"/>
            <w:rPrChange w:id="524" w:author="מרול אטמן" w:date="2021-06-08T13:47:00Z">
              <w:rPr>
                <w:rFonts w:ascii="Times New Roman" w:eastAsia="Times New Roman" w:hAnsi="Times New Roman" w:cs="David"/>
                <w:sz w:val="20"/>
                <w:szCs w:val="24"/>
                <w:rtl/>
                <w:lang w:eastAsia="he-IL"/>
              </w:rPr>
            </w:rPrChange>
          </w:rPr>
          <w:delText xml:space="preserve"> </w:delText>
        </w:r>
        <w:r w:rsidRPr="008C0873" w:rsidDel="008C0873">
          <w:rPr>
            <w:rFonts w:ascii="David" w:eastAsia="Times New Roman" w:hAnsi="David" w:cs="David" w:hint="eastAsia"/>
            <w:sz w:val="20"/>
            <w:szCs w:val="24"/>
            <w:rtl/>
            <w:lang w:eastAsia="he-IL"/>
            <w:rPrChange w:id="525" w:author="מרול אטמן" w:date="2021-06-08T13:47:00Z">
              <w:rPr>
                <w:rFonts w:ascii="Arial" w:eastAsia="Times New Roman" w:hAnsi="Arial" w:cs="Arial" w:hint="eastAsia"/>
                <w:sz w:val="20"/>
                <w:szCs w:val="24"/>
                <w:rtl/>
                <w:lang w:eastAsia="he-IL"/>
              </w:rPr>
            </w:rPrChange>
          </w:rPr>
          <w:delText>אשור</w:delText>
        </w:r>
        <w:r w:rsidRPr="008C0873" w:rsidDel="008C0873">
          <w:rPr>
            <w:rFonts w:ascii="David" w:eastAsia="Times New Roman" w:hAnsi="David" w:cs="David"/>
            <w:sz w:val="20"/>
            <w:szCs w:val="24"/>
            <w:rtl/>
            <w:lang w:eastAsia="he-IL"/>
            <w:rPrChange w:id="526" w:author="מרול אטמן" w:date="2021-06-08T13:47:00Z">
              <w:rPr>
                <w:rFonts w:ascii="Times New Roman" w:eastAsia="Times New Roman" w:hAnsi="Times New Roman" w:cs="David"/>
                <w:sz w:val="20"/>
                <w:szCs w:val="24"/>
                <w:rtl/>
                <w:lang w:eastAsia="he-IL"/>
              </w:rPr>
            </w:rPrChange>
          </w:rPr>
          <w:delText xml:space="preserve"> </w:delText>
        </w:r>
        <w:r w:rsidRPr="008C0873" w:rsidDel="008C0873">
          <w:rPr>
            <w:rFonts w:ascii="David" w:eastAsia="Times New Roman" w:hAnsi="David" w:cs="David" w:hint="eastAsia"/>
            <w:sz w:val="20"/>
            <w:szCs w:val="24"/>
            <w:rtl/>
            <w:lang w:eastAsia="he-IL"/>
            <w:rPrChange w:id="527" w:author="מרול אטמן" w:date="2021-06-08T13:47:00Z">
              <w:rPr>
                <w:rFonts w:ascii="Arial" w:eastAsia="Times New Roman" w:hAnsi="Arial" w:cs="Arial" w:hint="eastAsia"/>
                <w:sz w:val="20"/>
                <w:szCs w:val="24"/>
                <w:rtl/>
                <w:lang w:eastAsia="he-IL"/>
              </w:rPr>
            </w:rPrChange>
          </w:rPr>
          <w:delText>בנ</w:delText>
        </w:r>
        <w:r w:rsidRPr="008C0873" w:rsidDel="008C0873">
          <w:rPr>
            <w:rFonts w:ascii="David" w:eastAsia="Times New Roman" w:hAnsi="David" w:cs="David" w:hint="eastAsia"/>
            <w:sz w:val="20"/>
            <w:szCs w:val="24"/>
            <w:rtl/>
            <w:lang w:eastAsia="he-IL"/>
            <w:rPrChange w:id="528" w:author="מרול אטמן" w:date="2021-06-08T13:47:00Z">
              <w:rPr>
                <w:rFonts w:ascii="Times New Roman" w:eastAsia="Times New Roman" w:hAnsi="Times New Roman" w:cs="David" w:hint="eastAsia"/>
                <w:sz w:val="20"/>
                <w:szCs w:val="24"/>
                <w:rtl/>
                <w:lang w:eastAsia="he-IL"/>
              </w:rPr>
            </w:rPrChange>
          </w:rPr>
          <w:delText>וי</w:delText>
        </w:r>
        <w:r w:rsidRPr="008C0873" w:rsidDel="008C0873">
          <w:rPr>
            <w:rFonts w:ascii="David" w:eastAsia="Times New Roman" w:hAnsi="David" w:cs="David"/>
            <w:sz w:val="20"/>
            <w:szCs w:val="24"/>
            <w:rtl/>
            <w:lang w:eastAsia="he-IL"/>
            <w:rPrChange w:id="529" w:author="מרול אטמן" w:date="2021-06-08T13:47:00Z">
              <w:rPr>
                <w:rFonts w:ascii="Times New Roman" w:eastAsia="Times New Roman" w:hAnsi="Times New Roman" w:cs="David"/>
                <w:sz w:val="20"/>
                <w:szCs w:val="24"/>
                <w:rtl/>
                <w:lang w:eastAsia="he-IL"/>
              </w:rPr>
            </w:rPrChange>
          </w:rPr>
          <w:delText xml:space="preserve"> </w:delText>
        </w:r>
        <w:r w:rsidRPr="008C0873" w:rsidDel="008C0873">
          <w:rPr>
            <w:rFonts w:ascii="David" w:eastAsia="Times New Roman" w:hAnsi="David" w:cs="David" w:hint="eastAsia"/>
            <w:sz w:val="20"/>
            <w:szCs w:val="24"/>
            <w:rtl/>
            <w:lang w:eastAsia="he-IL"/>
            <w:rPrChange w:id="530" w:author="מרול אטמן" w:date="2021-06-08T13:47:00Z">
              <w:rPr>
                <w:rFonts w:ascii="Times New Roman" w:eastAsia="Times New Roman" w:hAnsi="Times New Roman" w:cs="David" w:hint="eastAsia"/>
                <w:sz w:val="20"/>
                <w:szCs w:val="24"/>
                <w:rtl/>
                <w:lang w:eastAsia="he-IL"/>
              </w:rPr>
            </w:rPrChange>
          </w:rPr>
          <w:delText>לביצוע</w:delText>
        </w:r>
      </w:del>
      <w:ins w:id="531" w:author="מרול אטמן" w:date="2021-06-08T13:47:00Z">
        <w:r w:rsidR="008C0873" w:rsidRPr="008C0873">
          <w:rPr>
            <w:rFonts w:ascii="David" w:eastAsia="Times New Roman" w:hAnsi="David" w:cs="David" w:hint="eastAsia"/>
            <w:sz w:val="20"/>
            <w:szCs w:val="24"/>
            <w:rtl/>
            <w:lang w:eastAsia="he-IL"/>
            <w:rPrChange w:id="532" w:author="מרול אטמן" w:date="2021-06-08T13:47:00Z">
              <w:rPr>
                <w:rFonts w:ascii="Arial" w:eastAsia="Times New Roman" w:hAnsi="Arial" w:cs="Arial" w:hint="eastAsia"/>
                <w:sz w:val="20"/>
                <w:szCs w:val="24"/>
                <w:rtl/>
                <w:lang w:eastAsia="he-IL"/>
              </w:rPr>
            </w:rPrChange>
          </w:rPr>
          <w:t>עם</w:t>
        </w:r>
        <w:r w:rsidR="008C0873" w:rsidRPr="008C0873">
          <w:rPr>
            <w:rFonts w:ascii="David" w:eastAsia="Times New Roman" w:hAnsi="David" w:cs="David"/>
            <w:sz w:val="20"/>
            <w:szCs w:val="24"/>
            <w:rtl/>
            <w:lang w:eastAsia="he-IL"/>
            <w:rPrChange w:id="533" w:author="מרול אטמן" w:date="2021-06-08T13:47:00Z">
              <w:rPr>
                <w:rFonts w:ascii="Arial" w:eastAsia="Times New Roman" w:hAnsi="Arial" w:cs="Arial"/>
                <w:sz w:val="20"/>
                <w:szCs w:val="24"/>
                <w:rtl/>
                <w:lang w:eastAsia="he-IL"/>
              </w:rPr>
            </w:rPrChange>
          </w:rPr>
          <w:t xml:space="preserve"> </w:t>
        </w:r>
        <w:r w:rsidR="008C0873" w:rsidRPr="008C0873">
          <w:rPr>
            <w:rFonts w:ascii="David" w:eastAsia="Times New Roman" w:hAnsi="David" w:cs="David" w:hint="eastAsia"/>
            <w:sz w:val="20"/>
            <w:szCs w:val="24"/>
            <w:rtl/>
            <w:lang w:eastAsia="he-IL"/>
            <w:rPrChange w:id="534" w:author="מרול אטמן" w:date="2021-06-08T13:47:00Z">
              <w:rPr>
                <w:rFonts w:ascii="Arial" w:eastAsia="Times New Roman" w:hAnsi="Arial" w:cs="Arial" w:hint="eastAsia"/>
                <w:sz w:val="20"/>
                <w:szCs w:val="24"/>
                <w:rtl/>
                <w:lang w:eastAsia="he-IL"/>
              </w:rPr>
            </w:rPrChange>
          </w:rPr>
          <w:t>קליטת</w:t>
        </w:r>
        <w:r w:rsidR="008C0873" w:rsidRPr="008C0873">
          <w:rPr>
            <w:rFonts w:ascii="David" w:eastAsia="Times New Roman" w:hAnsi="David" w:cs="David"/>
            <w:sz w:val="20"/>
            <w:szCs w:val="24"/>
            <w:rtl/>
            <w:lang w:eastAsia="he-IL"/>
            <w:rPrChange w:id="535" w:author="מרול אטמן" w:date="2021-06-08T13:47:00Z">
              <w:rPr>
                <w:rFonts w:ascii="Arial" w:eastAsia="Times New Roman" w:hAnsi="Arial" w:cs="Arial"/>
                <w:sz w:val="20"/>
                <w:szCs w:val="24"/>
                <w:rtl/>
                <w:lang w:eastAsia="he-IL"/>
              </w:rPr>
            </w:rPrChange>
          </w:rPr>
          <w:t xml:space="preserve"> </w:t>
        </w:r>
        <w:r w:rsidR="008C0873" w:rsidRPr="008C0873">
          <w:rPr>
            <w:rFonts w:ascii="David" w:eastAsia="Times New Roman" w:hAnsi="David" w:cs="David" w:hint="eastAsia"/>
            <w:sz w:val="20"/>
            <w:szCs w:val="24"/>
            <w:rtl/>
            <w:lang w:eastAsia="he-IL"/>
            <w:rPrChange w:id="536" w:author="מרול אטמן" w:date="2021-06-08T13:47:00Z">
              <w:rPr>
                <w:rFonts w:ascii="Arial" w:eastAsia="Times New Roman" w:hAnsi="Arial" w:cs="Arial" w:hint="eastAsia"/>
                <w:sz w:val="20"/>
                <w:szCs w:val="24"/>
                <w:rtl/>
                <w:lang w:eastAsia="he-IL"/>
              </w:rPr>
            </w:rPrChange>
          </w:rPr>
          <w:t>הבקשה</w:t>
        </w:r>
        <w:r w:rsidR="008C0873" w:rsidRPr="008C0873">
          <w:rPr>
            <w:rFonts w:ascii="David" w:eastAsia="Times New Roman" w:hAnsi="David" w:cs="David"/>
            <w:sz w:val="20"/>
            <w:szCs w:val="24"/>
            <w:rtl/>
            <w:lang w:eastAsia="he-IL"/>
            <w:rPrChange w:id="537" w:author="מרול אטמן" w:date="2021-06-08T13:47:00Z">
              <w:rPr>
                <w:rFonts w:ascii="Arial" w:eastAsia="Times New Roman" w:hAnsi="Arial" w:cs="Arial"/>
                <w:sz w:val="20"/>
                <w:szCs w:val="24"/>
                <w:rtl/>
                <w:lang w:eastAsia="he-IL"/>
              </w:rPr>
            </w:rPrChange>
          </w:rPr>
          <w:t xml:space="preserve"> </w:t>
        </w:r>
        <w:r w:rsidR="008C0873" w:rsidRPr="008C0873">
          <w:rPr>
            <w:rFonts w:ascii="David" w:eastAsia="Times New Roman" w:hAnsi="David" w:cs="David" w:hint="eastAsia"/>
            <w:sz w:val="20"/>
            <w:szCs w:val="24"/>
            <w:rtl/>
            <w:lang w:eastAsia="he-IL"/>
            <w:rPrChange w:id="538" w:author="מרול אטמן" w:date="2021-06-08T13:47:00Z">
              <w:rPr>
                <w:rFonts w:ascii="Arial" w:eastAsia="Times New Roman" w:hAnsi="Arial" w:cs="Arial" w:hint="eastAsia"/>
                <w:sz w:val="20"/>
                <w:szCs w:val="24"/>
                <w:rtl/>
                <w:lang w:eastAsia="he-IL"/>
              </w:rPr>
            </w:rPrChange>
          </w:rPr>
          <w:t>להיתר</w:t>
        </w:r>
      </w:ins>
      <w:r w:rsidRPr="008C0873">
        <w:rPr>
          <w:rFonts w:ascii="David" w:eastAsia="Times New Roman" w:hAnsi="David" w:cs="David"/>
          <w:sz w:val="20"/>
          <w:szCs w:val="24"/>
          <w:rtl/>
          <w:lang w:eastAsia="he-IL"/>
          <w:rPrChange w:id="539" w:author="מרול אטמן" w:date="2021-06-08T13:47:00Z">
            <w:rPr>
              <w:rFonts w:ascii="Times New Roman" w:eastAsia="Times New Roman" w:hAnsi="Times New Roman" w:cs="David"/>
              <w:sz w:val="20"/>
              <w:szCs w:val="24"/>
              <w:rtl/>
              <w:lang w:eastAsia="he-IL"/>
            </w:rPr>
          </w:rPrChange>
        </w:rPr>
        <w:t xml:space="preserve"> ע"י הועדה המקומית</w:t>
      </w:r>
      <w:ins w:id="540" w:author="Meryl Etman" w:date="2021-01-27T10:36:00Z">
        <w:r w:rsidR="00155595" w:rsidRPr="008C0873">
          <w:rPr>
            <w:rFonts w:ascii="David" w:eastAsia="Times New Roman" w:hAnsi="David" w:cs="David"/>
            <w:sz w:val="20"/>
            <w:szCs w:val="24"/>
            <w:rtl/>
            <w:lang w:eastAsia="he-IL"/>
            <w:rPrChange w:id="541" w:author="מרול אטמן" w:date="2021-06-08T13:47:00Z">
              <w:rPr>
                <w:rFonts w:ascii="Times New Roman" w:eastAsia="Times New Roman" w:hAnsi="Times New Roman" w:cs="David"/>
                <w:sz w:val="20"/>
                <w:szCs w:val="24"/>
                <w:rtl/>
                <w:lang w:eastAsia="he-IL"/>
              </w:rPr>
            </w:rPrChange>
          </w:rPr>
          <w:tab/>
        </w:r>
      </w:ins>
      <w:ins w:id="542" w:author="Meryl Etman" w:date="2021-01-27T10:37:00Z">
        <w:r w:rsidR="00155595" w:rsidRPr="008C0873">
          <w:rPr>
            <w:rFonts w:ascii="David" w:eastAsia="Times New Roman" w:hAnsi="David" w:cs="David"/>
            <w:sz w:val="20"/>
            <w:szCs w:val="24"/>
            <w:rtl/>
            <w:lang w:eastAsia="he-IL"/>
            <w:rPrChange w:id="543" w:author="מרול אטמן" w:date="2021-06-08T13:47:00Z">
              <w:rPr>
                <w:rFonts w:ascii="Times New Roman" w:eastAsia="Times New Roman" w:hAnsi="Times New Roman" w:cs="David"/>
                <w:sz w:val="20"/>
                <w:szCs w:val="24"/>
                <w:rtl/>
                <w:lang w:eastAsia="he-IL"/>
              </w:rPr>
            </w:rPrChange>
          </w:rPr>
          <w:t xml:space="preserve">  </w:t>
        </w:r>
      </w:ins>
      <w:del w:id="544" w:author="Meryl Etman" w:date="2021-01-27T10:36:00Z">
        <w:r w:rsidR="00AE5088" w:rsidRPr="008C0873" w:rsidDel="00155595">
          <w:rPr>
            <w:rFonts w:ascii="David" w:eastAsia="Times New Roman" w:hAnsi="David" w:cs="David"/>
            <w:sz w:val="20"/>
            <w:szCs w:val="24"/>
            <w:rtl/>
            <w:lang w:eastAsia="he-IL"/>
            <w:rPrChange w:id="545" w:author="מרול אטמן" w:date="2021-06-08T13:47:00Z">
              <w:rPr>
                <w:rFonts w:ascii="Times New Roman" w:eastAsia="Times New Roman" w:hAnsi="Times New Roman" w:cs="David"/>
                <w:sz w:val="20"/>
                <w:szCs w:val="24"/>
                <w:rtl/>
                <w:lang w:eastAsia="he-IL"/>
              </w:rPr>
            </w:rPrChange>
          </w:rPr>
          <w:delText>.....</w:delText>
        </w:r>
      </w:del>
      <w:r w:rsidRPr="008C0873">
        <w:rPr>
          <w:rFonts w:ascii="David" w:eastAsia="Times New Roman" w:hAnsi="David" w:cs="David"/>
          <w:sz w:val="20"/>
          <w:szCs w:val="24"/>
          <w:rtl/>
          <w:lang w:eastAsia="he-IL"/>
          <w:rPrChange w:id="546" w:author="מרול אטמן" w:date="2021-06-08T13:47:00Z">
            <w:rPr>
              <w:rFonts w:ascii="Times New Roman" w:eastAsia="Times New Roman" w:hAnsi="Times New Roman" w:cs="David"/>
              <w:sz w:val="20"/>
              <w:szCs w:val="24"/>
              <w:rtl/>
              <w:lang w:eastAsia="he-IL"/>
            </w:rPr>
          </w:rPrChange>
        </w:rPr>
        <w:t xml:space="preserve">5% </w:t>
      </w:r>
      <w:del w:id="547" w:author="Meryl Etman" w:date="2021-01-26T15:46:00Z">
        <w:r w:rsidRPr="008C0873" w:rsidDel="00210DAF">
          <w:rPr>
            <w:rFonts w:ascii="David" w:eastAsia="Times New Roman" w:hAnsi="David" w:cs="David" w:hint="eastAsia"/>
            <w:sz w:val="20"/>
            <w:szCs w:val="24"/>
            <w:rtl/>
            <w:lang w:eastAsia="he-IL"/>
            <w:rPrChange w:id="548" w:author="מרול אטמן" w:date="2021-06-08T13:47:00Z">
              <w:rPr>
                <w:rFonts w:ascii="Times New Roman" w:eastAsia="Times New Roman" w:hAnsi="Times New Roman" w:cs="David" w:hint="eastAsia"/>
                <w:sz w:val="20"/>
                <w:szCs w:val="24"/>
                <w:rtl/>
                <w:lang w:eastAsia="he-IL"/>
              </w:rPr>
            </w:rPrChange>
          </w:rPr>
          <w:delText>משכר</w:delText>
        </w:r>
        <w:r w:rsidRPr="008C0873" w:rsidDel="00210DAF">
          <w:rPr>
            <w:rFonts w:ascii="David" w:eastAsia="Times New Roman" w:hAnsi="David" w:cs="David"/>
            <w:sz w:val="20"/>
            <w:szCs w:val="24"/>
            <w:rtl/>
            <w:lang w:eastAsia="he-IL"/>
            <w:rPrChange w:id="549" w:author="מרול אטמן" w:date="2021-06-08T13:47:00Z">
              <w:rPr>
                <w:rFonts w:ascii="Times New Roman" w:eastAsia="Times New Roman" w:hAnsi="Times New Roman" w:cs="David"/>
                <w:sz w:val="20"/>
                <w:szCs w:val="24"/>
                <w:rtl/>
                <w:lang w:eastAsia="he-IL"/>
              </w:rPr>
            </w:rPrChange>
          </w:rPr>
          <w:delText xml:space="preserve"> </w:delText>
        </w:r>
        <w:r w:rsidR="00AE5088" w:rsidRPr="008C0873" w:rsidDel="00210DAF">
          <w:rPr>
            <w:rFonts w:ascii="David" w:eastAsia="Times New Roman" w:hAnsi="David" w:cs="David"/>
            <w:sz w:val="20"/>
            <w:szCs w:val="24"/>
            <w:rtl/>
            <w:lang w:eastAsia="he-IL"/>
            <w:rPrChange w:id="550" w:author="מרול אטמן" w:date="2021-06-08T13:47:00Z">
              <w:rPr>
                <w:rFonts w:ascii="Times New Roman" w:eastAsia="Times New Roman" w:hAnsi="Times New Roman" w:cs="David"/>
                <w:sz w:val="20"/>
                <w:szCs w:val="24"/>
                <w:rtl/>
                <w:lang w:eastAsia="he-IL"/>
              </w:rPr>
            </w:rPrChange>
          </w:rPr>
          <w:delText xml:space="preserve"> </w:delText>
        </w:r>
      </w:del>
    </w:p>
    <w:p w14:paraId="6658B24A" w14:textId="5068D444" w:rsidR="00435A20" w:rsidRPr="008C0873" w:rsidDel="00210DAF" w:rsidRDefault="00AE5088" w:rsidP="00662F05">
      <w:pPr>
        <w:widowControl w:val="0"/>
        <w:spacing w:before="0" w:beforeAutospacing="0" w:after="0" w:afterAutospacing="0" w:line="240" w:lineRule="auto"/>
        <w:ind w:left="720" w:hanging="720"/>
        <w:jc w:val="both"/>
        <w:rPr>
          <w:del w:id="551" w:author="Meryl Etman" w:date="2021-01-26T15:46:00Z"/>
          <w:rFonts w:ascii="David" w:eastAsia="Times New Roman" w:hAnsi="David" w:cs="David"/>
          <w:sz w:val="20"/>
          <w:szCs w:val="24"/>
          <w:rtl/>
          <w:lang w:eastAsia="he-IL"/>
          <w:rPrChange w:id="552" w:author="מרול אטמן" w:date="2021-06-08T13:47:00Z">
            <w:rPr>
              <w:del w:id="553" w:author="Meryl Etman" w:date="2021-01-26T15:46:00Z"/>
              <w:rFonts w:ascii="Times New Roman" w:eastAsia="Times New Roman" w:hAnsi="Times New Roman" w:cs="David"/>
              <w:sz w:val="20"/>
              <w:szCs w:val="24"/>
              <w:rtl/>
              <w:lang w:eastAsia="he-IL"/>
            </w:rPr>
          </w:rPrChange>
        </w:rPr>
      </w:pPr>
      <w:del w:id="554" w:author="Meryl Etman" w:date="2021-01-26T15:46:00Z">
        <w:r w:rsidRPr="008C0873" w:rsidDel="00210DAF">
          <w:rPr>
            <w:rFonts w:ascii="David" w:eastAsia="Times New Roman" w:hAnsi="David" w:cs="David"/>
            <w:sz w:val="20"/>
            <w:szCs w:val="24"/>
            <w:rtl/>
            <w:lang w:eastAsia="he-IL"/>
            <w:rPrChange w:id="555" w:author="מרול אטמן" w:date="2021-06-08T13:47:00Z">
              <w:rPr>
                <w:rFonts w:ascii="Times New Roman" w:eastAsia="Times New Roman" w:hAnsi="Times New Roman" w:cs="David"/>
                <w:sz w:val="20"/>
                <w:szCs w:val="24"/>
                <w:rtl/>
                <w:lang w:eastAsia="he-IL"/>
              </w:rPr>
            </w:rPrChange>
          </w:rPr>
          <w:delText xml:space="preserve">                                                       </w:delText>
        </w:r>
        <w:r w:rsidR="00435A20" w:rsidRPr="008C0873" w:rsidDel="00210DAF">
          <w:rPr>
            <w:rFonts w:ascii="David" w:eastAsia="Times New Roman" w:hAnsi="David" w:cs="David" w:hint="eastAsia"/>
            <w:sz w:val="20"/>
            <w:szCs w:val="24"/>
            <w:rtl/>
            <w:lang w:eastAsia="he-IL"/>
            <w:rPrChange w:id="556" w:author="מרול אטמן" w:date="2021-06-08T13:47:00Z">
              <w:rPr>
                <w:rFonts w:ascii="Times New Roman" w:eastAsia="Times New Roman" w:hAnsi="Times New Roman" w:cs="David" w:hint="eastAsia"/>
                <w:sz w:val="20"/>
                <w:szCs w:val="24"/>
                <w:rtl/>
                <w:lang w:eastAsia="he-IL"/>
              </w:rPr>
            </w:rPrChange>
          </w:rPr>
          <w:delText>המתכנן</w:delText>
        </w:r>
        <w:r w:rsidR="00435A20" w:rsidRPr="008C0873" w:rsidDel="00210DAF">
          <w:rPr>
            <w:rFonts w:ascii="David" w:eastAsia="Times New Roman" w:hAnsi="David" w:cs="David"/>
            <w:sz w:val="20"/>
            <w:szCs w:val="24"/>
            <w:rtl/>
            <w:lang w:eastAsia="he-IL"/>
            <w:rPrChange w:id="557" w:author="מרול אטמן" w:date="2021-06-08T13:47:00Z">
              <w:rPr>
                <w:rFonts w:ascii="Times New Roman" w:eastAsia="Times New Roman" w:hAnsi="Times New Roman" w:cs="David"/>
                <w:sz w:val="20"/>
                <w:szCs w:val="24"/>
                <w:rtl/>
                <w:lang w:eastAsia="he-IL"/>
              </w:rPr>
            </w:rPrChange>
          </w:rPr>
          <w:delText>.</w:delText>
        </w:r>
      </w:del>
    </w:p>
    <w:p w14:paraId="73BCA176" w14:textId="77777777" w:rsidR="00435A20" w:rsidRPr="008C0873" w:rsidRDefault="00435A20">
      <w:pPr>
        <w:widowControl w:val="0"/>
        <w:spacing w:before="0" w:beforeAutospacing="0" w:after="0" w:afterAutospacing="0" w:line="240" w:lineRule="auto"/>
        <w:ind w:left="720" w:hanging="720"/>
        <w:jc w:val="both"/>
        <w:rPr>
          <w:rFonts w:ascii="David" w:eastAsia="Times New Roman" w:hAnsi="David" w:cs="David"/>
          <w:sz w:val="20"/>
          <w:szCs w:val="24"/>
          <w:rtl/>
          <w:lang w:eastAsia="he-IL"/>
          <w:rPrChange w:id="558" w:author="מרול אטמן" w:date="2021-06-08T13:47:00Z">
            <w:rPr>
              <w:rFonts w:ascii="Times New Roman" w:eastAsia="Times New Roman" w:hAnsi="Times New Roman" w:cs="David"/>
              <w:sz w:val="20"/>
              <w:szCs w:val="24"/>
              <w:rtl/>
              <w:lang w:eastAsia="he-IL"/>
            </w:rPr>
          </w:rPrChange>
        </w:rPr>
        <w:pPrChange w:id="559" w:author="Meryl Etman" w:date="2021-01-26T15:46:00Z">
          <w:pPr>
            <w:widowControl w:val="0"/>
            <w:spacing w:before="0" w:beforeAutospacing="0" w:after="0" w:afterAutospacing="0" w:line="240" w:lineRule="auto"/>
            <w:ind w:left="2160" w:hanging="720"/>
            <w:jc w:val="both"/>
          </w:pPr>
        </w:pPrChange>
      </w:pPr>
    </w:p>
    <w:p w14:paraId="268B313E" w14:textId="77777777" w:rsidR="00435A20" w:rsidRPr="008C0873" w:rsidRDefault="00435A20" w:rsidP="00435A20">
      <w:pPr>
        <w:widowControl w:val="0"/>
        <w:spacing w:before="0" w:beforeAutospacing="0" w:after="0" w:afterAutospacing="0" w:line="240" w:lineRule="auto"/>
        <w:ind w:left="720" w:firstLine="720"/>
        <w:jc w:val="both"/>
        <w:rPr>
          <w:rFonts w:ascii="David" w:eastAsia="Times New Roman" w:hAnsi="David" w:cs="David"/>
          <w:sz w:val="20"/>
          <w:szCs w:val="24"/>
          <w:rtl/>
          <w:lang w:eastAsia="he-IL"/>
          <w:rPrChange w:id="560" w:author="מרול אטמן" w:date="2021-06-08T13:47:00Z">
            <w:rPr>
              <w:rFonts w:ascii="Times New Roman" w:eastAsia="Times New Roman" w:hAnsi="Times New Roman" w:cs="David"/>
              <w:sz w:val="20"/>
              <w:szCs w:val="24"/>
              <w:rtl/>
              <w:lang w:eastAsia="he-IL"/>
            </w:rPr>
          </w:rPrChange>
        </w:rPr>
      </w:pPr>
      <w:r w:rsidRPr="008C0873">
        <w:rPr>
          <w:rFonts w:ascii="David" w:eastAsia="Times New Roman" w:hAnsi="David" w:cs="David"/>
          <w:sz w:val="20"/>
          <w:szCs w:val="24"/>
          <w:rtl/>
          <w:lang w:eastAsia="he-IL"/>
          <w:rPrChange w:id="561" w:author="מרול אטמן" w:date="2021-06-08T13:47:00Z">
            <w:rPr>
              <w:rFonts w:ascii="Times New Roman" w:eastAsia="Times New Roman" w:hAnsi="Times New Roman" w:cs="David"/>
              <w:sz w:val="20"/>
              <w:szCs w:val="24"/>
              <w:rtl/>
              <w:lang w:eastAsia="he-IL"/>
            </w:rPr>
          </w:rPrChange>
        </w:rPr>
        <w:tab/>
      </w:r>
      <w:r w:rsidRPr="008C0873">
        <w:rPr>
          <w:rFonts w:ascii="David" w:eastAsia="Times New Roman" w:hAnsi="David" w:cs="David" w:hint="eastAsia"/>
          <w:sz w:val="20"/>
          <w:szCs w:val="24"/>
          <w:rtl/>
          <w:lang w:eastAsia="he-IL"/>
          <w:rPrChange w:id="562" w:author="מרול אטמן" w:date="2021-06-08T13:47:00Z">
            <w:rPr>
              <w:rFonts w:ascii="Times New Roman" w:eastAsia="Times New Roman" w:hAnsi="Times New Roman" w:cs="David" w:hint="eastAsia"/>
              <w:sz w:val="20"/>
              <w:szCs w:val="24"/>
              <w:rtl/>
              <w:lang w:eastAsia="he-IL"/>
            </w:rPr>
          </w:rPrChange>
        </w:rPr>
        <w:t>ד</w:t>
      </w:r>
      <w:r w:rsidRPr="008C0873">
        <w:rPr>
          <w:rFonts w:ascii="David" w:eastAsia="Times New Roman" w:hAnsi="David" w:cs="David"/>
          <w:sz w:val="20"/>
          <w:szCs w:val="24"/>
          <w:rtl/>
          <w:lang w:eastAsia="he-IL"/>
          <w:rPrChange w:id="563" w:author="מרול אטמן" w:date="2021-06-08T13:47:00Z">
            <w:rPr>
              <w:rFonts w:ascii="Times New Roman" w:eastAsia="Times New Roman" w:hAnsi="Times New Roman" w:cs="David"/>
              <w:sz w:val="20"/>
              <w:szCs w:val="24"/>
              <w:rtl/>
              <w:lang w:eastAsia="he-IL"/>
            </w:rPr>
          </w:rPrChange>
        </w:rPr>
        <w:t>.</w:t>
      </w:r>
      <w:r w:rsidRPr="008C0873">
        <w:rPr>
          <w:rFonts w:ascii="David" w:eastAsia="Times New Roman" w:hAnsi="David" w:cs="David"/>
          <w:sz w:val="20"/>
          <w:szCs w:val="24"/>
          <w:rtl/>
          <w:lang w:eastAsia="he-IL"/>
          <w:rPrChange w:id="564" w:author="מרול אטמן" w:date="2021-06-08T13:47:00Z">
            <w:rPr>
              <w:rFonts w:ascii="Times New Roman" w:eastAsia="Times New Roman" w:hAnsi="Times New Roman" w:cs="David"/>
              <w:sz w:val="20"/>
              <w:szCs w:val="24"/>
              <w:rtl/>
              <w:lang w:eastAsia="he-IL"/>
            </w:rPr>
          </w:rPrChange>
        </w:rPr>
        <w:tab/>
      </w:r>
      <w:r w:rsidRPr="008C0873">
        <w:rPr>
          <w:rFonts w:ascii="David" w:eastAsia="Times New Roman" w:hAnsi="David" w:cs="David" w:hint="eastAsia"/>
          <w:sz w:val="20"/>
          <w:szCs w:val="24"/>
          <w:rtl/>
          <w:lang w:eastAsia="he-IL"/>
          <w:rPrChange w:id="565" w:author="מרול אטמן" w:date="2021-06-08T13:47:00Z">
            <w:rPr>
              <w:rFonts w:ascii="Times New Roman" w:eastAsia="Times New Roman" w:hAnsi="Times New Roman" w:cs="David" w:hint="eastAsia"/>
              <w:sz w:val="20"/>
              <w:szCs w:val="24"/>
              <w:rtl/>
              <w:lang w:eastAsia="he-IL"/>
            </w:rPr>
          </w:rPrChange>
        </w:rPr>
        <w:t>לאחר</w:t>
      </w:r>
      <w:r w:rsidRPr="008C0873">
        <w:rPr>
          <w:rFonts w:ascii="David" w:eastAsia="Times New Roman" w:hAnsi="David" w:cs="David"/>
          <w:sz w:val="20"/>
          <w:szCs w:val="24"/>
          <w:rtl/>
          <w:lang w:eastAsia="he-IL"/>
          <w:rPrChange w:id="566" w:author="מרול אטמן" w:date="2021-06-08T13:47:00Z">
            <w:rPr>
              <w:rFonts w:ascii="Times New Roman" w:eastAsia="Times New Roman" w:hAnsi="Times New Roman" w:cs="David"/>
              <w:sz w:val="20"/>
              <w:szCs w:val="24"/>
              <w:rtl/>
              <w:lang w:eastAsia="he-IL"/>
            </w:rPr>
          </w:rPrChange>
        </w:rPr>
        <w:t xml:space="preserve"> </w:t>
      </w:r>
      <w:r w:rsidRPr="008C0873">
        <w:rPr>
          <w:rFonts w:ascii="David" w:eastAsia="Times New Roman" w:hAnsi="David" w:cs="David" w:hint="eastAsia"/>
          <w:sz w:val="20"/>
          <w:szCs w:val="24"/>
          <w:rtl/>
          <w:lang w:eastAsia="he-IL"/>
          <w:rPrChange w:id="567" w:author="מרול אטמן" w:date="2021-06-08T13:47:00Z">
            <w:rPr>
              <w:rFonts w:ascii="Times New Roman" w:eastAsia="Times New Roman" w:hAnsi="Times New Roman" w:cs="David" w:hint="eastAsia"/>
              <w:sz w:val="20"/>
              <w:szCs w:val="24"/>
              <w:rtl/>
              <w:lang w:eastAsia="he-IL"/>
            </w:rPr>
          </w:rPrChange>
        </w:rPr>
        <w:t>אשור</w:t>
      </w:r>
      <w:r w:rsidRPr="008C0873">
        <w:rPr>
          <w:rFonts w:ascii="David" w:eastAsia="Times New Roman" w:hAnsi="David" w:cs="David"/>
          <w:sz w:val="20"/>
          <w:szCs w:val="24"/>
          <w:rtl/>
          <w:lang w:eastAsia="he-IL"/>
          <w:rPrChange w:id="568" w:author="מרול אטמן" w:date="2021-06-08T13:47:00Z">
            <w:rPr>
              <w:rFonts w:ascii="Times New Roman" w:eastAsia="Times New Roman" w:hAnsi="Times New Roman" w:cs="David"/>
              <w:sz w:val="20"/>
              <w:szCs w:val="24"/>
              <w:rtl/>
              <w:lang w:eastAsia="he-IL"/>
            </w:rPr>
          </w:rPrChange>
        </w:rPr>
        <w:t xml:space="preserve"> </w:t>
      </w:r>
      <w:r w:rsidRPr="008C0873">
        <w:rPr>
          <w:rFonts w:ascii="David" w:eastAsia="Times New Roman" w:hAnsi="David" w:cs="David" w:hint="eastAsia"/>
          <w:sz w:val="20"/>
          <w:szCs w:val="24"/>
          <w:rtl/>
          <w:lang w:eastAsia="he-IL"/>
          <w:rPrChange w:id="569" w:author="מרול אטמן" w:date="2021-06-08T13:47:00Z">
            <w:rPr>
              <w:rFonts w:ascii="Times New Roman" w:eastAsia="Times New Roman" w:hAnsi="Times New Roman" w:cs="David" w:hint="eastAsia"/>
              <w:sz w:val="20"/>
              <w:szCs w:val="24"/>
              <w:rtl/>
              <w:lang w:eastAsia="he-IL"/>
            </w:rPr>
          </w:rPrChange>
        </w:rPr>
        <w:t>הבקשות</w:t>
      </w:r>
      <w:r w:rsidRPr="008C0873">
        <w:rPr>
          <w:rFonts w:ascii="David" w:eastAsia="Times New Roman" w:hAnsi="David" w:cs="David"/>
          <w:sz w:val="20"/>
          <w:szCs w:val="24"/>
          <w:rtl/>
          <w:lang w:eastAsia="he-IL"/>
          <w:rPrChange w:id="570" w:author="מרול אטמן" w:date="2021-06-08T13:47:00Z">
            <w:rPr>
              <w:rFonts w:ascii="Times New Roman" w:eastAsia="Times New Roman" w:hAnsi="Times New Roman" w:cs="David"/>
              <w:sz w:val="20"/>
              <w:szCs w:val="24"/>
              <w:rtl/>
              <w:lang w:eastAsia="he-IL"/>
            </w:rPr>
          </w:rPrChange>
        </w:rPr>
        <w:t xml:space="preserve"> </w:t>
      </w:r>
      <w:r w:rsidRPr="008C0873">
        <w:rPr>
          <w:rFonts w:ascii="David" w:eastAsia="Times New Roman" w:hAnsi="David" w:cs="David" w:hint="eastAsia"/>
          <w:sz w:val="20"/>
          <w:szCs w:val="24"/>
          <w:rtl/>
          <w:lang w:eastAsia="he-IL"/>
          <w:rPrChange w:id="571" w:author="מרול אטמן" w:date="2021-06-08T13:47:00Z">
            <w:rPr>
              <w:rFonts w:ascii="Times New Roman" w:eastAsia="Times New Roman" w:hAnsi="Times New Roman" w:cs="David" w:hint="eastAsia"/>
              <w:sz w:val="20"/>
              <w:szCs w:val="24"/>
              <w:rtl/>
              <w:lang w:eastAsia="he-IL"/>
            </w:rPr>
          </w:rPrChange>
        </w:rPr>
        <w:t>להיתרי</w:t>
      </w:r>
      <w:r w:rsidRPr="008C0873">
        <w:rPr>
          <w:rFonts w:ascii="David" w:eastAsia="Times New Roman" w:hAnsi="David" w:cs="David"/>
          <w:sz w:val="20"/>
          <w:szCs w:val="24"/>
          <w:rtl/>
          <w:lang w:eastAsia="he-IL"/>
          <w:rPrChange w:id="572" w:author="מרול אטמן" w:date="2021-06-08T13:47:00Z">
            <w:rPr>
              <w:rFonts w:ascii="Times New Roman" w:eastAsia="Times New Roman" w:hAnsi="Times New Roman" w:cs="David"/>
              <w:sz w:val="20"/>
              <w:szCs w:val="24"/>
              <w:rtl/>
              <w:lang w:eastAsia="he-IL"/>
            </w:rPr>
          </w:rPrChange>
        </w:rPr>
        <w:t xml:space="preserve"> </w:t>
      </w:r>
      <w:r w:rsidRPr="008C0873">
        <w:rPr>
          <w:rFonts w:ascii="David" w:eastAsia="Times New Roman" w:hAnsi="David" w:cs="David" w:hint="eastAsia"/>
          <w:sz w:val="20"/>
          <w:szCs w:val="24"/>
          <w:rtl/>
          <w:lang w:eastAsia="he-IL"/>
          <w:rPrChange w:id="573" w:author="מרול אטמן" w:date="2021-06-08T13:47:00Z">
            <w:rPr>
              <w:rFonts w:ascii="Times New Roman" w:eastAsia="Times New Roman" w:hAnsi="Times New Roman" w:cs="David" w:hint="eastAsia"/>
              <w:sz w:val="20"/>
              <w:szCs w:val="24"/>
              <w:rtl/>
              <w:lang w:eastAsia="he-IL"/>
            </w:rPr>
          </w:rPrChange>
        </w:rPr>
        <w:t>בניה</w:t>
      </w:r>
      <w:r w:rsidRPr="008C0873">
        <w:rPr>
          <w:rFonts w:ascii="David" w:eastAsia="Times New Roman" w:hAnsi="David" w:cs="David"/>
          <w:sz w:val="20"/>
          <w:szCs w:val="24"/>
          <w:rtl/>
          <w:lang w:eastAsia="he-IL"/>
          <w:rPrChange w:id="574" w:author="מרול אטמן" w:date="2021-06-08T13:47:00Z">
            <w:rPr>
              <w:rFonts w:ascii="Times New Roman" w:eastAsia="Times New Roman" w:hAnsi="Times New Roman" w:cs="David"/>
              <w:sz w:val="20"/>
              <w:szCs w:val="24"/>
              <w:rtl/>
              <w:lang w:eastAsia="he-IL"/>
            </w:rPr>
          </w:rPrChange>
        </w:rPr>
        <w:t xml:space="preserve"> </w:t>
      </w:r>
      <w:r w:rsidRPr="008C0873">
        <w:rPr>
          <w:rFonts w:ascii="David" w:eastAsia="Times New Roman" w:hAnsi="David" w:cs="David" w:hint="eastAsia"/>
          <w:sz w:val="20"/>
          <w:szCs w:val="24"/>
          <w:rtl/>
          <w:lang w:eastAsia="he-IL"/>
          <w:rPrChange w:id="575" w:author="מרול אטמן" w:date="2021-06-08T13:47:00Z">
            <w:rPr>
              <w:rFonts w:ascii="Times New Roman" w:eastAsia="Times New Roman" w:hAnsi="Times New Roman" w:cs="David" w:hint="eastAsia"/>
              <w:sz w:val="20"/>
              <w:szCs w:val="24"/>
              <w:rtl/>
              <w:lang w:eastAsia="he-IL"/>
            </w:rPr>
          </w:rPrChange>
        </w:rPr>
        <w:t>והוצאת</w:t>
      </w:r>
    </w:p>
    <w:p w14:paraId="44ECD74A" w14:textId="2E04A344" w:rsidR="00435A20" w:rsidRPr="008C0873" w:rsidDel="00210DAF" w:rsidRDefault="00435A20" w:rsidP="0078112F">
      <w:pPr>
        <w:widowControl w:val="0"/>
        <w:spacing w:before="0" w:beforeAutospacing="0" w:after="0" w:afterAutospacing="0" w:line="240" w:lineRule="auto"/>
        <w:ind w:left="720" w:firstLine="720"/>
        <w:jc w:val="both"/>
        <w:rPr>
          <w:del w:id="576" w:author="Meryl Etman" w:date="2021-01-26T15:47:00Z"/>
          <w:rFonts w:ascii="David" w:eastAsia="Times New Roman" w:hAnsi="David" w:cs="David"/>
          <w:sz w:val="20"/>
          <w:szCs w:val="24"/>
          <w:rtl/>
          <w:lang w:eastAsia="he-IL"/>
          <w:rPrChange w:id="577" w:author="מרול אטמן" w:date="2021-06-08T13:47:00Z">
            <w:rPr>
              <w:del w:id="578" w:author="Meryl Etman" w:date="2021-01-26T15:47:00Z"/>
              <w:rFonts w:ascii="Times New Roman" w:eastAsia="Times New Roman" w:hAnsi="Times New Roman" w:cs="David"/>
              <w:sz w:val="20"/>
              <w:szCs w:val="24"/>
              <w:rtl/>
              <w:lang w:eastAsia="he-IL"/>
            </w:rPr>
          </w:rPrChange>
        </w:rPr>
      </w:pPr>
      <w:r w:rsidRPr="008C0873">
        <w:rPr>
          <w:rFonts w:ascii="David" w:eastAsia="Times New Roman" w:hAnsi="David" w:cs="David"/>
          <w:sz w:val="20"/>
          <w:szCs w:val="24"/>
          <w:rtl/>
          <w:lang w:eastAsia="he-IL"/>
          <w:rPrChange w:id="579" w:author="מרול אטמן" w:date="2021-06-08T13:47:00Z">
            <w:rPr>
              <w:rFonts w:ascii="Times New Roman" w:eastAsia="Times New Roman" w:hAnsi="Times New Roman" w:cs="David"/>
              <w:sz w:val="20"/>
              <w:szCs w:val="24"/>
              <w:rtl/>
              <w:lang w:eastAsia="he-IL"/>
            </w:rPr>
          </w:rPrChange>
        </w:rPr>
        <w:tab/>
      </w:r>
      <w:r w:rsidRPr="008C0873">
        <w:rPr>
          <w:rFonts w:ascii="David" w:eastAsia="Times New Roman" w:hAnsi="David" w:cs="David"/>
          <w:sz w:val="20"/>
          <w:szCs w:val="24"/>
          <w:rtl/>
          <w:lang w:eastAsia="he-IL"/>
          <w:rPrChange w:id="580" w:author="מרול אטמן" w:date="2021-06-08T13:47:00Z">
            <w:rPr>
              <w:rFonts w:ascii="Times New Roman" w:eastAsia="Times New Roman" w:hAnsi="Times New Roman" w:cs="David"/>
              <w:sz w:val="20"/>
              <w:szCs w:val="24"/>
              <w:rtl/>
              <w:lang w:eastAsia="he-IL"/>
            </w:rPr>
          </w:rPrChange>
        </w:rPr>
        <w:tab/>
      </w:r>
      <w:r w:rsidRPr="008C0873">
        <w:rPr>
          <w:rFonts w:ascii="David" w:eastAsia="Times New Roman" w:hAnsi="David" w:cs="David" w:hint="eastAsia"/>
          <w:sz w:val="20"/>
          <w:szCs w:val="24"/>
          <w:rtl/>
          <w:lang w:eastAsia="he-IL"/>
          <w:rPrChange w:id="581" w:author="מרול אטמן" w:date="2021-06-08T13:47:00Z">
            <w:rPr>
              <w:rFonts w:ascii="Times New Roman" w:eastAsia="Times New Roman" w:hAnsi="Times New Roman" w:cs="David" w:hint="eastAsia"/>
              <w:sz w:val="20"/>
              <w:szCs w:val="24"/>
              <w:rtl/>
              <w:lang w:eastAsia="he-IL"/>
            </w:rPr>
          </w:rPrChange>
        </w:rPr>
        <w:t>היתרי</w:t>
      </w:r>
      <w:r w:rsidRPr="008C0873">
        <w:rPr>
          <w:rFonts w:ascii="David" w:eastAsia="Times New Roman" w:hAnsi="David" w:cs="David"/>
          <w:sz w:val="20"/>
          <w:szCs w:val="24"/>
          <w:rtl/>
          <w:lang w:eastAsia="he-IL"/>
          <w:rPrChange w:id="582" w:author="מרול אטמן" w:date="2021-06-08T13:47:00Z">
            <w:rPr>
              <w:rFonts w:ascii="Times New Roman" w:eastAsia="Times New Roman" w:hAnsi="Times New Roman" w:cs="David"/>
              <w:sz w:val="20"/>
              <w:szCs w:val="24"/>
              <w:rtl/>
              <w:lang w:eastAsia="he-IL"/>
            </w:rPr>
          </w:rPrChange>
        </w:rPr>
        <w:t xml:space="preserve"> בניה </w:t>
      </w:r>
      <w:r w:rsidR="00AE5088" w:rsidRPr="008C0873">
        <w:rPr>
          <w:rFonts w:ascii="David" w:eastAsia="Times New Roman" w:hAnsi="David" w:cs="David"/>
          <w:sz w:val="20"/>
          <w:szCs w:val="24"/>
          <w:rtl/>
          <w:lang w:eastAsia="he-IL"/>
          <w:rPrChange w:id="583" w:author="מרול אטמן" w:date="2021-06-08T13:47:00Z">
            <w:rPr>
              <w:rFonts w:ascii="Times New Roman" w:eastAsia="Times New Roman" w:hAnsi="Times New Roman" w:cs="David"/>
              <w:sz w:val="20"/>
              <w:szCs w:val="24"/>
              <w:rtl/>
              <w:lang w:eastAsia="he-IL"/>
            </w:rPr>
          </w:rPrChange>
        </w:rPr>
        <w:t>.........................................</w:t>
      </w:r>
      <w:ins w:id="584" w:author="Meryl Etman" w:date="2021-01-26T15:47:00Z">
        <w:r w:rsidR="00210DAF" w:rsidRPr="008C0873">
          <w:rPr>
            <w:rFonts w:ascii="David" w:eastAsia="Times New Roman" w:hAnsi="David" w:cs="David"/>
            <w:sz w:val="20"/>
            <w:szCs w:val="24"/>
            <w:rtl/>
            <w:lang w:eastAsia="he-IL"/>
            <w:rPrChange w:id="585" w:author="מרול אטמן" w:date="2021-06-08T13:47:00Z">
              <w:rPr>
                <w:rFonts w:ascii="Times New Roman" w:eastAsia="Times New Roman" w:hAnsi="Times New Roman" w:cs="David"/>
                <w:sz w:val="20"/>
                <w:szCs w:val="24"/>
                <w:rtl/>
                <w:lang w:eastAsia="he-IL"/>
              </w:rPr>
            </w:rPrChange>
          </w:rPr>
          <w:t>............</w:t>
        </w:r>
        <w:del w:id="586" w:author="מרול אטמן" w:date="2021-06-08T16:13:00Z">
          <w:r w:rsidR="00210DAF" w:rsidRPr="008C0873" w:rsidDel="00562C9F">
            <w:rPr>
              <w:rFonts w:ascii="David" w:eastAsia="Times New Roman" w:hAnsi="David" w:cs="David"/>
              <w:sz w:val="20"/>
              <w:szCs w:val="24"/>
              <w:rtl/>
              <w:lang w:eastAsia="he-IL"/>
              <w:rPrChange w:id="587" w:author="מרול אטמן" w:date="2021-06-08T13:47:00Z">
                <w:rPr>
                  <w:rFonts w:ascii="Times New Roman" w:eastAsia="Times New Roman" w:hAnsi="Times New Roman" w:cs="David"/>
                  <w:sz w:val="20"/>
                  <w:szCs w:val="24"/>
                  <w:rtl/>
                  <w:lang w:eastAsia="he-IL"/>
                </w:rPr>
              </w:rPrChange>
            </w:rPr>
            <w:delText>....</w:delText>
          </w:r>
        </w:del>
        <w:r w:rsidR="00210DAF" w:rsidRPr="008C0873">
          <w:rPr>
            <w:rFonts w:ascii="David" w:eastAsia="Times New Roman" w:hAnsi="David" w:cs="David"/>
            <w:sz w:val="20"/>
            <w:szCs w:val="24"/>
            <w:rtl/>
            <w:lang w:eastAsia="he-IL"/>
            <w:rPrChange w:id="588" w:author="מרול אטמן" w:date="2021-06-08T13:47:00Z">
              <w:rPr>
                <w:rFonts w:ascii="Times New Roman" w:eastAsia="Times New Roman" w:hAnsi="Times New Roman" w:cs="David"/>
                <w:sz w:val="20"/>
                <w:szCs w:val="24"/>
                <w:rtl/>
                <w:lang w:eastAsia="he-IL"/>
              </w:rPr>
            </w:rPrChange>
          </w:rPr>
          <w:t>..</w:t>
        </w:r>
      </w:ins>
      <w:r w:rsidR="00AE5088" w:rsidRPr="008C0873">
        <w:rPr>
          <w:rFonts w:ascii="David" w:eastAsia="Times New Roman" w:hAnsi="David" w:cs="David"/>
          <w:sz w:val="20"/>
          <w:szCs w:val="24"/>
          <w:rtl/>
          <w:lang w:eastAsia="he-IL"/>
          <w:rPrChange w:id="589" w:author="מרול אטמן" w:date="2021-06-08T13:47:00Z">
            <w:rPr>
              <w:rFonts w:ascii="Times New Roman" w:eastAsia="Times New Roman" w:hAnsi="Times New Roman" w:cs="David"/>
              <w:sz w:val="20"/>
              <w:szCs w:val="24"/>
              <w:rtl/>
              <w:lang w:eastAsia="he-IL"/>
            </w:rPr>
          </w:rPrChange>
        </w:rPr>
        <w:t>.</w:t>
      </w:r>
      <w:ins w:id="590" w:author="Meryl Etman" w:date="2021-01-27T10:37:00Z">
        <w:del w:id="591" w:author="מרול אטמן" w:date="2021-06-08T16:13:00Z">
          <w:r w:rsidR="00155595" w:rsidRPr="008C0873" w:rsidDel="00562C9F">
            <w:rPr>
              <w:rFonts w:ascii="David" w:eastAsia="Times New Roman" w:hAnsi="David" w:cs="David"/>
              <w:sz w:val="20"/>
              <w:szCs w:val="24"/>
              <w:rtl/>
              <w:lang w:eastAsia="he-IL"/>
              <w:rPrChange w:id="592" w:author="מרול אטמן" w:date="2021-06-08T13:47:00Z">
                <w:rPr>
                  <w:rFonts w:ascii="Times New Roman" w:eastAsia="Times New Roman" w:hAnsi="Times New Roman" w:cs="David"/>
                  <w:sz w:val="20"/>
                  <w:szCs w:val="24"/>
                  <w:rtl/>
                  <w:lang w:eastAsia="he-IL"/>
                </w:rPr>
              </w:rPrChange>
            </w:rPr>
            <w:tab/>
          </w:r>
        </w:del>
        <w:r w:rsidR="00155595" w:rsidRPr="008C0873" w:rsidDel="00155595">
          <w:rPr>
            <w:rFonts w:ascii="David" w:eastAsia="Times New Roman" w:hAnsi="David" w:cs="David"/>
            <w:sz w:val="20"/>
            <w:szCs w:val="24"/>
            <w:rtl/>
            <w:lang w:eastAsia="he-IL"/>
            <w:rPrChange w:id="593" w:author="מרול אטמן" w:date="2021-06-08T13:47:00Z">
              <w:rPr>
                <w:rFonts w:ascii="Times New Roman" w:eastAsia="Times New Roman" w:hAnsi="Times New Roman" w:cs="David"/>
                <w:sz w:val="20"/>
                <w:szCs w:val="24"/>
                <w:rtl/>
                <w:lang w:eastAsia="he-IL"/>
              </w:rPr>
            </w:rPrChange>
          </w:rPr>
          <w:t xml:space="preserve"> </w:t>
        </w:r>
      </w:ins>
      <w:del w:id="594" w:author="Meryl Etman" w:date="2021-01-27T10:37:00Z">
        <w:r w:rsidR="00AE5088" w:rsidRPr="008C0873" w:rsidDel="00155595">
          <w:rPr>
            <w:rFonts w:ascii="David" w:eastAsia="Times New Roman" w:hAnsi="David" w:cs="David"/>
            <w:sz w:val="20"/>
            <w:szCs w:val="24"/>
            <w:rtl/>
            <w:lang w:eastAsia="he-IL"/>
            <w:rPrChange w:id="595" w:author="מרול אטמן" w:date="2021-06-08T13:47:00Z">
              <w:rPr>
                <w:rFonts w:ascii="Times New Roman" w:eastAsia="Times New Roman" w:hAnsi="Times New Roman" w:cs="David"/>
                <w:sz w:val="20"/>
                <w:szCs w:val="24"/>
                <w:rtl/>
                <w:lang w:eastAsia="he-IL"/>
              </w:rPr>
            </w:rPrChange>
          </w:rPr>
          <w:delText>.....</w:delText>
        </w:r>
      </w:del>
      <w:r w:rsidRPr="008C0873">
        <w:rPr>
          <w:rFonts w:ascii="David" w:eastAsia="Times New Roman" w:hAnsi="David" w:cs="David"/>
          <w:sz w:val="20"/>
          <w:szCs w:val="24"/>
          <w:rtl/>
          <w:lang w:eastAsia="he-IL"/>
          <w:rPrChange w:id="596" w:author="מרול אטמן" w:date="2021-06-08T13:47:00Z">
            <w:rPr>
              <w:rFonts w:ascii="Times New Roman" w:eastAsia="Times New Roman" w:hAnsi="Times New Roman" w:cs="David"/>
              <w:sz w:val="20"/>
              <w:szCs w:val="24"/>
              <w:rtl/>
              <w:lang w:eastAsia="he-IL"/>
            </w:rPr>
          </w:rPrChange>
        </w:rPr>
        <w:t xml:space="preserve">8% </w:t>
      </w:r>
      <w:del w:id="597" w:author="Meryl Etman" w:date="2021-01-26T15:47:00Z">
        <w:r w:rsidRPr="008C0873" w:rsidDel="00210DAF">
          <w:rPr>
            <w:rFonts w:ascii="David" w:eastAsia="Times New Roman" w:hAnsi="David" w:cs="David" w:hint="eastAsia"/>
            <w:sz w:val="20"/>
            <w:szCs w:val="24"/>
            <w:rtl/>
            <w:lang w:eastAsia="he-IL"/>
            <w:rPrChange w:id="598" w:author="מרול אטמן" w:date="2021-06-08T13:47:00Z">
              <w:rPr>
                <w:rFonts w:ascii="Times New Roman" w:eastAsia="Times New Roman" w:hAnsi="Times New Roman" w:cs="David" w:hint="eastAsia"/>
                <w:sz w:val="20"/>
                <w:szCs w:val="24"/>
                <w:rtl/>
                <w:lang w:eastAsia="he-IL"/>
              </w:rPr>
            </w:rPrChange>
          </w:rPr>
          <w:delText>משכר</w:delText>
        </w:r>
        <w:r w:rsidRPr="008C0873" w:rsidDel="00210DAF">
          <w:rPr>
            <w:rFonts w:ascii="David" w:eastAsia="Times New Roman" w:hAnsi="David" w:cs="David"/>
            <w:sz w:val="20"/>
            <w:szCs w:val="24"/>
            <w:rtl/>
            <w:lang w:eastAsia="he-IL"/>
            <w:rPrChange w:id="599" w:author="מרול אטמן" w:date="2021-06-08T13:47:00Z">
              <w:rPr>
                <w:rFonts w:ascii="Times New Roman" w:eastAsia="Times New Roman" w:hAnsi="Times New Roman" w:cs="David"/>
                <w:sz w:val="20"/>
                <w:szCs w:val="24"/>
                <w:rtl/>
                <w:lang w:eastAsia="he-IL"/>
              </w:rPr>
            </w:rPrChange>
          </w:rPr>
          <w:delText xml:space="preserve"> </w:delText>
        </w:r>
        <w:r w:rsidRPr="008C0873" w:rsidDel="00210DAF">
          <w:rPr>
            <w:rFonts w:ascii="David" w:eastAsia="Times New Roman" w:hAnsi="David" w:cs="David" w:hint="eastAsia"/>
            <w:sz w:val="20"/>
            <w:szCs w:val="24"/>
            <w:rtl/>
            <w:lang w:eastAsia="he-IL"/>
            <w:rPrChange w:id="600" w:author="מרול אטמן" w:date="2021-06-08T13:47:00Z">
              <w:rPr>
                <w:rFonts w:ascii="Times New Roman" w:eastAsia="Times New Roman" w:hAnsi="Times New Roman" w:cs="David" w:hint="eastAsia"/>
                <w:sz w:val="20"/>
                <w:szCs w:val="24"/>
                <w:rtl/>
                <w:lang w:eastAsia="he-IL"/>
              </w:rPr>
            </w:rPrChange>
          </w:rPr>
          <w:delText>המתכנן</w:delText>
        </w:r>
        <w:r w:rsidRPr="008C0873" w:rsidDel="00210DAF">
          <w:rPr>
            <w:rFonts w:ascii="David" w:eastAsia="Times New Roman" w:hAnsi="David" w:cs="David"/>
            <w:sz w:val="20"/>
            <w:szCs w:val="24"/>
            <w:rtl/>
            <w:lang w:eastAsia="he-IL"/>
            <w:rPrChange w:id="601" w:author="מרול אטמן" w:date="2021-06-08T13:47:00Z">
              <w:rPr>
                <w:rFonts w:ascii="Times New Roman" w:eastAsia="Times New Roman" w:hAnsi="Times New Roman" w:cs="David"/>
                <w:sz w:val="20"/>
                <w:szCs w:val="24"/>
                <w:rtl/>
                <w:lang w:eastAsia="he-IL"/>
              </w:rPr>
            </w:rPrChange>
          </w:rPr>
          <w:delText>.</w:delText>
        </w:r>
      </w:del>
    </w:p>
    <w:p w14:paraId="4D0BFB76" w14:textId="77777777" w:rsidR="00435A20" w:rsidRPr="008C0873" w:rsidRDefault="00435A20">
      <w:pPr>
        <w:widowControl w:val="0"/>
        <w:spacing w:before="0" w:beforeAutospacing="0" w:after="0" w:afterAutospacing="0" w:line="240" w:lineRule="auto"/>
        <w:ind w:left="720" w:firstLine="720"/>
        <w:jc w:val="both"/>
        <w:rPr>
          <w:rFonts w:ascii="David" w:eastAsia="Times New Roman" w:hAnsi="David" w:cs="David"/>
          <w:sz w:val="20"/>
          <w:szCs w:val="24"/>
          <w:rtl/>
          <w:lang w:eastAsia="he-IL"/>
          <w:rPrChange w:id="602" w:author="מרול אטמן" w:date="2021-06-08T13:47:00Z">
            <w:rPr>
              <w:rFonts w:ascii="Times New Roman" w:eastAsia="Times New Roman" w:hAnsi="Times New Roman" w:cs="David"/>
              <w:sz w:val="20"/>
              <w:szCs w:val="24"/>
              <w:rtl/>
              <w:lang w:eastAsia="he-IL"/>
            </w:rPr>
          </w:rPrChange>
        </w:rPr>
        <w:pPrChange w:id="603" w:author="Meryl Etman" w:date="2021-01-26T15:47:00Z">
          <w:pPr>
            <w:widowControl w:val="0"/>
            <w:spacing w:before="0" w:beforeAutospacing="0" w:after="0" w:afterAutospacing="0" w:line="240" w:lineRule="auto"/>
            <w:ind w:left="720" w:hanging="720"/>
            <w:jc w:val="both"/>
          </w:pPr>
        </w:pPrChange>
      </w:pPr>
    </w:p>
    <w:p w14:paraId="5FBAC5F1"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8C0873">
        <w:rPr>
          <w:rFonts w:ascii="David" w:eastAsia="Times New Roman" w:hAnsi="David" w:cs="David"/>
          <w:sz w:val="20"/>
          <w:szCs w:val="24"/>
          <w:rtl/>
          <w:lang w:eastAsia="he-IL"/>
          <w:rPrChange w:id="604" w:author="מרול אטמן" w:date="2021-06-08T13:47:00Z">
            <w:rPr>
              <w:rFonts w:ascii="Times New Roman" w:eastAsia="Times New Roman" w:hAnsi="Times New Roman" w:cs="David"/>
              <w:sz w:val="20"/>
              <w:szCs w:val="24"/>
              <w:rtl/>
              <w:lang w:eastAsia="he-IL"/>
            </w:rPr>
          </w:rPrChange>
        </w:rPr>
        <w:tab/>
      </w:r>
      <w:r w:rsidRPr="008C0873">
        <w:rPr>
          <w:rFonts w:ascii="David" w:eastAsia="Times New Roman" w:hAnsi="David" w:cs="David" w:hint="eastAsia"/>
          <w:sz w:val="20"/>
          <w:szCs w:val="24"/>
          <w:rtl/>
          <w:lang w:eastAsia="he-IL"/>
          <w:rPrChange w:id="605" w:author="מרול אטמן" w:date="2021-06-08T13:47:00Z">
            <w:rPr>
              <w:rFonts w:ascii="Times New Roman" w:eastAsia="Times New Roman" w:hAnsi="Times New Roman" w:cs="David" w:hint="eastAsia"/>
              <w:sz w:val="20"/>
              <w:szCs w:val="24"/>
              <w:rtl/>
              <w:lang w:eastAsia="he-IL"/>
            </w:rPr>
          </w:rPrChange>
        </w:rPr>
        <w:t>ה</w:t>
      </w:r>
      <w:r w:rsidRPr="008C0873">
        <w:rPr>
          <w:rFonts w:ascii="David" w:eastAsia="Times New Roman" w:hAnsi="David" w:cs="David"/>
          <w:sz w:val="20"/>
          <w:szCs w:val="24"/>
          <w:rtl/>
          <w:lang w:eastAsia="he-IL"/>
          <w:rPrChange w:id="606" w:author="מרול אטמן" w:date="2021-06-08T13:47:00Z">
            <w:rPr>
              <w:rFonts w:ascii="Times New Roman" w:eastAsia="Times New Roman" w:hAnsi="Times New Roman" w:cs="David"/>
              <w:sz w:val="20"/>
              <w:szCs w:val="24"/>
              <w:rtl/>
              <w:lang w:eastAsia="he-IL"/>
            </w:rPr>
          </w:rPrChange>
        </w:rPr>
        <w:t>.</w:t>
      </w:r>
      <w:r w:rsidRPr="008C0873">
        <w:rPr>
          <w:rFonts w:ascii="David" w:eastAsia="Times New Roman" w:hAnsi="David" w:cs="David"/>
          <w:sz w:val="20"/>
          <w:szCs w:val="24"/>
          <w:rtl/>
          <w:lang w:eastAsia="he-IL"/>
          <w:rPrChange w:id="607" w:author="מרול אטמן" w:date="2021-06-08T13:47:00Z">
            <w:rPr>
              <w:rFonts w:ascii="Times New Roman" w:eastAsia="Times New Roman" w:hAnsi="Times New Roman" w:cs="David"/>
              <w:sz w:val="20"/>
              <w:szCs w:val="24"/>
              <w:rtl/>
              <w:lang w:eastAsia="he-IL"/>
            </w:rPr>
          </w:rPrChange>
        </w:rPr>
        <w:tab/>
      </w:r>
      <w:r w:rsidRPr="008C0873">
        <w:rPr>
          <w:rFonts w:ascii="David" w:eastAsia="Times New Roman" w:hAnsi="David" w:cs="David" w:hint="eastAsia"/>
          <w:sz w:val="20"/>
          <w:szCs w:val="24"/>
          <w:rtl/>
          <w:lang w:eastAsia="he-IL"/>
          <w:rPrChange w:id="608" w:author="מרול אטמן" w:date="2021-06-08T13:47:00Z">
            <w:rPr>
              <w:rFonts w:ascii="Times New Roman" w:eastAsia="Times New Roman" w:hAnsi="Times New Roman" w:cs="David" w:hint="eastAsia"/>
              <w:sz w:val="20"/>
              <w:szCs w:val="24"/>
              <w:rtl/>
              <w:lang w:eastAsia="he-IL"/>
            </w:rPr>
          </w:rPrChange>
        </w:rPr>
        <w:t>לאחר</w:t>
      </w:r>
      <w:r w:rsidRPr="008C0873">
        <w:rPr>
          <w:rFonts w:ascii="David" w:eastAsia="Times New Roman" w:hAnsi="David" w:cs="David"/>
          <w:sz w:val="20"/>
          <w:szCs w:val="24"/>
          <w:rtl/>
          <w:lang w:eastAsia="he-IL"/>
          <w:rPrChange w:id="609" w:author="מרול אטמן" w:date="2021-06-08T13:47:00Z">
            <w:rPr>
              <w:rFonts w:ascii="Times New Roman" w:eastAsia="Times New Roman" w:hAnsi="Times New Roman" w:cs="David"/>
              <w:sz w:val="20"/>
              <w:szCs w:val="24"/>
              <w:rtl/>
              <w:lang w:eastAsia="he-IL"/>
            </w:rPr>
          </w:rPrChange>
        </w:rPr>
        <w:t xml:space="preserve"> </w:t>
      </w:r>
      <w:r w:rsidRPr="008C0873">
        <w:rPr>
          <w:rFonts w:ascii="David" w:eastAsia="Times New Roman" w:hAnsi="David" w:cs="David" w:hint="eastAsia"/>
          <w:sz w:val="20"/>
          <w:szCs w:val="24"/>
          <w:rtl/>
          <w:lang w:eastAsia="he-IL"/>
          <w:rPrChange w:id="610" w:author="מרול אטמן" w:date="2021-06-08T13:47:00Z">
            <w:rPr>
              <w:rFonts w:ascii="Times New Roman" w:eastAsia="Times New Roman" w:hAnsi="Times New Roman" w:cs="David" w:hint="eastAsia"/>
              <w:sz w:val="20"/>
              <w:szCs w:val="24"/>
              <w:rtl/>
              <w:lang w:eastAsia="he-IL"/>
            </w:rPr>
          </w:rPrChange>
        </w:rPr>
        <w:t>גמר</w:t>
      </w:r>
      <w:r w:rsidRPr="008C0873">
        <w:rPr>
          <w:rFonts w:ascii="David" w:eastAsia="Times New Roman" w:hAnsi="David" w:cs="David"/>
          <w:sz w:val="20"/>
          <w:szCs w:val="24"/>
          <w:rtl/>
          <w:lang w:eastAsia="he-IL"/>
          <w:rPrChange w:id="611" w:author="מרול אטמן" w:date="2021-06-08T13:47:00Z">
            <w:rPr>
              <w:rFonts w:ascii="Times New Roman" w:eastAsia="Times New Roman" w:hAnsi="Times New Roman" w:cs="David"/>
              <w:sz w:val="20"/>
              <w:szCs w:val="24"/>
              <w:rtl/>
              <w:lang w:eastAsia="he-IL"/>
            </w:rPr>
          </w:rPrChange>
        </w:rPr>
        <w:t xml:space="preserve"> </w:t>
      </w:r>
      <w:r w:rsidRPr="008C0873">
        <w:rPr>
          <w:rFonts w:ascii="David" w:eastAsia="Times New Roman" w:hAnsi="David" w:cs="David" w:hint="eastAsia"/>
          <w:sz w:val="20"/>
          <w:szCs w:val="24"/>
          <w:rtl/>
          <w:lang w:eastAsia="he-IL"/>
          <w:rPrChange w:id="612" w:author="מרול אטמן" w:date="2021-06-08T13:47:00Z">
            <w:rPr>
              <w:rFonts w:ascii="Times New Roman" w:eastAsia="Times New Roman" w:hAnsi="Times New Roman" w:cs="David" w:hint="eastAsia"/>
              <w:sz w:val="20"/>
              <w:szCs w:val="24"/>
              <w:rtl/>
              <w:lang w:eastAsia="he-IL"/>
            </w:rPr>
          </w:rPrChange>
        </w:rPr>
        <w:t>התכנון</w:t>
      </w:r>
      <w:r w:rsidRPr="008C0873">
        <w:rPr>
          <w:rFonts w:ascii="David" w:eastAsia="Times New Roman" w:hAnsi="David" w:cs="David"/>
          <w:sz w:val="20"/>
          <w:szCs w:val="24"/>
          <w:rtl/>
          <w:lang w:eastAsia="he-IL"/>
          <w:rPrChange w:id="613" w:author="מרול אטמן" w:date="2021-06-08T13:47:00Z">
            <w:rPr>
              <w:rFonts w:ascii="Times New Roman" w:eastAsia="Times New Roman" w:hAnsi="Times New Roman" w:cs="David"/>
              <w:sz w:val="20"/>
              <w:szCs w:val="24"/>
              <w:rtl/>
              <w:lang w:eastAsia="he-IL"/>
            </w:rPr>
          </w:rPrChange>
        </w:rPr>
        <w:t xml:space="preserve"> </w:t>
      </w:r>
      <w:r w:rsidRPr="008C0873">
        <w:rPr>
          <w:rFonts w:ascii="David" w:eastAsia="Times New Roman" w:hAnsi="David" w:cs="David" w:hint="eastAsia"/>
          <w:sz w:val="20"/>
          <w:szCs w:val="24"/>
          <w:rtl/>
          <w:lang w:eastAsia="he-IL"/>
          <w:rPrChange w:id="614" w:author="מרול אטמן" w:date="2021-06-08T13:47:00Z">
            <w:rPr>
              <w:rFonts w:ascii="Times New Roman" w:eastAsia="Times New Roman" w:hAnsi="Times New Roman" w:cs="David" w:hint="eastAsia"/>
              <w:sz w:val="20"/>
              <w:szCs w:val="24"/>
              <w:rtl/>
              <w:lang w:eastAsia="he-IL"/>
            </w:rPr>
          </w:rPrChange>
        </w:rPr>
        <w:t>המפורט</w:t>
      </w:r>
      <w:r w:rsidRPr="008C0873">
        <w:rPr>
          <w:rFonts w:ascii="David" w:eastAsia="Times New Roman" w:hAnsi="David" w:cs="David"/>
          <w:sz w:val="20"/>
          <w:szCs w:val="24"/>
          <w:rtl/>
          <w:lang w:eastAsia="he-IL"/>
          <w:rPrChange w:id="615" w:author="מרול אטמן" w:date="2021-06-08T13:47:00Z">
            <w:rPr>
              <w:rFonts w:ascii="Times New Roman" w:eastAsia="Times New Roman" w:hAnsi="Times New Roman" w:cs="David"/>
              <w:sz w:val="20"/>
              <w:szCs w:val="24"/>
              <w:rtl/>
              <w:lang w:eastAsia="he-IL"/>
            </w:rPr>
          </w:rPrChange>
        </w:rPr>
        <w:t xml:space="preserve"> </w:t>
      </w:r>
      <w:r w:rsidRPr="008C0873">
        <w:rPr>
          <w:rFonts w:ascii="David" w:eastAsia="Times New Roman" w:hAnsi="David" w:cs="David" w:hint="eastAsia"/>
          <w:sz w:val="20"/>
          <w:szCs w:val="24"/>
          <w:rtl/>
          <w:lang w:eastAsia="he-IL"/>
          <w:rPrChange w:id="616" w:author="מרול אטמן" w:date="2021-06-08T13:47:00Z">
            <w:rPr>
              <w:rFonts w:ascii="Times New Roman" w:eastAsia="Times New Roman" w:hAnsi="Times New Roman" w:cs="David" w:hint="eastAsia"/>
              <w:sz w:val="20"/>
              <w:szCs w:val="24"/>
              <w:rtl/>
              <w:lang w:eastAsia="he-IL"/>
            </w:rPr>
          </w:rPrChange>
        </w:rPr>
        <w:t>והמכרזים</w:t>
      </w:r>
      <w:r w:rsidRPr="00435A20">
        <w:rPr>
          <w:rFonts w:ascii="Times New Roman" w:eastAsia="Times New Roman" w:hAnsi="Times New Roman" w:cs="David" w:hint="cs"/>
          <w:sz w:val="20"/>
          <w:szCs w:val="24"/>
          <w:rtl/>
          <w:lang w:eastAsia="he-IL"/>
        </w:rPr>
        <w:t>, ואישור</w:t>
      </w:r>
    </w:p>
    <w:p w14:paraId="1B4893DB" w14:textId="35903254" w:rsidR="00435A20" w:rsidRPr="00435A20" w:rsidDel="00210DAF" w:rsidRDefault="00435A20" w:rsidP="00FC1069">
      <w:pPr>
        <w:widowControl w:val="0"/>
        <w:spacing w:before="0" w:beforeAutospacing="0" w:after="0" w:afterAutospacing="0" w:line="240" w:lineRule="auto"/>
        <w:ind w:left="720" w:firstLine="720"/>
        <w:jc w:val="both"/>
        <w:rPr>
          <w:del w:id="617" w:author="Meryl Etman" w:date="2021-01-26T15:48: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עבודות שלב  זה על ידי המזמין</w:t>
      </w:r>
      <w:r w:rsidR="00AE5088">
        <w:rPr>
          <w:rFonts w:ascii="Times New Roman" w:eastAsia="Times New Roman" w:hAnsi="Times New Roman" w:cs="David" w:hint="cs"/>
          <w:sz w:val="20"/>
          <w:szCs w:val="24"/>
          <w:rtl/>
          <w:lang w:eastAsia="he-IL"/>
        </w:rPr>
        <w:t>...........</w:t>
      </w:r>
      <w:ins w:id="618" w:author="Meryl Etman" w:date="2021-01-26T15:47:00Z">
        <w:r w:rsidR="00210DAF">
          <w:rPr>
            <w:rFonts w:ascii="Times New Roman" w:eastAsia="Times New Roman" w:hAnsi="Times New Roman" w:cs="David" w:hint="cs"/>
            <w:sz w:val="20"/>
            <w:szCs w:val="24"/>
            <w:rtl/>
            <w:lang w:eastAsia="he-IL"/>
          </w:rPr>
          <w:t>............</w:t>
        </w:r>
      </w:ins>
      <w:r w:rsidR="00AE5088">
        <w:rPr>
          <w:rFonts w:ascii="Times New Roman" w:eastAsia="Times New Roman" w:hAnsi="Times New Roman" w:cs="David" w:hint="cs"/>
          <w:sz w:val="20"/>
          <w:szCs w:val="24"/>
          <w:rtl/>
          <w:lang w:eastAsia="he-IL"/>
        </w:rPr>
        <w:t>..</w:t>
      </w:r>
      <w:ins w:id="619" w:author="מרול אטמן" w:date="2021-06-08T16:13:00Z">
        <w:r w:rsidR="00562C9F">
          <w:rPr>
            <w:rFonts w:ascii="Times New Roman" w:eastAsia="Times New Roman" w:hAnsi="Times New Roman" w:cs="David" w:hint="cs"/>
            <w:sz w:val="20"/>
            <w:szCs w:val="24"/>
            <w:rtl/>
            <w:lang w:eastAsia="he-IL"/>
          </w:rPr>
          <w:t>...</w:t>
        </w:r>
      </w:ins>
      <w:del w:id="620" w:author="Meryl Etman" w:date="2021-01-27T10:37:00Z">
        <w:r w:rsidR="00AE5088" w:rsidDel="00155595">
          <w:rPr>
            <w:rFonts w:ascii="Times New Roman" w:eastAsia="Times New Roman" w:hAnsi="Times New Roman" w:cs="David" w:hint="cs"/>
            <w:sz w:val="20"/>
            <w:szCs w:val="24"/>
            <w:rtl/>
            <w:lang w:eastAsia="he-IL"/>
          </w:rPr>
          <w:delText>...</w:delText>
        </w:r>
      </w:del>
      <w:r w:rsidR="00AE5088">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28</w:t>
      </w:r>
      <w:ins w:id="621" w:author="Meryl Etman" w:date="2021-01-27T10:37:00Z">
        <w:r w:rsidR="00155595">
          <w:rPr>
            <w:rFonts w:ascii="Times New Roman" w:eastAsia="Times New Roman" w:hAnsi="Times New Roman" w:cs="David" w:hint="cs"/>
            <w:sz w:val="20"/>
            <w:szCs w:val="24"/>
            <w:rtl/>
            <w:lang w:eastAsia="he-IL"/>
          </w:rPr>
          <w:t>%</w:t>
        </w:r>
      </w:ins>
      <w:del w:id="622" w:author="Meryl Etman" w:date="2021-01-27T10:37:00Z">
        <w:r w:rsidRPr="00435A20" w:rsidDel="00155595">
          <w:rPr>
            <w:rFonts w:ascii="Times New Roman" w:eastAsia="Times New Roman" w:hAnsi="Times New Roman" w:cs="David" w:hint="cs"/>
            <w:sz w:val="20"/>
            <w:szCs w:val="24"/>
            <w:rtl/>
            <w:lang w:eastAsia="he-IL"/>
          </w:rPr>
          <w:delText>%</w:delText>
        </w:r>
      </w:del>
      <w:ins w:id="623" w:author="Meryl Etman" w:date="2021-01-27T10:37:00Z">
        <w:r w:rsidR="00155595">
          <w:rPr>
            <w:rFonts w:ascii="Times New Roman" w:eastAsia="Times New Roman" w:hAnsi="Times New Roman" w:cs="David"/>
            <w:sz w:val="20"/>
            <w:szCs w:val="24"/>
            <w:rtl/>
            <w:lang w:eastAsia="he-IL"/>
          </w:rPr>
          <w:tab/>
        </w:r>
      </w:ins>
      <w:r w:rsidRPr="00435A20">
        <w:rPr>
          <w:rFonts w:ascii="Times New Roman" w:eastAsia="Times New Roman" w:hAnsi="Times New Roman" w:cs="David" w:hint="cs"/>
          <w:sz w:val="20"/>
          <w:szCs w:val="24"/>
          <w:rtl/>
          <w:lang w:eastAsia="he-IL"/>
        </w:rPr>
        <w:t xml:space="preserve"> </w:t>
      </w:r>
      <w:del w:id="624" w:author="Meryl Etman" w:date="2021-01-26T15:47:00Z">
        <w:r w:rsidRPr="00435A20" w:rsidDel="00210DAF">
          <w:rPr>
            <w:rFonts w:ascii="Times New Roman" w:eastAsia="Times New Roman" w:hAnsi="Times New Roman" w:cs="David" w:hint="cs"/>
            <w:sz w:val="20"/>
            <w:szCs w:val="24"/>
            <w:rtl/>
            <w:lang w:eastAsia="he-IL"/>
          </w:rPr>
          <w:delText>משכר המתכנן.</w:delText>
        </w:r>
      </w:del>
    </w:p>
    <w:p w14:paraId="4A5D0236" w14:textId="77777777" w:rsidR="00435A20" w:rsidRPr="00435A20" w:rsidRDefault="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Change w:id="625" w:author="Meryl Etman" w:date="2021-01-26T15:48:00Z">
          <w:pPr>
            <w:widowControl w:val="0"/>
            <w:spacing w:before="0" w:beforeAutospacing="0" w:after="0" w:afterAutospacing="0" w:line="240" w:lineRule="auto"/>
            <w:ind w:left="720" w:hanging="720"/>
            <w:jc w:val="both"/>
          </w:pPr>
        </w:pPrChange>
      </w:pPr>
    </w:p>
    <w:p w14:paraId="6D2AC0A9" w14:textId="472A4478" w:rsidR="00435A20" w:rsidRPr="00435A20" w:rsidDel="00210DAF" w:rsidRDefault="00435A20" w:rsidP="0078112F">
      <w:pPr>
        <w:widowControl w:val="0"/>
        <w:spacing w:before="0" w:beforeAutospacing="0" w:after="0" w:afterAutospacing="0" w:line="240" w:lineRule="auto"/>
        <w:ind w:left="720" w:hanging="720"/>
        <w:jc w:val="both"/>
        <w:rPr>
          <w:del w:id="626" w:author="Meryl Etman" w:date="2021-01-26T15:47: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w:t>
      </w:r>
      <w:r w:rsidRPr="00435A20">
        <w:rPr>
          <w:rFonts w:ascii="Times New Roman" w:eastAsia="Times New Roman" w:hAnsi="Times New Roman" w:cs="David" w:hint="cs"/>
          <w:sz w:val="20"/>
          <w:szCs w:val="24"/>
          <w:rtl/>
          <w:lang w:eastAsia="he-IL"/>
        </w:rPr>
        <w:tab/>
        <w:t xml:space="preserve">לאחר גמר הוצאת תכניות לביצוע </w:t>
      </w:r>
      <w:r w:rsidR="00AE5088">
        <w:rPr>
          <w:rFonts w:ascii="Times New Roman" w:eastAsia="Times New Roman" w:hAnsi="Times New Roman" w:cs="David" w:hint="cs"/>
          <w:sz w:val="20"/>
          <w:szCs w:val="24"/>
          <w:rtl/>
          <w:lang w:eastAsia="he-IL"/>
        </w:rPr>
        <w:t>.....</w:t>
      </w:r>
      <w:ins w:id="627" w:author="Meryl Etman" w:date="2021-01-26T15:47:00Z">
        <w:r w:rsidR="00210DAF">
          <w:rPr>
            <w:rFonts w:ascii="Times New Roman" w:eastAsia="Times New Roman" w:hAnsi="Times New Roman" w:cs="David" w:hint="cs"/>
            <w:sz w:val="20"/>
            <w:szCs w:val="24"/>
            <w:rtl/>
            <w:lang w:eastAsia="he-IL"/>
          </w:rPr>
          <w:t>.........</w:t>
        </w:r>
      </w:ins>
      <w:del w:id="628" w:author="Meryl Etman" w:date="2021-01-27T10:38:00Z">
        <w:r w:rsidR="00AE5088" w:rsidDel="00155595">
          <w:rPr>
            <w:rFonts w:ascii="Times New Roman" w:eastAsia="Times New Roman" w:hAnsi="Times New Roman" w:cs="David" w:hint="cs"/>
            <w:sz w:val="20"/>
            <w:szCs w:val="24"/>
            <w:rtl/>
            <w:lang w:eastAsia="he-IL"/>
          </w:rPr>
          <w:delText>..</w:delText>
        </w:r>
      </w:del>
      <w:r w:rsidR="00AE5088">
        <w:rPr>
          <w:rFonts w:ascii="Times New Roman" w:eastAsia="Times New Roman" w:hAnsi="Times New Roman" w:cs="David" w:hint="cs"/>
          <w:sz w:val="20"/>
          <w:szCs w:val="24"/>
          <w:rtl/>
          <w:lang w:eastAsia="he-IL"/>
        </w:rPr>
        <w:t>...</w:t>
      </w:r>
      <w:ins w:id="629" w:author="מרול אטמן" w:date="2021-06-08T16:13:00Z">
        <w:r w:rsidR="00562C9F">
          <w:rPr>
            <w:rFonts w:ascii="Times New Roman" w:eastAsia="Times New Roman" w:hAnsi="Times New Roman" w:cs="David" w:hint="cs"/>
            <w:sz w:val="20"/>
            <w:szCs w:val="24"/>
            <w:rtl/>
            <w:lang w:eastAsia="he-IL"/>
          </w:rPr>
          <w:t>......</w:t>
        </w:r>
      </w:ins>
      <w:ins w:id="630" w:author="Meryl Etman" w:date="2021-01-27T10:38:00Z">
        <w:r w:rsidR="00155595">
          <w:rPr>
            <w:rFonts w:ascii="Times New Roman" w:eastAsia="Times New Roman" w:hAnsi="Times New Roman" w:cs="David"/>
            <w:sz w:val="20"/>
            <w:szCs w:val="24"/>
            <w:rtl/>
            <w:lang w:eastAsia="he-IL"/>
          </w:rPr>
          <w:tab/>
        </w:r>
      </w:ins>
      <w:ins w:id="631" w:author="מרול אטמן" w:date="2021-06-08T16:13:00Z">
        <w:r w:rsidR="00562C9F">
          <w:rPr>
            <w:rFonts w:ascii="Times New Roman" w:eastAsia="Times New Roman" w:hAnsi="Times New Roman" w:cs="David" w:hint="cs"/>
            <w:sz w:val="20"/>
            <w:szCs w:val="24"/>
            <w:rtl/>
            <w:lang w:eastAsia="he-IL"/>
          </w:rPr>
          <w:t xml:space="preserve"> </w:t>
        </w:r>
      </w:ins>
      <w:ins w:id="632" w:author="Meryl Etman" w:date="2021-01-27T10:38:00Z">
        <w:r w:rsidR="00155595" w:rsidDel="00155595">
          <w:rPr>
            <w:rFonts w:ascii="Times New Roman" w:eastAsia="Times New Roman" w:hAnsi="Times New Roman" w:cs="David" w:hint="cs"/>
            <w:sz w:val="20"/>
            <w:szCs w:val="24"/>
            <w:rtl/>
            <w:lang w:eastAsia="he-IL"/>
          </w:rPr>
          <w:t xml:space="preserve"> </w:t>
        </w:r>
      </w:ins>
      <w:del w:id="633" w:author="Meryl Etman" w:date="2021-01-27T10:38:00Z">
        <w:r w:rsidR="00AE5088" w:rsidDel="00155595">
          <w:rPr>
            <w:rFonts w:ascii="Times New Roman" w:eastAsia="Times New Roman" w:hAnsi="Times New Roman" w:cs="David" w:hint="cs"/>
            <w:sz w:val="20"/>
            <w:szCs w:val="24"/>
            <w:rtl/>
            <w:lang w:eastAsia="he-IL"/>
          </w:rPr>
          <w:delText>....</w:delText>
        </w:r>
      </w:del>
      <w:r w:rsidRPr="00435A20">
        <w:rPr>
          <w:rFonts w:ascii="Times New Roman" w:eastAsia="Times New Roman" w:hAnsi="Times New Roman" w:cs="David" w:hint="cs"/>
          <w:sz w:val="20"/>
          <w:szCs w:val="24"/>
          <w:rtl/>
          <w:lang w:eastAsia="he-IL"/>
        </w:rPr>
        <w:t xml:space="preserve">12% </w:t>
      </w:r>
      <w:del w:id="634" w:author="Meryl Etman" w:date="2021-01-26T15:47:00Z">
        <w:r w:rsidRPr="00435A20" w:rsidDel="00210DAF">
          <w:rPr>
            <w:rFonts w:ascii="Times New Roman" w:eastAsia="Times New Roman" w:hAnsi="Times New Roman" w:cs="David" w:hint="cs"/>
            <w:sz w:val="20"/>
            <w:szCs w:val="24"/>
            <w:rtl/>
            <w:lang w:eastAsia="he-IL"/>
          </w:rPr>
          <w:delText>משכר המתכנן.</w:delText>
        </w:r>
      </w:del>
    </w:p>
    <w:p w14:paraId="1C2DF494" w14:textId="77777777" w:rsidR="00435A20" w:rsidRPr="00435A20" w:rsidRDefault="00435A20" w:rsidP="00FC1069">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A0C9BDF"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ז.</w:t>
      </w:r>
      <w:r w:rsidRPr="00435A20">
        <w:rPr>
          <w:rFonts w:ascii="Times New Roman" w:eastAsia="Times New Roman" w:hAnsi="Times New Roman" w:cs="David" w:hint="cs"/>
          <w:sz w:val="20"/>
          <w:szCs w:val="24"/>
          <w:rtl/>
          <w:lang w:eastAsia="he-IL"/>
        </w:rPr>
        <w:tab/>
        <w:t>במהלך ביצוע הפיקוח העליון,</w:t>
      </w:r>
    </w:p>
    <w:p w14:paraId="40C48624" w14:textId="6D598C55" w:rsidR="00435A20" w:rsidRPr="00435A20" w:rsidDel="00210DAF" w:rsidRDefault="00435A20" w:rsidP="0078112F">
      <w:pPr>
        <w:widowControl w:val="0"/>
        <w:spacing w:before="0" w:beforeAutospacing="0" w:after="0" w:afterAutospacing="0" w:line="240" w:lineRule="auto"/>
        <w:ind w:left="720" w:firstLine="720"/>
        <w:jc w:val="both"/>
        <w:rPr>
          <w:del w:id="635" w:author="Meryl Etman" w:date="2021-01-26T15:47: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לפי שיקול דעת המזמין </w:t>
      </w:r>
      <w:r w:rsidR="00AE5088">
        <w:rPr>
          <w:rFonts w:ascii="Times New Roman" w:eastAsia="Times New Roman" w:hAnsi="Times New Roman" w:cs="David" w:hint="cs"/>
          <w:sz w:val="20"/>
          <w:szCs w:val="24"/>
          <w:rtl/>
          <w:lang w:eastAsia="he-IL"/>
        </w:rPr>
        <w:t>...................</w:t>
      </w:r>
      <w:ins w:id="636" w:author="Meryl Etman" w:date="2021-01-26T15:47:00Z">
        <w:r w:rsidR="00210DAF">
          <w:rPr>
            <w:rFonts w:ascii="Times New Roman" w:eastAsia="Times New Roman" w:hAnsi="Times New Roman" w:cs="David" w:hint="cs"/>
            <w:sz w:val="20"/>
            <w:szCs w:val="24"/>
            <w:rtl/>
            <w:lang w:eastAsia="he-IL"/>
          </w:rPr>
          <w:t>................</w:t>
        </w:r>
      </w:ins>
      <w:ins w:id="637" w:author="Meryl Etman" w:date="2021-01-27T10:38:00Z">
        <w:r w:rsidR="00155595">
          <w:rPr>
            <w:rFonts w:ascii="Times New Roman" w:eastAsia="Times New Roman" w:hAnsi="Times New Roman" w:cs="David" w:hint="cs"/>
            <w:sz w:val="20"/>
            <w:szCs w:val="24"/>
            <w:rtl/>
            <w:lang w:eastAsia="he-IL"/>
          </w:rPr>
          <w:t>..</w:t>
        </w:r>
        <w:r w:rsidR="00155595">
          <w:rPr>
            <w:rFonts w:ascii="Times New Roman" w:eastAsia="Times New Roman" w:hAnsi="Times New Roman" w:cs="David"/>
            <w:sz w:val="20"/>
            <w:szCs w:val="24"/>
            <w:rtl/>
            <w:lang w:eastAsia="he-IL"/>
          </w:rPr>
          <w:tab/>
        </w:r>
        <w:r w:rsidR="00155595" w:rsidDel="00155595">
          <w:rPr>
            <w:rFonts w:ascii="Times New Roman" w:eastAsia="Times New Roman" w:hAnsi="Times New Roman" w:cs="David" w:hint="cs"/>
            <w:sz w:val="20"/>
            <w:szCs w:val="24"/>
            <w:rtl/>
            <w:lang w:eastAsia="he-IL"/>
          </w:rPr>
          <w:t xml:space="preserve"> </w:t>
        </w:r>
      </w:ins>
      <w:del w:id="638" w:author="Meryl Etman" w:date="2021-01-27T10:38:00Z">
        <w:r w:rsidR="00AE5088" w:rsidDel="00155595">
          <w:rPr>
            <w:rFonts w:ascii="Times New Roman" w:eastAsia="Times New Roman" w:hAnsi="Times New Roman" w:cs="David" w:hint="cs"/>
            <w:sz w:val="20"/>
            <w:szCs w:val="24"/>
            <w:rtl/>
            <w:lang w:eastAsia="he-IL"/>
          </w:rPr>
          <w:delText>........</w:delText>
        </w:r>
      </w:del>
      <w:r w:rsidRPr="00435A20">
        <w:rPr>
          <w:rFonts w:ascii="Times New Roman" w:eastAsia="Times New Roman" w:hAnsi="Times New Roman" w:cs="David" w:hint="cs"/>
          <w:sz w:val="20"/>
          <w:szCs w:val="24"/>
          <w:rtl/>
          <w:lang w:eastAsia="he-IL"/>
        </w:rPr>
        <w:t xml:space="preserve">15% </w:t>
      </w:r>
      <w:del w:id="639" w:author="Meryl Etman" w:date="2021-01-26T15:47:00Z">
        <w:r w:rsidRPr="00435A20" w:rsidDel="00210DAF">
          <w:rPr>
            <w:rFonts w:ascii="Times New Roman" w:eastAsia="Times New Roman" w:hAnsi="Times New Roman" w:cs="David" w:hint="cs"/>
            <w:sz w:val="20"/>
            <w:szCs w:val="24"/>
            <w:rtl/>
            <w:lang w:eastAsia="he-IL"/>
          </w:rPr>
          <w:delText>משכר המתכנן.</w:delText>
        </w:r>
      </w:del>
    </w:p>
    <w:p w14:paraId="4E5ADB89" w14:textId="77777777" w:rsidR="00435A20" w:rsidRPr="00435A20" w:rsidRDefault="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Change w:id="640" w:author="Meryl Etman" w:date="2021-01-26T15:47:00Z">
          <w:pPr>
            <w:widowControl w:val="0"/>
            <w:spacing w:before="0" w:beforeAutospacing="0" w:after="0" w:afterAutospacing="0" w:line="240" w:lineRule="auto"/>
            <w:ind w:left="720" w:hanging="720"/>
            <w:jc w:val="both"/>
          </w:pPr>
        </w:pPrChange>
      </w:pPr>
    </w:p>
    <w:p w14:paraId="0EA4E30D"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ח.</w:t>
      </w:r>
      <w:r w:rsidRPr="00435A20">
        <w:rPr>
          <w:rFonts w:ascii="Times New Roman" w:eastAsia="Times New Roman" w:hAnsi="Times New Roman" w:cs="David" w:hint="cs"/>
          <w:sz w:val="20"/>
          <w:szCs w:val="24"/>
          <w:rtl/>
          <w:lang w:eastAsia="he-IL"/>
        </w:rPr>
        <w:tab/>
        <w:t>לאחר גמר ביצוע העבודות בהתאם לחוזה זה,</w:t>
      </w:r>
    </w:p>
    <w:p w14:paraId="66A719C0"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w:t>
      </w:r>
      <w:r w:rsidR="00435A20" w:rsidRPr="00435A20">
        <w:rPr>
          <w:rFonts w:ascii="Times New Roman" w:eastAsia="Times New Roman" w:hAnsi="Times New Roman" w:cs="David" w:hint="cs"/>
          <w:sz w:val="20"/>
          <w:szCs w:val="24"/>
          <w:rtl/>
          <w:lang w:eastAsia="he-IL"/>
        </w:rPr>
        <w:t xml:space="preserve">יקט וקבלתו על ידי המזמין, </w:t>
      </w:r>
    </w:p>
    <w:p w14:paraId="3393C526"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ולאחר בדיקת החשבונות הסופיים של העבודות </w:t>
      </w:r>
    </w:p>
    <w:p w14:paraId="46FF19F2"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ושל הספקים בתכנון המתכנן ואישורם על ידי</w:t>
      </w:r>
    </w:p>
    <w:p w14:paraId="43933C45" w14:textId="363713DA" w:rsidR="00435A20" w:rsidRPr="00435A20" w:rsidDel="00210DAF" w:rsidRDefault="00435A20" w:rsidP="0078112F">
      <w:pPr>
        <w:widowControl w:val="0"/>
        <w:spacing w:before="0" w:beforeAutospacing="0" w:after="0" w:afterAutospacing="0" w:line="240" w:lineRule="auto"/>
        <w:ind w:left="720" w:firstLine="720"/>
        <w:jc w:val="both"/>
        <w:rPr>
          <w:del w:id="641" w:author="Meryl Etman" w:date="2021-01-26T15:48: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המזמין, וקבלת אשור לאכלוס</w:t>
      </w:r>
      <w:r w:rsidR="00AE5088">
        <w:rPr>
          <w:rFonts w:ascii="Times New Roman" w:eastAsia="Times New Roman" w:hAnsi="Times New Roman" w:cs="David" w:hint="cs"/>
          <w:sz w:val="20"/>
          <w:szCs w:val="24"/>
          <w:rtl/>
          <w:lang w:eastAsia="he-IL"/>
        </w:rPr>
        <w:t>.................</w:t>
      </w:r>
      <w:ins w:id="642" w:author="Meryl Etman" w:date="2021-01-26T15:48:00Z">
        <w:r w:rsidR="00210DAF">
          <w:rPr>
            <w:rFonts w:ascii="Times New Roman" w:eastAsia="Times New Roman" w:hAnsi="Times New Roman" w:cs="David" w:hint="cs"/>
            <w:sz w:val="20"/>
            <w:szCs w:val="24"/>
            <w:rtl/>
            <w:lang w:eastAsia="he-IL"/>
          </w:rPr>
          <w:t>.........</w:t>
        </w:r>
      </w:ins>
      <w:ins w:id="643" w:author="Meryl Etman" w:date="2021-01-27T10:38:00Z">
        <w:r w:rsidR="00155595">
          <w:rPr>
            <w:rFonts w:ascii="Times New Roman" w:eastAsia="Times New Roman" w:hAnsi="Times New Roman" w:cs="David"/>
            <w:sz w:val="20"/>
            <w:szCs w:val="24"/>
            <w:rtl/>
            <w:lang w:eastAsia="he-IL"/>
          </w:rPr>
          <w:tab/>
        </w:r>
      </w:ins>
      <w:del w:id="644" w:author="Meryl Etman" w:date="2021-01-27T10:38:00Z">
        <w:r w:rsidR="00AE5088" w:rsidDel="00155595">
          <w:rPr>
            <w:rFonts w:ascii="Times New Roman" w:eastAsia="Times New Roman" w:hAnsi="Times New Roman" w:cs="David" w:hint="cs"/>
            <w:sz w:val="20"/>
            <w:szCs w:val="24"/>
            <w:rtl/>
            <w:lang w:eastAsia="he-IL"/>
          </w:rPr>
          <w:delText>...</w:delText>
        </w:r>
      </w:del>
      <w:r w:rsidRPr="00435A20">
        <w:rPr>
          <w:rFonts w:ascii="Times New Roman" w:eastAsia="Times New Roman" w:hAnsi="Times New Roman" w:cs="David" w:hint="cs"/>
          <w:sz w:val="20"/>
          <w:szCs w:val="24"/>
          <w:rtl/>
          <w:lang w:eastAsia="he-IL"/>
        </w:rPr>
        <w:t xml:space="preserve"> 5% </w:t>
      </w:r>
      <w:del w:id="645" w:author="Meryl Etman" w:date="2021-01-26T15:47:00Z">
        <w:r w:rsidRPr="00435A20" w:rsidDel="00210DAF">
          <w:rPr>
            <w:rFonts w:ascii="Times New Roman" w:eastAsia="Times New Roman" w:hAnsi="Times New Roman" w:cs="David" w:hint="cs"/>
            <w:sz w:val="20"/>
            <w:szCs w:val="24"/>
            <w:rtl/>
            <w:lang w:eastAsia="he-IL"/>
          </w:rPr>
          <w:delText>משכר המתכנן.</w:delText>
        </w:r>
      </w:del>
    </w:p>
    <w:p w14:paraId="027BF75D" w14:textId="77777777" w:rsidR="00435A20" w:rsidRPr="00435A20" w:rsidRDefault="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Change w:id="646" w:author="Meryl Etman" w:date="2021-01-26T15:48:00Z">
          <w:pPr>
            <w:widowControl w:val="0"/>
            <w:spacing w:before="0" w:beforeAutospacing="0" w:after="0" w:afterAutospacing="0" w:line="240" w:lineRule="auto"/>
            <w:ind w:left="2160" w:hanging="720"/>
            <w:jc w:val="both"/>
          </w:pPr>
        </w:pPrChange>
      </w:pPr>
    </w:p>
    <w:p w14:paraId="68CD6B85" w14:textId="77777777" w:rsidR="00435A20" w:rsidRPr="00435A20" w:rsidRDefault="00435A20" w:rsidP="00435A20">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ט.</w:t>
      </w:r>
      <w:r w:rsidRPr="00435A20">
        <w:rPr>
          <w:rFonts w:ascii="Times New Roman" w:eastAsia="Times New Roman" w:hAnsi="Times New Roman" w:cs="David" w:hint="cs"/>
          <w:sz w:val="20"/>
          <w:szCs w:val="24"/>
          <w:rtl/>
          <w:lang w:eastAsia="he-IL"/>
        </w:rPr>
        <w:tab/>
        <w:t>לאחר גמר הפיקוח העליון, תיקוני הבדק וקבלת</w:t>
      </w:r>
    </w:p>
    <w:p w14:paraId="2BA2CB20" w14:textId="77777777" w:rsidR="00435A20" w:rsidRPr="00435A20" w:rsidRDefault="00B33CA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435A20" w:rsidRPr="00435A20">
        <w:rPr>
          <w:rFonts w:ascii="Times New Roman" w:eastAsia="Times New Roman" w:hAnsi="Times New Roman" w:cs="David" w:hint="cs"/>
          <w:sz w:val="20"/>
          <w:szCs w:val="24"/>
          <w:rtl/>
          <w:lang w:eastAsia="he-IL"/>
        </w:rPr>
        <w:t xml:space="preserve">יקט, אשור המתכנן בכתב </w:t>
      </w:r>
    </w:p>
    <w:p w14:paraId="1F575422" w14:textId="77777777" w:rsidR="00435A20" w:rsidRPr="00435A20" w:rsidRDefault="00435A20" w:rsidP="00435A2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 xml:space="preserve">להשלמת הפרויקט בהתאם לתכניותיו, לתקנים </w:t>
      </w:r>
    </w:p>
    <w:p w14:paraId="74435718" w14:textId="431DD825" w:rsidR="00435A20" w:rsidRPr="00435A20" w:rsidRDefault="00435A20" w:rsidP="0078112F">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007E01A6">
        <w:rPr>
          <w:rFonts w:ascii="Times New Roman" w:eastAsia="Times New Roman" w:hAnsi="Times New Roman" w:cs="David" w:hint="cs"/>
          <w:sz w:val="20"/>
          <w:szCs w:val="24"/>
          <w:rtl/>
          <w:lang w:eastAsia="he-IL"/>
        </w:rPr>
        <w:t xml:space="preserve">מחייבים ולשביעות רצונו </w:t>
      </w:r>
      <w:del w:id="647" w:author="Meryl Etman" w:date="2021-01-26T15:48:00Z">
        <w:r w:rsidR="00AE5088" w:rsidRPr="00AE5088" w:rsidDel="00210DAF">
          <w:rPr>
            <w:rFonts w:ascii="Times New Roman" w:eastAsia="Times New Roman" w:hAnsi="Times New Roman" w:cs="David" w:hint="cs"/>
            <w:sz w:val="20"/>
            <w:szCs w:val="24"/>
            <w:rtl/>
            <w:lang w:eastAsia="he-IL"/>
          </w:rPr>
          <w:delText>..........................</w:delText>
        </w:r>
        <w:r w:rsidRPr="00435A20" w:rsidDel="00210DAF">
          <w:rPr>
            <w:rFonts w:ascii="Times New Roman" w:eastAsia="Times New Roman" w:hAnsi="Times New Roman" w:cs="David" w:hint="cs"/>
            <w:sz w:val="20"/>
            <w:szCs w:val="24"/>
            <w:u w:val="single"/>
            <w:rtl/>
            <w:lang w:eastAsia="he-IL"/>
          </w:rPr>
          <w:delText xml:space="preserve"> </w:delText>
        </w:r>
      </w:del>
      <w:ins w:id="648" w:author="Meryl Etman" w:date="2021-01-26T15:48:00Z">
        <w:r w:rsidR="00210DAF" w:rsidRPr="00AE5088">
          <w:rPr>
            <w:rFonts w:ascii="Times New Roman" w:eastAsia="Times New Roman" w:hAnsi="Times New Roman" w:cs="David" w:hint="cs"/>
            <w:sz w:val="20"/>
            <w:szCs w:val="24"/>
            <w:rtl/>
            <w:lang w:eastAsia="he-IL"/>
          </w:rPr>
          <w:t>....................</w:t>
        </w:r>
        <w:r w:rsidR="00210DAF">
          <w:rPr>
            <w:rFonts w:ascii="Times New Roman" w:eastAsia="Times New Roman" w:hAnsi="Times New Roman" w:cs="David" w:hint="cs"/>
            <w:sz w:val="20"/>
            <w:szCs w:val="24"/>
            <w:rtl/>
            <w:lang w:eastAsia="he-IL"/>
          </w:rPr>
          <w:t>..............</w:t>
        </w:r>
      </w:ins>
      <w:ins w:id="649" w:author="Meryl Etman" w:date="2021-01-27T10:38:00Z">
        <w:r w:rsidR="00155595">
          <w:rPr>
            <w:rFonts w:ascii="Times New Roman" w:eastAsia="Times New Roman" w:hAnsi="Times New Roman" w:cs="David"/>
            <w:sz w:val="20"/>
            <w:szCs w:val="24"/>
            <w:rtl/>
            <w:lang w:eastAsia="he-IL"/>
          </w:rPr>
          <w:tab/>
        </w:r>
      </w:ins>
      <w:ins w:id="650" w:author="Meryl Etman" w:date="2021-01-26T15:48:00Z">
        <w:r w:rsidR="00210DAF" w:rsidRPr="00435A20">
          <w:rPr>
            <w:rFonts w:ascii="Times New Roman" w:eastAsia="Times New Roman" w:hAnsi="Times New Roman" w:cs="David" w:hint="cs"/>
            <w:sz w:val="20"/>
            <w:szCs w:val="24"/>
            <w:u w:val="single"/>
            <w:rtl/>
            <w:lang w:eastAsia="he-IL"/>
          </w:rPr>
          <w:t xml:space="preserve"> </w:t>
        </w:r>
      </w:ins>
      <w:r w:rsidRPr="00435A20">
        <w:rPr>
          <w:rFonts w:ascii="Times New Roman" w:eastAsia="Times New Roman" w:hAnsi="Times New Roman" w:cs="David" w:hint="cs"/>
          <w:sz w:val="20"/>
          <w:szCs w:val="24"/>
          <w:u w:val="single"/>
          <w:rtl/>
          <w:lang w:eastAsia="he-IL"/>
        </w:rPr>
        <w:t xml:space="preserve">2% </w:t>
      </w:r>
      <w:del w:id="651" w:author="Meryl Etman" w:date="2021-01-26T15:48:00Z">
        <w:r w:rsidRPr="00435A20" w:rsidDel="00210DAF">
          <w:rPr>
            <w:rFonts w:ascii="Times New Roman" w:eastAsia="Times New Roman" w:hAnsi="Times New Roman" w:cs="David" w:hint="cs"/>
            <w:sz w:val="20"/>
            <w:szCs w:val="24"/>
            <w:u w:val="single"/>
            <w:rtl/>
            <w:lang w:eastAsia="he-IL"/>
          </w:rPr>
          <w:delText>משכר המתכנן.</w:delText>
        </w:r>
      </w:del>
    </w:p>
    <w:p w14:paraId="56711D24" w14:textId="77777777" w:rsidR="00435A20" w:rsidRPr="00435A20" w:rsidRDefault="00435A20" w:rsidP="00435A2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C77DDCC" w14:textId="78A5D58E" w:rsidR="00435A20" w:rsidRPr="00435A20" w:rsidRDefault="00435A20" w:rsidP="0078112F">
      <w:pPr>
        <w:widowControl w:val="0"/>
        <w:spacing w:before="0" w:beforeAutospacing="0" w:after="0" w:afterAutospacing="0" w:line="240" w:lineRule="auto"/>
        <w:ind w:left="720" w:right="-142"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b/>
          <w:bCs/>
          <w:sz w:val="20"/>
          <w:szCs w:val="24"/>
          <w:u w:val="single"/>
          <w:rtl/>
          <w:lang w:eastAsia="he-IL"/>
        </w:rPr>
        <w:t>סה"כ</w:t>
      </w:r>
      <w:r w:rsidR="007E01A6">
        <w:rPr>
          <w:rFonts w:ascii="Times New Roman" w:eastAsia="Times New Roman" w:hAnsi="Times New Roman" w:cs="David" w:hint="cs"/>
          <w:sz w:val="20"/>
          <w:szCs w:val="24"/>
          <w:rtl/>
          <w:lang w:eastAsia="he-IL"/>
        </w:rPr>
        <w:t>:</w:t>
      </w:r>
      <w:r w:rsidR="007E01A6">
        <w:rPr>
          <w:rFonts w:ascii="Times New Roman" w:eastAsia="Times New Roman" w:hAnsi="Times New Roman" w:cs="David" w:hint="cs"/>
          <w:sz w:val="20"/>
          <w:szCs w:val="24"/>
          <w:rtl/>
          <w:lang w:eastAsia="he-IL"/>
        </w:rPr>
        <w:tab/>
      </w:r>
      <w:ins w:id="652" w:author="Meryl Etman" w:date="2021-01-26T15:48:00Z">
        <w:r w:rsidR="00210DAF">
          <w:rPr>
            <w:rFonts w:ascii="Times New Roman" w:eastAsia="Times New Roman" w:hAnsi="Times New Roman" w:cs="David" w:hint="cs"/>
            <w:sz w:val="20"/>
            <w:szCs w:val="24"/>
            <w:rtl/>
            <w:lang w:eastAsia="he-IL"/>
          </w:rPr>
          <w:t>............</w:t>
        </w:r>
      </w:ins>
      <w:ins w:id="653" w:author="Meryl Etman" w:date="2021-01-27T10:38:00Z">
        <w:r w:rsidR="00155595">
          <w:rPr>
            <w:rFonts w:ascii="Times New Roman" w:eastAsia="Times New Roman" w:hAnsi="Times New Roman" w:cs="David"/>
            <w:sz w:val="20"/>
            <w:szCs w:val="24"/>
            <w:rtl/>
            <w:lang w:eastAsia="he-IL"/>
          </w:rPr>
          <w:tab/>
        </w:r>
        <w:r w:rsidR="00155595" w:rsidRPr="00435A20">
          <w:rPr>
            <w:rFonts w:ascii="Times New Roman" w:eastAsia="Times New Roman" w:hAnsi="Times New Roman" w:cs="David" w:hint="cs"/>
            <w:sz w:val="20"/>
            <w:szCs w:val="24"/>
            <w:rtl/>
            <w:lang w:eastAsia="he-IL"/>
          </w:rPr>
          <w:t xml:space="preserve"> </w:t>
        </w:r>
      </w:ins>
      <w:r w:rsidRPr="00435A20">
        <w:rPr>
          <w:rFonts w:ascii="Times New Roman" w:eastAsia="Times New Roman" w:hAnsi="Times New Roman" w:cs="David" w:hint="cs"/>
          <w:sz w:val="20"/>
          <w:szCs w:val="24"/>
          <w:rtl/>
          <w:lang w:eastAsia="he-IL"/>
        </w:rPr>
        <w:t xml:space="preserve">100% </w:t>
      </w:r>
      <w:del w:id="654" w:author="Meryl Etman" w:date="2021-01-26T15:48:00Z">
        <w:r w:rsidRPr="00435A20" w:rsidDel="00210DAF">
          <w:rPr>
            <w:rFonts w:ascii="Times New Roman" w:eastAsia="Times New Roman" w:hAnsi="Times New Roman" w:cs="David" w:hint="cs"/>
            <w:sz w:val="20"/>
            <w:szCs w:val="24"/>
            <w:rtl/>
            <w:lang w:eastAsia="he-IL"/>
          </w:rPr>
          <w:delText>משכר המתכנן.</w:delText>
        </w:r>
      </w:del>
    </w:p>
    <w:p w14:paraId="2D84AE48"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561ECB75" w14:textId="77777777" w:rsidR="00435A20" w:rsidRPr="00435A20" w:rsidRDefault="00435A20" w:rsidP="00435A20">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76703665" w14:textId="423871D1" w:rsidR="00435A20" w:rsidRPr="00435A20" w:rsidDel="003F624D" w:rsidRDefault="00435A20" w:rsidP="00435A20">
      <w:pPr>
        <w:widowControl w:val="0"/>
        <w:spacing w:before="0" w:beforeAutospacing="0" w:after="0" w:afterAutospacing="0" w:line="360" w:lineRule="auto"/>
        <w:ind w:hanging="720"/>
        <w:jc w:val="both"/>
        <w:rPr>
          <w:del w:id="655" w:author="Meryl Etman" w:date="2021-01-25T17:21: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t>1.2.2</w:t>
      </w:r>
      <w:r w:rsidRPr="00435A20">
        <w:rPr>
          <w:rFonts w:ascii="Times New Roman" w:eastAsia="Times New Roman" w:hAnsi="Times New Roman" w:cs="David" w:hint="cs"/>
          <w:sz w:val="20"/>
          <w:szCs w:val="24"/>
          <w:rtl/>
          <w:lang w:eastAsia="he-IL"/>
        </w:rPr>
        <w:tab/>
      </w:r>
      <w:del w:id="656" w:author="Meryl Etman" w:date="2021-01-25T17:21:00Z">
        <w:r w:rsidRPr="00435A20" w:rsidDel="003F624D">
          <w:rPr>
            <w:rFonts w:ascii="Times New Roman" w:eastAsia="Times New Roman" w:hAnsi="Times New Roman" w:cs="David" w:hint="cs"/>
            <w:sz w:val="20"/>
            <w:szCs w:val="24"/>
            <w:u w:val="single"/>
            <w:rtl/>
            <w:lang w:eastAsia="he-IL"/>
          </w:rPr>
          <w:delText>למבנה חוזר</w:delText>
        </w:r>
        <w:r w:rsidRPr="00435A20" w:rsidDel="003F624D">
          <w:rPr>
            <w:rFonts w:ascii="Times New Roman" w:eastAsia="Times New Roman" w:hAnsi="Times New Roman" w:cs="David" w:hint="cs"/>
            <w:sz w:val="20"/>
            <w:szCs w:val="24"/>
            <w:rtl/>
            <w:lang w:eastAsia="he-IL"/>
          </w:rPr>
          <w:delText>:</w:delText>
        </w:r>
      </w:del>
    </w:p>
    <w:p w14:paraId="49E3BA4D" w14:textId="0A733399" w:rsidR="00435A20" w:rsidRPr="00435A20" w:rsidDel="003F624D" w:rsidRDefault="00435A20" w:rsidP="00435A20">
      <w:pPr>
        <w:widowControl w:val="0"/>
        <w:spacing w:before="0" w:beforeAutospacing="0" w:after="0" w:afterAutospacing="0" w:line="240" w:lineRule="auto"/>
        <w:ind w:hanging="720"/>
        <w:jc w:val="both"/>
        <w:rPr>
          <w:del w:id="657" w:author="Meryl Etman" w:date="2021-01-25T17:21:00Z"/>
          <w:rFonts w:ascii="Times New Roman" w:eastAsia="Times New Roman" w:hAnsi="Times New Roman" w:cs="David"/>
          <w:sz w:val="20"/>
          <w:szCs w:val="24"/>
          <w:rtl/>
          <w:lang w:eastAsia="he-IL"/>
        </w:rPr>
      </w:pPr>
    </w:p>
    <w:p w14:paraId="406EEE52" w14:textId="156281C2" w:rsidR="00AE5088" w:rsidRPr="00AE5088" w:rsidDel="003F624D" w:rsidRDefault="00435A20" w:rsidP="00AE5088">
      <w:pPr>
        <w:pStyle w:val="ListParagraph"/>
        <w:widowControl w:val="0"/>
        <w:numPr>
          <w:ilvl w:val="0"/>
          <w:numId w:val="11"/>
        </w:numPr>
        <w:spacing w:before="0" w:beforeAutospacing="0" w:after="0" w:afterAutospacing="0" w:line="240" w:lineRule="auto"/>
        <w:jc w:val="both"/>
        <w:rPr>
          <w:del w:id="658" w:author="Meryl Etman" w:date="2021-01-25T17:21:00Z"/>
          <w:rFonts w:ascii="Times New Roman" w:eastAsia="Times New Roman" w:hAnsi="Times New Roman" w:cs="David"/>
          <w:sz w:val="20"/>
          <w:szCs w:val="24"/>
          <w:rtl/>
          <w:lang w:eastAsia="he-IL"/>
        </w:rPr>
      </w:pPr>
      <w:del w:id="659" w:author="Meryl Etman" w:date="2021-01-25T17:21:00Z">
        <w:r w:rsidRPr="00AE5088" w:rsidDel="003F624D">
          <w:rPr>
            <w:rFonts w:ascii="Times New Roman" w:eastAsia="Times New Roman" w:hAnsi="Times New Roman" w:cs="David" w:hint="cs"/>
            <w:sz w:val="20"/>
            <w:szCs w:val="24"/>
            <w:rtl/>
            <w:lang w:eastAsia="he-IL"/>
          </w:rPr>
          <w:delText xml:space="preserve">לאחר אשור בינוי לביצוע ע"י הועדה המקומית </w:delText>
        </w:r>
        <w:r w:rsidR="00AE5088" w:rsidRPr="00AE5088" w:rsidDel="003F624D">
          <w:rPr>
            <w:rFonts w:ascii="Times New Roman" w:eastAsia="Times New Roman" w:hAnsi="Times New Roman" w:cs="David" w:hint="cs"/>
            <w:sz w:val="20"/>
            <w:szCs w:val="24"/>
            <w:rtl/>
            <w:lang w:eastAsia="he-IL"/>
          </w:rPr>
          <w:delText xml:space="preserve">.......15% משכר </w:delText>
        </w:r>
      </w:del>
    </w:p>
    <w:p w14:paraId="7AB98B2A" w14:textId="6FA786F1" w:rsidR="00435A20" w:rsidRPr="00AE5088" w:rsidDel="003F624D" w:rsidRDefault="00435A20" w:rsidP="00AE5088">
      <w:pPr>
        <w:pStyle w:val="ListParagraph"/>
        <w:widowControl w:val="0"/>
        <w:spacing w:before="0" w:beforeAutospacing="0" w:after="0" w:afterAutospacing="0" w:line="240" w:lineRule="auto"/>
        <w:ind w:left="2880"/>
        <w:jc w:val="both"/>
        <w:rPr>
          <w:del w:id="660" w:author="Meryl Etman" w:date="2021-01-25T17:21:00Z"/>
          <w:rFonts w:ascii="Times New Roman" w:eastAsia="Times New Roman" w:hAnsi="Times New Roman" w:cs="David"/>
          <w:sz w:val="20"/>
          <w:szCs w:val="24"/>
          <w:rtl/>
          <w:lang w:eastAsia="he-IL"/>
        </w:rPr>
      </w:pPr>
      <w:del w:id="661" w:author="Meryl Etman" w:date="2021-01-25T17:21:00Z">
        <w:r w:rsidRPr="00AE5088" w:rsidDel="003F624D">
          <w:rPr>
            <w:rFonts w:ascii="Times New Roman" w:eastAsia="Times New Roman" w:hAnsi="Times New Roman" w:cs="David" w:hint="cs"/>
            <w:sz w:val="20"/>
            <w:szCs w:val="24"/>
            <w:rtl/>
            <w:lang w:eastAsia="he-IL"/>
          </w:rPr>
          <w:delText>המתכנן.</w:delText>
        </w:r>
      </w:del>
    </w:p>
    <w:p w14:paraId="3B1CC01F" w14:textId="08F0CCF5" w:rsidR="00435A20" w:rsidRPr="00435A20" w:rsidDel="003F624D" w:rsidRDefault="00435A20" w:rsidP="00435A20">
      <w:pPr>
        <w:widowControl w:val="0"/>
        <w:spacing w:before="0" w:beforeAutospacing="0" w:after="0" w:afterAutospacing="0" w:line="240" w:lineRule="auto"/>
        <w:ind w:hanging="720"/>
        <w:jc w:val="both"/>
        <w:rPr>
          <w:del w:id="662" w:author="Meryl Etman" w:date="2021-01-25T17:21:00Z"/>
          <w:rFonts w:ascii="Times New Roman" w:eastAsia="Times New Roman" w:hAnsi="Times New Roman" w:cs="David"/>
          <w:sz w:val="20"/>
          <w:szCs w:val="24"/>
          <w:rtl/>
          <w:lang w:eastAsia="he-IL"/>
        </w:rPr>
      </w:pPr>
    </w:p>
    <w:p w14:paraId="59033476" w14:textId="4FBA8288" w:rsidR="00435A20" w:rsidRPr="00435A20" w:rsidDel="003F624D" w:rsidRDefault="00435A20" w:rsidP="00435A20">
      <w:pPr>
        <w:widowControl w:val="0"/>
        <w:spacing w:before="0" w:beforeAutospacing="0" w:after="0" w:afterAutospacing="0" w:line="240" w:lineRule="auto"/>
        <w:ind w:hanging="720"/>
        <w:jc w:val="both"/>
        <w:rPr>
          <w:del w:id="663" w:author="Meryl Etman" w:date="2021-01-25T17:21:00Z"/>
          <w:rFonts w:ascii="Times New Roman" w:eastAsia="Times New Roman" w:hAnsi="Times New Roman" w:cs="David"/>
          <w:sz w:val="20"/>
          <w:szCs w:val="24"/>
          <w:rtl/>
          <w:lang w:eastAsia="he-IL"/>
        </w:rPr>
      </w:pPr>
      <w:del w:id="664"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ב.</w:delText>
        </w:r>
        <w:r w:rsidRPr="00435A20" w:rsidDel="003F624D">
          <w:rPr>
            <w:rFonts w:ascii="Times New Roman" w:eastAsia="Times New Roman" w:hAnsi="Times New Roman" w:cs="David" w:hint="cs"/>
            <w:sz w:val="20"/>
            <w:szCs w:val="24"/>
            <w:rtl/>
            <w:lang w:eastAsia="he-IL"/>
          </w:rPr>
          <w:tab/>
          <w:delText xml:space="preserve">לאחר אשור הבקשות להיתרי בניה </w:delText>
        </w:r>
      </w:del>
    </w:p>
    <w:p w14:paraId="6B006C7B" w14:textId="61C226A2" w:rsidR="00435A20" w:rsidRPr="00435A20" w:rsidRDefault="00AE5088">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Change w:id="665" w:author="Meryl Etman" w:date="2021-01-25T17:21:00Z">
          <w:pPr>
            <w:widowControl w:val="0"/>
            <w:spacing w:before="0" w:beforeAutospacing="0" w:after="60" w:afterAutospacing="0" w:line="360" w:lineRule="auto"/>
            <w:ind w:left="720" w:firstLine="720"/>
            <w:jc w:val="both"/>
          </w:pPr>
        </w:pPrChange>
      </w:pPr>
      <w:del w:id="666" w:author="Meryl Etman" w:date="2021-01-25T17:21:00Z">
        <w:r w:rsidDel="003F624D">
          <w:rPr>
            <w:rFonts w:ascii="Times New Roman" w:eastAsia="Times New Roman" w:hAnsi="Times New Roman" w:cs="David" w:hint="cs"/>
            <w:sz w:val="20"/>
            <w:szCs w:val="24"/>
            <w:rtl/>
            <w:lang w:eastAsia="he-IL"/>
          </w:rPr>
          <w:tab/>
        </w:r>
        <w:r w:rsidDel="003F624D">
          <w:rPr>
            <w:rFonts w:ascii="Times New Roman" w:eastAsia="Times New Roman" w:hAnsi="Times New Roman" w:cs="David" w:hint="cs"/>
            <w:sz w:val="20"/>
            <w:szCs w:val="24"/>
            <w:rtl/>
            <w:lang w:eastAsia="he-IL"/>
          </w:rPr>
          <w:tab/>
          <w:delText>והוצאת היתרי בניה .................................</w:delText>
        </w:r>
        <w:r w:rsidR="00435A20" w:rsidRPr="00435A20" w:rsidDel="003F624D">
          <w:rPr>
            <w:rFonts w:ascii="Times New Roman" w:eastAsia="Times New Roman" w:hAnsi="Times New Roman" w:cs="David" w:hint="cs"/>
            <w:sz w:val="20"/>
            <w:szCs w:val="24"/>
            <w:rtl/>
            <w:lang w:eastAsia="he-IL"/>
          </w:rPr>
          <w:delText>20% משכר המתכנן.</w:delText>
        </w:r>
      </w:del>
      <w:ins w:id="667" w:author="Meryl Etman" w:date="2021-01-25T17:21:00Z">
        <w:r w:rsidR="003F624D">
          <w:rPr>
            <w:rFonts w:ascii="Times New Roman" w:eastAsia="Times New Roman" w:hAnsi="Times New Roman" w:cs="David" w:hint="cs"/>
            <w:sz w:val="20"/>
            <w:szCs w:val="24"/>
            <w:u w:val="single"/>
            <w:rtl/>
            <w:lang w:eastAsia="he-IL"/>
          </w:rPr>
          <w:t>מבוטל</w:t>
        </w:r>
      </w:ins>
    </w:p>
    <w:p w14:paraId="0A4E8DD1" w14:textId="4B06FCC2" w:rsidR="00435A20" w:rsidRPr="00435A20" w:rsidDel="003F624D" w:rsidRDefault="00435A20" w:rsidP="00FC1069">
      <w:pPr>
        <w:widowControl w:val="0"/>
        <w:spacing w:before="0" w:beforeAutospacing="0" w:after="0" w:afterAutospacing="0" w:line="240" w:lineRule="auto"/>
        <w:ind w:left="720" w:hanging="720"/>
        <w:jc w:val="both"/>
        <w:rPr>
          <w:del w:id="668" w:author="Meryl Etman" w:date="2021-01-25T17:21:00Z"/>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r w:rsidRPr="00435A20">
        <w:rPr>
          <w:rFonts w:ascii="Times New Roman" w:eastAsia="Times New Roman" w:hAnsi="Times New Roman" w:cs="David" w:hint="cs"/>
          <w:sz w:val="20"/>
          <w:szCs w:val="24"/>
          <w:rtl/>
          <w:lang w:eastAsia="he-IL"/>
        </w:rPr>
        <w:tab/>
      </w:r>
      <w:del w:id="669" w:author="Meryl Etman" w:date="2021-01-26T15:51:00Z">
        <w:r w:rsidRPr="00435A20" w:rsidDel="00FC1069">
          <w:rPr>
            <w:rFonts w:ascii="Times New Roman" w:eastAsia="Times New Roman" w:hAnsi="Times New Roman" w:cs="David" w:hint="cs"/>
            <w:sz w:val="20"/>
            <w:szCs w:val="24"/>
            <w:rtl/>
            <w:lang w:eastAsia="he-IL"/>
          </w:rPr>
          <w:delText>ג.</w:delText>
        </w:r>
      </w:del>
      <w:r w:rsidRPr="00435A20">
        <w:rPr>
          <w:rFonts w:ascii="Times New Roman" w:eastAsia="Times New Roman" w:hAnsi="Times New Roman" w:cs="David" w:hint="cs"/>
          <w:sz w:val="20"/>
          <w:szCs w:val="24"/>
          <w:rtl/>
          <w:lang w:eastAsia="he-IL"/>
        </w:rPr>
        <w:tab/>
      </w:r>
      <w:del w:id="670" w:author="Meryl Etman" w:date="2021-01-25T17:21:00Z">
        <w:r w:rsidRPr="00435A20" w:rsidDel="003F624D">
          <w:rPr>
            <w:rFonts w:ascii="Times New Roman" w:eastAsia="Times New Roman" w:hAnsi="Times New Roman" w:cs="David" w:hint="cs"/>
            <w:sz w:val="20"/>
            <w:szCs w:val="24"/>
            <w:rtl/>
            <w:lang w:eastAsia="he-IL"/>
          </w:rPr>
          <w:delText xml:space="preserve">לאחר גמר התאמת התכנון המפורט והמכרזים </w:delText>
        </w:r>
        <w:r w:rsidRPr="00435A20" w:rsidDel="003F624D">
          <w:rPr>
            <w:rFonts w:ascii="Times New Roman" w:eastAsia="Times New Roman" w:hAnsi="Times New Roman" w:cs="David" w:hint="cs"/>
            <w:sz w:val="20"/>
            <w:szCs w:val="24"/>
            <w:rtl/>
            <w:lang w:eastAsia="he-IL"/>
          </w:rPr>
          <w:tab/>
        </w:r>
      </w:del>
    </w:p>
    <w:p w14:paraId="02A34A65" w14:textId="227141A8" w:rsidR="00435A20" w:rsidRPr="00435A20" w:rsidDel="003F624D" w:rsidRDefault="00435A20">
      <w:pPr>
        <w:widowControl w:val="0"/>
        <w:spacing w:before="0" w:beforeAutospacing="0" w:after="0" w:afterAutospacing="0" w:line="240" w:lineRule="auto"/>
        <w:ind w:left="720" w:hanging="720"/>
        <w:jc w:val="both"/>
        <w:rPr>
          <w:del w:id="671" w:author="Meryl Etman" w:date="2021-01-25T17:21:00Z"/>
          <w:rFonts w:ascii="Times New Roman" w:eastAsia="Times New Roman" w:hAnsi="Times New Roman" w:cs="David"/>
          <w:sz w:val="20"/>
          <w:szCs w:val="24"/>
          <w:rtl/>
          <w:lang w:eastAsia="he-IL"/>
        </w:rPr>
        <w:pPrChange w:id="672" w:author="Meryl Etman" w:date="2021-01-25T17:21:00Z">
          <w:pPr>
            <w:widowControl w:val="0"/>
            <w:spacing w:before="0" w:beforeAutospacing="0" w:after="0" w:afterAutospacing="0" w:line="240" w:lineRule="auto"/>
            <w:ind w:left="720" w:firstLine="720"/>
            <w:jc w:val="both"/>
          </w:pPr>
        </w:pPrChange>
      </w:pPr>
      <w:del w:id="673"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וא</w:delText>
        </w:r>
        <w:r w:rsidR="00AE5088" w:rsidDel="003F624D">
          <w:rPr>
            <w:rFonts w:ascii="Times New Roman" w:eastAsia="Times New Roman" w:hAnsi="Times New Roman" w:cs="David" w:hint="cs"/>
            <w:sz w:val="20"/>
            <w:szCs w:val="24"/>
            <w:rtl/>
            <w:lang w:eastAsia="he-IL"/>
          </w:rPr>
          <w:delText>שור עבודות שלב זה ע"י המזמין .............</w:delText>
        </w:r>
        <w:r w:rsidRPr="00435A20" w:rsidDel="003F624D">
          <w:rPr>
            <w:rFonts w:ascii="Times New Roman" w:eastAsia="Times New Roman" w:hAnsi="Times New Roman" w:cs="David" w:hint="cs"/>
            <w:sz w:val="20"/>
            <w:szCs w:val="24"/>
            <w:rtl/>
            <w:lang w:eastAsia="he-IL"/>
          </w:rPr>
          <w:delText>15% משכר המתכנן.</w:delText>
        </w:r>
      </w:del>
    </w:p>
    <w:p w14:paraId="4D69B266" w14:textId="6DF0A092" w:rsidR="00435A20" w:rsidRPr="00435A20" w:rsidDel="003F624D" w:rsidRDefault="00435A20">
      <w:pPr>
        <w:widowControl w:val="0"/>
        <w:spacing w:before="0" w:beforeAutospacing="0" w:after="0" w:afterAutospacing="0" w:line="240" w:lineRule="auto"/>
        <w:ind w:left="720" w:hanging="720"/>
        <w:jc w:val="both"/>
        <w:rPr>
          <w:del w:id="674" w:author="Meryl Etman" w:date="2021-01-25T17:21:00Z"/>
          <w:rFonts w:ascii="Times New Roman" w:eastAsia="Times New Roman" w:hAnsi="Times New Roman" w:cs="David"/>
          <w:sz w:val="20"/>
          <w:szCs w:val="24"/>
          <w:rtl/>
          <w:lang w:eastAsia="he-IL"/>
        </w:rPr>
        <w:pPrChange w:id="675" w:author="Meryl Etman" w:date="2021-01-25T17:21:00Z">
          <w:pPr>
            <w:widowControl w:val="0"/>
            <w:spacing w:before="0" w:beforeAutospacing="0" w:after="0" w:afterAutospacing="0" w:line="240" w:lineRule="auto"/>
            <w:ind w:left="720" w:firstLine="720"/>
            <w:jc w:val="both"/>
          </w:pPr>
        </w:pPrChange>
      </w:pPr>
    </w:p>
    <w:p w14:paraId="6AEDC540" w14:textId="7B07A6EC" w:rsidR="00435A20" w:rsidRPr="00435A20" w:rsidDel="003F624D" w:rsidRDefault="00435A20">
      <w:pPr>
        <w:widowControl w:val="0"/>
        <w:spacing w:before="0" w:beforeAutospacing="0" w:after="0" w:afterAutospacing="0" w:line="240" w:lineRule="auto"/>
        <w:ind w:left="720" w:hanging="720"/>
        <w:jc w:val="both"/>
        <w:rPr>
          <w:del w:id="676" w:author="Meryl Etman" w:date="2021-01-25T17:21:00Z"/>
          <w:rFonts w:ascii="Times New Roman" w:eastAsia="Times New Roman" w:hAnsi="Times New Roman" w:cs="David"/>
          <w:sz w:val="20"/>
          <w:szCs w:val="24"/>
          <w:rtl/>
          <w:lang w:eastAsia="he-IL"/>
        </w:rPr>
        <w:pPrChange w:id="677" w:author="Meryl Etman" w:date="2021-01-25T17:21:00Z">
          <w:pPr>
            <w:widowControl w:val="0"/>
            <w:spacing w:before="0" w:beforeAutospacing="0" w:after="60" w:afterAutospacing="0" w:line="360" w:lineRule="auto"/>
            <w:ind w:left="720" w:hanging="720"/>
            <w:jc w:val="both"/>
          </w:pPr>
        </w:pPrChange>
      </w:pPr>
      <w:del w:id="678"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ד.</w:delText>
        </w:r>
        <w:r w:rsidRPr="00435A20" w:rsidDel="003F624D">
          <w:rPr>
            <w:rFonts w:ascii="Times New Roman" w:eastAsia="Times New Roman" w:hAnsi="Times New Roman" w:cs="David" w:hint="cs"/>
            <w:sz w:val="20"/>
            <w:szCs w:val="24"/>
            <w:rtl/>
            <w:lang w:eastAsia="he-IL"/>
          </w:rPr>
          <w:tab/>
          <w:delText>במהלך ביצוע הפיקוח העליון,</w:delText>
        </w:r>
      </w:del>
    </w:p>
    <w:p w14:paraId="3EB5230F" w14:textId="73184ECA" w:rsidR="00435A20" w:rsidRPr="00435A20" w:rsidDel="003F624D" w:rsidRDefault="00AE5088">
      <w:pPr>
        <w:widowControl w:val="0"/>
        <w:spacing w:before="0" w:beforeAutospacing="0" w:after="0" w:afterAutospacing="0" w:line="240" w:lineRule="auto"/>
        <w:ind w:left="720" w:hanging="720"/>
        <w:jc w:val="both"/>
        <w:rPr>
          <w:del w:id="679" w:author="Meryl Etman" w:date="2021-01-25T17:21:00Z"/>
          <w:rFonts w:ascii="Times New Roman" w:eastAsia="Times New Roman" w:hAnsi="Times New Roman" w:cs="David"/>
          <w:sz w:val="20"/>
          <w:szCs w:val="24"/>
          <w:rtl/>
          <w:lang w:eastAsia="he-IL"/>
        </w:rPr>
        <w:pPrChange w:id="680" w:author="Meryl Etman" w:date="2021-01-25T17:21:00Z">
          <w:pPr>
            <w:widowControl w:val="0"/>
            <w:spacing w:before="0" w:beforeAutospacing="0" w:after="60" w:afterAutospacing="0" w:line="360" w:lineRule="auto"/>
            <w:ind w:left="720" w:firstLine="720"/>
            <w:jc w:val="both"/>
          </w:pPr>
        </w:pPrChange>
      </w:pPr>
      <w:del w:id="681" w:author="Meryl Etman" w:date="2021-01-25T17:21:00Z">
        <w:r w:rsidDel="003F624D">
          <w:rPr>
            <w:rFonts w:ascii="Times New Roman" w:eastAsia="Times New Roman" w:hAnsi="Times New Roman" w:cs="David" w:hint="cs"/>
            <w:sz w:val="20"/>
            <w:szCs w:val="24"/>
            <w:rtl/>
            <w:lang w:eastAsia="he-IL"/>
          </w:rPr>
          <w:tab/>
        </w:r>
        <w:r w:rsidDel="003F624D">
          <w:rPr>
            <w:rFonts w:ascii="Times New Roman" w:eastAsia="Times New Roman" w:hAnsi="Times New Roman" w:cs="David" w:hint="cs"/>
            <w:sz w:val="20"/>
            <w:szCs w:val="24"/>
            <w:rtl/>
            <w:lang w:eastAsia="he-IL"/>
          </w:rPr>
          <w:tab/>
          <w:delText>לפי שיקול דעת המזמין ............................</w:delText>
        </w:r>
        <w:r w:rsidR="00435A20" w:rsidRPr="00435A20" w:rsidDel="003F624D">
          <w:rPr>
            <w:rFonts w:ascii="Times New Roman" w:eastAsia="Times New Roman" w:hAnsi="Times New Roman" w:cs="David" w:hint="cs"/>
            <w:sz w:val="20"/>
            <w:szCs w:val="24"/>
            <w:rtl/>
            <w:lang w:eastAsia="he-IL"/>
          </w:rPr>
          <w:delText>35% משכר המתכנן.</w:delText>
        </w:r>
      </w:del>
    </w:p>
    <w:p w14:paraId="460EC533" w14:textId="66B94757" w:rsidR="00435A20" w:rsidRPr="00435A20" w:rsidDel="003F624D" w:rsidRDefault="00435A20">
      <w:pPr>
        <w:widowControl w:val="0"/>
        <w:spacing w:before="0" w:beforeAutospacing="0" w:after="0" w:afterAutospacing="0" w:line="240" w:lineRule="auto"/>
        <w:ind w:left="720" w:hanging="720"/>
        <w:jc w:val="both"/>
        <w:rPr>
          <w:del w:id="682" w:author="Meryl Etman" w:date="2021-01-25T17:21:00Z"/>
          <w:rFonts w:ascii="Times New Roman" w:eastAsia="Times New Roman" w:hAnsi="Times New Roman" w:cs="David"/>
          <w:sz w:val="20"/>
          <w:szCs w:val="24"/>
          <w:rtl/>
          <w:lang w:eastAsia="he-IL"/>
        </w:rPr>
        <w:pPrChange w:id="683" w:author="Meryl Etman" w:date="2021-01-25T17:21:00Z">
          <w:pPr>
            <w:widowControl w:val="0"/>
            <w:spacing w:before="0" w:beforeAutospacing="0" w:after="0" w:afterAutospacing="0" w:line="240" w:lineRule="auto"/>
            <w:ind w:left="720" w:firstLine="720"/>
            <w:jc w:val="both"/>
          </w:pPr>
        </w:pPrChange>
      </w:pPr>
      <w:del w:id="684" w:author="Meryl Etman" w:date="2021-01-25T17:21:00Z">
        <w:r w:rsidRPr="00435A20" w:rsidDel="003F624D">
          <w:rPr>
            <w:rFonts w:ascii="Times New Roman" w:eastAsia="Times New Roman" w:hAnsi="Times New Roman" w:cs="David" w:hint="cs"/>
            <w:sz w:val="20"/>
            <w:szCs w:val="24"/>
            <w:rtl/>
            <w:lang w:eastAsia="he-IL"/>
          </w:rPr>
          <w:tab/>
          <w:delText>ה.</w:delText>
        </w:r>
        <w:r w:rsidRPr="00435A20" w:rsidDel="003F624D">
          <w:rPr>
            <w:rFonts w:ascii="Times New Roman" w:eastAsia="Times New Roman" w:hAnsi="Times New Roman" w:cs="David" w:hint="cs"/>
            <w:sz w:val="20"/>
            <w:szCs w:val="24"/>
            <w:rtl/>
            <w:lang w:eastAsia="he-IL"/>
          </w:rPr>
          <w:tab/>
          <w:delText>לאחר גמר ביצוע העבודות בהתאם לחוזה זה,</w:delText>
        </w:r>
      </w:del>
    </w:p>
    <w:p w14:paraId="3FB00BB2" w14:textId="37122674" w:rsidR="00435A20" w:rsidRPr="00435A20" w:rsidDel="003F624D" w:rsidRDefault="00435A20">
      <w:pPr>
        <w:widowControl w:val="0"/>
        <w:spacing w:before="0" w:beforeAutospacing="0" w:after="0" w:afterAutospacing="0" w:line="240" w:lineRule="auto"/>
        <w:ind w:left="720" w:hanging="720"/>
        <w:jc w:val="both"/>
        <w:rPr>
          <w:del w:id="685" w:author="Meryl Etman" w:date="2021-01-25T17:21:00Z"/>
          <w:rFonts w:ascii="Times New Roman" w:eastAsia="Times New Roman" w:hAnsi="Times New Roman" w:cs="David"/>
          <w:sz w:val="20"/>
          <w:szCs w:val="24"/>
          <w:rtl/>
          <w:lang w:eastAsia="he-IL"/>
        </w:rPr>
        <w:pPrChange w:id="686" w:author="Meryl Etman" w:date="2021-01-25T17:21:00Z">
          <w:pPr>
            <w:widowControl w:val="0"/>
            <w:spacing w:before="0" w:beforeAutospacing="0" w:after="0" w:afterAutospacing="0" w:line="240" w:lineRule="auto"/>
            <w:ind w:left="720" w:firstLine="720"/>
            <w:jc w:val="both"/>
          </w:pPr>
        </w:pPrChange>
      </w:pPr>
      <w:del w:id="687"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 xml:space="preserve">הפעלת הפרויקט וקבלתו על ידי המזמין, </w:delText>
        </w:r>
      </w:del>
    </w:p>
    <w:p w14:paraId="5FBD8128" w14:textId="7057672E" w:rsidR="00435A20" w:rsidRPr="00435A20" w:rsidDel="003F624D" w:rsidRDefault="00435A20">
      <w:pPr>
        <w:widowControl w:val="0"/>
        <w:spacing w:before="0" w:beforeAutospacing="0" w:after="0" w:afterAutospacing="0" w:line="240" w:lineRule="auto"/>
        <w:ind w:left="720" w:hanging="720"/>
        <w:jc w:val="both"/>
        <w:rPr>
          <w:del w:id="688" w:author="Meryl Etman" w:date="2021-01-25T17:21:00Z"/>
          <w:rFonts w:ascii="Times New Roman" w:eastAsia="Times New Roman" w:hAnsi="Times New Roman" w:cs="David"/>
          <w:sz w:val="20"/>
          <w:szCs w:val="24"/>
          <w:rtl/>
          <w:lang w:eastAsia="he-IL"/>
        </w:rPr>
        <w:pPrChange w:id="689" w:author="Meryl Etman" w:date="2021-01-25T17:21:00Z">
          <w:pPr>
            <w:widowControl w:val="0"/>
            <w:spacing w:before="0" w:beforeAutospacing="0" w:after="0" w:afterAutospacing="0" w:line="240" w:lineRule="auto"/>
            <w:ind w:left="720" w:firstLine="720"/>
            <w:jc w:val="both"/>
          </w:pPr>
        </w:pPrChange>
      </w:pPr>
      <w:del w:id="690"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 xml:space="preserve">ולאחר בדיקת החשבונות הסופיים של העבודות </w:delText>
        </w:r>
      </w:del>
    </w:p>
    <w:p w14:paraId="0410BF0A" w14:textId="204FC3A6" w:rsidR="00435A20" w:rsidRPr="00435A20" w:rsidDel="003F624D" w:rsidRDefault="00435A20">
      <w:pPr>
        <w:widowControl w:val="0"/>
        <w:spacing w:before="0" w:beforeAutospacing="0" w:after="0" w:afterAutospacing="0" w:line="240" w:lineRule="auto"/>
        <w:ind w:left="720" w:hanging="720"/>
        <w:jc w:val="both"/>
        <w:rPr>
          <w:del w:id="691" w:author="Meryl Etman" w:date="2021-01-25T17:21:00Z"/>
          <w:rFonts w:ascii="Times New Roman" w:eastAsia="Times New Roman" w:hAnsi="Times New Roman" w:cs="David"/>
          <w:sz w:val="20"/>
          <w:szCs w:val="24"/>
          <w:rtl/>
          <w:lang w:eastAsia="he-IL"/>
        </w:rPr>
        <w:pPrChange w:id="692" w:author="Meryl Etman" w:date="2021-01-25T17:21:00Z">
          <w:pPr>
            <w:widowControl w:val="0"/>
            <w:spacing w:before="0" w:beforeAutospacing="0" w:after="0" w:afterAutospacing="0" w:line="240" w:lineRule="auto"/>
            <w:ind w:left="720" w:firstLine="720"/>
            <w:jc w:val="both"/>
          </w:pPr>
        </w:pPrChange>
      </w:pPr>
      <w:del w:id="693"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ושל הספקים בתכנון המתכנן ואישורם על ידי</w:delText>
        </w:r>
      </w:del>
    </w:p>
    <w:p w14:paraId="117D9E81" w14:textId="6015519C" w:rsidR="00435A20" w:rsidRPr="00435A20" w:rsidDel="003F624D" w:rsidRDefault="00AE5088">
      <w:pPr>
        <w:widowControl w:val="0"/>
        <w:spacing w:before="0" w:beforeAutospacing="0" w:after="0" w:afterAutospacing="0" w:line="240" w:lineRule="auto"/>
        <w:ind w:left="720" w:hanging="720"/>
        <w:jc w:val="both"/>
        <w:rPr>
          <w:del w:id="694" w:author="Meryl Etman" w:date="2021-01-25T17:21:00Z"/>
          <w:rFonts w:ascii="Times New Roman" w:eastAsia="Times New Roman" w:hAnsi="Times New Roman" w:cs="David"/>
          <w:sz w:val="20"/>
          <w:szCs w:val="24"/>
          <w:rtl/>
          <w:lang w:eastAsia="he-IL"/>
        </w:rPr>
        <w:pPrChange w:id="695" w:author="Meryl Etman" w:date="2021-01-25T17:21:00Z">
          <w:pPr>
            <w:widowControl w:val="0"/>
            <w:spacing w:before="0" w:beforeAutospacing="0" w:after="0" w:afterAutospacing="0" w:line="240" w:lineRule="auto"/>
            <w:ind w:left="720" w:firstLine="720"/>
            <w:jc w:val="both"/>
          </w:pPr>
        </w:pPrChange>
      </w:pPr>
      <w:del w:id="696" w:author="Meryl Etman" w:date="2021-01-25T17:21:00Z">
        <w:r w:rsidDel="003F624D">
          <w:rPr>
            <w:rFonts w:ascii="Times New Roman" w:eastAsia="Times New Roman" w:hAnsi="Times New Roman" w:cs="David" w:hint="cs"/>
            <w:sz w:val="20"/>
            <w:szCs w:val="24"/>
            <w:rtl/>
            <w:lang w:eastAsia="he-IL"/>
          </w:rPr>
          <w:tab/>
        </w:r>
        <w:r w:rsidDel="003F624D">
          <w:rPr>
            <w:rFonts w:ascii="Times New Roman" w:eastAsia="Times New Roman" w:hAnsi="Times New Roman" w:cs="David" w:hint="cs"/>
            <w:sz w:val="20"/>
            <w:szCs w:val="24"/>
            <w:rtl/>
            <w:lang w:eastAsia="he-IL"/>
          </w:rPr>
          <w:tab/>
          <w:delText>המזמין, וקבלת אשור לאכלוס ..................</w:delText>
        </w:r>
        <w:r w:rsidR="00435A20" w:rsidRPr="00435A20" w:rsidDel="003F624D">
          <w:rPr>
            <w:rFonts w:ascii="Times New Roman" w:eastAsia="Times New Roman" w:hAnsi="Times New Roman" w:cs="David" w:hint="cs"/>
            <w:sz w:val="20"/>
            <w:szCs w:val="24"/>
            <w:rtl/>
            <w:lang w:eastAsia="he-IL"/>
          </w:rPr>
          <w:delText>10% משכר המתכנן.</w:delText>
        </w:r>
      </w:del>
    </w:p>
    <w:p w14:paraId="1B36735D" w14:textId="2CE8AEC8" w:rsidR="00435A20" w:rsidRPr="00435A20" w:rsidDel="003F624D" w:rsidRDefault="00435A20">
      <w:pPr>
        <w:widowControl w:val="0"/>
        <w:spacing w:before="0" w:beforeAutospacing="0" w:after="0" w:afterAutospacing="0" w:line="240" w:lineRule="auto"/>
        <w:ind w:left="720" w:hanging="720"/>
        <w:jc w:val="both"/>
        <w:rPr>
          <w:del w:id="697" w:author="Meryl Etman" w:date="2021-01-25T17:21:00Z"/>
          <w:rFonts w:ascii="Times New Roman" w:eastAsia="Times New Roman" w:hAnsi="Times New Roman" w:cs="David"/>
          <w:sz w:val="20"/>
          <w:szCs w:val="24"/>
          <w:rtl/>
          <w:lang w:eastAsia="he-IL"/>
        </w:rPr>
        <w:pPrChange w:id="698" w:author="Meryl Etman" w:date="2021-01-25T17:21:00Z">
          <w:pPr>
            <w:widowControl w:val="0"/>
            <w:spacing w:before="0" w:beforeAutospacing="0" w:after="0" w:afterAutospacing="0" w:line="240" w:lineRule="auto"/>
            <w:ind w:left="794" w:firstLine="646"/>
            <w:jc w:val="both"/>
          </w:pPr>
        </w:pPrChange>
      </w:pPr>
    </w:p>
    <w:p w14:paraId="12F4689E" w14:textId="2E96E920" w:rsidR="00435A20" w:rsidRPr="00435A20" w:rsidDel="003F624D" w:rsidRDefault="00435A20">
      <w:pPr>
        <w:widowControl w:val="0"/>
        <w:spacing w:before="0" w:beforeAutospacing="0" w:after="0" w:afterAutospacing="0" w:line="240" w:lineRule="auto"/>
        <w:ind w:left="720" w:hanging="720"/>
        <w:jc w:val="both"/>
        <w:rPr>
          <w:del w:id="699" w:author="Meryl Etman" w:date="2021-01-25T17:21:00Z"/>
          <w:rFonts w:ascii="Times New Roman" w:eastAsia="Times New Roman" w:hAnsi="Times New Roman" w:cs="David"/>
          <w:sz w:val="20"/>
          <w:szCs w:val="24"/>
          <w:rtl/>
          <w:lang w:eastAsia="he-IL"/>
        </w:rPr>
        <w:pPrChange w:id="700" w:author="Meryl Etman" w:date="2021-01-25T17:21:00Z">
          <w:pPr>
            <w:widowControl w:val="0"/>
            <w:spacing w:before="0" w:beforeAutospacing="0" w:after="0" w:afterAutospacing="0" w:line="240" w:lineRule="auto"/>
            <w:ind w:left="793" w:firstLine="647"/>
            <w:jc w:val="both"/>
          </w:pPr>
        </w:pPrChange>
      </w:pPr>
      <w:del w:id="701" w:author="Meryl Etman" w:date="2021-01-25T17:21:00Z">
        <w:r w:rsidRPr="00435A20" w:rsidDel="003F624D">
          <w:rPr>
            <w:rFonts w:ascii="Times New Roman" w:eastAsia="Times New Roman" w:hAnsi="Times New Roman" w:cs="David" w:hint="cs"/>
            <w:sz w:val="20"/>
            <w:szCs w:val="24"/>
            <w:rtl/>
            <w:lang w:eastAsia="he-IL"/>
          </w:rPr>
          <w:tab/>
          <w:delText>ו.</w:delText>
        </w:r>
        <w:r w:rsidRPr="00435A20" w:rsidDel="003F624D">
          <w:rPr>
            <w:rFonts w:ascii="Times New Roman" w:eastAsia="Times New Roman" w:hAnsi="Times New Roman" w:cs="David" w:hint="cs"/>
            <w:sz w:val="20"/>
            <w:szCs w:val="24"/>
            <w:rtl/>
            <w:lang w:eastAsia="he-IL"/>
          </w:rPr>
          <w:tab/>
          <w:delText>לאחר גמר הפיקוח העליון, תיקוני הבדק וקבלת</w:delText>
        </w:r>
      </w:del>
    </w:p>
    <w:p w14:paraId="455E20DB" w14:textId="6282202E" w:rsidR="00435A20" w:rsidRPr="00435A20" w:rsidDel="003F624D" w:rsidRDefault="00435A20">
      <w:pPr>
        <w:widowControl w:val="0"/>
        <w:spacing w:before="0" w:beforeAutospacing="0" w:after="0" w:afterAutospacing="0" w:line="240" w:lineRule="auto"/>
        <w:ind w:left="720" w:hanging="720"/>
        <w:jc w:val="both"/>
        <w:rPr>
          <w:del w:id="702" w:author="Meryl Etman" w:date="2021-01-25T17:21:00Z"/>
          <w:rFonts w:ascii="Times New Roman" w:eastAsia="Times New Roman" w:hAnsi="Times New Roman" w:cs="David"/>
          <w:sz w:val="20"/>
          <w:szCs w:val="24"/>
          <w:rtl/>
          <w:lang w:eastAsia="he-IL"/>
        </w:rPr>
        <w:pPrChange w:id="703" w:author="Meryl Etman" w:date="2021-01-25T17:21:00Z">
          <w:pPr>
            <w:widowControl w:val="0"/>
            <w:spacing w:before="0" w:beforeAutospacing="0" w:after="0" w:afterAutospacing="0" w:line="240" w:lineRule="auto"/>
            <w:ind w:left="720" w:firstLine="720"/>
            <w:jc w:val="both"/>
          </w:pPr>
        </w:pPrChange>
      </w:pPr>
      <w:del w:id="704"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 xml:space="preserve">תעודת גמר לפרויקט, אשור המתכנן בכתב </w:delText>
        </w:r>
      </w:del>
    </w:p>
    <w:p w14:paraId="471F58E2" w14:textId="2B30032B" w:rsidR="00435A20" w:rsidRPr="00435A20" w:rsidDel="003F624D" w:rsidRDefault="00435A20">
      <w:pPr>
        <w:widowControl w:val="0"/>
        <w:spacing w:before="0" w:beforeAutospacing="0" w:after="0" w:afterAutospacing="0" w:line="240" w:lineRule="auto"/>
        <w:ind w:left="720" w:hanging="720"/>
        <w:jc w:val="both"/>
        <w:rPr>
          <w:del w:id="705" w:author="Meryl Etman" w:date="2021-01-25T17:21:00Z"/>
          <w:rFonts w:ascii="Times New Roman" w:eastAsia="Times New Roman" w:hAnsi="Times New Roman" w:cs="David"/>
          <w:sz w:val="20"/>
          <w:szCs w:val="24"/>
          <w:rtl/>
          <w:lang w:eastAsia="he-IL"/>
        </w:rPr>
        <w:pPrChange w:id="706" w:author="Meryl Etman" w:date="2021-01-25T17:21:00Z">
          <w:pPr>
            <w:widowControl w:val="0"/>
            <w:spacing w:before="0" w:beforeAutospacing="0" w:after="0" w:afterAutospacing="0" w:line="240" w:lineRule="auto"/>
            <w:ind w:left="720" w:firstLine="720"/>
            <w:jc w:val="both"/>
          </w:pPr>
        </w:pPrChange>
      </w:pPr>
      <w:del w:id="707"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delText xml:space="preserve">להשלמת הפרויקט בהתאם לתכניותיו, לתקנים </w:delText>
        </w:r>
      </w:del>
    </w:p>
    <w:p w14:paraId="18A1C273" w14:textId="3B39F1D3" w:rsidR="00435A20" w:rsidRPr="00435A20" w:rsidDel="003F624D" w:rsidRDefault="00AE5088">
      <w:pPr>
        <w:widowControl w:val="0"/>
        <w:spacing w:before="0" w:beforeAutospacing="0" w:after="0" w:afterAutospacing="0" w:line="240" w:lineRule="auto"/>
        <w:ind w:left="720" w:hanging="720"/>
        <w:jc w:val="both"/>
        <w:rPr>
          <w:del w:id="708" w:author="Meryl Etman" w:date="2021-01-25T17:21:00Z"/>
          <w:rFonts w:ascii="Times New Roman" w:eastAsia="Times New Roman" w:hAnsi="Times New Roman" w:cs="David"/>
          <w:sz w:val="20"/>
          <w:szCs w:val="24"/>
          <w:rtl/>
          <w:lang w:eastAsia="he-IL"/>
        </w:rPr>
        <w:pPrChange w:id="709" w:author="Meryl Etman" w:date="2021-01-25T17:21:00Z">
          <w:pPr>
            <w:widowControl w:val="0"/>
            <w:spacing w:before="0" w:beforeAutospacing="0" w:after="0" w:afterAutospacing="0" w:line="240" w:lineRule="auto"/>
            <w:ind w:left="720" w:right="-142" w:firstLine="720"/>
            <w:jc w:val="both"/>
          </w:pPr>
        </w:pPrChange>
      </w:pPr>
      <w:del w:id="710" w:author="Meryl Etman" w:date="2021-01-25T17:21:00Z">
        <w:r w:rsidDel="003F624D">
          <w:rPr>
            <w:rFonts w:ascii="Times New Roman" w:eastAsia="Times New Roman" w:hAnsi="Times New Roman" w:cs="David" w:hint="cs"/>
            <w:sz w:val="20"/>
            <w:szCs w:val="24"/>
            <w:rtl/>
            <w:lang w:eastAsia="he-IL"/>
          </w:rPr>
          <w:tab/>
        </w:r>
        <w:r w:rsidDel="003F624D">
          <w:rPr>
            <w:rFonts w:ascii="Times New Roman" w:eastAsia="Times New Roman" w:hAnsi="Times New Roman" w:cs="David" w:hint="cs"/>
            <w:sz w:val="20"/>
            <w:szCs w:val="24"/>
            <w:rtl/>
            <w:lang w:eastAsia="he-IL"/>
          </w:rPr>
          <w:tab/>
          <w:delText>מחייבים ולשביעות רצונו ...........................</w:delText>
        </w:r>
        <w:r w:rsidR="00435A20" w:rsidRPr="00435A20" w:rsidDel="003F624D">
          <w:rPr>
            <w:rFonts w:ascii="Times New Roman" w:eastAsia="Times New Roman" w:hAnsi="Times New Roman" w:cs="David" w:hint="cs"/>
            <w:sz w:val="20"/>
            <w:szCs w:val="24"/>
            <w:u w:val="single"/>
            <w:rtl/>
            <w:lang w:eastAsia="he-IL"/>
          </w:rPr>
          <w:delText>5% משכר המתכנן.</w:delText>
        </w:r>
      </w:del>
    </w:p>
    <w:p w14:paraId="10AD8248" w14:textId="26FBED0E" w:rsidR="00435A20" w:rsidRPr="00435A20" w:rsidDel="003F624D" w:rsidRDefault="00435A20">
      <w:pPr>
        <w:widowControl w:val="0"/>
        <w:spacing w:before="0" w:beforeAutospacing="0" w:after="0" w:afterAutospacing="0" w:line="240" w:lineRule="auto"/>
        <w:ind w:left="720" w:hanging="720"/>
        <w:jc w:val="both"/>
        <w:rPr>
          <w:del w:id="711" w:author="Meryl Etman" w:date="2021-01-25T17:21:00Z"/>
          <w:rFonts w:ascii="Times New Roman" w:eastAsia="Times New Roman" w:hAnsi="Times New Roman" w:cs="David"/>
          <w:sz w:val="20"/>
          <w:szCs w:val="24"/>
          <w:rtl/>
          <w:lang w:eastAsia="he-IL"/>
        </w:rPr>
        <w:pPrChange w:id="712" w:author="Meryl Etman" w:date="2021-01-25T17:21:00Z">
          <w:pPr>
            <w:widowControl w:val="0"/>
            <w:spacing w:before="0" w:beforeAutospacing="0" w:after="0" w:afterAutospacing="0" w:line="360" w:lineRule="auto"/>
            <w:ind w:left="720" w:right="-284" w:hanging="720"/>
            <w:jc w:val="both"/>
          </w:pPr>
        </w:pPrChange>
      </w:pPr>
      <w:del w:id="713"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del>
    </w:p>
    <w:p w14:paraId="6B6BC917" w14:textId="613552B3" w:rsidR="00435A20" w:rsidRPr="00435A20" w:rsidRDefault="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Change w:id="714" w:author="Meryl Etman" w:date="2021-01-25T17:21:00Z">
          <w:pPr>
            <w:widowControl w:val="0"/>
            <w:spacing w:before="0" w:beforeAutospacing="0" w:after="0" w:afterAutospacing="0" w:line="360" w:lineRule="auto"/>
            <w:ind w:left="2160" w:right="-284" w:hanging="720"/>
            <w:jc w:val="both"/>
          </w:pPr>
        </w:pPrChange>
      </w:pPr>
      <w:del w:id="715" w:author="Meryl Etman" w:date="2021-01-25T17:21:00Z">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sz w:val="20"/>
            <w:szCs w:val="24"/>
            <w:rtl/>
            <w:lang w:eastAsia="he-IL"/>
          </w:rPr>
          <w:tab/>
        </w:r>
        <w:r w:rsidRPr="00435A20" w:rsidDel="003F624D">
          <w:rPr>
            <w:rFonts w:ascii="Times New Roman" w:eastAsia="Times New Roman" w:hAnsi="Times New Roman" w:cs="David" w:hint="cs"/>
            <w:b/>
            <w:bCs/>
            <w:sz w:val="20"/>
            <w:szCs w:val="24"/>
            <w:u w:val="single"/>
            <w:rtl/>
            <w:lang w:eastAsia="he-IL"/>
          </w:rPr>
          <w:delText>סה"כ</w:delText>
        </w:r>
        <w:r w:rsidRPr="00435A20" w:rsidDel="003F624D">
          <w:rPr>
            <w:rFonts w:ascii="Times New Roman" w:eastAsia="Times New Roman" w:hAnsi="Times New Roman" w:cs="David" w:hint="cs"/>
            <w:sz w:val="20"/>
            <w:szCs w:val="24"/>
            <w:rtl/>
            <w:lang w:eastAsia="he-IL"/>
          </w:rPr>
          <w:delText>:</w:delText>
        </w:r>
        <w:r w:rsidRPr="00435A20" w:rsidDel="003F624D">
          <w:rPr>
            <w:rFonts w:ascii="Times New Roman" w:eastAsia="Times New Roman" w:hAnsi="Times New Roman" w:cs="David" w:hint="cs"/>
            <w:sz w:val="20"/>
            <w:szCs w:val="24"/>
            <w:rtl/>
            <w:lang w:eastAsia="he-IL"/>
          </w:rPr>
          <w:tab/>
          <w:delText>100% משכר המתכנן.</w:delText>
        </w:r>
      </w:del>
    </w:p>
    <w:p w14:paraId="210E5565" w14:textId="77777777" w:rsidR="00435A20" w:rsidRPr="00435A20" w:rsidDel="00562C9F" w:rsidRDefault="00435A20" w:rsidP="00435A20">
      <w:pPr>
        <w:widowControl w:val="0"/>
        <w:spacing w:before="0" w:beforeAutospacing="0" w:after="0" w:afterAutospacing="0" w:line="360" w:lineRule="auto"/>
        <w:ind w:left="720" w:right="-284" w:hanging="720"/>
        <w:jc w:val="both"/>
        <w:rPr>
          <w:del w:id="716" w:author="מרול אטמן" w:date="2021-06-08T16:13:00Z"/>
          <w:rFonts w:ascii="Times New Roman" w:eastAsia="Times New Roman" w:hAnsi="Times New Roman" w:cs="David"/>
          <w:sz w:val="20"/>
          <w:szCs w:val="24"/>
          <w:rtl/>
          <w:lang w:eastAsia="he-IL"/>
        </w:rPr>
      </w:pPr>
    </w:p>
    <w:p w14:paraId="3DEEB5AB" w14:textId="77777777" w:rsidR="00435A20" w:rsidRPr="00435A20" w:rsidRDefault="00435A20">
      <w:pPr>
        <w:widowControl w:val="0"/>
        <w:spacing w:before="0" w:beforeAutospacing="0" w:after="0" w:afterAutospacing="0" w:line="360" w:lineRule="auto"/>
        <w:ind w:right="-284"/>
        <w:jc w:val="both"/>
        <w:rPr>
          <w:rFonts w:ascii="Times New Roman" w:eastAsia="Times New Roman" w:hAnsi="Times New Roman" w:cs="David"/>
          <w:sz w:val="20"/>
          <w:szCs w:val="24"/>
          <w:rtl/>
          <w:lang w:eastAsia="he-IL"/>
        </w:rPr>
        <w:pPrChange w:id="717" w:author="מרול אטמן" w:date="2021-06-08T13:55:00Z">
          <w:pPr>
            <w:widowControl w:val="0"/>
            <w:spacing w:before="0" w:beforeAutospacing="0" w:after="0" w:afterAutospacing="0" w:line="360" w:lineRule="auto"/>
            <w:ind w:left="720" w:right="-284" w:hanging="720"/>
            <w:jc w:val="both"/>
          </w:pPr>
        </w:pPrChange>
      </w:pPr>
    </w:p>
    <w:p w14:paraId="09BC40E2" w14:textId="77777777" w:rsidR="007E01A6" w:rsidRPr="007E01A6" w:rsidRDefault="00435A20" w:rsidP="007E01A6">
      <w:pPr>
        <w:pStyle w:val="ListParagraph"/>
        <w:widowControl w:val="0"/>
        <w:numPr>
          <w:ilvl w:val="0"/>
          <w:numId w:val="8"/>
        </w:numPr>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על אף האמור בסעיף 1 לעיל, רשאי המזמין לשלם למתכנן מקדמות בגין קידום התכנון</w:t>
      </w:r>
    </w:p>
    <w:p w14:paraId="1611D6D3" w14:textId="77777777" w:rsidR="00435A20" w:rsidRPr="007E01A6" w:rsidRDefault="00435A20" w:rsidP="007E01A6">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lastRenderedPageBreak/>
        <w:t>אשר</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456B236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39526D" w14:textId="77777777" w:rsidR="007E01A6" w:rsidRPr="007E01A6" w:rsidRDefault="00435A20" w:rsidP="007E01A6">
      <w:pPr>
        <w:pStyle w:val="ListParagraph"/>
        <w:widowControl w:val="0"/>
        <w:numPr>
          <w:ilvl w:val="0"/>
          <w:numId w:val="8"/>
        </w:numPr>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המתכנן יגיש חשבון לא יותר מאשר פעם בחודש. לכל חשבון יצרף המתכנן אשור מאת</w:t>
      </w:r>
    </w:p>
    <w:p w14:paraId="441BE1AF" w14:textId="77777777" w:rsidR="00435A20" w:rsidRPr="007E01A6" w:rsidRDefault="00435A20" w:rsidP="007E01A6">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E01A6">
        <w:rPr>
          <w:rFonts w:ascii="Times New Roman" w:eastAsia="Times New Roman" w:hAnsi="Times New Roman" w:cs="David" w:hint="cs"/>
          <w:sz w:val="20"/>
          <w:szCs w:val="24"/>
          <w:rtl/>
          <w:lang w:eastAsia="he-IL"/>
        </w:rPr>
        <w:t>חברת</w:t>
      </w:r>
      <w:r w:rsidR="007E01A6">
        <w:rPr>
          <w:rFonts w:ascii="Times New Roman" w:eastAsia="Times New Roman" w:hAnsi="Times New Roman" w:cs="David" w:hint="cs"/>
          <w:sz w:val="20"/>
          <w:szCs w:val="24"/>
          <w:rtl/>
          <w:lang w:eastAsia="he-IL"/>
        </w:rPr>
        <w:t xml:space="preserve"> </w:t>
      </w:r>
      <w:r w:rsidRPr="007E01A6">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7CADD85A" w14:textId="77777777" w:rsidR="00435A20" w:rsidRPr="00435A20" w:rsidRDefault="00435A20" w:rsidP="00435A2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3451F679" w14:textId="2F2270C5" w:rsidR="00435A20" w:rsidRPr="00435A20" w:rsidRDefault="00435A20">
      <w:pPr>
        <w:widowControl w:val="0"/>
        <w:spacing w:before="0" w:beforeAutospacing="0" w:after="0" w:afterAutospacing="0" w:line="240" w:lineRule="auto"/>
        <w:ind w:left="720"/>
        <w:jc w:val="both"/>
        <w:rPr>
          <w:rFonts w:ascii="Times New Roman" w:eastAsia="Times New Roman" w:hAnsi="Times New Roman" w:cs="David"/>
          <w:sz w:val="20"/>
          <w:szCs w:val="24"/>
          <w:lang w:eastAsia="he-IL"/>
        </w:rPr>
        <w:pPrChange w:id="718" w:author="מרול אטמן" w:date="2021-06-08T13:48:00Z">
          <w:pPr>
            <w:widowControl w:val="0"/>
            <w:spacing w:before="0" w:beforeAutospacing="0" w:after="0" w:afterAutospacing="0" w:line="240" w:lineRule="auto"/>
            <w:jc w:val="both"/>
          </w:pPr>
        </w:pPrChange>
      </w:pPr>
      <w:del w:id="719" w:author="Meryl Etman" w:date="2021-01-26T15:51:00Z">
        <w:r w:rsidRPr="00435A20" w:rsidDel="00B1104B">
          <w:rPr>
            <w:rFonts w:ascii="Times New Roman" w:eastAsia="Times New Roman" w:hAnsi="Times New Roman" w:cs="David" w:hint="cs"/>
            <w:sz w:val="20"/>
            <w:szCs w:val="24"/>
            <w:rtl/>
            <w:lang w:eastAsia="he-IL"/>
          </w:rPr>
          <w:tab/>
        </w:r>
      </w:del>
      <w:r w:rsidRPr="00435A20">
        <w:rPr>
          <w:rFonts w:ascii="Times New Roman" w:eastAsia="Times New Roman" w:hAnsi="Times New Roman" w:cs="David" w:hint="cs"/>
          <w:sz w:val="20"/>
          <w:szCs w:val="24"/>
          <w:rtl/>
          <w:lang w:eastAsia="he-IL"/>
        </w:rPr>
        <w:t xml:space="preserve">המזמין ישלם את שכר המתכנן </w:t>
      </w:r>
      <w:del w:id="720" w:author="מרול אטמן" w:date="2021-06-08T13:48:00Z">
        <w:r w:rsidRPr="00435A20" w:rsidDel="008C0873">
          <w:rPr>
            <w:rFonts w:ascii="Times New Roman" w:eastAsia="Times New Roman" w:hAnsi="Times New Roman" w:cs="David" w:hint="cs"/>
            <w:sz w:val="20"/>
            <w:szCs w:val="24"/>
            <w:rtl/>
            <w:lang w:eastAsia="he-IL"/>
          </w:rPr>
          <w:delText xml:space="preserve">תוך </w:delText>
        </w:r>
        <w:r w:rsidRPr="00435A20" w:rsidDel="008C0873">
          <w:rPr>
            <w:rFonts w:ascii="Times New Roman" w:eastAsia="Times New Roman" w:hAnsi="Times New Roman" w:cs="David" w:hint="cs"/>
            <w:sz w:val="24"/>
            <w:szCs w:val="24"/>
            <w:rtl/>
          </w:rPr>
          <w:delText xml:space="preserve">60 </w:delText>
        </w:r>
        <w:r w:rsidRPr="00435A20" w:rsidDel="008C0873">
          <w:rPr>
            <w:rFonts w:ascii="Times New Roman" w:eastAsia="Times New Roman" w:hAnsi="Times New Roman" w:cs="David" w:hint="cs"/>
            <w:sz w:val="20"/>
            <w:szCs w:val="24"/>
            <w:rtl/>
            <w:lang w:eastAsia="he-IL"/>
          </w:rPr>
          <w:delText>יום</w:delText>
        </w:r>
      </w:del>
      <w:ins w:id="721" w:author="מרול אטמן" w:date="2021-06-08T13:48:00Z">
        <w:r w:rsidR="008C0873">
          <w:rPr>
            <w:rFonts w:ascii="Times New Roman" w:eastAsia="Times New Roman" w:hAnsi="Times New Roman" w:cs="David" w:hint="cs"/>
            <w:sz w:val="20"/>
            <w:szCs w:val="24"/>
            <w:rtl/>
            <w:lang w:eastAsia="he-IL"/>
          </w:rPr>
          <w:t>תוך שוטף +45 יום</w:t>
        </w:r>
      </w:ins>
      <w:r w:rsidRPr="00435A20">
        <w:rPr>
          <w:rFonts w:ascii="Times New Roman" w:eastAsia="Times New Roman" w:hAnsi="Times New Roman" w:cs="David" w:hint="cs"/>
          <w:sz w:val="20"/>
          <w:szCs w:val="24"/>
          <w:rtl/>
          <w:lang w:eastAsia="he-IL"/>
        </w:rPr>
        <w:t xml:space="preserve"> מתאריך אישור החשבון ע"י המנהל.</w:t>
      </w:r>
    </w:p>
    <w:p w14:paraId="47694A83" w14:textId="77777777" w:rsidR="00435A20" w:rsidRPr="00435A20" w:rsidRDefault="00435A20" w:rsidP="00435A2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D5C532A"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9EF485A" w14:textId="77777777" w:rsidR="00435A20" w:rsidRPr="00435A20" w:rsidRDefault="00435A20" w:rsidP="00435A20">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BB77338" w14:textId="77777777" w:rsidR="00435A20" w:rsidRPr="00435A20" w:rsidRDefault="00435A20" w:rsidP="00220EC9">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br w:type="page"/>
      </w:r>
      <w:r w:rsidR="00220EC9">
        <w:rPr>
          <w:rFonts w:ascii="Times New Roman" w:eastAsia="Times New Roman" w:hAnsi="Times New Roman" w:cs="David"/>
          <w:b/>
          <w:bCs/>
          <w:sz w:val="24"/>
          <w:szCs w:val="24"/>
          <w:u w:val="single"/>
          <w:rtl/>
          <w:lang w:eastAsia="he-IL"/>
        </w:rPr>
        <w:lastRenderedPageBreak/>
        <w:t xml:space="preserve">נספח </w:t>
      </w:r>
      <w:r w:rsidR="00220EC9">
        <w:rPr>
          <w:rFonts w:ascii="Times New Roman" w:eastAsia="Times New Roman" w:hAnsi="Times New Roman" w:cs="David" w:hint="cs"/>
          <w:b/>
          <w:bCs/>
          <w:sz w:val="24"/>
          <w:szCs w:val="24"/>
          <w:u w:val="single"/>
          <w:rtl/>
          <w:lang w:eastAsia="he-IL"/>
        </w:rPr>
        <w:t>"</w:t>
      </w:r>
      <w:r w:rsidR="00220EC9">
        <w:rPr>
          <w:rFonts w:ascii="Times New Roman" w:eastAsia="Times New Roman" w:hAnsi="Times New Roman" w:cs="David"/>
          <w:b/>
          <w:bCs/>
          <w:sz w:val="24"/>
          <w:szCs w:val="24"/>
          <w:u w:val="single"/>
          <w:rtl/>
          <w:lang w:eastAsia="he-IL"/>
        </w:rPr>
        <w:t>ו</w:t>
      </w:r>
      <w:r w:rsidR="00220EC9">
        <w:rPr>
          <w:rFonts w:ascii="Times New Roman" w:eastAsia="Times New Roman" w:hAnsi="Times New Roman" w:cs="David" w:hint="cs"/>
          <w:b/>
          <w:bCs/>
          <w:sz w:val="24"/>
          <w:szCs w:val="24"/>
          <w:u w:val="single"/>
          <w:rtl/>
          <w:lang w:eastAsia="he-IL"/>
        </w:rPr>
        <w:t>"</w:t>
      </w:r>
    </w:p>
    <w:p w14:paraId="47CC12F8" w14:textId="77777777"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7B009606" w14:textId="310AC649" w:rsidR="00435A20" w:rsidRPr="00435A20" w:rsidRDefault="00435A20" w:rsidP="00435A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F316C7C6273D466581BD3E5F03CCF4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11T00:00:00Z">
            <w:dateFormat w:val="dd/MM/yyyy"/>
            <w:lid w:val="he-IL"/>
            <w:storeMappedDataAs w:val="dateTime"/>
            <w:calendar w:val="gregorian"/>
          </w:date>
        </w:sdtPr>
        <w:sdtEndPr/>
        <w:sdtContent>
          <w:ins w:id="722" w:author="Meryl Etman" w:date="2021-07-11T17:14:00Z">
            <w:r w:rsidR="00100EDF">
              <w:rPr>
                <w:rFonts w:ascii="Times New Roman" w:eastAsia="Times New Roman" w:hAnsi="Times New Roman" w:cs="David" w:hint="cs"/>
                <w:color w:val="008000"/>
                <w:sz w:val="24"/>
                <w:szCs w:val="24"/>
                <w:rtl/>
                <w:lang w:eastAsia="he-IL"/>
              </w:rPr>
              <w:t>‏11/07/2021</w:t>
            </w:r>
          </w:ins>
        </w:sdtContent>
      </w:sdt>
      <w:r w:rsidRPr="00435A20">
        <w:rPr>
          <w:rFonts w:ascii="Times New Roman" w:eastAsia="Times New Roman" w:hAnsi="Times New Roman" w:cs="David"/>
          <w:bCs/>
          <w:color w:val="FF0000"/>
          <w:sz w:val="24"/>
          <w:szCs w:val="24"/>
          <w:rtl/>
          <w:lang w:eastAsia="he-IL"/>
        </w:rPr>
        <w:br/>
      </w:r>
    </w:p>
    <w:p w14:paraId="60884D87"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99908AF8A95D41AD8449AF8994C02A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8131CDE" w14:textId="43BE3C90" w:rsidR="00435A20" w:rsidRPr="00435A20" w:rsidRDefault="00B1104B">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723" w:author="Meryl Etman" w:date="2021-01-26T15:51:00Z">
              <w:pPr>
                <w:widowControl w:val="0"/>
                <w:spacing w:before="0" w:beforeAutospacing="0" w:after="0" w:afterAutospacing="0" w:line="240" w:lineRule="auto"/>
                <w:jc w:val="both"/>
              </w:pPr>
            </w:pPrChange>
          </w:pPr>
          <w:ins w:id="724" w:author="Meryl Etman" w:date="2021-01-26T15:53:00Z">
            <w:r>
              <w:rPr>
                <w:rFonts w:ascii="Arial" w:eastAsia="Times New Roman" w:hAnsi="Arial" w:cs="Arial" w:hint="cs"/>
                <w:color w:val="008000"/>
                <w:sz w:val="24"/>
                <w:szCs w:val="24"/>
                <w:rtl/>
                <w:lang w:eastAsia="he-IL"/>
              </w:rPr>
              <w:t>אפריקה</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ישראל</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מגורים</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בע</w:t>
            </w:r>
            <w:r>
              <w:rPr>
                <w:rFonts w:ascii="Times New Roman" w:eastAsia="Times New Roman" w:hAnsi="Times New Roman" w:cs="David"/>
                <w:color w:val="008000"/>
                <w:sz w:val="24"/>
                <w:szCs w:val="24"/>
                <w:rtl/>
                <w:lang w:eastAsia="he-IL"/>
              </w:rPr>
              <w:t>"</w:t>
            </w:r>
            <w:r>
              <w:rPr>
                <w:rFonts w:ascii="Arial" w:eastAsia="Times New Roman" w:hAnsi="Arial" w:cs="Arial" w:hint="cs"/>
                <w:color w:val="008000"/>
                <w:sz w:val="24"/>
                <w:szCs w:val="24"/>
                <w:rtl/>
                <w:lang w:eastAsia="he-IL"/>
              </w:rPr>
              <w:t>מ</w:t>
            </w:r>
            <w:r>
              <w:rPr>
                <w:rFonts w:ascii="Times New Roman" w:eastAsia="Times New Roman" w:hAnsi="Times New Roman" w:cs="David"/>
                <w:color w:val="008000"/>
                <w:sz w:val="24"/>
                <w:szCs w:val="24"/>
                <w:rtl/>
                <w:lang w:eastAsia="he-IL"/>
              </w:rPr>
              <w:t xml:space="preserve"> </w:t>
            </w:r>
            <w:r>
              <w:rPr>
                <w:rFonts w:ascii="Times New Roman" w:eastAsia="Times New Roman" w:hAnsi="Times New Roman" w:cs="David"/>
                <w:color w:val="008000"/>
                <w:sz w:val="24"/>
                <w:szCs w:val="24"/>
                <w:rtl/>
                <w:lang w:eastAsia="he-IL"/>
              </w:rPr>
              <w:br/>
            </w:r>
            <w:r>
              <w:rPr>
                <w:rFonts w:ascii="Arial" w:eastAsia="Times New Roman" w:hAnsi="Arial" w:cs="Arial" w:hint="cs"/>
                <w:color w:val="008000"/>
                <w:sz w:val="24"/>
                <w:szCs w:val="24"/>
                <w:rtl/>
                <w:lang w:eastAsia="he-IL"/>
              </w:rPr>
              <w:t>וישראל</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אדלר</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ובנו</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חברה</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להשקעות</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בע</w:t>
            </w:r>
            <w:r>
              <w:rPr>
                <w:rFonts w:ascii="Times New Roman" w:eastAsia="Times New Roman" w:hAnsi="Times New Roman" w:cs="David"/>
                <w:color w:val="008000"/>
                <w:sz w:val="24"/>
                <w:szCs w:val="24"/>
                <w:rtl/>
                <w:lang w:eastAsia="he-IL"/>
              </w:rPr>
              <w:t>"</w:t>
            </w:r>
            <w:r>
              <w:rPr>
                <w:rFonts w:ascii="Arial" w:eastAsia="Times New Roman" w:hAnsi="Arial" w:cs="Arial" w:hint="cs"/>
                <w:color w:val="008000"/>
                <w:sz w:val="24"/>
                <w:szCs w:val="24"/>
                <w:rtl/>
                <w:lang w:eastAsia="he-IL"/>
              </w:rPr>
              <w:t>מ</w:t>
            </w:r>
            <w:r>
              <w:rPr>
                <w:rFonts w:ascii="Times New Roman" w:eastAsia="Times New Roman" w:hAnsi="Times New Roman" w:cs="David"/>
                <w:color w:val="008000"/>
                <w:sz w:val="24"/>
                <w:szCs w:val="24"/>
                <w:rtl/>
                <w:lang w:eastAsia="he-IL"/>
              </w:rPr>
              <w:br/>
            </w:r>
            <w:r>
              <w:rPr>
                <w:rFonts w:ascii="Arial" w:eastAsia="Times New Roman" w:hAnsi="Arial" w:cs="Arial" w:hint="cs"/>
                <w:color w:val="008000"/>
                <w:sz w:val="24"/>
                <w:szCs w:val="24"/>
                <w:rtl/>
                <w:lang w:eastAsia="he-IL"/>
              </w:rPr>
              <w:t>יוני</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נתניהו</w:t>
            </w:r>
            <w:r>
              <w:rPr>
                <w:rFonts w:ascii="Times New Roman" w:eastAsia="Times New Roman" w:hAnsi="Times New Roman" w:cs="David"/>
                <w:color w:val="008000"/>
                <w:sz w:val="24"/>
                <w:szCs w:val="24"/>
                <w:rtl/>
                <w:lang w:eastAsia="he-IL"/>
              </w:rPr>
              <w:t xml:space="preserve"> 1 </w:t>
            </w:r>
            <w:r>
              <w:rPr>
                <w:rFonts w:ascii="Arial" w:eastAsia="Times New Roman" w:hAnsi="Arial" w:cs="Arial" w:hint="cs"/>
                <w:color w:val="008000"/>
                <w:sz w:val="24"/>
                <w:szCs w:val="24"/>
                <w:rtl/>
                <w:lang w:eastAsia="he-IL"/>
              </w:rPr>
              <w:t>ג</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אור</w:t>
            </w:r>
            <w:r>
              <w:rPr>
                <w:rFonts w:ascii="Times New Roman" w:eastAsia="Times New Roman" w:hAnsi="Times New Roman" w:cs="David"/>
                <w:color w:val="008000"/>
                <w:sz w:val="24"/>
                <w:szCs w:val="24"/>
                <w:rtl/>
                <w:lang w:eastAsia="he-IL"/>
              </w:rPr>
              <w:t xml:space="preserve"> </w:t>
            </w:r>
            <w:r>
              <w:rPr>
                <w:rFonts w:ascii="Arial" w:eastAsia="Times New Roman" w:hAnsi="Arial" w:cs="Arial" w:hint="cs"/>
                <w:color w:val="008000"/>
                <w:sz w:val="24"/>
                <w:szCs w:val="24"/>
                <w:rtl/>
                <w:lang w:eastAsia="he-IL"/>
              </w:rPr>
              <w:t>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40474EE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AAB0775"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5E49B991"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D60D401" w14:textId="77777777" w:rsidR="00435A20" w:rsidRPr="00435A20" w:rsidRDefault="00435A20" w:rsidP="00435A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16B20C8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972235" w14:textId="1022876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EDD1EF130B6140F08122010E513EF2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25" w:author="Meryl Etman" w:date="2021-01-25T15:47:00Z">
            <w:r w:rsidR="007A219A">
              <w:rPr>
                <w:rFonts w:ascii="Times New Roman" w:eastAsia="Times New Roman" w:hAnsi="Times New Roman" w:cs="David"/>
                <w:color w:val="008000"/>
                <w:sz w:val="24"/>
                <w:szCs w:val="24"/>
                <w:rtl/>
                <w:lang w:eastAsia="he-IL"/>
              </w:rPr>
              <w:t>רמי וימר אדריכלים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5F7EEAD868D4429F83C333087C4B3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26" w:author="Meryl Etman" w:date="2021-01-25T15:47:00Z">
            <w:r w:rsidR="007A219A">
              <w:rPr>
                <w:rFonts w:ascii="Times New Roman" w:eastAsia="Times New Roman" w:hAnsi="Times New Roman" w:cs="David"/>
                <w:color w:val="008000"/>
                <w:sz w:val="24"/>
                <w:szCs w:val="24"/>
                <w:rtl/>
                <w:lang w:eastAsia="he-IL"/>
              </w:rPr>
              <w:t>רמי וימר אדריכלים בע"מ</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12A68F5930FB43589928856FB660F6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27" w:author="Meryl Etman" w:date="2021-01-25T15:47:00Z">
            <w:r w:rsidR="007A219A">
              <w:rPr>
                <w:rFonts w:ascii="Times New Roman" w:eastAsia="Times New Roman" w:hAnsi="Times New Roman" w:cs="David"/>
                <w:color w:val="008000"/>
                <w:sz w:val="24"/>
                <w:szCs w:val="24"/>
                <w:rtl/>
                <w:lang w:eastAsia="he-IL"/>
              </w:rPr>
              <w:t>רמי וימר אדריכלים בע"מ</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0C082792"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FE2B720" w14:textId="76F62230" w:rsidR="00435A20" w:rsidRPr="00435A20" w:rsidRDefault="00435A20" w:rsidP="00F47CCC">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B57B0F4EB9C14F02B7E63AC6E84191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28" w:author="Meryl Etman" w:date="2021-01-25T15:47:00Z">
            <w:r w:rsidR="007A219A">
              <w:rPr>
                <w:rFonts w:ascii="Times New Roman" w:eastAsia="Times New Roman" w:hAnsi="Times New Roman" w:cs="David"/>
                <w:color w:val="008000"/>
                <w:sz w:val="24"/>
                <w:szCs w:val="24"/>
                <w:rtl/>
                <w:lang w:eastAsia="he-IL"/>
              </w:rPr>
              <w:t>רמי וימר אדריכלים בע"מ</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7FA9CCEA6498400B9A3825121A639D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del w:id="729" w:author="Meryl Etman" w:date="2021-06-10T15:41:00Z">
            <w:r w:rsidR="00F47CCC" w:rsidRPr="009D142E" w:rsidDel="00F47CCC">
              <w:rPr>
                <w:rStyle w:val="AutoFieldChar"/>
                <w:rFonts w:eastAsiaTheme="minorHAnsi"/>
                <w:rtl/>
              </w:rPr>
              <w:delText>אדריכל מגורים ומסחר</w:delText>
            </w:r>
          </w:del>
          <w:ins w:id="730" w:author="Meryl Etman" w:date="2021-06-10T15:41:00Z">
            <w:r w:rsidR="00F47CCC" w:rsidRPr="009D142E">
              <w:rPr>
                <w:rStyle w:val="AutoFieldChar"/>
                <w:rFonts w:eastAsiaTheme="minorHAnsi"/>
                <w:rtl/>
              </w:rPr>
              <w:t>אדריכל מגורים</w:t>
            </w:r>
          </w:ins>
        </w:sdtContent>
      </w:sdt>
      <w:ins w:id="731" w:author="Meryl Etman" w:date="2021-06-10T15:41:00Z">
        <w:r w:rsidR="00F47CCC">
          <w:rPr>
            <w:rFonts w:ascii="Times New Roman" w:eastAsia="Times New Roman" w:hAnsi="Times New Roman" w:cs="David" w:hint="cs"/>
            <w:sz w:val="24"/>
            <w:szCs w:val="24"/>
            <w:rtl/>
            <w:lang w:eastAsia="he-IL"/>
          </w:rPr>
          <w:t xml:space="preserve">, שטחי תעסוקה ומוסד צבורי </w:t>
        </w:r>
      </w:ins>
      <w:del w:id="732" w:author="Meryl Etman" w:date="2021-06-10T15:41:00Z">
        <w:r w:rsidRPr="00435A20" w:rsidDel="00F47CCC">
          <w:rPr>
            <w:rFonts w:ascii="Times New Roman" w:eastAsia="Times New Roman" w:hAnsi="Times New Roman" w:cs="David"/>
            <w:bCs/>
            <w:color w:val="008000"/>
            <w:sz w:val="24"/>
            <w:szCs w:val="24"/>
            <w:rtl/>
            <w:lang w:eastAsia="he-IL"/>
          </w:rPr>
          <w:delText xml:space="preserve"> </w:delText>
        </w:r>
      </w:del>
      <w:r w:rsidR="00B33CA0">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230F295A2A3D4DF8856C4113732188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33" w:author="Meryl Etman" w:date="2021-01-25T15:39:00Z">
            <w:r w:rsidR="00810082">
              <w:rPr>
                <w:rFonts w:ascii="Times New Roman" w:eastAsia="Times New Roman" w:hAnsi="Times New Roman" w:cs="David"/>
                <w:bCs/>
                <w:color w:val="008000"/>
                <w:sz w:val="24"/>
                <w:szCs w:val="24"/>
                <w:rtl/>
                <w:lang w:eastAsia="he-IL"/>
              </w:rPr>
              <w:t>סביוני נצר סירני - בניין 31</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27980B1C"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EF0BC3" w14:textId="19CCDCC6"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B13DAA06D5564166A3EA70FA99D4A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34" w:author="Meryl Etman" w:date="2021-01-25T15:47:00Z">
            <w:r w:rsidR="007A219A">
              <w:rPr>
                <w:rFonts w:ascii="Times New Roman" w:eastAsia="Times New Roman" w:hAnsi="Times New Roman" w:cs="David"/>
                <w:color w:val="008000"/>
                <w:sz w:val="24"/>
                <w:szCs w:val="24"/>
                <w:rtl/>
                <w:lang w:eastAsia="he-IL"/>
              </w:rPr>
              <w:t>רמי וימר אדריכלים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03A30279"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1FA28C23" w14:textId="0545A454" w:rsidR="00435A20" w:rsidRPr="00435A20" w:rsidRDefault="00435A20" w:rsidP="00435A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DEDCFBE5F84C45B88A61A0FC1C9F01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35" w:author="Meryl Etman" w:date="2021-01-25T15:47:00Z">
            <w:r w:rsidR="007A219A">
              <w:rPr>
                <w:rFonts w:ascii="Times New Roman" w:eastAsia="Times New Roman" w:hAnsi="Times New Roman" w:cs="David"/>
                <w:color w:val="008000"/>
                <w:sz w:val="24"/>
                <w:szCs w:val="24"/>
                <w:rtl/>
                <w:lang w:eastAsia="he-IL"/>
              </w:rPr>
              <w:t>רמי וימר אדריכלים בע"מ</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39E6ECB0" w14:textId="77777777" w:rsidR="00435A20" w:rsidRPr="00435A20" w:rsidRDefault="00435A20" w:rsidP="00435A20">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6B12EAD6"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4FC7F7D9"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7C0D15"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30EC2E2"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57334B" w14:textId="77777777" w:rsidR="00435A20" w:rsidRPr="00435A20" w:rsidRDefault="00435A20" w:rsidP="00435A20">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sidR="000B5325">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345779E5" w14:textId="77777777" w:rsidR="00435A20" w:rsidRPr="00435A20" w:rsidRDefault="00435A20" w:rsidP="00435A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EC2222" w14:textId="77777777" w:rsid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6FE620F4"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A8B3017" w14:textId="77777777"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8C0E181" w14:textId="582EBFC6" w:rsidR="00563EE3" w:rsidRPr="009130F0" w:rsidRDefault="00563EE3" w:rsidP="00563EE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דים נוספים"/>
          <w:tag w:val="cntTzadB_x002C__x0020_cntTzadC_x002C__x0020_cntTzadD"/>
          <w:id w:val="167371519"/>
          <w:placeholder>
            <w:docPart w:val="26048B97AC884473AAA2C9E9F3E5AF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del w:id="736" w:author="Meryl Etman" w:date="2021-01-25T15:47:00Z">
            <w:r w:rsidR="00993153" w:rsidDel="007A219A">
              <w:rPr>
                <w:rFonts w:ascii="Times New Roman" w:eastAsia="Times New Roman" w:hAnsi="Times New Roman" w:cs="David" w:hint="cs"/>
                <w:color w:val="00B0F0"/>
                <w:sz w:val="24"/>
                <w:szCs w:val="24"/>
                <w:rtl/>
                <w:lang w:eastAsia="he-IL"/>
              </w:rPr>
              <w:delText>צדדים נוספים</w:delText>
            </w:r>
            <w:r w:rsidR="00993153" w:rsidDel="007A219A">
              <w:rPr>
                <w:rFonts w:ascii="Times New Roman" w:eastAsia="Times New Roman" w:hAnsi="Times New Roman" w:cs="David" w:hint="cs"/>
                <w:color w:val="00B0F0"/>
                <w:sz w:val="24"/>
                <w:szCs w:val="24"/>
                <w:rtl/>
                <w:lang w:eastAsia="he-IL"/>
              </w:rPr>
              <w:br/>
            </w:r>
          </w:del>
          <w:ins w:id="737" w:author="Meryl Etman" w:date="2021-06-08T12:29:00Z">
            <w:r w:rsidR="00732A1C">
              <w:rPr>
                <w:rFonts w:ascii="Times New Roman" w:eastAsia="Times New Roman" w:hAnsi="Times New Roman" w:cs="David"/>
                <w:color w:val="00B0F0"/>
                <w:sz w:val="24"/>
                <w:szCs w:val="24"/>
                <w:rtl/>
                <w:lang w:eastAsia="he-IL"/>
              </w:rPr>
              <w:br/>
              <w:t>רמי וימר אדריכלים בע"מ</w:t>
            </w:r>
            <w:r w:rsidR="00732A1C">
              <w:rPr>
                <w:rFonts w:ascii="Times New Roman" w:eastAsia="Times New Roman" w:hAnsi="Times New Roman" w:cs="David"/>
                <w:color w:val="00B0F0"/>
                <w:sz w:val="24"/>
                <w:szCs w:val="24"/>
                <w:rtl/>
                <w:lang w:eastAsia="he-IL"/>
              </w:rPr>
              <w:br/>
              <w:t>רח' ראול ולנברג 22א', תל אביב</w:t>
            </w:r>
            <w:r w:rsidR="00732A1C">
              <w:rPr>
                <w:rFonts w:ascii="Times New Roman" w:eastAsia="Times New Roman" w:hAnsi="Times New Roman" w:cs="David"/>
                <w:color w:val="00B0F0"/>
                <w:sz w:val="24"/>
                <w:szCs w:val="24"/>
                <w:rtl/>
                <w:lang w:eastAsia="he-IL"/>
              </w:rPr>
              <w:br/>
              <w:t>512422577</w:t>
            </w:r>
            <w:r w:rsidR="00732A1C">
              <w:rPr>
                <w:rFonts w:ascii="Times New Roman" w:eastAsia="Times New Roman" w:hAnsi="Times New Roman" w:cs="David"/>
                <w:color w:val="00B0F0"/>
                <w:sz w:val="24"/>
                <w:szCs w:val="24"/>
                <w:rtl/>
                <w:lang w:eastAsia="he-IL"/>
              </w:rPr>
              <w:br/>
            </w:r>
          </w:ins>
        </w:sdtContent>
      </w:sdt>
    </w:p>
    <w:p w14:paraId="1A981B6F" w14:textId="77777777" w:rsidR="00563EE3" w:rsidRPr="00435A20" w:rsidRDefault="00563EE3"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86137AE"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24A1FD8E"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75890746" w14:textId="77777777" w:rsidR="00435A20" w:rsidRPr="00435A20" w:rsidRDefault="00435A20" w:rsidP="00435A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24E90EB4"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1BE5D60D" w14:textId="77777777" w:rsidR="00AD61A5" w:rsidRPr="00232692" w:rsidRDefault="00435A20" w:rsidP="00AD61A5">
      <w:pPr>
        <w:bidi w:val="0"/>
        <w:spacing w:before="0" w:beforeAutospacing="0" w:after="0" w:afterAutospacing="0" w:line="240" w:lineRule="auto"/>
        <w:jc w:val="center"/>
        <w:rPr>
          <w:rFonts w:ascii="Times New Roman" w:eastAsia="Times New Roman" w:hAnsi="Times New Roman" w:cs="David"/>
          <w:bCs/>
          <w:sz w:val="20"/>
          <w:szCs w:val="24"/>
          <w:u w:val="single"/>
          <w:lang w:eastAsia="he-IL"/>
        </w:rPr>
      </w:pPr>
      <w:r w:rsidRPr="00435A20">
        <w:rPr>
          <w:rFonts w:ascii="Times New Roman" w:eastAsia="Times New Roman" w:hAnsi="Times New Roman" w:cs="David"/>
          <w:bCs/>
          <w:sz w:val="24"/>
          <w:szCs w:val="24"/>
          <w:u w:val="single"/>
          <w:rtl/>
          <w:lang w:eastAsia="he-IL"/>
        </w:rPr>
        <w:br w:type="page"/>
      </w:r>
    </w:p>
    <w:p w14:paraId="5B516F36" w14:textId="77777777" w:rsidR="00AD61A5" w:rsidRPr="00232692" w:rsidRDefault="00AD61A5" w:rsidP="00AD61A5">
      <w:pPr>
        <w:bidi w:val="0"/>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E245730" w14:textId="77777777" w:rsidR="00AD61A5" w:rsidRPr="0009511C" w:rsidRDefault="00AD61A5" w:rsidP="00AD61A5">
      <w:pPr>
        <w:widowControl w:val="0"/>
        <w:spacing w:before="0" w:beforeAutospacing="0" w:after="0" w:afterAutospacing="0" w:line="240" w:lineRule="auto"/>
        <w:jc w:val="center"/>
        <w:rPr>
          <w:rFonts w:ascii="David" w:eastAsia="Times New Roman" w:hAnsi="David" w:cs="David"/>
          <w:sz w:val="24"/>
          <w:szCs w:val="24"/>
          <w:lang w:eastAsia="he-IL"/>
        </w:rPr>
      </w:pPr>
    </w:p>
    <w:p w14:paraId="3331ADD8" w14:textId="77777777" w:rsidR="00AD61A5" w:rsidRPr="004A6AA4" w:rsidRDefault="00AD61A5" w:rsidP="00AD61A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3E71668" w14:textId="77777777" w:rsidR="00AD61A5" w:rsidRPr="0009511C" w:rsidRDefault="00AD61A5" w:rsidP="00AD61A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3534C94"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4DAD9777"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79897EF" w14:textId="7187EFD9" w:rsidR="00AD61A5" w:rsidRPr="0009511C" w:rsidRDefault="00AD61A5" w:rsidP="000237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w:t>
      </w:r>
      <w:del w:id="738" w:author="מרול אטמן" w:date="2021-06-08T13:56:00Z">
        <w:r w:rsidRPr="0009511C" w:rsidDel="00023792">
          <w:rPr>
            <w:rFonts w:ascii="David" w:eastAsia="Calibri" w:hAnsi="David" w:cs="David" w:hint="cs"/>
            <w:sz w:val="24"/>
            <w:szCs w:val="24"/>
            <w:rtl/>
          </w:rPr>
          <w:delText xml:space="preserve">כמזמין העבודה בכל הנובע מפעולותיו </w:delText>
        </w:r>
      </w:del>
      <w:r w:rsidRPr="0009511C">
        <w:rPr>
          <w:rFonts w:ascii="David" w:eastAsia="Calibri" w:hAnsi="David" w:cs="David" w:hint="cs"/>
          <w:sz w:val="24"/>
          <w:szCs w:val="24"/>
          <w:rtl/>
        </w:rPr>
        <w:t>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4096E49"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8D8C4C8"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F01F376"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8E5E8A9" w14:textId="77777777" w:rsidR="00AD61A5" w:rsidRPr="0009511C" w:rsidRDefault="00AD61A5" w:rsidP="00AD61A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וזאת בכפוף </w:t>
      </w:r>
      <w:r w:rsidRPr="0009511C">
        <w:rPr>
          <w:rFonts w:ascii="David" w:eastAsia="Calibri" w:hAnsi="David" w:cs="David" w:hint="cs"/>
          <w:sz w:val="24"/>
          <w:szCs w:val="24"/>
          <w:rtl/>
        </w:rPr>
        <w:lastRenderedPageBreak/>
        <w:t>לסעיף אחריות צולבת לפי נחשב הביטוח כאילו נערך בנפרד עבור כל אחד מיחידי המבוטח.  רכוש המזמין ייחשב כרכוש צד שלישי.</w:t>
      </w:r>
    </w:p>
    <w:p w14:paraId="771B595B"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F400093" w14:textId="0A673176" w:rsidR="00AD61A5" w:rsidRPr="0009511C" w:rsidRDefault="00AD61A5" w:rsidP="00023792">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w:t>
      </w:r>
      <w:ins w:id="739" w:author="מרול אטמן" w:date="2021-06-08T13:57:00Z">
        <w:r w:rsidR="00023792">
          <w:rPr>
            <w:rFonts w:ascii="David" w:eastAsia="Calibri" w:hAnsi="David" w:cs="David" w:hint="cs"/>
            <w:sz w:val="24"/>
            <w:szCs w:val="24"/>
            <w:rtl/>
          </w:rPr>
          <w:t xml:space="preserve"> ו</w:t>
        </w:r>
      </w:ins>
      <w:del w:id="740" w:author="מרול אטמן" w:date="2021-06-08T13:57:00Z">
        <w:r w:rsidRPr="0009511C" w:rsidDel="00023792">
          <w:rPr>
            <w:rFonts w:ascii="David" w:eastAsia="Calibri" w:hAnsi="David" w:cs="David" w:hint="cs"/>
            <w:sz w:val="24"/>
            <w:szCs w:val="24"/>
            <w:rtl/>
          </w:rPr>
          <w:delText xml:space="preserve">, </w:delText>
        </w:r>
      </w:del>
      <w:r w:rsidRPr="0009511C">
        <w:rPr>
          <w:rFonts w:ascii="David" w:eastAsia="Calibri" w:hAnsi="David" w:cs="David" w:hint="cs"/>
          <w:sz w:val="24"/>
          <w:szCs w:val="24"/>
          <w:rtl/>
        </w:rPr>
        <w:t>עובדיו</w:t>
      </w:r>
      <w:ins w:id="741" w:author="מרול אטמן" w:date="2021-06-08T13:57:00Z">
        <w:r w:rsidR="00023792">
          <w:rPr>
            <w:rFonts w:ascii="David" w:eastAsia="Calibri" w:hAnsi="David" w:cs="David" w:hint="cs"/>
            <w:sz w:val="24"/>
            <w:szCs w:val="24"/>
            <w:rtl/>
          </w:rPr>
          <w:t>,</w:t>
        </w:r>
      </w:ins>
      <w:r w:rsidRPr="0009511C">
        <w:rPr>
          <w:rFonts w:ascii="David" w:eastAsia="Calibri" w:hAnsi="David" w:cs="David" w:hint="cs"/>
          <w:sz w:val="24"/>
          <w:szCs w:val="24"/>
          <w:rtl/>
        </w:rPr>
        <w:t xml:space="preserve"> </w:t>
      </w:r>
      <w:del w:id="742" w:author="מרול אטמן" w:date="2021-06-08T13:56:00Z">
        <w:r w:rsidRPr="0009511C" w:rsidDel="00023792">
          <w:rPr>
            <w:rFonts w:ascii="David" w:eastAsia="Calibri" w:hAnsi="David" w:cs="David" w:hint="cs"/>
            <w:sz w:val="24"/>
            <w:szCs w:val="24"/>
            <w:rtl/>
          </w:rPr>
          <w:delText xml:space="preserve">והבאים מטעמו </w:delText>
        </w:r>
      </w:del>
      <w:r w:rsidRPr="0009511C">
        <w:rPr>
          <w:rFonts w:ascii="David" w:eastAsia="Calibri" w:hAnsi="David" w:cs="David" w:hint="cs"/>
          <w:sz w:val="24"/>
          <w:szCs w:val="24"/>
          <w:rtl/>
        </w:rPr>
        <w:t>אולם האמור בדבר ויתור על זכות השיבוב לא יחול לטובת אדם שגרם לנזק בזדון.</w:t>
      </w:r>
    </w:p>
    <w:p w14:paraId="056305CF"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2E29A29" w14:textId="77777777" w:rsidR="00AD61A5" w:rsidRPr="0009511C" w:rsidRDefault="00AD61A5" w:rsidP="00AD61A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A40E712" w14:textId="77777777" w:rsidR="004213A6" w:rsidRDefault="004213A6"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6ED5EA6"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B550097"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704651D"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EA7F595"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C852C1E"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BFA76AE"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2A7CDBF"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A8CFEBD" w14:textId="77777777" w:rsidR="00AD61A5"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6E157724" w14:textId="77777777" w:rsidR="00AD61A5" w:rsidRPr="004213A6" w:rsidRDefault="00AD61A5" w:rsidP="004213A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888A227" w14:textId="77777777" w:rsidR="00435A20" w:rsidRPr="00435A20" w:rsidRDefault="00435A20" w:rsidP="00435A20">
      <w:pPr>
        <w:bidi w:val="0"/>
        <w:spacing w:before="0" w:beforeAutospacing="0" w:after="0" w:afterAutospacing="0" w:line="240" w:lineRule="auto"/>
        <w:jc w:val="both"/>
        <w:rPr>
          <w:rFonts w:ascii="Times New Roman" w:eastAsia="Times New Roman" w:hAnsi="Times New Roman" w:cs="David"/>
          <w:sz w:val="20"/>
          <w:szCs w:val="20"/>
          <w:u w:val="single"/>
          <w:rtl/>
          <w:lang w:eastAsia="he-IL"/>
        </w:rPr>
      </w:pPr>
    </w:p>
    <w:p w14:paraId="3CC19898" w14:textId="77777777" w:rsidR="00AD61A5" w:rsidRPr="004A6AA4" w:rsidRDefault="00AD61A5" w:rsidP="00AD61A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A07E4AB" w14:textId="77777777" w:rsidR="00AD61A5" w:rsidRDefault="00AD61A5" w:rsidP="00AD61A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BDC7213" w14:textId="77777777" w:rsidR="00AD61A5" w:rsidRPr="00400B84" w:rsidRDefault="00AD61A5" w:rsidP="00AD61A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D61A5" w:rsidRPr="0009511C" w14:paraId="6DD3F323" w14:textId="77777777" w:rsidTr="00AD61A5">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vAlign w:val="center"/>
            <w:hideMark/>
          </w:tcPr>
          <w:p w14:paraId="631129B4"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2479C053"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D61A5" w:rsidRPr="0009511C" w14:paraId="254EC2BA" w14:textId="77777777" w:rsidTr="0081008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7236E63"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D61A5" w:rsidRPr="0009511C" w14:paraId="59C475F8" w14:textId="77777777" w:rsidTr="0081008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9912FA9"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1DE5B49"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A60C0C8"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CD09A84"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D61A5" w:rsidRPr="0009511C" w14:paraId="324139A8" w14:textId="77777777" w:rsidTr="00810082">
        <w:trPr>
          <w:trHeight w:val="551"/>
        </w:trPr>
        <w:tc>
          <w:tcPr>
            <w:tcW w:w="4068" w:type="dxa"/>
            <w:tcBorders>
              <w:top w:val="single" w:sz="4" w:space="0" w:color="auto"/>
              <w:left w:val="single" w:sz="4" w:space="0" w:color="auto"/>
              <w:bottom w:val="single" w:sz="4" w:space="0" w:color="auto"/>
              <w:right w:val="single" w:sz="4" w:space="0" w:color="auto"/>
            </w:tcBorders>
            <w:hideMark/>
          </w:tcPr>
          <w:p w14:paraId="60EE97E3"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C45D5C7"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E2705DD"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A18CF92"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p>
          <w:p w14:paraId="44DFD72D"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A4EA998"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6CD1AAA"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p>
          <w:p w14:paraId="5584BB8E"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01C2195"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p>
        </w:tc>
      </w:tr>
      <w:tr w:rsidR="00AD61A5" w:rsidRPr="0009511C" w14:paraId="35D4D8BD" w14:textId="77777777" w:rsidTr="00810082">
        <w:trPr>
          <w:trHeight w:val="571"/>
        </w:trPr>
        <w:tc>
          <w:tcPr>
            <w:tcW w:w="4068" w:type="dxa"/>
            <w:tcBorders>
              <w:top w:val="single" w:sz="4" w:space="0" w:color="auto"/>
              <w:left w:val="single" w:sz="4" w:space="0" w:color="auto"/>
              <w:bottom w:val="single" w:sz="4" w:space="0" w:color="auto"/>
              <w:right w:val="single" w:sz="4" w:space="0" w:color="auto"/>
            </w:tcBorders>
            <w:hideMark/>
          </w:tcPr>
          <w:p w14:paraId="0B4DA46C"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CA9742A"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BDA3A30"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F70F7E" w14:textId="77777777" w:rsidR="00AD61A5" w:rsidRPr="0009511C" w:rsidRDefault="00AD61A5" w:rsidP="0081008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1A1642" w14:textId="77777777" w:rsidR="00AD61A5" w:rsidRPr="0009511C" w:rsidRDefault="00AD61A5" w:rsidP="00810082">
            <w:pPr>
              <w:spacing w:before="0" w:beforeAutospacing="0" w:after="0" w:afterAutospacing="0" w:line="256" w:lineRule="auto"/>
              <w:rPr>
                <w:rFonts w:ascii="David" w:eastAsia="Calibri" w:hAnsi="David" w:cs="David"/>
                <w:b/>
                <w:sz w:val="24"/>
                <w:szCs w:val="24"/>
                <w:lang w:eastAsia="he-IL"/>
              </w:rPr>
            </w:pPr>
          </w:p>
        </w:tc>
      </w:tr>
      <w:tr w:rsidR="00AD61A5" w:rsidRPr="0009511C" w14:paraId="7B11EB46" w14:textId="77777777" w:rsidTr="00810082">
        <w:trPr>
          <w:trHeight w:val="391"/>
        </w:trPr>
        <w:tc>
          <w:tcPr>
            <w:tcW w:w="4068" w:type="dxa"/>
            <w:tcBorders>
              <w:top w:val="single" w:sz="4" w:space="0" w:color="auto"/>
              <w:left w:val="single" w:sz="4" w:space="0" w:color="auto"/>
              <w:bottom w:val="single" w:sz="4" w:space="0" w:color="auto"/>
              <w:right w:val="single" w:sz="4" w:space="0" w:color="auto"/>
            </w:tcBorders>
            <w:hideMark/>
          </w:tcPr>
          <w:p w14:paraId="418BA0AE"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249FFAC5"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8641CF4" w14:textId="77777777" w:rsidR="00AD61A5" w:rsidRPr="0009511C" w:rsidRDefault="00AD61A5" w:rsidP="0081008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B777C3" w14:textId="77777777" w:rsidR="00AD61A5" w:rsidRPr="0009511C" w:rsidRDefault="00AD61A5" w:rsidP="0081008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7A3361" w14:textId="77777777" w:rsidR="00AD61A5" w:rsidRPr="0009511C" w:rsidRDefault="00AD61A5" w:rsidP="00810082">
            <w:pPr>
              <w:spacing w:before="0" w:beforeAutospacing="0" w:after="0" w:afterAutospacing="0" w:line="256" w:lineRule="auto"/>
              <w:rPr>
                <w:rFonts w:ascii="David" w:eastAsia="Calibri" w:hAnsi="David" w:cs="David"/>
                <w:b/>
                <w:sz w:val="24"/>
                <w:szCs w:val="24"/>
                <w:lang w:eastAsia="he-IL"/>
              </w:rPr>
            </w:pPr>
          </w:p>
        </w:tc>
      </w:tr>
    </w:tbl>
    <w:p w14:paraId="797BD0DD" w14:textId="77777777" w:rsidR="00AD61A5" w:rsidRPr="0009511C" w:rsidRDefault="00AD61A5" w:rsidP="00AD61A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2"/>
        <w:gridCol w:w="995"/>
        <w:gridCol w:w="1134"/>
        <w:gridCol w:w="1134"/>
        <w:gridCol w:w="1417"/>
        <w:gridCol w:w="1277"/>
        <w:gridCol w:w="1286"/>
        <w:gridCol w:w="2400"/>
      </w:tblGrid>
      <w:tr w:rsidR="00AD61A5" w:rsidRPr="0009511C" w14:paraId="4FAD310D" w14:textId="77777777" w:rsidTr="0081008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E08B8FB"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D61A5" w:rsidRPr="0009511C" w14:paraId="1E9B8169" w14:textId="77777777" w:rsidTr="00AD61A5">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23F9E95"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1DB39252"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p>
          <w:p w14:paraId="0D01259D"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95"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00CB901"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321FAFD"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9A6620D"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0C5F51"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8B1587A"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69C270B"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F92D252"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D61A5" w:rsidRPr="0009511C" w14:paraId="2B7051CD" w14:textId="77777777" w:rsidTr="00AD61A5">
        <w:trPr>
          <w:trHeight w:val="43"/>
        </w:trPr>
        <w:tc>
          <w:tcPr>
            <w:tcW w:w="1893" w:type="dxa"/>
            <w:vMerge/>
            <w:tcBorders>
              <w:top w:val="single" w:sz="4" w:space="0" w:color="auto"/>
              <w:left w:val="single" w:sz="4" w:space="0" w:color="auto"/>
              <w:bottom w:val="single" w:sz="4" w:space="0" w:color="auto"/>
              <w:right w:val="single" w:sz="4" w:space="0" w:color="auto"/>
            </w:tcBorders>
            <w:vAlign w:val="center"/>
            <w:hideMark/>
          </w:tcPr>
          <w:p w14:paraId="4EC06904" w14:textId="77777777" w:rsidR="00AD61A5" w:rsidRPr="0009511C" w:rsidRDefault="00AD61A5" w:rsidP="00810082">
            <w:pPr>
              <w:spacing w:before="0" w:beforeAutospacing="0" w:after="0" w:afterAutospacing="0" w:line="256" w:lineRule="auto"/>
              <w:rPr>
                <w:rFonts w:ascii="David" w:eastAsia="Calibri" w:hAnsi="David" w:cs="David"/>
                <w:sz w:val="24"/>
                <w:szCs w:val="24"/>
                <w:lang w:eastAsia="he-IL"/>
              </w:rPr>
            </w:pPr>
          </w:p>
        </w:tc>
        <w:tc>
          <w:tcPr>
            <w:tcW w:w="995" w:type="dxa"/>
            <w:vMerge/>
            <w:tcBorders>
              <w:top w:val="single" w:sz="4" w:space="0" w:color="auto"/>
              <w:left w:val="single" w:sz="4" w:space="0" w:color="auto"/>
              <w:bottom w:val="single" w:sz="4" w:space="0" w:color="auto"/>
              <w:right w:val="single" w:sz="4" w:space="0" w:color="auto"/>
            </w:tcBorders>
            <w:vAlign w:val="center"/>
            <w:hideMark/>
          </w:tcPr>
          <w:p w14:paraId="4689B06B" w14:textId="77777777" w:rsidR="00AD61A5" w:rsidRPr="0009511C" w:rsidRDefault="00AD61A5" w:rsidP="00810082">
            <w:pPr>
              <w:spacing w:before="0" w:beforeAutospacing="0" w:after="0" w:afterAutospacing="0" w:line="256" w:lineRule="auto"/>
              <w:rPr>
                <w:rFonts w:ascii="David" w:eastAsia="Calibri" w:hAnsi="David" w:cs="David"/>
                <w:sz w:val="24"/>
                <w:szCs w:val="24"/>
                <w:lang w:eastAsia="he-I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B41DD47" w14:textId="77777777" w:rsidR="00AD61A5" w:rsidRPr="0009511C" w:rsidRDefault="00AD61A5" w:rsidP="00810082">
            <w:pPr>
              <w:spacing w:before="0" w:beforeAutospacing="0" w:after="0" w:afterAutospacing="0" w:line="256" w:lineRule="auto"/>
              <w:rPr>
                <w:rFonts w:ascii="David" w:eastAsia="Calibri" w:hAnsi="David" w:cs="David"/>
                <w:sz w:val="24"/>
                <w:szCs w:val="24"/>
                <w:lang w:eastAsia="he-I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18D2AF8F" w14:textId="77777777" w:rsidR="00AD61A5" w:rsidRPr="0009511C" w:rsidRDefault="00AD61A5" w:rsidP="00810082">
            <w:pPr>
              <w:spacing w:before="0" w:beforeAutospacing="0" w:after="0" w:afterAutospacing="0" w:line="256" w:lineRule="auto"/>
              <w:rPr>
                <w:rFonts w:ascii="David" w:eastAsia="Calibri" w:hAnsi="David" w:cs="David"/>
                <w:sz w:val="24"/>
                <w:szCs w:val="24"/>
                <w:lang w:eastAsia="he-IL"/>
              </w:rPr>
            </w:pPr>
          </w:p>
        </w:tc>
        <w:tc>
          <w:tcPr>
            <w:tcW w:w="1416" w:type="dxa"/>
            <w:vMerge/>
            <w:tcBorders>
              <w:top w:val="single" w:sz="4" w:space="0" w:color="auto"/>
              <w:left w:val="single" w:sz="4" w:space="0" w:color="auto"/>
              <w:bottom w:val="single" w:sz="4" w:space="0" w:color="auto"/>
              <w:right w:val="single" w:sz="4" w:space="0" w:color="auto"/>
            </w:tcBorders>
            <w:vAlign w:val="center"/>
            <w:hideMark/>
          </w:tcPr>
          <w:p w14:paraId="65A5AE5B" w14:textId="77777777" w:rsidR="00AD61A5" w:rsidRPr="0009511C" w:rsidRDefault="00AD61A5" w:rsidP="0081008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01EB5BF"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2F2E50" w14:textId="77777777" w:rsidR="00AD61A5" w:rsidRPr="0009511C" w:rsidRDefault="00AD61A5" w:rsidP="00AD61A5">
            <w:pPr>
              <w:spacing w:before="0" w:beforeAutospacing="0" w:after="0" w:afterAutospacing="0" w:line="240" w:lineRule="auto"/>
              <w:jc w:val="center"/>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E10894F" w14:textId="77777777" w:rsidR="00AD61A5" w:rsidRPr="0009511C" w:rsidRDefault="00AD61A5" w:rsidP="00810082">
            <w:pPr>
              <w:spacing w:before="0" w:beforeAutospacing="0" w:after="0" w:afterAutospacing="0" w:line="256" w:lineRule="auto"/>
              <w:rPr>
                <w:rFonts w:ascii="David" w:eastAsia="Calibri" w:hAnsi="David" w:cs="David"/>
                <w:sz w:val="24"/>
                <w:szCs w:val="24"/>
                <w:lang w:eastAsia="he-IL"/>
              </w:rPr>
            </w:pPr>
          </w:p>
        </w:tc>
      </w:tr>
      <w:tr w:rsidR="00AD61A5" w:rsidRPr="0009511C" w14:paraId="47B68A29" w14:textId="77777777" w:rsidTr="00AD61A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FEDE7F"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95" w:type="dxa"/>
            <w:tcBorders>
              <w:top w:val="single" w:sz="4" w:space="0" w:color="auto"/>
              <w:left w:val="single" w:sz="4" w:space="0" w:color="auto"/>
              <w:bottom w:val="single" w:sz="4" w:space="0" w:color="auto"/>
              <w:right w:val="single" w:sz="4" w:space="0" w:color="auto"/>
            </w:tcBorders>
            <w:shd w:val="clear" w:color="auto" w:fill="F2F2F2"/>
          </w:tcPr>
          <w:p w14:paraId="62AA6A61"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p>
        </w:tc>
        <w:tc>
          <w:tcPr>
            <w:tcW w:w="1134" w:type="dxa"/>
            <w:tcBorders>
              <w:top w:val="single" w:sz="4" w:space="0" w:color="auto"/>
              <w:left w:val="single" w:sz="4" w:space="0" w:color="auto"/>
              <w:bottom w:val="single" w:sz="4" w:space="0" w:color="auto"/>
              <w:right w:val="single" w:sz="4" w:space="0" w:color="auto"/>
            </w:tcBorders>
            <w:shd w:val="clear" w:color="auto" w:fill="F2F2F2"/>
          </w:tcPr>
          <w:p w14:paraId="3EBFE694"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p>
        </w:tc>
        <w:tc>
          <w:tcPr>
            <w:tcW w:w="1133" w:type="dxa"/>
            <w:tcBorders>
              <w:top w:val="single" w:sz="4" w:space="0" w:color="auto"/>
              <w:left w:val="single" w:sz="4" w:space="0" w:color="auto"/>
              <w:bottom w:val="single" w:sz="4" w:space="0" w:color="auto"/>
              <w:right w:val="single" w:sz="4" w:space="0" w:color="auto"/>
            </w:tcBorders>
            <w:shd w:val="clear" w:color="auto" w:fill="F2F2F2"/>
          </w:tcPr>
          <w:p w14:paraId="62FD7F59"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20B7364"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C56990B"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13A3368"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0D2F2B9" w14:textId="77777777" w:rsidR="00AD61A5" w:rsidRPr="0009511C" w:rsidRDefault="00AD61A5" w:rsidP="0081008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D61A5" w:rsidRPr="0009511C" w14:paraId="643D4ABB" w14:textId="77777777" w:rsidTr="00AD61A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DF1066"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95" w:type="dxa"/>
            <w:tcBorders>
              <w:top w:val="single" w:sz="4" w:space="0" w:color="auto"/>
              <w:left w:val="single" w:sz="4" w:space="0" w:color="auto"/>
              <w:bottom w:val="single" w:sz="4" w:space="0" w:color="auto"/>
              <w:right w:val="single" w:sz="4" w:space="0" w:color="auto"/>
            </w:tcBorders>
            <w:shd w:val="clear" w:color="auto" w:fill="FFFFFF"/>
          </w:tcPr>
          <w:p w14:paraId="4884FA29"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07DE052"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p>
        </w:tc>
        <w:tc>
          <w:tcPr>
            <w:tcW w:w="1133" w:type="dxa"/>
            <w:tcBorders>
              <w:top w:val="single" w:sz="4" w:space="0" w:color="auto"/>
              <w:left w:val="single" w:sz="4" w:space="0" w:color="auto"/>
              <w:bottom w:val="single" w:sz="4" w:space="0" w:color="auto"/>
              <w:right w:val="single" w:sz="4" w:space="0" w:color="auto"/>
            </w:tcBorders>
            <w:shd w:val="clear" w:color="auto" w:fill="FFFFFF"/>
          </w:tcPr>
          <w:p w14:paraId="68137311"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D3245BE"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CAA5973"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E3658EF"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5FE9F98" w14:textId="77777777" w:rsidR="00AD61A5" w:rsidRPr="0009511C" w:rsidRDefault="00AD61A5" w:rsidP="0081008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D61A5" w:rsidRPr="0009511C" w14:paraId="58788933" w14:textId="77777777" w:rsidTr="00AD61A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E68D0D6"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95" w:type="dxa"/>
            <w:tcBorders>
              <w:top w:val="single" w:sz="4" w:space="0" w:color="auto"/>
              <w:left w:val="single" w:sz="4" w:space="0" w:color="auto"/>
              <w:bottom w:val="single" w:sz="4" w:space="0" w:color="auto"/>
              <w:right w:val="single" w:sz="4" w:space="0" w:color="auto"/>
            </w:tcBorders>
            <w:shd w:val="clear" w:color="auto" w:fill="F2F2F2"/>
          </w:tcPr>
          <w:p w14:paraId="3620609C" w14:textId="77777777" w:rsidR="00AD61A5" w:rsidRPr="0009511C" w:rsidRDefault="00AD61A5" w:rsidP="00810082">
            <w:pPr>
              <w:spacing w:before="0" w:beforeAutospacing="0" w:after="0" w:afterAutospacing="0" w:line="240" w:lineRule="auto"/>
              <w:rPr>
                <w:rFonts w:ascii="David" w:eastAsia="Calibri" w:hAnsi="David" w:cs="David"/>
                <w:strike/>
                <w:sz w:val="24"/>
                <w:szCs w:val="24"/>
                <w:rtl/>
                <w:lang w:eastAsia="he-IL"/>
              </w:rPr>
            </w:pPr>
          </w:p>
        </w:tc>
        <w:tc>
          <w:tcPr>
            <w:tcW w:w="1134" w:type="dxa"/>
            <w:tcBorders>
              <w:top w:val="single" w:sz="4" w:space="0" w:color="auto"/>
              <w:left w:val="single" w:sz="4" w:space="0" w:color="auto"/>
              <w:bottom w:val="single" w:sz="4" w:space="0" w:color="auto"/>
              <w:right w:val="single" w:sz="4" w:space="0" w:color="auto"/>
            </w:tcBorders>
            <w:shd w:val="clear" w:color="auto" w:fill="F2F2F2"/>
          </w:tcPr>
          <w:p w14:paraId="1327035C" w14:textId="77777777" w:rsidR="00AD61A5" w:rsidRPr="0009511C" w:rsidRDefault="00AD61A5" w:rsidP="00810082">
            <w:pPr>
              <w:spacing w:before="0" w:beforeAutospacing="0" w:after="0" w:afterAutospacing="0" w:line="240" w:lineRule="auto"/>
              <w:rPr>
                <w:rFonts w:ascii="David" w:eastAsia="Calibri" w:hAnsi="David" w:cs="David"/>
                <w:strike/>
                <w:sz w:val="24"/>
                <w:szCs w:val="24"/>
                <w:rtl/>
                <w:lang w:eastAsia="he-IL"/>
              </w:rPr>
            </w:pPr>
          </w:p>
        </w:tc>
        <w:tc>
          <w:tcPr>
            <w:tcW w:w="1133" w:type="dxa"/>
            <w:tcBorders>
              <w:top w:val="single" w:sz="4" w:space="0" w:color="auto"/>
              <w:left w:val="single" w:sz="4" w:space="0" w:color="auto"/>
              <w:bottom w:val="single" w:sz="4" w:space="0" w:color="auto"/>
              <w:right w:val="single" w:sz="4" w:space="0" w:color="auto"/>
            </w:tcBorders>
            <w:shd w:val="clear" w:color="auto" w:fill="F2F2F2"/>
          </w:tcPr>
          <w:p w14:paraId="5AB8AD39" w14:textId="77777777" w:rsidR="00AD61A5" w:rsidRPr="0009511C" w:rsidRDefault="00AD61A5" w:rsidP="0081008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9DA4483" w14:textId="77777777" w:rsidR="00AD61A5" w:rsidRPr="0009511C" w:rsidRDefault="00AD61A5" w:rsidP="0081008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5834981" w14:textId="77777777" w:rsidR="00AD61A5" w:rsidRPr="0009511C" w:rsidRDefault="00AD61A5" w:rsidP="0081008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8A7B3B3" w14:textId="77777777" w:rsidR="00AD61A5" w:rsidRPr="0009511C" w:rsidRDefault="00AD61A5" w:rsidP="0081008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4A5D210" w14:textId="77777777" w:rsidR="00AD61A5" w:rsidRPr="0009511C" w:rsidRDefault="00AD61A5" w:rsidP="0081008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3345E1E" w14:textId="77777777" w:rsidR="00AD61A5" w:rsidRPr="0009511C" w:rsidRDefault="00AD61A5" w:rsidP="00AD61A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D61A5" w:rsidRPr="0009511C" w14:paraId="70ED82A5" w14:textId="77777777" w:rsidTr="0081008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B0B70A7"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D61A5" w:rsidRPr="0009511C" w14:paraId="0E267740" w14:textId="77777777" w:rsidTr="0081008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2B9D4D2"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4B9887F" w14:textId="77777777" w:rsidR="00AD61A5" w:rsidRPr="0009511C" w:rsidRDefault="00AD61A5" w:rsidP="00AD61A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D61A5" w:rsidRPr="0009511C" w14:paraId="4B2C2BF1" w14:textId="77777777" w:rsidTr="0081008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CB65D76"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D61A5" w:rsidRPr="0009511C" w14:paraId="785DDC17" w14:textId="77777777" w:rsidTr="0081008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89E9F9A"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3D15604" w14:textId="77777777" w:rsidR="00AD61A5" w:rsidRPr="0009511C" w:rsidRDefault="00AD61A5" w:rsidP="00AD61A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D61A5" w:rsidRPr="0009511C" w14:paraId="6460167C" w14:textId="77777777" w:rsidTr="0081008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0DDB470" w14:textId="77777777" w:rsidR="00AD61A5" w:rsidRPr="0009511C" w:rsidRDefault="00AD61A5" w:rsidP="0081008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AD61A5" w:rsidRPr="0009511C" w14:paraId="4C5A7295" w14:textId="77777777" w:rsidTr="00810082">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54B7F2B" w14:textId="77777777" w:rsidR="00AD61A5" w:rsidRPr="0009511C" w:rsidRDefault="00AD61A5" w:rsidP="00810082">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4EA8F6D" w14:textId="77777777" w:rsidR="00435A20" w:rsidRPr="00AD61A5"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58D2581"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2E4CF0F"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EE83C67"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0E621FFA" w14:textId="77777777" w:rsidR="00435A20" w:rsidRPr="00435A20" w:rsidRDefault="00435A20" w:rsidP="00435A2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65716427" w14:textId="77777777" w:rsidR="00435A20" w:rsidRPr="00435A20" w:rsidRDefault="00435A20" w:rsidP="00435A2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br w:type="page"/>
        <w:t xml:space="preserve">נספח </w:t>
      </w:r>
      <w:r w:rsidR="009607F9">
        <w:rPr>
          <w:rFonts w:ascii="Times New Roman" w:eastAsia="Times New Roman" w:hAnsi="Times New Roman" w:cs="David" w:hint="cs"/>
          <w:bCs/>
          <w:sz w:val="24"/>
          <w:szCs w:val="24"/>
          <w:u w:val="single"/>
          <w:rtl/>
          <w:lang w:eastAsia="he-IL"/>
        </w:rPr>
        <w:t>"</w:t>
      </w:r>
      <w:r w:rsidRPr="00435A20">
        <w:rPr>
          <w:rFonts w:ascii="Times New Roman" w:eastAsia="Times New Roman" w:hAnsi="Times New Roman" w:cs="David"/>
          <w:bCs/>
          <w:sz w:val="24"/>
          <w:szCs w:val="24"/>
          <w:u w:val="single"/>
          <w:rtl/>
          <w:lang w:eastAsia="he-IL"/>
        </w:rPr>
        <w:t>ח</w:t>
      </w:r>
      <w:r w:rsidR="009607F9">
        <w:rPr>
          <w:rFonts w:ascii="Times New Roman" w:eastAsia="Times New Roman" w:hAnsi="Times New Roman" w:cs="David"/>
          <w:bCs/>
          <w:sz w:val="24"/>
          <w:szCs w:val="24"/>
          <w:u w:val="single"/>
          <w:rtl/>
          <w:lang w:eastAsia="he-IL"/>
        </w:rPr>
        <w:t>'</w:t>
      </w:r>
      <w:r w:rsidR="009607F9">
        <w:rPr>
          <w:rFonts w:ascii="Times New Roman" w:eastAsia="Times New Roman" w:hAnsi="Times New Roman" w:cs="David" w:hint="cs"/>
          <w:bCs/>
          <w:sz w:val="24"/>
          <w:szCs w:val="24"/>
          <w:u w:val="single"/>
          <w:rtl/>
          <w:lang w:eastAsia="he-IL"/>
        </w:rPr>
        <w:t>'</w:t>
      </w:r>
    </w:p>
    <w:p w14:paraId="4A1C1E0F"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3BA02E3"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רשימת התכניות והמסמכים שעל המתכנן להנפיק</w:t>
      </w:r>
    </w:p>
    <w:p w14:paraId="020D855A"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5BC17ABA"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sz w:val="20"/>
          <w:szCs w:val="24"/>
          <w:rtl/>
        </w:rPr>
      </w:pPr>
      <w:r w:rsidRPr="00435A20">
        <w:rPr>
          <w:rFonts w:ascii="Times New Roman" w:eastAsia="Times New Roman" w:hAnsi="Times New Roman" w:cs="David"/>
          <w:sz w:val="20"/>
          <w:szCs w:val="24"/>
          <w:rtl/>
        </w:rPr>
        <w:t>מסמך זה מהווה השלמה לנספח ב' ואינו גורע ממנו</w:t>
      </w:r>
    </w:p>
    <w:p w14:paraId="288E11C8" w14:textId="77777777" w:rsidR="00435A20" w:rsidRPr="00435A20" w:rsidRDefault="00435A20" w:rsidP="00435A20">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6D4CF8D3"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CF2A852" w14:textId="111BB7B2" w:rsidR="00435A20" w:rsidRPr="00435A20" w:rsidDel="003F624D" w:rsidRDefault="00435A20" w:rsidP="00435A20">
      <w:pPr>
        <w:widowControl w:val="0"/>
        <w:spacing w:before="0" w:beforeAutospacing="0" w:after="0" w:afterAutospacing="0" w:line="240" w:lineRule="auto"/>
        <w:ind w:left="720" w:hanging="720"/>
        <w:jc w:val="both"/>
        <w:rPr>
          <w:del w:id="743" w:author="Meryl Etman" w:date="2021-01-25T17:22:00Z"/>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1.</w:t>
      </w:r>
      <w:r w:rsidRPr="00435A20">
        <w:rPr>
          <w:rFonts w:ascii="Times New Roman" w:eastAsia="Times New Roman" w:hAnsi="Times New Roman" w:cs="David" w:hint="cs"/>
          <w:sz w:val="20"/>
          <w:szCs w:val="24"/>
          <w:rtl/>
        </w:rPr>
        <w:tab/>
      </w:r>
      <w:del w:id="744" w:author="Meryl Etman" w:date="2021-01-25T17:22:00Z">
        <w:r w:rsidRPr="00435A20" w:rsidDel="003F624D">
          <w:rPr>
            <w:rFonts w:ascii="Times New Roman" w:eastAsia="Times New Roman" w:hAnsi="Times New Roman" w:cs="David"/>
            <w:sz w:val="20"/>
            <w:szCs w:val="24"/>
            <w:u w:val="single"/>
            <w:rtl/>
          </w:rPr>
          <w:delText>תכניות ומסמכים לשינוי תכניות בניין עיר:</w:delText>
        </w:r>
      </w:del>
    </w:p>
    <w:p w14:paraId="44301A65" w14:textId="6F62F48A" w:rsidR="00435A20" w:rsidRPr="00435A20" w:rsidDel="003F624D" w:rsidRDefault="00435A20" w:rsidP="00435A20">
      <w:pPr>
        <w:widowControl w:val="0"/>
        <w:spacing w:before="0" w:beforeAutospacing="0" w:after="0" w:afterAutospacing="0" w:line="240" w:lineRule="auto"/>
        <w:ind w:firstLine="89"/>
        <w:jc w:val="both"/>
        <w:rPr>
          <w:del w:id="745" w:author="Meryl Etman" w:date="2021-01-25T17:22:00Z"/>
          <w:rFonts w:ascii="Times New Roman" w:eastAsia="Times New Roman" w:hAnsi="Times New Roman" w:cs="David"/>
          <w:sz w:val="20"/>
          <w:szCs w:val="24"/>
          <w:rtl/>
        </w:rPr>
      </w:pPr>
    </w:p>
    <w:p w14:paraId="04716EE9" w14:textId="424C39E9" w:rsidR="00435A20" w:rsidRPr="00435A20" w:rsidDel="003F624D" w:rsidRDefault="00435A20" w:rsidP="00435A20">
      <w:pPr>
        <w:widowControl w:val="0"/>
        <w:numPr>
          <w:ilvl w:val="1"/>
          <w:numId w:val="4"/>
        </w:numPr>
        <w:spacing w:before="0" w:beforeAutospacing="0" w:after="0" w:afterAutospacing="0" w:line="240" w:lineRule="auto"/>
        <w:ind w:left="1442" w:hanging="722"/>
        <w:jc w:val="both"/>
        <w:rPr>
          <w:del w:id="746" w:author="Meryl Etman" w:date="2021-01-25T17:22:00Z"/>
          <w:rFonts w:ascii="Times New Roman" w:eastAsia="Times New Roman" w:hAnsi="Times New Roman" w:cs="David"/>
          <w:sz w:val="20"/>
          <w:szCs w:val="24"/>
          <w:rtl/>
        </w:rPr>
      </w:pPr>
      <w:del w:id="747" w:author="Meryl Etman" w:date="2021-01-25T17:22:00Z">
        <w:r w:rsidRPr="00435A20" w:rsidDel="003F624D">
          <w:rPr>
            <w:rFonts w:ascii="Times New Roman" w:eastAsia="Times New Roman" w:hAnsi="Times New Roman" w:cs="David"/>
            <w:sz w:val="20"/>
            <w:szCs w:val="24"/>
            <w:rtl/>
          </w:rPr>
          <w:delText>פרוגרמות.</w:delText>
        </w:r>
      </w:del>
    </w:p>
    <w:p w14:paraId="0EB8886F" w14:textId="01566927" w:rsidR="00435A20" w:rsidRPr="00435A20" w:rsidDel="003F624D" w:rsidRDefault="00435A20" w:rsidP="00435A20">
      <w:pPr>
        <w:widowControl w:val="0"/>
        <w:tabs>
          <w:tab w:val="num" w:pos="1360"/>
        </w:tabs>
        <w:spacing w:before="0" w:beforeAutospacing="0" w:after="0" w:afterAutospacing="0" w:line="240" w:lineRule="auto"/>
        <w:ind w:left="1360" w:right="1360" w:hanging="709"/>
        <w:jc w:val="both"/>
        <w:rPr>
          <w:del w:id="748" w:author="Meryl Etman" w:date="2021-01-25T17:22:00Z"/>
          <w:rFonts w:ascii="Times New Roman" w:eastAsia="Times New Roman" w:hAnsi="Times New Roman" w:cs="David"/>
          <w:sz w:val="20"/>
          <w:szCs w:val="24"/>
          <w:rtl/>
        </w:rPr>
      </w:pPr>
    </w:p>
    <w:p w14:paraId="5856CF1B" w14:textId="61F84F11" w:rsidR="00435A20" w:rsidRPr="00435A20" w:rsidDel="003F624D" w:rsidRDefault="00435A20" w:rsidP="00435A20">
      <w:pPr>
        <w:widowControl w:val="0"/>
        <w:numPr>
          <w:ilvl w:val="1"/>
          <w:numId w:val="4"/>
        </w:numPr>
        <w:spacing w:before="0" w:beforeAutospacing="0" w:after="0" w:afterAutospacing="0" w:line="240" w:lineRule="auto"/>
        <w:ind w:left="1442" w:hanging="722"/>
        <w:jc w:val="both"/>
        <w:rPr>
          <w:del w:id="749" w:author="Meryl Etman" w:date="2021-01-25T17:22:00Z"/>
          <w:rFonts w:ascii="Times New Roman" w:eastAsia="Times New Roman" w:hAnsi="Times New Roman" w:cs="David"/>
          <w:sz w:val="20"/>
          <w:szCs w:val="24"/>
          <w:rtl/>
        </w:rPr>
      </w:pPr>
      <w:del w:id="750" w:author="Meryl Etman" w:date="2021-01-25T17:22:00Z">
        <w:r w:rsidRPr="00435A20" w:rsidDel="003F624D">
          <w:rPr>
            <w:rFonts w:ascii="Times New Roman" w:eastAsia="Times New Roman" w:hAnsi="Times New Roman" w:cs="David"/>
            <w:sz w:val="20"/>
            <w:szCs w:val="24"/>
            <w:rtl/>
          </w:rPr>
          <w:delText>דו"חות המסבירים את עקרונות התכנון.</w:delText>
        </w:r>
      </w:del>
    </w:p>
    <w:p w14:paraId="15543546" w14:textId="0DFE3A70" w:rsidR="00435A20" w:rsidRPr="00435A20" w:rsidDel="003F624D" w:rsidRDefault="00435A20" w:rsidP="00435A20">
      <w:pPr>
        <w:widowControl w:val="0"/>
        <w:tabs>
          <w:tab w:val="num" w:pos="1360"/>
        </w:tabs>
        <w:spacing w:before="0" w:beforeAutospacing="0" w:after="0" w:afterAutospacing="0" w:line="240" w:lineRule="auto"/>
        <w:ind w:left="1360" w:right="1360" w:hanging="709"/>
        <w:jc w:val="both"/>
        <w:rPr>
          <w:del w:id="751" w:author="Meryl Etman" w:date="2021-01-25T17:22:00Z"/>
          <w:rFonts w:ascii="Times New Roman" w:eastAsia="Times New Roman" w:hAnsi="Times New Roman" w:cs="David"/>
          <w:sz w:val="20"/>
          <w:szCs w:val="24"/>
          <w:rtl/>
        </w:rPr>
      </w:pPr>
    </w:p>
    <w:p w14:paraId="5A8C7893" w14:textId="4776A040" w:rsidR="00435A20" w:rsidRPr="00435A20" w:rsidDel="003F624D" w:rsidRDefault="00435A20" w:rsidP="00435A20">
      <w:pPr>
        <w:widowControl w:val="0"/>
        <w:numPr>
          <w:ilvl w:val="1"/>
          <w:numId w:val="4"/>
        </w:numPr>
        <w:spacing w:before="0" w:beforeAutospacing="0" w:after="0" w:afterAutospacing="0" w:line="240" w:lineRule="auto"/>
        <w:ind w:left="1442" w:hanging="722"/>
        <w:jc w:val="both"/>
        <w:rPr>
          <w:del w:id="752" w:author="Meryl Etman" w:date="2021-01-25T17:22:00Z"/>
          <w:rFonts w:ascii="Times New Roman" w:eastAsia="Times New Roman" w:hAnsi="Times New Roman" w:cs="David"/>
          <w:sz w:val="20"/>
          <w:szCs w:val="24"/>
        </w:rPr>
      </w:pPr>
      <w:del w:id="753" w:author="Meryl Etman" w:date="2021-01-25T17:22:00Z">
        <w:r w:rsidRPr="00435A20" w:rsidDel="003F624D">
          <w:rPr>
            <w:rFonts w:ascii="Times New Roman" w:eastAsia="Times New Roman" w:hAnsi="Times New Roman" w:cs="David"/>
            <w:sz w:val="20"/>
            <w:szCs w:val="24"/>
            <w:rtl/>
          </w:rPr>
          <w:delText>נתונים כמותיים.</w:delText>
        </w:r>
      </w:del>
    </w:p>
    <w:p w14:paraId="59FA7771" w14:textId="2CEE9330" w:rsidR="00435A20" w:rsidRPr="00435A20" w:rsidDel="003F624D" w:rsidRDefault="00435A20" w:rsidP="00435A20">
      <w:pPr>
        <w:widowControl w:val="0"/>
        <w:tabs>
          <w:tab w:val="num" w:pos="1360"/>
        </w:tabs>
        <w:spacing w:before="0" w:beforeAutospacing="0" w:after="0" w:afterAutospacing="0" w:line="240" w:lineRule="auto"/>
        <w:ind w:left="1360" w:right="1360" w:hanging="709"/>
        <w:jc w:val="both"/>
        <w:rPr>
          <w:del w:id="754" w:author="Meryl Etman" w:date="2021-01-25T17:22:00Z"/>
          <w:rFonts w:ascii="Times New Roman" w:eastAsia="Times New Roman" w:hAnsi="Times New Roman" w:cs="David"/>
          <w:sz w:val="20"/>
          <w:szCs w:val="24"/>
          <w:rtl/>
        </w:rPr>
      </w:pPr>
    </w:p>
    <w:p w14:paraId="78C5144C" w14:textId="1E7DCEBB" w:rsidR="00435A20" w:rsidRPr="00435A20" w:rsidDel="003F624D" w:rsidRDefault="00435A20" w:rsidP="00435A20">
      <w:pPr>
        <w:widowControl w:val="0"/>
        <w:numPr>
          <w:ilvl w:val="1"/>
          <w:numId w:val="4"/>
        </w:numPr>
        <w:spacing w:before="0" w:beforeAutospacing="0" w:after="0" w:afterAutospacing="0" w:line="240" w:lineRule="auto"/>
        <w:ind w:left="1442" w:hanging="722"/>
        <w:jc w:val="both"/>
        <w:rPr>
          <w:del w:id="755" w:author="Meryl Etman" w:date="2021-01-25T17:22:00Z"/>
          <w:rFonts w:ascii="Times New Roman" w:eastAsia="Times New Roman" w:hAnsi="Times New Roman" w:cs="David"/>
          <w:sz w:val="20"/>
          <w:szCs w:val="24"/>
          <w:rtl/>
        </w:rPr>
      </w:pPr>
      <w:del w:id="756" w:author="Meryl Etman" w:date="2021-01-25T17:22:00Z">
        <w:r w:rsidRPr="00435A20" w:rsidDel="003F624D">
          <w:rPr>
            <w:rFonts w:ascii="Times New Roman" w:eastAsia="Times New Roman" w:hAnsi="Times New Roman" w:cs="David"/>
            <w:sz w:val="20"/>
            <w:szCs w:val="24"/>
            <w:rtl/>
          </w:rPr>
          <w:delText>תכניות המראות את השתלבות האתר המתוכנן במרקם שמסביבו (ויזואלית, תפקודית, תחבורתית ותשתיות על)</w:delText>
        </w:r>
        <w:r w:rsidRPr="00435A20" w:rsidDel="003F624D">
          <w:rPr>
            <w:rFonts w:ascii="Times New Roman" w:eastAsia="Times New Roman" w:hAnsi="Times New Roman" w:cs="David" w:hint="cs"/>
            <w:sz w:val="20"/>
            <w:szCs w:val="24"/>
            <w:rtl/>
          </w:rPr>
          <w:delText xml:space="preserve"> בקנ"מ כנדרש ע"י הרשויות</w:delText>
        </w:r>
        <w:r w:rsidRPr="00435A20" w:rsidDel="003F624D">
          <w:rPr>
            <w:rFonts w:ascii="Times New Roman" w:eastAsia="Times New Roman" w:hAnsi="Times New Roman" w:cs="David"/>
            <w:sz w:val="20"/>
            <w:szCs w:val="24"/>
            <w:rtl/>
          </w:rPr>
          <w:delText>.</w:delText>
        </w:r>
      </w:del>
    </w:p>
    <w:p w14:paraId="3BA8972E" w14:textId="5B7091CF" w:rsidR="00435A20" w:rsidRPr="00435A20" w:rsidDel="003F624D" w:rsidRDefault="00435A20" w:rsidP="00435A20">
      <w:pPr>
        <w:widowControl w:val="0"/>
        <w:tabs>
          <w:tab w:val="num" w:pos="1360"/>
        </w:tabs>
        <w:spacing w:before="0" w:beforeAutospacing="0" w:after="0" w:afterAutospacing="0" w:line="240" w:lineRule="auto"/>
        <w:ind w:left="1360" w:right="1360" w:hanging="709"/>
        <w:jc w:val="both"/>
        <w:rPr>
          <w:del w:id="757" w:author="Meryl Etman" w:date="2021-01-25T17:22:00Z"/>
          <w:rFonts w:ascii="Times New Roman" w:eastAsia="Times New Roman" w:hAnsi="Times New Roman" w:cs="David"/>
          <w:sz w:val="20"/>
          <w:szCs w:val="24"/>
          <w:rtl/>
        </w:rPr>
      </w:pPr>
    </w:p>
    <w:p w14:paraId="4DBC8505" w14:textId="0B4F169D" w:rsidR="00435A20" w:rsidRPr="00435A20" w:rsidDel="003F624D" w:rsidRDefault="00435A20" w:rsidP="00435A20">
      <w:pPr>
        <w:widowControl w:val="0"/>
        <w:numPr>
          <w:ilvl w:val="1"/>
          <w:numId w:val="4"/>
        </w:numPr>
        <w:spacing w:before="0" w:beforeAutospacing="0" w:after="0" w:afterAutospacing="0" w:line="240" w:lineRule="auto"/>
        <w:ind w:left="1442" w:hanging="722"/>
        <w:jc w:val="both"/>
        <w:rPr>
          <w:del w:id="758" w:author="Meryl Etman" w:date="2021-01-25T17:22:00Z"/>
          <w:rFonts w:ascii="Times New Roman" w:eastAsia="Times New Roman" w:hAnsi="Times New Roman" w:cs="David"/>
          <w:sz w:val="20"/>
          <w:szCs w:val="24"/>
          <w:rtl/>
        </w:rPr>
      </w:pPr>
      <w:del w:id="759" w:author="Meryl Etman" w:date="2021-01-25T17:22:00Z">
        <w:r w:rsidRPr="00435A20" w:rsidDel="003F624D">
          <w:rPr>
            <w:rFonts w:ascii="Times New Roman" w:eastAsia="Times New Roman" w:hAnsi="Times New Roman" w:cs="David"/>
            <w:sz w:val="20"/>
            <w:szCs w:val="24"/>
            <w:rtl/>
          </w:rPr>
          <w:delText>תשריטים (כולל מפת שפועים על רקע טופוגרפ</w:delText>
        </w:r>
        <w:r w:rsidR="00292C74" w:rsidDel="003F624D">
          <w:rPr>
            <w:rFonts w:ascii="Times New Roman" w:eastAsia="Times New Roman" w:hAnsi="Times New Roman" w:cs="David"/>
            <w:sz w:val="20"/>
            <w:szCs w:val="24"/>
            <w:rtl/>
          </w:rPr>
          <w:delText>י, טבלת יעוד שטחים וחישוב צפיפ</w:delText>
        </w:r>
        <w:r w:rsidRPr="00435A20" w:rsidDel="003F624D">
          <w:rPr>
            <w:rFonts w:ascii="Times New Roman" w:eastAsia="Times New Roman" w:hAnsi="Times New Roman" w:cs="David"/>
            <w:sz w:val="20"/>
            <w:szCs w:val="24"/>
            <w:rtl/>
          </w:rPr>
          <w:delText>ות, ש</w:delText>
        </w:r>
        <w:r w:rsidR="00292C74" w:rsidDel="003F624D">
          <w:rPr>
            <w:rFonts w:ascii="Times New Roman" w:eastAsia="Times New Roman" w:hAnsi="Times New Roman" w:cs="David" w:hint="cs"/>
            <w:sz w:val="20"/>
            <w:szCs w:val="24"/>
            <w:rtl/>
          </w:rPr>
          <w:delText>י</w:delText>
        </w:r>
        <w:r w:rsidRPr="00435A20" w:rsidDel="003F624D">
          <w:rPr>
            <w:rFonts w:ascii="Times New Roman" w:eastAsia="Times New Roman" w:hAnsi="Times New Roman" w:cs="David"/>
            <w:sz w:val="20"/>
            <w:szCs w:val="24"/>
            <w:rtl/>
          </w:rPr>
          <w:delText>מושי קרקע, שצ"פים וערכי נוף, מוסדות ציבור)</w:delText>
        </w:r>
        <w:r w:rsidRPr="00435A20" w:rsidDel="003F624D">
          <w:rPr>
            <w:rFonts w:ascii="Times New Roman" w:eastAsia="Times New Roman" w:hAnsi="Times New Roman" w:cs="David" w:hint="cs"/>
            <w:sz w:val="20"/>
            <w:szCs w:val="24"/>
            <w:rtl/>
          </w:rPr>
          <w:delText xml:space="preserve"> בקנ"מ כנדרש ע"י הרשויות</w:delText>
        </w:r>
        <w:r w:rsidRPr="00435A20" w:rsidDel="003F624D">
          <w:rPr>
            <w:rFonts w:ascii="Times New Roman" w:eastAsia="Times New Roman" w:hAnsi="Times New Roman" w:cs="David"/>
            <w:sz w:val="20"/>
            <w:szCs w:val="24"/>
            <w:rtl/>
          </w:rPr>
          <w:delText>.</w:delText>
        </w:r>
      </w:del>
    </w:p>
    <w:p w14:paraId="5447EB54" w14:textId="742335A9" w:rsidR="00435A20" w:rsidRPr="00435A20" w:rsidDel="003F624D" w:rsidRDefault="00435A20" w:rsidP="00435A20">
      <w:pPr>
        <w:widowControl w:val="0"/>
        <w:tabs>
          <w:tab w:val="num" w:pos="1360"/>
        </w:tabs>
        <w:spacing w:before="0" w:beforeAutospacing="0" w:after="0" w:afterAutospacing="0" w:line="240" w:lineRule="auto"/>
        <w:ind w:left="1360" w:right="1360" w:hanging="709"/>
        <w:jc w:val="both"/>
        <w:rPr>
          <w:del w:id="760" w:author="Meryl Etman" w:date="2021-01-25T17:22:00Z"/>
          <w:rFonts w:ascii="Times New Roman" w:eastAsia="Times New Roman" w:hAnsi="Times New Roman" w:cs="David"/>
          <w:sz w:val="20"/>
          <w:szCs w:val="24"/>
        </w:rPr>
      </w:pPr>
    </w:p>
    <w:p w14:paraId="661BDF8A" w14:textId="751F5A92" w:rsidR="00435A20" w:rsidRPr="00435A20" w:rsidDel="003F624D" w:rsidRDefault="00435A20" w:rsidP="00435A20">
      <w:pPr>
        <w:widowControl w:val="0"/>
        <w:numPr>
          <w:ilvl w:val="1"/>
          <w:numId w:val="4"/>
        </w:numPr>
        <w:spacing w:before="0" w:beforeAutospacing="0" w:after="0" w:afterAutospacing="0" w:line="240" w:lineRule="auto"/>
        <w:ind w:left="1442" w:hanging="722"/>
        <w:jc w:val="both"/>
        <w:rPr>
          <w:del w:id="761" w:author="Meryl Etman" w:date="2021-01-25T17:22:00Z"/>
          <w:rFonts w:ascii="Times New Roman" w:eastAsia="Times New Roman" w:hAnsi="Times New Roman" w:cs="David"/>
          <w:sz w:val="20"/>
          <w:szCs w:val="24"/>
          <w:rtl/>
        </w:rPr>
      </w:pPr>
      <w:del w:id="762" w:author="Meryl Etman" w:date="2021-01-25T17:22:00Z">
        <w:r w:rsidRPr="00435A20" w:rsidDel="003F624D">
          <w:rPr>
            <w:rFonts w:ascii="Times New Roman" w:eastAsia="Times New Roman" w:hAnsi="Times New Roman" w:cs="David"/>
            <w:sz w:val="20"/>
            <w:szCs w:val="24"/>
            <w:rtl/>
          </w:rPr>
          <w:delText xml:space="preserve">תכניות בינוי מפורטות הכוללת בינוי בקנ"מ </w:delText>
        </w:r>
        <w:r w:rsidRPr="00435A20" w:rsidDel="003F624D">
          <w:rPr>
            <w:rFonts w:ascii="Times New Roman" w:eastAsia="Times New Roman" w:hAnsi="Times New Roman" w:cs="David" w:hint="cs"/>
            <w:sz w:val="20"/>
            <w:szCs w:val="24"/>
            <w:rtl/>
          </w:rPr>
          <w:delText>כנדרש ע"י הרשויות</w:delText>
        </w:r>
        <w:r w:rsidRPr="00435A20" w:rsidDel="003F624D">
          <w:rPr>
            <w:rFonts w:ascii="Times New Roman" w:eastAsia="Times New Roman" w:hAnsi="Times New Roman" w:cs="David"/>
            <w:sz w:val="20"/>
            <w:szCs w:val="24"/>
            <w:rtl/>
          </w:rPr>
          <w:delText xml:space="preserve"> במספר חלופות הכוללות שטחי ומבני מגורים לרבות גובהם, שטחי ומבני ציבור</w:delText>
        </w:r>
        <w:r w:rsidRPr="00435A20" w:rsidDel="003F624D">
          <w:rPr>
            <w:rFonts w:ascii="Times New Roman" w:eastAsia="Times New Roman" w:hAnsi="Times New Roman" w:cs="David" w:hint="cs"/>
            <w:sz w:val="20"/>
            <w:szCs w:val="24"/>
            <w:rtl/>
          </w:rPr>
          <w:delText xml:space="preserve"> לרבות מיקום, עיצוב ונפח</w:delText>
        </w:r>
        <w:r w:rsidRPr="00435A20" w:rsidDel="003F624D">
          <w:rPr>
            <w:rFonts w:ascii="Times New Roman" w:eastAsia="Times New Roman" w:hAnsi="Times New Roman" w:cs="David"/>
            <w:sz w:val="20"/>
            <w:szCs w:val="24"/>
            <w:rtl/>
          </w:rPr>
          <w:delText>, דרכים לתנועת כלי רכב, פתרונות לפינוי אשפה, פתרונות לגישה לרכבי חירום, פתרונות לתחבורה ציבורית, מרכזי חלוקת דואר, דרכים להולכי רגל, מיקום חדרי טרנספורמציה ובזק, מפלסי הכניסה לבתים, חזיתות, חתכים ומבטים עקרוניים</w:delText>
        </w:r>
        <w:r w:rsidRPr="00435A20" w:rsidDel="003F624D">
          <w:rPr>
            <w:rFonts w:ascii="Times New Roman" w:eastAsia="Times New Roman" w:hAnsi="Times New Roman" w:cs="David" w:hint="cs"/>
            <w:sz w:val="20"/>
            <w:szCs w:val="24"/>
            <w:rtl/>
          </w:rPr>
          <w:delText>, בינוי רעיוני של שטחים פתוחים, שבילים ושטחים מגוננים</w:delText>
        </w:r>
        <w:r w:rsidRPr="00435A20" w:rsidDel="003F624D">
          <w:rPr>
            <w:rFonts w:ascii="Times New Roman" w:eastAsia="Times New Roman" w:hAnsi="Times New Roman" w:cs="David"/>
            <w:sz w:val="20"/>
            <w:szCs w:val="24"/>
            <w:rtl/>
          </w:rPr>
          <w:delText xml:space="preserve"> </w:delText>
        </w:r>
      </w:del>
    </w:p>
    <w:p w14:paraId="565B8BCC" w14:textId="4EE29B55" w:rsidR="00435A20" w:rsidRPr="00435A20" w:rsidDel="003F624D" w:rsidRDefault="00435A20" w:rsidP="00435A20">
      <w:pPr>
        <w:widowControl w:val="0"/>
        <w:tabs>
          <w:tab w:val="num" w:pos="1360"/>
        </w:tabs>
        <w:spacing w:before="0" w:beforeAutospacing="0" w:after="0" w:afterAutospacing="0" w:line="240" w:lineRule="auto"/>
        <w:ind w:left="1360" w:right="1360" w:hanging="709"/>
        <w:jc w:val="both"/>
        <w:rPr>
          <w:del w:id="763" w:author="Meryl Etman" w:date="2021-01-25T17:22:00Z"/>
          <w:rFonts w:ascii="Times New Roman" w:eastAsia="Times New Roman" w:hAnsi="Times New Roman" w:cs="David"/>
          <w:sz w:val="20"/>
          <w:szCs w:val="24"/>
        </w:rPr>
      </w:pPr>
    </w:p>
    <w:p w14:paraId="110EE2B6" w14:textId="666DF54D" w:rsidR="00435A20" w:rsidRPr="00435A20" w:rsidDel="003F624D" w:rsidRDefault="00435A20" w:rsidP="00435A20">
      <w:pPr>
        <w:widowControl w:val="0"/>
        <w:numPr>
          <w:ilvl w:val="1"/>
          <w:numId w:val="4"/>
        </w:numPr>
        <w:spacing w:before="0" w:beforeAutospacing="0" w:after="0" w:afterAutospacing="0" w:line="240" w:lineRule="auto"/>
        <w:ind w:left="1442" w:hanging="722"/>
        <w:jc w:val="both"/>
        <w:rPr>
          <w:del w:id="764" w:author="Meryl Etman" w:date="2021-01-25T17:22:00Z"/>
          <w:rFonts w:ascii="Times New Roman" w:eastAsia="Times New Roman" w:hAnsi="Times New Roman" w:cs="David"/>
          <w:sz w:val="20"/>
          <w:szCs w:val="24"/>
          <w:rtl/>
        </w:rPr>
      </w:pPr>
      <w:del w:id="765" w:author="Meryl Etman" w:date="2021-01-25T17:22:00Z">
        <w:r w:rsidRPr="00435A20" w:rsidDel="003F624D">
          <w:rPr>
            <w:rFonts w:ascii="Times New Roman" w:eastAsia="Times New Roman" w:hAnsi="Times New Roman" w:cs="David"/>
            <w:sz w:val="20"/>
            <w:szCs w:val="24"/>
            <w:rtl/>
          </w:rPr>
          <w:delText>תקנונים.</w:delText>
        </w:r>
      </w:del>
    </w:p>
    <w:p w14:paraId="031C0C2E" w14:textId="23687A9E" w:rsidR="00435A20" w:rsidRPr="00435A20" w:rsidDel="003F624D" w:rsidRDefault="00435A20" w:rsidP="00435A20">
      <w:pPr>
        <w:widowControl w:val="0"/>
        <w:tabs>
          <w:tab w:val="num" w:pos="1360"/>
        </w:tabs>
        <w:spacing w:before="0" w:beforeAutospacing="0" w:after="0" w:afterAutospacing="0" w:line="240" w:lineRule="auto"/>
        <w:ind w:left="1360" w:right="1360" w:hanging="709"/>
        <w:jc w:val="both"/>
        <w:rPr>
          <w:del w:id="766" w:author="Meryl Etman" w:date="2021-01-25T17:22:00Z"/>
          <w:rFonts w:ascii="Times New Roman" w:eastAsia="Times New Roman" w:hAnsi="Times New Roman" w:cs="David"/>
          <w:sz w:val="20"/>
          <w:szCs w:val="24"/>
        </w:rPr>
      </w:pPr>
    </w:p>
    <w:p w14:paraId="660BECB1" w14:textId="5673A25E" w:rsidR="00435A20" w:rsidRPr="00435A20" w:rsidDel="003F624D" w:rsidRDefault="00435A20" w:rsidP="00435A20">
      <w:pPr>
        <w:widowControl w:val="0"/>
        <w:numPr>
          <w:ilvl w:val="1"/>
          <w:numId w:val="4"/>
        </w:numPr>
        <w:spacing w:before="0" w:beforeAutospacing="0" w:after="0" w:afterAutospacing="0" w:line="240" w:lineRule="auto"/>
        <w:ind w:left="1442" w:hanging="722"/>
        <w:jc w:val="both"/>
        <w:rPr>
          <w:del w:id="767" w:author="Meryl Etman" w:date="2021-01-25T17:22:00Z"/>
          <w:rFonts w:ascii="Times New Roman" w:eastAsia="Times New Roman" w:hAnsi="Times New Roman" w:cs="David"/>
          <w:sz w:val="20"/>
          <w:szCs w:val="24"/>
          <w:rtl/>
        </w:rPr>
      </w:pPr>
      <w:del w:id="768" w:author="Meryl Etman" w:date="2021-01-25T17:22:00Z">
        <w:r w:rsidRPr="00435A20" w:rsidDel="003F624D">
          <w:rPr>
            <w:rFonts w:ascii="Times New Roman" w:eastAsia="Times New Roman" w:hAnsi="Times New Roman" w:cs="David"/>
            <w:sz w:val="20"/>
            <w:szCs w:val="24"/>
            <w:rtl/>
          </w:rPr>
          <w:delText>כל המסמכים הדרושים עפ"י דרישת הרשויות בתחום מומחיותו של המתכנן.</w:delText>
        </w:r>
      </w:del>
    </w:p>
    <w:p w14:paraId="7284340B" w14:textId="2D28DEAB" w:rsidR="00435A20" w:rsidRPr="00435A20" w:rsidDel="003F624D" w:rsidRDefault="00435A20" w:rsidP="00435A20">
      <w:pPr>
        <w:widowControl w:val="0"/>
        <w:tabs>
          <w:tab w:val="num" w:pos="1360"/>
        </w:tabs>
        <w:spacing w:before="0" w:beforeAutospacing="0" w:after="0" w:afterAutospacing="0" w:line="240" w:lineRule="auto"/>
        <w:ind w:left="1360" w:right="1360" w:hanging="709"/>
        <w:jc w:val="both"/>
        <w:rPr>
          <w:del w:id="769" w:author="Meryl Etman" w:date="2021-01-25T17:22:00Z"/>
          <w:rFonts w:ascii="Times New Roman" w:eastAsia="Times New Roman" w:hAnsi="Times New Roman" w:cs="David"/>
          <w:sz w:val="20"/>
          <w:szCs w:val="24"/>
        </w:rPr>
      </w:pPr>
    </w:p>
    <w:p w14:paraId="54CD707F" w14:textId="1394878B" w:rsidR="00435A20" w:rsidRPr="00435A20" w:rsidRDefault="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Change w:id="770" w:author="Meryl Etman" w:date="2021-01-25T17:22:00Z">
          <w:pPr>
            <w:widowControl w:val="0"/>
            <w:numPr>
              <w:ilvl w:val="1"/>
              <w:numId w:val="4"/>
            </w:numPr>
            <w:tabs>
              <w:tab w:val="num" w:pos="1440"/>
            </w:tabs>
            <w:spacing w:before="0" w:beforeAutospacing="0" w:after="0" w:afterAutospacing="0" w:line="240" w:lineRule="auto"/>
            <w:ind w:left="1442" w:hanging="722"/>
            <w:jc w:val="both"/>
          </w:pPr>
        </w:pPrChange>
      </w:pPr>
      <w:del w:id="771" w:author="Meryl Etman" w:date="2021-01-25T17:22:00Z">
        <w:r w:rsidRPr="00435A20" w:rsidDel="003F624D">
          <w:rPr>
            <w:rFonts w:ascii="Times New Roman" w:eastAsia="Times New Roman" w:hAnsi="Times New Roman" w:cs="David"/>
            <w:sz w:val="20"/>
            <w:szCs w:val="24"/>
            <w:rtl/>
          </w:rPr>
          <w:delText>תכניות לבינוי בשלבים.</w:delText>
        </w:r>
      </w:del>
      <w:ins w:id="772" w:author="Meryl Etman" w:date="2021-01-25T17:22:00Z">
        <w:r w:rsidR="003F624D">
          <w:rPr>
            <w:rFonts w:ascii="Times New Roman" w:eastAsia="Times New Roman" w:hAnsi="Times New Roman" w:cs="David" w:hint="cs"/>
            <w:sz w:val="20"/>
            <w:szCs w:val="24"/>
            <w:u w:val="single"/>
            <w:rtl/>
          </w:rPr>
          <w:t>מבוטל</w:t>
        </w:r>
      </w:ins>
    </w:p>
    <w:p w14:paraId="6861A48E"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04F2D56C"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72F2510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בינוי ופתוח/תכניות עיצוב א</w:t>
      </w:r>
      <w:r w:rsidRPr="00435A20">
        <w:rPr>
          <w:rFonts w:ascii="Times New Roman" w:eastAsia="Times New Roman" w:hAnsi="Times New Roman" w:cs="David" w:hint="cs"/>
          <w:sz w:val="20"/>
          <w:szCs w:val="24"/>
          <w:u w:val="single"/>
          <w:rtl/>
        </w:rPr>
        <w:t>דריכלי</w:t>
      </w:r>
      <w:r w:rsidRPr="00435A20">
        <w:rPr>
          <w:rFonts w:ascii="Times New Roman" w:eastAsia="Times New Roman" w:hAnsi="Times New Roman" w:cs="David"/>
          <w:sz w:val="20"/>
          <w:szCs w:val="24"/>
          <w:rtl/>
        </w:rPr>
        <w:t>:</w:t>
      </w:r>
    </w:p>
    <w:p w14:paraId="551C17C5"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1C8B550"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תכניות, חתכים, מבטים, פרטים, פרוט חומרי בנין וכל שי</w:t>
      </w:r>
      <w:r w:rsidR="007E01A6">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דרש ע"י הרשויות, באישור המזמין, לאישור תכניות בינוי ופ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ותכניות עיצוב א</w:t>
      </w:r>
      <w:r w:rsidRPr="00435A20">
        <w:rPr>
          <w:rFonts w:ascii="Times New Roman" w:eastAsia="Times New Roman" w:hAnsi="Times New Roman" w:cs="David" w:hint="cs"/>
          <w:sz w:val="20"/>
          <w:szCs w:val="24"/>
          <w:rtl/>
        </w:rPr>
        <w:t>דריכל</w:t>
      </w:r>
      <w:r w:rsidRPr="00435A20">
        <w:rPr>
          <w:rFonts w:ascii="Times New Roman" w:eastAsia="Times New Roman" w:hAnsi="Times New Roman" w:cs="David"/>
          <w:sz w:val="20"/>
          <w:szCs w:val="24"/>
          <w:rtl/>
        </w:rPr>
        <w:t>י שלאחריהן ניתן יהיה להגיש בקשות להיתרי בניה למבנים ולעבודות הפ</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תוח בפרויקט.</w:t>
      </w:r>
    </w:p>
    <w:p w14:paraId="7BE0823E"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EF18FF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Pr>
      </w:pPr>
    </w:p>
    <w:p w14:paraId="442CD1EB"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תכניות ומסמכים לבניה:</w:t>
      </w:r>
    </w:p>
    <w:p w14:paraId="067E0076"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2AE46B69"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התכניות יסופקו, עפ"י בקשת המזמין, גם בקנ"מ אחר מהמצוין.</w:t>
      </w:r>
    </w:p>
    <w:p w14:paraId="17F96BFF"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6B0C8BD"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המוקדם</w:t>
      </w:r>
      <w:r w:rsidRPr="00435A20">
        <w:rPr>
          <w:rFonts w:ascii="Times New Roman" w:eastAsia="Times New Roman" w:hAnsi="Times New Roman" w:cs="David"/>
          <w:sz w:val="20"/>
          <w:szCs w:val="24"/>
          <w:rtl/>
        </w:rPr>
        <w:t xml:space="preserve"> – יבוצע במספר חלופות עד לקביעת החלופה הנבחרת.</w:t>
      </w:r>
    </w:p>
    <w:p w14:paraId="5711CFDA"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15FCC3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פרוגרמות.</w:t>
      </w:r>
    </w:p>
    <w:p w14:paraId="3329402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מודלים, הדמיות ופרספקטיבות.</w:t>
      </w:r>
    </w:p>
    <w:p w14:paraId="508EF58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hint="cs"/>
          <w:sz w:val="20"/>
          <w:szCs w:val="24"/>
          <w:rtl/>
        </w:rPr>
        <w:tab/>
        <w:t>ת</w:t>
      </w:r>
      <w:r w:rsidRPr="00435A20">
        <w:rPr>
          <w:rFonts w:ascii="Times New Roman" w:eastAsia="Times New Roman" w:hAnsi="Times New Roman" w:cs="David"/>
          <w:sz w:val="20"/>
          <w:szCs w:val="24"/>
          <w:rtl/>
        </w:rPr>
        <w:t xml:space="preserve">כנית קומת כניסה/קרקע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1:100(כולל קטע מהפיתוח הצמוד).</w:t>
      </w:r>
    </w:p>
    <w:p w14:paraId="176E225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קומה טיפוסית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77277B4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קומה/קומות עליונות – 1:100.</w:t>
      </w:r>
    </w:p>
    <w:p w14:paraId="40B23F2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גגות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112E3AC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t xml:space="preserve">ז.1 </w:t>
      </w:r>
      <w:r w:rsidRPr="00435A20">
        <w:rPr>
          <w:rFonts w:ascii="Times New Roman" w:eastAsia="Times New Roman" w:hAnsi="Times New Roman" w:cs="David"/>
          <w:sz w:val="20"/>
          <w:szCs w:val="24"/>
          <w:rtl/>
        </w:rPr>
        <w:t xml:space="preserve">תכנית סידור פנימי/ריהוט באלטרנטיבות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3590A155" w14:textId="52213B5D"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ins w:id="773" w:author="מרול אטמן" w:date="2021-06-08T16:14:00Z">
        <w:r w:rsidR="00712F06">
          <w:rPr>
            <w:rFonts w:ascii="Times New Roman" w:eastAsia="Times New Roman" w:hAnsi="Times New Roman" w:cs="David" w:hint="cs"/>
            <w:sz w:val="20"/>
            <w:szCs w:val="24"/>
            <w:rtl/>
          </w:rPr>
          <w:t xml:space="preserve">  </w:t>
        </w:r>
      </w:ins>
      <w:r w:rsidRPr="00435A20">
        <w:rPr>
          <w:rFonts w:ascii="Times New Roman" w:eastAsia="Times New Roman" w:hAnsi="Times New Roman" w:cs="David" w:hint="cs"/>
          <w:sz w:val="20"/>
          <w:szCs w:val="24"/>
          <w:rtl/>
        </w:rPr>
        <w:t xml:space="preserve">   ז.2 תכנית חלוקה פנימית באלטרנטיבות </w:t>
      </w:r>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1:100.</w:t>
      </w:r>
      <w:r w:rsidRPr="00435A20">
        <w:rPr>
          <w:rFonts w:ascii="Times New Roman" w:eastAsia="Times New Roman" w:hAnsi="Times New Roman" w:cs="David" w:hint="cs"/>
          <w:sz w:val="24"/>
          <w:szCs w:val="24"/>
          <w:rtl/>
          <w:lang w:eastAsia="he-IL"/>
        </w:rPr>
        <w:t xml:space="preserve"> (בפרויקטים בהם מסחר ו/או משרדים).</w:t>
      </w:r>
    </w:p>
    <w:p w14:paraId="0889FB9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חזיתות מ- 4 כיוונים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1:50.</w:t>
      </w:r>
    </w:p>
    <w:p w14:paraId="3085B52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חתכים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אורך ורוחב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1483AF8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תאום תכנית עקרונית לפיתוח החצר ולסידור מקומות החניה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1:250.</w:t>
      </w:r>
    </w:p>
    <w:p w14:paraId="1AF27CE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קומת מסד (אם תהיה)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 (כולל קטע מהפיתוח הצמוד).</w:t>
      </w:r>
    </w:p>
    <w:p w14:paraId="63AE8B1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 xml:space="preserve">) </w:t>
      </w:r>
      <w:r w:rsidRPr="00435A20">
        <w:rPr>
          <w:rFonts w:ascii="Times New Roman" w:eastAsia="Times New Roman" w:hAnsi="Times New Roman" w:cs="David"/>
          <w:sz w:val="20"/>
          <w:szCs w:val="24"/>
        </w:rPr>
        <w:t>–</w:t>
      </w:r>
      <w:r w:rsidRPr="00435A20">
        <w:rPr>
          <w:rFonts w:ascii="Times New Roman" w:eastAsia="Times New Roman" w:hAnsi="Times New Roman" w:cs="David"/>
          <w:sz w:val="20"/>
          <w:szCs w:val="24"/>
          <w:rtl/>
        </w:rPr>
        <w:t xml:space="preserve"> 1:100.</w:t>
      </w:r>
    </w:p>
    <w:p w14:paraId="3A1B2E7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מכר זמניות (לפני קבלת היתר).</w:t>
      </w:r>
    </w:p>
    <w:p w14:paraId="3FD2C37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טבלאות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לרישוי, למכירה, להתחשבנות עם הקבלן.</w:t>
      </w:r>
    </w:p>
    <w:p w14:paraId="13A21243"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4BA3603E"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3.2</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התכנון הסופי</w:t>
      </w:r>
      <w:r w:rsidRPr="00435A20">
        <w:rPr>
          <w:rFonts w:ascii="Times New Roman" w:eastAsia="Times New Roman" w:hAnsi="Times New Roman" w:cs="David"/>
          <w:sz w:val="20"/>
          <w:szCs w:val="24"/>
          <w:rtl/>
        </w:rPr>
        <w:t xml:space="preserve"> </w:t>
      </w:r>
    </w:p>
    <w:p w14:paraId="55B00470"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5CA7155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הגשה בקשות להיתרים למבני המגורים</w:t>
      </w:r>
      <w:r w:rsidRPr="00435A20">
        <w:rPr>
          <w:rFonts w:ascii="Times New Roman" w:eastAsia="Times New Roman" w:hAnsi="Times New Roman" w:cs="David" w:hint="cs"/>
          <w:sz w:val="20"/>
          <w:szCs w:val="24"/>
          <w:rtl/>
        </w:rPr>
        <w:t xml:space="preserve"> ו/או המסחר ו/או המשרדים</w:t>
      </w:r>
      <w:r w:rsidRPr="00435A20">
        <w:rPr>
          <w:rFonts w:ascii="Times New Roman" w:eastAsia="Times New Roman" w:hAnsi="Times New Roman" w:cs="David"/>
          <w:sz w:val="20"/>
          <w:szCs w:val="24"/>
          <w:rtl/>
        </w:rPr>
        <w:t>, למבנה המכירות וסביבתו,</w:t>
      </w: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sz w:val="20"/>
          <w:szCs w:val="24"/>
          <w:rtl/>
        </w:rPr>
        <w:t>לדירה לדוגמא וסביבתה, לתחנות טרנספורמציה וסביבתן, כולל כל המסמכים הנדרשים ע"י הרשויות.</w:t>
      </w:r>
    </w:p>
    <w:p w14:paraId="10EA0C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תכנית מרחבים מוגנים </w:t>
      </w:r>
      <w:r w:rsidRPr="00435A20">
        <w:rPr>
          <w:rFonts w:ascii="Times New Roman" w:eastAsia="Times New Roman" w:hAnsi="Times New Roman" w:cs="David" w:hint="cs"/>
          <w:sz w:val="20"/>
          <w:szCs w:val="24"/>
          <w:rtl/>
        </w:rPr>
        <w:t>ל</w:t>
      </w:r>
      <w:r w:rsidRPr="00435A20">
        <w:rPr>
          <w:rFonts w:ascii="Times New Roman" w:eastAsia="Times New Roman" w:hAnsi="Times New Roman" w:cs="David"/>
          <w:sz w:val="20"/>
          <w:szCs w:val="24"/>
          <w:rtl/>
        </w:rPr>
        <w:t>אישור פקע"ר</w:t>
      </w:r>
      <w:r w:rsidR="007E01A6">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rPr>
        <w:t>פקע"ר.</w:t>
      </w:r>
    </w:p>
    <w:p w14:paraId="7DF9499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טבלאות חישובי שטחים: לרישוי, למכירה, להתחשבנות עם הקבלן וכד'.</w:t>
      </w:r>
    </w:p>
    <w:p w14:paraId="5F8A20F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עדכון תכניות המכירה</w:t>
      </w:r>
      <w:r w:rsidRPr="00435A20">
        <w:rPr>
          <w:rFonts w:ascii="Times New Roman" w:eastAsia="Times New Roman" w:hAnsi="Times New Roman" w:cs="David" w:hint="cs"/>
          <w:sz w:val="20"/>
          <w:szCs w:val="24"/>
          <w:rtl/>
        </w:rPr>
        <w:t xml:space="preserve"> ו/או ההשכרה</w:t>
      </w:r>
      <w:r w:rsidRPr="00435A20">
        <w:rPr>
          <w:rFonts w:ascii="Times New Roman" w:eastAsia="Times New Roman" w:hAnsi="Times New Roman" w:cs="David"/>
          <w:sz w:val="20"/>
          <w:szCs w:val="24"/>
          <w:rtl/>
        </w:rPr>
        <w:t xml:space="preserve"> ותכניות המכר (לאחר קבלת היתר).</w:t>
      </w:r>
    </w:p>
    <w:p w14:paraId="51208E0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8F4C57B"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1148E8F6"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3.3</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למכרז</w:t>
      </w:r>
    </w:p>
    <w:p w14:paraId="351DE0B6" w14:textId="77777777" w:rsidR="00435A20" w:rsidRPr="00435A20" w:rsidRDefault="00435A20" w:rsidP="00435A20">
      <w:pPr>
        <w:widowControl w:val="0"/>
        <w:spacing w:before="0" w:beforeAutospacing="0" w:after="0" w:afterAutospacing="0" w:line="240" w:lineRule="auto"/>
        <w:ind w:left="1440" w:right="1440" w:firstLine="89"/>
        <w:jc w:val="both"/>
        <w:rPr>
          <w:rFonts w:ascii="Times New Roman" w:eastAsia="Times New Roman" w:hAnsi="Times New Roman" w:cs="David"/>
          <w:sz w:val="20"/>
          <w:szCs w:val="24"/>
          <w:rtl/>
        </w:rPr>
      </w:pPr>
    </w:p>
    <w:p w14:paraId="56427A8F" w14:textId="77777777" w:rsidR="00435A20" w:rsidRPr="00435A20" w:rsidRDefault="00435A20" w:rsidP="00435A20">
      <w:pPr>
        <w:widowControl w:val="0"/>
        <w:spacing w:before="0" w:beforeAutospacing="0" w:after="0" w:afterAutospacing="0" w:line="360" w:lineRule="auto"/>
        <w:ind w:left="1440" w:right="144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כל המפורט בסעיף 2.4 ערוך ומוגש בקנ"מ מוקטן בחוברת או באופן אחר עפ"י דרישת המזמין.</w:t>
      </w:r>
    </w:p>
    <w:p w14:paraId="4F64B4FD"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5801D1B" w14:textId="77777777" w:rsidR="00435A20" w:rsidRPr="00435A20" w:rsidRDefault="00435A20" w:rsidP="00435A20">
      <w:pPr>
        <w:widowControl w:val="0"/>
        <w:spacing w:before="0" w:beforeAutospacing="0" w:after="0" w:afterAutospacing="0" w:line="240" w:lineRule="auto"/>
        <w:ind w:left="1440" w:right="72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3.4</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בשלב תכנון מפורט לביצוע:</w:t>
      </w:r>
    </w:p>
    <w:p w14:paraId="7EE994C8"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61FDC626"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rtl/>
        </w:rPr>
        <w:tab/>
        <w:t xml:space="preserve">כל התכניות בקנ"מ 1:50 אם לא </w:t>
      </w:r>
      <w:r w:rsidR="007E01A6" w:rsidRPr="00435A20">
        <w:rPr>
          <w:rFonts w:ascii="Times New Roman" w:eastAsia="Times New Roman" w:hAnsi="Times New Roman" w:cs="David" w:hint="cs"/>
          <w:sz w:val="20"/>
          <w:szCs w:val="24"/>
          <w:rtl/>
        </w:rPr>
        <w:t>צוין</w:t>
      </w:r>
      <w:r w:rsidRPr="00435A20">
        <w:rPr>
          <w:rFonts w:ascii="Times New Roman" w:eastAsia="Times New Roman" w:hAnsi="Times New Roman" w:cs="David"/>
          <w:sz w:val="20"/>
          <w:szCs w:val="24"/>
          <w:rtl/>
        </w:rPr>
        <w:t xml:space="preserve"> אחרת.</w:t>
      </w:r>
    </w:p>
    <w:p w14:paraId="5FA785A1"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38BE6B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א.</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קומ</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ת מרת</w:t>
      </w:r>
      <w:r w:rsidRPr="00435A20">
        <w:rPr>
          <w:rFonts w:ascii="Times New Roman" w:eastAsia="Times New Roman" w:hAnsi="Times New Roman" w:cs="David" w:hint="cs"/>
          <w:sz w:val="20"/>
          <w:szCs w:val="24"/>
          <w:rtl/>
        </w:rPr>
        <w:t>פים</w:t>
      </w:r>
      <w:r w:rsidRPr="00435A20">
        <w:rPr>
          <w:rFonts w:ascii="Times New Roman" w:eastAsia="Times New Roman" w:hAnsi="Times New Roman" w:cs="David"/>
          <w:sz w:val="20"/>
          <w:szCs w:val="24"/>
          <w:rtl/>
        </w:rPr>
        <w:t xml:space="preserve"> (אם </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הי</w:t>
      </w:r>
      <w:r w:rsidRPr="00435A20">
        <w:rPr>
          <w:rFonts w:ascii="Times New Roman" w:eastAsia="Times New Roman" w:hAnsi="Times New Roman" w:cs="David" w:hint="cs"/>
          <w:sz w:val="20"/>
          <w:szCs w:val="24"/>
          <w:rtl/>
        </w:rPr>
        <w:t>ו</w:t>
      </w:r>
      <w:r w:rsidRPr="00435A20">
        <w:rPr>
          <w:rFonts w:ascii="Times New Roman" w:eastAsia="Times New Roman" w:hAnsi="Times New Roman" w:cs="David"/>
          <w:sz w:val="20"/>
          <w:szCs w:val="24"/>
          <w:rtl/>
        </w:rPr>
        <w:t>).</w:t>
      </w:r>
    </w:p>
    <w:p w14:paraId="7C3F0E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ב.</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מסד (אם תהיה) כולל קטע מהפיתוח הצמוד.</w:t>
      </w:r>
    </w:p>
    <w:p w14:paraId="1A2CA44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ג.</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קומת קרקע/כניסה כולל קטע מהפיתוח הצמוד.</w:t>
      </w:r>
    </w:p>
    <w:p w14:paraId="3DA69C7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ד.</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תחנת טרנספורמציה, חדרי חשמל וגנרטור.</w:t>
      </w:r>
    </w:p>
    <w:p w14:paraId="3BCC8FC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ה.</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תכנית חדר בזק.</w:t>
      </w:r>
    </w:p>
    <w:p w14:paraId="31B51213" w14:textId="15D36ADD" w:rsidR="00435A20" w:rsidRPr="00435A20" w:rsidRDefault="00435A20" w:rsidP="00023792">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ו.</w:t>
      </w:r>
      <w:r w:rsidRPr="00435A20">
        <w:rPr>
          <w:rFonts w:ascii="Times New Roman" w:eastAsia="Times New Roman" w:hAnsi="Times New Roman" w:cs="David" w:hint="cs"/>
          <w:sz w:val="20"/>
          <w:szCs w:val="24"/>
          <w:rtl/>
        </w:rPr>
        <w:tab/>
      </w:r>
      <w:del w:id="774" w:author="מרול אטמן" w:date="2021-06-08T13:59:00Z">
        <w:r w:rsidRPr="00435A20" w:rsidDel="00023792">
          <w:rPr>
            <w:rFonts w:ascii="Times New Roman" w:eastAsia="Times New Roman" w:hAnsi="Times New Roman" w:cs="David"/>
            <w:sz w:val="20"/>
            <w:szCs w:val="24"/>
            <w:rtl/>
          </w:rPr>
          <w:delText>תכנית "גרעין" ולובי בכל הקומות כולל פריסת חיפויים 1:20 / 1:50</w:delText>
        </w:r>
      </w:del>
      <w:ins w:id="775" w:author="מרול אטמן" w:date="2021-06-08T13:59:00Z">
        <w:r w:rsidR="00023792">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0A8326A4" w14:textId="5CC81186" w:rsidR="00435A20" w:rsidRPr="00435A20" w:rsidRDefault="00435A20" w:rsidP="00B71181">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ז.</w:t>
      </w:r>
      <w:r w:rsidRPr="00435A20">
        <w:rPr>
          <w:rFonts w:ascii="Times New Roman" w:eastAsia="Times New Roman" w:hAnsi="Times New Roman" w:cs="David" w:hint="cs"/>
          <w:sz w:val="20"/>
          <w:szCs w:val="24"/>
          <w:rtl/>
        </w:rPr>
        <w:tab/>
      </w:r>
      <w:del w:id="776" w:author="מרול אטמן" w:date="2021-06-08T13:59:00Z">
        <w:r w:rsidRPr="00435A20" w:rsidDel="00023792">
          <w:rPr>
            <w:rFonts w:ascii="Times New Roman" w:eastAsia="Times New Roman" w:hAnsi="Times New Roman" w:cs="David"/>
            <w:sz w:val="20"/>
            <w:szCs w:val="24"/>
            <w:rtl/>
          </w:rPr>
          <w:delText>חתכים/לנ"ל.</w:delText>
        </w:r>
      </w:del>
      <w:ins w:id="777" w:author="מרול אטמן" w:date="2021-06-08T13:59:00Z">
        <w:r w:rsidR="00023792">
          <w:rPr>
            <w:rFonts w:ascii="Times New Roman" w:eastAsia="Times New Roman" w:hAnsi="Times New Roman" w:cs="David" w:hint="cs"/>
            <w:sz w:val="20"/>
            <w:szCs w:val="24"/>
            <w:rtl/>
          </w:rPr>
          <w:t>מבוטל.</w:t>
        </w:r>
      </w:ins>
    </w:p>
    <w:p w14:paraId="646E1CD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ח.</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מרחבים מוגנים בכל הקומות.</w:t>
      </w:r>
    </w:p>
    <w:p w14:paraId="6F557E4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ט.</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w:t>
      </w:r>
    </w:p>
    <w:p w14:paraId="3DDB6F7F" w14:textId="7E41D583" w:rsidR="00435A20" w:rsidRPr="00435A20" w:rsidRDefault="00435A20" w:rsidP="00023792">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י.</w:t>
      </w:r>
      <w:r w:rsidRPr="00435A20">
        <w:rPr>
          <w:rFonts w:ascii="Times New Roman" w:eastAsia="Times New Roman" w:hAnsi="Times New Roman" w:cs="David" w:hint="cs"/>
          <w:sz w:val="20"/>
          <w:szCs w:val="24"/>
          <w:rtl/>
        </w:rPr>
        <w:tab/>
      </w:r>
      <w:del w:id="778" w:author="מרול אטמן" w:date="2021-06-08T13:59:00Z">
        <w:r w:rsidRPr="00435A20" w:rsidDel="00023792">
          <w:rPr>
            <w:rFonts w:ascii="Times New Roman" w:eastAsia="Times New Roman" w:hAnsi="Times New Roman" w:cs="David"/>
            <w:sz w:val="20"/>
            <w:szCs w:val="24"/>
            <w:rtl/>
          </w:rPr>
          <w:delText>תכניות חיפויי קירות וסידור ריצוף במבואת כניסה, במבואות במרתף ובמבואות קומתיות  1:20 / 1:50.</w:delText>
        </w:r>
      </w:del>
      <w:ins w:id="779" w:author="מרול אטמן" w:date="2021-06-08T13:59:00Z">
        <w:r w:rsidR="00023792">
          <w:rPr>
            <w:rFonts w:ascii="Times New Roman" w:eastAsia="Times New Roman" w:hAnsi="Times New Roman" w:cs="David" w:hint="cs"/>
            <w:sz w:val="20"/>
            <w:szCs w:val="24"/>
            <w:rtl/>
          </w:rPr>
          <w:t>מבוטל.</w:t>
        </w:r>
      </w:ins>
    </w:p>
    <w:p w14:paraId="26512A0A" w14:textId="70C34450"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780" w:author="מרול אטמן" w:date="2021-06-08T15:29:00Z">
        <w:r w:rsidRPr="00435A20" w:rsidDel="008D7787">
          <w:rPr>
            <w:rFonts w:ascii="Times New Roman" w:eastAsia="Times New Roman" w:hAnsi="Times New Roman" w:cs="David" w:hint="cs"/>
            <w:sz w:val="20"/>
            <w:szCs w:val="24"/>
            <w:rtl/>
          </w:rPr>
          <w:delText>יב</w:delText>
        </w:r>
      </w:del>
      <w:ins w:id="781" w:author="מרול אטמן" w:date="2021-06-08T15:29:00Z">
        <w:r w:rsidR="008D7787" w:rsidRPr="00435A20">
          <w:rPr>
            <w:rFonts w:ascii="Times New Roman" w:eastAsia="Times New Roman" w:hAnsi="Times New Roman" w:cs="David" w:hint="cs"/>
            <w:sz w:val="20"/>
            <w:szCs w:val="24"/>
            <w:rtl/>
          </w:rPr>
          <w:t>י</w:t>
        </w:r>
      </w:ins>
      <w:ins w:id="782" w:author="מרול אטמן" w:date="2021-06-08T15:30:00Z">
        <w:r w:rsidR="008D7787">
          <w:rPr>
            <w:rFonts w:ascii="Times New Roman" w:eastAsia="Times New Roman" w:hAnsi="Times New Roman" w:cs="David" w:hint="cs"/>
            <w:sz w:val="20"/>
            <w:szCs w:val="24"/>
            <w:rtl/>
          </w:rPr>
          <w:t>א</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del w:id="783" w:author="מרול אטמן" w:date="2021-06-08T14:00:00Z">
        <w:r w:rsidRPr="00435A20" w:rsidDel="00023792">
          <w:rPr>
            <w:rFonts w:ascii="Times New Roman" w:eastAsia="Times New Roman" w:hAnsi="Times New Roman" w:cs="David"/>
            <w:sz w:val="20"/>
            <w:szCs w:val="24"/>
            <w:rtl/>
          </w:rPr>
          <w:delText>תכניות תקרות אקוסטיות ותותבות 1:20 / 1:50.</w:delText>
        </w:r>
      </w:del>
      <w:ins w:id="784" w:author="מרול אטמן" w:date="2021-06-08T14:00:00Z">
        <w:r w:rsidR="00023792">
          <w:rPr>
            <w:rFonts w:ascii="Times New Roman" w:eastAsia="Times New Roman" w:hAnsi="Times New Roman" w:cs="David" w:hint="cs"/>
            <w:sz w:val="20"/>
            <w:szCs w:val="24"/>
            <w:rtl/>
          </w:rPr>
          <w:t>מבוטל.</w:t>
        </w:r>
      </w:ins>
    </w:p>
    <w:p w14:paraId="12C67F60" w14:textId="7B0AC765"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785" w:author="מרול אטמן" w:date="2021-06-08T15:30:00Z">
        <w:r w:rsidRPr="00435A20" w:rsidDel="008D7787">
          <w:rPr>
            <w:rFonts w:ascii="Times New Roman" w:eastAsia="Times New Roman" w:hAnsi="Times New Roman" w:cs="David" w:hint="cs"/>
            <w:sz w:val="20"/>
            <w:szCs w:val="24"/>
            <w:rtl/>
          </w:rPr>
          <w:delText>יג</w:delText>
        </w:r>
      </w:del>
      <w:ins w:id="786" w:author="מרול אטמן" w:date="2021-06-08T15:30:00Z">
        <w:r w:rsidR="008D7787" w:rsidRPr="00435A20">
          <w:rPr>
            <w:rFonts w:ascii="Times New Roman" w:eastAsia="Times New Roman" w:hAnsi="Times New Roman" w:cs="David" w:hint="cs"/>
            <w:sz w:val="20"/>
            <w:szCs w:val="24"/>
            <w:rtl/>
          </w:rPr>
          <w:t>י</w:t>
        </w:r>
        <w:r w:rsidR="008D7787">
          <w:rPr>
            <w:rFonts w:ascii="Times New Roman" w:eastAsia="Times New Roman" w:hAnsi="Times New Roman" w:cs="David" w:hint="cs"/>
            <w:sz w:val="20"/>
            <w:szCs w:val="24"/>
            <w:rtl/>
          </w:rPr>
          <w:t>ב</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חדרי המדרגות במפלסים השונים 1:20 / 1:50.</w:t>
      </w:r>
    </w:p>
    <w:p w14:paraId="64115320" w14:textId="6D3B231F"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787" w:author="מרול אטמן" w:date="2021-06-08T15:30:00Z">
        <w:r w:rsidRPr="00435A20" w:rsidDel="008D7787">
          <w:rPr>
            <w:rFonts w:ascii="Times New Roman" w:eastAsia="Times New Roman" w:hAnsi="Times New Roman" w:cs="David" w:hint="cs"/>
            <w:sz w:val="20"/>
            <w:szCs w:val="24"/>
            <w:rtl/>
          </w:rPr>
          <w:delText>יד</w:delText>
        </w:r>
      </w:del>
      <w:ins w:id="788" w:author="מרול אטמן" w:date="2021-06-08T15:30:00Z">
        <w:r w:rsidR="008D7787" w:rsidRPr="00435A20">
          <w:rPr>
            <w:rFonts w:ascii="Times New Roman" w:eastAsia="Times New Roman" w:hAnsi="Times New Roman" w:cs="David" w:hint="cs"/>
            <w:sz w:val="20"/>
            <w:szCs w:val="24"/>
            <w:rtl/>
          </w:rPr>
          <w:t>י</w:t>
        </w:r>
        <w:r w:rsidR="008D7787">
          <w:rPr>
            <w:rFonts w:ascii="Times New Roman" w:eastAsia="Times New Roman" w:hAnsi="Times New Roman" w:cs="David" w:hint="cs"/>
            <w:sz w:val="20"/>
            <w:szCs w:val="24"/>
            <w:rtl/>
          </w:rPr>
          <w:t>ג</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לנ"ל 1:20 / 1:50.</w:t>
      </w:r>
    </w:p>
    <w:p w14:paraId="07AED6E2" w14:textId="742CAA9C"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789" w:author="מרול אטמן" w:date="2021-06-08T15:30:00Z">
        <w:r w:rsidRPr="00435A20" w:rsidDel="008D7787">
          <w:rPr>
            <w:rFonts w:ascii="Times New Roman" w:eastAsia="Times New Roman" w:hAnsi="Times New Roman" w:cs="David" w:hint="cs"/>
            <w:sz w:val="20"/>
            <w:szCs w:val="24"/>
            <w:rtl/>
          </w:rPr>
          <w:delText>טו</w:delText>
        </w:r>
      </w:del>
      <w:ins w:id="790" w:author="מרול אטמן" w:date="2021-06-08T15:30:00Z">
        <w:r w:rsidR="008D7787">
          <w:rPr>
            <w:rFonts w:ascii="Times New Roman" w:eastAsia="Times New Roman" w:hAnsi="Times New Roman" w:cs="David" w:hint="cs"/>
            <w:sz w:val="20"/>
            <w:szCs w:val="24"/>
            <w:rtl/>
          </w:rPr>
          <w:t>יד</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חדר אשפה וחצרות משק.</w:t>
      </w:r>
    </w:p>
    <w:p w14:paraId="597650ED" w14:textId="3906672D"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791" w:author="מרול אטמן" w:date="2021-06-08T15:30:00Z">
        <w:r w:rsidRPr="00435A20" w:rsidDel="008D7787">
          <w:rPr>
            <w:rFonts w:ascii="Times New Roman" w:eastAsia="Times New Roman" w:hAnsi="Times New Roman" w:cs="David" w:hint="cs"/>
            <w:sz w:val="20"/>
            <w:szCs w:val="24"/>
            <w:rtl/>
          </w:rPr>
          <w:delText>טז</w:delText>
        </w:r>
      </w:del>
      <w:ins w:id="792" w:author="מרול אטמן" w:date="2021-06-08T15:30:00Z">
        <w:r w:rsidR="008D7787" w:rsidRPr="00435A20">
          <w:rPr>
            <w:rFonts w:ascii="Times New Roman" w:eastAsia="Times New Roman" w:hAnsi="Times New Roman" w:cs="David" w:hint="cs"/>
            <w:sz w:val="20"/>
            <w:szCs w:val="24"/>
            <w:rtl/>
          </w:rPr>
          <w:t>ט</w:t>
        </w:r>
        <w:r w:rsidR="008D7787">
          <w:rPr>
            <w:rFonts w:ascii="Times New Roman" w:eastAsia="Times New Roman" w:hAnsi="Times New Roman" w:cs="David" w:hint="cs"/>
            <w:sz w:val="20"/>
            <w:szCs w:val="24"/>
            <w:rtl/>
          </w:rPr>
          <w:t>ו</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קומה/קומות טיפוסיות.</w:t>
      </w:r>
    </w:p>
    <w:p w14:paraId="2B0B701C" w14:textId="20FA5BA2"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793" w:author="מרול אטמן" w:date="2021-06-08T15:30:00Z">
        <w:r w:rsidRPr="00435A20" w:rsidDel="008D7787">
          <w:rPr>
            <w:rFonts w:ascii="Times New Roman" w:eastAsia="Times New Roman" w:hAnsi="Times New Roman" w:cs="David" w:hint="cs"/>
            <w:sz w:val="20"/>
            <w:szCs w:val="24"/>
            <w:rtl/>
          </w:rPr>
          <w:delText>יז</w:delText>
        </w:r>
      </w:del>
      <w:ins w:id="794" w:author="מרול אטמן" w:date="2021-06-08T15:30:00Z">
        <w:r w:rsidR="008D7787">
          <w:rPr>
            <w:rFonts w:ascii="Times New Roman" w:eastAsia="Times New Roman" w:hAnsi="Times New Roman" w:cs="David" w:hint="cs"/>
            <w:sz w:val="20"/>
            <w:szCs w:val="24"/>
            <w:rtl/>
          </w:rPr>
          <w:t>ט</w:t>
        </w:r>
        <w:r w:rsidR="008D7787" w:rsidRPr="00435A20">
          <w:rPr>
            <w:rFonts w:ascii="Times New Roman" w:eastAsia="Times New Roman" w:hAnsi="Times New Roman" w:cs="David" w:hint="cs"/>
            <w:sz w:val="20"/>
            <w:szCs w:val="24"/>
            <w:rtl/>
          </w:rPr>
          <w:t>ז</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 xml:space="preserve">תכניות קומות </w:t>
      </w:r>
      <w:r w:rsidR="007E01A6" w:rsidRPr="00435A20">
        <w:rPr>
          <w:rFonts w:ascii="Times New Roman" w:eastAsia="Times New Roman" w:hAnsi="Times New Roman" w:cs="David" w:hint="cs"/>
          <w:sz w:val="20"/>
          <w:szCs w:val="24"/>
          <w:rtl/>
        </w:rPr>
        <w:t>ייחודיו</w:t>
      </w:r>
      <w:r w:rsidR="007E01A6" w:rsidRPr="00435A20">
        <w:rPr>
          <w:rFonts w:ascii="Times New Roman" w:eastAsia="Times New Roman" w:hAnsi="Times New Roman" w:cs="David" w:hint="eastAsia"/>
          <w:sz w:val="20"/>
          <w:szCs w:val="24"/>
          <w:rtl/>
        </w:rPr>
        <w:t>ת</w:t>
      </w:r>
      <w:r w:rsidRPr="00435A20">
        <w:rPr>
          <w:rFonts w:ascii="Times New Roman" w:eastAsia="Times New Roman" w:hAnsi="Times New Roman" w:cs="David"/>
          <w:sz w:val="20"/>
          <w:szCs w:val="24"/>
          <w:rtl/>
        </w:rPr>
        <w:t xml:space="preserve">. </w:t>
      </w:r>
    </w:p>
    <w:p w14:paraId="70D8BE1B" w14:textId="70B0D3E1"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795" w:author="מרול אטמן" w:date="2021-06-08T15:30:00Z">
        <w:r w:rsidRPr="00435A20" w:rsidDel="008D7787">
          <w:rPr>
            <w:rFonts w:ascii="Times New Roman" w:eastAsia="Times New Roman" w:hAnsi="Times New Roman" w:cs="David" w:hint="cs"/>
            <w:sz w:val="20"/>
            <w:szCs w:val="24"/>
            <w:rtl/>
          </w:rPr>
          <w:delText>יח</w:delText>
        </w:r>
      </w:del>
      <w:ins w:id="796" w:author="מרול אטמן" w:date="2021-06-08T15:30:00Z">
        <w:r w:rsidR="008D7787" w:rsidRPr="00435A20">
          <w:rPr>
            <w:rFonts w:ascii="Times New Roman" w:eastAsia="Times New Roman" w:hAnsi="Times New Roman" w:cs="David" w:hint="cs"/>
            <w:sz w:val="20"/>
            <w:szCs w:val="24"/>
            <w:rtl/>
          </w:rPr>
          <w:t>י</w:t>
        </w:r>
        <w:r w:rsidR="008D7787">
          <w:rPr>
            <w:rFonts w:ascii="Times New Roman" w:eastAsia="Times New Roman" w:hAnsi="Times New Roman" w:cs="David" w:hint="cs"/>
            <w:sz w:val="20"/>
            <w:szCs w:val="24"/>
            <w:rtl/>
          </w:rPr>
          <w:t>ז</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גגות.</w:t>
      </w:r>
    </w:p>
    <w:p w14:paraId="46020D24" w14:textId="683E2881"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797" w:author="מרול אטמן" w:date="2021-06-08T15:30:00Z">
        <w:r w:rsidRPr="00435A20" w:rsidDel="008D7787">
          <w:rPr>
            <w:rFonts w:ascii="Times New Roman" w:eastAsia="Times New Roman" w:hAnsi="Times New Roman" w:cs="David" w:hint="cs"/>
            <w:sz w:val="20"/>
            <w:szCs w:val="24"/>
            <w:rtl/>
          </w:rPr>
          <w:delText>יט</w:delText>
        </w:r>
      </w:del>
      <w:ins w:id="798" w:author="מרול אטמן" w:date="2021-06-08T15:30:00Z">
        <w:r w:rsidR="008D7787" w:rsidRPr="00435A20">
          <w:rPr>
            <w:rFonts w:ascii="Times New Roman" w:eastAsia="Times New Roman" w:hAnsi="Times New Roman" w:cs="David" w:hint="cs"/>
            <w:sz w:val="20"/>
            <w:szCs w:val="24"/>
            <w:rtl/>
          </w:rPr>
          <w:t>י</w:t>
        </w:r>
        <w:r w:rsidR="008D7787">
          <w:rPr>
            <w:rFonts w:ascii="Times New Roman" w:eastAsia="Times New Roman" w:hAnsi="Times New Roman" w:cs="David" w:hint="cs"/>
            <w:sz w:val="20"/>
            <w:szCs w:val="24"/>
            <w:rtl/>
          </w:rPr>
          <w:t>ח</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תכניות מתקנים על הגג וגגות עליונים.</w:t>
      </w:r>
    </w:p>
    <w:p w14:paraId="57BEF751" w14:textId="7334CF04"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799" w:author="מרול אטמן" w:date="2021-06-08T15:30:00Z">
        <w:r w:rsidRPr="00435A20" w:rsidDel="008D7787">
          <w:rPr>
            <w:rFonts w:ascii="Times New Roman" w:eastAsia="Times New Roman" w:hAnsi="Times New Roman" w:cs="David" w:hint="cs"/>
            <w:sz w:val="20"/>
            <w:szCs w:val="24"/>
            <w:rtl/>
          </w:rPr>
          <w:delText>כ</w:delText>
        </w:r>
      </w:del>
      <w:ins w:id="800" w:author="מרול אטמן" w:date="2021-06-08T15:30:00Z">
        <w:r w:rsidR="008D7787">
          <w:rPr>
            <w:rFonts w:ascii="Times New Roman" w:eastAsia="Times New Roman" w:hAnsi="Times New Roman" w:cs="David" w:hint="cs"/>
            <w:sz w:val="20"/>
            <w:szCs w:val="24"/>
            <w:rtl/>
          </w:rPr>
          <w:t>יט</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חתכים אנכיים.</w:t>
      </w:r>
    </w:p>
    <w:p w14:paraId="5422C514" w14:textId="6ED02336"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w:t>
      </w:r>
      <w:del w:id="801" w:author="מרול אטמן" w:date="2021-06-08T15:30:00Z">
        <w:r w:rsidRPr="00435A20" w:rsidDel="008D7787">
          <w:rPr>
            <w:rFonts w:ascii="Times New Roman" w:eastAsia="Times New Roman" w:hAnsi="Times New Roman" w:cs="David" w:hint="cs"/>
            <w:sz w:val="20"/>
            <w:szCs w:val="24"/>
            <w:rtl/>
          </w:rPr>
          <w:delText>א</w:delText>
        </w:r>
      </w:del>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מ- 4 כיוונים כולל פריסות אבן, פסיפס וכד'.</w:t>
      </w:r>
    </w:p>
    <w:p w14:paraId="54EF6442" w14:textId="39110116"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02" w:author="מרול אטמן" w:date="2021-06-08T15:30:00Z">
        <w:r w:rsidRPr="00435A20" w:rsidDel="008D7787">
          <w:rPr>
            <w:rFonts w:ascii="Times New Roman" w:eastAsia="Times New Roman" w:hAnsi="Times New Roman" w:cs="David" w:hint="cs"/>
            <w:sz w:val="20"/>
            <w:szCs w:val="24"/>
            <w:rtl/>
          </w:rPr>
          <w:delText>כב</w:delText>
        </w:r>
      </w:del>
      <w:ins w:id="803" w:author="מרול אטמן" w:date="2021-06-08T15:30:00Z">
        <w:r w:rsidR="008D7787" w:rsidRPr="00435A20">
          <w:rPr>
            <w:rFonts w:ascii="Times New Roman" w:eastAsia="Times New Roman" w:hAnsi="Times New Roman" w:cs="David" w:hint="cs"/>
            <w:sz w:val="20"/>
            <w:szCs w:val="24"/>
            <w:rtl/>
          </w:rPr>
          <w:t>כ</w:t>
        </w:r>
        <w:r w:rsidR="008D7787">
          <w:rPr>
            <w:rFonts w:ascii="Times New Roman" w:eastAsia="Times New Roman" w:hAnsi="Times New Roman" w:cs="David" w:hint="cs"/>
            <w:sz w:val="20"/>
            <w:szCs w:val="24"/>
            <w:rtl/>
          </w:rPr>
          <w:t>א</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חזיתות נסתרות.</w:t>
      </w:r>
    </w:p>
    <w:p w14:paraId="7EE62990" w14:textId="68A09208"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04" w:author="מרול אטמן" w:date="2021-06-08T15:30:00Z">
        <w:r w:rsidRPr="00435A20" w:rsidDel="008D7787">
          <w:rPr>
            <w:rFonts w:ascii="Times New Roman" w:eastAsia="Times New Roman" w:hAnsi="Times New Roman" w:cs="David" w:hint="cs"/>
            <w:sz w:val="20"/>
            <w:szCs w:val="24"/>
            <w:rtl/>
          </w:rPr>
          <w:delText>כג</w:delText>
        </w:r>
      </w:del>
      <w:ins w:id="805" w:author="מרול אטמן" w:date="2021-06-08T15:30:00Z">
        <w:r w:rsidR="008D7787" w:rsidRPr="00435A20">
          <w:rPr>
            <w:rFonts w:ascii="Times New Roman" w:eastAsia="Times New Roman" w:hAnsi="Times New Roman" w:cs="David" w:hint="cs"/>
            <w:sz w:val="20"/>
            <w:szCs w:val="24"/>
            <w:rtl/>
          </w:rPr>
          <w:t>כ</w:t>
        </w:r>
        <w:r w:rsidR="008D7787">
          <w:rPr>
            <w:rFonts w:ascii="Times New Roman" w:eastAsia="Times New Roman" w:hAnsi="Times New Roman" w:cs="David" w:hint="cs"/>
            <w:sz w:val="20"/>
            <w:szCs w:val="24"/>
            <w:rtl/>
          </w:rPr>
          <w:t>ב</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del w:id="806" w:author="מרול אטמן" w:date="2021-06-08T14:00:00Z">
        <w:r w:rsidRPr="00435A20" w:rsidDel="00023792">
          <w:rPr>
            <w:rFonts w:ascii="Times New Roman" w:eastAsia="Times New Roman" w:hAnsi="Times New Roman" w:cs="David"/>
            <w:sz w:val="20"/>
            <w:szCs w:val="24"/>
            <w:rtl/>
          </w:rPr>
          <w:delText>תכניות תאום מערכות (סופרפוזיציה), חתכים באזורים בהם מתוכננת הצטלבות מערכות</w:delText>
        </w:r>
      </w:del>
      <w:ins w:id="807" w:author="מרול אטמן" w:date="2021-06-08T14:00:00Z">
        <w:r w:rsidR="00023792">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5ED5879A" w14:textId="4DC0E575"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08" w:author="מרול אטמן" w:date="2021-06-08T15:30:00Z">
        <w:r w:rsidRPr="00435A20" w:rsidDel="008D7787">
          <w:rPr>
            <w:rFonts w:ascii="Times New Roman" w:eastAsia="Times New Roman" w:hAnsi="Times New Roman" w:cs="David" w:hint="cs"/>
            <w:sz w:val="20"/>
            <w:szCs w:val="24"/>
            <w:rtl/>
          </w:rPr>
          <w:delText>כד</w:delText>
        </w:r>
      </w:del>
      <w:ins w:id="809" w:author="מרול אטמן" w:date="2021-06-08T15:30:00Z">
        <w:r w:rsidR="008D7787" w:rsidRPr="00435A20">
          <w:rPr>
            <w:rFonts w:ascii="Times New Roman" w:eastAsia="Times New Roman" w:hAnsi="Times New Roman" w:cs="David" w:hint="cs"/>
            <w:sz w:val="20"/>
            <w:szCs w:val="24"/>
            <w:rtl/>
          </w:rPr>
          <w:t>כ</w:t>
        </w:r>
        <w:r w:rsidR="008D7787">
          <w:rPr>
            <w:rFonts w:ascii="Times New Roman" w:eastAsia="Times New Roman" w:hAnsi="Times New Roman" w:cs="David" w:hint="cs"/>
            <w:sz w:val="20"/>
            <w:szCs w:val="24"/>
            <w:rtl/>
          </w:rPr>
          <w:t>ג</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del w:id="810" w:author="מרול אטמן" w:date="2021-06-08T14:02:00Z">
        <w:r w:rsidRPr="00435A20" w:rsidDel="00023792">
          <w:rPr>
            <w:rFonts w:ascii="Times New Roman" w:eastAsia="Times New Roman" w:hAnsi="Times New Roman" w:cs="David"/>
            <w:sz w:val="20"/>
            <w:szCs w:val="24"/>
            <w:rtl/>
          </w:rPr>
          <w:delText xml:space="preserve">תכניות </w:delText>
        </w:r>
      </w:del>
      <w:ins w:id="811" w:author="מרול אטמן" w:date="2021-06-08T14:02:00Z">
        <w:r w:rsidR="00023792">
          <w:rPr>
            <w:rFonts w:ascii="Times New Roman" w:eastAsia="Times New Roman" w:hAnsi="Times New Roman" w:cs="David" w:hint="cs"/>
            <w:sz w:val="20"/>
            <w:szCs w:val="24"/>
            <w:rtl/>
          </w:rPr>
          <w:t>פרטי</w:t>
        </w:r>
        <w:r w:rsidR="00023792" w:rsidRPr="00435A20">
          <w:rPr>
            <w:rFonts w:ascii="Times New Roman" w:eastAsia="Times New Roman" w:hAnsi="Times New Roman" w:cs="David"/>
            <w:sz w:val="20"/>
            <w:szCs w:val="24"/>
            <w:rtl/>
          </w:rPr>
          <w:t xml:space="preserve"> </w:t>
        </w:r>
      </w:ins>
      <w:del w:id="812" w:author="מרול אטמן" w:date="2021-06-08T14:02:00Z">
        <w:r w:rsidRPr="00435A20" w:rsidDel="00023792">
          <w:rPr>
            <w:rFonts w:ascii="Times New Roman" w:eastAsia="Times New Roman" w:hAnsi="Times New Roman" w:cs="David"/>
            <w:sz w:val="20"/>
            <w:szCs w:val="24"/>
            <w:rtl/>
          </w:rPr>
          <w:delText xml:space="preserve">יצור </w:delText>
        </w:r>
      </w:del>
      <w:r w:rsidRPr="00435A20">
        <w:rPr>
          <w:rFonts w:ascii="Times New Roman" w:eastAsia="Times New Roman" w:hAnsi="Times New Roman" w:cs="David"/>
          <w:sz w:val="20"/>
          <w:szCs w:val="24"/>
          <w:rtl/>
        </w:rPr>
        <w:t>מדרגות 1:5.</w:t>
      </w:r>
    </w:p>
    <w:p w14:paraId="40BFF663" w14:textId="03040A6E"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13" w:author="מרול אטמן" w:date="2021-06-08T15:30:00Z">
        <w:r w:rsidRPr="00435A20" w:rsidDel="008D7787">
          <w:rPr>
            <w:rFonts w:ascii="Times New Roman" w:eastAsia="Times New Roman" w:hAnsi="Times New Roman" w:cs="David" w:hint="cs"/>
            <w:sz w:val="20"/>
            <w:szCs w:val="24"/>
            <w:rtl/>
          </w:rPr>
          <w:delText>כה</w:delText>
        </w:r>
      </w:del>
      <w:ins w:id="814" w:author="מרול אטמן" w:date="2021-06-08T15:30:00Z">
        <w:r w:rsidR="008D7787" w:rsidRPr="00435A20">
          <w:rPr>
            <w:rFonts w:ascii="Times New Roman" w:eastAsia="Times New Roman" w:hAnsi="Times New Roman" w:cs="David" w:hint="cs"/>
            <w:sz w:val="20"/>
            <w:szCs w:val="24"/>
            <w:rtl/>
          </w:rPr>
          <w:t>כ</w:t>
        </w:r>
        <w:r w:rsidR="008D7787">
          <w:rPr>
            <w:rFonts w:ascii="Times New Roman" w:eastAsia="Times New Roman" w:hAnsi="Times New Roman" w:cs="David" w:hint="cs"/>
            <w:sz w:val="20"/>
            <w:szCs w:val="24"/>
            <w:rtl/>
          </w:rPr>
          <w:t>ד</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del w:id="815" w:author="מרול אטמן" w:date="2021-06-08T14:03:00Z">
        <w:r w:rsidRPr="00435A20" w:rsidDel="00023792">
          <w:rPr>
            <w:rFonts w:ascii="Times New Roman" w:eastAsia="Times New Roman" w:hAnsi="Times New Roman" w:cs="David"/>
            <w:sz w:val="20"/>
            <w:szCs w:val="24"/>
            <w:rtl/>
          </w:rPr>
          <w:delText>תכניות וחתכים לפירים, מעליות ולמערכות 1:20 / 1:50.</w:delText>
        </w:r>
      </w:del>
      <w:ins w:id="816" w:author="מרול אטמן" w:date="2021-06-08T14:03:00Z">
        <w:r w:rsidR="00023792">
          <w:rPr>
            <w:rFonts w:ascii="Times New Roman" w:eastAsia="Times New Roman" w:hAnsi="Times New Roman" w:cs="David" w:hint="cs"/>
            <w:sz w:val="20"/>
            <w:szCs w:val="24"/>
            <w:rtl/>
          </w:rPr>
          <w:t>מבוטל.</w:t>
        </w:r>
      </w:ins>
    </w:p>
    <w:p w14:paraId="1F5C0CD5" w14:textId="6F08EFBD" w:rsidR="00435A20" w:rsidRPr="00435A20" w:rsidRDefault="00435A20" w:rsidP="00023792">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כה.</w:t>
      </w:r>
      <w:r w:rsidRPr="00435A20">
        <w:rPr>
          <w:rFonts w:ascii="Times New Roman" w:eastAsia="Times New Roman" w:hAnsi="Times New Roman" w:cs="David" w:hint="cs"/>
          <w:sz w:val="20"/>
          <w:szCs w:val="24"/>
          <w:rtl/>
        </w:rPr>
        <w:tab/>
      </w:r>
      <w:del w:id="817" w:author="מרול אטמן" w:date="2021-06-08T14:03:00Z">
        <w:r w:rsidRPr="00435A20" w:rsidDel="00023792">
          <w:rPr>
            <w:rFonts w:ascii="Times New Roman" w:eastAsia="Times New Roman" w:hAnsi="Times New Roman" w:cs="David"/>
            <w:sz w:val="20"/>
            <w:szCs w:val="24"/>
            <w:rtl/>
          </w:rPr>
          <w:delText>תכניות פריסת קירות שירותים 1:20.</w:delText>
        </w:r>
      </w:del>
      <w:ins w:id="818" w:author="מרול אטמן" w:date="2021-06-08T14:03:00Z">
        <w:r w:rsidR="00023792">
          <w:rPr>
            <w:rFonts w:ascii="Times New Roman" w:eastAsia="Times New Roman" w:hAnsi="Times New Roman" w:cs="David" w:hint="cs"/>
            <w:sz w:val="20"/>
            <w:szCs w:val="24"/>
            <w:rtl/>
          </w:rPr>
          <w:t>מבוטל.</w:t>
        </w:r>
      </w:ins>
    </w:p>
    <w:p w14:paraId="29650B31" w14:textId="59F21C69" w:rsidR="00435A20" w:rsidRPr="00435A20" w:rsidRDefault="00435A20" w:rsidP="00023792">
      <w:pPr>
        <w:widowControl w:val="0"/>
        <w:spacing w:before="0" w:beforeAutospacing="0" w:after="0" w:afterAutospacing="0" w:line="240" w:lineRule="auto"/>
        <w:ind w:left="2160" w:hanging="720"/>
        <w:jc w:val="both"/>
        <w:rPr>
          <w:rFonts w:ascii="Times New Roman" w:eastAsia="Times New Roman" w:hAnsi="Times New Roman" w:cs="David"/>
          <w:sz w:val="20"/>
          <w:szCs w:val="24"/>
        </w:rPr>
      </w:pPr>
      <w:r w:rsidRPr="00435A20">
        <w:rPr>
          <w:rFonts w:ascii="Times New Roman" w:eastAsia="Times New Roman" w:hAnsi="Times New Roman" w:cs="David" w:hint="cs"/>
          <w:sz w:val="20"/>
          <w:szCs w:val="24"/>
          <w:rtl/>
        </w:rPr>
        <w:t>כו.</w:t>
      </w:r>
      <w:r w:rsidRPr="00435A20">
        <w:rPr>
          <w:rFonts w:ascii="Times New Roman" w:eastAsia="Times New Roman" w:hAnsi="Times New Roman" w:cs="David" w:hint="cs"/>
          <w:sz w:val="20"/>
          <w:szCs w:val="24"/>
          <w:rtl/>
        </w:rPr>
        <w:tab/>
      </w:r>
      <w:del w:id="819" w:author="מרול אטמן" w:date="2021-06-08T14:04:00Z">
        <w:r w:rsidRPr="00435A20" w:rsidDel="00023792">
          <w:rPr>
            <w:rFonts w:ascii="Times New Roman" w:eastAsia="Times New Roman" w:hAnsi="Times New Roman" w:cs="David"/>
            <w:sz w:val="20"/>
            <w:szCs w:val="24"/>
            <w:rtl/>
          </w:rPr>
          <w:delText>תכנית מטבחים, ארונות מטבח ופריסת קירות 1:20.</w:delText>
        </w:r>
      </w:del>
      <w:ins w:id="820" w:author="מרול אטמן" w:date="2021-06-08T14:04:00Z">
        <w:r w:rsidR="00023792">
          <w:rPr>
            <w:rFonts w:ascii="Times New Roman" w:eastAsia="Times New Roman" w:hAnsi="Times New Roman" w:cs="David" w:hint="cs"/>
            <w:sz w:val="20"/>
            <w:szCs w:val="24"/>
            <w:rtl/>
          </w:rPr>
          <w:t>מבוטל.</w:t>
        </w:r>
      </w:ins>
    </w:p>
    <w:p w14:paraId="246B190A" w14:textId="7D6F41CE"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21" w:author="מרול אטמן" w:date="2021-06-08T15:30:00Z">
        <w:r w:rsidRPr="00435A20" w:rsidDel="008D7787">
          <w:rPr>
            <w:rFonts w:ascii="Times New Roman" w:eastAsia="Times New Roman" w:hAnsi="Times New Roman" w:cs="David" w:hint="cs"/>
            <w:sz w:val="20"/>
            <w:szCs w:val="24"/>
            <w:rtl/>
          </w:rPr>
          <w:delText>כו</w:delText>
        </w:r>
      </w:del>
      <w:ins w:id="822" w:author="מרול אטמן" w:date="2021-06-08T15:30:00Z">
        <w:r w:rsidR="008D7787" w:rsidRPr="00435A20">
          <w:rPr>
            <w:rFonts w:ascii="Times New Roman" w:eastAsia="Times New Roman" w:hAnsi="Times New Roman" w:cs="David" w:hint="cs"/>
            <w:sz w:val="20"/>
            <w:szCs w:val="24"/>
            <w:rtl/>
          </w:rPr>
          <w:t>כ</w:t>
        </w:r>
        <w:r w:rsidR="008D7787">
          <w:rPr>
            <w:rFonts w:ascii="Times New Roman" w:eastAsia="Times New Roman" w:hAnsi="Times New Roman" w:cs="David" w:hint="cs"/>
            <w:sz w:val="20"/>
            <w:szCs w:val="24"/>
            <w:rtl/>
          </w:rPr>
          <w:t>ז</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נגרות.</w:t>
      </w:r>
    </w:p>
    <w:p w14:paraId="3BAC5DFD" w14:textId="4811C4D0"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23" w:author="מרול אטמן" w:date="2021-06-08T15:31:00Z">
        <w:r w:rsidRPr="00435A20" w:rsidDel="008D7787">
          <w:rPr>
            <w:rFonts w:ascii="Times New Roman" w:eastAsia="Times New Roman" w:hAnsi="Times New Roman" w:cs="David" w:hint="cs"/>
            <w:sz w:val="20"/>
            <w:szCs w:val="24"/>
            <w:rtl/>
          </w:rPr>
          <w:delText>כז</w:delText>
        </w:r>
      </w:del>
      <w:ins w:id="824" w:author="מרול אטמן" w:date="2021-06-08T15:31:00Z">
        <w:r w:rsidR="008D7787" w:rsidRPr="00435A20">
          <w:rPr>
            <w:rFonts w:ascii="Times New Roman" w:eastAsia="Times New Roman" w:hAnsi="Times New Roman" w:cs="David" w:hint="cs"/>
            <w:sz w:val="20"/>
            <w:szCs w:val="24"/>
            <w:rtl/>
          </w:rPr>
          <w:t>כ</w:t>
        </w:r>
        <w:r w:rsidR="008D7787">
          <w:rPr>
            <w:rFonts w:ascii="Times New Roman" w:eastAsia="Times New Roman" w:hAnsi="Times New Roman" w:cs="David" w:hint="cs"/>
            <w:sz w:val="20"/>
            <w:szCs w:val="24"/>
            <w:rtl/>
          </w:rPr>
          <w:t>ח</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מסגרות, כולל חזיתות של ארונות חשמל, הידרנטים, תקשורת ופירים למיניהם, מעקות וכד'.</w:t>
      </w:r>
    </w:p>
    <w:p w14:paraId="5E9E8614" w14:textId="0EEF5745"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25" w:author="מרול אטמן" w:date="2021-06-08T15:31:00Z">
        <w:r w:rsidRPr="00435A20" w:rsidDel="008D7787">
          <w:rPr>
            <w:rFonts w:ascii="Times New Roman" w:eastAsia="Times New Roman" w:hAnsi="Times New Roman" w:cs="David" w:hint="cs"/>
            <w:sz w:val="20"/>
            <w:szCs w:val="24"/>
            <w:rtl/>
          </w:rPr>
          <w:delText>כח</w:delText>
        </w:r>
      </w:del>
      <w:ins w:id="826" w:author="מרול אטמן" w:date="2021-06-08T15:31:00Z">
        <w:r w:rsidR="008D7787" w:rsidRPr="00435A20">
          <w:rPr>
            <w:rFonts w:ascii="Times New Roman" w:eastAsia="Times New Roman" w:hAnsi="Times New Roman" w:cs="David" w:hint="cs"/>
            <w:sz w:val="20"/>
            <w:szCs w:val="24"/>
            <w:rtl/>
          </w:rPr>
          <w:t>כ</w:t>
        </w:r>
        <w:r w:rsidR="008D7787">
          <w:rPr>
            <w:rFonts w:ascii="Times New Roman" w:eastAsia="Times New Roman" w:hAnsi="Times New Roman" w:cs="David" w:hint="cs"/>
            <w:sz w:val="20"/>
            <w:szCs w:val="24"/>
            <w:rtl/>
          </w:rPr>
          <w:t>ט</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רשימות אלומיניום וזכוכית.</w:t>
      </w:r>
    </w:p>
    <w:p w14:paraId="028A9EF0" w14:textId="180601B9"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27" w:author="מרול אטמן" w:date="2021-06-08T15:31:00Z">
        <w:r w:rsidRPr="00435A20" w:rsidDel="008D7787">
          <w:rPr>
            <w:rFonts w:ascii="Times New Roman" w:eastAsia="Times New Roman" w:hAnsi="Times New Roman" w:cs="David" w:hint="cs"/>
            <w:sz w:val="20"/>
            <w:szCs w:val="24"/>
            <w:rtl/>
          </w:rPr>
          <w:delText>כט</w:delText>
        </w:r>
      </w:del>
      <w:ins w:id="828" w:author="מרול אטמן" w:date="2021-06-08T15:31:00Z">
        <w:r w:rsidR="008D7787">
          <w:rPr>
            <w:rFonts w:ascii="Times New Roman" w:eastAsia="Times New Roman" w:hAnsi="Times New Roman" w:cs="David" w:hint="cs"/>
            <w:sz w:val="20"/>
            <w:szCs w:val="24"/>
            <w:rtl/>
          </w:rPr>
          <w:t>ל</w:t>
        </w:r>
      </w:ins>
      <w:r w:rsidRPr="00435A20">
        <w:rPr>
          <w:rFonts w:ascii="Times New Roman" w:eastAsia="Times New Roman" w:hAnsi="Times New Roman" w:cs="David" w:hint="cs"/>
          <w:sz w:val="20"/>
          <w:szCs w:val="24"/>
          <w:rtl/>
        </w:rPr>
        <w:tab/>
      </w:r>
      <w:r w:rsidRPr="00435A20">
        <w:rPr>
          <w:rFonts w:ascii="Times New Roman" w:eastAsia="Times New Roman" w:hAnsi="Times New Roman" w:cs="David"/>
          <w:sz w:val="20"/>
          <w:szCs w:val="24"/>
          <w:rtl/>
        </w:rPr>
        <w:t>פרטי בניין.</w:t>
      </w:r>
    </w:p>
    <w:p w14:paraId="1AFFFF5B" w14:textId="015426D8" w:rsidR="00435A20" w:rsidRPr="00435A20" w:rsidDel="00EA7981" w:rsidRDefault="00435A20" w:rsidP="008D7787">
      <w:pPr>
        <w:widowControl w:val="0"/>
        <w:spacing w:before="0" w:beforeAutospacing="0" w:after="0" w:afterAutospacing="0" w:line="240" w:lineRule="auto"/>
        <w:ind w:left="2160" w:hanging="720"/>
        <w:jc w:val="both"/>
        <w:rPr>
          <w:del w:id="829" w:author="מרול אטמן" w:date="2021-06-08T16:15:00Z"/>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ל</w:t>
      </w:r>
      <w:ins w:id="830" w:author="מרול אטמן" w:date="2021-06-08T15:31:00Z">
        <w:r w:rsidR="008D7787">
          <w:rPr>
            <w:rFonts w:ascii="Times New Roman" w:eastAsia="Times New Roman" w:hAnsi="Times New Roman" w:cs="David" w:hint="cs"/>
            <w:sz w:val="20"/>
            <w:szCs w:val="24"/>
            <w:rtl/>
          </w:rPr>
          <w:t>א</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del w:id="831" w:author="מרול אטמן" w:date="2021-06-08T15:32:00Z">
        <w:r w:rsidRPr="00435A20" w:rsidDel="008D7787">
          <w:rPr>
            <w:rFonts w:ascii="Times New Roman" w:eastAsia="Times New Roman" w:hAnsi="Times New Roman" w:cs="David"/>
            <w:sz w:val="20"/>
            <w:szCs w:val="24"/>
            <w:rtl/>
          </w:rPr>
          <w:delText>תכניות תאום פיתוח חצרות – 1:100</w:delText>
        </w:r>
      </w:del>
      <w:ins w:id="832" w:author="מרול אטמן" w:date="2021-06-08T15:32:00Z">
        <w:r w:rsidR="008D7787">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r w:rsidRPr="00435A20">
        <w:rPr>
          <w:rFonts w:ascii="Times New Roman" w:eastAsia="Times New Roman" w:hAnsi="Times New Roman" w:cs="David" w:hint="cs"/>
          <w:sz w:val="20"/>
          <w:szCs w:val="24"/>
          <w:rtl/>
        </w:rPr>
        <w:t xml:space="preserve"> </w:t>
      </w:r>
    </w:p>
    <w:p w14:paraId="69F4194E" w14:textId="77777777" w:rsidR="00435A20" w:rsidRPr="00435A20" w:rsidRDefault="00435A20" w:rsidP="00F47CCC">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547BAE9C" w14:textId="0AEC58D6"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33" w:author="מרול אטמן" w:date="2021-06-08T15:31:00Z">
        <w:r w:rsidRPr="00435A20" w:rsidDel="008D7787">
          <w:rPr>
            <w:rFonts w:ascii="Times New Roman" w:eastAsia="Times New Roman" w:hAnsi="Times New Roman" w:cs="David" w:hint="cs"/>
            <w:sz w:val="20"/>
            <w:szCs w:val="24"/>
            <w:rtl/>
          </w:rPr>
          <w:delText>לא</w:delText>
        </w:r>
      </w:del>
      <w:ins w:id="834" w:author="מרול אטמן" w:date="2021-06-08T15:31:00Z">
        <w:r w:rsidR="008D7787" w:rsidRPr="00435A20">
          <w:rPr>
            <w:rFonts w:ascii="Times New Roman" w:eastAsia="Times New Roman" w:hAnsi="Times New Roman" w:cs="David" w:hint="cs"/>
            <w:sz w:val="20"/>
            <w:szCs w:val="24"/>
            <w:rtl/>
          </w:rPr>
          <w:t>ל</w:t>
        </w:r>
        <w:r w:rsidR="008D7787">
          <w:rPr>
            <w:rFonts w:ascii="Times New Roman" w:eastAsia="Times New Roman" w:hAnsi="Times New Roman" w:cs="David" w:hint="cs"/>
            <w:sz w:val="20"/>
            <w:szCs w:val="24"/>
            <w:rtl/>
          </w:rPr>
          <w:t>ב</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del w:id="835" w:author="מרול אטמן" w:date="2021-06-08T15:32:00Z">
        <w:r w:rsidRPr="00435A20" w:rsidDel="008D7787">
          <w:rPr>
            <w:rFonts w:ascii="Times New Roman" w:eastAsia="Times New Roman" w:hAnsi="Times New Roman" w:cs="David"/>
            <w:sz w:val="20"/>
            <w:szCs w:val="24"/>
            <w:rtl/>
          </w:rPr>
          <w:delText>תכניות אזורי איטום עם הפניות לפרטים: גגות ואזורים רטובים במבנה</w:delText>
        </w:r>
      </w:del>
      <w:ins w:id="836" w:author="מרול אטמן" w:date="2021-06-08T15:32:00Z">
        <w:r w:rsidR="008D7787">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 xml:space="preserve">. </w:t>
      </w:r>
    </w:p>
    <w:p w14:paraId="27E67861" w14:textId="14E199C6"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37" w:author="מרול אטמן" w:date="2021-06-08T15:31:00Z">
        <w:r w:rsidRPr="00435A20" w:rsidDel="008D7787">
          <w:rPr>
            <w:rFonts w:ascii="Times New Roman" w:eastAsia="Times New Roman" w:hAnsi="Times New Roman" w:cs="David" w:hint="cs"/>
            <w:sz w:val="20"/>
            <w:szCs w:val="24"/>
            <w:rtl/>
          </w:rPr>
          <w:delText>לב</w:delText>
        </w:r>
      </w:del>
      <w:ins w:id="838" w:author="מרול אטמן" w:date="2021-06-08T15:31:00Z">
        <w:r w:rsidR="008D7787" w:rsidRPr="00435A20">
          <w:rPr>
            <w:rFonts w:ascii="Times New Roman" w:eastAsia="Times New Roman" w:hAnsi="Times New Roman" w:cs="David" w:hint="cs"/>
            <w:sz w:val="20"/>
            <w:szCs w:val="24"/>
            <w:rtl/>
          </w:rPr>
          <w:t>ל</w:t>
        </w:r>
        <w:r w:rsidR="008D7787">
          <w:rPr>
            <w:rFonts w:ascii="Times New Roman" w:eastAsia="Times New Roman" w:hAnsi="Times New Roman" w:cs="David" w:hint="cs"/>
            <w:sz w:val="20"/>
            <w:szCs w:val="24"/>
            <w:rtl/>
          </w:rPr>
          <w:t>ג</w:t>
        </w:r>
      </w:ins>
      <w:r w:rsidRPr="00435A20">
        <w:rPr>
          <w:rFonts w:ascii="Times New Roman" w:eastAsia="Times New Roman" w:hAnsi="Times New Roman" w:cs="David" w:hint="cs"/>
          <w:sz w:val="20"/>
          <w:szCs w:val="24"/>
          <w:rtl/>
        </w:rPr>
        <w:t>.</w:t>
      </w:r>
      <w:r w:rsidRPr="00435A20">
        <w:rPr>
          <w:rFonts w:ascii="Times New Roman" w:eastAsia="Times New Roman" w:hAnsi="Times New Roman" w:cs="David" w:hint="cs"/>
          <w:sz w:val="20"/>
          <w:szCs w:val="24"/>
          <w:rtl/>
        </w:rPr>
        <w:tab/>
      </w:r>
      <w:del w:id="839" w:author="מרול אטמן" w:date="2021-06-08T15:32:00Z">
        <w:r w:rsidRPr="00435A20" w:rsidDel="008D7787">
          <w:rPr>
            <w:rFonts w:ascii="Times New Roman" w:eastAsia="Times New Roman" w:hAnsi="Times New Roman" w:cs="David"/>
            <w:sz w:val="20"/>
            <w:szCs w:val="24"/>
            <w:rtl/>
          </w:rPr>
          <w:delText>תכניות חתכים ופרטיהם לאלמנטים מתועשים</w:delText>
        </w:r>
      </w:del>
      <w:ins w:id="840" w:author="מרול אטמן" w:date="2021-06-08T15:32:00Z">
        <w:r w:rsidR="008D7787">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4FA4F5AF" w14:textId="6AB3FFCA"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41" w:author="מרול אטמן" w:date="2021-06-08T15:31:00Z">
        <w:r w:rsidRPr="00435A20" w:rsidDel="008D7787">
          <w:rPr>
            <w:rFonts w:ascii="Times New Roman" w:eastAsia="Times New Roman" w:hAnsi="Times New Roman" w:cs="David" w:hint="cs"/>
            <w:sz w:val="20"/>
            <w:szCs w:val="24"/>
            <w:rtl/>
          </w:rPr>
          <w:delText>לג</w:delText>
        </w:r>
      </w:del>
      <w:ins w:id="842" w:author="מרול אטמן" w:date="2021-06-08T15:31:00Z">
        <w:r w:rsidR="008D7787" w:rsidRPr="00435A20">
          <w:rPr>
            <w:rFonts w:ascii="Times New Roman" w:eastAsia="Times New Roman" w:hAnsi="Times New Roman" w:cs="David" w:hint="cs"/>
            <w:sz w:val="20"/>
            <w:szCs w:val="24"/>
            <w:rtl/>
          </w:rPr>
          <w:t>ל</w:t>
        </w:r>
        <w:r w:rsidR="008D7787">
          <w:rPr>
            <w:rFonts w:ascii="Times New Roman" w:eastAsia="Times New Roman" w:hAnsi="Times New Roman" w:cs="David" w:hint="cs"/>
            <w:sz w:val="20"/>
            <w:szCs w:val="24"/>
            <w:rtl/>
          </w:rPr>
          <w:t>ד</w:t>
        </w:r>
      </w:ins>
      <w:r w:rsidRPr="00435A20">
        <w:rPr>
          <w:rFonts w:ascii="Times New Roman" w:eastAsia="Times New Roman" w:hAnsi="Times New Roman" w:cs="David" w:hint="cs"/>
          <w:sz w:val="20"/>
          <w:szCs w:val="24"/>
          <w:rtl/>
        </w:rPr>
        <w:t xml:space="preserve">.    </w:t>
      </w:r>
      <w:ins w:id="843" w:author="מרול אטמן" w:date="2021-06-08T16:15:00Z">
        <w:r w:rsidR="00A006E7">
          <w:rPr>
            <w:rFonts w:ascii="Times New Roman" w:eastAsia="Times New Roman" w:hAnsi="Times New Roman" w:cs="David" w:hint="cs"/>
            <w:sz w:val="20"/>
            <w:szCs w:val="24"/>
            <w:rtl/>
          </w:rPr>
          <w:t xml:space="preserve">  </w:t>
        </w:r>
      </w:ins>
      <w:r w:rsidRPr="00435A20">
        <w:rPr>
          <w:rFonts w:ascii="Times New Roman" w:eastAsia="Times New Roman" w:hAnsi="Times New Roman" w:cs="David" w:hint="cs"/>
          <w:sz w:val="20"/>
          <w:szCs w:val="24"/>
          <w:rtl/>
        </w:rPr>
        <w:t xml:space="preserve">  </w:t>
      </w:r>
      <w:del w:id="844" w:author="מרול אטמן" w:date="2021-06-08T15:32:00Z">
        <w:r w:rsidRPr="00435A20" w:rsidDel="008D7787">
          <w:rPr>
            <w:rFonts w:ascii="Times New Roman" w:eastAsia="Times New Roman" w:hAnsi="Times New Roman" w:cs="David" w:hint="cs"/>
            <w:sz w:val="20"/>
            <w:szCs w:val="24"/>
            <w:rtl/>
          </w:rPr>
          <w:delText>תכנית מיקום שילוט, פרסום הכוונה וה</w:delText>
        </w:r>
      </w:del>
      <w:ins w:id="845" w:author="מרול אטמן" w:date="2021-06-08T15:32:00Z">
        <w:r w:rsidR="008D7787">
          <w:rPr>
            <w:rFonts w:ascii="Times New Roman" w:eastAsia="Times New Roman" w:hAnsi="Times New Roman" w:cs="David" w:hint="cs"/>
            <w:sz w:val="20"/>
            <w:szCs w:val="24"/>
            <w:rtl/>
          </w:rPr>
          <w:t>מבוטל</w:t>
        </w:r>
      </w:ins>
      <w:del w:id="846" w:author="מרול אטמן" w:date="2021-06-08T15:32:00Z">
        <w:r w:rsidRPr="00435A20" w:rsidDel="008D7787">
          <w:rPr>
            <w:rFonts w:ascii="Times New Roman" w:eastAsia="Times New Roman" w:hAnsi="Times New Roman" w:cs="David" w:hint="cs"/>
            <w:sz w:val="20"/>
            <w:szCs w:val="24"/>
            <w:rtl/>
          </w:rPr>
          <w:delText>דרכה</w:delText>
        </w:r>
      </w:del>
      <w:r w:rsidRPr="00435A20">
        <w:rPr>
          <w:rFonts w:ascii="Times New Roman" w:eastAsia="Times New Roman" w:hAnsi="Times New Roman" w:cs="David" w:hint="cs"/>
          <w:sz w:val="20"/>
          <w:szCs w:val="24"/>
          <w:rtl/>
        </w:rPr>
        <w:t xml:space="preserve">. </w:t>
      </w:r>
    </w:p>
    <w:p w14:paraId="06720941" w14:textId="56E3E506" w:rsidR="00435A20" w:rsidRPr="00435A20" w:rsidDel="00EA7981" w:rsidRDefault="00435A20" w:rsidP="008D7787">
      <w:pPr>
        <w:widowControl w:val="0"/>
        <w:spacing w:before="0" w:beforeAutospacing="0" w:after="0" w:afterAutospacing="0" w:line="240" w:lineRule="auto"/>
        <w:ind w:left="2160" w:hanging="720"/>
        <w:jc w:val="both"/>
        <w:rPr>
          <w:del w:id="847" w:author="מרול אטמן" w:date="2021-06-08T16:15:00Z"/>
          <w:rFonts w:ascii="Times New Roman" w:eastAsia="Times New Roman" w:hAnsi="Times New Roman" w:cs="David"/>
          <w:sz w:val="20"/>
          <w:szCs w:val="24"/>
          <w:rtl/>
        </w:rPr>
      </w:pPr>
      <w:del w:id="848" w:author="מרול אטמן" w:date="2021-06-08T15:31:00Z">
        <w:r w:rsidRPr="00435A20" w:rsidDel="008D7787">
          <w:rPr>
            <w:rFonts w:ascii="Times New Roman" w:eastAsia="Times New Roman" w:hAnsi="Times New Roman" w:cs="David" w:hint="cs"/>
            <w:sz w:val="20"/>
            <w:szCs w:val="24"/>
            <w:rtl/>
          </w:rPr>
          <w:delText>לד</w:delText>
        </w:r>
      </w:del>
      <w:ins w:id="849" w:author="מרול אטמן" w:date="2021-06-08T15:31:00Z">
        <w:r w:rsidR="008D7787" w:rsidRPr="00435A20">
          <w:rPr>
            <w:rFonts w:ascii="Times New Roman" w:eastAsia="Times New Roman" w:hAnsi="Times New Roman" w:cs="David" w:hint="cs"/>
            <w:sz w:val="20"/>
            <w:szCs w:val="24"/>
            <w:rtl/>
          </w:rPr>
          <w:t>ל</w:t>
        </w:r>
        <w:r w:rsidR="008D7787">
          <w:rPr>
            <w:rFonts w:ascii="Times New Roman" w:eastAsia="Times New Roman" w:hAnsi="Times New Roman" w:cs="David" w:hint="cs"/>
            <w:sz w:val="20"/>
            <w:szCs w:val="24"/>
            <w:rtl/>
          </w:rPr>
          <w:t>ה</w:t>
        </w:r>
      </w:ins>
      <w:r w:rsidRPr="00435A20">
        <w:rPr>
          <w:rFonts w:ascii="Times New Roman" w:eastAsia="Times New Roman" w:hAnsi="Times New Roman" w:cs="David" w:hint="cs"/>
          <w:sz w:val="20"/>
          <w:szCs w:val="24"/>
          <w:rtl/>
        </w:rPr>
        <w:t xml:space="preserve">.     </w:t>
      </w:r>
      <w:ins w:id="850" w:author="מרול אטמן" w:date="2021-06-08T16:15:00Z">
        <w:r w:rsidR="00A006E7">
          <w:rPr>
            <w:rFonts w:ascii="Times New Roman" w:eastAsia="Times New Roman" w:hAnsi="Times New Roman" w:cs="David" w:hint="cs"/>
            <w:sz w:val="20"/>
            <w:szCs w:val="24"/>
            <w:rtl/>
          </w:rPr>
          <w:t xml:space="preserve">  </w:t>
        </w:r>
      </w:ins>
      <w:r w:rsidRPr="00435A20">
        <w:rPr>
          <w:rFonts w:ascii="Times New Roman" w:eastAsia="Times New Roman" w:hAnsi="Times New Roman" w:cs="David" w:hint="cs"/>
          <w:sz w:val="20"/>
          <w:szCs w:val="24"/>
          <w:rtl/>
        </w:rPr>
        <w:t xml:space="preserve"> </w:t>
      </w:r>
      <w:del w:id="851" w:author="מרול אטמן" w:date="2021-06-08T15:33:00Z">
        <w:r w:rsidRPr="00435A20" w:rsidDel="008D7787">
          <w:rPr>
            <w:rFonts w:ascii="Times New Roman" w:eastAsia="Times New Roman" w:hAnsi="Times New Roman" w:cs="David"/>
            <w:sz w:val="20"/>
            <w:szCs w:val="24"/>
            <w:rtl/>
            <w:lang w:eastAsia="he-IL"/>
          </w:rPr>
          <w:delText>תכניות העמדת ריהוט בשטחים משותפים (אדניות, צמחיה, עציצים, מאפרות, פחי אשפה, עמדת מודיעין וכו').</w:delText>
        </w:r>
        <w:r w:rsidRPr="00435A20" w:rsidDel="008D7787">
          <w:rPr>
            <w:rFonts w:ascii="Times New Roman" w:eastAsia="Times New Roman" w:hAnsi="Times New Roman" w:cs="David" w:hint="cs"/>
            <w:sz w:val="20"/>
            <w:szCs w:val="24"/>
            <w:rtl/>
          </w:rPr>
          <w:delText xml:space="preserve"> [</w:delText>
        </w:r>
      </w:del>
      <w:ins w:id="852" w:author="מרול אטמן" w:date="2021-06-08T15:33:00Z">
        <w:r w:rsidR="008D7787">
          <w:rPr>
            <w:rFonts w:ascii="Times New Roman" w:eastAsia="Times New Roman" w:hAnsi="Times New Roman" w:cs="David" w:hint="cs"/>
            <w:sz w:val="20"/>
            <w:szCs w:val="24"/>
            <w:rtl/>
            <w:lang w:eastAsia="he-IL"/>
          </w:rPr>
          <w:t>מבוטל</w:t>
        </w:r>
      </w:ins>
    </w:p>
    <w:p w14:paraId="5FD9AB73" w14:textId="77777777" w:rsidR="00435A20" w:rsidRPr="00435A20" w:rsidRDefault="00435A20">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Change w:id="853" w:author="מרול אטמן" w:date="2021-06-08T16:15:00Z">
          <w:pPr>
            <w:widowControl w:val="0"/>
            <w:spacing w:before="0" w:beforeAutospacing="0" w:after="0" w:afterAutospacing="0" w:line="240" w:lineRule="auto"/>
            <w:ind w:left="720" w:hanging="720"/>
            <w:jc w:val="both"/>
          </w:pPr>
        </w:pPrChange>
      </w:pPr>
    </w:p>
    <w:p w14:paraId="3C933464" w14:textId="3A98D48C" w:rsidR="00435A20" w:rsidRPr="00435A20" w:rsidRDefault="00435A20" w:rsidP="008D7787">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del w:id="854" w:author="מרול אטמן" w:date="2021-06-08T15:31:00Z">
        <w:r w:rsidRPr="00435A20" w:rsidDel="008D7787">
          <w:rPr>
            <w:rFonts w:ascii="Times New Roman" w:eastAsia="Times New Roman" w:hAnsi="Times New Roman" w:cs="David" w:hint="cs"/>
            <w:sz w:val="20"/>
            <w:szCs w:val="24"/>
            <w:rtl/>
            <w:lang w:eastAsia="he-IL"/>
          </w:rPr>
          <w:delText>לה</w:delText>
        </w:r>
      </w:del>
      <w:ins w:id="855" w:author="מרול אטמן" w:date="2021-06-08T15:31:00Z">
        <w:r w:rsidR="008D7787" w:rsidRPr="00435A20">
          <w:rPr>
            <w:rFonts w:ascii="Times New Roman" w:eastAsia="Times New Roman" w:hAnsi="Times New Roman" w:cs="David" w:hint="cs"/>
            <w:sz w:val="20"/>
            <w:szCs w:val="24"/>
            <w:rtl/>
            <w:lang w:eastAsia="he-IL"/>
          </w:rPr>
          <w:t>ל</w:t>
        </w:r>
        <w:r w:rsidR="008D7787">
          <w:rPr>
            <w:rFonts w:ascii="Times New Roman" w:eastAsia="Times New Roman" w:hAnsi="Times New Roman" w:cs="David" w:hint="cs"/>
            <w:sz w:val="20"/>
            <w:szCs w:val="24"/>
            <w:rtl/>
            <w:lang w:eastAsia="he-IL"/>
          </w:rPr>
          <w:t>ו</w:t>
        </w:r>
      </w:ins>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sz w:val="20"/>
          <w:szCs w:val="24"/>
          <w:rtl/>
          <w:lang w:eastAsia="he-IL"/>
        </w:rPr>
        <w:tab/>
      </w:r>
      <w:del w:id="856" w:author="מרול אטמן" w:date="2021-06-08T15:33:00Z">
        <w:r w:rsidRPr="00435A20" w:rsidDel="008D7787">
          <w:rPr>
            <w:rFonts w:ascii="Times New Roman" w:eastAsia="Times New Roman" w:hAnsi="Times New Roman" w:cs="David"/>
            <w:sz w:val="20"/>
            <w:szCs w:val="24"/>
            <w:rtl/>
            <w:lang w:eastAsia="he-IL"/>
          </w:rPr>
          <w:delText>תכניות פנים למשרדי הנהלת/תחזוקת המבנה (אם יהיו).</w:delText>
        </w:r>
      </w:del>
      <w:ins w:id="857" w:author="מרול אטמן" w:date="2021-06-08T15:33:00Z">
        <w:r w:rsidR="008D7787">
          <w:rPr>
            <w:rFonts w:ascii="Times New Roman" w:eastAsia="Times New Roman" w:hAnsi="Times New Roman" w:cs="David" w:hint="cs"/>
            <w:sz w:val="20"/>
            <w:szCs w:val="24"/>
            <w:rtl/>
            <w:lang w:eastAsia="he-IL"/>
          </w:rPr>
          <w:t>מבוטל</w:t>
        </w:r>
      </w:ins>
    </w:p>
    <w:p w14:paraId="764DC37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p>
    <w:p w14:paraId="2050454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427DC23A"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3.5</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בניין עיקריים בקנ"מ 1:5, 1:10, 1:20</w:t>
      </w:r>
    </w:p>
    <w:p w14:paraId="6D910F52"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 xml:space="preserve"> </w:t>
      </w:r>
    </w:p>
    <w:p w14:paraId="7105BE5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מעקות.</w:t>
      </w:r>
    </w:p>
    <w:p w14:paraId="0463EBB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פריקסטים.</w:t>
      </w:r>
    </w:p>
    <w:p w14:paraId="0855C84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פרטי בניה בגבס.</w:t>
      </w:r>
    </w:p>
    <w:p w14:paraId="5DF149F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כרכובים.</w:t>
      </w:r>
    </w:p>
    <w:p w14:paraId="0CAFAAC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אדניות.</w:t>
      </w:r>
    </w:p>
    <w:p w14:paraId="4A38500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בסיסים לציוד (מ"א, גנרטור וכו').</w:t>
      </w:r>
    </w:p>
    <w:p w14:paraId="6D637A1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תפרי בניין.</w:t>
      </w:r>
    </w:p>
    <w:p w14:paraId="1C503BEC"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בטון גלוי.</w:t>
      </w:r>
    </w:p>
    <w:p w14:paraId="4D17859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צפויים.</w:t>
      </w:r>
    </w:p>
    <w:p w14:paraId="1A6D5FF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סבכות ניקוז ואיוורור.</w:t>
      </w:r>
    </w:p>
    <w:p w14:paraId="7107DD6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 xml:space="preserve">פרטי רמפות פריקה וטעינה. </w:t>
      </w:r>
    </w:p>
    <w:p w14:paraId="55C57B41"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יב.</w:t>
      </w:r>
      <w:r w:rsidRPr="00435A20">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1416475B"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סורגים לפתחים בחזיתות.</w:t>
      </w:r>
    </w:p>
    <w:p w14:paraId="35BC204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ab/>
        <w:t>-  הגבהת מעקות במרפסות בכ- 30 ס"מ</w:t>
      </w:r>
    </w:p>
    <w:p w14:paraId="0D2E78A5" w14:textId="77777777" w:rsidR="00435A20" w:rsidRPr="00435A20" w:rsidRDefault="00435A20">
      <w:pPr>
        <w:widowControl w:val="0"/>
        <w:spacing w:before="0" w:beforeAutospacing="0" w:after="0" w:afterAutospacing="0" w:line="240" w:lineRule="auto"/>
        <w:ind w:left="2160"/>
        <w:jc w:val="both"/>
        <w:rPr>
          <w:rFonts w:ascii="Times New Roman" w:eastAsia="Times New Roman" w:hAnsi="Times New Roman" w:cs="David"/>
          <w:sz w:val="20"/>
          <w:szCs w:val="24"/>
          <w:rtl/>
        </w:rPr>
        <w:pPrChange w:id="858" w:author="מרול אטמן" w:date="2021-06-08T16:15:00Z">
          <w:pPr>
            <w:widowControl w:val="0"/>
            <w:spacing w:before="0" w:beforeAutospacing="0" w:after="0" w:afterAutospacing="0" w:line="240" w:lineRule="auto"/>
            <w:ind w:left="2160" w:hanging="720"/>
            <w:jc w:val="both"/>
          </w:pPr>
        </w:pPrChange>
      </w:pPr>
      <w:r w:rsidRPr="00435A20">
        <w:rPr>
          <w:rFonts w:ascii="Times New Roman" w:eastAsia="Times New Roman" w:hAnsi="Times New Roman" w:cs="David" w:hint="cs"/>
          <w:sz w:val="20"/>
          <w:szCs w:val="24"/>
          <w:rtl/>
          <w:lang w:eastAsia="he-IL"/>
        </w:rPr>
        <w:t>-  פרגולות</w:t>
      </w:r>
      <w:r w:rsidRPr="00435A20">
        <w:rPr>
          <w:rFonts w:ascii="Times New Roman" w:eastAsia="Times New Roman" w:hAnsi="Times New Roman" w:cs="David"/>
          <w:sz w:val="20"/>
          <w:szCs w:val="24"/>
          <w:rtl/>
        </w:rPr>
        <w:t xml:space="preserve"> </w:t>
      </w:r>
    </w:p>
    <w:p w14:paraId="4AD6FE4C"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34E697D4" w14:textId="421F73D8" w:rsidR="00435A20" w:rsidRPr="00435A20" w:rsidRDefault="00435A20" w:rsidP="008D7787">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3.6</w:t>
      </w:r>
      <w:r w:rsidRPr="00435A20">
        <w:rPr>
          <w:rFonts w:ascii="Times New Roman" w:eastAsia="Times New Roman" w:hAnsi="Times New Roman" w:cs="David"/>
          <w:sz w:val="20"/>
          <w:szCs w:val="24"/>
          <w:rtl/>
        </w:rPr>
        <w:tab/>
      </w:r>
      <w:ins w:id="859" w:author="מרול אטמן" w:date="2021-06-08T15:33:00Z">
        <w:r w:rsidR="008D7787">
          <w:rPr>
            <w:rFonts w:ascii="Times New Roman" w:eastAsia="Times New Roman" w:hAnsi="Times New Roman" w:cs="David" w:hint="cs"/>
            <w:sz w:val="20"/>
            <w:szCs w:val="24"/>
            <w:u w:val="single"/>
            <w:rtl/>
          </w:rPr>
          <w:t xml:space="preserve">תאום </w:t>
        </w:r>
      </w:ins>
      <w:r w:rsidRPr="00435A20">
        <w:rPr>
          <w:rFonts w:ascii="Times New Roman" w:eastAsia="Times New Roman" w:hAnsi="Times New Roman" w:cs="David"/>
          <w:sz w:val="20"/>
          <w:szCs w:val="24"/>
          <w:u w:val="single"/>
          <w:rtl/>
        </w:rPr>
        <w:t xml:space="preserve">פרטי איטום ניקוז ובידוד </w:t>
      </w:r>
      <w:del w:id="860" w:author="מרול אטמן" w:date="2021-06-08T15:33:00Z">
        <w:r w:rsidRPr="00435A20" w:rsidDel="008D7787">
          <w:rPr>
            <w:rFonts w:ascii="Times New Roman" w:eastAsia="Times New Roman" w:hAnsi="Times New Roman" w:cs="David"/>
            <w:sz w:val="20"/>
            <w:szCs w:val="24"/>
            <w:u w:val="single"/>
            <w:rtl/>
          </w:rPr>
          <w:delText>בקנ"מ 1:5, 1:10, 1:20</w:delText>
        </w:r>
      </w:del>
      <w:ins w:id="861" w:author="Meryl Etman" w:date="2021-06-10T15:42:00Z">
        <w:r w:rsidR="00E269AB">
          <w:rPr>
            <w:rFonts w:ascii="Times New Roman" w:eastAsia="Times New Roman" w:hAnsi="Times New Roman" w:cs="David" w:hint="cs"/>
            <w:sz w:val="20"/>
            <w:szCs w:val="24"/>
            <w:u w:val="single"/>
            <w:rtl/>
          </w:rPr>
          <w:t xml:space="preserve"> עם היועצים הרלבנטיי</w:t>
        </w:r>
      </w:ins>
      <w:ins w:id="862" w:author="Meryl Etman" w:date="2021-06-10T15:43:00Z">
        <w:r w:rsidR="00E269AB">
          <w:rPr>
            <w:rFonts w:ascii="Times New Roman" w:eastAsia="Times New Roman" w:hAnsi="Times New Roman" w:cs="David" w:hint="cs"/>
            <w:sz w:val="20"/>
            <w:szCs w:val="24"/>
            <w:u w:val="single"/>
            <w:rtl/>
          </w:rPr>
          <w:t>ם.</w:t>
        </w:r>
      </w:ins>
    </w:p>
    <w:p w14:paraId="0D5B8147"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0A7B2B6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איטום גגות שטוחים (עם ו/או בלי ריצוף).</w:t>
      </w:r>
    </w:p>
    <w:p w14:paraId="323DDC00"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תאום איטום קירות/קורות הבאים במגע עם הקרקע.</w:t>
      </w:r>
    </w:p>
    <w:p w14:paraId="0A2DB8F4"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בידוד גגות שטוחים.</w:t>
      </w:r>
    </w:p>
    <w:p w14:paraId="171D3106"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פרטי מרזבים וזרבוביות.</w:t>
      </w:r>
    </w:p>
    <w:p w14:paraId="55EE787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t>איטום חדרי שירותים, מטבחים ומטבחונים, חצרות אשפה וכו'.</w:t>
      </w:r>
    </w:p>
    <w:p w14:paraId="38912DED"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 xml:space="preserve">סימון מהלך ומוצא מרזבים ע"ג חזיתות ותכניות במגע עם הקרקע כולל גבהים   1:50 (בתאום עם מתכנן הפיתוח). </w:t>
      </w:r>
    </w:p>
    <w:p w14:paraId="349BA0C2"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51730D24" w14:textId="3443C0F5" w:rsidR="00435A20" w:rsidRPr="00435A20" w:rsidDel="00E269AB" w:rsidRDefault="00435A20" w:rsidP="00435A20">
      <w:pPr>
        <w:widowControl w:val="0"/>
        <w:spacing w:before="0" w:beforeAutospacing="0" w:after="0" w:afterAutospacing="0" w:line="240" w:lineRule="auto"/>
        <w:ind w:left="1440" w:right="1440" w:hanging="720"/>
        <w:jc w:val="both"/>
        <w:rPr>
          <w:del w:id="863" w:author="Meryl Etman" w:date="2021-06-10T15:47:00Z"/>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3.7</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פרטי גמר</w:t>
      </w:r>
      <w:ins w:id="864" w:author="מרול אטמן" w:date="2021-06-08T15:34:00Z">
        <w:r w:rsidR="008D7787">
          <w:rPr>
            <w:rFonts w:ascii="Times New Roman" w:eastAsia="Times New Roman" w:hAnsi="Times New Roman" w:cs="David" w:hint="cs"/>
            <w:sz w:val="20"/>
            <w:szCs w:val="24"/>
            <w:u w:val="single"/>
            <w:rtl/>
          </w:rPr>
          <w:t xml:space="preserve"> </w:t>
        </w:r>
      </w:ins>
    </w:p>
    <w:p w14:paraId="45CBEFAD" w14:textId="77777777" w:rsidR="00435A20" w:rsidRPr="00435A20" w:rsidRDefault="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rtl/>
        </w:rPr>
        <w:pPrChange w:id="865" w:author="Meryl Etman" w:date="2021-06-10T15:47:00Z">
          <w:pPr>
            <w:widowControl w:val="0"/>
            <w:spacing w:before="0" w:beforeAutospacing="0" w:after="0" w:afterAutospacing="0" w:line="240" w:lineRule="auto"/>
            <w:ind w:right="720" w:firstLine="89"/>
            <w:jc w:val="both"/>
          </w:pPr>
        </w:pPrChange>
      </w:pPr>
    </w:p>
    <w:p w14:paraId="3BB69245"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מדרגות.</w:t>
      </w:r>
    </w:p>
    <w:p w14:paraId="6616336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ריצוף וחיפויים.</w:t>
      </w:r>
    </w:p>
    <w:p w14:paraId="7CBF34E2"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אדני חלונות.</w:t>
      </w:r>
    </w:p>
    <w:p w14:paraId="4E5CB7F7"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ד.</w:t>
      </w:r>
      <w:r w:rsidRPr="00435A20">
        <w:rPr>
          <w:rFonts w:ascii="Times New Roman" w:eastAsia="Times New Roman" w:hAnsi="Times New Roman" w:cs="David"/>
          <w:sz w:val="20"/>
          <w:szCs w:val="24"/>
          <w:rtl/>
        </w:rPr>
        <w:tab/>
        <w:t>ספי מוזאיקה.</w:t>
      </w:r>
    </w:p>
    <w:p w14:paraId="560A4DEE" w14:textId="52033CBF" w:rsidR="00435A20" w:rsidRPr="00435A20" w:rsidRDefault="00435A20" w:rsidP="00E269AB">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ה.</w:t>
      </w:r>
      <w:r w:rsidRPr="00435A20">
        <w:rPr>
          <w:rFonts w:ascii="Times New Roman" w:eastAsia="Times New Roman" w:hAnsi="Times New Roman" w:cs="David"/>
          <w:sz w:val="20"/>
          <w:szCs w:val="24"/>
          <w:rtl/>
        </w:rPr>
        <w:tab/>
      </w:r>
      <w:del w:id="866" w:author="Meryl Etman" w:date="2021-06-10T15:44:00Z">
        <w:r w:rsidRPr="00435A20" w:rsidDel="00E269AB">
          <w:rPr>
            <w:rFonts w:ascii="Times New Roman" w:eastAsia="Times New Roman" w:hAnsi="Times New Roman" w:cs="David"/>
            <w:sz w:val="20"/>
            <w:szCs w:val="24"/>
            <w:rtl/>
          </w:rPr>
          <w:delText>משטחי עבודה במטבח ובחדרי ש</w:delText>
        </w:r>
        <w:r w:rsidR="006D652D" w:rsidDel="00E269AB">
          <w:rPr>
            <w:rFonts w:ascii="Times New Roman" w:eastAsia="Times New Roman" w:hAnsi="Times New Roman" w:cs="David" w:hint="cs"/>
            <w:sz w:val="20"/>
            <w:szCs w:val="24"/>
            <w:rtl/>
          </w:rPr>
          <w:delText>י</w:delText>
        </w:r>
        <w:r w:rsidRPr="00435A20" w:rsidDel="00E269AB">
          <w:rPr>
            <w:rFonts w:ascii="Times New Roman" w:eastAsia="Times New Roman" w:hAnsi="Times New Roman" w:cs="David"/>
            <w:sz w:val="20"/>
            <w:szCs w:val="24"/>
            <w:rtl/>
          </w:rPr>
          <w:delText>רותים</w:delText>
        </w:r>
      </w:del>
      <w:ins w:id="867" w:author="Meryl Etman" w:date="2021-06-10T15:44:00Z">
        <w:r w:rsidR="00E269A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645C7D1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ו.</w:t>
      </w:r>
      <w:r w:rsidRPr="00435A20">
        <w:rPr>
          <w:rFonts w:ascii="Times New Roman" w:eastAsia="Times New Roman" w:hAnsi="Times New Roman" w:cs="David"/>
          <w:sz w:val="20"/>
          <w:szCs w:val="24"/>
          <w:rtl/>
        </w:rPr>
        <w:tab/>
        <w:t>פרטי טיח פנים וחוץ.</w:t>
      </w:r>
    </w:p>
    <w:p w14:paraId="4B372508"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ז.</w:t>
      </w:r>
      <w:r w:rsidRPr="00435A20">
        <w:rPr>
          <w:rFonts w:ascii="Times New Roman" w:eastAsia="Times New Roman" w:hAnsi="Times New Roman" w:cs="David"/>
          <w:sz w:val="20"/>
          <w:szCs w:val="24"/>
          <w:rtl/>
        </w:rPr>
        <w:tab/>
        <w:t>פרטי קירות מסך.</w:t>
      </w:r>
    </w:p>
    <w:p w14:paraId="1D9489A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ח.</w:t>
      </w:r>
      <w:r w:rsidRPr="00435A20">
        <w:rPr>
          <w:rFonts w:ascii="Times New Roman" w:eastAsia="Times New Roman" w:hAnsi="Times New Roman" w:cs="David"/>
          <w:sz w:val="20"/>
          <w:szCs w:val="24"/>
          <w:rtl/>
        </w:rPr>
        <w:tab/>
        <w:t>פרטי נגרות.</w:t>
      </w:r>
    </w:p>
    <w:p w14:paraId="6671E57E"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w:t>
      </w:r>
      <w:r w:rsidRPr="00435A20">
        <w:rPr>
          <w:rFonts w:ascii="Times New Roman" w:eastAsia="Times New Roman" w:hAnsi="Times New Roman" w:cs="David"/>
          <w:sz w:val="20"/>
          <w:szCs w:val="24"/>
          <w:rtl/>
        </w:rPr>
        <w:tab/>
        <w:t>פרטי מסגרות.</w:t>
      </w:r>
    </w:p>
    <w:p w14:paraId="3A7E0F74" w14:textId="53DCB206" w:rsidR="00435A20" w:rsidRPr="00435A20" w:rsidRDefault="00435A20" w:rsidP="00E269AB">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w:t>
      </w:r>
      <w:r w:rsidRPr="00435A20">
        <w:rPr>
          <w:rFonts w:ascii="Times New Roman" w:eastAsia="Times New Roman" w:hAnsi="Times New Roman" w:cs="David"/>
          <w:sz w:val="20"/>
          <w:szCs w:val="24"/>
          <w:rtl/>
        </w:rPr>
        <w:tab/>
        <w:t>פרטי אלומיניום עקרוניים (תכניות ייצור יוכנו ע"י היצרן, יבוקרו ויאושרו ע"י המתכנן) כולל חזיתות כניסה ותיבות דואר.</w:t>
      </w:r>
    </w:p>
    <w:p w14:paraId="1123B893"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יא.</w:t>
      </w:r>
      <w:r w:rsidRPr="00435A20">
        <w:rPr>
          <w:rFonts w:ascii="Times New Roman" w:eastAsia="Times New Roman" w:hAnsi="Times New Roman" w:cs="David"/>
          <w:sz w:val="20"/>
          <w:szCs w:val="24"/>
          <w:rtl/>
        </w:rPr>
        <w:tab/>
        <w:t>פרטי מעקות.</w:t>
      </w:r>
    </w:p>
    <w:p w14:paraId="226C944E" w14:textId="77777777" w:rsidR="00435A20" w:rsidRPr="00435A20" w:rsidRDefault="00761BB6"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Pr>
          <w:rFonts w:ascii="Times New Roman" w:eastAsia="Times New Roman" w:hAnsi="Times New Roman" w:cs="David"/>
          <w:sz w:val="20"/>
          <w:szCs w:val="24"/>
          <w:rtl/>
        </w:rPr>
        <w:t>יב.</w:t>
      </w:r>
      <w:r>
        <w:rPr>
          <w:rFonts w:ascii="Times New Roman" w:eastAsia="Times New Roman" w:hAnsi="Times New Roman" w:cs="David"/>
          <w:sz w:val="20"/>
          <w:szCs w:val="24"/>
          <w:rtl/>
        </w:rPr>
        <w:tab/>
        <w:t>פרטי גמר ס</w:t>
      </w:r>
      <w:r w:rsidR="00435A20" w:rsidRPr="00435A20">
        <w:rPr>
          <w:rFonts w:ascii="Times New Roman" w:eastAsia="Times New Roman" w:hAnsi="Times New Roman" w:cs="David"/>
          <w:sz w:val="20"/>
          <w:szCs w:val="24"/>
          <w:rtl/>
        </w:rPr>
        <w:t>פים ושיפולים בחדרי מדרגות.</w:t>
      </w:r>
    </w:p>
    <w:p w14:paraId="3A8230F4" w14:textId="2EA0EED6" w:rsidR="00435A20" w:rsidRPr="00435A20" w:rsidRDefault="006D652D" w:rsidP="00E269A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rPr>
        <w:t>יג.</w:t>
      </w:r>
      <w:r w:rsidR="009607F9">
        <w:rPr>
          <w:rFonts w:ascii="Times New Roman" w:eastAsia="Times New Roman" w:hAnsi="Times New Roman" w:cs="David" w:hint="cs"/>
          <w:sz w:val="20"/>
          <w:szCs w:val="24"/>
          <w:rtl/>
        </w:rPr>
        <w:t xml:space="preserve">          </w:t>
      </w:r>
      <w:del w:id="868" w:author="Meryl Etman" w:date="2021-06-10T15:45:00Z">
        <w:r w:rsidR="009607F9" w:rsidRPr="00B27B4C" w:rsidDel="00E269AB">
          <w:rPr>
            <w:rFonts w:ascii="Times New Roman" w:eastAsia="Times New Roman" w:hAnsi="Times New Roman" w:cs="David" w:hint="cs"/>
            <w:sz w:val="20"/>
            <w:szCs w:val="24"/>
            <w:rtl/>
            <w:lang w:eastAsia="he-IL"/>
          </w:rPr>
          <w:delText>פרטי שילוט חוץ ופנים (ועד הבית).</w:delText>
        </w:r>
      </w:del>
      <w:ins w:id="869" w:author="Meryl Etman" w:date="2021-06-10T15:45:00Z">
        <w:r w:rsidR="00E269AB">
          <w:rPr>
            <w:rFonts w:ascii="Times New Roman" w:eastAsia="Times New Roman" w:hAnsi="Times New Roman" w:cs="David" w:hint="cs"/>
            <w:sz w:val="20"/>
            <w:szCs w:val="24"/>
            <w:rtl/>
            <w:lang w:eastAsia="he-IL"/>
          </w:rPr>
          <w:t>מבוטל.</w:t>
        </w:r>
      </w:ins>
    </w:p>
    <w:p w14:paraId="2F9CD875" w14:textId="450F813D" w:rsidR="00435A20" w:rsidRPr="00435A20" w:rsidRDefault="00435A20" w:rsidP="00E269AB">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יד.</w:t>
      </w:r>
      <w:r w:rsidRPr="00435A20">
        <w:rPr>
          <w:rFonts w:ascii="Times New Roman" w:eastAsia="Times New Roman" w:hAnsi="Times New Roman" w:cs="David"/>
          <w:sz w:val="20"/>
          <w:szCs w:val="24"/>
          <w:rtl/>
        </w:rPr>
        <w:tab/>
      </w:r>
      <w:del w:id="870" w:author="Meryl Etman" w:date="2021-06-10T15:45:00Z">
        <w:r w:rsidRPr="00435A20" w:rsidDel="00E269AB">
          <w:rPr>
            <w:rFonts w:ascii="Times New Roman" w:eastAsia="Times New Roman" w:hAnsi="Times New Roman" w:cs="David"/>
            <w:sz w:val="20"/>
            <w:szCs w:val="24"/>
            <w:rtl/>
          </w:rPr>
          <w:delText>פרטי מתקני אשפה</w:delText>
        </w:r>
      </w:del>
      <w:ins w:id="871" w:author="Meryl Etman" w:date="2021-06-10T15:45:00Z">
        <w:r w:rsidR="00E269A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2F28D5D9"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טו.</w:t>
      </w:r>
      <w:r w:rsidRPr="00435A20">
        <w:rPr>
          <w:rFonts w:ascii="Times New Roman" w:eastAsia="Times New Roman" w:hAnsi="Times New Roman" w:cs="David"/>
          <w:sz w:val="20"/>
          <w:szCs w:val="24"/>
          <w:rtl/>
        </w:rPr>
        <w:tab/>
        <w:t>פרטי מחיצות.</w:t>
      </w:r>
    </w:p>
    <w:p w14:paraId="4CA0BB66" w14:textId="4A5C97FC" w:rsidR="00435A20" w:rsidRPr="00435A20" w:rsidRDefault="00435A20" w:rsidP="00E269AB">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טז.</w:t>
      </w:r>
      <w:r w:rsidRPr="00435A20">
        <w:rPr>
          <w:rFonts w:ascii="Times New Roman" w:eastAsia="Times New Roman" w:hAnsi="Times New Roman" w:cs="David"/>
          <w:sz w:val="20"/>
          <w:szCs w:val="24"/>
          <w:rtl/>
        </w:rPr>
        <w:tab/>
      </w:r>
      <w:del w:id="872" w:author="Meryl Etman" w:date="2021-06-10T15:45:00Z">
        <w:r w:rsidRPr="00435A20" w:rsidDel="00E269AB">
          <w:rPr>
            <w:rFonts w:ascii="Times New Roman" w:eastAsia="Times New Roman" w:hAnsi="Times New Roman" w:cs="David"/>
            <w:sz w:val="20"/>
            <w:szCs w:val="24"/>
            <w:rtl/>
          </w:rPr>
          <w:delText>שערים</w:delText>
        </w:r>
      </w:del>
      <w:ins w:id="873" w:author="Meryl Etman" w:date="2021-06-10T15:45:00Z">
        <w:r w:rsidR="00E269A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4"/>
          <w:rtl/>
        </w:rPr>
        <w:t>.</w:t>
      </w:r>
    </w:p>
    <w:p w14:paraId="4D422287" w14:textId="7FC391CB" w:rsidR="00435A20" w:rsidRPr="00435A20" w:rsidRDefault="00435A20" w:rsidP="00E269AB">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יז.</w:t>
      </w:r>
      <w:r w:rsidRPr="00435A20">
        <w:rPr>
          <w:rFonts w:ascii="Times New Roman" w:eastAsia="Times New Roman" w:hAnsi="Times New Roman" w:cs="David"/>
          <w:sz w:val="20"/>
          <w:szCs w:val="24"/>
          <w:rtl/>
        </w:rPr>
        <w:tab/>
      </w:r>
      <w:del w:id="874" w:author="Meryl Etman" w:date="2021-06-10T15:45:00Z">
        <w:r w:rsidRPr="00435A20" w:rsidDel="00E269AB">
          <w:rPr>
            <w:rFonts w:ascii="Times New Roman" w:eastAsia="Times New Roman" w:hAnsi="Times New Roman" w:cs="David"/>
            <w:sz w:val="20"/>
            <w:szCs w:val="24"/>
          </w:rPr>
          <w:delText>SKYLIGHTS</w:delText>
        </w:r>
      </w:del>
      <w:ins w:id="875" w:author="Meryl Etman" w:date="2021-06-10T15:45:00Z">
        <w:r w:rsidR="00E269AB">
          <w:rPr>
            <w:rFonts w:ascii="Times New Roman" w:eastAsia="Times New Roman" w:hAnsi="Times New Roman" w:cs="David" w:hint="cs"/>
            <w:sz w:val="20"/>
            <w:szCs w:val="24"/>
            <w:rtl/>
          </w:rPr>
          <w:t>מבוטל</w:t>
        </w:r>
      </w:ins>
      <w:r w:rsidRPr="00435A20">
        <w:rPr>
          <w:rFonts w:ascii="Times New Roman" w:eastAsia="Times New Roman" w:hAnsi="Times New Roman" w:cs="David"/>
          <w:sz w:val="20"/>
          <w:szCs w:val="20"/>
          <w:rtl/>
        </w:rPr>
        <w:t>.</w:t>
      </w:r>
    </w:p>
    <w:p w14:paraId="7D337326"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 xml:space="preserve">           </w:t>
      </w:r>
    </w:p>
    <w:p w14:paraId="39D57E67" w14:textId="0C95E38D"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 xml:space="preserve"> </w:t>
      </w:r>
      <w:r w:rsidRPr="00435A20">
        <w:rPr>
          <w:rFonts w:ascii="Times New Roman" w:eastAsia="Times New Roman" w:hAnsi="Times New Roman" w:cs="David" w:hint="cs"/>
          <w:sz w:val="20"/>
          <w:szCs w:val="24"/>
          <w:rtl/>
          <w:lang w:eastAsia="he-IL"/>
        </w:rPr>
        <w:t>3</w:t>
      </w:r>
      <w:r w:rsidRPr="00435A20">
        <w:rPr>
          <w:rFonts w:ascii="Times New Roman" w:eastAsia="Times New Roman" w:hAnsi="Times New Roman" w:cs="David"/>
          <w:sz w:val="20"/>
          <w:szCs w:val="24"/>
          <w:rtl/>
          <w:lang w:eastAsia="he-IL"/>
        </w:rPr>
        <w:t>.8</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u w:val="single"/>
          <w:rtl/>
          <w:lang w:eastAsia="he-IL"/>
        </w:rPr>
        <w:t>תכניות שיווק</w:t>
      </w:r>
      <w:r w:rsidRPr="00435A20">
        <w:rPr>
          <w:rFonts w:ascii="Times New Roman" w:eastAsia="Times New Roman" w:hAnsi="Times New Roman" w:cs="David" w:hint="cs"/>
          <w:sz w:val="20"/>
          <w:szCs w:val="24"/>
          <w:rtl/>
          <w:lang w:eastAsia="he-IL"/>
        </w:rPr>
        <w:t xml:space="preserve"> </w:t>
      </w:r>
      <w:r w:rsidRPr="00435A20">
        <w:rPr>
          <w:rFonts w:ascii="Times New Roman" w:eastAsia="Times New Roman" w:hAnsi="Times New Roman" w:cs="David" w:hint="cs"/>
          <w:sz w:val="24"/>
          <w:szCs w:val="24"/>
          <w:rtl/>
          <w:lang w:eastAsia="he-IL"/>
        </w:rPr>
        <w:t>(בפרויקטים בהם מסחר ו/או משרדים)</w:t>
      </w:r>
      <w:r w:rsidRPr="00435A20">
        <w:rPr>
          <w:rFonts w:ascii="Times New Roman" w:eastAsia="Times New Roman" w:hAnsi="Times New Roman" w:cs="David"/>
          <w:sz w:val="20"/>
          <w:szCs w:val="24"/>
          <w:rtl/>
          <w:lang w:eastAsia="he-IL"/>
        </w:rPr>
        <w:t>:</w:t>
      </w:r>
      <w:ins w:id="876" w:author="מרול אטמן" w:date="2021-06-08T15:41:00Z">
        <w:r w:rsidR="00954471">
          <w:rPr>
            <w:rFonts w:ascii="Times New Roman" w:eastAsia="Times New Roman" w:hAnsi="Times New Roman" w:cs="David" w:hint="cs"/>
            <w:sz w:val="20"/>
            <w:szCs w:val="24"/>
            <w:rtl/>
            <w:lang w:eastAsia="he-IL"/>
          </w:rPr>
          <w:t xml:space="preserve"> לא כלול בהסכם, למעט חלוקה עקרונית בתכניות הבקשה להיתר.</w:t>
        </w:r>
      </w:ins>
    </w:p>
    <w:p w14:paraId="4E5F0A29" w14:textId="77777777" w:rsidR="00435A20" w:rsidRPr="00435A20" w:rsidRDefault="00435A20" w:rsidP="00435A20">
      <w:pPr>
        <w:widowControl w:val="0"/>
        <w:spacing w:before="0" w:beforeAutospacing="0" w:after="0" w:afterAutospacing="0" w:line="240" w:lineRule="auto"/>
        <w:ind w:left="651" w:right="651" w:hanging="720"/>
        <w:jc w:val="both"/>
        <w:rPr>
          <w:rFonts w:ascii="Times New Roman" w:eastAsia="Times New Roman" w:hAnsi="Times New Roman" w:cs="David"/>
          <w:sz w:val="20"/>
          <w:szCs w:val="24"/>
          <w:rtl/>
          <w:lang w:eastAsia="he-IL"/>
        </w:rPr>
      </w:pPr>
    </w:p>
    <w:p w14:paraId="2F15B172" w14:textId="2C5C78F2" w:rsidR="00435A20" w:rsidRPr="00435A20" w:rsidRDefault="00435A20" w:rsidP="00954471">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א.</w:t>
      </w:r>
      <w:r w:rsidRPr="00435A20">
        <w:rPr>
          <w:rFonts w:ascii="Times New Roman" w:eastAsia="Times New Roman" w:hAnsi="Times New Roman" w:cs="David" w:hint="cs"/>
          <w:sz w:val="20"/>
          <w:szCs w:val="24"/>
          <w:rtl/>
          <w:lang w:eastAsia="he-IL"/>
        </w:rPr>
        <w:tab/>
      </w:r>
      <w:del w:id="877" w:author="מרול אטמן" w:date="2021-06-08T15:41:00Z">
        <w:r w:rsidRPr="00435A20" w:rsidDel="00954471">
          <w:rPr>
            <w:rFonts w:ascii="Times New Roman" w:eastAsia="Times New Roman" w:hAnsi="Times New Roman" w:cs="David"/>
            <w:sz w:val="20"/>
            <w:szCs w:val="24"/>
            <w:rtl/>
            <w:lang w:eastAsia="he-IL"/>
          </w:rPr>
          <w:delText>אופציות לחלוקת שטחים למכירה/להשכרה וחשובי שטחים- 1:250.</w:delText>
        </w:r>
      </w:del>
      <w:ins w:id="878" w:author="מרול אטמן" w:date="2021-06-08T15:41:00Z">
        <w:r w:rsidR="00954471">
          <w:rPr>
            <w:rFonts w:ascii="Times New Roman" w:eastAsia="Times New Roman" w:hAnsi="Times New Roman" w:cs="David" w:hint="cs"/>
            <w:sz w:val="20"/>
            <w:szCs w:val="24"/>
            <w:rtl/>
            <w:lang w:eastAsia="he-IL"/>
          </w:rPr>
          <w:t>מבוטל</w:t>
        </w:r>
      </w:ins>
    </w:p>
    <w:p w14:paraId="6E452120" w14:textId="68913992" w:rsidR="00435A20" w:rsidRPr="00435A20" w:rsidRDefault="00435A20" w:rsidP="00954471">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ב.</w:t>
      </w:r>
      <w:r w:rsidRPr="00435A20">
        <w:rPr>
          <w:rFonts w:ascii="Times New Roman" w:eastAsia="Times New Roman" w:hAnsi="Times New Roman" w:cs="David" w:hint="cs"/>
          <w:sz w:val="20"/>
          <w:szCs w:val="24"/>
          <w:rtl/>
          <w:lang w:eastAsia="he-IL"/>
        </w:rPr>
        <w:tab/>
      </w:r>
      <w:del w:id="879" w:author="מרול אטמן" w:date="2021-06-08T15:41:00Z">
        <w:r w:rsidRPr="00435A20" w:rsidDel="00954471">
          <w:rPr>
            <w:rFonts w:ascii="Times New Roman" w:eastAsia="Times New Roman" w:hAnsi="Times New Roman" w:cs="David"/>
            <w:sz w:val="20"/>
            <w:szCs w:val="24"/>
            <w:rtl/>
            <w:lang w:eastAsia="he-IL"/>
          </w:rPr>
          <w:delText>עדכון תכניות החלוקה בהתאם להתקדמות מו"מ וחתימת חוזים עם רוכשים/שוכרים.</w:delText>
        </w:r>
      </w:del>
      <w:ins w:id="880" w:author="מרול אטמן" w:date="2021-06-08T15:41:00Z">
        <w:r w:rsidR="00954471">
          <w:rPr>
            <w:rFonts w:ascii="Times New Roman" w:eastAsia="Times New Roman" w:hAnsi="Times New Roman" w:cs="David" w:hint="cs"/>
            <w:sz w:val="20"/>
            <w:szCs w:val="24"/>
            <w:rtl/>
            <w:lang w:eastAsia="he-IL"/>
          </w:rPr>
          <w:t>מבוטל</w:t>
        </w:r>
      </w:ins>
    </w:p>
    <w:p w14:paraId="6D14CA19" w14:textId="3FDA63CB" w:rsidR="00435A20" w:rsidRPr="00435A20" w:rsidRDefault="00435A20" w:rsidP="00954471">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ג.</w:t>
      </w:r>
      <w:r w:rsidRPr="00435A20">
        <w:rPr>
          <w:rFonts w:ascii="Times New Roman" w:eastAsia="Times New Roman" w:hAnsi="Times New Roman" w:cs="David" w:hint="cs"/>
          <w:sz w:val="20"/>
          <w:szCs w:val="24"/>
          <w:rtl/>
          <w:lang w:eastAsia="he-IL"/>
        </w:rPr>
        <w:tab/>
      </w:r>
      <w:del w:id="881" w:author="מרול אטמן" w:date="2021-06-08T15:40:00Z">
        <w:r w:rsidRPr="00435A20" w:rsidDel="00954471">
          <w:rPr>
            <w:rFonts w:ascii="Times New Roman" w:eastAsia="Times New Roman" w:hAnsi="Times New Roman" w:cs="David"/>
            <w:sz w:val="20"/>
            <w:szCs w:val="24"/>
            <w:rtl/>
            <w:lang w:eastAsia="he-IL"/>
          </w:rPr>
          <w:delText>הכנת קטעי תכניות והעלתם על דיסקטים לכל חנות/משרד בנפרד כולל סימון מערכות – 1:50.</w:delText>
        </w:r>
      </w:del>
      <w:ins w:id="882" w:author="מרול אטמן" w:date="2021-06-08T15:40:00Z">
        <w:r w:rsidR="00954471">
          <w:rPr>
            <w:rFonts w:ascii="Times New Roman" w:eastAsia="Times New Roman" w:hAnsi="Times New Roman" w:cs="David" w:hint="cs"/>
            <w:sz w:val="20"/>
            <w:szCs w:val="24"/>
            <w:rtl/>
            <w:lang w:eastAsia="he-IL"/>
          </w:rPr>
          <w:t>מבוטל</w:t>
        </w:r>
      </w:ins>
    </w:p>
    <w:p w14:paraId="519A1C7D" w14:textId="38DE68F4" w:rsidR="00435A20" w:rsidRPr="00435A20" w:rsidRDefault="00435A20" w:rsidP="00954471">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ד.</w:t>
      </w:r>
      <w:r w:rsidRPr="00435A20">
        <w:rPr>
          <w:rFonts w:ascii="Times New Roman" w:eastAsia="Times New Roman" w:hAnsi="Times New Roman" w:cs="David" w:hint="cs"/>
          <w:sz w:val="20"/>
          <w:szCs w:val="24"/>
          <w:rtl/>
          <w:lang w:eastAsia="he-IL"/>
        </w:rPr>
        <w:tab/>
      </w:r>
      <w:del w:id="883" w:author="מרול אטמן" w:date="2021-06-08T15:40:00Z">
        <w:r w:rsidRPr="00435A20" w:rsidDel="00954471">
          <w:rPr>
            <w:rFonts w:ascii="Times New Roman" w:eastAsia="Times New Roman" w:hAnsi="Times New Roman" w:cs="David"/>
            <w:sz w:val="20"/>
            <w:szCs w:val="24"/>
            <w:rtl/>
            <w:lang w:eastAsia="he-IL"/>
          </w:rPr>
          <w:delText>חתכים עקרוניים של כל חנות/משרד, כולל סימון מערכות – 1:20.</w:delText>
        </w:r>
      </w:del>
      <w:ins w:id="884" w:author="מרול אטמן" w:date="2021-06-08T15:40:00Z">
        <w:r w:rsidR="00954471">
          <w:rPr>
            <w:rFonts w:ascii="Times New Roman" w:eastAsia="Times New Roman" w:hAnsi="Times New Roman" w:cs="David" w:hint="cs"/>
            <w:sz w:val="20"/>
            <w:szCs w:val="24"/>
            <w:rtl/>
            <w:lang w:eastAsia="he-IL"/>
          </w:rPr>
          <w:t>מבוטל</w:t>
        </w:r>
      </w:ins>
    </w:p>
    <w:p w14:paraId="2043C78C" w14:textId="4F7C0812" w:rsidR="00435A20" w:rsidRPr="00435A20" w:rsidRDefault="00435A20" w:rsidP="00954471">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ה.</w:t>
      </w:r>
      <w:r w:rsidRPr="00435A20">
        <w:rPr>
          <w:rFonts w:ascii="Times New Roman" w:eastAsia="Times New Roman" w:hAnsi="Times New Roman" w:cs="David" w:hint="cs"/>
          <w:sz w:val="20"/>
          <w:szCs w:val="24"/>
          <w:rtl/>
          <w:lang w:eastAsia="he-IL"/>
        </w:rPr>
        <w:tab/>
      </w:r>
      <w:del w:id="885" w:author="מרול אטמן" w:date="2021-06-08T15:40:00Z">
        <w:r w:rsidRPr="00435A20" w:rsidDel="00954471">
          <w:rPr>
            <w:rFonts w:ascii="Times New Roman" w:eastAsia="Times New Roman" w:hAnsi="Times New Roman" w:cs="David"/>
            <w:sz w:val="20"/>
            <w:szCs w:val="24"/>
            <w:rtl/>
            <w:lang w:eastAsia="he-IL"/>
          </w:rPr>
          <w:delText>הנחיות תכנון לרוכשים/שוכרים. חוברת הנחיות לרוכש/לשוכר כולל דוגמאות לעיצוב חזיתות.</w:delText>
        </w:r>
      </w:del>
      <w:ins w:id="886" w:author="מרול אטמן" w:date="2021-06-08T15:40:00Z">
        <w:r w:rsidR="00954471">
          <w:rPr>
            <w:rFonts w:ascii="Times New Roman" w:eastAsia="Times New Roman" w:hAnsi="Times New Roman" w:cs="David" w:hint="cs"/>
            <w:sz w:val="20"/>
            <w:szCs w:val="24"/>
            <w:rtl/>
            <w:lang w:eastAsia="he-IL"/>
          </w:rPr>
          <w:t>מבוטל</w:t>
        </w:r>
      </w:ins>
    </w:p>
    <w:p w14:paraId="634AFB0E" w14:textId="58DE5C9D" w:rsidR="00435A20" w:rsidRPr="00435A20" w:rsidRDefault="00435A20" w:rsidP="00954471">
      <w:pPr>
        <w:widowControl w:val="0"/>
        <w:spacing w:before="0" w:beforeAutospacing="0" w:after="0" w:afterAutospacing="0" w:line="240" w:lineRule="auto"/>
        <w:ind w:left="2160" w:hanging="720"/>
        <w:jc w:val="both"/>
        <w:rPr>
          <w:rFonts w:ascii="Times New Roman" w:eastAsia="Times New Roman" w:hAnsi="Times New Roman" w:cs="David"/>
          <w:sz w:val="20"/>
          <w:szCs w:val="24"/>
          <w:lang w:eastAsia="he-IL"/>
        </w:rPr>
      </w:pPr>
      <w:r w:rsidRPr="00435A20">
        <w:rPr>
          <w:rFonts w:ascii="Times New Roman" w:eastAsia="Times New Roman" w:hAnsi="Times New Roman" w:cs="David" w:hint="cs"/>
          <w:sz w:val="20"/>
          <w:szCs w:val="24"/>
          <w:rtl/>
          <w:lang w:eastAsia="he-IL"/>
        </w:rPr>
        <w:t>ו.</w:t>
      </w:r>
      <w:r w:rsidRPr="00435A20">
        <w:rPr>
          <w:rFonts w:ascii="Times New Roman" w:eastAsia="Times New Roman" w:hAnsi="Times New Roman" w:cs="David" w:hint="cs"/>
          <w:sz w:val="20"/>
          <w:szCs w:val="24"/>
          <w:rtl/>
          <w:lang w:eastAsia="he-IL"/>
        </w:rPr>
        <w:tab/>
      </w:r>
      <w:del w:id="887" w:author="מרול אטמן" w:date="2021-06-08T15:40:00Z">
        <w:r w:rsidRPr="00435A20" w:rsidDel="00954471">
          <w:rPr>
            <w:rFonts w:ascii="Times New Roman" w:eastAsia="Times New Roman" w:hAnsi="Times New Roman" w:cs="David"/>
            <w:sz w:val="20"/>
            <w:szCs w:val="24"/>
            <w:rtl/>
            <w:lang w:eastAsia="he-IL"/>
          </w:rPr>
          <w:delText>בדיקה ואישור תכניות רוכשים/שוכרים.</w:delText>
        </w:r>
      </w:del>
      <w:ins w:id="888" w:author="מרול אטמן" w:date="2021-06-08T15:40:00Z">
        <w:r w:rsidR="00954471">
          <w:rPr>
            <w:rFonts w:ascii="Times New Roman" w:eastAsia="Times New Roman" w:hAnsi="Times New Roman" w:cs="David" w:hint="cs"/>
            <w:sz w:val="20"/>
            <w:szCs w:val="24"/>
            <w:rtl/>
            <w:lang w:eastAsia="he-IL"/>
          </w:rPr>
          <w:t>מבוטל</w:t>
        </w:r>
      </w:ins>
    </w:p>
    <w:p w14:paraId="4E8E46F0" w14:textId="2EA78BFE" w:rsidR="00435A20" w:rsidRPr="00435A20" w:rsidRDefault="00435A20" w:rsidP="00954471">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ז.</w:t>
      </w:r>
      <w:r w:rsidRPr="00435A20">
        <w:rPr>
          <w:rFonts w:ascii="Times New Roman" w:eastAsia="Times New Roman" w:hAnsi="Times New Roman" w:cs="David" w:hint="cs"/>
          <w:sz w:val="20"/>
          <w:szCs w:val="24"/>
          <w:rtl/>
          <w:lang w:eastAsia="he-IL"/>
        </w:rPr>
        <w:tab/>
      </w:r>
      <w:del w:id="889" w:author="מרול אטמן" w:date="2021-06-08T15:40:00Z">
        <w:r w:rsidRPr="00435A20" w:rsidDel="00954471">
          <w:rPr>
            <w:rFonts w:ascii="Times New Roman" w:eastAsia="Times New Roman" w:hAnsi="Times New Roman" w:cs="David"/>
            <w:sz w:val="20"/>
            <w:szCs w:val="24"/>
            <w:rtl/>
            <w:lang w:eastAsia="he-IL"/>
          </w:rPr>
          <w:delText>תכניות בקשה לר</w:delText>
        </w:r>
        <w:r w:rsidR="00761BB6" w:rsidDel="00954471">
          <w:rPr>
            <w:rFonts w:ascii="Times New Roman" w:eastAsia="Times New Roman" w:hAnsi="Times New Roman" w:cs="David" w:hint="cs"/>
            <w:sz w:val="20"/>
            <w:szCs w:val="24"/>
            <w:rtl/>
            <w:lang w:eastAsia="he-IL"/>
          </w:rPr>
          <w:delText>י</w:delText>
        </w:r>
        <w:r w:rsidRPr="00435A20" w:rsidDel="00954471">
          <w:rPr>
            <w:rFonts w:ascii="Times New Roman" w:eastAsia="Times New Roman" w:hAnsi="Times New Roman" w:cs="David"/>
            <w:sz w:val="20"/>
            <w:szCs w:val="24"/>
            <w:rtl/>
            <w:lang w:eastAsia="he-IL"/>
          </w:rPr>
          <w:delText>שיון עסק</w:delText>
        </w:r>
        <w:r w:rsidRPr="00435A20" w:rsidDel="00954471">
          <w:rPr>
            <w:rFonts w:ascii="Times New Roman" w:eastAsia="Times New Roman" w:hAnsi="Times New Roman" w:cs="David" w:hint="cs"/>
            <w:sz w:val="20"/>
            <w:szCs w:val="24"/>
            <w:rtl/>
            <w:lang w:eastAsia="he-IL"/>
          </w:rPr>
          <w:delText>.</w:delText>
        </w:r>
      </w:del>
      <w:ins w:id="890" w:author="מרול אטמן" w:date="2021-06-08T15:40:00Z">
        <w:r w:rsidR="00954471">
          <w:rPr>
            <w:rFonts w:ascii="Times New Roman" w:eastAsia="Times New Roman" w:hAnsi="Times New Roman" w:cs="David" w:hint="cs"/>
            <w:sz w:val="20"/>
            <w:szCs w:val="24"/>
            <w:rtl/>
            <w:lang w:eastAsia="he-IL"/>
          </w:rPr>
          <w:t xml:space="preserve"> מבוטל</w:t>
        </w:r>
      </w:ins>
    </w:p>
    <w:p w14:paraId="434452E2" w14:textId="77777777" w:rsidR="00435A20" w:rsidRPr="00435A20" w:rsidDel="000B40FA" w:rsidRDefault="00435A20" w:rsidP="00435A20">
      <w:pPr>
        <w:widowControl w:val="0"/>
        <w:spacing w:before="0" w:beforeAutospacing="0" w:after="0" w:afterAutospacing="0" w:line="240" w:lineRule="auto"/>
        <w:ind w:left="1785" w:hanging="567"/>
        <w:jc w:val="both"/>
        <w:rPr>
          <w:del w:id="891" w:author="מרול אטמן" w:date="2021-06-08T16:16:00Z"/>
          <w:rFonts w:ascii="Times New Roman" w:eastAsia="Times New Roman" w:hAnsi="Times New Roman" w:cs="David"/>
          <w:sz w:val="20"/>
          <w:szCs w:val="24"/>
          <w:rtl/>
          <w:lang w:eastAsia="he-IL"/>
        </w:rPr>
      </w:pPr>
    </w:p>
    <w:p w14:paraId="2F2C7EF2" w14:textId="77777777" w:rsidR="00435A20" w:rsidRPr="00435A20" w:rsidDel="000B40FA" w:rsidRDefault="00435A20" w:rsidP="00435A20">
      <w:pPr>
        <w:widowControl w:val="0"/>
        <w:spacing w:before="0" w:beforeAutospacing="0" w:after="0" w:afterAutospacing="0" w:line="240" w:lineRule="auto"/>
        <w:ind w:left="720" w:hanging="720"/>
        <w:jc w:val="both"/>
        <w:rPr>
          <w:del w:id="892" w:author="מרול אטמן" w:date="2021-06-08T16:16:00Z"/>
          <w:rFonts w:ascii="Times New Roman" w:eastAsia="Times New Roman" w:hAnsi="Times New Roman" w:cs="David"/>
          <w:sz w:val="20"/>
          <w:szCs w:val="24"/>
        </w:rPr>
      </w:pPr>
    </w:p>
    <w:p w14:paraId="590ED165" w14:textId="77777777" w:rsidR="00435A20" w:rsidRPr="00435A20" w:rsidRDefault="00435A20">
      <w:pPr>
        <w:widowControl w:val="0"/>
        <w:spacing w:before="0" w:beforeAutospacing="0" w:after="0" w:afterAutospacing="0" w:line="240" w:lineRule="auto"/>
        <w:ind w:right="1440"/>
        <w:jc w:val="both"/>
        <w:rPr>
          <w:rFonts w:ascii="Times New Roman" w:eastAsia="Times New Roman" w:hAnsi="Times New Roman" w:cs="David"/>
          <w:sz w:val="20"/>
          <w:szCs w:val="24"/>
          <w:rtl/>
        </w:rPr>
        <w:pPrChange w:id="893" w:author="מרול אטמן" w:date="2021-06-08T16:16:00Z">
          <w:pPr>
            <w:widowControl w:val="0"/>
            <w:spacing w:before="0" w:beforeAutospacing="0" w:after="0" w:afterAutospacing="0" w:line="240" w:lineRule="auto"/>
            <w:ind w:left="720" w:right="1440" w:hanging="720"/>
            <w:jc w:val="both"/>
          </w:pPr>
        </w:pPrChange>
      </w:pPr>
    </w:p>
    <w:p w14:paraId="2883F479"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69468532" w14:textId="77777777" w:rsidR="00435A20" w:rsidRPr="00435A20" w:rsidRDefault="00435A20" w:rsidP="00435A20">
      <w:pPr>
        <w:widowControl w:val="0"/>
        <w:spacing w:before="0" w:beforeAutospacing="0" w:after="0" w:afterAutospacing="0" w:line="240" w:lineRule="auto"/>
        <w:ind w:left="1440" w:right="1440" w:hanging="720"/>
        <w:jc w:val="both"/>
        <w:rPr>
          <w:rFonts w:ascii="Times New Roman" w:eastAsia="Times New Roman" w:hAnsi="Times New Roman" w:cs="David"/>
          <w:sz w:val="20"/>
          <w:szCs w:val="24"/>
          <w:u w:val="single"/>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9</w:t>
      </w:r>
      <w:r w:rsidRPr="00435A20">
        <w:rPr>
          <w:rFonts w:ascii="Times New Roman" w:eastAsia="Times New Roman" w:hAnsi="Times New Roman" w:cs="David"/>
          <w:sz w:val="20"/>
          <w:szCs w:val="24"/>
          <w:rtl/>
        </w:rPr>
        <w:tab/>
      </w:r>
      <w:r w:rsidRPr="00435A20">
        <w:rPr>
          <w:rFonts w:ascii="Times New Roman" w:eastAsia="Times New Roman" w:hAnsi="Times New Roman" w:cs="David"/>
          <w:sz w:val="20"/>
          <w:szCs w:val="24"/>
          <w:u w:val="single"/>
          <w:rtl/>
        </w:rPr>
        <w:t>עדכון תכניות וטבלאות</w:t>
      </w:r>
      <w:r w:rsidRPr="00435A20">
        <w:rPr>
          <w:rFonts w:ascii="Times New Roman" w:eastAsia="Times New Roman" w:hAnsi="Times New Roman" w:cs="David"/>
          <w:sz w:val="20"/>
          <w:szCs w:val="24"/>
          <w:rtl/>
        </w:rPr>
        <w:t>:</w:t>
      </w:r>
    </w:p>
    <w:p w14:paraId="5170B4B1" w14:textId="77777777" w:rsidR="00435A20" w:rsidRPr="00435A20" w:rsidRDefault="00435A20" w:rsidP="00435A20">
      <w:pPr>
        <w:widowControl w:val="0"/>
        <w:spacing w:before="0" w:beforeAutospacing="0" w:after="0" w:afterAutospacing="0" w:line="240" w:lineRule="auto"/>
        <w:ind w:right="720" w:firstLine="89"/>
        <w:jc w:val="both"/>
        <w:rPr>
          <w:rFonts w:ascii="Times New Roman" w:eastAsia="Times New Roman" w:hAnsi="Times New Roman" w:cs="David"/>
          <w:sz w:val="20"/>
          <w:szCs w:val="24"/>
          <w:rtl/>
        </w:rPr>
      </w:pPr>
    </w:p>
    <w:p w14:paraId="6BD0C8DC" w14:textId="53BB8DDE"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א.</w:t>
      </w:r>
      <w:r w:rsidRPr="00435A20">
        <w:rPr>
          <w:rFonts w:ascii="Times New Roman" w:eastAsia="Times New Roman" w:hAnsi="Times New Roman" w:cs="David"/>
          <w:sz w:val="20"/>
          <w:szCs w:val="24"/>
          <w:rtl/>
        </w:rPr>
        <w:tab/>
        <w:t>עדכון תכניות מכירה</w:t>
      </w:r>
      <w:r w:rsidRPr="00435A20">
        <w:rPr>
          <w:rFonts w:ascii="Times New Roman" w:eastAsia="Times New Roman" w:hAnsi="Times New Roman" w:cs="David" w:hint="cs"/>
          <w:sz w:val="20"/>
          <w:szCs w:val="24"/>
          <w:rtl/>
        </w:rPr>
        <w:t>/השכרה</w:t>
      </w:r>
      <w:r w:rsidRPr="00435A20">
        <w:rPr>
          <w:rFonts w:ascii="Times New Roman" w:eastAsia="Times New Roman" w:hAnsi="Times New Roman" w:cs="David"/>
          <w:sz w:val="20"/>
          <w:szCs w:val="24"/>
          <w:rtl/>
        </w:rPr>
        <w:t xml:space="preserve"> ותכניות המכר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p>
    <w:p w14:paraId="43B6829A" w14:textId="77777777"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ב.</w:t>
      </w:r>
      <w:r w:rsidRPr="00435A20">
        <w:rPr>
          <w:rFonts w:ascii="Times New Roman" w:eastAsia="Times New Roman" w:hAnsi="Times New Roman" w:cs="David"/>
          <w:sz w:val="20"/>
          <w:szCs w:val="24"/>
          <w:rtl/>
        </w:rPr>
        <w:tab/>
        <w:t>עדכון ח</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שובי שטחים למכירה ולצורכי התחשבנות עם הקבלנים לפי תכניות הב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w:t>
      </w:r>
      <w:r w:rsidRPr="00435A20">
        <w:rPr>
          <w:rFonts w:ascii="Times New Roman" w:eastAsia="Times New Roman" w:hAnsi="Times New Roman" w:cs="David" w:hint="cs"/>
          <w:sz w:val="20"/>
          <w:szCs w:val="24"/>
          <w:rtl/>
        </w:rPr>
        <w:t>.</w:t>
      </w:r>
    </w:p>
    <w:p w14:paraId="4BBD3053" w14:textId="41751F85" w:rsidR="00435A20" w:rsidRPr="00435A20" w:rsidRDefault="00435A20" w:rsidP="00435A20">
      <w:pPr>
        <w:widowControl w:val="0"/>
        <w:spacing w:before="0" w:beforeAutospacing="0" w:after="0" w:afterAutospacing="0" w:line="240" w:lineRule="auto"/>
        <w:ind w:left="216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ג.</w:t>
      </w:r>
      <w:r w:rsidRPr="00435A20">
        <w:rPr>
          <w:rFonts w:ascii="Times New Roman" w:eastAsia="Times New Roman" w:hAnsi="Times New Roman" w:cs="David"/>
          <w:sz w:val="20"/>
          <w:szCs w:val="24"/>
          <w:rtl/>
        </w:rPr>
        <w:tab/>
        <w:t>עדכון תכניות/בקשות להיתרים.</w:t>
      </w:r>
      <w:ins w:id="894" w:author="מרול אטמן" w:date="2021-06-08T15:42:00Z">
        <w:r w:rsidR="00954471">
          <w:rPr>
            <w:rFonts w:ascii="Times New Roman" w:eastAsia="Times New Roman" w:hAnsi="Times New Roman" w:cs="David" w:hint="cs"/>
            <w:sz w:val="20"/>
            <w:szCs w:val="24"/>
            <w:rtl/>
          </w:rPr>
          <w:t xml:space="preserve"> ככל ויידרש היתר שינויים</w:t>
        </w:r>
      </w:ins>
      <w:ins w:id="895" w:author="מרול אטמן" w:date="2021-06-08T15:43:00Z">
        <w:r w:rsidR="00954471">
          <w:rPr>
            <w:rFonts w:ascii="Times New Roman" w:eastAsia="Times New Roman" w:hAnsi="Times New Roman" w:cs="David" w:hint="cs"/>
            <w:sz w:val="20"/>
            <w:szCs w:val="24"/>
            <w:rtl/>
          </w:rPr>
          <w:t xml:space="preserve"> ישולם בגינו שכר נוסף בהתאם למחיר שיוסכם מראש ובכתב.</w:t>
        </w:r>
      </w:ins>
    </w:p>
    <w:p w14:paraId="33F3CCF3" w14:textId="77777777" w:rsidR="00435A20" w:rsidRPr="00435A20" w:rsidRDefault="00435A20" w:rsidP="00435A20">
      <w:pPr>
        <w:widowControl w:val="0"/>
        <w:spacing w:before="0" w:beforeAutospacing="0" w:after="0" w:afterAutospacing="0" w:line="240" w:lineRule="auto"/>
        <w:ind w:left="1440" w:firstLine="89"/>
        <w:jc w:val="both"/>
        <w:rPr>
          <w:rFonts w:ascii="Times New Roman" w:eastAsia="Times New Roman" w:hAnsi="Times New Roman" w:cs="David"/>
          <w:sz w:val="20"/>
          <w:szCs w:val="24"/>
          <w:rtl/>
        </w:rPr>
      </w:pPr>
    </w:p>
    <w:p w14:paraId="2B0A563A"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w:t>
      </w:r>
      <w:r w:rsidRPr="00435A20">
        <w:rPr>
          <w:rFonts w:ascii="Times New Roman" w:eastAsia="Times New Roman" w:hAnsi="Times New Roman" w:cs="David" w:hint="cs"/>
          <w:sz w:val="20"/>
          <w:szCs w:val="24"/>
          <w:rtl/>
        </w:rPr>
        <w:t>10</w:t>
      </w:r>
      <w:r w:rsidRPr="00435A20">
        <w:rPr>
          <w:rFonts w:ascii="Times New Roman" w:eastAsia="Times New Roman" w:hAnsi="Times New Roman" w:cs="David"/>
          <w:sz w:val="20"/>
          <w:szCs w:val="24"/>
          <w:rtl/>
        </w:rPr>
        <w:tab/>
        <w:t>כל תכנית ו/או פרט אחר שידרשו במהלך התכנון והביצוע על מנת לקבל עבודה מושלמת, בהתאם לשקול המנהל.</w:t>
      </w:r>
    </w:p>
    <w:p w14:paraId="469AC1A4" w14:textId="77777777" w:rsidR="00435A20" w:rsidRPr="00435A20" w:rsidRDefault="00435A20" w:rsidP="00435A20">
      <w:pPr>
        <w:widowControl w:val="0"/>
        <w:spacing w:before="0" w:beforeAutospacing="0" w:after="0" w:afterAutospacing="0" w:line="240" w:lineRule="auto"/>
        <w:ind w:firstLine="89"/>
        <w:jc w:val="both"/>
        <w:rPr>
          <w:rFonts w:ascii="Times New Roman" w:eastAsia="Times New Roman" w:hAnsi="Times New Roman" w:cs="David"/>
          <w:sz w:val="20"/>
          <w:szCs w:val="24"/>
          <w:rtl/>
        </w:rPr>
      </w:pPr>
    </w:p>
    <w:p w14:paraId="3A0390DD"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1</w:t>
      </w:r>
      <w:r w:rsidRPr="00435A20">
        <w:rPr>
          <w:rFonts w:ascii="Times New Roman" w:eastAsia="Times New Roman" w:hAnsi="Times New Roman" w:cs="David"/>
          <w:sz w:val="20"/>
          <w:szCs w:val="24"/>
          <w:rtl/>
        </w:rPr>
        <w:tab/>
        <w:t xml:space="preserve">רשימות מעודכנות של תכניות כולל תאריך ומספר מהדורה – לפחות פעם בחודש. </w:t>
      </w:r>
    </w:p>
    <w:p w14:paraId="35D9316C" w14:textId="77777777" w:rsidR="00435A20" w:rsidRPr="00435A20" w:rsidRDefault="00435A20" w:rsidP="00435A20">
      <w:pPr>
        <w:widowControl w:val="0"/>
        <w:spacing w:before="0" w:beforeAutospacing="0" w:after="0" w:afterAutospacing="0" w:line="240" w:lineRule="auto"/>
        <w:ind w:left="740" w:firstLine="89"/>
        <w:jc w:val="both"/>
        <w:rPr>
          <w:rFonts w:ascii="Times New Roman" w:eastAsia="Times New Roman" w:hAnsi="Times New Roman" w:cs="David"/>
          <w:sz w:val="20"/>
          <w:szCs w:val="24"/>
          <w:rtl/>
        </w:rPr>
      </w:pPr>
    </w:p>
    <w:p w14:paraId="6849CC7B"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sz w:val="20"/>
          <w:szCs w:val="24"/>
          <w:rtl/>
        </w:rPr>
        <w:t>3.1</w:t>
      </w:r>
      <w:r w:rsidRPr="00435A20">
        <w:rPr>
          <w:rFonts w:ascii="Times New Roman" w:eastAsia="Times New Roman" w:hAnsi="Times New Roman" w:cs="David" w:hint="cs"/>
          <w:sz w:val="20"/>
          <w:szCs w:val="24"/>
          <w:rtl/>
        </w:rPr>
        <w:t>2</w:t>
      </w:r>
      <w:r w:rsidRPr="00435A20">
        <w:rPr>
          <w:rFonts w:ascii="Times New Roman" w:eastAsia="Times New Roman" w:hAnsi="Times New Roman" w:cs="David"/>
          <w:sz w:val="20"/>
          <w:szCs w:val="24"/>
          <w:rtl/>
        </w:rPr>
        <w:tab/>
        <w:t>מובהר בזאת שהתכניות יוכנו לפי ב</w:t>
      </w:r>
      <w:r w:rsidRPr="00435A20">
        <w:rPr>
          <w:rFonts w:ascii="Times New Roman" w:eastAsia="Times New Roman" w:hAnsi="Times New Roman" w:cs="David" w:hint="cs"/>
          <w:sz w:val="20"/>
          <w:szCs w:val="24"/>
          <w:rtl/>
        </w:rPr>
        <w:t>י</w:t>
      </w:r>
      <w:r w:rsidRPr="00435A20">
        <w:rPr>
          <w:rFonts w:ascii="Times New Roman" w:eastAsia="Times New Roman" w:hAnsi="Times New Roman" w:cs="David"/>
          <w:sz w:val="20"/>
          <w:szCs w:val="24"/>
          <w:rtl/>
        </w:rPr>
        <w:t>צוע בקטעים של הפרויקט ויכללו פתרונות לקטעי הביניים.</w:t>
      </w:r>
    </w:p>
    <w:p w14:paraId="72367920" w14:textId="77777777" w:rsidR="00435A20" w:rsidRPr="00435A20" w:rsidRDefault="00435A20" w:rsidP="00435A20">
      <w:pPr>
        <w:widowControl w:val="0"/>
        <w:spacing w:before="0" w:beforeAutospacing="0" w:after="0" w:afterAutospacing="0" w:line="240" w:lineRule="auto"/>
        <w:ind w:left="1460" w:right="1460" w:firstLine="89"/>
        <w:jc w:val="both"/>
        <w:rPr>
          <w:rFonts w:ascii="Times New Roman" w:eastAsia="Times New Roman" w:hAnsi="Times New Roman" w:cs="David"/>
          <w:sz w:val="20"/>
          <w:szCs w:val="24"/>
          <w:rtl/>
        </w:rPr>
      </w:pPr>
    </w:p>
    <w:p w14:paraId="2ED1B6CA" w14:textId="77777777" w:rsidR="00435A20" w:rsidRPr="00435A20" w:rsidRDefault="00435A20" w:rsidP="00435A20">
      <w:pPr>
        <w:widowControl w:val="0"/>
        <w:spacing w:before="0" w:beforeAutospacing="0" w:after="0" w:afterAutospacing="0" w:line="240" w:lineRule="auto"/>
        <w:ind w:left="1440" w:hanging="720"/>
        <w:jc w:val="both"/>
        <w:rPr>
          <w:rFonts w:ascii="Times New Roman" w:eastAsia="Times New Roman" w:hAnsi="Times New Roman" w:cs="David"/>
          <w:sz w:val="20"/>
          <w:szCs w:val="24"/>
          <w:rtl/>
        </w:rPr>
      </w:pPr>
      <w:r w:rsidRPr="00435A20">
        <w:rPr>
          <w:rFonts w:ascii="Times New Roman" w:eastAsia="Times New Roman" w:hAnsi="Times New Roman" w:cs="David" w:hint="cs"/>
          <w:sz w:val="20"/>
          <w:szCs w:val="24"/>
          <w:rtl/>
        </w:rPr>
        <w:t>3.13.</w:t>
      </w:r>
      <w:r w:rsidRPr="00435A20">
        <w:rPr>
          <w:rFonts w:ascii="Times New Roman" w:eastAsia="Times New Roman" w:hAnsi="Times New Roman" w:cs="David"/>
          <w:sz w:val="20"/>
          <w:szCs w:val="24"/>
          <w:rtl/>
        </w:rPr>
        <w:tab/>
        <w:t>כל שאר תכניות הביצוע המתחייבות מכל תקן ודין לרבות אך לא רק מחלקיו השונים של ת"י 1547 – "תכניות ביצוע לבניינים ולעבודות פיתוח סביבתי".</w:t>
      </w:r>
    </w:p>
    <w:p w14:paraId="3E5E2818"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3D34E9D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rPr>
        <w:t>4.</w:t>
      </w:r>
      <w:r w:rsidRPr="00435A20">
        <w:rPr>
          <w:rFonts w:ascii="Times New Roman" w:eastAsia="Times New Roman" w:hAnsi="Times New Roman" w:cs="David" w:hint="cs"/>
          <w:sz w:val="20"/>
          <w:szCs w:val="24"/>
          <w:rtl/>
        </w:rPr>
        <w:tab/>
      </w:r>
      <w:r w:rsidRPr="00435A20">
        <w:rPr>
          <w:rFonts w:ascii="Times New Roman" w:eastAsia="Times New Roman" w:hAnsi="Times New Roman" w:cs="David" w:hint="cs"/>
          <w:sz w:val="20"/>
          <w:szCs w:val="24"/>
          <w:rtl/>
          <w:lang w:eastAsia="he-IL"/>
        </w:rPr>
        <w:t>בניה טרומית/מתועשת:</w:t>
      </w:r>
    </w:p>
    <w:p w14:paraId="31FC0E76" w14:textId="77777777" w:rsidR="00435A20" w:rsidRPr="00435A20" w:rsidRDefault="00435A20" w:rsidP="00435A2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במקרה ויוחלט על ביצוע המבנים כולם או מקצתם בבניה טרומית/מתועשת, יידרש המתכנן להכין, בנוסף לנ"ל, גם את התכניות המתאימות לבניה טרומית/מתועשת.</w:t>
      </w:r>
    </w:p>
    <w:p w14:paraId="2DC39C8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458FB2D"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hint="cs"/>
          <w:sz w:val="20"/>
          <w:szCs w:val="24"/>
          <w:rtl/>
          <w:lang w:eastAsia="he-IL"/>
        </w:rPr>
        <w:t>5.</w:t>
      </w:r>
      <w:r w:rsidRPr="00435A20">
        <w:rPr>
          <w:rFonts w:ascii="Times New Roman" w:eastAsia="Times New Roman" w:hAnsi="Times New Roman" w:cs="David"/>
          <w:sz w:val="20"/>
          <w:szCs w:val="24"/>
          <w:rtl/>
          <w:lang w:eastAsia="he-IL"/>
        </w:rPr>
        <w:tab/>
        <w:t>כל המסמכים והתכניות יערכו בשפה העברית.</w:t>
      </w:r>
    </w:p>
    <w:p w14:paraId="24A8CB29" w14:textId="77777777" w:rsidR="00435A20" w:rsidRPr="00435A20" w:rsidRDefault="00435A20" w:rsidP="00435A2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A86A740" w14:textId="77777777" w:rsidR="00435A20" w:rsidRPr="00435A20" w:rsidRDefault="00435A20" w:rsidP="00435A20">
      <w:pPr>
        <w:widowControl w:val="0"/>
        <w:spacing w:before="0" w:beforeAutospacing="0" w:after="0" w:afterAutospacing="0" w:line="240" w:lineRule="auto"/>
        <w:ind w:right="84"/>
        <w:jc w:val="both"/>
        <w:rPr>
          <w:rFonts w:ascii="Times New Roman" w:eastAsia="Times New Roman" w:hAnsi="Times New Roman" w:cs="David"/>
          <w:sz w:val="20"/>
          <w:szCs w:val="24"/>
          <w:rtl/>
        </w:rPr>
      </w:pPr>
    </w:p>
    <w:p w14:paraId="1ACB4DC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rPr>
      </w:pPr>
    </w:p>
    <w:p w14:paraId="04733A70" w14:textId="77777777" w:rsidR="00435A20" w:rsidRPr="00435A20" w:rsidRDefault="00435A20" w:rsidP="00435A20">
      <w:pPr>
        <w:widowControl w:val="0"/>
        <w:spacing w:before="0" w:beforeAutospacing="0" w:after="0" w:afterAutospacing="0" w:line="240" w:lineRule="auto"/>
        <w:ind w:right="720" w:hanging="720"/>
        <w:jc w:val="both"/>
        <w:rPr>
          <w:rFonts w:ascii="Times New Roman" w:eastAsia="Times New Roman" w:hAnsi="Times New Roman" w:cs="David"/>
          <w:sz w:val="20"/>
          <w:szCs w:val="24"/>
          <w:rtl/>
        </w:rPr>
      </w:pPr>
    </w:p>
    <w:p w14:paraId="5395932F" w14:textId="77777777" w:rsidR="00435A20" w:rsidRPr="00435A20" w:rsidRDefault="00435A20" w:rsidP="00435A20">
      <w:pPr>
        <w:widowControl w:val="0"/>
        <w:spacing w:before="0" w:beforeAutospacing="0" w:after="0" w:afterAutospacing="0" w:line="240" w:lineRule="auto"/>
        <w:ind w:firstLine="720"/>
        <w:jc w:val="center"/>
        <w:outlineLvl w:val="7"/>
        <w:rPr>
          <w:rFonts w:ascii="Times New Roman" w:eastAsia="Times New Roman" w:hAnsi="Times New Roman" w:cs="David"/>
          <w:b/>
          <w:bCs/>
          <w:sz w:val="20"/>
          <w:szCs w:val="24"/>
          <w:rtl/>
          <w:lang w:eastAsia="he-IL"/>
        </w:rPr>
      </w:pPr>
      <w:r w:rsidRPr="00435A20">
        <w:rPr>
          <w:rFonts w:ascii="Times New Roman" w:eastAsia="Times New Roman" w:hAnsi="Times New Roman" w:cs="David"/>
          <w:color w:val="339966"/>
          <w:sz w:val="20"/>
          <w:szCs w:val="24"/>
          <w:rtl/>
        </w:rPr>
        <w:br w:type="page"/>
      </w:r>
    </w:p>
    <w:p w14:paraId="2C3C4A44" w14:textId="77777777" w:rsidR="00292C74" w:rsidRDefault="00292C74"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1FF9E487" w14:textId="77777777" w:rsidR="00435A20" w:rsidRPr="00435A20" w:rsidRDefault="00435A20" w:rsidP="00435A2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35A20">
        <w:rPr>
          <w:rFonts w:ascii="Times New Roman" w:eastAsia="Times New Roman" w:hAnsi="Times New Roman" w:cs="David"/>
          <w:b/>
          <w:bCs/>
          <w:sz w:val="20"/>
          <w:szCs w:val="24"/>
          <w:u w:val="single"/>
          <w:rtl/>
          <w:lang w:eastAsia="he-IL"/>
        </w:rPr>
        <w:t>נספח "ט"</w:t>
      </w:r>
    </w:p>
    <w:p w14:paraId="50C0D001"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FF8A2B6" w14:textId="77777777" w:rsidR="00292C74" w:rsidRPr="00292C74" w:rsidRDefault="00292C74" w:rsidP="00292C74">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292C74">
        <w:rPr>
          <w:rFonts w:ascii="Times New Roman" w:eastAsia="Times New Roman" w:hAnsi="Times New Roman" w:cs="David" w:hint="cs"/>
          <w:sz w:val="20"/>
          <w:szCs w:val="24"/>
          <w:rtl/>
          <w:lang w:eastAsia="he-IL"/>
        </w:rPr>
        <w:t xml:space="preserve">תאריך: </w:t>
      </w:r>
      <w:r w:rsidRPr="00292C74">
        <w:rPr>
          <w:rFonts w:ascii="Times New Roman" w:eastAsia="Times New Roman" w:hAnsi="Times New Roman" w:cs="David"/>
          <w:sz w:val="20"/>
          <w:szCs w:val="24"/>
          <w:lang w:eastAsia="he-IL"/>
        </w:rPr>
        <w:t>___________________</w:t>
      </w:r>
    </w:p>
    <w:p w14:paraId="5086EC9E"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33054B2"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02E0EB3" w14:textId="77777777" w:rsidR="00435A20" w:rsidRDefault="00435A20"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35A20">
        <w:rPr>
          <w:rFonts w:ascii="Times New Roman" w:eastAsia="Times New Roman" w:hAnsi="Times New Roman" w:cs="David"/>
          <w:b/>
          <w:bCs/>
          <w:sz w:val="20"/>
          <w:szCs w:val="24"/>
          <w:u w:val="single"/>
          <w:rtl/>
          <w:lang w:eastAsia="he-IL"/>
        </w:rPr>
        <w:t>דוגמא לנוסח אשור השלמת הפרויקט/קטע מהפרויקט</w:t>
      </w:r>
    </w:p>
    <w:p w14:paraId="11F6C14C"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42623309" w14:textId="77777777" w:rsidR="00292C74" w:rsidRDefault="00292C74" w:rsidP="00292C74">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C4CC379" w14:textId="77777777" w:rsidR="00292C74" w:rsidRDefault="00292C74" w:rsidP="00292C74">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7F3E5AE" w14:textId="77777777" w:rsidR="00435A20" w:rsidRPr="00435A20" w:rsidRDefault="00435A20" w:rsidP="00292C74">
      <w:pPr>
        <w:widowControl w:val="0"/>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22BF0D31"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69E77F" w14:textId="77777777" w:rsidR="004F435D" w:rsidRPr="00B27B4C" w:rsidRDefault="004F435D" w:rsidP="004F435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7E2ACAE" w14:textId="64605957" w:rsidR="004F435D" w:rsidRPr="00B27B4C" w:rsidRDefault="00100EDF" w:rsidP="004F435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943540220"/>
          <w:placeholder>
            <w:docPart w:val="1FC585D0E59D44F5B2C39148D4556B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896" w:author="Meryl Etman" w:date="2021-01-26T15:53:00Z">
            <w:r w:rsidR="00B1104B">
              <w:rPr>
                <w:rFonts w:ascii="Arial" w:eastAsia="Times New Roman" w:hAnsi="Arial" w:cs="Arial" w:hint="cs"/>
                <w:color w:val="008000"/>
                <w:sz w:val="24"/>
                <w:szCs w:val="24"/>
                <w:rtl/>
                <w:lang w:eastAsia="he-IL"/>
              </w:rPr>
              <w:t>אפריקה</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ישראל</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מגורים</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בע</w:t>
            </w:r>
            <w:r w:rsidR="00B1104B">
              <w:rPr>
                <w:rFonts w:ascii="Times New Roman" w:eastAsia="Times New Roman" w:hAnsi="Times New Roman" w:cs="David" w:hint="cs"/>
                <w:color w:val="008000"/>
                <w:sz w:val="24"/>
                <w:szCs w:val="24"/>
                <w:rtl/>
                <w:lang w:eastAsia="he-IL"/>
              </w:rPr>
              <w:t>"</w:t>
            </w:r>
            <w:r w:rsidR="00B1104B">
              <w:rPr>
                <w:rFonts w:ascii="Arial" w:eastAsia="Times New Roman" w:hAnsi="Arial" w:cs="Arial" w:hint="cs"/>
                <w:color w:val="008000"/>
                <w:sz w:val="24"/>
                <w:szCs w:val="24"/>
                <w:rtl/>
                <w:lang w:eastAsia="he-IL"/>
              </w:rPr>
              <w:t>מ</w:t>
            </w:r>
            <w:r w:rsidR="00B1104B">
              <w:rPr>
                <w:rFonts w:ascii="Times New Roman" w:eastAsia="Times New Roman" w:hAnsi="Times New Roman" w:cs="David" w:hint="cs"/>
                <w:color w:val="008000"/>
                <w:sz w:val="24"/>
                <w:szCs w:val="24"/>
                <w:rtl/>
                <w:lang w:eastAsia="he-IL"/>
              </w:rPr>
              <w:t xml:space="preserve"> </w:t>
            </w:r>
            <w:r w:rsidR="00B1104B">
              <w:rPr>
                <w:rFonts w:ascii="Times New Roman" w:eastAsia="Times New Roman" w:hAnsi="Times New Roman" w:cs="David" w:hint="cs"/>
                <w:color w:val="008000"/>
                <w:sz w:val="24"/>
                <w:szCs w:val="24"/>
                <w:rtl/>
                <w:lang w:eastAsia="he-IL"/>
              </w:rPr>
              <w:br/>
            </w:r>
            <w:r w:rsidR="00B1104B">
              <w:rPr>
                <w:rFonts w:ascii="Arial" w:eastAsia="Times New Roman" w:hAnsi="Arial" w:cs="Arial" w:hint="cs"/>
                <w:color w:val="008000"/>
                <w:sz w:val="24"/>
                <w:szCs w:val="24"/>
                <w:rtl/>
                <w:lang w:eastAsia="he-IL"/>
              </w:rPr>
              <w:t>וישראל</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אדלר</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ובנו</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חברה</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להשקעות</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בע</w:t>
            </w:r>
            <w:r w:rsidR="00B1104B">
              <w:rPr>
                <w:rFonts w:ascii="Times New Roman" w:eastAsia="Times New Roman" w:hAnsi="Times New Roman" w:cs="David" w:hint="cs"/>
                <w:color w:val="008000"/>
                <w:sz w:val="24"/>
                <w:szCs w:val="24"/>
                <w:rtl/>
                <w:lang w:eastAsia="he-IL"/>
              </w:rPr>
              <w:t>"</w:t>
            </w:r>
            <w:r w:rsidR="00B1104B">
              <w:rPr>
                <w:rFonts w:ascii="Arial" w:eastAsia="Times New Roman" w:hAnsi="Arial" w:cs="Arial" w:hint="cs"/>
                <w:color w:val="008000"/>
                <w:sz w:val="24"/>
                <w:szCs w:val="24"/>
                <w:rtl/>
                <w:lang w:eastAsia="he-IL"/>
              </w:rPr>
              <w:t>מ</w:t>
            </w:r>
            <w:r w:rsidR="00B1104B">
              <w:rPr>
                <w:rFonts w:ascii="Times New Roman" w:eastAsia="Times New Roman" w:hAnsi="Times New Roman" w:cs="David" w:hint="cs"/>
                <w:color w:val="008000"/>
                <w:sz w:val="24"/>
                <w:szCs w:val="24"/>
                <w:rtl/>
                <w:lang w:eastAsia="he-IL"/>
              </w:rPr>
              <w:br/>
            </w:r>
            <w:r w:rsidR="00B1104B">
              <w:rPr>
                <w:rFonts w:ascii="Arial" w:eastAsia="Times New Roman" w:hAnsi="Arial" w:cs="Arial" w:hint="cs"/>
                <w:color w:val="008000"/>
                <w:sz w:val="24"/>
                <w:szCs w:val="24"/>
                <w:rtl/>
                <w:lang w:eastAsia="he-IL"/>
              </w:rPr>
              <w:t>יוני</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נתניהו</w:t>
            </w:r>
            <w:r w:rsidR="00B1104B">
              <w:rPr>
                <w:rFonts w:ascii="Times New Roman" w:eastAsia="Times New Roman" w:hAnsi="Times New Roman" w:cs="David" w:hint="cs"/>
                <w:color w:val="008000"/>
                <w:sz w:val="24"/>
                <w:szCs w:val="24"/>
                <w:rtl/>
                <w:lang w:eastAsia="he-IL"/>
              </w:rPr>
              <w:t xml:space="preserve"> 1 </w:t>
            </w:r>
            <w:r w:rsidR="00B1104B">
              <w:rPr>
                <w:rFonts w:ascii="Arial" w:eastAsia="Times New Roman" w:hAnsi="Arial" w:cs="Arial" w:hint="cs"/>
                <w:color w:val="008000"/>
                <w:sz w:val="24"/>
                <w:szCs w:val="24"/>
                <w:rtl/>
                <w:lang w:eastAsia="he-IL"/>
              </w:rPr>
              <w:t>ג</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אור</w:t>
            </w:r>
            <w:r w:rsidR="00B1104B">
              <w:rPr>
                <w:rFonts w:ascii="Times New Roman" w:eastAsia="Times New Roman" w:hAnsi="Times New Roman" w:cs="David" w:hint="cs"/>
                <w:color w:val="008000"/>
                <w:sz w:val="24"/>
                <w:szCs w:val="24"/>
                <w:rtl/>
                <w:lang w:eastAsia="he-IL"/>
              </w:rPr>
              <w:t xml:space="preserve"> </w:t>
            </w:r>
            <w:r w:rsidR="00B1104B">
              <w:rPr>
                <w:rFonts w:ascii="Arial" w:eastAsia="Times New Roman" w:hAnsi="Arial" w:cs="Arial" w:hint="cs"/>
                <w:color w:val="008000"/>
                <w:sz w:val="24"/>
                <w:szCs w:val="24"/>
                <w:rtl/>
                <w:lang w:eastAsia="he-IL"/>
              </w:rPr>
              <w:t>יהודה</w:t>
            </w:r>
            <w:r w:rsidR="00B1104B">
              <w:rPr>
                <w:rFonts w:ascii="Times New Roman" w:eastAsia="Times New Roman" w:hAnsi="Times New Roman" w:cs="David" w:hint="cs"/>
                <w:color w:val="008000"/>
                <w:sz w:val="24"/>
                <w:szCs w:val="24"/>
                <w:rtl/>
                <w:lang w:eastAsia="he-IL"/>
              </w:rPr>
              <w:br/>
              <w:t>558075404</w:t>
            </w:r>
            <w:r w:rsidR="00B1104B">
              <w:rPr>
                <w:rFonts w:ascii="Times New Roman" w:eastAsia="Times New Roman" w:hAnsi="Times New Roman" w:cs="David" w:hint="cs"/>
                <w:color w:val="008000"/>
                <w:sz w:val="24"/>
                <w:szCs w:val="24"/>
                <w:rtl/>
                <w:lang w:eastAsia="he-IL"/>
              </w:rPr>
              <w:br/>
            </w:r>
          </w:ins>
        </w:sdtContent>
      </w:sdt>
      <w:r w:rsidR="004F435D" w:rsidRPr="00B27B4C">
        <w:rPr>
          <w:rFonts w:ascii="Times New Roman" w:eastAsia="Times New Roman" w:hAnsi="Times New Roman" w:cs="David" w:hint="cs"/>
          <w:color w:val="008000"/>
          <w:sz w:val="24"/>
          <w:szCs w:val="24"/>
          <w:rtl/>
          <w:lang w:eastAsia="he-IL"/>
        </w:rPr>
        <w:br/>
      </w:r>
      <w:r w:rsidR="004F435D" w:rsidRPr="00B27B4C">
        <w:rPr>
          <w:rFonts w:ascii="Times New Roman" w:eastAsia="Times New Roman" w:hAnsi="Times New Roman" w:cs="David" w:hint="cs"/>
          <w:sz w:val="24"/>
          <w:szCs w:val="24"/>
          <w:rtl/>
          <w:lang w:eastAsia="he-IL"/>
        </w:rPr>
        <w:t>(</w:t>
      </w:r>
      <w:r w:rsidR="004F435D" w:rsidRPr="00B27B4C">
        <w:rPr>
          <w:rFonts w:ascii="Times New Roman" w:eastAsia="Times New Roman" w:hAnsi="Times New Roman" w:cs="David" w:hint="cs"/>
          <w:sz w:val="24"/>
          <w:szCs w:val="24"/>
          <w:u w:val="single"/>
          <w:rtl/>
          <w:lang w:eastAsia="he-IL"/>
        </w:rPr>
        <w:t>המזמין</w:t>
      </w:r>
      <w:r w:rsidR="004F435D" w:rsidRPr="00B27B4C">
        <w:rPr>
          <w:rFonts w:ascii="Times New Roman" w:eastAsia="Times New Roman" w:hAnsi="Times New Roman" w:cs="David" w:hint="cs"/>
          <w:sz w:val="24"/>
          <w:szCs w:val="24"/>
          <w:rtl/>
          <w:lang w:eastAsia="he-IL"/>
        </w:rPr>
        <w:t>)</w:t>
      </w:r>
    </w:p>
    <w:p w14:paraId="4E077C3B"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35C85E"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A5464F5" w14:textId="77777777" w:rsidR="00435A20" w:rsidRPr="00435A20" w:rsidRDefault="00435A20" w:rsidP="004F435D">
      <w:pPr>
        <w:widowControl w:val="0"/>
        <w:spacing w:before="0" w:beforeAutospacing="0" w:after="0" w:afterAutospacing="0" w:line="240" w:lineRule="auto"/>
        <w:ind w:right="84"/>
        <w:jc w:val="both"/>
        <w:rPr>
          <w:rFonts w:ascii="Times New Roman" w:eastAsia="Times New Roman" w:hAnsi="Times New Roman" w:cs="David"/>
          <w:sz w:val="24"/>
          <w:szCs w:val="24"/>
          <w:rtl/>
          <w:lang w:eastAsia="he-IL"/>
        </w:rPr>
      </w:pPr>
    </w:p>
    <w:p w14:paraId="12B20EA8"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E8FC0D" w14:textId="23247985" w:rsidR="00435A20" w:rsidRPr="00435A20" w:rsidRDefault="00435A20" w:rsidP="004F435D">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435A2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bCs/>
            <w:color w:val="008000"/>
            <w:sz w:val="24"/>
            <w:szCs w:val="24"/>
            <w:rtl/>
            <w:lang w:eastAsia="he-IL"/>
          </w:rPr>
          <w:alias w:val="שם ספק"/>
          <w:tag w:val="cntSupllierName"/>
          <w:id w:val="614030120"/>
          <w:placeholder>
            <w:docPart w:val="229AAA44A0874516BB55209F393107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97" w:author="Meryl Etman" w:date="2021-01-25T15:47:00Z">
            <w:r w:rsidR="007A219A">
              <w:rPr>
                <w:rFonts w:ascii="Times New Roman" w:eastAsia="Times New Roman" w:hAnsi="Times New Roman" w:cs="David"/>
                <w:bCs/>
                <w:color w:val="008000"/>
                <w:sz w:val="24"/>
                <w:szCs w:val="24"/>
                <w:rtl/>
                <w:lang w:eastAsia="he-IL"/>
              </w:rPr>
              <w:t>רמי וימר אדריכלים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54897955"/>
          <w:placeholder>
            <w:docPart w:val="E437B5A4C0204882B0D88C7DD4BFED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98" w:author="Meryl Etman" w:date="2021-01-27T10:27:00Z">
            <w:r w:rsidR="00662F05">
              <w:rPr>
                <w:rFonts w:ascii="Times New Roman" w:eastAsia="Times New Roman" w:hAnsi="Times New Roman" w:cs="David"/>
                <w:color w:val="008000"/>
                <w:sz w:val="24"/>
                <w:szCs w:val="24"/>
                <w:rtl/>
                <w:lang w:eastAsia="he-IL"/>
              </w:rPr>
              <w:t>סביוני נצר סירני</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בקשר עם</w:t>
      </w:r>
      <w:r w:rsidRPr="00435A2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color w:val="008000"/>
            <w:sz w:val="24"/>
            <w:szCs w:val="24"/>
            <w:rtl/>
          </w:rPr>
          <w:alias w:val="תיאור עבודה"/>
          <w:tag w:val="cntJobDesc"/>
          <w:id w:val="-1277249606"/>
          <w:placeholder>
            <w:docPart w:val="3E62BC5DCC794E5DBF84670D0084D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899" w:author="Meryl Etman" w:date="2021-01-26T15:22:00Z">
            <w:r w:rsidR="00B54432">
              <w:rPr>
                <w:rFonts w:ascii="Times New Roman" w:eastAsia="Times New Roman" w:hAnsi="Times New Roman" w:cs="David"/>
                <w:color w:val="008000"/>
                <w:sz w:val="24"/>
                <w:szCs w:val="24"/>
                <w:rtl/>
              </w:rPr>
              <w:t>תכנון אדריכלי - בניין 31</w:t>
            </w:r>
          </w:ins>
        </w:sdtContent>
      </w:sdt>
      <w:r w:rsidRPr="00435A20">
        <w:rPr>
          <w:rFonts w:ascii="Times New Roman" w:eastAsia="Times New Roman" w:hAnsi="Times New Roman" w:cs="David"/>
          <w:sz w:val="24"/>
          <w:szCs w:val="24"/>
          <w:rtl/>
          <w:lang w:eastAsia="he-IL"/>
        </w:rPr>
        <w:t xml:space="preserve">, מאשר בזאת שהעבודות הנ"ל בוצעו והושלמו בהתאם </w:t>
      </w:r>
      <w:r w:rsidR="006D652D" w:rsidRPr="00435A20">
        <w:rPr>
          <w:rFonts w:ascii="Times New Roman" w:eastAsia="Times New Roman" w:hAnsi="Times New Roman" w:cs="David" w:hint="cs"/>
          <w:sz w:val="24"/>
          <w:szCs w:val="24"/>
          <w:rtl/>
          <w:lang w:eastAsia="he-IL"/>
        </w:rPr>
        <w:t>להנחיותי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xml:space="preserve">, </w:t>
      </w:r>
      <w:r w:rsidR="006D652D" w:rsidRPr="00435A20">
        <w:rPr>
          <w:rFonts w:ascii="Times New Roman" w:eastAsia="Times New Roman" w:hAnsi="Times New Roman" w:cs="David" w:hint="cs"/>
          <w:sz w:val="24"/>
          <w:szCs w:val="24"/>
          <w:rtl/>
          <w:lang w:eastAsia="he-IL"/>
        </w:rPr>
        <w:t>לתכניותי</w:t>
      </w:r>
      <w:r w:rsidR="006D652D" w:rsidRPr="00435A20">
        <w:rPr>
          <w:rFonts w:ascii="Times New Roman" w:eastAsia="Times New Roman" w:hAnsi="Times New Roman" w:cs="David" w:hint="eastAsia"/>
          <w:sz w:val="24"/>
          <w:szCs w:val="24"/>
          <w:rtl/>
          <w:lang w:eastAsia="he-IL"/>
        </w:rPr>
        <w:t>י</w:t>
      </w:r>
      <w:r w:rsidRPr="00435A20">
        <w:rPr>
          <w:rFonts w:ascii="Times New Roman" w:eastAsia="Times New Roman" w:hAnsi="Times New Roman" w:cs="David"/>
          <w:sz w:val="24"/>
          <w:szCs w:val="24"/>
          <w:rtl/>
          <w:lang w:eastAsia="he-IL"/>
        </w:rPr>
        <w:t>, בהתאם</w:t>
      </w:r>
      <w:r w:rsidRPr="00435A20">
        <w:rPr>
          <w:rFonts w:ascii="Times New Roman" w:eastAsia="Times New Roman" w:hAnsi="Times New Roman" w:cs="David"/>
          <w:sz w:val="20"/>
          <w:szCs w:val="24"/>
          <w:rtl/>
          <w:lang w:eastAsia="he-IL"/>
        </w:rPr>
        <w:t xml:space="preserve"> לתקנים מחייבים ולשביעות רצוני.</w:t>
      </w:r>
    </w:p>
    <w:p w14:paraId="2C1A6154" w14:textId="77777777" w:rsidR="00435A20" w:rsidRPr="00435A20" w:rsidRDefault="00435A20" w:rsidP="00435A2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B14AEDB"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84CB25"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721E24"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FAFA6F" w14:textId="77777777" w:rsidR="00435A20" w:rsidRPr="00435A20" w:rsidRDefault="00435A20" w:rsidP="00435A2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66465E" w14:textId="77777777" w:rsidR="00435A20" w:rsidRDefault="00435A20"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 xml:space="preserve">                                                                                      בכבוד רב,</w:t>
      </w:r>
    </w:p>
    <w:p w14:paraId="65A68061" w14:textId="77777777" w:rsidR="006D652D"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3F97E939" w14:textId="77777777" w:rsidR="006D652D" w:rsidRDefault="006D652D"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DAFD55" w14:textId="77777777" w:rsidR="007804CE" w:rsidRPr="00435A20" w:rsidRDefault="007804CE" w:rsidP="00435A2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____________________</w:t>
      </w:r>
    </w:p>
    <w:p w14:paraId="0935869D" w14:textId="380D639C" w:rsidR="00435A20" w:rsidRPr="00435A20" w:rsidRDefault="00100EDF" w:rsidP="00803AF2">
      <w:pPr>
        <w:widowControl w:val="0"/>
        <w:tabs>
          <w:tab w:val="center" w:pos="6920"/>
        </w:tabs>
        <w:spacing w:before="0" w:beforeAutospacing="0" w:after="0" w:afterAutospacing="0" w:line="240" w:lineRule="auto"/>
        <w:ind w:left="576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rtl/>
            <w:lang w:eastAsia="he-IL"/>
          </w:rPr>
          <w:alias w:val="שם ספק"/>
          <w:tag w:val="cntSupllierName"/>
          <w:id w:val="-1741171859"/>
          <w:placeholder>
            <w:docPart w:val="6BD1C92BF3204567AFDA32640740E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00" w:author="Meryl Etman" w:date="2021-01-25T15:47:00Z">
            <w:r w:rsidR="007A219A">
              <w:rPr>
                <w:rFonts w:ascii="Times New Roman" w:eastAsia="Times New Roman" w:hAnsi="Times New Roman" w:cs="David"/>
                <w:color w:val="00B0F0"/>
                <w:sz w:val="20"/>
                <w:szCs w:val="24"/>
                <w:rtl/>
                <w:lang w:eastAsia="he-IL"/>
              </w:rPr>
              <w:t>רמי וימר אדריכלים בע"מ</w:t>
            </w:r>
          </w:ins>
        </w:sdtContent>
      </w:sdt>
    </w:p>
    <w:p w14:paraId="6579FB9E" w14:textId="77777777" w:rsidR="00435A20" w:rsidRPr="00435A20" w:rsidRDefault="00435A20" w:rsidP="009D142E">
      <w:pPr>
        <w:pStyle w:val="AutoField"/>
        <w:bidi w:val="0"/>
      </w:pPr>
    </w:p>
    <w:p w14:paraId="13B6BA49" w14:textId="77777777" w:rsidR="00435A20" w:rsidRPr="00435A20" w:rsidRDefault="00435A20" w:rsidP="00435A2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35A20">
        <w:rPr>
          <w:rFonts w:ascii="Times New Roman" w:eastAsia="Times New Roman" w:hAnsi="Times New Roman" w:cs="David"/>
          <w:sz w:val="20"/>
          <w:szCs w:val="20"/>
          <w:rtl/>
          <w:lang w:eastAsia="he-IL"/>
        </w:rPr>
        <w:br w:type="page"/>
      </w:r>
      <w:r w:rsidRPr="00435A20">
        <w:rPr>
          <w:rFonts w:ascii="Times New Roman" w:eastAsia="Times New Roman" w:hAnsi="Times New Roman" w:cs="David"/>
          <w:b/>
          <w:bCs/>
          <w:sz w:val="24"/>
          <w:szCs w:val="24"/>
          <w:u w:val="single"/>
          <w:rtl/>
          <w:lang w:eastAsia="he-IL"/>
        </w:rPr>
        <w:t xml:space="preserve">נספח "י" </w:t>
      </w:r>
    </w:p>
    <w:p w14:paraId="64154CD9" w14:textId="77777777" w:rsidR="00435A20" w:rsidRPr="009607F9" w:rsidRDefault="009607F9" w:rsidP="009607F9">
      <w:pPr>
        <w:widowControl w:val="0"/>
        <w:bidi w:val="0"/>
        <w:spacing w:before="0" w:beforeAutospacing="0" w:after="0" w:afterAutospacing="0" w:line="240" w:lineRule="auto"/>
        <w:rPr>
          <w:rFonts w:ascii="Times New Roman" w:eastAsia="Times New Roman" w:hAnsi="Times New Roman" w:cs="David"/>
          <w:sz w:val="24"/>
          <w:szCs w:val="24"/>
          <w:lang w:eastAsia="he-IL"/>
        </w:rPr>
      </w:pPr>
      <w:r w:rsidRPr="009607F9">
        <w:rPr>
          <w:rFonts w:ascii="Times New Roman" w:eastAsia="Times New Roman" w:hAnsi="Times New Roman" w:cs="David" w:hint="cs"/>
          <w:sz w:val="24"/>
          <w:szCs w:val="24"/>
          <w:rtl/>
          <w:lang w:eastAsia="he-IL"/>
        </w:rPr>
        <w:t>תאריך:____________</w:t>
      </w:r>
    </w:p>
    <w:p w14:paraId="203201DE"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7E5DBE" w14:textId="77777777" w:rsidR="00435A20" w:rsidRDefault="00435A20"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35A20">
        <w:rPr>
          <w:rFonts w:ascii="Times New Roman" w:eastAsia="Times New Roman" w:hAnsi="Times New Roman" w:cs="David"/>
          <w:b/>
          <w:bCs/>
          <w:sz w:val="24"/>
          <w:szCs w:val="24"/>
          <w:u w:val="single"/>
          <w:rtl/>
          <w:lang w:eastAsia="he-IL"/>
        </w:rPr>
        <w:t>דוגמא לנוסח הצהרת המתכנן בדבר היעדר תביעות</w:t>
      </w:r>
    </w:p>
    <w:p w14:paraId="3FDF0F6D" w14:textId="77777777" w:rsidR="00292C74" w:rsidRDefault="00292C74" w:rsidP="00435A2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B5F946C" w14:textId="0CF83995" w:rsidR="00435A20" w:rsidRPr="00435A20" w:rsidDel="00B1104B" w:rsidRDefault="00435A20" w:rsidP="00435A20">
      <w:pPr>
        <w:widowControl w:val="0"/>
        <w:bidi w:val="0"/>
        <w:spacing w:before="0" w:beforeAutospacing="0" w:after="0" w:afterAutospacing="0" w:line="240" w:lineRule="auto"/>
        <w:ind w:left="180"/>
        <w:rPr>
          <w:del w:id="901" w:author="Meryl Etman" w:date="2021-01-26T15:53:00Z"/>
          <w:rFonts w:ascii="Times New Roman" w:eastAsia="Times New Roman" w:hAnsi="Times New Roman" w:cs="David"/>
          <w:sz w:val="24"/>
          <w:szCs w:val="24"/>
          <w:lang w:eastAsia="he-IL"/>
        </w:rPr>
      </w:pPr>
    </w:p>
    <w:p w14:paraId="4CCDEC8B" w14:textId="53769D41" w:rsidR="00435A20" w:rsidRPr="00435A20" w:rsidDel="00B1104B" w:rsidRDefault="00435A20" w:rsidP="00CD1D82">
      <w:pPr>
        <w:widowControl w:val="0"/>
        <w:spacing w:before="0" w:beforeAutospacing="0" w:after="0" w:afterAutospacing="0" w:line="240" w:lineRule="auto"/>
        <w:ind w:left="180"/>
        <w:rPr>
          <w:del w:id="902" w:author="Meryl Etman" w:date="2021-01-26T15:52:00Z"/>
          <w:rFonts w:ascii="Times New Roman" w:eastAsia="Times New Roman" w:hAnsi="Times New Roman" w:cs="David"/>
          <w:color w:val="008000"/>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color w:val="000000"/>
          <w:sz w:val="24"/>
          <w:szCs w:val="24"/>
          <w:rtl/>
          <w:lang w:eastAsia="he-IL"/>
        </w:rPr>
        <w:tab/>
      </w:r>
      <w:r w:rsidRPr="00435A20">
        <w:rPr>
          <w:rFonts w:ascii="Times New Roman" w:eastAsia="Times New Roman" w:hAnsi="Times New Roman" w:cs="David"/>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19263326"/>
          <w:placeholder>
            <w:docPart w:val="AD34FE11F88C430AA5417E49AD9FA9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903" w:author="Meryl Etman" w:date="2021-01-26T15:33:00Z">
            <w:r w:rsidR="00B24D43">
              <w:rPr>
                <w:rFonts w:ascii="Times New Roman" w:eastAsia="Times New Roman" w:hAnsi="Times New Roman" w:cs="David" w:hint="cs"/>
                <w:color w:val="008000"/>
                <w:sz w:val="24"/>
                <w:szCs w:val="24"/>
                <w:rtl/>
                <w:lang w:eastAsia="he-IL"/>
              </w:rPr>
              <w:t xml:space="preserve">אפריקה ישראל מגורים בע"מ </w:t>
            </w:r>
            <w:r w:rsidR="00B24D43">
              <w:rPr>
                <w:rFonts w:ascii="Times New Roman" w:eastAsia="Times New Roman" w:hAnsi="Times New Roman" w:cs="David" w:hint="cs"/>
                <w:color w:val="008000"/>
                <w:sz w:val="24"/>
                <w:szCs w:val="24"/>
                <w:rtl/>
                <w:lang w:eastAsia="he-IL"/>
              </w:rPr>
              <w:br/>
              <w:t>וישראל אדלר ובנו חברה להשקעות בע"מ</w:t>
            </w:r>
            <w:r w:rsidR="00B24D43">
              <w:rPr>
                <w:rFonts w:ascii="Times New Roman" w:eastAsia="Times New Roman" w:hAnsi="Times New Roman" w:cs="David" w:hint="cs"/>
                <w:color w:val="008000"/>
                <w:sz w:val="24"/>
                <w:szCs w:val="24"/>
                <w:rtl/>
                <w:lang w:eastAsia="he-IL"/>
              </w:rPr>
              <w:br/>
              <w:t>יוני נתניהו 1 ג' אור יהודה</w:t>
            </w:r>
            <w:r w:rsidR="00B24D43">
              <w:rPr>
                <w:rFonts w:ascii="Times New Roman" w:eastAsia="Times New Roman" w:hAnsi="Times New Roman" w:cs="David" w:hint="cs"/>
                <w:color w:val="008000"/>
                <w:sz w:val="24"/>
                <w:szCs w:val="24"/>
                <w:rtl/>
                <w:lang w:eastAsia="he-IL"/>
              </w:rPr>
              <w:br/>
              <w:t>558075404</w:t>
            </w:r>
            <w:r w:rsidR="00B24D43">
              <w:rPr>
                <w:rFonts w:ascii="Times New Roman" w:eastAsia="Times New Roman" w:hAnsi="Times New Roman" w:cs="David" w:hint="cs"/>
                <w:color w:val="008000"/>
                <w:sz w:val="24"/>
                <w:szCs w:val="24"/>
                <w:rtl/>
                <w:lang w:eastAsia="he-IL"/>
              </w:rPr>
              <w:br/>
            </w:r>
          </w:ins>
        </w:sdtContent>
      </w:sdt>
    </w:p>
    <w:p w14:paraId="12F86D56" w14:textId="77777777" w:rsidR="00435A20" w:rsidRPr="00435A20" w:rsidRDefault="00435A20" w:rsidP="00662F0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8731BD"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ג.א.נ.,</w:t>
      </w:r>
    </w:p>
    <w:p w14:paraId="608C1406"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E90763" w14:textId="0845EBE8"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אנו הח"מ מצהירים בזאת שעם קבלת סך של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ש"ח (להלן:"</w:t>
      </w:r>
      <w:r w:rsidRPr="00435A20">
        <w:rPr>
          <w:rFonts w:ascii="Times New Roman" w:eastAsia="Times New Roman" w:hAnsi="Times New Roman" w:cs="David"/>
          <w:b/>
          <w:bCs/>
          <w:sz w:val="24"/>
          <w:szCs w:val="24"/>
          <w:rtl/>
          <w:lang w:eastAsia="he-IL"/>
        </w:rPr>
        <w:t>היתרה הסופית</w:t>
      </w:r>
      <w:r w:rsidRPr="00435A2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8000"/>
            <w:sz w:val="24"/>
            <w:szCs w:val="24"/>
            <w:rtl/>
            <w:lang w:eastAsia="he-IL"/>
          </w:rPr>
          <w:alias w:val="שם אתר"/>
          <w:tag w:val="cntSite"/>
          <w:id w:val="1834028290"/>
          <w:placeholder>
            <w:docPart w:val="AECE8DE340EE4BB197723446792941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04" w:author="Meryl Etman" w:date="2021-01-27T10:27:00Z">
            <w:r w:rsidR="00662F05">
              <w:rPr>
                <w:rFonts w:ascii="Times New Roman" w:eastAsia="Times New Roman" w:hAnsi="Times New Roman" w:cs="David"/>
                <w:color w:val="008000"/>
                <w:sz w:val="24"/>
                <w:szCs w:val="24"/>
                <w:rtl/>
                <w:lang w:eastAsia="he-IL"/>
              </w:rPr>
              <w:t>סביוני נצר סירני</w:t>
            </w:r>
          </w:ins>
        </w:sdtContent>
      </w:sdt>
      <w:r w:rsidRPr="00435A20">
        <w:rPr>
          <w:rFonts w:ascii="Times New Roman" w:eastAsia="Times New Roman" w:hAnsi="Times New Roman" w:cs="David"/>
          <w:sz w:val="24"/>
          <w:szCs w:val="24"/>
          <w:rtl/>
          <w:lang w:eastAsia="he-IL"/>
        </w:rPr>
        <w:t xml:space="preserve"> עפ"י חוזה מיום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80959440"/>
          <w:placeholder>
            <w:docPart w:val="EF1A3545D613437C85773AC44A8A24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11T00:00:00Z">
            <w:dateFormat w:val="dd/MM/yyyy"/>
            <w:lid w:val="he-IL"/>
            <w:storeMappedDataAs w:val="dateTime"/>
            <w:calendar w:val="gregorian"/>
          </w:date>
        </w:sdtPr>
        <w:sdtEndPr>
          <w:rPr>
            <w:rFonts w:hint="cs"/>
          </w:rPr>
        </w:sdtEndPr>
        <w:sdtContent>
          <w:ins w:id="905" w:author="Meryl Etman" w:date="2021-07-11T17:14:00Z">
            <w:r w:rsidR="00100EDF">
              <w:rPr>
                <w:rFonts w:ascii="Times New Roman" w:eastAsia="Times New Roman" w:hAnsi="Times New Roman" w:cs="David" w:hint="cs"/>
                <w:color w:val="008000"/>
                <w:sz w:val="24"/>
                <w:szCs w:val="24"/>
                <w:rtl/>
                <w:lang w:eastAsia="he-IL"/>
              </w:rPr>
              <w:t>‏11/07/2021</w:t>
            </w:r>
          </w:ins>
        </w:sdtContent>
      </w:sdt>
      <w:r w:rsidRPr="00435A20">
        <w:rPr>
          <w:rFonts w:ascii="Times New Roman" w:eastAsia="Times New Roman" w:hAnsi="Times New Roman" w:cs="David" w:hint="cs"/>
          <w:sz w:val="24"/>
          <w:szCs w:val="24"/>
          <w:rtl/>
          <w:lang w:eastAsia="he-IL"/>
        </w:rPr>
        <w:t xml:space="preserve"> </w:t>
      </w:r>
      <w:r w:rsidRPr="00435A20">
        <w:rPr>
          <w:rFonts w:ascii="Times New Roman" w:eastAsia="Times New Roman" w:hAnsi="Times New Roman" w:cs="David"/>
          <w:sz w:val="24"/>
          <w:szCs w:val="24"/>
          <w:rtl/>
          <w:lang w:eastAsia="he-IL"/>
        </w:rPr>
        <w:t>או עבור חלקן כמפורט להלן:</w:t>
      </w:r>
    </w:p>
    <w:p w14:paraId="1ECD5FAC"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______________________________________________________________________________________________________</w:t>
      </w:r>
      <w:r w:rsidRPr="00435A20">
        <w:rPr>
          <w:rFonts w:ascii="Times New Roman" w:eastAsia="Times New Roman" w:hAnsi="Times New Roman" w:cs="David" w:hint="cs"/>
          <w:sz w:val="24"/>
          <w:szCs w:val="24"/>
          <w:rtl/>
          <w:lang w:eastAsia="he-IL"/>
        </w:rPr>
        <w:t>____________</w:t>
      </w:r>
      <w:r w:rsidRPr="00435A20">
        <w:rPr>
          <w:rFonts w:ascii="Times New Roman" w:eastAsia="Times New Roman" w:hAnsi="Times New Roman" w:cs="David"/>
          <w:sz w:val="24"/>
          <w:szCs w:val="24"/>
          <w:rtl/>
          <w:lang w:eastAsia="he-IL"/>
        </w:rPr>
        <w:t>____________________________________</w:t>
      </w:r>
    </w:p>
    <w:p w14:paraId="47DC02F4"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6A30B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ADADF4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9B46CA1"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B81B0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6F2B542"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820A8A0"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77F1E181" w14:textId="77777777" w:rsidR="00435A20" w:rsidRPr="00435A20" w:rsidDel="00B1104B" w:rsidRDefault="00435A20" w:rsidP="00435A20">
      <w:pPr>
        <w:widowControl w:val="0"/>
        <w:spacing w:before="0" w:beforeAutospacing="0" w:after="0" w:afterAutospacing="0" w:line="240" w:lineRule="auto"/>
        <w:ind w:left="180"/>
        <w:rPr>
          <w:del w:id="906" w:author="Meryl Etman" w:date="2021-01-26T15:53:00Z"/>
          <w:rFonts w:ascii="Times New Roman" w:eastAsia="Times New Roman" w:hAnsi="Times New Roman" w:cs="David"/>
          <w:sz w:val="24"/>
          <w:szCs w:val="24"/>
          <w:rtl/>
          <w:lang w:eastAsia="he-IL"/>
        </w:rPr>
      </w:pPr>
    </w:p>
    <w:p w14:paraId="15651AD6" w14:textId="77777777" w:rsidR="00435A20" w:rsidRPr="00435A20" w:rsidRDefault="00435A20">
      <w:pPr>
        <w:widowControl w:val="0"/>
        <w:spacing w:before="0" w:beforeAutospacing="0" w:after="0" w:afterAutospacing="0" w:line="240" w:lineRule="auto"/>
        <w:rPr>
          <w:rFonts w:ascii="Times New Roman" w:eastAsia="Times New Roman" w:hAnsi="Times New Roman" w:cs="David"/>
          <w:b/>
          <w:bCs/>
          <w:sz w:val="24"/>
          <w:szCs w:val="24"/>
          <w:rtl/>
          <w:lang w:eastAsia="he-IL"/>
        </w:rPr>
        <w:pPrChange w:id="907" w:author="Meryl Etman" w:date="2021-01-26T15:53:00Z">
          <w:pPr>
            <w:widowControl w:val="0"/>
            <w:spacing w:before="0" w:beforeAutospacing="0" w:after="0" w:afterAutospacing="0" w:line="240" w:lineRule="auto"/>
            <w:ind w:left="180"/>
          </w:pPr>
        </w:pPrChange>
      </w:pPr>
    </w:p>
    <w:p w14:paraId="62C338B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ולראיה באנו על החתום:</w:t>
      </w:r>
    </w:p>
    <w:p w14:paraId="7663AE6D"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2785A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היום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לחודש </w:t>
      </w:r>
      <w:r w:rsidRPr="00435A20">
        <w:rPr>
          <w:rFonts w:ascii="Times New Roman" w:eastAsia="Times New Roman" w:hAnsi="Times New Roman" w:cs="David"/>
          <w:sz w:val="24"/>
          <w:szCs w:val="24"/>
          <w:u w:val="single"/>
          <w:rtl/>
          <w:lang w:eastAsia="he-IL"/>
        </w:rPr>
        <w:t xml:space="preserve">               </w:t>
      </w:r>
      <w:r w:rsidRPr="00435A20">
        <w:rPr>
          <w:rFonts w:ascii="Times New Roman" w:eastAsia="Times New Roman" w:hAnsi="Times New Roman" w:cs="David"/>
          <w:sz w:val="24"/>
          <w:szCs w:val="24"/>
          <w:rtl/>
          <w:lang w:eastAsia="he-IL"/>
        </w:rPr>
        <w:t xml:space="preserve"> לשנה _________</w:t>
      </w:r>
    </w:p>
    <w:p w14:paraId="2C3F53D3" w14:textId="77777777" w:rsidR="00435A20" w:rsidRPr="00435A20" w:rsidRDefault="00435A20" w:rsidP="00435A2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47F9EAC" w14:textId="77777777" w:rsidR="007804CE" w:rsidRDefault="00435A20"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חתימה וחותמת המתכנן:</w:t>
      </w:r>
    </w:p>
    <w:p w14:paraId="7EF6D7DD"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EC44001" w14:textId="77777777" w:rsidR="007804CE" w:rsidRDefault="007804CE" w:rsidP="00435A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w:t>
      </w:r>
    </w:p>
    <w:p w14:paraId="29D856FB" w14:textId="1EE88B67" w:rsidR="00435A20" w:rsidRPr="00435A20" w:rsidRDefault="007804CE" w:rsidP="00803AF2">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803AF2">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r w:rsidR="00435A20" w:rsidRPr="00435A20">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398176105"/>
          <w:placeholder>
            <w:docPart w:val="0AC4F942EBEB48E6A5E8BACA5D0095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08" w:author="Meryl Etman" w:date="2021-01-25T15:47:00Z">
            <w:r w:rsidR="007A219A">
              <w:rPr>
                <w:rFonts w:ascii="Times New Roman" w:eastAsia="Times New Roman" w:hAnsi="Times New Roman" w:cs="David"/>
                <w:color w:val="00B0F0"/>
                <w:sz w:val="20"/>
                <w:szCs w:val="24"/>
                <w:rtl/>
                <w:lang w:eastAsia="he-IL"/>
              </w:rPr>
              <w:t>רמי וימר אדריכלים בע"מ</w:t>
            </w:r>
          </w:ins>
        </w:sdtContent>
      </w:sdt>
    </w:p>
    <w:p w14:paraId="6B8DB53F"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66F1877"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F0A5A55"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b/>
          <w:bCs/>
          <w:sz w:val="24"/>
          <w:szCs w:val="24"/>
          <w:rtl/>
          <w:lang w:eastAsia="he-IL"/>
        </w:rPr>
        <w:t>אישור</w:t>
      </w:r>
    </w:p>
    <w:p w14:paraId="2B384533" w14:textId="77777777" w:rsidR="00435A20" w:rsidRPr="00435A20" w:rsidRDefault="00435A20" w:rsidP="00435A2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435A20">
        <w:rPr>
          <w:rFonts w:ascii="Times New Roman" w:eastAsia="Times New Roman" w:hAnsi="Times New Roman" w:cs="David"/>
          <w:b/>
          <w:bCs/>
          <w:sz w:val="24"/>
          <w:szCs w:val="24"/>
          <w:rtl/>
          <w:lang w:eastAsia="he-IL"/>
        </w:rPr>
        <w:t>החברה</w:t>
      </w:r>
      <w:r w:rsidRPr="00435A20">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28C37298" w14:textId="77777777" w:rsidR="00435A20" w:rsidRPr="00435A20" w:rsidRDefault="00435A20" w:rsidP="00435A2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D100C7B" w14:textId="77777777" w:rsidR="00435A20" w:rsidRPr="00435A20" w:rsidRDefault="00435A20" w:rsidP="00435A2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35A20">
        <w:rPr>
          <w:rFonts w:ascii="Times New Roman" w:eastAsia="Times New Roman" w:hAnsi="Times New Roman" w:cs="David" w:hint="cs"/>
          <w:sz w:val="24"/>
          <w:szCs w:val="24"/>
          <w:rtl/>
          <w:lang w:eastAsia="he-IL"/>
        </w:rPr>
        <w:tab/>
      </w:r>
      <w:r w:rsidRPr="00435A20">
        <w:rPr>
          <w:rFonts w:ascii="Times New Roman" w:eastAsia="Times New Roman" w:hAnsi="Times New Roman" w:cs="David"/>
          <w:sz w:val="24"/>
          <w:szCs w:val="24"/>
          <w:rtl/>
          <w:lang w:eastAsia="he-IL"/>
        </w:rPr>
        <w:t xml:space="preserve">תאריך : _______   </w:t>
      </w:r>
      <w:r w:rsidRPr="00435A20">
        <w:rPr>
          <w:rFonts w:ascii="Times New Roman" w:eastAsia="Times New Roman" w:hAnsi="Times New Roman" w:cs="David"/>
          <w:sz w:val="24"/>
          <w:szCs w:val="24"/>
          <w:rtl/>
          <w:lang w:eastAsia="he-IL"/>
        </w:rPr>
        <w:tab/>
        <w:t>חתימה וחותמת עו"ד/רו"ח : _______________________</w:t>
      </w:r>
    </w:p>
    <w:p w14:paraId="1BBBADAB" w14:textId="77777777" w:rsidR="00435A20" w:rsidRPr="00435A20" w:rsidRDefault="00435A20" w:rsidP="00435A20">
      <w:pPr>
        <w:spacing w:before="0" w:beforeAutospacing="0" w:after="0" w:afterAutospacing="0" w:line="240" w:lineRule="auto"/>
        <w:rPr>
          <w:rFonts w:ascii="Times New Roman" w:eastAsia="Times New Roman" w:hAnsi="Times New Roman" w:cs="David"/>
          <w:sz w:val="20"/>
          <w:szCs w:val="24"/>
          <w:rtl/>
        </w:rPr>
      </w:pPr>
    </w:p>
    <w:p w14:paraId="0A022AA7" w14:textId="77777777" w:rsidR="001A69D5" w:rsidRPr="00134C85" w:rsidRDefault="001A69D5">
      <w:pPr>
        <w:rPr>
          <w:rFonts w:ascii="David" w:hAnsi="David" w:cs="David"/>
        </w:rPr>
      </w:pPr>
    </w:p>
    <w:sectPr w:rsidR="001A69D5" w:rsidRPr="00134C85" w:rsidSect="00435A20">
      <w:headerReference w:type="default" r:id="rId13"/>
      <w:footerReference w:type="default" r:id="rId14"/>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36D492" w14:textId="77777777" w:rsidR="00EB79D4" w:rsidRDefault="00EB79D4" w:rsidP="00AF234B">
      <w:pPr>
        <w:spacing w:before="0" w:after="0" w:line="240" w:lineRule="auto"/>
      </w:pPr>
      <w:r>
        <w:separator/>
      </w:r>
    </w:p>
  </w:endnote>
  <w:endnote w:type="continuationSeparator" w:id="0">
    <w:p w14:paraId="1C4F8D64" w14:textId="77777777" w:rsidR="00EB79D4" w:rsidRDefault="00EB79D4" w:rsidP="00AF234B">
      <w:pPr>
        <w:spacing w:before="0" w:after="0" w:line="240" w:lineRule="auto"/>
      </w:pPr>
      <w:r>
        <w:continuationSeparator/>
      </w:r>
    </w:p>
  </w:endnote>
  <w:endnote w:type="continuationNotice" w:id="1">
    <w:p w14:paraId="3AF09F6B" w14:textId="77777777" w:rsidR="00EB79D4" w:rsidRDefault="00EB79D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Segoe UI"/>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0"/>
      <w:gridCol w:w="2810"/>
      <w:gridCol w:w="232"/>
      <w:gridCol w:w="1034"/>
      <w:gridCol w:w="1800"/>
    </w:tblGrid>
    <w:tr w:rsidR="00EB79D4" w14:paraId="31E31FB1" w14:textId="77777777" w:rsidTr="00725C16">
      <w:tc>
        <w:tcPr>
          <w:tcW w:w="753" w:type="dxa"/>
        </w:tcPr>
        <w:p w14:paraId="7327C253" w14:textId="77777777" w:rsidR="00EB79D4" w:rsidRPr="001A0C3C" w:rsidRDefault="00EB79D4" w:rsidP="00725C16">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756E363" w14:textId="2FDADC30" w:rsidR="00EB79D4" w:rsidRPr="00726C39" w:rsidRDefault="00EB79D4" w:rsidP="00725C16">
              <w:pPr>
                <w:pStyle w:val="Footer"/>
                <w:rPr>
                  <w:rFonts w:ascii="David" w:hAnsi="David"/>
                  <w:color w:val="00B0F0"/>
                  <w:sz w:val="20"/>
                  <w:szCs w:val="20"/>
                  <w:rtl/>
                </w:rPr>
              </w:pPr>
              <w:ins w:id="909" w:author="Meryl Etman" w:date="2021-01-25T15:39:00Z">
                <w:r>
                  <w:rPr>
                    <w:rFonts w:ascii="David" w:hAnsi="David"/>
                    <w:color w:val="00B0F0"/>
                    <w:sz w:val="20"/>
                    <w:szCs w:val="20"/>
                    <w:rtl/>
                  </w:rPr>
                  <w:t>סביוני נצר סירני - בניין 31</w:t>
                </w:r>
              </w:ins>
            </w:p>
          </w:tc>
        </w:sdtContent>
      </w:sdt>
      <w:tc>
        <w:tcPr>
          <w:tcW w:w="2232" w:type="dxa"/>
        </w:tcPr>
        <w:p w14:paraId="3B5E22E9" w14:textId="7E34F335" w:rsidR="00EB79D4" w:rsidRPr="006F07FB" w:rsidRDefault="00EB79D4" w:rsidP="00725C16">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del w:id="910" w:author="Meryl Etman" w:date="2021-06-10T15:41:00Z">
                <w:r w:rsidDel="00F47CCC">
                  <w:rPr>
                    <w:rFonts w:ascii="David" w:hAnsi="David" w:hint="cs"/>
                    <w:sz w:val="20"/>
                    <w:szCs w:val="20"/>
                    <w:rtl/>
                  </w:rPr>
                  <w:delText>אדריכל מגורים ומסחר</w:delText>
                </w:r>
              </w:del>
              <w:ins w:id="911" w:author="Meryl Etman" w:date="2021-06-10T15:41:00Z">
                <w:r>
                  <w:rPr>
                    <w:rFonts w:ascii="David" w:hAnsi="David" w:hint="cs"/>
                    <w:sz w:val="20"/>
                    <w:szCs w:val="20"/>
                    <w:rtl/>
                  </w:rPr>
                  <w:t>אדריכל מגורים</w:t>
                </w:r>
              </w:ins>
            </w:sdtContent>
          </w:sdt>
        </w:p>
      </w:tc>
      <w:tc>
        <w:tcPr>
          <w:tcW w:w="236" w:type="dxa"/>
        </w:tcPr>
        <w:p w14:paraId="256E053C" w14:textId="77777777" w:rsidR="00EB79D4" w:rsidRPr="008B5A36" w:rsidRDefault="00EB79D4" w:rsidP="00725C16">
          <w:pPr>
            <w:pStyle w:val="Footer"/>
            <w:rPr>
              <w:rFonts w:ascii="David" w:hAnsi="David"/>
              <w:sz w:val="16"/>
              <w:szCs w:val="16"/>
              <w:rtl/>
            </w:rPr>
          </w:pPr>
        </w:p>
      </w:tc>
      <w:tc>
        <w:tcPr>
          <w:tcW w:w="1129" w:type="dxa"/>
        </w:tcPr>
        <w:p w14:paraId="08CB984E" w14:textId="77777777" w:rsidR="00EB79D4" w:rsidRPr="001A0C3C" w:rsidRDefault="00EB79D4" w:rsidP="00725C16">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59EA315" w14:textId="03B7AE04" w:rsidR="00EB79D4" w:rsidRPr="001A0C3C" w:rsidRDefault="00EB79D4" w:rsidP="00725C16">
              <w:pPr>
                <w:pStyle w:val="Footer"/>
                <w:rPr>
                  <w:rFonts w:ascii="David" w:hAnsi="David"/>
                  <w:sz w:val="20"/>
                  <w:szCs w:val="20"/>
                  <w:rtl/>
                </w:rPr>
              </w:pPr>
              <w:del w:id="912" w:author="Meryl Etman" w:date="2021-01-26T15:21:00Z">
                <w:r w:rsidDel="00B54432">
                  <w:rPr>
                    <w:rFonts w:ascii="David" w:hAnsi="David" w:hint="cs"/>
                    <w:sz w:val="20"/>
                    <w:szCs w:val="20"/>
                  </w:rPr>
                  <w:delText>CONT-5-557</w:delText>
                </w:r>
              </w:del>
              <w:ins w:id="913" w:author="Meryl Etman" w:date="2021-01-26T15:21:00Z">
                <w:r>
                  <w:rPr>
                    <w:rFonts w:ascii="David" w:hAnsi="David" w:hint="cs"/>
                    <w:sz w:val="20"/>
                    <w:szCs w:val="20"/>
                  </w:rPr>
                  <w:t>CO</w:t>
                </w:r>
                <w:r>
                  <w:rPr>
                    <w:rFonts w:ascii="David" w:hAnsi="David" w:hint="cs"/>
                    <w:sz w:val="20"/>
                    <w:szCs w:val="20"/>
                    <w:rtl/>
                  </w:rPr>
                  <w:t>NT-10-2005</w:t>
                </w:r>
              </w:ins>
            </w:p>
          </w:tc>
        </w:sdtContent>
      </w:sdt>
    </w:tr>
    <w:tr w:rsidR="00EB79D4" w14:paraId="4B24EF00" w14:textId="77777777" w:rsidTr="00725C16">
      <w:tc>
        <w:tcPr>
          <w:tcW w:w="753" w:type="dxa"/>
        </w:tcPr>
        <w:p w14:paraId="71439294" w14:textId="77777777" w:rsidR="00EB79D4" w:rsidRPr="001A0C3C" w:rsidRDefault="00EB79D4" w:rsidP="00725C16">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85B2A55" w14:textId="084C395E" w:rsidR="00EB79D4" w:rsidRPr="00726C39" w:rsidRDefault="00EB79D4" w:rsidP="00725C16">
              <w:pPr>
                <w:pStyle w:val="Footer"/>
                <w:rPr>
                  <w:rFonts w:ascii="David" w:hAnsi="David"/>
                  <w:color w:val="00B0F0"/>
                  <w:sz w:val="20"/>
                  <w:szCs w:val="20"/>
                  <w:rtl/>
                </w:rPr>
              </w:pPr>
              <w:ins w:id="914" w:author="Meryl Etman" w:date="2021-01-25T15:47:00Z">
                <w:r>
                  <w:rPr>
                    <w:rFonts w:ascii="David" w:hAnsi="David"/>
                    <w:color w:val="00B0F0"/>
                    <w:sz w:val="20"/>
                    <w:szCs w:val="20"/>
                    <w:rtl/>
                  </w:rPr>
                  <w:t>רמי וימר אדריכלים בע"מ</w:t>
                </w:r>
              </w:ins>
            </w:p>
          </w:tc>
        </w:sdtContent>
      </w:sdt>
      <w:tc>
        <w:tcPr>
          <w:tcW w:w="2232" w:type="dxa"/>
        </w:tcPr>
        <w:tbl>
          <w:tblPr>
            <w:tblStyle w:val="TableGrid"/>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B79D4" w:rsidRPr="00B213F4" w14:paraId="5B1C786E" w14:textId="77777777" w:rsidTr="00250BF1">
            <w:trPr>
              <w:trHeight w:val="201"/>
            </w:trPr>
            <w:tc>
              <w:tcPr>
                <w:tcW w:w="926" w:type="dxa"/>
              </w:tcPr>
              <w:p w14:paraId="6C73CE60" w14:textId="77777777" w:rsidR="00EB79D4" w:rsidRPr="001A0C3C" w:rsidRDefault="00EB79D4" w:rsidP="00725C16">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1C12E5D" w14:textId="2066CCB5" w:rsidR="00EB79D4" w:rsidRPr="00B213F4" w:rsidRDefault="00100EDF" w:rsidP="00250BF1">
                    <w:pPr>
                      <w:pStyle w:val="Footer"/>
                      <w:ind w:left="1" w:hanging="1"/>
                      <w:rPr>
                        <w:rFonts w:ascii="David" w:hAnsi="David"/>
                        <w:color w:val="00B0F0"/>
                        <w:sz w:val="20"/>
                        <w:szCs w:val="20"/>
                        <w:rtl/>
                      </w:rPr>
                    </w:pPr>
                    <w:ins w:id="915" w:author="Meryl Etman" w:date="2021-07-11T17:14:00Z">
                      <w:r>
                        <w:rPr>
                          <w:rFonts w:ascii="David" w:hAnsi="David"/>
                          <w:color w:val="00B0F0"/>
                          <w:sz w:val="20"/>
                          <w:szCs w:val="20"/>
                          <w:rtl/>
                        </w:rPr>
                        <w:t>0.16</w:t>
                      </w:r>
                    </w:ins>
                  </w:p>
                </w:tc>
              </w:sdtContent>
            </w:sdt>
          </w:tr>
        </w:tbl>
        <w:p w14:paraId="6E44FB36" w14:textId="77777777" w:rsidR="00EB79D4" w:rsidRPr="006F07FB" w:rsidRDefault="00EB79D4" w:rsidP="00725C16">
          <w:pPr>
            <w:pStyle w:val="Footer"/>
            <w:rPr>
              <w:rFonts w:ascii="David" w:hAnsi="David"/>
              <w:sz w:val="20"/>
              <w:szCs w:val="20"/>
              <w:rtl/>
            </w:rPr>
          </w:pPr>
        </w:p>
      </w:tc>
      <w:tc>
        <w:tcPr>
          <w:tcW w:w="236" w:type="dxa"/>
        </w:tcPr>
        <w:p w14:paraId="67662BFE" w14:textId="77777777" w:rsidR="00EB79D4" w:rsidRPr="006F07FB" w:rsidRDefault="00EB79D4" w:rsidP="00725C16">
          <w:pPr>
            <w:pStyle w:val="Footer"/>
            <w:rPr>
              <w:rFonts w:ascii="David" w:hAnsi="David"/>
              <w:sz w:val="20"/>
              <w:szCs w:val="20"/>
              <w:rtl/>
            </w:rPr>
          </w:pPr>
        </w:p>
      </w:tc>
      <w:tc>
        <w:tcPr>
          <w:tcW w:w="1129" w:type="dxa"/>
        </w:tcPr>
        <w:p w14:paraId="55B2A655" w14:textId="77777777" w:rsidR="00EB79D4" w:rsidRPr="001A0C3C" w:rsidRDefault="00EB79D4" w:rsidP="00725C16">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41A3FCC5" w14:textId="039F6860" w:rsidR="00EB79D4" w:rsidRDefault="00100EDF" w:rsidP="00725C16">
          <w:pPr>
            <w:pStyle w:val="Footer"/>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916" w:author="Meryl Etman" w:date="2021-01-26T15:21:00Z">
                <w:r w:rsidR="00EB79D4">
                  <w:rPr>
                    <w:rFonts w:ascii="David" w:hAnsi="David"/>
                    <w:sz w:val="20"/>
                    <w:szCs w:val="20"/>
                    <w:rtl/>
                  </w:rPr>
                  <w:t>3;#</w:t>
                </w:r>
                <w:r w:rsidR="00EB79D4">
                  <w:rPr>
                    <w:rFonts w:ascii="David" w:hAnsi="David"/>
                    <w:sz w:val="20"/>
                    <w:szCs w:val="20"/>
                  </w:rPr>
                  <w:t>Draft</w:t>
                </w:r>
              </w:ins>
            </w:sdtContent>
          </w:sdt>
        </w:p>
      </w:tc>
    </w:tr>
    <w:tr w:rsidR="00EB79D4" w14:paraId="5792C0FC" w14:textId="77777777" w:rsidTr="00725C16">
      <w:tc>
        <w:tcPr>
          <w:tcW w:w="753" w:type="dxa"/>
        </w:tcPr>
        <w:p w14:paraId="62F1C03E" w14:textId="77777777" w:rsidR="00EB79D4" w:rsidRDefault="00EB79D4" w:rsidP="00725C16">
          <w:pPr>
            <w:pStyle w:val="Footer"/>
            <w:rPr>
              <w:rFonts w:ascii="David" w:hAnsi="David"/>
              <w:sz w:val="20"/>
              <w:szCs w:val="20"/>
              <w:rtl/>
            </w:rPr>
          </w:pPr>
        </w:p>
      </w:tc>
      <w:tc>
        <w:tcPr>
          <w:tcW w:w="1883" w:type="dxa"/>
        </w:tcPr>
        <w:p w14:paraId="6F690448" w14:textId="77777777" w:rsidR="00EB79D4" w:rsidRPr="00726C39" w:rsidRDefault="00EB79D4" w:rsidP="00725C16">
          <w:pPr>
            <w:pStyle w:val="Footer"/>
            <w:rPr>
              <w:rFonts w:ascii="David" w:hAnsi="David"/>
              <w:color w:val="00B0F0"/>
              <w:sz w:val="20"/>
              <w:szCs w:val="20"/>
              <w:rtl/>
            </w:rPr>
          </w:pPr>
        </w:p>
      </w:tc>
      <w:tc>
        <w:tcPr>
          <w:tcW w:w="2232" w:type="dxa"/>
        </w:tcPr>
        <w:p w14:paraId="2AD61E5E" w14:textId="77777777" w:rsidR="00EB79D4" w:rsidRDefault="00EB79D4" w:rsidP="00725C16">
          <w:pPr>
            <w:pStyle w:val="Footer"/>
            <w:rPr>
              <w:rFonts w:ascii="David" w:hAnsi="David"/>
              <w:sz w:val="20"/>
              <w:szCs w:val="20"/>
              <w:rtl/>
            </w:rPr>
          </w:pPr>
        </w:p>
      </w:tc>
      <w:tc>
        <w:tcPr>
          <w:tcW w:w="236" w:type="dxa"/>
        </w:tcPr>
        <w:p w14:paraId="7357B850" w14:textId="77777777" w:rsidR="00EB79D4" w:rsidRPr="006F07FB" w:rsidRDefault="00EB79D4" w:rsidP="00725C16">
          <w:pPr>
            <w:pStyle w:val="Footer"/>
            <w:rPr>
              <w:rFonts w:ascii="David" w:hAnsi="David"/>
              <w:sz w:val="20"/>
              <w:szCs w:val="20"/>
              <w:rtl/>
            </w:rPr>
          </w:pPr>
        </w:p>
      </w:tc>
      <w:tc>
        <w:tcPr>
          <w:tcW w:w="1129" w:type="dxa"/>
        </w:tcPr>
        <w:p w14:paraId="0746CFCD" w14:textId="77777777" w:rsidR="00EB79D4" w:rsidRPr="006F07FB" w:rsidRDefault="00EB79D4" w:rsidP="00725C16">
          <w:pPr>
            <w:pStyle w:val="Footer"/>
            <w:rPr>
              <w:rFonts w:ascii="David" w:hAnsi="David"/>
              <w:sz w:val="20"/>
              <w:szCs w:val="20"/>
              <w:rtl/>
            </w:rPr>
          </w:pPr>
        </w:p>
      </w:tc>
      <w:tc>
        <w:tcPr>
          <w:tcW w:w="2073" w:type="dxa"/>
        </w:tcPr>
        <w:p w14:paraId="429E8CF7" w14:textId="77777777" w:rsidR="00EB79D4" w:rsidRDefault="00EB79D4" w:rsidP="00725C16">
          <w:pPr>
            <w:pStyle w:val="Footer"/>
            <w:rPr>
              <w:rFonts w:ascii="David" w:hAnsi="David"/>
              <w:sz w:val="20"/>
              <w:szCs w:val="20"/>
              <w:rtl/>
            </w:rPr>
          </w:pPr>
        </w:p>
      </w:tc>
    </w:tr>
  </w:tbl>
  <w:p w14:paraId="34027AE9" w14:textId="77777777" w:rsidR="00EB79D4" w:rsidRPr="00250BF1" w:rsidRDefault="00EB79D4" w:rsidP="00250BF1">
    <w:pPr>
      <w:spacing w:before="0" w:beforeAutospacing="0" w:after="0" w:afterAutospacing="0" w:line="240" w:lineRule="auto"/>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566704" w14:textId="77777777" w:rsidR="00EB79D4" w:rsidRDefault="00EB79D4" w:rsidP="00AF234B">
      <w:pPr>
        <w:spacing w:before="0" w:after="0" w:line="240" w:lineRule="auto"/>
      </w:pPr>
      <w:r>
        <w:separator/>
      </w:r>
    </w:p>
  </w:footnote>
  <w:footnote w:type="continuationSeparator" w:id="0">
    <w:p w14:paraId="01A72F2D" w14:textId="77777777" w:rsidR="00EB79D4" w:rsidRDefault="00EB79D4" w:rsidP="00AF234B">
      <w:pPr>
        <w:spacing w:before="0" w:after="0" w:line="240" w:lineRule="auto"/>
      </w:pPr>
      <w:r>
        <w:continuationSeparator/>
      </w:r>
    </w:p>
  </w:footnote>
  <w:footnote w:type="continuationNotice" w:id="1">
    <w:p w14:paraId="1DCB91E8" w14:textId="77777777" w:rsidR="00EB79D4" w:rsidRDefault="00EB79D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4C5C7EF6" w14:textId="137827A4" w:rsidR="00EB79D4" w:rsidRDefault="00EB79D4">
        <w:pPr>
          <w:pStyle w:val="Header"/>
          <w:jc w:val="center"/>
        </w:pPr>
        <w:r>
          <w:fldChar w:fldCharType="begin"/>
        </w:r>
        <w:r>
          <w:instrText xml:space="preserve"> PAGE   \* MERGEFORMAT </w:instrText>
        </w:r>
        <w:r>
          <w:fldChar w:fldCharType="separate"/>
        </w:r>
        <w:r w:rsidR="00100EDF">
          <w:rPr>
            <w:noProof/>
            <w:rtl/>
          </w:rPr>
          <w:t>1</w:t>
        </w:r>
        <w:r>
          <w:rPr>
            <w:noProof/>
          </w:rPr>
          <w:fldChar w:fldCharType="end"/>
        </w:r>
      </w:p>
    </w:sdtContent>
  </w:sdt>
  <w:p w14:paraId="137F7677" w14:textId="77777777" w:rsidR="00EB79D4" w:rsidRDefault="00EB79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0"/>
  </w:num>
  <w:num w:numId="2">
    <w:abstractNumId w:val="7"/>
  </w:num>
  <w:num w:numId="3">
    <w:abstractNumId w:val="9"/>
  </w:num>
  <w:num w:numId="4">
    <w:abstractNumId w:val="3"/>
  </w:num>
  <w:num w:numId="5">
    <w:abstractNumId w:val="11"/>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4"/>
  </w:num>
  <w:num w:numId="11">
    <w:abstractNumId w:val="8"/>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מרול אטמן">
    <w15:presenceInfo w15:providerId="None" w15:userId="מרול אטמן"/>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86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41A8"/>
    <w:rsid w:val="00023792"/>
    <w:rsid w:val="0004574D"/>
    <w:rsid w:val="0005626B"/>
    <w:rsid w:val="00075E55"/>
    <w:rsid w:val="000817A9"/>
    <w:rsid w:val="000B40FA"/>
    <w:rsid w:val="000B5325"/>
    <w:rsid w:val="000D16F6"/>
    <w:rsid w:val="00100EDF"/>
    <w:rsid w:val="00125C45"/>
    <w:rsid w:val="00133A00"/>
    <w:rsid w:val="00134C85"/>
    <w:rsid w:val="00141F75"/>
    <w:rsid w:val="00155595"/>
    <w:rsid w:val="001A0C3C"/>
    <w:rsid w:val="001A69D5"/>
    <w:rsid w:val="001C44AE"/>
    <w:rsid w:val="00210DAF"/>
    <w:rsid w:val="00214ACF"/>
    <w:rsid w:val="00220EC9"/>
    <w:rsid w:val="00221809"/>
    <w:rsid w:val="00250BF1"/>
    <w:rsid w:val="00275844"/>
    <w:rsid w:val="00290AFD"/>
    <w:rsid w:val="00292C74"/>
    <w:rsid w:val="002D7DB6"/>
    <w:rsid w:val="002E4B45"/>
    <w:rsid w:val="003A388A"/>
    <w:rsid w:val="003B3BBA"/>
    <w:rsid w:val="003F624D"/>
    <w:rsid w:val="004213A6"/>
    <w:rsid w:val="00435A20"/>
    <w:rsid w:val="00460D4C"/>
    <w:rsid w:val="004766D1"/>
    <w:rsid w:val="004F435D"/>
    <w:rsid w:val="00524458"/>
    <w:rsid w:val="00552E11"/>
    <w:rsid w:val="00562C9F"/>
    <w:rsid w:val="00563EE3"/>
    <w:rsid w:val="00634927"/>
    <w:rsid w:val="00651E31"/>
    <w:rsid w:val="00662F05"/>
    <w:rsid w:val="006B279F"/>
    <w:rsid w:val="006B715E"/>
    <w:rsid w:val="006C2253"/>
    <w:rsid w:val="006D0D0F"/>
    <w:rsid w:val="006D652D"/>
    <w:rsid w:val="006E2906"/>
    <w:rsid w:val="00712C45"/>
    <w:rsid w:val="00712F06"/>
    <w:rsid w:val="0072103C"/>
    <w:rsid w:val="007259C9"/>
    <w:rsid w:val="00725C16"/>
    <w:rsid w:val="00732A1C"/>
    <w:rsid w:val="00741204"/>
    <w:rsid w:val="00742AE7"/>
    <w:rsid w:val="007529B4"/>
    <w:rsid w:val="00761BB6"/>
    <w:rsid w:val="007804CE"/>
    <w:rsid w:val="0078112F"/>
    <w:rsid w:val="007A219A"/>
    <w:rsid w:val="007A36EA"/>
    <w:rsid w:val="007C4330"/>
    <w:rsid w:val="007C5F95"/>
    <w:rsid w:val="007D5B33"/>
    <w:rsid w:val="007E01A6"/>
    <w:rsid w:val="00803905"/>
    <w:rsid w:val="00803AF2"/>
    <w:rsid w:val="00810082"/>
    <w:rsid w:val="00816D5F"/>
    <w:rsid w:val="0082383A"/>
    <w:rsid w:val="00831F0C"/>
    <w:rsid w:val="008701D2"/>
    <w:rsid w:val="0087544D"/>
    <w:rsid w:val="008906F9"/>
    <w:rsid w:val="00891AD4"/>
    <w:rsid w:val="008B398D"/>
    <w:rsid w:val="008C0873"/>
    <w:rsid w:val="008C64C6"/>
    <w:rsid w:val="008D7787"/>
    <w:rsid w:val="008E2700"/>
    <w:rsid w:val="00914023"/>
    <w:rsid w:val="00942177"/>
    <w:rsid w:val="00954471"/>
    <w:rsid w:val="009607F9"/>
    <w:rsid w:val="00966136"/>
    <w:rsid w:val="00971483"/>
    <w:rsid w:val="00972C9F"/>
    <w:rsid w:val="00993153"/>
    <w:rsid w:val="009C033B"/>
    <w:rsid w:val="009D142E"/>
    <w:rsid w:val="009E74BA"/>
    <w:rsid w:val="00A006E7"/>
    <w:rsid w:val="00AD339E"/>
    <w:rsid w:val="00AD61A5"/>
    <w:rsid w:val="00AE5088"/>
    <w:rsid w:val="00AF234B"/>
    <w:rsid w:val="00B02A29"/>
    <w:rsid w:val="00B1104B"/>
    <w:rsid w:val="00B24D43"/>
    <w:rsid w:val="00B33CA0"/>
    <w:rsid w:val="00B54432"/>
    <w:rsid w:val="00B71181"/>
    <w:rsid w:val="00B7244F"/>
    <w:rsid w:val="00BA7779"/>
    <w:rsid w:val="00BE17B4"/>
    <w:rsid w:val="00C12779"/>
    <w:rsid w:val="00C3453F"/>
    <w:rsid w:val="00C94921"/>
    <w:rsid w:val="00CA5E20"/>
    <w:rsid w:val="00CC7EFF"/>
    <w:rsid w:val="00CD1D82"/>
    <w:rsid w:val="00D50152"/>
    <w:rsid w:val="00DD7DA1"/>
    <w:rsid w:val="00E269AB"/>
    <w:rsid w:val="00E31467"/>
    <w:rsid w:val="00E43B1F"/>
    <w:rsid w:val="00E679C7"/>
    <w:rsid w:val="00E812B0"/>
    <w:rsid w:val="00E838AD"/>
    <w:rsid w:val="00EA7981"/>
    <w:rsid w:val="00EB79D4"/>
    <w:rsid w:val="00EC37B6"/>
    <w:rsid w:val="00EE0998"/>
    <w:rsid w:val="00F06583"/>
    <w:rsid w:val="00F24119"/>
    <w:rsid w:val="00F468F1"/>
    <w:rsid w:val="00F47CCC"/>
    <w:rsid w:val="00F6368F"/>
    <w:rsid w:val="00FC10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6340D8E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paragraph" w:customStyle="1" w:styleId="a2">
    <w:name w:val="היסט_כפול"/>
    <w:basedOn w:val="Normal"/>
    <w:rsid w:val="00725C1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5CA1F306D5444C7BECD6EB0B641733F"/>
        <w:category>
          <w:name w:val="General"/>
          <w:gallery w:val="placeholder"/>
        </w:category>
        <w:types>
          <w:type w:val="bbPlcHdr"/>
        </w:types>
        <w:behaviors>
          <w:behavior w:val="content"/>
        </w:behaviors>
        <w:guid w:val="{2D3A1D9C-755F-4465-A001-224124BCA7AF}"/>
      </w:docPartPr>
      <w:docPartBody>
        <w:p w:rsidR="007A6519" w:rsidRDefault="007A6519">
          <w:r w:rsidRPr="00117634">
            <w:rPr>
              <w:rStyle w:val="PlaceholderText"/>
              <w:rtl/>
            </w:rPr>
            <w:t>[תאריך חתימת חוזה]</w:t>
          </w:r>
        </w:p>
      </w:docPartBody>
    </w:docPart>
    <w:docPart>
      <w:docPartPr>
        <w:name w:val="62D576052A154CD28531C6B81578C6FD"/>
        <w:category>
          <w:name w:val="General"/>
          <w:gallery w:val="placeholder"/>
        </w:category>
        <w:types>
          <w:type w:val="bbPlcHdr"/>
        </w:types>
        <w:behaviors>
          <w:behavior w:val="content"/>
        </w:behaviors>
        <w:guid w:val="{FB53173A-1072-4332-B96E-F28C794DECE0}"/>
      </w:docPartPr>
      <w:docPartBody>
        <w:p w:rsidR="007A6519" w:rsidRDefault="007A6519">
          <w:r w:rsidRPr="00117634">
            <w:rPr>
              <w:rStyle w:val="PlaceholderText"/>
              <w:rtl/>
            </w:rPr>
            <w:t>[צד א בחוזה]</w:t>
          </w:r>
        </w:p>
      </w:docPartBody>
    </w:docPart>
    <w:docPart>
      <w:docPartPr>
        <w:name w:val="96914D508BEF4F929B7501A5DB87B1A0"/>
        <w:category>
          <w:name w:val="General"/>
          <w:gallery w:val="placeholder"/>
        </w:category>
        <w:types>
          <w:type w:val="bbPlcHdr"/>
        </w:types>
        <w:behaviors>
          <w:behavior w:val="content"/>
        </w:behaviors>
        <w:guid w:val="{6B62FA07-10A3-4995-BBF5-284D297D9D1D}"/>
      </w:docPartPr>
      <w:docPartBody>
        <w:p w:rsidR="001F1B02" w:rsidRDefault="001F1B02">
          <w:r w:rsidRPr="00855FA4">
            <w:rPr>
              <w:rStyle w:val="PlaceholderText"/>
              <w:rtl/>
            </w:rPr>
            <w:t>[רשות מקומית]</w:t>
          </w:r>
        </w:p>
      </w:docPartBody>
    </w:docPart>
    <w:docPart>
      <w:docPartPr>
        <w:name w:val="9409EF5BCD3D468095C6148150842900"/>
        <w:category>
          <w:name w:val="General"/>
          <w:gallery w:val="placeholder"/>
        </w:category>
        <w:types>
          <w:type w:val="bbPlcHdr"/>
        </w:types>
        <w:behaviors>
          <w:behavior w:val="content"/>
        </w:behaviors>
        <w:guid w:val="{29109670-B7B4-4779-8DA1-4B10D0B4A4BA}"/>
      </w:docPartPr>
      <w:docPartBody>
        <w:p w:rsidR="001F1B02" w:rsidRDefault="001F1B02">
          <w:r w:rsidRPr="00855FA4">
            <w:rPr>
              <w:rStyle w:val="PlaceholderText"/>
              <w:rtl/>
            </w:rPr>
            <w:t>[שם אתר]</w:t>
          </w:r>
        </w:p>
      </w:docPartBody>
    </w:docPart>
    <w:docPart>
      <w:docPartPr>
        <w:name w:val="37FA6C6CE818462EAD865C5146D00396"/>
        <w:category>
          <w:name w:val="General"/>
          <w:gallery w:val="placeholder"/>
        </w:category>
        <w:types>
          <w:type w:val="bbPlcHdr"/>
        </w:types>
        <w:behaviors>
          <w:behavior w:val="content"/>
        </w:behaviors>
        <w:guid w:val="{B5B6DB59-D76C-4469-8D31-49BF2D8C809F}"/>
      </w:docPartPr>
      <w:docPartBody>
        <w:p w:rsidR="001F1B02" w:rsidRDefault="001F1B02">
          <w:r w:rsidRPr="00855FA4">
            <w:rPr>
              <w:rStyle w:val="PlaceholderText"/>
              <w:rtl/>
            </w:rPr>
            <w:t>[שם הפרויקט]</w:t>
          </w:r>
        </w:p>
      </w:docPartBody>
    </w:docPart>
    <w:docPart>
      <w:docPartPr>
        <w:name w:val="0048A4A0C4724B3EB9951F4945FA6880"/>
        <w:category>
          <w:name w:val="General"/>
          <w:gallery w:val="placeholder"/>
        </w:category>
        <w:types>
          <w:type w:val="bbPlcHdr"/>
        </w:types>
        <w:behaviors>
          <w:behavior w:val="content"/>
        </w:behaviors>
        <w:guid w:val="{F2D20F0B-0328-4612-B7FE-2D79D43D70AA}"/>
      </w:docPartPr>
      <w:docPartBody>
        <w:p w:rsidR="001F1B02" w:rsidRDefault="001F1B02">
          <w:r w:rsidRPr="00855FA4">
            <w:rPr>
              <w:rStyle w:val="PlaceholderText"/>
              <w:rtl/>
            </w:rPr>
            <w:t>[רשות מקומית]</w:t>
          </w:r>
        </w:p>
      </w:docPartBody>
    </w:docPart>
    <w:docPart>
      <w:docPartPr>
        <w:name w:val="539C051A59DD4739B773D24F6837E458"/>
        <w:category>
          <w:name w:val="General"/>
          <w:gallery w:val="placeholder"/>
        </w:category>
        <w:types>
          <w:type w:val="bbPlcHdr"/>
        </w:types>
        <w:behaviors>
          <w:behavior w:val="content"/>
        </w:behaviors>
        <w:guid w:val="{A8252001-D985-4A56-AC23-57BA04CC39BA}"/>
      </w:docPartPr>
      <w:docPartBody>
        <w:p w:rsidR="001F1B02" w:rsidRDefault="001F1B02">
          <w:r w:rsidRPr="00855FA4">
            <w:rPr>
              <w:rStyle w:val="PlaceholderText"/>
              <w:rtl/>
            </w:rPr>
            <w:t>[אחוז השתתפות צד א]</w:t>
          </w:r>
        </w:p>
      </w:docPartBody>
    </w:docPart>
    <w:docPart>
      <w:docPartPr>
        <w:name w:val="FD7736BE372A4461A53597749112E49E"/>
        <w:category>
          <w:name w:val="General"/>
          <w:gallery w:val="placeholder"/>
        </w:category>
        <w:types>
          <w:type w:val="bbPlcHdr"/>
        </w:types>
        <w:behaviors>
          <w:behavior w:val="content"/>
        </w:behaviors>
        <w:guid w:val="{15E5D1ED-0364-47DA-BF8D-400C1ABB13A4}"/>
      </w:docPartPr>
      <w:docPartBody>
        <w:p w:rsidR="001F1B02" w:rsidRDefault="001F1B02">
          <w:r w:rsidRPr="00855FA4">
            <w:rPr>
              <w:rStyle w:val="PlaceholderText"/>
              <w:rtl/>
            </w:rPr>
            <w:t>[נקודות מדד]</w:t>
          </w:r>
        </w:p>
      </w:docPartBody>
    </w:docPart>
    <w:docPart>
      <w:docPartPr>
        <w:name w:val="F316C7C6273D466581BD3E5F03CCF46E"/>
        <w:category>
          <w:name w:val="General"/>
          <w:gallery w:val="placeholder"/>
        </w:category>
        <w:types>
          <w:type w:val="bbPlcHdr"/>
        </w:types>
        <w:behaviors>
          <w:behavior w:val="content"/>
        </w:behaviors>
        <w:guid w:val="{55E2A4AD-6C5D-4F81-9AC7-A3475F44B1F6}"/>
      </w:docPartPr>
      <w:docPartBody>
        <w:p w:rsidR="0079296E" w:rsidRDefault="001F1B02">
          <w:r w:rsidRPr="00855FA4">
            <w:rPr>
              <w:rStyle w:val="PlaceholderText"/>
              <w:rtl/>
            </w:rPr>
            <w:t>[תאריך חתימת חוזה]</w:t>
          </w:r>
        </w:p>
      </w:docPartBody>
    </w:docPart>
    <w:docPart>
      <w:docPartPr>
        <w:name w:val="EDD1EF130B6140F08122010E513EF203"/>
        <w:category>
          <w:name w:val="General"/>
          <w:gallery w:val="placeholder"/>
        </w:category>
        <w:types>
          <w:type w:val="bbPlcHdr"/>
        </w:types>
        <w:behaviors>
          <w:behavior w:val="content"/>
        </w:behaviors>
        <w:guid w:val="{8C93E21D-1A32-4930-B70D-BE9CA10AEAAE}"/>
      </w:docPartPr>
      <w:docPartBody>
        <w:p w:rsidR="0079296E" w:rsidRDefault="001F1B02">
          <w:r w:rsidRPr="00855FA4">
            <w:rPr>
              <w:rStyle w:val="PlaceholderText"/>
              <w:rtl/>
            </w:rPr>
            <w:t>[שם ספק]</w:t>
          </w:r>
        </w:p>
      </w:docPartBody>
    </w:docPart>
    <w:docPart>
      <w:docPartPr>
        <w:name w:val="5F7EEAD868D4429F83C333087C4B36C8"/>
        <w:category>
          <w:name w:val="General"/>
          <w:gallery w:val="placeholder"/>
        </w:category>
        <w:types>
          <w:type w:val="bbPlcHdr"/>
        </w:types>
        <w:behaviors>
          <w:behavior w:val="content"/>
        </w:behaviors>
        <w:guid w:val="{C7266958-F44F-4C99-9E49-7F972850D247}"/>
      </w:docPartPr>
      <w:docPartBody>
        <w:p w:rsidR="0079296E" w:rsidRDefault="001F1B02">
          <w:r w:rsidRPr="00855FA4">
            <w:rPr>
              <w:rStyle w:val="PlaceholderText"/>
              <w:rtl/>
            </w:rPr>
            <w:t>[שם ספק]</w:t>
          </w:r>
        </w:p>
      </w:docPartBody>
    </w:docPart>
    <w:docPart>
      <w:docPartPr>
        <w:name w:val="12A68F5930FB43589928856FB660F658"/>
        <w:category>
          <w:name w:val="General"/>
          <w:gallery w:val="placeholder"/>
        </w:category>
        <w:types>
          <w:type w:val="bbPlcHdr"/>
        </w:types>
        <w:behaviors>
          <w:behavior w:val="content"/>
        </w:behaviors>
        <w:guid w:val="{02C108B1-53C8-41C1-871D-95D20A13B953}"/>
      </w:docPartPr>
      <w:docPartBody>
        <w:p w:rsidR="0079296E" w:rsidRDefault="001F1B02">
          <w:r w:rsidRPr="00855FA4">
            <w:rPr>
              <w:rStyle w:val="PlaceholderText"/>
              <w:rtl/>
            </w:rPr>
            <w:t>[שם ספק]</w:t>
          </w:r>
        </w:p>
      </w:docPartBody>
    </w:docPart>
    <w:docPart>
      <w:docPartPr>
        <w:name w:val="B57B0F4EB9C14F02B7E63AC6E8419186"/>
        <w:category>
          <w:name w:val="General"/>
          <w:gallery w:val="placeholder"/>
        </w:category>
        <w:types>
          <w:type w:val="bbPlcHdr"/>
        </w:types>
        <w:behaviors>
          <w:behavior w:val="content"/>
        </w:behaviors>
        <w:guid w:val="{95616F50-FD0B-4571-A8F2-F13AEEB6004A}"/>
      </w:docPartPr>
      <w:docPartBody>
        <w:p w:rsidR="0079296E" w:rsidRDefault="001F1B02">
          <w:r w:rsidRPr="00855FA4">
            <w:rPr>
              <w:rStyle w:val="PlaceholderText"/>
              <w:rtl/>
            </w:rPr>
            <w:t>[שם ספק]</w:t>
          </w:r>
        </w:p>
      </w:docPartBody>
    </w:docPart>
    <w:docPart>
      <w:docPartPr>
        <w:name w:val="B13DAA06D5564166A3EA70FA99D4A21D"/>
        <w:category>
          <w:name w:val="General"/>
          <w:gallery w:val="placeholder"/>
        </w:category>
        <w:types>
          <w:type w:val="bbPlcHdr"/>
        </w:types>
        <w:behaviors>
          <w:behavior w:val="content"/>
        </w:behaviors>
        <w:guid w:val="{9B44BA64-E08B-466C-88FE-DC18CA839A93}"/>
      </w:docPartPr>
      <w:docPartBody>
        <w:p w:rsidR="0079296E" w:rsidRDefault="001F1B02">
          <w:r w:rsidRPr="00855FA4">
            <w:rPr>
              <w:rStyle w:val="PlaceholderText"/>
              <w:rtl/>
            </w:rPr>
            <w:t>[שם ספק]</w:t>
          </w:r>
        </w:p>
      </w:docPartBody>
    </w:docPart>
    <w:docPart>
      <w:docPartPr>
        <w:name w:val="DEDCFBE5F84C45B88A61A0FC1C9F01E2"/>
        <w:category>
          <w:name w:val="General"/>
          <w:gallery w:val="placeholder"/>
        </w:category>
        <w:types>
          <w:type w:val="bbPlcHdr"/>
        </w:types>
        <w:behaviors>
          <w:behavior w:val="content"/>
        </w:behaviors>
        <w:guid w:val="{78687AAF-85F7-4505-B04A-2CD00C3E708A}"/>
      </w:docPartPr>
      <w:docPartBody>
        <w:p w:rsidR="0079296E" w:rsidRDefault="001F1B02">
          <w:r w:rsidRPr="00855FA4">
            <w:rPr>
              <w:rStyle w:val="PlaceholderText"/>
              <w:rtl/>
            </w:rPr>
            <w:t>[שם ספק]</w:t>
          </w:r>
        </w:p>
      </w:docPartBody>
    </w:docPart>
    <w:docPart>
      <w:docPartPr>
        <w:name w:val="E437B5A4C0204882B0D88C7DD4BFEDBC"/>
        <w:category>
          <w:name w:val="General"/>
          <w:gallery w:val="placeholder"/>
        </w:category>
        <w:types>
          <w:type w:val="bbPlcHdr"/>
        </w:types>
        <w:behaviors>
          <w:behavior w:val="content"/>
        </w:behaviors>
        <w:guid w:val="{3ECC55C5-0C72-49B7-90C5-ADDB1634F06A}"/>
      </w:docPartPr>
      <w:docPartBody>
        <w:p w:rsidR="0079296E" w:rsidRDefault="001F1B02">
          <w:r w:rsidRPr="00855FA4">
            <w:rPr>
              <w:rStyle w:val="PlaceholderText"/>
              <w:rtl/>
            </w:rPr>
            <w:t>[שם אתר]</w:t>
          </w:r>
        </w:p>
      </w:docPartBody>
    </w:docPart>
    <w:docPart>
      <w:docPartPr>
        <w:name w:val="3E62BC5DCC794E5DBF84670D0084D88E"/>
        <w:category>
          <w:name w:val="General"/>
          <w:gallery w:val="placeholder"/>
        </w:category>
        <w:types>
          <w:type w:val="bbPlcHdr"/>
        </w:types>
        <w:behaviors>
          <w:behavior w:val="content"/>
        </w:behaviors>
        <w:guid w:val="{421B5237-7869-44DB-A79F-D24162697AB1}"/>
      </w:docPartPr>
      <w:docPartBody>
        <w:p w:rsidR="0079296E" w:rsidRDefault="001F1B02">
          <w:r w:rsidRPr="00855FA4">
            <w:rPr>
              <w:rStyle w:val="PlaceholderText"/>
              <w:rtl/>
            </w:rPr>
            <w:t>[תיאור עבודה]</w:t>
          </w:r>
        </w:p>
      </w:docPartBody>
    </w:docPart>
    <w:docPart>
      <w:docPartPr>
        <w:name w:val="AECE8DE340EE4BB19772344679294107"/>
        <w:category>
          <w:name w:val="General"/>
          <w:gallery w:val="placeholder"/>
        </w:category>
        <w:types>
          <w:type w:val="bbPlcHdr"/>
        </w:types>
        <w:behaviors>
          <w:behavior w:val="content"/>
        </w:behaviors>
        <w:guid w:val="{718FC86C-0E46-4428-8D29-30A1DE82BCE2}"/>
      </w:docPartPr>
      <w:docPartBody>
        <w:p w:rsidR="0079296E" w:rsidRDefault="001F1B02">
          <w:r w:rsidRPr="00855FA4">
            <w:rPr>
              <w:rStyle w:val="PlaceholderText"/>
              <w:rtl/>
            </w:rPr>
            <w:t>[שם אתר]</w:t>
          </w:r>
        </w:p>
      </w:docPartBody>
    </w:docPart>
    <w:docPart>
      <w:docPartPr>
        <w:name w:val="EF1A3545D613437C85773AC44A8A2418"/>
        <w:category>
          <w:name w:val="General"/>
          <w:gallery w:val="placeholder"/>
        </w:category>
        <w:types>
          <w:type w:val="bbPlcHdr"/>
        </w:types>
        <w:behaviors>
          <w:behavior w:val="content"/>
        </w:behaviors>
        <w:guid w:val="{19EC855A-0396-4AB6-B381-6AFBC266D90A}"/>
      </w:docPartPr>
      <w:docPartBody>
        <w:p w:rsidR="0079296E" w:rsidRDefault="001F1B02">
          <w:r w:rsidRPr="00855FA4">
            <w:rPr>
              <w:rStyle w:val="PlaceholderText"/>
              <w:rtl/>
            </w:rPr>
            <w:t>[תאריך חתימת חוזה]</w:t>
          </w:r>
        </w:p>
      </w:docPartBody>
    </w:docPart>
    <w:docPart>
      <w:docPartPr>
        <w:name w:val="784FCD41F80F40C589F0CD018D0F0FB7"/>
        <w:category>
          <w:name w:val="General"/>
          <w:gallery w:val="placeholder"/>
        </w:category>
        <w:types>
          <w:type w:val="bbPlcHdr"/>
        </w:types>
        <w:behaviors>
          <w:behavior w:val="content"/>
        </w:behaviors>
        <w:guid w:val="{8DD2C97B-05B0-40D0-B257-8CC984F2842B}"/>
      </w:docPartPr>
      <w:docPartBody>
        <w:p w:rsidR="00753FEA" w:rsidRDefault="0079296E">
          <w:r w:rsidRPr="005770D1">
            <w:rPr>
              <w:rStyle w:val="PlaceholderText"/>
              <w:rtl/>
            </w:rPr>
            <w:t>[שדה נוסף 2]</w:t>
          </w:r>
        </w:p>
      </w:docPartBody>
    </w:docPart>
    <w:docPart>
      <w:docPartPr>
        <w:name w:val="6BA25365AEE14B85A0089DB034E49E7E"/>
        <w:category>
          <w:name w:val="General"/>
          <w:gallery w:val="placeholder"/>
        </w:category>
        <w:types>
          <w:type w:val="bbPlcHdr"/>
        </w:types>
        <w:behaviors>
          <w:behavior w:val="content"/>
        </w:behaviors>
        <w:guid w:val="{86E6CDB2-8E11-44CC-8BD7-5E4F7D78CDF9}"/>
      </w:docPartPr>
      <w:docPartBody>
        <w:p w:rsidR="00753FEA" w:rsidRDefault="0079296E">
          <w:r w:rsidRPr="005770D1">
            <w:rPr>
              <w:rStyle w:val="PlaceholderText"/>
              <w:rtl/>
            </w:rPr>
            <w:t>[שדה נוסף 1]</w:t>
          </w:r>
        </w:p>
      </w:docPartBody>
    </w:docPart>
    <w:docPart>
      <w:docPartPr>
        <w:name w:val="EB50BB8246404083A9E2FDC9F1B64642"/>
        <w:category>
          <w:name w:val="General"/>
          <w:gallery w:val="placeholder"/>
        </w:category>
        <w:types>
          <w:type w:val="bbPlcHdr"/>
        </w:types>
        <w:behaviors>
          <w:behavior w:val="content"/>
        </w:behaviors>
        <w:guid w:val="{B69EBDCC-4EB8-4F7D-8918-AA29B5CA1EFD}"/>
      </w:docPartPr>
      <w:docPartBody>
        <w:p w:rsidR="00753FEA" w:rsidRDefault="0079296E">
          <w:r w:rsidRPr="005770D1">
            <w:rPr>
              <w:rStyle w:val="PlaceholderText"/>
              <w:rtl/>
            </w:rPr>
            <w:t>[שדה נוסף 3]</w:t>
          </w:r>
        </w:p>
      </w:docPartBody>
    </w:docPart>
    <w:docPart>
      <w:docPartPr>
        <w:name w:val="EA601E4CD431459F95474054E7066FFE"/>
        <w:category>
          <w:name w:val="General"/>
          <w:gallery w:val="placeholder"/>
        </w:category>
        <w:types>
          <w:type w:val="bbPlcHdr"/>
        </w:types>
        <w:behaviors>
          <w:behavior w:val="content"/>
        </w:behaviors>
        <w:guid w:val="{9FB56CEC-59CB-401F-98F1-5E9FC182EA87}"/>
      </w:docPartPr>
      <w:docPartBody>
        <w:p w:rsidR="00753FEA" w:rsidRDefault="0079296E">
          <w:r w:rsidRPr="005770D1">
            <w:rPr>
              <w:rStyle w:val="PlaceholderText"/>
              <w:rtl/>
            </w:rPr>
            <w:t>[שדה נוסף 4]</w:t>
          </w:r>
        </w:p>
      </w:docPartBody>
    </w:docPart>
    <w:docPart>
      <w:docPartPr>
        <w:name w:val="59F3D6F8431343AFA0229A95FD7D6EBE"/>
        <w:category>
          <w:name w:val="General"/>
          <w:gallery w:val="placeholder"/>
        </w:category>
        <w:types>
          <w:type w:val="bbPlcHdr"/>
        </w:types>
        <w:behaviors>
          <w:behavior w:val="content"/>
        </w:behaviors>
        <w:guid w:val="{AE7FD76C-7B78-4AF9-9D0E-69FDCC2C0625}"/>
      </w:docPartPr>
      <w:docPartBody>
        <w:p w:rsidR="00753FEA" w:rsidRDefault="0079296E">
          <w:r w:rsidRPr="005770D1">
            <w:rPr>
              <w:rStyle w:val="PlaceholderText"/>
              <w:rtl/>
            </w:rPr>
            <w:t>[שדה נוסף 5]</w:t>
          </w:r>
        </w:p>
      </w:docPartBody>
    </w:docPart>
    <w:docPart>
      <w:docPartPr>
        <w:name w:val="D86FFA13F3C947708D6601BC22E25292"/>
        <w:category>
          <w:name w:val="General"/>
          <w:gallery w:val="placeholder"/>
        </w:category>
        <w:types>
          <w:type w:val="bbPlcHdr"/>
        </w:types>
        <w:behaviors>
          <w:behavior w:val="content"/>
        </w:behaviors>
        <w:guid w:val="{1289D866-DC55-4280-9D70-1CC317D7FC42}"/>
      </w:docPartPr>
      <w:docPartBody>
        <w:p w:rsidR="00753FEA" w:rsidRDefault="0079296E">
          <w:r w:rsidRPr="005770D1">
            <w:rPr>
              <w:rStyle w:val="PlaceholderText"/>
              <w:rtl/>
            </w:rPr>
            <w:t>[שדה נוסף 6]</w:t>
          </w:r>
        </w:p>
      </w:docPartBody>
    </w:docPart>
    <w:docPart>
      <w:docPartPr>
        <w:name w:val="2F3D4EE59AE243289F28F06F5E10638C"/>
        <w:category>
          <w:name w:val="General"/>
          <w:gallery w:val="placeholder"/>
        </w:category>
        <w:types>
          <w:type w:val="bbPlcHdr"/>
        </w:types>
        <w:behaviors>
          <w:behavior w:val="content"/>
        </w:behaviors>
        <w:guid w:val="{224D622D-F876-4003-8456-E9642AE02A77}"/>
      </w:docPartPr>
      <w:docPartBody>
        <w:p w:rsidR="007D75B4" w:rsidRDefault="00753FEA">
          <w:r w:rsidRPr="00B10541">
            <w:rPr>
              <w:rStyle w:val="PlaceholderText"/>
              <w:rtl/>
            </w:rPr>
            <w:t>[סוג מדד כותרת]</w:t>
          </w:r>
        </w:p>
      </w:docPartBody>
    </w:docPart>
    <w:docPart>
      <w:docPartPr>
        <w:name w:val="7FA9CCEA6498400B9A3825121A639DEE"/>
        <w:category>
          <w:name w:val="General"/>
          <w:gallery w:val="placeholder"/>
        </w:category>
        <w:types>
          <w:type w:val="bbPlcHdr"/>
        </w:types>
        <w:behaviors>
          <w:behavior w:val="content"/>
        </w:behaviors>
        <w:guid w:val="{6EDFF850-1E5C-40A1-817A-EB331F97D71C}"/>
      </w:docPartPr>
      <w:docPartBody>
        <w:p w:rsidR="0063068D" w:rsidRDefault="007D75B4">
          <w:r w:rsidRPr="00747ED4">
            <w:rPr>
              <w:rStyle w:val="PlaceholderText"/>
              <w:rtl/>
            </w:rPr>
            <w:t>[תבנית חוזה]</w:t>
          </w:r>
        </w:p>
      </w:docPartBody>
    </w:docPart>
    <w:docPart>
      <w:docPartPr>
        <w:name w:val="FA1449019F9E4CF4BFDAD14DBBBEA065"/>
        <w:category>
          <w:name w:val="כללי"/>
          <w:gallery w:val="placeholder"/>
        </w:category>
        <w:types>
          <w:type w:val="bbPlcHdr"/>
        </w:types>
        <w:behaviors>
          <w:behavior w:val="content"/>
        </w:behaviors>
        <w:guid w:val="{1B1746A2-070D-4C68-A509-D111E9BDEE57}"/>
      </w:docPartPr>
      <w:docPartBody>
        <w:p w:rsidR="006356D4" w:rsidRDefault="00C47B57" w:rsidP="00C47B57">
          <w:pPr>
            <w:pStyle w:val="FA1449019F9E4CF4BFDAD14DBBBEA065"/>
          </w:pPr>
          <w:r w:rsidRPr="004D0396">
            <w:rPr>
              <w:rStyle w:val="PlaceholderText"/>
              <w:rtl/>
            </w:rPr>
            <w:t>[שם הפרויקט]</w:t>
          </w:r>
        </w:p>
      </w:docPartBody>
    </w:docPart>
    <w:docPart>
      <w:docPartPr>
        <w:name w:val="1F5CCDFB4E69458181B69D67A73897E9"/>
        <w:category>
          <w:name w:val="כללי"/>
          <w:gallery w:val="placeholder"/>
        </w:category>
        <w:types>
          <w:type w:val="bbPlcHdr"/>
        </w:types>
        <w:behaviors>
          <w:behavior w:val="content"/>
        </w:behaviors>
        <w:guid w:val="{D1C57987-E23B-4419-856F-47BDB53D399C}"/>
      </w:docPartPr>
      <w:docPartBody>
        <w:p w:rsidR="006356D4" w:rsidRDefault="00C47B57" w:rsidP="00C47B57">
          <w:pPr>
            <w:pStyle w:val="1F5CCDFB4E69458181B69D67A73897E9"/>
          </w:pPr>
          <w:r w:rsidRPr="004D0396">
            <w:rPr>
              <w:rStyle w:val="PlaceholderText"/>
              <w:rtl/>
            </w:rPr>
            <w:t>[שם אתר]</w:t>
          </w:r>
        </w:p>
      </w:docPartBody>
    </w:docPart>
    <w:docPart>
      <w:docPartPr>
        <w:name w:val="05C7E99336E04E30BF74697B1239F60B"/>
        <w:category>
          <w:name w:val="כללי"/>
          <w:gallery w:val="placeholder"/>
        </w:category>
        <w:types>
          <w:type w:val="bbPlcHdr"/>
        </w:types>
        <w:behaviors>
          <w:behavior w:val="content"/>
        </w:behaviors>
        <w:guid w:val="{E7E99D59-4441-4EC4-AB13-99FE438CAEE3}"/>
      </w:docPartPr>
      <w:docPartBody>
        <w:p w:rsidR="0059075A" w:rsidRDefault="00D7346C" w:rsidP="00D7346C">
          <w:pPr>
            <w:pStyle w:val="05C7E99336E04E30BF74697B1239F60B"/>
          </w:pPr>
          <w:r w:rsidRPr="00033B28">
            <w:rPr>
              <w:rStyle w:val="PlaceholderText"/>
              <w:rtl/>
            </w:rPr>
            <w:t>[מדד בגין/ידוע - כותרת]</w:t>
          </w:r>
        </w:p>
      </w:docPartBody>
    </w:docPart>
    <w:docPart>
      <w:docPartPr>
        <w:name w:val="8939F1DEA66E448CB0B96606F59D742C"/>
        <w:category>
          <w:name w:val="כללי"/>
          <w:gallery w:val="placeholder"/>
        </w:category>
        <w:types>
          <w:type w:val="bbPlcHdr"/>
        </w:types>
        <w:behaviors>
          <w:behavior w:val="content"/>
        </w:behaviors>
        <w:guid w:val="{51330F47-3810-41A9-8D8E-CFD4E753E854}"/>
      </w:docPartPr>
      <w:docPartBody>
        <w:p w:rsidR="0059075A" w:rsidRDefault="00D7346C" w:rsidP="00D7346C">
          <w:pPr>
            <w:pStyle w:val="8939F1DEA66E448CB0B96606F59D742C"/>
          </w:pPr>
          <w:r w:rsidRPr="003059F5">
            <w:rPr>
              <w:rStyle w:val="PlaceholderText"/>
              <w:rtl/>
            </w:rPr>
            <w:t>[מדד בסיס]</w:t>
          </w:r>
        </w:p>
      </w:docPartBody>
    </w:docPart>
    <w:docPart>
      <w:docPartPr>
        <w:name w:val="229AAA44A0874516BB55209F39310720"/>
        <w:category>
          <w:name w:val="כללי"/>
          <w:gallery w:val="placeholder"/>
        </w:category>
        <w:types>
          <w:type w:val="bbPlcHdr"/>
        </w:types>
        <w:behaviors>
          <w:behavior w:val="content"/>
        </w:behaviors>
        <w:guid w:val="{3D4A7077-C71E-4DAC-BC3E-2D655E35D449}"/>
      </w:docPartPr>
      <w:docPartBody>
        <w:p w:rsidR="0059075A" w:rsidRDefault="0059075A">
          <w:r w:rsidRPr="00F936C8">
            <w:rPr>
              <w:rStyle w:val="PlaceholderText"/>
              <w:rtl/>
            </w:rPr>
            <w:t>[שם ספק]</w:t>
          </w:r>
        </w:p>
      </w:docPartBody>
    </w:docPart>
    <w:docPart>
      <w:docPartPr>
        <w:name w:val="230F295A2A3D4DF8856C41137321881A"/>
        <w:category>
          <w:name w:val="כללי"/>
          <w:gallery w:val="placeholder"/>
        </w:category>
        <w:types>
          <w:type w:val="bbPlcHdr"/>
        </w:types>
        <w:behaviors>
          <w:behavior w:val="content"/>
        </w:behaviors>
        <w:guid w:val="{BA280C4C-8C88-40CB-9C70-317000881F2D}"/>
      </w:docPartPr>
      <w:docPartBody>
        <w:p w:rsidR="00F55DCB" w:rsidRDefault="00F55DCB">
          <w:r w:rsidRPr="00C5438E">
            <w:rPr>
              <w:rStyle w:val="PlaceholderText"/>
              <w:rtl/>
            </w:rPr>
            <w:t>[שם הפרויקט]</w:t>
          </w:r>
        </w:p>
      </w:docPartBody>
    </w:docPart>
    <w:docPart>
      <w:docPartPr>
        <w:name w:val="26048B97AC884473AAA2C9E9F3E5AF41"/>
        <w:category>
          <w:name w:val="כללי"/>
          <w:gallery w:val="placeholder"/>
        </w:category>
        <w:types>
          <w:type w:val="bbPlcHdr"/>
        </w:types>
        <w:behaviors>
          <w:behavior w:val="content"/>
        </w:behaviors>
        <w:guid w:val="{B7BF8972-7B3B-4026-9643-86B078D71B06}"/>
      </w:docPartPr>
      <w:docPartBody>
        <w:p w:rsidR="00700FC1" w:rsidRDefault="00F55DCB" w:rsidP="00F55DCB">
          <w:pPr>
            <w:pStyle w:val="26048B97AC884473AAA2C9E9F3E5AF41"/>
          </w:pPr>
          <w:r w:rsidRPr="00C5438E">
            <w:rPr>
              <w:rStyle w:val="PlaceholderText"/>
              <w:rtl/>
            </w:rPr>
            <w:t>[צדדים נוספים]</w:t>
          </w:r>
        </w:p>
      </w:docPartBody>
    </w:docPart>
    <w:docPart>
      <w:docPartPr>
        <w:name w:val="99908AF8A95D41AD8449AF8994C02AE7"/>
        <w:category>
          <w:name w:val="כללי"/>
          <w:gallery w:val="placeholder"/>
        </w:category>
        <w:types>
          <w:type w:val="bbPlcHdr"/>
        </w:types>
        <w:behaviors>
          <w:behavior w:val="content"/>
        </w:behaviors>
        <w:guid w:val="{AB947879-4837-4BCC-9EC6-D55F5B805B2F}"/>
      </w:docPartPr>
      <w:docPartBody>
        <w:p w:rsidR="008C0E31" w:rsidRDefault="00700FC1">
          <w:r w:rsidRPr="00E44462">
            <w:rPr>
              <w:rStyle w:val="PlaceholderText"/>
              <w:rtl/>
            </w:rPr>
            <w:t>[צד א בחוזה]</w:t>
          </w:r>
        </w:p>
      </w:docPartBody>
    </w:docPart>
    <w:docPart>
      <w:docPartPr>
        <w:name w:val="1FC585D0E59D44F5B2C39148D4556B9B"/>
        <w:category>
          <w:name w:val="כללי"/>
          <w:gallery w:val="placeholder"/>
        </w:category>
        <w:types>
          <w:type w:val="bbPlcHdr"/>
        </w:types>
        <w:behaviors>
          <w:behavior w:val="content"/>
        </w:behaviors>
        <w:guid w:val="{D709ECFB-BE82-4C10-AD9E-48D439DAC96F}"/>
      </w:docPartPr>
      <w:docPartBody>
        <w:p w:rsidR="008C0E31" w:rsidRDefault="00700FC1">
          <w:r w:rsidRPr="00E44462">
            <w:rPr>
              <w:rStyle w:val="PlaceholderText"/>
              <w:rtl/>
            </w:rPr>
            <w:t>[צד א בחוזה]</w:t>
          </w:r>
        </w:p>
      </w:docPartBody>
    </w:docPart>
    <w:docPart>
      <w:docPartPr>
        <w:name w:val="AD34FE11F88C430AA5417E49AD9FA9F9"/>
        <w:category>
          <w:name w:val="כללי"/>
          <w:gallery w:val="placeholder"/>
        </w:category>
        <w:types>
          <w:type w:val="bbPlcHdr"/>
        </w:types>
        <w:behaviors>
          <w:behavior w:val="content"/>
        </w:behaviors>
        <w:guid w:val="{CE72D366-3B75-43F1-8DB9-C0FF6DE211E2}"/>
      </w:docPartPr>
      <w:docPartBody>
        <w:p w:rsidR="008C0E31" w:rsidRDefault="00700FC1" w:rsidP="00700FC1">
          <w:pPr>
            <w:pStyle w:val="AD34FE11F88C430AA5417E49AD9FA9F9"/>
          </w:pPr>
          <w:r w:rsidRPr="00E44462">
            <w:rPr>
              <w:rStyle w:val="PlaceholderText"/>
              <w:rtl/>
            </w:rPr>
            <w:t>[צד א בחוזה]</w:t>
          </w:r>
        </w:p>
      </w:docPartBody>
    </w:docPart>
    <w:docPart>
      <w:docPartPr>
        <w:name w:val="10AE26A04A8C43849BE0A9410057F49A"/>
        <w:category>
          <w:name w:val="כללי"/>
          <w:gallery w:val="placeholder"/>
        </w:category>
        <w:types>
          <w:type w:val="bbPlcHdr"/>
        </w:types>
        <w:behaviors>
          <w:behavior w:val="content"/>
        </w:behaviors>
        <w:guid w:val="{E86534BE-89FD-4E20-940E-4798965F90F9}"/>
      </w:docPartPr>
      <w:docPartBody>
        <w:p w:rsidR="006C28FF" w:rsidRDefault="00132158">
          <w:r w:rsidRPr="003E6FC4">
            <w:rPr>
              <w:rStyle w:val="PlaceholderText"/>
              <w:rtl/>
            </w:rPr>
            <w:t>[שם צד א]</w:t>
          </w:r>
        </w:p>
      </w:docPartBody>
    </w:docPart>
    <w:docPart>
      <w:docPartPr>
        <w:name w:val="A3318365BF944B97B96F002FB5DCE952"/>
        <w:category>
          <w:name w:val="כללי"/>
          <w:gallery w:val="placeholder"/>
        </w:category>
        <w:types>
          <w:type w:val="bbPlcHdr"/>
        </w:types>
        <w:behaviors>
          <w:behavior w:val="content"/>
        </w:behaviors>
        <w:guid w:val="{CF8FB420-ED60-4671-86D1-F42FF741B68A}"/>
      </w:docPartPr>
      <w:docPartBody>
        <w:p w:rsidR="006C28FF" w:rsidRDefault="00132158">
          <w:r w:rsidRPr="003E6FC4">
            <w:rPr>
              <w:rStyle w:val="PlaceholderText"/>
              <w:rtl/>
            </w:rPr>
            <w:t>[שם ספק]</w:t>
          </w:r>
        </w:p>
      </w:docPartBody>
    </w:docPart>
    <w:docPart>
      <w:docPartPr>
        <w:name w:val="6BD1C92BF3204567AFDA32640740E678"/>
        <w:category>
          <w:name w:val="כללי"/>
          <w:gallery w:val="placeholder"/>
        </w:category>
        <w:types>
          <w:type w:val="bbPlcHdr"/>
        </w:types>
        <w:behaviors>
          <w:behavior w:val="content"/>
        </w:behaviors>
        <w:guid w:val="{BF2440CB-1419-44BA-B9BD-5786FB52031F}"/>
      </w:docPartPr>
      <w:docPartBody>
        <w:p w:rsidR="006C28FF" w:rsidRDefault="00132158" w:rsidP="00132158">
          <w:pPr>
            <w:pStyle w:val="6BD1C92BF3204567AFDA32640740E678"/>
          </w:pPr>
          <w:r w:rsidRPr="003E6FC4">
            <w:rPr>
              <w:rStyle w:val="PlaceholderText"/>
              <w:rtl/>
            </w:rPr>
            <w:t>[שם ספק]</w:t>
          </w:r>
        </w:p>
      </w:docPartBody>
    </w:docPart>
    <w:docPart>
      <w:docPartPr>
        <w:name w:val="0AC4F942EBEB48E6A5E8BACA5D009560"/>
        <w:category>
          <w:name w:val="כללי"/>
          <w:gallery w:val="placeholder"/>
        </w:category>
        <w:types>
          <w:type w:val="bbPlcHdr"/>
        </w:types>
        <w:behaviors>
          <w:behavior w:val="content"/>
        </w:behaviors>
        <w:guid w:val="{457F389E-B63A-4864-840E-40C31DFFBA7F}"/>
      </w:docPartPr>
      <w:docPartBody>
        <w:p w:rsidR="006C28FF" w:rsidRDefault="00132158" w:rsidP="00132158">
          <w:pPr>
            <w:pStyle w:val="0AC4F942EBEB48E6A5E8BACA5D009560"/>
          </w:pPr>
          <w:r w:rsidRPr="003E6FC4">
            <w:rPr>
              <w:rStyle w:val="PlaceholderText"/>
              <w:rtl/>
            </w:rPr>
            <w:t>[שם ספק]</w:t>
          </w:r>
        </w:p>
      </w:docPartBody>
    </w:docPart>
    <w:docPart>
      <w:docPartPr>
        <w:name w:val="023E6D2BC70548D19B218BB1684CD88C"/>
        <w:category>
          <w:name w:val="כללי"/>
          <w:gallery w:val="placeholder"/>
        </w:category>
        <w:types>
          <w:type w:val="bbPlcHdr"/>
        </w:types>
        <w:behaviors>
          <w:behavior w:val="content"/>
        </w:behaviors>
        <w:guid w:val="{4B09EDD9-8FBC-4B2E-80F5-3AAA53700CA9}"/>
      </w:docPartPr>
      <w:docPartBody>
        <w:p w:rsidR="000B2E07" w:rsidRDefault="005F5487" w:rsidP="005F5487">
          <w:pPr>
            <w:pStyle w:val="023E6D2BC70548D19B218BB1684CD88C"/>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Segoe UI"/>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B2E07"/>
    <w:rsid w:val="00132158"/>
    <w:rsid w:val="001613AA"/>
    <w:rsid w:val="001F1B02"/>
    <w:rsid w:val="002F5E64"/>
    <w:rsid w:val="00337892"/>
    <w:rsid w:val="004B24D4"/>
    <w:rsid w:val="0059075A"/>
    <w:rsid w:val="005F5487"/>
    <w:rsid w:val="006057B8"/>
    <w:rsid w:val="0063068D"/>
    <w:rsid w:val="006356D4"/>
    <w:rsid w:val="006865A5"/>
    <w:rsid w:val="006B1704"/>
    <w:rsid w:val="006C28FF"/>
    <w:rsid w:val="00700FC1"/>
    <w:rsid w:val="00753FEA"/>
    <w:rsid w:val="0079296E"/>
    <w:rsid w:val="007A6519"/>
    <w:rsid w:val="007D75B4"/>
    <w:rsid w:val="008C0E31"/>
    <w:rsid w:val="0096384C"/>
    <w:rsid w:val="009A4F2D"/>
    <w:rsid w:val="009B4BFF"/>
    <w:rsid w:val="009C21DF"/>
    <w:rsid w:val="009F5F51"/>
    <w:rsid w:val="00A52818"/>
    <w:rsid w:val="00C47B57"/>
    <w:rsid w:val="00D7346C"/>
    <w:rsid w:val="00DD06D2"/>
    <w:rsid w:val="00E93386"/>
    <w:rsid w:val="00E964FA"/>
    <w:rsid w:val="00EB49A5"/>
    <w:rsid w:val="00F55DC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24D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 w:type="paragraph" w:customStyle="1" w:styleId="304029BD5BB446F1A43DE9986F26D2F2">
    <w:name w:val="304029BD5BB446F1A43DE9986F26D2F2"/>
    <w:rsid w:val="0059075A"/>
    <w:pPr>
      <w:bidi/>
    </w:pPr>
  </w:style>
  <w:style w:type="paragraph" w:customStyle="1" w:styleId="C328D832E0D946DC9AE4AC5367C0A33C">
    <w:name w:val="C328D832E0D946DC9AE4AC5367C0A33C"/>
    <w:rsid w:val="00F55DCB"/>
    <w:pPr>
      <w:bidi/>
    </w:pPr>
  </w:style>
  <w:style w:type="paragraph" w:customStyle="1" w:styleId="26048B97AC884473AAA2C9E9F3E5AF41">
    <w:name w:val="26048B97AC884473AAA2C9E9F3E5AF41"/>
    <w:rsid w:val="00F55DCB"/>
    <w:pPr>
      <w:bidi/>
    </w:pPr>
  </w:style>
  <w:style w:type="paragraph" w:customStyle="1" w:styleId="647E84D7BD234AD1ADF722DC8C45A1B6">
    <w:name w:val="647E84D7BD234AD1ADF722DC8C45A1B6"/>
    <w:rsid w:val="00F55DCB"/>
    <w:pPr>
      <w:bidi/>
    </w:pPr>
  </w:style>
  <w:style w:type="paragraph" w:customStyle="1" w:styleId="D4BF81E0AC334603848B364034E478F3">
    <w:name w:val="D4BF81E0AC334603848B364034E478F3"/>
    <w:rsid w:val="00F55DCB"/>
    <w:pPr>
      <w:bidi/>
    </w:pPr>
  </w:style>
  <w:style w:type="paragraph" w:customStyle="1" w:styleId="79C481D62BAC4D1FAABEF12903195780">
    <w:name w:val="79C481D62BAC4D1FAABEF12903195780"/>
    <w:rsid w:val="00F55DCB"/>
    <w:pPr>
      <w:bidi/>
    </w:pPr>
  </w:style>
  <w:style w:type="paragraph" w:customStyle="1" w:styleId="AD34FE11F88C430AA5417E49AD9FA9F9">
    <w:name w:val="AD34FE11F88C430AA5417E49AD9FA9F9"/>
    <w:rsid w:val="00700FC1"/>
    <w:pPr>
      <w:bidi/>
    </w:pPr>
  </w:style>
  <w:style w:type="paragraph" w:customStyle="1" w:styleId="9E522A884BA843D5AD4323B4E0D15BD1">
    <w:name w:val="9E522A884BA843D5AD4323B4E0D15BD1"/>
    <w:rsid w:val="00132158"/>
    <w:pPr>
      <w:bidi/>
    </w:pPr>
  </w:style>
  <w:style w:type="paragraph" w:customStyle="1" w:styleId="6BD1C92BF3204567AFDA32640740E678">
    <w:name w:val="6BD1C92BF3204567AFDA32640740E678"/>
    <w:rsid w:val="00132158"/>
    <w:pPr>
      <w:bidi/>
    </w:pPr>
  </w:style>
  <w:style w:type="paragraph" w:customStyle="1" w:styleId="0AC4F942EBEB48E6A5E8BACA5D009560">
    <w:name w:val="0AC4F942EBEB48E6A5E8BACA5D009560"/>
    <w:rsid w:val="00132158"/>
    <w:pPr>
      <w:bidi/>
    </w:pPr>
  </w:style>
  <w:style w:type="paragraph" w:customStyle="1" w:styleId="60DBC8BC6F2645B88AD66B29A46E6259">
    <w:name w:val="60DBC8BC6F2645B88AD66B29A46E6259"/>
    <w:rsid w:val="006C28FF"/>
    <w:pPr>
      <w:bidi/>
    </w:pPr>
  </w:style>
  <w:style w:type="paragraph" w:customStyle="1" w:styleId="FE9050D477784FDC98EFCF3AC335EE24">
    <w:name w:val="FE9050D477784FDC98EFCF3AC335EE24"/>
    <w:rsid w:val="006C28FF"/>
    <w:pPr>
      <w:bidi/>
    </w:pPr>
  </w:style>
  <w:style w:type="paragraph" w:customStyle="1" w:styleId="2FAAC484C98F4119AC51B54C7D785842">
    <w:name w:val="2FAAC484C98F4119AC51B54C7D785842"/>
    <w:rsid w:val="006C28FF"/>
    <w:pPr>
      <w:bidi/>
    </w:pPr>
  </w:style>
  <w:style w:type="paragraph" w:customStyle="1" w:styleId="9D47016F2071411B922E6A13CE6225EE">
    <w:name w:val="9D47016F2071411B922E6A13CE6225EE"/>
    <w:rsid w:val="005F5487"/>
    <w:pPr>
      <w:bidi/>
    </w:pPr>
  </w:style>
  <w:style w:type="paragraph" w:customStyle="1" w:styleId="023E6D2BC70548D19B218BB1684CD88C">
    <w:name w:val="023E6D2BC70548D19B218BB1684CD88C"/>
    <w:rsid w:val="005F548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B5350200-499E-4C77-BA2B-10D4538919A3}"/>
</file>

<file path=customXml/itemProps4.xml><?xml version="1.0" encoding="utf-8"?>
<ds:datastoreItem xmlns:ds="http://schemas.openxmlformats.org/officeDocument/2006/customXml" ds:itemID="{CB3F4EDA-E7A8-426C-9C5F-E345AF3DE930}">
  <ds:schemaRefs>
    <ds:schemaRef ds:uri="http://schemas.microsoft.com/office/2006/metadata/customXsn"/>
  </ds:schemaRefs>
</ds:datastoreItem>
</file>

<file path=customXml/itemProps5.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38</Pages>
  <Words>13104</Words>
  <Characters>65523</Characters>
  <Application>Microsoft Office Word</Application>
  <DocSecurity>0</DocSecurity>
  <Lines>546</Lines>
  <Paragraphs>156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78471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30</cp:revision>
  <dcterms:created xsi:type="dcterms:W3CDTF">2021-01-25T13:31:00Z</dcterms:created>
  <dcterms:modified xsi:type="dcterms:W3CDTF">2021-07-11T14:15:00Z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23126d15-2f7a-45aa-9822-4558b4640428</vt:lpwstr>
  </property>
</Properties>
</file>