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91DFB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6A407FF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779222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0273EBE2" wp14:editId="342CDC0C">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D21328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D9D1E0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9574A5"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894B7"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5E01D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7279EC1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62739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FA184A"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82A8F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598327E" w14:textId="77777777" w:rsidR="007A10F8" w:rsidRPr="00B27B4C" w:rsidRDefault="00F35F34"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 xml:space="preserve">נרקיסים </w:t>
          </w:r>
        </w:p>
      </w:sdtContent>
    </w:sdt>
    <w:p w14:paraId="2AD5D8C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8EAFFD2" w14:textId="489C2F84" w:rsidR="007A10F8" w:rsidRPr="00B27B4C" w:rsidRDefault="00D36402"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נרקיסים</w:t>
          </w:r>
        </w:p>
      </w:sdtContent>
    </w:sdt>
    <w:p w14:paraId="1A6502D8"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2ACCFF"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0712C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68225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AAA3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61D44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1A8EA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DE653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DEE28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A60BB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1B88A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56321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CFB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DBC7A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6898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5643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68685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774E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15460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DA8A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AB1A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1179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681A4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C4E75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AD9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B5633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ABB34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8BDFF"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2A6DC35E" w14:textId="77777777" w:rsidR="00C140D3" w:rsidRPr="00C140D3" w:rsidRDefault="00C140D3" w:rsidP="00C140D3">
      <w:pPr>
        <w:pStyle w:val="AutoFields"/>
        <w:rPr>
          <w:rtl/>
          <w:lang w:eastAsia="he-IL"/>
        </w:rPr>
      </w:pPr>
    </w:p>
    <w:p w14:paraId="4FECBDEC"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A10F8">
            <w:rPr>
              <w:rStyle w:val="AutoFieldsChar"/>
              <w:color w:val="00B0F0"/>
              <w:rtl/>
            </w:rPr>
            <w:t>[תאריך חתימת חוזה]</w:t>
          </w:r>
        </w:sdtContent>
      </w:sdt>
    </w:p>
    <w:p w14:paraId="483ED93B"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2E2085C0"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30B7DE02" w14:textId="38B2330D" w:rsidR="00C140D3" w:rsidRPr="00C140D3" w:rsidRDefault="00A41820"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א.מ.ד.ס מחיר למשתכן</w:t>
          </w:r>
          <w:r>
            <w:rPr>
              <w:rFonts w:ascii="Times New Roman" w:eastAsia="Times New Roman" w:hAnsi="Times New Roman" w:cs="David" w:hint="cs"/>
              <w:color w:val="008000"/>
              <w:sz w:val="24"/>
              <w:szCs w:val="24"/>
              <w:rtl/>
            </w:rPr>
            <w:br/>
            <w:t>יהונתן נתניהו 1ג', אור יהודה</w:t>
          </w:r>
          <w:r>
            <w:rPr>
              <w:rFonts w:ascii="Times New Roman" w:eastAsia="Times New Roman" w:hAnsi="Times New Roman" w:cs="David" w:hint="cs"/>
              <w:color w:val="008000"/>
              <w:sz w:val="24"/>
              <w:szCs w:val="24"/>
              <w:rtl/>
            </w:rPr>
            <w:br/>
            <w:t>ש.ר 540274883</w:t>
          </w:r>
          <w:r>
            <w:rPr>
              <w:rFonts w:ascii="Times New Roman" w:eastAsia="Times New Roman" w:hAnsi="Times New Roman" w:cs="David" w:hint="cs"/>
              <w:color w:val="008000"/>
              <w:sz w:val="24"/>
              <w:szCs w:val="24"/>
              <w:rtl/>
            </w:rPr>
            <w:br/>
          </w:r>
        </w:p>
      </w:sdtContent>
    </w:sdt>
    <w:p w14:paraId="18CCC29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0252598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2C423444"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2DBD778"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46E5DB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7B0F88FB" w14:textId="77777777" w:rsidR="00C140D3" w:rsidRPr="00C140D3" w:rsidRDefault="00F35F34" w:rsidP="00D3767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א.מ.ג תכנון יעוץ וניהול בע"</w:t>
          </w:r>
          <w:r w:rsidR="00D3767C">
            <w:rPr>
              <w:rFonts w:ascii="Times New Roman" w:eastAsia="Times New Roman" w:hAnsi="Times New Roman" w:cs="David" w:hint="cs"/>
              <w:color w:val="800080"/>
              <w:sz w:val="24"/>
              <w:szCs w:val="24"/>
              <w:rtl/>
            </w:rPr>
            <w:t>מ</w:t>
          </w:r>
          <w:r w:rsidR="00D3767C">
            <w:rPr>
              <w:rFonts w:ascii="Times New Roman" w:eastAsia="Times New Roman" w:hAnsi="Times New Roman" w:cs="David" w:hint="cs"/>
              <w:color w:val="800080"/>
              <w:sz w:val="24"/>
              <w:szCs w:val="24"/>
              <w:rtl/>
            </w:rPr>
            <w:br/>
            <w:t>משה גושן 27</w:t>
          </w:r>
          <w:r>
            <w:rPr>
              <w:rFonts w:ascii="Times New Roman" w:eastAsia="Times New Roman" w:hAnsi="Times New Roman" w:cs="David" w:hint="cs"/>
              <w:color w:val="800080"/>
              <w:sz w:val="24"/>
              <w:szCs w:val="24"/>
              <w:rtl/>
            </w:rPr>
            <w:t xml:space="preserve"> קרית מוצקין</w:t>
          </w:r>
          <w:r w:rsidR="00D3767C">
            <w:rPr>
              <w:rFonts w:ascii="Times New Roman" w:eastAsia="Times New Roman" w:hAnsi="Times New Roman" w:cs="David"/>
              <w:color w:val="800080"/>
              <w:sz w:val="24"/>
              <w:szCs w:val="24"/>
              <w:rtl/>
            </w:rPr>
            <w:br/>
          </w:r>
          <w:r w:rsidR="00D3767C">
            <w:rPr>
              <w:rFonts w:ascii="Times New Roman" w:eastAsia="Times New Roman" w:hAnsi="Times New Roman" w:cs="David" w:hint="cs"/>
              <w:color w:val="800080"/>
              <w:sz w:val="24"/>
              <w:szCs w:val="24"/>
              <w:rtl/>
            </w:rPr>
            <w:t>ח.פ. 513282269</w:t>
          </w:r>
          <w:r>
            <w:rPr>
              <w:rFonts w:ascii="Times New Roman" w:eastAsia="Times New Roman" w:hAnsi="Times New Roman" w:cs="David" w:hint="cs"/>
              <w:color w:val="800080"/>
              <w:sz w:val="24"/>
              <w:szCs w:val="24"/>
              <w:rtl/>
            </w:rPr>
            <w:br/>
          </w:r>
        </w:p>
      </w:sdtContent>
    </w:sdt>
    <w:p w14:paraId="1E07114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02F843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09F062F7"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611528E"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198ED99"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22DFE285"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0201DD4A"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1C93129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13DC36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97DA03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77D2A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56D9B38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8CA025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C970F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2FFA32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22C68B"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277EE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3BB3B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C140D3">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686B3B5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D1599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1E66EAE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6D4E228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698FEFA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EAE79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BC4401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DC565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09E98EE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1C872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41794BA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6557AB11"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F4A98D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1BD779D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6A8E1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76DADA4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4F4DDA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E79C3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505FE5CE"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0A000029"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D12C83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1496A21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71D63A14"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27F01A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1D6F758E"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57FD95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365038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3E8756C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691A1BD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29AADC60"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AD51D7A"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CD8998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1C8793F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184400D6"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03E0DBA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645640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5BEF6B2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0AEE82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7B0A64B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8C7CED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045838F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478E7AE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400CDC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4864035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FE223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6165F93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201685A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r w:rsidR="004A3E8B">
        <w:rPr>
          <w:rFonts w:ascii="Times New Roman" w:eastAsia="Times New Roman" w:hAnsi="Times New Roman" w:cs="David" w:hint="cs"/>
          <w:sz w:val="20"/>
          <w:szCs w:val="24"/>
          <w:rtl/>
          <w:lang w:eastAsia="he-IL"/>
        </w:rPr>
        <w:t xml:space="preserve"> נמסרה על ידי המזמין העבודה או חלק ממנה לצד שלישי אחר ובוצעו בעבודות היועץ שינויים ו/או תוספות  על ידי המצד השלישי האחר תוסר אחריות היועץ לעבודה. </w:t>
      </w:r>
    </w:p>
    <w:p w14:paraId="1B113261"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7DC6724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4119F83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1C5500B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409746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9C359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565DB00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33657E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6D7199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74FD026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2951253F"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290EABD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32E33B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5274931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5D3BCB3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59F10D5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0F98F00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793D5C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218C5F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4B6F774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0E3F19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5CA22D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56A6CBF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57EBE8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104ADB5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22CC8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B4DA87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D449EC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C8CA91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5B408F6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6CB5D4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2C56ED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7B39FAFB"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7A5E56F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103AE4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E6B2032"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2EBEE83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6CDE8B5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3093BBB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2E95C0F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42196B6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6439F8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1EFD502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6F8FC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48F9B38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2E68FD5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0CCAB38B"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75687E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2DA9844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B44C1A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77C61B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0616224D"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A2E9C6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09329FEB"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762DA9F3"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50DDB63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64A4BF16"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1F439E0A"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0012A075"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5A24C2B"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083B2D2F" w14:textId="5D5692A3" w:rsidR="007A10F8" w:rsidRPr="00C140D3" w:rsidRDefault="00B85E8E"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מבוטל. </w:t>
      </w:r>
    </w:p>
    <w:p w14:paraId="614128D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1BC95006"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50FB054"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5EC3832" w14:textId="77777777" w:rsidR="003811C6" w:rsidRPr="00013687" w:rsidRDefault="003811C6" w:rsidP="003811C6">
      <w:pPr>
        <w:pStyle w:val="a5"/>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2349A0D"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706ADED"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64B48B2"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130A837"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2B1E76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E070E5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FBE268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2CD9CE3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AC9939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22EC4E4"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74446E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160F13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F12E15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25C757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013376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C41A78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DC51E4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E27EFD2"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D283D8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4BCE4A8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440CE92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3E58DF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27D27E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671C40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157B2AD3"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1269D0C"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3163984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54D570C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1B54306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7D0A18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69D26D6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8BCA1D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799E4F7"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35F1971F"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03F4D5E"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787BF1A"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5DBB2B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08F0BA3"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3ABE4F32"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31F1090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06F53A6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08CE2C8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688E15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2DD5D1E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7EE3155C"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68B7675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5F03D38F"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30D8112E"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6C17F1B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6DA0074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F44829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253AE0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0F4933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065A6AE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5C435A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4A11D1"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B9A5ED6"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5C34FE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781073E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2A3B77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4671C7A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16061DC1"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3B029CB"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83FF876"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92B84AE"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458E01C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73E7A8E0"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9469B4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4C0B19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2F6AA9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9EDE3F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64E3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218A849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5A0E111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68B17C1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7BF239B2"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169C5C7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7945CB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61B561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067A70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2230449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C39DA2"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5B832E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2A3D44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214AC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1E2B51A5"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7EE7ECF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27BEC7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072B9EE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F7C89B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57BC2458"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67CB2F4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8E121B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FD827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280880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7EFB27D"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319F2A7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22E0FB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7C1EE26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7E0AFA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1C0A8D0"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18FE0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04D6B49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BDB522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7EBBD0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9C03A24" w14:textId="5ACFE2C9"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A41820" w:rsidRPr="003E6FC4">
            <w:rPr>
              <w:rStyle w:val="PlaceholderText"/>
              <w:rtl/>
            </w:rPr>
            <w:t>[שם צד א]</w:t>
          </w:r>
        </w:sdtContent>
      </w:sdt>
    </w:p>
    <w:p w14:paraId="3E836D8A"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30E27A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13969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8615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DF94A8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AC48D2"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F729A3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A925E5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38D72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BA23CC6"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0230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10B7DA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0E08A19"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11EA26B"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F49CBB2"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D185563"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9909C1F"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BC20CFC"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E78CA1C"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AEE4E3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33C719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DEC2BD" w14:textId="7D9C1111"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35F34">
            <w:rPr>
              <w:rFonts w:ascii="Times New Roman" w:eastAsia="Times New Roman" w:hAnsi="Times New Roman" w:cs="David" w:hint="cs"/>
              <w:color w:val="00B0F0"/>
              <w:sz w:val="24"/>
              <w:szCs w:val="24"/>
              <w:rtl/>
              <w:lang w:eastAsia="he-IL"/>
            </w:rPr>
            <w:t>ראשון לציון</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36402">
            <w:rPr>
              <w:rFonts w:ascii="Times New Roman" w:eastAsia="Times New Roman" w:hAnsi="Times New Roman" w:cs="David" w:hint="cs"/>
              <w:color w:val="00B0F0"/>
              <w:sz w:val="24"/>
              <w:szCs w:val="24"/>
              <w:rtl/>
            </w:rPr>
            <w:t>נרקיסים</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35F34">
            <w:rPr>
              <w:rFonts w:ascii="Times New Roman" w:eastAsia="Times New Roman" w:hAnsi="Times New Roman" w:cs="David" w:hint="cs"/>
              <w:color w:val="00B0F0"/>
              <w:sz w:val="24"/>
              <w:szCs w:val="24"/>
              <w:rtl/>
            </w:rPr>
            <w:t xml:space="preserve">נרקיסים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CE1A36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477379"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F35F34">
            <w:rPr>
              <w:rFonts w:ascii="Times New Roman" w:eastAsia="Times New Roman" w:hAnsi="Times New Roman" w:cs="David" w:hint="cs"/>
              <w:color w:val="008000"/>
              <w:sz w:val="24"/>
              <w:szCs w:val="24"/>
              <w:rtl/>
            </w:rPr>
            <w:t>413-0180570</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F35F34">
            <w:rPr>
              <w:rFonts w:ascii="Times New Roman" w:eastAsia="Times New Roman" w:hAnsi="Times New Roman" w:cs="David" w:hint="cs"/>
              <w:sz w:val="24"/>
              <w:szCs w:val="24"/>
              <w:rtl/>
              <w:lang w:eastAsia="he-IL"/>
            </w:rPr>
            <w:t>4240,4241</w:t>
          </w:r>
        </w:sdtContent>
      </w:sdt>
      <w:r w:rsidRPr="00B27B4C">
        <w:rPr>
          <w:rFonts w:ascii="Times New Roman" w:eastAsia="Times New Roman" w:hAnsi="Times New Roman" w:cs="David" w:hint="cs"/>
          <w:sz w:val="24"/>
          <w:szCs w:val="24"/>
          <w:rtl/>
          <w:lang w:eastAsia="he-IL"/>
        </w:rPr>
        <w:t>.</w:t>
      </w:r>
    </w:p>
    <w:p w14:paraId="1B25D1DC"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F0A3CA"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C83F11"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35F34">
            <w:rPr>
              <w:rFonts w:ascii="Times New Roman" w:eastAsia="Times New Roman" w:hAnsi="Times New Roman" w:cs="David" w:hint="cs"/>
              <w:color w:val="008000"/>
              <w:sz w:val="24"/>
              <w:szCs w:val="24"/>
              <w:rtl/>
            </w:rPr>
            <w:t>ראשון לציון</w:t>
          </w:r>
        </w:sdtContent>
      </w:sdt>
      <w:r w:rsidRPr="00B27B4C">
        <w:rPr>
          <w:rFonts w:ascii="Times New Roman" w:eastAsia="Times New Roman" w:hAnsi="Times New Roman" w:cs="David" w:hint="cs"/>
          <w:color w:val="008000"/>
          <w:sz w:val="24"/>
          <w:szCs w:val="24"/>
          <w:rtl/>
        </w:rPr>
        <w:t>.</w:t>
      </w:r>
    </w:p>
    <w:p w14:paraId="13286258"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0F51847E"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55483E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56171A" w14:textId="77777777"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85E8E">
            <w:rPr>
              <w:rFonts w:ascii="Times New Roman" w:eastAsia="Times New Roman" w:hAnsi="Times New Roman" w:cs="David" w:hint="cs"/>
              <w:sz w:val="24"/>
              <w:szCs w:val="24"/>
              <w:rtl/>
              <w:lang w:eastAsia="he-IL"/>
            </w:rPr>
            <w:t>יצחק מוגרבי</w:t>
          </w:r>
        </w:sdtContent>
      </w:sdt>
    </w:p>
    <w:p w14:paraId="3FC131E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1A3AB73" w14:textId="3814F6FD" w:rsidR="007A10F8" w:rsidRPr="00B27B4C" w:rsidRDefault="007A10F8" w:rsidP="00B85E8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p>
    <w:p w14:paraId="2EF560C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68D76E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172487" w14:textId="77777777" w:rsidR="007A10F8" w:rsidRPr="00B27B4C" w:rsidRDefault="007A10F8" w:rsidP="00B85E8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B85E8E">
            <w:rPr>
              <w:rFonts w:ascii="Times New Roman" w:eastAsia="Times New Roman" w:hAnsi="Times New Roman" w:cs="David" w:hint="cs"/>
              <w:color w:val="008000"/>
              <w:sz w:val="24"/>
              <w:szCs w:val="24"/>
              <w:rtl/>
              <w:lang w:eastAsia="he-IL"/>
            </w:rPr>
            <w:t xml:space="preserve">יצחק מוגרבי </w:t>
          </w:r>
        </w:sdtContent>
      </w:sdt>
    </w:p>
    <w:p w14:paraId="2EE13A1E" w14:textId="77777777" w:rsidR="007A10F8" w:rsidRPr="00B27B4C" w:rsidRDefault="007A10F8" w:rsidP="00B85E8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B85E8E">
            <w:rPr>
              <w:rFonts w:ascii="Times New Roman" w:eastAsia="Times New Roman" w:hAnsi="Times New Roman" w:cs="David" w:hint="cs"/>
              <w:color w:val="008000"/>
              <w:sz w:val="24"/>
              <w:szCs w:val="24"/>
              <w:rtl/>
              <w:lang w:eastAsia="he-IL"/>
            </w:rPr>
            <w:t>4</w:t>
          </w:r>
        </w:sdtContent>
      </w:sdt>
    </w:p>
    <w:p w14:paraId="117F5A0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ADA32C" w14:textId="3991F5B7"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35F34">
            <w:rPr>
              <w:rFonts w:ascii="Times New Roman" w:eastAsia="Times New Roman" w:hAnsi="Times New Roman" w:cs="David" w:hint="cs"/>
              <w:color w:val="008000"/>
              <w:sz w:val="24"/>
              <w:szCs w:val="24"/>
              <w:rtl/>
              <w:lang w:eastAsia="he-IL"/>
            </w:rPr>
            <w:t>יצחק מוגרבי</w:t>
          </w:r>
        </w:sdtContent>
      </w:sdt>
    </w:p>
    <w:p w14:paraId="6959A6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5B1C1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550E2B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1649D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11BA24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2CA00E"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705305F"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D1D8CF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1B4F0FC"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58DE1EB"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7E356A05" w14:textId="77777777" w:rsidTr="00F35F34">
        <w:tc>
          <w:tcPr>
            <w:tcW w:w="3366" w:type="dxa"/>
          </w:tcPr>
          <w:p w14:paraId="4F20BD33" w14:textId="77777777" w:rsidR="007A10F8" w:rsidRDefault="002A7569"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A10F8" w:rsidRPr="00E95AE9">
                  <w:rPr>
                    <w:rStyle w:val="PlaceholderText"/>
                    <w:color w:val="00B0F0"/>
                    <w:rtl/>
                  </w:rPr>
                  <w:t>[אחוז השתתפות צד א]</w:t>
                </w:r>
              </w:sdtContent>
            </w:sdt>
          </w:p>
          <w:p w14:paraId="36073CA6"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EAE6E17" w14:textId="77777777" w:rsidR="007A10F8" w:rsidRDefault="007A10F8" w:rsidP="00F35F34">
            <w:pPr>
              <w:widowControl w:val="0"/>
              <w:spacing w:before="0" w:beforeAutospacing="0" w:after="0" w:afterAutospacing="0" w:line="240" w:lineRule="auto"/>
              <w:ind w:left="720"/>
              <w:outlineLvl w:val="2"/>
            </w:pPr>
          </w:p>
          <w:p w14:paraId="14C254A1"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231313C"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43AA889"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29604C2A"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E56AA2B"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"ב"</w:t>
      </w:r>
    </w:p>
    <w:p w14:paraId="0DCB1555"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42FE0BF6"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271DAB0B"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38379432"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473D1BC7" w14:textId="77777777" w:rsidR="00C140D3" w:rsidRPr="00BC58C4" w:rsidRDefault="00BC58C4" w:rsidP="00BC58C4">
      <w:pPr>
        <w:pStyle w:val="ListParagraph"/>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0E5F846D"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016808FE"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0F2D9F04" w14:textId="3E105924" w:rsidR="00C140D3" w:rsidRPr="00C140D3" w:rsidRDefault="00B85E8E" w:rsidP="00B85E8E">
      <w:pPr>
        <w:spacing w:before="0" w:beforeAutospacing="0" w:after="0" w:afterAutospacing="0" w:line="360" w:lineRule="auto"/>
        <w:ind w:left="150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אישור </w:t>
      </w:r>
      <w:r w:rsidR="00C140D3" w:rsidRPr="00C140D3">
        <w:rPr>
          <w:rFonts w:ascii="Times New Roman" w:eastAsia="Times New Roman" w:hAnsi="Times New Roman" w:cs="David" w:hint="cs"/>
          <w:sz w:val="24"/>
          <w:szCs w:val="24"/>
          <w:rtl/>
          <w:lang w:eastAsia="he-IL"/>
        </w:rPr>
        <w:t>תכנון מערכות האלומיניום במבנים</w:t>
      </w:r>
      <w:r>
        <w:rPr>
          <w:rFonts w:ascii="Times New Roman" w:eastAsia="Times New Roman" w:hAnsi="Times New Roman" w:cs="David" w:hint="cs"/>
          <w:sz w:val="24"/>
          <w:szCs w:val="24"/>
          <w:rtl/>
          <w:lang w:eastAsia="he-IL"/>
        </w:rPr>
        <w:t xml:space="preserve"> שיוכן על ידי ייצרן האלומיניום </w:t>
      </w:r>
      <w:r w:rsidR="00C140D3" w:rsidRPr="00C140D3">
        <w:rPr>
          <w:rFonts w:ascii="Times New Roman" w:eastAsia="Times New Roman" w:hAnsi="Times New Roman" w:cs="David" w:hint="cs"/>
          <w:sz w:val="24"/>
          <w:szCs w:val="24"/>
          <w:rtl/>
          <w:lang w:eastAsia="he-IL"/>
        </w:rPr>
        <w:t xml:space="preserve">, מתן הנחיות </w:t>
      </w:r>
      <w:r w:rsidR="0075294E">
        <w:rPr>
          <w:rFonts w:ascii="Times New Roman" w:eastAsia="Times New Roman" w:hAnsi="Times New Roman" w:cs="David" w:hint="cs"/>
          <w:sz w:val="24"/>
          <w:szCs w:val="24"/>
          <w:rtl/>
          <w:lang w:eastAsia="he-IL"/>
        </w:rPr>
        <w:t>=ל</w:t>
      </w:r>
      <w:r w:rsidR="00C140D3" w:rsidRPr="00C140D3">
        <w:rPr>
          <w:rFonts w:ascii="Times New Roman" w:eastAsia="Times New Roman" w:hAnsi="Times New Roman" w:cs="David" w:hint="cs"/>
          <w:sz w:val="24"/>
          <w:szCs w:val="24"/>
          <w:rtl/>
          <w:lang w:eastAsia="he-IL"/>
        </w:rPr>
        <w:t>הכנת תכניות ומפרטים טכניים, אשר יכללו בין היתר את הפרטים הבאים:</w:t>
      </w:r>
    </w:p>
    <w:p w14:paraId="643A0C6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21FAE0B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308B901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7522AFD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4EC1D3B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7CE47EF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64E8390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3BE187D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625B81F"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0" w:name="OLE_LINK5"/>
      <w:bookmarkStart w:id="1"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 w:name="OLE_LINK7"/>
      <w:bookmarkStart w:id="3"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001555C2"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D879472" w14:textId="5A082A9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בעל המשרד,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6556B041" w14:textId="06578EC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49B4A91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32C7E4BF"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99F43D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2DFB2BE9"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7D04D15"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D29E463"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3B2B87ED"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00A606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20DF9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7D2EF9C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0E31114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0B6F828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4FEED99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91F702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661EFF6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4E3A08AF" w14:textId="6C06F0AE" w:rsidR="00C140D3" w:rsidRPr="00C140D3" w:rsidRDefault="0075294E" w:rsidP="0075294E">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מבוטל. </w:t>
      </w:r>
      <w:r w:rsidR="00C140D3" w:rsidRPr="00C140D3">
        <w:rPr>
          <w:rFonts w:ascii="Times New Roman" w:eastAsia="Times New Roman" w:hAnsi="Times New Roman" w:cs="David" w:hint="cs"/>
          <w:sz w:val="24"/>
          <w:szCs w:val="24"/>
          <w:rtl/>
          <w:lang w:eastAsia="he-IL"/>
        </w:rPr>
        <w:t>.</w:t>
      </w:r>
    </w:p>
    <w:p w14:paraId="236C06B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0075294E">
        <w:rPr>
          <w:rFonts w:ascii="Times New Roman" w:eastAsia="Times New Roman" w:hAnsi="Times New Roman" w:cs="David" w:hint="cs"/>
          <w:sz w:val="24"/>
          <w:szCs w:val="24"/>
          <w:rtl/>
          <w:lang w:eastAsia="he-IL"/>
        </w:rPr>
        <w:t xml:space="preserve"> שיוכנו על ידי אדריכל </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024AEFA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0FD8AA9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0615434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78C355F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78C57D4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4B65095A"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7E24B0CF"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60A003B6"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75BB4989"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D01069B"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1B67294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5FA72869"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2AC6370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39330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5A674B3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47BD553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457C2AA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477E120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4A87697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47E5036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37C0106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5E415F8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0CF9EB40"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6AC2B4B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A9CA33B"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01B3EA0B" w14:textId="77C17542"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001D04F1">
        <w:rPr>
          <w:rFonts w:ascii="Times New Roman" w:eastAsia="Times New Roman" w:hAnsi="Times New Roman" w:cs="David" w:hint="cs"/>
          <w:sz w:val="24"/>
          <w:szCs w:val="24"/>
          <w:rtl/>
          <w:lang w:eastAsia="he-IL"/>
        </w:rPr>
        <w:t>מבוטל.</w:t>
      </w:r>
      <w:r w:rsidR="001D04F1" w:rsidRPr="00C140D3" w:rsidDel="001D04F1">
        <w:rPr>
          <w:rFonts w:ascii="Times New Roman" w:eastAsia="Times New Roman" w:hAnsi="Times New Roman" w:cs="David"/>
          <w:sz w:val="24"/>
          <w:szCs w:val="24"/>
          <w:rtl/>
          <w:lang w:eastAsia="he-IL"/>
        </w:rPr>
        <w:t xml:space="preserve"> </w:t>
      </w:r>
    </w:p>
    <w:p w14:paraId="6E2660DD" w14:textId="77777777" w:rsidR="00C140D3" w:rsidRPr="00C140D3" w:rsidRDefault="00C140D3" w:rsidP="00A418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15EF952"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438F9315"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760A73BA"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0A06A461" w14:textId="0E9680BE" w:rsidR="00C140D3" w:rsidRPr="00C140D3" w:rsidRDefault="00C140D3" w:rsidP="001D04F1">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3BDCCFD1"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211D4FB5"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C8790DE"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t>נספח "ג"</w:t>
      </w:r>
    </w:p>
    <w:p w14:paraId="77CD84BD"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226A3CAD"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0A66F9E"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C14F82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7B80143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B94FA3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1D5007A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2241FB91"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585CAD1C"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669F74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A40D63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46680B4"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6B643DDF"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FA694F6"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34AD926F"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01D789E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44D2847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5B309462"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B96B8F"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6045BB"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5600FA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144F86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6DFA112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D711CE6"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76E76A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t>נספח "ד"</w:t>
      </w:r>
    </w:p>
    <w:p w14:paraId="13CAA901"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60C25803"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1AB76454" w14:textId="77F93617" w:rsidR="00C140D3" w:rsidRPr="00C140D3" w:rsidRDefault="00C140D3" w:rsidP="009C18A4">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9C18A4">
        <w:rPr>
          <w:rFonts w:ascii="Times New Roman" w:eastAsia="Times New Roman" w:hAnsi="Times New Roman" w:cs="David" w:hint="cs"/>
          <w:b/>
          <w:bCs/>
          <w:sz w:val="24"/>
          <w:szCs w:val="24"/>
          <w:u w:val="single"/>
          <w:rtl/>
        </w:rPr>
        <w:t>155,120</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4A3E8B">
        <w:rPr>
          <w:rFonts w:ascii="Times New Roman" w:eastAsia="Times New Roman" w:hAnsi="Times New Roman" w:cs="David" w:hint="cs"/>
          <w:sz w:val="24"/>
          <w:szCs w:val="24"/>
          <w:u w:val="single"/>
          <w:rtl/>
        </w:rPr>
        <w:t xml:space="preserve">מאה </w:t>
      </w:r>
      <w:r w:rsidR="009C18A4">
        <w:rPr>
          <w:rFonts w:ascii="Times New Roman" w:eastAsia="Times New Roman" w:hAnsi="Times New Roman" w:cs="David" w:hint="cs"/>
          <w:sz w:val="24"/>
          <w:szCs w:val="24"/>
          <w:u w:val="single"/>
          <w:rtl/>
        </w:rPr>
        <w:t>חמישים וחמשת אלפים ומאה ועשרים ש''ח</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089099F3"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2E6EB1EE"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w:t>
      </w:r>
      <w:r w:rsidR="004A3E8B">
        <w:rPr>
          <w:rFonts w:ascii="Times New Roman" w:eastAsia="Times New Roman" w:hAnsi="Times New Roman" w:cs="David" w:hint="cs"/>
          <w:sz w:val="24"/>
          <w:szCs w:val="24"/>
          <w:rtl/>
        </w:rPr>
        <w:t>554</w:t>
      </w:r>
      <w:r w:rsidRPr="00C140D3">
        <w:rPr>
          <w:rFonts w:ascii="Times New Roman" w:eastAsia="Times New Roman" w:hAnsi="Times New Roman" w:cs="David" w:hint="cs"/>
          <w:sz w:val="24"/>
          <w:szCs w:val="24"/>
          <w:rtl/>
        </w:rPr>
        <w:t>___ יח"ד בהיקף שטחים כמפורט להלן:</w:t>
      </w:r>
    </w:p>
    <w:p w14:paraId="67ACC9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AAFD69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bookmarkStart w:id="4" w:name="_GoBack"/>
      <w:bookmarkEnd w:id="4"/>
    </w:p>
    <w:p w14:paraId="76C90F2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1A56A4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08E64DB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6400B66"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6201F81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00972808"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41E76BAF"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661AFBEE"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343FB938"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0BB1786E"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265DAB2"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883A420" w14:textId="0B9BB3A2"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w:t>
      </w:r>
      <w:r w:rsidR="002A7569">
        <w:rPr>
          <w:rFonts w:ascii="Times New Roman" w:eastAsia="Times New Roman" w:hAnsi="Times New Roman" w:cs="David" w:hint="cs"/>
          <w:sz w:val="24"/>
          <w:szCs w:val="24"/>
          <w:rtl/>
        </w:rPr>
        <w:t>280</w:t>
      </w:r>
      <w:r w:rsidRPr="00C140D3">
        <w:rPr>
          <w:rFonts w:ascii="Times New Roman" w:eastAsia="Times New Roman" w:hAnsi="Times New Roman" w:cs="David" w:hint="cs"/>
          <w:sz w:val="24"/>
          <w:szCs w:val="24"/>
          <w:rtl/>
        </w:rPr>
        <w:t>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3D3C21B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6E624E6" w14:textId="77777777" w:rsidR="00C140D3" w:rsidRPr="007A10F8" w:rsidRDefault="00C140D3" w:rsidP="007A10F8">
      <w:pPr>
        <w:pStyle w:val="ListParagraph"/>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062266F9"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791B2FB" w14:textId="1ADC9D7E" w:rsidR="00C140D3" w:rsidRDefault="007A10F8" w:rsidP="007B224F">
      <w:pPr>
        <w:pStyle w:val="ListParagraph"/>
        <w:widowControl w:val="0"/>
        <w:numPr>
          <w:ilvl w:val="0"/>
          <w:numId w:val="19"/>
        </w:numPr>
        <w:spacing w:line="240" w:lineRule="auto"/>
        <w:ind w:hanging="996"/>
        <w:rPr>
          <w:sz w:val="24"/>
          <w:szCs w:val="24"/>
        </w:rPr>
      </w:pPr>
      <w:r w:rsidRPr="007A10F8">
        <w:rPr>
          <w:rFonts w:hint="cs"/>
          <w:sz w:val="20"/>
          <w:szCs w:val="24"/>
          <w:rtl/>
          <w:lang w:eastAsia="he-IL"/>
        </w:rPr>
        <w:t xml:space="preserve"> הסכו</w:t>
      </w:r>
      <w:r w:rsidR="007B224F">
        <w:rPr>
          <w:rFonts w:hint="cs"/>
          <w:sz w:val="20"/>
          <w:szCs w:val="24"/>
          <w:rtl/>
          <w:lang w:eastAsia="he-IL"/>
        </w:rPr>
        <w:t xml:space="preserve">ם המפורט בסעיף 1לעיל </w:t>
      </w:r>
      <w:r w:rsidR="009E6E10">
        <w:rPr>
          <w:rFonts w:hint="cs"/>
          <w:sz w:val="20"/>
          <w:szCs w:val="24"/>
          <w:rtl/>
          <w:lang w:eastAsia="he-IL"/>
        </w:rPr>
        <w:t>לא יוצמד למדד</w:t>
      </w:r>
      <w:r w:rsidR="007B224F">
        <w:rPr>
          <w:rFonts w:hint="cs"/>
          <w:sz w:val="20"/>
          <w:szCs w:val="24"/>
          <w:rtl/>
          <w:lang w:eastAsia="he-IL"/>
        </w:rPr>
        <w:t xml:space="preserve">. </w:t>
      </w:r>
    </w:p>
    <w:p w14:paraId="02FD937B" w14:textId="77777777" w:rsidR="007B224F" w:rsidRPr="00C140D3" w:rsidRDefault="007B224F" w:rsidP="007B224F">
      <w:pPr>
        <w:pStyle w:val="ListParagraph"/>
        <w:widowControl w:val="0"/>
        <w:spacing w:line="240" w:lineRule="auto"/>
        <w:ind w:left="1080"/>
        <w:rPr>
          <w:sz w:val="24"/>
          <w:szCs w:val="24"/>
          <w:rtl/>
        </w:rPr>
      </w:pPr>
    </w:p>
    <w:p w14:paraId="5B8C23A5"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2A40505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005662C3"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0D1787D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5AC22083"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t>נספח "ה"</w:t>
      </w:r>
    </w:p>
    <w:p w14:paraId="646623A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3D72F26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DC9EB0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464A3952"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2885C73F"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2F39882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4D2989A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4D928FB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0A9FC389"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2E1D1BC3"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2DBEDC2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0E0FEB75"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13C8989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19264FF"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38394E7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E3AE6D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04B56660"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3E2515D1"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2FC2BB75"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5C9E4ABF"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FA67A06"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0A3FC96"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E1E0079" w14:textId="6BDCB222" w:rsidR="00C12F17" w:rsidRPr="00B27B4C" w:rsidRDefault="00A41820"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א.מ.ד.ס מחיר למשתכן</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ש.ר 540274883</w:t>
          </w:r>
          <w:r>
            <w:rPr>
              <w:rFonts w:ascii="Times New Roman" w:eastAsia="Times New Roman" w:hAnsi="Times New Roman" w:cs="David" w:hint="cs"/>
              <w:color w:val="008000"/>
              <w:sz w:val="24"/>
              <w:szCs w:val="24"/>
              <w:rtl/>
              <w:lang w:eastAsia="he-IL"/>
            </w:rPr>
            <w:br/>
          </w:r>
        </w:p>
      </w:sdtContent>
    </w:sdt>
    <w:p w14:paraId="40051712"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E52E3B5"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CF66C3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4A39064"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1E72E8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202CF"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B629763"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56A926"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35F34">
            <w:rPr>
              <w:rFonts w:ascii="Times New Roman" w:eastAsia="Times New Roman" w:hAnsi="Times New Roman" w:cs="David" w:hint="cs"/>
              <w:bCs/>
              <w:color w:val="008000"/>
              <w:sz w:val="24"/>
              <w:szCs w:val="24"/>
              <w:rtl/>
              <w:lang w:eastAsia="he-IL"/>
            </w:rPr>
            <w:t xml:space="preserve">נרקיסים </w:t>
          </w:r>
        </w:sdtContent>
      </w:sdt>
      <w:r w:rsidRPr="00B27B4C">
        <w:rPr>
          <w:rFonts w:ascii="Times New Roman" w:eastAsia="Times New Roman" w:hAnsi="Times New Roman" w:cs="David" w:hint="cs"/>
          <w:color w:val="008000"/>
          <w:sz w:val="24"/>
          <w:szCs w:val="24"/>
          <w:rtl/>
          <w:lang w:eastAsia="he-IL"/>
        </w:rPr>
        <w:t>.</w:t>
      </w:r>
    </w:p>
    <w:p w14:paraId="47A3FE21"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592468"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BD6A39D"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44FA55D"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E87A6D8"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187FF0"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7F1015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CE2B31"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5BF1E8"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5C3BD5"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70193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854893"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53DFC5B"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606F77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44F6F5C"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566FF6EF"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06118DA"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803177F"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9A934BC"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B58E2B8"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BFE7F32"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D62462E"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E2B2235"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57CC40BE"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1DC8BAB" w14:textId="77777777" w:rsidR="003811C6" w:rsidRPr="0009511C" w:rsidRDefault="003811C6" w:rsidP="003811C6">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4E70660"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7DEC4FE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DC1AE7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A4E5CB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B4720A8"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2BCC0DF"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E3FFDF5"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37FE7CC4"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9054019"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978D135"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4AFE94BA"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39C7F6F" w14:textId="77777777" w:rsidR="003811C6" w:rsidRPr="0009511C" w:rsidRDefault="003811C6" w:rsidP="003811C6">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45D19353" w14:textId="77777777" w:rsidR="003811C6" w:rsidRPr="0009511C" w:rsidRDefault="003811C6" w:rsidP="003811C6">
      <w:pPr>
        <w:ind w:left="364"/>
        <w:contextualSpacing/>
        <w:rPr>
          <w:rFonts w:ascii="Times New Roman" w:eastAsia="Calibri" w:hAnsi="Times New Roman" w:cs="Arial"/>
          <w:rtl/>
        </w:rPr>
      </w:pPr>
    </w:p>
    <w:p w14:paraId="140DB45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CD2C2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22A76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7C39D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C39B6A"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2DEEB9"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2C186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B1288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6C4EE2"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1B026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37FC2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D0B8E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538A1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E518A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EE998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849CF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87AB0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B8A42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7D3A2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2C3AB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D63F5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4824BF"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B6AC2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F7E65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4C164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FEB17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EB647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793C1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1F2B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C8A2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0B40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29A5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D7DD2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C5AC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2E83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29B9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78E0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010E58"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0115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F652D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4848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EC1B8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8317B"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7BF11B3" w14:textId="77777777"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16EDF3"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2B348A8" w14:textId="77777777" w:rsidR="003811C6" w:rsidRPr="00400B84"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09511C" w14:paraId="57C8D5B3" w14:textId="77777777" w:rsidTr="00F35F3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2F75CE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6B2E3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811C6" w:rsidRPr="0009511C" w14:paraId="7C6E2885" w14:textId="77777777" w:rsidTr="00F35F3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EBB24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811C6" w:rsidRPr="0009511C" w14:paraId="334F4177" w14:textId="77777777" w:rsidTr="00F35F3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9156D6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611EDD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8DE358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FB7A5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811C6" w:rsidRPr="0009511C" w14:paraId="440CD2D2" w14:textId="77777777" w:rsidTr="00F35F34">
        <w:trPr>
          <w:trHeight w:val="551"/>
        </w:trPr>
        <w:tc>
          <w:tcPr>
            <w:tcW w:w="4068" w:type="dxa"/>
            <w:tcBorders>
              <w:top w:val="single" w:sz="4" w:space="0" w:color="auto"/>
              <w:left w:val="single" w:sz="4" w:space="0" w:color="auto"/>
              <w:bottom w:val="single" w:sz="4" w:space="0" w:color="auto"/>
              <w:right w:val="single" w:sz="4" w:space="0" w:color="auto"/>
            </w:tcBorders>
            <w:hideMark/>
          </w:tcPr>
          <w:p w14:paraId="028F4E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ED35B4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D6248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E91C6A9"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197F17B7"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BBD848C"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092CA1F"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4A60EA3E"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307246B"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r>
      <w:tr w:rsidR="003811C6" w:rsidRPr="0009511C" w14:paraId="3527D365" w14:textId="77777777" w:rsidTr="00F35F3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B0093B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030952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2D6A4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6AF5F7"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6B0190"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r w:rsidR="003811C6" w:rsidRPr="0009511C" w14:paraId="33F3200C" w14:textId="77777777" w:rsidTr="00F35F34">
        <w:trPr>
          <w:trHeight w:val="391"/>
        </w:trPr>
        <w:tc>
          <w:tcPr>
            <w:tcW w:w="4068" w:type="dxa"/>
            <w:tcBorders>
              <w:top w:val="single" w:sz="4" w:space="0" w:color="auto"/>
              <w:left w:val="single" w:sz="4" w:space="0" w:color="auto"/>
              <w:bottom w:val="single" w:sz="4" w:space="0" w:color="auto"/>
              <w:right w:val="single" w:sz="4" w:space="0" w:color="auto"/>
            </w:tcBorders>
            <w:hideMark/>
          </w:tcPr>
          <w:p w14:paraId="53E59A9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A69597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69A21AB" w14:textId="77777777" w:rsidR="003811C6" w:rsidRPr="0009511C" w:rsidRDefault="003811C6" w:rsidP="00F35F3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0A6522"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D66BD1"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bl>
    <w:p w14:paraId="11214527" w14:textId="77777777" w:rsidR="003811C6" w:rsidRPr="0009511C"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09511C" w14:paraId="30FB8773" w14:textId="77777777" w:rsidTr="00F35F3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466A603"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811C6" w:rsidRPr="0009511C" w14:paraId="43232B00" w14:textId="77777777" w:rsidTr="00F35F3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C880FC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AD15C2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p w14:paraId="5CC9BD8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78D11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F937A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6D961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C77B4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764A0A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749F4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70F5B0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811C6" w:rsidRPr="0009511C" w14:paraId="610BD550" w14:textId="77777777" w:rsidTr="00F35F3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7357F95"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A6C5624"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93162D8"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6A9C20D"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9862E6F"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BB03DA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39132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FA03B33"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r>
      <w:tr w:rsidR="003811C6" w:rsidRPr="0009511C" w14:paraId="6447BDAD"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034A5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F478AC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A3BD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2A3DD1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364B80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9F3EE9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E15A4E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F63D74E"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811C6" w:rsidRPr="0009511C" w14:paraId="75BDF19B"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F4476E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091783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7BCE39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472FD9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A76F0AF"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FFC1B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5C54F7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D8656D5"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811C6" w:rsidRPr="0009511C" w14:paraId="63822038"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2EACB69"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48A379C"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5844BEA"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F612D98"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E1EF50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AB4BC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873EF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187D84F" w14:textId="77777777" w:rsidR="003811C6" w:rsidRPr="0009511C" w:rsidRDefault="003811C6" w:rsidP="00F35F3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21AF62A" w14:textId="77777777" w:rsidR="003811C6" w:rsidRPr="0009511C" w:rsidRDefault="003811C6" w:rsidP="003811C6">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6B0B0FC9" w14:textId="77777777" w:rsidTr="00F35F3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F62595D"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811C6" w:rsidRPr="0009511C" w14:paraId="4615D226" w14:textId="77777777" w:rsidTr="00F35F3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2698B68"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E2BCC94" w14:textId="77777777" w:rsidR="003811C6" w:rsidRPr="0009511C" w:rsidRDefault="003811C6" w:rsidP="003811C6">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12CD0FA8"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541C44"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3811C6" w:rsidRPr="0009511C" w14:paraId="722D5D41" w14:textId="77777777" w:rsidTr="00F35F3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FDE674A"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15F8731"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09511C" w14:paraId="12ACC56E"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D230F3" w14:textId="77777777" w:rsidR="005824B9" w:rsidRPr="0009511C" w:rsidRDefault="005824B9"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824B9" w:rsidRPr="0009511C" w14:paraId="7A53AB2B" w14:textId="77777777" w:rsidTr="00F35F3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91EB6B3" w14:textId="77777777" w:rsidR="005824B9" w:rsidRPr="0009511C" w:rsidRDefault="005824B9" w:rsidP="00F35F3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6DA8F06"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p w14:paraId="39ADC381" w14:textId="77777777" w:rsidR="003811C6" w:rsidRPr="0009511C" w:rsidRDefault="003811C6" w:rsidP="003811C6">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A31FC1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A1AC9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767F933"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CFDE2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8AB36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11F89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7BC30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F6BB1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574347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0D0A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D57B6F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1341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BE0950"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F77F4B6"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"ח"</w:t>
      </w:r>
    </w:p>
    <w:p w14:paraId="67F3E23A"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123AAB8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FD244EF"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70AB733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7C6F0E1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4B7B9856"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5F900650"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334F1A8F"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7CBA9E3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1E547BA6"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A1856D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2C921AC"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91D7E9A"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8EBF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62D9F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500B5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6CF7D5E" w14:textId="20B31B17" w:rsidR="00C12F17" w:rsidRDefault="002A7569"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r w:rsidR="00A41820">
            <w:rPr>
              <w:rFonts w:ascii="Times New Roman" w:eastAsia="Times New Roman" w:hAnsi="Times New Roman" w:cs="David" w:hint="cs"/>
              <w:color w:val="008000"/>
              <w:sz w:val="24"/>
              <w:szCs w:val="24"/>
              <w:rtl/>
              <w:lang w:eastAsia="he-IL"/>
            </w:rPr>
            <w:br/>
          </w:r>
        </w:sdtContent>
      </w:sdt>
      <w:r w:rsidR="00C12F17" w:rsidRPr="00B27B4C">
        <w:rPr>
          <w:rFonts w:ascii="Times New Roman" w:eastAsia="Times New Roman" w:hAnsi="Times New Roman" w:cs="David" w:hint="cs"/>
          <w:color w:val="008000"/>
          <w:sz w:val="24"/>
          <w:szCs w:val="24"/>
          <w:rtl/>
          <w:lang w:eastAsia="he-IL"/>
        </w:rPr>
        <w:br/>
      </w:r>
    </w:p>
    <w:p w14:paraId="31094F8C"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D3D83E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F9164B"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D926FF"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B9BFC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FE3504" w14:textId="457471DA"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D36402">
            <w:rPr>
              <w:rFonts w:ascii="Times New Roman" w:eastAsia="Times New Roman" w:hAnsi="Times New Roman" w:cs="David" w:hint="cs"/>
              <w:color w:val="008000"/>
              <w:sz w:val="24"/>
              <w:szCs w:val="24"/>
              <w:rtl/>
              <w:lang w:eastAsia="he-IL"/>
            </w:rPr>
            <w:t>נרקיסים</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F35F34">
            <w:rPr>
              <w:rFonts w:ascii="Times New Roman" w:eastAsia="Times New Roman" w:hAnsi="Times New Roman" w:cs="David" w:hint="cs"/>
              <w:color w:val="008000"/>
              <w:sz w:val="24"/>
              <w:szCs w:val="24"/>
              <w:rtl/>
            </w:rPr>
            <w:t xml:space="preserve">הקמת 554 יח''ד בראשון לציון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144B57E"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3F370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3D190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F55C4F"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E322D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BC2105"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E4B75EA"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F75537"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8D1C8F"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68D8446" w14:textId="77777777" w:rsidR="00C12F17" w:rsidRPr="00B27B4C" w:rsidRDefault="002A7569"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4E18419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399986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6793B2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3DF31C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485FE6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37E991B"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C45DCE" w14:textId="7B7E08B3"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r w:rsidR="00A41820">
            <w:rPr>
              <w:rFonts w:ascii="Times New Roman" w:eastAsia="Times New Roman" w:hAnsi="Times New Roman" w:cs="David" w:hint="cs"/>
              <w:color w:val="008000"/>
              <w:sz w:val="24"/>
              <w:szCs w:val="24"/>
              <w:rtl/>
              <w:lang w:eastAsia="he-IL"/>
            </w:rPr>
            <w:br/>
          </w:r>
        </w:sdtContent>
      </w:sdt>
    </w:p>
    <w:p w14:paraId="7A4F55C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9A274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4E2B2C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F15528" w14:textId="35E0CD20"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36402">
            <w:rPr>
              <w:rFonts w:ascii="Times New Roman" w:eastAsia="Times New Roman" w:hAnsi="Times New Roman" w:cs="David" w:hint="cs"/>
              <w:color w:val="008000"/>
              <w:sz w:val="24"/>
              <w:szCs w:val="24"/>
              <w:rtl/>
              <w:lang w:eastAsia="he-IL"/>
            </w:rPr>
            <w:t>נרקיסים</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05CC9B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2B2E6F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5467A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185EA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F444B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FC4F8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D84F43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98F47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6E6314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FC1F7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4F1EE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C621AA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A5471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1A62A8E"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EBB6F90"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7B3C952"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73F18BF"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AA51594"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4A399F7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A763C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AAE6E9"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6965E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C76AF6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032BDBB"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5A59032"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B9978CD"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9BC1183"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EF89B8A"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AB8A6" w14:textId="77777777" w:rsidR="002A7569" w:rsidRDefault="002A7569" w:rsidP="00AF234B">
      <w:pPr>
        <w:spacing w:before="0" w:after="0" w:line="240" w:lineRule="auto"/>
      </w:pPr>
      <w:r>
        <w:separator/>
      </w:r>
    </w:p>
  </w:endnote>
  <w:endnote w:type="continuationSeparator" w:id="0">
    <w:p w14:paraId="2C3FB1C7" w14:textId="77777777" w:rsidR="002A7569" w:rsidRDefault="002A7569" w:rsidP="00AF234B">
      <w:pPr>
        <w:spacing w:before="0" w:after="0" w:line="240" w:lineRule="auto"/>
      </w:pPr>
      <w:r>
        <w:continuationSeparator/>
      </w:r>
    </w:p>
  </w:endnote>
  <w:endnote w:type="continuationNotice" w:id="1">
    <w:p w14:paraId="1D8DAFC8" w14:textId="77777777" w:rsidR="002A7569" w:rsidRDefault="002A756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2A7569" w:rsidRPr="00F9528C" w14:paraId="42310850" w14:textId="77777777" w:rsidTr="00F35F34">
      <w:tc>
        <w:tcPr>
          <w:tcW w:w="753" w:type="dxa"/>
        </w:tcPr>
        <w:p w14:paraId="0BCD025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2DF732F"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נרקיסים </w:t>
              </w:r>
            </w:p>
          </w:tc>
        </w:sdtContent>
      </w:sdt>
      <w:tc>
        <w:tcPr>
          <w:tcW w:w="2232" w:type="dxa"/>
        </w:tcPr>
        <w:p w14:paraId="6152B90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אלומיניום</w:t>
              </w:r>
            </w:sdtContent>
          </w:sdt>
        </w:p>
      </w:tc>
      <w:tc>
        <w:tcPr>
          <w:tcW w:w="236" w:type="dxa"/>
        </w:tcPr>
        <w:p w14:paraId="3D910B0C" w14:textId="77777777" w:rsidR="002A7569" w:rsidRPr="00F9528C" w:rsidRDefault="002A7569" w:rsidP="00F35F34">
          <w:pPr>
            <w:tabs>
              <w:tab w:val="center" w:pos="4153"/>
              <w:tab w:val="right" w:pos="8306"/>
            </w:tabs>
            <w:spacing w:before="0" w:after="0" w:line="240" w:lineRule="auto"/>
            <w:rPr>
              <w:rFonts w:ascii="David" w:hAnsi="David"/>
              <w:sz w:val="16"/>
              <w:szCs w:val="16"/>
              <w:rtl/>
            </w:rPr>
          </w:pPr>
        </w:p>
      </w:tc>
      <w:tc>
        <w:tcPr>
          <w:tcW w:w="1129" w:type="dxa"/>
        </w:tcPr>
        <w:p w14:paraId="0061AC78"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E223AA8" w14:textId="2A78DDE6" w:rsidR="002A7569" w:rsidRPr="00F9528C" w:rsidRDefault="002A7569" w:rsidP="00F35F34">
              <w:pPr>
                <w:tabs>
                  <w:tab w:val="center" w:pos="4153"/>
                  <w:tab w:val="right" w:pos="8306"/>
                </w:tabs>
                <w:spacing w:before="0" w:after="0" w:line="240" w:lineRule="auto"/>
                <w:rPr>
                  <w:rFonts w:ascii="David" w:hAnsi="David"/>
                  <w:sz w:val="20"/>
                  <w:szCs w:val="20"/>
                  <w:rtl/>
                </w:rPr>
              </w:pPr>
              <w:del w:id="5" w:author="גרמן קגנובסקי" w:date="2020-11-02T15:51:00Z">
                <w:r w:rsidDel="00D36402">
                  <w:rPr>
                    <w:rFonts w:ascii="David" w:hAnsi="David" w:hint="cs"/>
                    <w:sz w:val="20"/>
                    <w:szCs w:val="20"/>
                  </w:rPr>
                  <w:delText>CONT-5-575</w:delText>
                </w:r>
              </w:del>
              <w:ins w:id="6" w:author="גרמן קגנובסקי" w:date="2020-11-02T15:51:00Z">
                <w:r>
                  <w:rPr>
                    <w:rFonts w:ascii="David" w:hAnsi="David" w:hint="cs"/>
                    <w:sz w:val="20"/>
                    <w:szCs w:val="20"/>
                  </w:rPr>
                  <w:t>CO</w:t>
                </w:r>
                <w:r>
                  <w:rPr>
                    <w:rFonts w:ascii="David" w:hAnsi="David" w:hint="cs"/>
                    <w:sz w:val="20"/>
                    <w:szCs w:val="20"/>
                    <w:rtl/>
                  </w:rPr>
                  <w:t>NT-10-1969</w:t>
                </w:r>
              </w:ins>
            </w:p>
          </w:tc>
        </w:sdtContent>
      </w:sdt>
    </w:tr>
    <w:tr w:rsidR="002A7569" w:rsidRPr="00F9528C" w14:paraId="584FB039" w14:textId="77777777" w:rsidTr="00F35F34">
      <w:tc>
        <w:tcPr>
          <w:tcW w:w="753" w:type="dxa"/>
        </w:tcPr>
        <w:p w14:paraId="6E18BF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67D344C"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א.מ.ג תכנון יעוץ וניהול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A7569" w:rsidRPr="00F9528C" w14:paraId="31FF83FB" w14:textId="77777777" w:rsidTr="00F35F34">
            <w:trPr>
              <w:trHeight w:val="201"/>
            </w:trPr>
            <w:tc>
              <w:tcPr>
                <w:tcW w:w="926" w:type="dxa"/>
              </w:tcPr>
              <w:p w14:paraId="4C4C1E2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F2D9024" w14:textId="21DC8ECA" w:rsidR="002A7569" w:rsidRPr="00F9528C" w:rsidRDefault="002A7569" w:rsidP="00F35F34">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0.2</w:t>
                    </w:r>
                  </w:p>
                </w:tc>
              </w:sdtContent>
            </w:sdt>
          </w:tr>
        </w:tbl>
        <w:p w14:paraId="3276F1ED"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182BDE5A"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65FDE09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79DB5AE" w14:textId="6C6B05B2" w:rsidR="002A7569" w:rsidRPr="00F9528C" w:rsidRDefault="002A7569" w:rsidP="00F35F3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hint="cs"/>
                  <w:sz w:val="20"/>
                  <w:szCs w:val="20"/>
                  <w:rtl/>
                </w:rPr>
                <w:t>3;#</w:t>
              </w:r>
              <w:r>
                <w:rPr>
                  <w:rFonts w:ascii="David" w:hAnsi="David" w:hint="cs"/>
                  <w:sz w:val="20"/>
                  <w:szCs w:val="20"/>
                </w:rPr>
                <w:t>Draft</w:t>
              </w:r>
            </w:sdtContent>
          </w:sdt>
        </w:p>
      </w:tc>
    </w:tr>
    <w:tr w:rsidR="002A7569" w:rsidRPr="00F9528C" w14:paraId="4B760E64" w14:textId="77777777" w:rsidTr="00F35F34">
      <w:trPr>
        <w:trHeight w:val="80"/>
      </w:trPr>
      <w:tc>
        <w:tcPr>
          <w:tcW w:w="753" w:type="dxa"/>
        </w:tcPr>
        <w:p w14:paraId="042856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883" w:type="dxa"/>
        </w:tcPr>
        <w:p w14:paraId="1A90CCEA"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p>
      </w:tc>
      <w:tc>
        <w:tcPr>
          <w:tcW w:w="2232" w:type="dxa"/>
        </w:tcPr>
        <w:p w14:paraId="4011DFBC"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08C10804"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705D3753"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073" w:type="dxa"/>
        </w:tcPr>
        <w:p w14:paraId="43205BFF"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r>
  </w:tbl>
  <w:p w14:paraId="0B12FA7B" w14:textId="77777777" w:rsidR="002A7569" w:rsidRPr="005C4849" w:rsidRDefault="002A756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C67D99" w14:textId="77777777" w:rsidR="002A7569" w:rsidRDefault="002A7569" w:rsidP="00AF234B">
      <w:pPr>
        <w:spacing w:before="0" w:after="0" w:line="240" w:lineRule="auto"/>
      </w:pPr>
      <w:r>
        <w:separator/>
      </w:r>
    </w:p>
  </w:footnote>
  <w:footnote w:type="continuationSeparator" w:id="0">
    <w:p w14:paraId="136E806E" w14:textId="77777777" w:rsidR="002A7569" w:rsidRDefault="002A7569" w:rsidP="00AF234B">
      <w:pPr>
        <w:spacing w:before="0" w:after="0" w:line="240" w:lineRule="auto"/>
      </w:pPr>
      <w:r>
        <w:continuationSeparator/>
      </w:r>
    </w:p>
  </w:footnote>
  <w:footnote w:type="continuationNotice" w:id="1">
    <w:p w14:paraId="1F420C62" w14:textId="77777777" w:rsidR="002A7569" w:rsidRDefault="002A756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1578CD3" w14:textId="77777777" w:rsidR="002A7569" w:rsidRDefault="002A7569">
        <w:pPr>
          <w:pStyle w:val="Header"/>
          <w:jc w:val="center"/>
        </w:pPr>
        <w:r>
          <w:fldChar w:fldCharType="begin"/>
        </w:r>
        <w:r>
          <w:instrText xml:space="preserve"> PAGE   \* MERGEFORMAT </w:instrText>
        </w:r>
        <w:r>
          <w:fldChar w:fldCharType="separate"/>
        </w:r>
        <w:r w:rsidR="009C18A4">
          <w:rPr>
            <w:noProof/>
            <w:rtl/>
          </w:rPr>
          <w:t>24</w:t>
        </w:r>
        <w:r>
          <w:rPr>
            <w:noProof/>
          </w:rPr>
          <w:fldChar w:fldCharType="end"/>
        </w:r>
      </w:p>
    </w:sdtContent>
  </w:sdt>
  <w:p w14:paraId="06C23759" w14:textId="77777777" w:rsidR="002A7569" w:rsidRDefault="002A75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7"/>
  </w:num>
  <w:num w:numId="4">
    <w:abstractNumId w:val="17"/>
  </w:num>
  <w:num w:numId="5">
    <w:abstractNumId w:val="27"/>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6"/>
  </w:num>
  <w:num w:numId="24">
    <w:abstractNumId w:val="19"/>
  </w:num>
  <w:num w:numId="25">
    <w:abstractNumId w:val="3"/>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0"/>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1D04F1"/>
    <w:rsid w:val="00214ACF"/>
    <w:rsid w:val="002365CE"/>
    <w:rsid w:val="00291019"/>
    <w:rsid w:val="002A7569"/>
    <w:rsid w:val="002E281F"/>
    <w:rsid w:val="00335E3B"/>
    <w:rsid w:val="00370DA1"/>
    <w:rsid w:val="003811C6"/>
    <w:rsid w:val="003D3411"/>
    <w:rsid w:val="00467596"/>
    <w:rsid w:val="004A1F09"/>
    <w:rsid w:val="004A3E8B"/>
    <w:rsid w:val="004A7CFB"/>
    <w:rsid w:val="00501673"/>
    <w:rsid w:val="005336F2"/>
    <w:rsid w:val="00552E11"/>
    <w:rsid w:val="005763BD"/>
    <w:rsid w:val="005824B9"/>
    <w:rsid w:val="0058321B"/>
    <w:rsid w:val="005C4849"/>
    <w:rsid w:val="00685B66"/>
    <w:rsid w:val="006B4EB8"/>
    <w:rsid w:val="0072103C"/>
    <w:rsid w:val="0075294E"/>
    <w:rsid w:val="007A10F8"/>
    <w:rsid w:val="007B224F"/>
    <w:rsid w:val="007C2A85"/>
    <w:rsid w:val="008666C7"/>
    <w:rsid w:val="008A47A2"/>
    <w:rsid w:val="008C64C6"/>
    <w:rsid w:val="00907836"/>
    <w:rsid w:val="00915F2E"/>
    <w:rsid w:val="009369E3"/>
    <w:rsid w:val="00942177"/>
    <w:rsid w:val="009705B3"/>
    <w:rsid w:val="00977E09"/>
    <w:rsid w:val="009834EB"/>
    <w:rsid w:val="009C0249"/>
    <w:rsid w:val="009C18A4"/>
    <w:rsid w:val="009D7E65"/>
    <w:rsid w:val="009E6E10"/>
    <w:rsid w:val="00A24A00"/>
    <w:rsid w:val="00A41820"/>
    <w:rsid w:val="00A81FF2"/>
    <w:rsid w:val="00AF234B"/>
    <w:rsid w:val="00B001DE"/>
    <w:rsid w:val="00B85E8E"/>
    <w:rsid w:val="00BC58C4"/>
    <w:rsid w:val="00BE17B4"/>
    <w:rsid w:val="00C02FFD"/>
    <w:rsid w:val="00C12F17"/>
    <w:rsid w:val="00C140D3"/>
    <w:rsid w:val="00D36402"/>
    <w:rsid w:val="00D3767C"/>
    <w:rsid w:val="00D8516B"/>
    <w:rsid w:val="00E3435D"/>
    <w:rsid w:val="00E679C7"/>
    <w:rsid w:val="00E972B1"/>
    <w:rsid w:val="00EC37B6"/>
    <w:rsid w:val="00F35F34"/>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CAD1A4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0">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רשימה מימין"/>
    <w:basedOn w:val="1"/>
    <w:rsid w:val="00370DA1"/>
    <w:pPr>
      <w:ind w:left="540" w:hanging="540"/>
    </w:pPr>
    <w:rPr>
      <w:szCs w:val="22"/>
    </w:rPr>
  </w:style>
  <w:style w:type="paragraph" w:customStyle="1" w:styleId="a2">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666C7"/>
    <w:rPr>
      <w:rFonts w:ascii="David" w:hAnsi="David" w:cs="David"/>
      <w:color w:val="0070C0"/>
      <w:sz w:val="20"/>
      <w:szCs w:val="24"/>
    </w:rPr>
  </w:style>
  <w:style w:type="numbering" w:customStyle="1" w:styleId="NoList2">
    <w:name w:val="No List2"/>
    <w:next w:val="NoList"/>
    <w:semiHidden/>
    <w:rsid w:val="00C140D3"/>
  </w:style>
  <w:style w:type="character" w:customStyle="1" w:styleId="a3">
    <w:name w:val="ביטול תו"/>
    <w:link w:val="a4"/>
    <w:locked/>
    <w:rsid w:val="00C140D3"/>
    <w:rPr>
      <w:rFonts w:cs="David"/>
      <w:sz w:val="26"/>
      <w:szCs w:val="24"/>
    </w:rPr>
  </w:style>
  <w:style w:type="paragraph" w:customStyle="1" w:styleId="a4">
    <w:name w:val="ביטול"/>
    <w:basedOn w:val="Normal"/>
    <w:link w:val="a3"/>
    <w:rsid w:val="00C140D3"/>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NoList"/>
    <w:semiHidden/>
    <w:rsid w:val="00C140D3"/>
  </w:style>
  <w:style w:type="paragraph" w:customStyle="1" w:styleId="a">
    <w:name w:val="שדה"/>
    <w:basedOn w:val="Normal"/>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DefaultParagraphFont"/>
    <w:link w:val="a"/>
    <w:rsid w:val="004A1F09"/>
    <w:rPr>
      <w:rFonts w:ascii="Times New Roman" w:eastAsia="Times New Roman" w:hAnsi="Times New Roman" w:cs="David"/>
      <w:sz w:val="24"/>
      <w:szCs w:val="24"/>
    </w:rPr>
  </w:style>
  <w:style w:type="table" w:customStyle="1" w:styleId="11">
    <w:name w:val="רשת טבלה1"/>
    <w:basedOn w:val="TableNormal"/>
    <w:next w:val="TableGrid"/>
    <w:rsid w:val="005C48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5">
    <w:name w:val="היסט_כפול"/>
    <w:basedOn w:val="Normal"/>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PlaceholderText"/>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PlaceholderText"/>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PlaceholderText"/>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PlaceholderText"/>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PlaceholderText"/>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PlaceholderText"/>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PlaceholderText"/>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PlaceholderText"/>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PlaceholderText"/>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PlaceholderText"/>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PlaceholderText"/>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PlaceholderText"/>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PlaceholderText"/>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PlaceholderText"/>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PlaceholderText"/>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PlaceholderText"/>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PlaceholderText"/>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PlaceholderText"/>
              <w:rtl/>
            </w:rPr>
            <w:t>[אחוז השתתפות צד א]</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PlaceholderText"/>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PlaceholderText"/>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PlaceholderText"/>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PlaceholderText"/>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PlaceholderText"/>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PlaceholderText"/>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PlaceholderText"/>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PlaceholderText"/>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PlaceholderText"/>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PlaceholderText"/>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PlaceholderText"/>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PlaceholderText"/>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PlaceholderText"/>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PlaceholderText"/>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PlaceholderText"/>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PlaceholderText"/>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PlaceholderText"/>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PlaceholderText"/>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PlaceholderText"/>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6865A5"/>
    <w:rsid w:val="00700202"/>
    <w:rsid w:val="007A56EA"/>
    <w:rsid w:val="00860755"/>
    <w:rsid w:val="008B6851"/>
    <w:rsid w:val="00911609"/>
    <w:rsid w:val="00DB02EF"/>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1D717-595C-48E6-8612-421B4C4C9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7729809-3A07-4C12-AF69-C56DEAB8318B}"/>
</file>

<file path=customXml/itemProps4.xml><?xml version="1.0" encoding="utf-8"?>
<ds:datastoreItem xmlns:ds="http://schemas.openxmlformats.org/officeDocument/2006/customXml" ds:itemID="{A361767E-8875-46DE-A78A-0E852FF8FCCF}">
  <ds:schemaRefs>
    <ds:schemaRef ds:uri="http://schemas.microsoft.com/office/2006/metadata/customXsn"/>
  </ds:schemaRefs>
</ds:datastoreItem>
</file>

<file path=customXml/itemProps5.xml><?xml version="1.0" encoding="utf-8"?>
<ds:datastoreItem xmlns:ds="http://schemas.openxmlformats.org/officeDocument/2006/customXml" ds:itemID="{81709D4C-33DC-48CC-AC7E-130A245806EE}">
  <ds:schemaRefs>
    <ds:schemaRef ds:uri="http://schemas.microsoft.com/sharepoint/v3"/>
    <ds:schemaRef ds:uri="e82e0497-401b-493b-ab66-61f85c09ed30"/>
    <ds:schemaRef ds:uri="http://schemas.microsoft.com/office/2006/documentManagement/types"/>
    <ds:schemaRef ds:uri="http://purl.org/dc/elements/1.1/"/>
    <ds:schemaRef ds:uri="http://purl.org/dc/terms/"/>
    <ds:schemaRef ds:uri="http://www.w3.org/XML/1998/namespace"/>
    <ds:schemaRef ds:uri="http://purl.org/dc/dcmityp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6.xml><?xml version="1.0" encoding="utf-8"?>
<ds:datastoreItem xmlns:ds="http://schemas.openxmlformats.org/officeDocument/2006/customXml" ds:itemID="{D8E49D2F-CCB2-48DD-9973-E054137D4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34</Pages>
  <Words>8924</Words>
  <Characters>44623</Characters>
  <Application>Microsoft Office Word</Application>
  <DocSecurity>0</DocSecurity>
  <Lines>371</Lines>
  <Paragraphs>106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53441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6</cp:revision>
  <cp:lastPrinted>2020-11-09T13:58:00Z</cp:lastPrinted>
  <dcterms:created xsi:type="dcterms:W3CDTF">2020-11-02T09:26:00Z</dcterms:created>
  <dcterms:modified xsi:type="dcterms:W3CDTF">2020-11-19T09:50:00Z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6fb1db92-9375-4095-abc1-fe40b4c7ecc5</vt:lpwstr>
  </property>
</Properties>
</file>