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0152EEC"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sz w:val="32"/>
          <w:szCs w:val="32"/>
          <w:u w:val="single"/>
          <w:rtl/>
          <w:lang w:eastAsia="he-IL"/>
        </w:rPr>
      </w:pPr>
    </w:p>
    <w:p w14:paraId="27B5F8AA"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cs="Times New Roman"/>
          <w:sz w:val="20"/>
          <w:szCs w:val="20"/>
          <w:rtl/>
        </w:rPr>
      </w:pPr>
    </w:p>
    <w:p w14:paraId="0B115EF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0"/>
          <w:rtl/>
          <w:lang w:eastAsia="he-IL"/>
        </w:rPr>
      </w:pPr>
    </w:p>
    <w:p w14:paraId="3473D41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5A9D157B"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74DEB5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6349883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16FCC277"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rtl/>
          <w:lang w:eastAsia="he-IL"/>
        </w:rPr>
      </w:pPr>
      <w:r w:rsidRPr="00590FDD">
        <w:rPr>
          <w:rFonts w:ascii="Times New Roman" w:eastAsia="Times New Roman" w:hAnsi="Times New Roman"/>
          <w:bCs/>
          <w:i/>
          <w:iCs/>
          <w:noProof/>
          <w:sz w:val="32"/>
          <w:szCs w:val="32"/>
        </w:rPr>
        <w:drawing>
          <wp:inline distT="0" distB="0" distL="0" distR="0" wp14:anchorId="24E2C4E8" wp14:editId="2AA8BD97">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79BD0015"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rtl/>
          <w:lang w:eastAsia="he-IL"/>
        </w:rPr>
      </w:pPr>
    </w:p>
    <w:p w14:paraId="62B90FF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0A5D3E3" w14:textId="77777777" w:rsidR="00302486" w:rsidRDefault="00302486"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4BE99E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sidRPr="00590FDD">
        <w:rPr>
          <w:rFonts w:ascii="Times New Roman" w:eastAsia="Times New Roman" w:hAnsi="Times New Roman" w:hint="cs"/>
          <w:bCs/>
          <w:sz w:val="32"/>
          <w:szCs w:val="32"/>
          <w:u w:val="single"/>
          <w:rtl/>
          <w:lang w:eastAsia="he-IL"/>
        </w:rPr>
        <w:t>חוזה מתכנן קונסטרוקציה</w:t>
      </w:r>
    </w:p>
    <w:p w14:paraId="3F234F9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8B14CCA"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4DBC1AA"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הפרויקט"/>
        <w:tag w:val="cntProjectName"/>
        <w:id w:val="-1115283160"/>
        <w:placeholder>
          <w:docPart w:val="4798629AB2D743C59CB94D0A63AFAD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0DA18043" w14:textId="77777777" w:rsidR="00302486" w:rsidRPr="00B27B4C" w:rsidRDefault="00AF5A49"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Pr>
              <w:rFonts w:ascii="Times New Roman" w:eastAsia="Times New Roman" w:hAnsi="Times New Roman" w:hint="cs"/>
              <w:bCs/>
              <w:sz w:val="32"/>
              <w:szCs w:val="32"/>
              <w:u w:val="single"/>
              <w:rtl/>
              <w:lang w:eastAsia="he-IL"/>
            </w:rPr>
            <w:t>נרקיסים ראשון לציון</w:t>
          </w:r>
        </w:p>
      </w:sdtContent>
    </w:sdt>
    <w:p w14:paraId="07C2343B"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אתר"/>
        <w:tag w:val="cntSite"/>
        <w:id w:val="2071999276"/>
        <w:placeholder>
          <w:docPart w:val="9F074DA6E8F34A398DF78B5C68BA5C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405A5D27" w14:textId="77777777" w:rsidR="00302486" w:rsidRPr="00B27B4C" w:rsidRDefault="00D45901"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ins w:id="0" w:author="גרמן קגנובסקי" w:date="2020-11-02T15:53:00Z">
            <w:r>
              <w:rPr>
                <w:rFonts w:ascii="Times New Roman" w:eastAsia="Times New Roman" w:hAnsi="Times New Roman" w:hint="cs"/>
                <w:bCs/>
                <w:sz w:val="32"/>
                <w:szCs w:val="32"/>
                <w:u w:val="single"/>
                <w:rtl/>
                <w:lang w:eastAsia="he-IL"/>
              </w:rPr>
              <w:t>נרקיסים</w:t>
            </w:r>
          </w:ins>
        </w:p>
      </w:sdtContent>
    </w:sdt>
    <w:p w14:paraId="65B470F7"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65E9EBA"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6FC2E1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1381377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F39CDE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479C4865"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19216B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6C7F5ED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6D6787C5"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37D08D0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6BEEDC7"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75B4D9E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3617B73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46DC025C"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1534D4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73C9608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F8A22C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4164B64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4FB0E1E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4FD6881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7430F21D"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14C52F1C" w14:textId="77777777" w:rsidR="00590FDD" w:rsidRPr="00590FDD" w:rsidRDefault="00590FDD" w:rsidP="00C30116">
      <w:pPr>
        <w:widowControl w:val="0"/>
        <w:spacing w:before="0" w:beforeAutospacing="0" w:after="0" w:afterAutospacing="0" w:line="240" w:lineRule="auto"/>
        <w:rPr>
          <w:rFonts w:ascii="Times New Roman" w:eastAsia="Times New Roman" w:hAnsi="Times New Roman"/>
          <w:bCs/>
          <w:sz w:val="32"/>
          <w:szCs w:val="32"/>
          <w:u w:val="single"/>
          <w:lang w:eastAsia="he-IL"/>
        </w:rPr>
      </w:pPr>
    </w:p>
    <w:p w14:paraId="6BAD004A"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66F0FCC9" w14:textId="77777777" w:rsidR="00590FDD" w:rsidRPr="00302486"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r w:rsidRPr="00302486">
        <w:rPr>
          <w:rFonts w:ascii="Times New Roman" w:eastAsia="Times New Roman" w:hAnsi="Times New Roman" w:hint="cs"/>
          <w:bCs/>
          <w:sz w:val="32"/>
          <w:szCs w:val="32"/>
          <w:u w:val="single"/>
          <w:rtl/>
          <w:lang w:eastAsia="he-IL"/>
        </w:rPr>
        <w:t>חוזה</w:t>
      </w:r>
      <w:r w:rsidR="00302486" w:rsidRPr="00302486">
        <w:rPr>
          <w:rFonts w:ascii="Times New Roman" w:eastAsia="Times New Roman" w:hAnsi="Times New Roman" w:hint="cs"/>
          <w:bCs/>
          <w:sz w:val="32"/>
          <w:szCs w:val="32"/>
          <w:u w:val="single"/>
          <w:rtl/>
          <w:lang w:eastAsia="he-IL"/>
        </w:rPr>
        <w:t xml:space="preserve"> מתכנן קונסטרוקציה</w:t>
      </w:r>
    </w:p>
    <w:p w14:paraId="461E860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1C09BB87"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color w:val="800080"/>
          <w:sz w:val="24"/>
          <w:rtl/>
        </w:rPr>
      </w:pPr>
      <w:r w:rsidRPr="00590FDD">
        <w:rPr>
          <w:rFonts w:ascii="Times New Roman" w:eastAsia="Times New Roman" w:hAnsi="Times New Roman" w:hint="cs"/>
          <w:sz w:val="20"/>
          <w:rtl/>
          <w:lang w:eastAsia="he-IL"/>
        </w:rPr>
        <w:t xml:space="preserve">שנערך ונחתם ביום </w:t>
      </w:r>
      <w:sdt>
        <w:sdtPr>
          <w:rPr>
            <w:rFonts w:ascii="Times New Roman" w:eastAsia="Times New Roman" w:hAnsi="Times New Roman"/>
            <w:color w:val="800080"/>
            <w:sz w:val="24"/>
            <w:rtl/>
            <w:lang w:eastAsia="he-IL"/>
          </w:rPr>
          <w:alias w:val="תאריך חתימת חוזה"/>
          <w:tag w:val="cntSignDate"/>
          <w:id w:val="620189172"/>
          <w:placeholder>
            <w:docPart w:val="934455BD3B3D45E585E88A6717C9815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302486">
            <w:rPr>
              <w:rStyle w:val="AutoFieldsChar"/>
              <w:color w:val="00B0F0"/>
              <w:rtl/>
            </w:rPr>
            <w:t>[תאריך חתימת חוזה]</w:t>
          </w:r>
        </w:sdtContent>
      </w:sdt>
    </w:p>
    <w:p w14:paraId="3C6BE7DC" w14:textId="77777777" w:rsidR="004E32D2" w:rsidRDefault="004E32D2" w:rsidP="004E32D2">
      <w:pPr>
        <w:widowControl w:val="0"/>
        <w:spacing w:before="0" w:beforeAutospacing="0" w:after="0" w:afterAutospacing="0" w:line="240" w:lineRule="auto"/>
        <w:ind w:left="3600" w:right="2552" w:firstLine="720"/>
        <w:outlineLvl w:val="1"/>
        <w:rPr>
          <w:rFonts w:ascii="Times New Roman" w:eastAsia="Times New Roman" w:hAnsi="Times New Roman"/>
          <w:bCs/>
          <w:sz w:val="20"/>
          <w:rtl/>
          <w:lang w:eastAsia="he-IL"/>
        </w:rPr>
      </w:pPr>
    </w:p>
    <w:p w14:paraId="12AAB725" w14:textId="77777777" w:rsidR="00590FDD" w:rsidRPr="00590FDD" w:rsidRDefault="004E32D2" w:rsidP="004E32D2">
      <w:pPr>
        <w:widowControl w:val="0"/>
        <w:spacing w:before="0" w:beforeAutospacing="0" w:after="0" w:afterAutospacing="0" w:line="240" w:lineRule="auto"/>
        <w:ind w:left="3600" w:right="2552" w:firstLine="720"/>
        <w:outlineLvl w:val="1"/>
        <w:rPr>
          <w:rFonts w:ascii="Times New Roman" w:eastAsia="Times New Roman" w:hAnsi="Times New Roman"/>
          <w:bCs/>
          <w:sz w:val="20"/>
          <w:rtl/>
          <w:lang w:eastAsia="he-IL"/>
        </w:rPr>
      </w:pPr>
      <w:r>
        <w:rPr>
          <w:rFonts w:ascii="Times New Roman" w:eastAsia="Times New Roman" w:hAnsi="Times New Roman" w:hint="cs"/>
          <w:bCs/>
          <w:sz w:val="20"/>
          <w:rtl/>
          <w:lang w:eastAsia="he-IL"/>
        </w:rPr>
        <w:t>בין</w:t>
      </w:r>
    </w:p>
    <w:sdt>
      <w:sdtPr>
        <w:rPr>
          <w:rFonts w:ascii="Times New Roman" w:eastAsia="Times New Roman" w:hAnsi="Times New Roman"/>
          <w:color w:val="800080"/>
          <w:sz w:val="24"/>
          <w:rtl/>
        </w:rPr>
        <w:alias w:val="צד א בחוזה"/>
        <w:tag w:val="cntTzadA"/>
        <w:id w:val="-166326193"/>
        <w:placeholder>
          <w:docPart w:val="AF58AF63BCDB41ACBC3812FB010974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3A40C036" w14:textId="77777777" w:rsidR="00590FDD" w:rsidRPr="00590FDD" w:rsidRDefault="00D319A9" w:rsidP="00590FDD">
          <w:pPr>
            <w:widowControl w:val="0"/>
            <w:spacing w:before="0" w:beforeAutospacing="0" w:after="0" w:afterAutospacing="0" w:line="240" w:lineRule="auto"/>
            <w:ind w:left="3652" w:hanging="52"/>
            <w:jc w:val="both"/>
            <w:rPr>
              <w:rFonts w:ascii="Times New Roman" w:eastAsia="Times New Roman" w:hAnsi="Times New Roman"/>
              <w:color w:val="008000"/>
              <w:sz w:val="24"/>
              <w:rtl/>
            </w:rPr>
          </w:pPr>
          <w:r>
            <w:rPr>
              <w:rFonts w:ascii="Times New Roman" w:eastAsia="Times New Roman" w:hAnsi="Times New Roman" w:hint="cs"/>
              <w:color w:val="800080"/>
              <w:sz w:val="24"/>
              <w:rtl/>
            </w:rPr>
            <w:br/>
            <w:t>א.מ.ד.ס מחיר למשתכן</w:t>
          </w:r>
          <w:r>
            <w:rPr>
              <w:rFonts w:ascii="Times New Roman" w:eastAsia="Times New Roman" w:hAnsi="Times New Roman" w:hint="cs"/>
              <w:color w:val="800080"/>
              <w:sz w:val="24"/>
              <w:rtl/>
            </w:rPr>
            <w:br/>
            <w:t>יהונתן נתניהו 1ג', אור יהודה</w:t>
          </w:r>
          <w:r>
            <w:rPr>
              <w:rFonts w:ascii="Times New Roman" w:eastAsia="Times New Roman" w:hAnsi="Times New Roman" w:hint="cs"/>
              <w:color w:val="800080"/>
              <w:sz w:val="24"/>
              <w:rtl/>
            </w:rPr>
            <w:br/>
            <w:t>ש.ר 540274883</w:t>
          </w:r>
          <w:r>
            <w:rPr>
              <w:rFonts w:ascii="Times New Roman" w:eastAsia="Times New Roman" w:hAnsi="Times New Roman" w:hint="cs"/>
              <w:color w:val="800080"/>
              <w:sz w:val="24"/>
              <w:rtl/>
            </w:rPr>
            <w:br/>
          </w:r>
        </w:p>
      </w:sdtContent>
    </w:sdt>
    <w:p w14:paraId="611AB32E"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color w:val="008000"/>
          <w:sz w:val="24"/>
          <w:rtl/>
        </w:rPr>
      </w:pPr>
    </w:p>
    <w:p w14:paraId="5858C433"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(להלן: "</w:t>
      </w:r>
      <w:r w:rsidRPr="00590FDD">
        <w:rPr>
          <w:rFonts w:ascii="Times New Roman" w:eastAsia="Times New Roman" w:hAnsi="Times New Roman" w:hint="cs"/>
          <w:b/>
          <w:bCs/>
          <w:sz w:val="20"/>
          <w:rtl/>
          <w:lang w:eastAsia="he-IL"/>
        </w:rPr>
        <w:t>המזמין</w:t>
      </w:r>
      <w:r w:rsidRPr="00590FDD">
        <w:rPr>
          <w:rFonts w:ascii="Times New Roman" w:eastAsia="Times New Roman" w:hAnsi="Times New Roman" w:hint="cs"/>
          <w:sz w:val="20"/>
          <w:rtl/>
          <w:lang w:eastAsia="he-IL"/>
        </w:rPr>
        <w:t>")</w:t>
      </w:r>
    </w:p>
    <w:p w14:paraId="606BC639" w14:textId="77777777" w:rsidR="00590FDD" w:rsidRPr="00590FDD" w:rsidRDefault="00590FDD" w:rsidP="00590FDD">
      <w:pPr>
        <w:widowControl w:val="0"/>
        <w:spacing w:before="0" w:beforeAutospacing="0" w:after="0" w:afterAutospacing="0" w:line="240" w:lineRule="auto"/>
        <w:ind w:left="2024" w:hanging="2024"/>
        <w:jc w:val="center"/>
        <w:rPr>
          <w:rFonts w:ascii="Times New Roman" w:eastAsia="Times New Roman" w:hAnsi="Times New Roman"/>
          <w:sz w:val="20"/>
          <w:rtl/>
          <w:lang w:eastAsia="he-IL"/>
        </w:rPr>
      </w:pPr>
      <w:r w:rsidRPr="00590FDD">
        <w:rPr>
          <w:rFonts w:ascii="Times New Roman" w:eastAsia="Times New Roman" w:hAnsi="Times New Roman" w:hint="cs"/>
          <w:bCs/>
          <w:sz w:val="20"/>
          <w:rtl/>
          <w:lang w:eastAsia="he-IL"/>
        </w:rPr>
        <w:t>מצד אחד;</w:t>
      </w:r>
    </w:p>
    <w:p w14:paraId="21A04F8D" w14:textId="77777777" w:rsidR="004E32D2" w:rsidRDefault="004E32D2" w:rsidP="004E32D2">
      <w:pPr>
        <w:widowControl w:val="0"/>
        <w:tabs>
          <w:tab w:val="left" w:pos="5187"/>
        </w:tabs>
        <w:spacing w:before="0" w:beforeAutospacing="0" w:after="0" w:afterAutospacing="0" w:line="240" w:lineRule="auto"/>
        <w:ind w:left="3600" w:right="2977" w:firstLine="412"/>
        <w:outlineLvl w:val="1"/>
        <w:rPr>
          <w:rFonts w:ascii="Times New Roman" w:eastAsia="Times New Roman" w:hAnsi="Times New Roman"/>
          <w:bCs/>
          <w:sz w:val="20"/>
          <w:rtl/>
          <w:lang w:eastAsia="he-IL"/>
        </w:rPr>
      </w:pPr>
    </w:p>
    <w:p w14:paraId="1E189BB5" w14:textId="77777777" w:rsidR="00590FDD" w:rsidRPr="00590FDD" w:rsidRDefault="00590FDD" w:rsidP="004E32D2">
      <w:pPr>
        <w:widowControl w:val="0"/>
        <w:tabs>
          <w:tab w:val="left" w:pos="5187"/>
        </w:tabs>
        <w:spacing w:before="0" w:beforeAutospacing="0" w:after="0" w:afterAutospacing="0" w:line="240" w:lineRule="auto"/>
        <w:ind w:left="3600" w:right="2977" w:firstLine="412"/>
        <w:outlineLvl w:val="1"/>
        <w:rPr>
          <w:rFonts w:ascii="Times New Roman" w:eastAsia="Times New Roman" w:hAnsi="Times New Roman"/>
          <w:bCs/>
          <w:sz w:val="20"/>
          <w:rtl/>
          <w:lang w:eastAsia="he-IL"/>
        </w:rPr>
      </w:pPr>
      <w:r w:rsidRPr="00590FDD">
        <w:rPr>
          <w:rFonts w:ascii="Times New Roman" w:eastAsia="Times New Roman" w:hAnsi="Times New Roman" w:hint="cs"/>
          <w:bCs/>
          <w:sz w:val="20"/>
          <w:rtl/>
          <w:lang w:eastAsia="he-IL"/>
        </w:rPr>
        <w:t>ל ב י ן</w:t>
      </w:r>
    </w:p>
    <w:p w14:paraId="311A2D2C"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0"/>
          <w:rtl/>
          <w:lang w:eastAsia="he-IL"/>
        </w:rPr>
      </w:pPr>
    </w:p>
    <w:sdt>
      <w:sdtPr>
        <w:rPr>
          <w:rFonts w:ascii="Times New Roman" w:eastAsia="Times New Roman" w:hAnsi="Times New Roman"/>
          <w:color w:val="800080"/>
          <w:sz w:val="24"/>
          <w:rtl/>
        </w:rPr>
        <w:alias w:val="צדדים נוספים"/>
        <w:tag w:val="cntTzadB_x002C__x0020_cntTzadC_x002C__x0020_cntTzadD"/>
        <w:id w:val="-1607808449"/>
        <w:placeholder>
          <w:docPart w:val="1BF68FECFDA54328899FAFFC087358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Fonts w:hint="cs"/>
        </w:rPr>
      </w:sdtEndPr>
      <w:sdtContent>
        <w:p w14:paraId="5443B039" w14:textId="396B8A80" w:rsidR="00590FDD" w:rsidRPr="00590FDD" w:rsidRDefault="007870ED" w:rsidP="00590FDD">
          <w:pPr>
            <w:widowControl w:val="0"/>
            <w:spacing w:before="0" w:beforeAutospacing="0" w:after="0" w:afterAutospacing="0" w:line="240" w:lineRule="auto"/>
            <w:ind w:left="3652" w:hanging="52"/>
            <w:rPr>
              <w:rFonts w:ascii="Times New Roman" w:eastAsia="Times New Roman" w:hAnsi="Times New Roman"/>
              <w:color w:val="800080"/>
              <w:sz w:val="24"/>
              <w:rtl/>
            </w:rPr>
          </w:pPr>
          <w:del w:id="1" w:author="גרמן קגנובסקי" w:date="2020-11-02T15:56:00Z">
            <w:r w:rsidDel="007870ED">
              <w:rPr>
                <w:rFonts w:ascii="Times New Roman" w:eastAsia="Times New Roman" w:hAnsi="Times New Roman" w:hint="cs"/>
                <w:color w:val="800080"/>
                <w:sz w:val="24"/>
                <w:rtl/>
              </w:rPr>
              <w:br/>
              <w:delText>אבנר איזדיאן מהנדסים בע"מ</w:delText>
            </w:r>
            <w:r w:rsidDel="007870ED">
              <w:rPr>
                <w:rFonts w:ascii="Times New Roman" w:eastAsia="Times New Roman" w:hAnsi="Times New Roman" w:hint="cs"/>
                <w:color w:val="800080"/>
                <w:sz w:val="24"/>
                <w:rtl/>
              </w:rPr>
              <w:br/>
              <w:delText>תפוצת ישראל 6 ב גבעתיים</w:delText>
            </w:r>
            <w:r w:rsidDel="007870ED">
              <w:rPr>
                <w:rFonts w:ascii="Times New Roman" w:eastAsia="Times New Roman" w:hAnsi="Times New Roman" w:hint="cs"/>
                <w:color w:val="800080"/>
                <w:sz w:val="24"/>
                <w:rtl/>
              </w:rPr>
              <w:br/>
            </w:r>
            <w:r w:rsidDel="007870ED">
              <w:rPr>
                <w:rFonts w:ascii="Times New Roman" w:eastAsia="Times New Roman" w:hAnsi="Times New Roman" w:hint="cs"/>
                <w:color w:val="800080"/>
                <w:sz w:val="24"/>
                <w:rtl/>
              </w:rPr>
              <w:br/>
              <w:delText>אבנר איזדיאן מהנדסים בע"מ</w:delText>
            </w:r>
            <w:r w:rsidDel="007870ED">
              <w:rPr>
                <w:rFonts w:ascii="Times New Roman" w:eastAsia="Times New Roman" w:hAnsi="Times New Roman" w:hint="cs"/>
                <w:color w:val="800080"/>
                <w:sz w:val="24"/>
                <w:rtl/>
              </w:rPr>
              <w:br/>
              <w:delText>תפוצת ישראל 6 ב גבעתיים</w:delText>
            </w:r>
            <w:r w:rsidDel="007870ED">
              <w:rPr>
                <w:rFonts w:ascii="Times New Roman" w:eastAsia="Times New Roman" w:hAnsi="Times New Roman" w:hint="cs"/>
                <w:color w:val="800080"/>
                <w:sz w:val="24"/>
                <w:rtl/>
              </w:rPr>
              <w:br/>
            </w:r>
          </w:del>
          <w:ins w:id="2" w:author="גרמן קגנובסקי" w:date="2021-01-07T11:01:00Z">
            <w:r w:rsidR="00144D52">
              <w:rPr>
                <w:rFonts w:ascii="Times New Roman" w:eastAsia="Times New Roman" w:hAnsi="Times New Roman"/>
                <w:color w:val="800080"/>
                <w:sz w:val="24"/>
                <w:rtl/>
              </w:rPr>
              <w:br/>
              <w:t>אבנר איזדיאן מהנדסים בע''מ</w:t>
            </w:r>
            <w:r w:rsidR="00144D52">
              <w:rPr>
                <w:rFonts w:ascii="Times New Roman" w:eastAsia="Times New Roman" w:hAnsi="Times New Roman"/>
                <w:color w:val="800080"/>
                <w:sz w:val="24"/>
                <w:rtl/>
              </w:rPr>
              <w:br/>
              <w:t>בר כוכבא 16, בני ברק</w:t>
            </w:r>
            <w:r w:rsidR="00144D52">
              <w:rPr>
                <w:rFonts w:ascii="Times New Roman" w:eastAsia="Times New Roman" w:hAnsi="Times New Roman"/>
                <w:color w:val="800080"/>
                <w:sz w:val="24"/>
                <w:rtl/>
              </w:rPr>
              <w:br/>
              <w:t>514187251</w:t>
            </w:r>
            <w:r w:rsidR="00144D52">
              <w:rPr>
                <w:rFonts w:ascii="Times New Roman" w:eastAsia="Times New Roman" w:hAnsi="Times New Roman"/>
                <w:color w:val="800080"/>
                <w:sz w:val="24"/>
                <w:rtl/>
              </w:rPr>
              <w:br/>
            </w:r>
          </w:ins>
        </w:p>
      </w:sdtContent>
    </w:sdt>
    <w:p w14:paraId="43CC603C"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sz w:val="20"/>
          <w:lang w:eastAsia="he-IL"/>
        </w:rPr>
      </w:pPr>
      <w:r w:rsidRPr="00590FDD">
        <w:rPr>
          <w:rFonts w:ascii="Times New Roman" w:eastAsia="Times New Roman" w:hAnsi="Times New Roman" w:hint="cs"/>
          <w:sz w:val="20"/>
          <w:rtl/>
          <w:lang w:eastAsia="he-IL"/>
        </w:rPr>
        <w:t>(להלן: "</w:t>
      </w:r>
      <w:r w:rsidRPr="00590FDD">
        <w:rPr>
          <w:rFonts w:ascii="Times New Roman" w:eastAsia="Times New Roman" w:hAnsi="Times New Roman" w:hint="cs"/>
          <w:b/>
          <w:bCs/>
          <w:sz w:val="20"/>
          <w:rtl/>
          <w:lang w:eastAsia="he-IL"/>
        </w:rPr>
        <w:t>המתכנן</w:t>
      </w:r>
      <w:r w:rsidRPr="00590FDD">
        <w:rPr>
          <w:rFonts w:ascii="Times New Roman" w:eastAsia="Times New Roman" w:hAnsi="Times New Roman" w:hint="cs"/>
          <w:sz w:val="20"/>
          <w:rtl/>
          <w:lang w:eastAsia="he-IL"/>
        </w:rPr>
        <w:t>")</w:t>
      </w:r>
    </w:p>
    <w:p w14:paraId="1294BC5C" w14:textId="77777777" w:rsidR="00590FDD" w:rsidRPr="00590FDD" w:rsidRDefault="00590FDD" w:rsidP="00590FDD">
      <w:pPr>
        <w:widowControl w:val="0"/>
        <w:spacing w:before="0" w:beforeAutospacing="0" w:after="0" w:afterAutospacing="0" w:line="240" w:lineRule="auto"/>
        <w:ind w:left="1457" w:hanging="1457"/>
        <w:jc w:val="center"/>
        <w:rPr>
          <w:rFonts w:ascii="Times New Roman" w:eastAsia="Times New Roman" w:hAnsi="Times New Roman"/>
          <w:sz w:val="20"/>
          <w:rtl/>
          <w:lang w:eastAsia="he-IL"/>
        </w:rPr>
      </w:pPr>
      <w:r w:rsidRPr="00590FDD">
        <w:rPr>
          <w:rFonts w:ascii="Times New Roman" w:eastAsia="Times New Roman" w:hAnsi="Times New Roman" w:hint="cs"/>
          <w:bCs/>
          <w:sz w:val="20"/>
          <w:rtl/>
          <w:lang w:eastAsia="he-IL"/>
        </w:rPr>
        <w:t>מצד שני;</w:t>
      </w:r>
    </w:p>
    <w:p w14:paraId="6F0AD1B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0D1D21F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31ACE68F" w14:textId="77777777" w:rsidR="00590FDD" w:rsidRPr="00590FDD" w:rsidRDefault="00590FDD" w:rsidP="00590FDD">
      <w:pPr>
        <w:widowControl w:val="0"/>
        <w:spacing w:before="0" w:beforeAutospacing="0" w:after="0" w:afterAutospacing="0" w:line="240" w:lineRule="auto"/>
        <w:ind w:left="1440" w:hanging="1440"/>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והואיל:</w:t>
      </w:r>
      <w:r w:rsidRPr="00590FDD">
        <w:rPr>
          <w:rFonts w:ascii="Times New Roman" w:eastAsia="Times New Roman" w:hAnsi="Times New Roman"/>
          <w:bCs/>
          <w:sz w:val="20"/>
          <w:rtl/>
          <w:lang w:eastAsia="he-IL"/>
        </w:rPr>
        <w:tab/>
      </w:r>
      <w:r w:rsidRPr="00590FDD">
        <w:rPr>
          <w:rFonts w:ascii="Times New Roman" w:eastAsia="Times New Roman" w:hAnsi="Times New Roman"/>
          <w:sz w:val="20"/>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5115D00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CDA220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757B0E4" w14:textId="77777777" w:rsidR="00590FDD" w:rsidRPr="00590FDD" w:rsidRDefault="00590FDD" w:rsidP="00590FDD">
      <w:pPr>
        <w:widowControl w:val="0"/>
        <w:spacing w:before="0" w:beforeAutospacing="0" w:after="0" w:afterAutospacing="0" w:line="240" w:lineRule="auto"/>
        <w:jc w:val="center"/>
        <w:outlineLvl w:val="1"/>
        <w:rPr>
          <w:rFonts w:ascii="Times New Roman" w:eastAsia="Times New Roman" w:hAnsi="Times New Roman"/>
          <w:bCs/>
          <w:sz w:val="20"/>
          <w:rtl/>
          <w:lang w:eastAsia="he-IL"/>
        </w:rPr>
      </w:pPr>
      <w:r w:rsidRPr="00590FDD">
        <w:rPr>
          <w:rFonts w:ascii="Times New Roman" w:eastAsia="Times New Roman" w:hAnsi="Times New Roman"/>
          <w:bCs/>
          <w:sz w:val="20"/>
          <w:rtl/>
          <w:lang w:eastAsia="he-IL"/>
        </w:rPr>
        <w:t>לפיכך הותנה והוסכם בין הצדדים כדלקמן:</w:t>
      </w:r>
    </w:p>
    <w:p w14:paraId="2A2A18EF"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2C0B5733" w14:textId="77777777" w:rsidR="00590FDD" w:rsidRPr="00590FDD" w:rsidRDefault="00590FDD" w:rsidP="00590FDD">
      <w:pPr>
        <w:widowControl w:val="0"/>
        <w:numPr>
          <w:ilvl w:val="0"/>
          <w:numId w:val="1"/>
        </w:numPr>
        <w:spacing w:before="0" w:beforeAutospacing="0" w:after="0" w:afterAutospacing="0" w:line="240" w:lineRule="auto"/>
        <w:jc w:val="both"/>
        <w:rPr>
          <w:rFonts w:ascii="Times New Roman" w:eastAsia="Times New Roman" w:hAnsi="Times New Roman"/>
          <w:b/>
          <w:bCs/>
          <w:sz w:val="20"/>
          <w:u w:val="single"/>
          <w:rtl/>
          <w:lang w:eastAsia="he-IL"/>
        </w:rPr>
      </w:pPr>
      <w:r w:rsidRPr="00590FDD">
        <w:rPr>
          <w:rFonts w:ascii="Times New Roman" w:eastAsia="Times New Roman" w:hAnsi="Times New Roman"/>
          <w:b/>
          <w:bCs/>
          <w:sz w:val="20"/>
          <w:u w:val="single"/>
          <w:rtl/>
          <w:lang w:eastAsia="he-IL"/>
        </w:rPr>
        <w:t>מבוא</w:t>
      </w:r>
    </w:p>
    <w:p w14:paraId="4A1D193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595D3D1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למונחים הבאים יהא הפרוש הנקוב בצידם דהיינו:</w:t>
      </w:r>
    </w:p>
    <w:p w14:paraId="68FD09E5"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4E718A08"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"הפרויקט"</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המצ"ב.</w:t>
      </w:r>
    </w:p>
    <w:p w14:paraId="74C927B3"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6404F337"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"התכנית" </w:t>
      </w:r>
      <w:r w:rsidRPr="00590FDD">
        <w:rPr>
          <w:rFonts w:ascii="Times New Roman" w:eastAsia="Times New Roman" w:hAnsi="Times New Roman"/>
          <w:sz w:val="20"/>
          <w:rtl/>
          <w:lang w:eastAsia="he-IL"/>
        </w:rPr>
        <w:t>/</w:t>
      </w:r>
    </w:p>
    <w:p w14:paraId="2CF3621E"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"המקרקעין"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המצ"ב.</w:t>
      </w:r>
    </w:p>
    <w:p w14:paraId="1007EA46"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1AB33CF3"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"האתר"</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שטח התכנית/המקרקעין לרבות כל חלק ממנו כפי שיקבע ע"י המזמין מעת לעת על פי שיקול דעתו הבלעדי.</w:t>
      </w:r>
    </w:p>
    <w:p w14:paraId="6935EE9F"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55103A61"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היועצים</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6A9C754D"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0F4CF18E"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התכניות</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בצוע שרותי המתכנן, עפ</w:t>
      </w:r>
      <w:r w:rsidR="00302486">
        <w:rPr>
          <w:rFonts w:ascii="Times New Roman" w:eastAsia="Times New Roman" w:hAnsi="Times New Roman"/>
          <w:sz w:val="20"/>
          <w:rtl/>
          <w:lang w:eastAsia="he-IL"/>
        </w:rPr>
        <w:t>"י דרישת המזמין, לשם ביצוע הפרו</w:t>
      </w:r>
      <w:r w:rsidRPr="00590FDD">
        <w:rPr>
          <w:rFonts w:ascii="Times New Roman" w:eastAsia="Times New Roman" w:hAnsi="Times New Roman"/>
          <w:sz w:val="20"/>
          <w:rtl/>
          <w:lang w:eastAsia="he-IL"/>
        </w:rPr>
        <w:t xml:space="preserve">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590FDD">
        <w:rPr>
          <w:rFonts w:ascii="Times New Roman" w:eastAsia="Times New Roman" w:hAnsi="Times New Roman"/>
          <w:b/>
          <w:bCs/>
          <w:sz w:val="20"/>
          <w:rtl/>
          <w:lang w:eastAsia="he-IL"/>
        </w:rPr>
        <w:t>ח'</w:t>
      </w:r>
      <w:r w:rsidRPr="00590FDD">
        <w:rPr>
          <w:rFonts w:ascii="Times New Roman" w:eastAsia="Times New Roman" w:hAnsi="Times New Roman"/>
          <w:sz w:val="20"/>
          <w:rtl/>
          <w:lang w:eastAsia="he-IL"/>
        </w:rPr>
        <w:t>. כל המסמכים שיערכו ע"י המתכנן כאמור יערכו בשפה העברית.</w:t>
      </w:r>
    </w:p>
    <w:p w14:paraId="15DB7B40"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2014159A"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שירותי</w:t>
      </w:r>
    </w:p>
    <w:p w14:paraId="3D8D7622"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המתכנן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p>
    <w:p w14:paraId="76F9D13D"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השירותים</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 xml:space="preserve">השירותים כמוגדר וכמפורט בחוזה זה ובנספח </w:t>
      </w:r>
      <w:r w:rsidRPr="00590FDD">
        <w:rPr>
          <w:rFonts w:ascii="Times New Roman" w:eastAsia="Times New Roman" w:hAnsi="Times New Roman"/>
          <w:b/>
          <w:bCs/>
          <w:sz w:val="20"/>
          <w:rtl/>
          <w:lang w:eastAsia="he-IL"/>
        </w:rPr>
        <w:t>ב'</w:t>
      </w:r>
      <w:r w:rsidRPr="00590FDD">
        <w:rPr>
          <w:rFonts w:ascii="Times New Roman" w:eastAsia="Times New Roman" w:hAnsi="Times New Roman"/>
          <w:sz w:val="20"/>
          <w:rtl/>
          <w:lang w:eastAsia="he-IL"/>
        </w:rPr>
        <w:t>.</w:t>
      </w:r>
    </w:p>
    <w:p w14:paraId="68DCF7A9"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0015FAD2"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המנהל</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6643F765"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5876C4DE"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מקום שמדובר בחוזה זה במזמין - גם המנהל במשמע.</w:t>
      </w:r>
    </w:p>
    <w:p w14:paraId="5F6B64B2"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602D7A8"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החוזה</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חוזה זה על נספחיו.</w:t>
      </w:r>
    </w:p>
    <w:p w14:paraId="26181D74"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p>
    <w:p w14:paraId="062EA151"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הדין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כהגדרתו בחוק הפירושים לרבות כל הוראה של רשות מוסמכת בתוקף סמכותה על פי הדין.</w:t>
      </w:r>
    </w:p>
    <w:p w14:paraId="45EF606A"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0B52A0FF"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הרשות</w:t>
      </w:r>
    </w:p>
    <w:p w14:paraId="7BF70BFB"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המקומית</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המצ"ב.</w:t>
      </w:r>
    </w:p>
    <w:p w14:paraId="4F93A8F9"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6EC63DFB"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חוזה</w:t>
      </w:r>
    </w:p>
    <w:p w14:paraId="4644CB1B" w14:textId="77777777" w:rsidR="00590FDD" w:rsidRPr="00590FDD" w:rsidRDefault="00590FDD" w:rsidP="00590FDD">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הפיתוח</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w:t>
      </w:r>
    </w:p>
    <w:p w14:paraId="5830ADA3" w14:textId="77777777" w:rsidR="00590FDD" w:rsidRPr="00590FDD" w:rsidRDefault="00590FDD" w:rsidP="00590FDD">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p>
    <w:p w14:paraId="5E82367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הכותרות בחוזה זה לא ישמשו בפירושו.</w:t>
      </w:r>
    </w:p>
    <w:p w14:paraId="44700417"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1859BB2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הנספחים לחוזה זה מהווים חלק בלתי נפרד הימנו ואלה הם:</w:t>
      </w:r>
    </w:p>
    <w:p w14:paraId="456E7880"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bCs/>
          <w:sz w:val="20"/>
          <w:rtl/>
          <w:lang w:eastAsia="he-IL"/>
        </w:rPr>
      </w:pPr>
    </w:p>
    <w:p w14:paraId="3A11A775"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נספח א'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נספח כללי;</w:t>
      </w:r>
    </w:p>
    <w:p w14:paraId="52520EFE"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נספח ב'</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t>שירותי המתכנן;</w:t>
      </w:r>
    </w:p>
    <w:p w14:paraId="3115F7CC"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ג'</w:t>
      </w:r>
      <w:r w:rsidRPr="00590FDD">
        <w:rPr>
          <w:rFonts w:ascii="Times New Roman" w:eastAsia="Times New Roman" w:hAnsi="Times New Roman"/>
          <w:color w:val="000000"/>
          <w:sz w:val="20"/>
          <w:rtl/>
          <w:lang w:eastAsia="he-IL"/>
        </w:rPr>
        <w:t xml:space="preserve"> </w:t>
      </w:r>
      <w:r w:rsidRPr="00590FDD">
        <w:rPr>
          <w:rFonts w:ascii="Times New Roman" w:eastAsia="Times New Roman" w:hAnsi="Times New Roman"/>
          <w:color w:val="000000"/>
          <w:sz w:val="20"/>
          <w:lang w:eastAsia="he-IL"/>
        </w:rPr>
        <w:t>–</w:t>
      </w:r>
      <w:r w:rsidRPr="00590FDD">
        <w:rPr>
          <w:rFonts w:ascii="Times New Roman" w:eastAsia="Times New Roman" w:hAnsi="Times New Roman"/>
          <w:color w:val="000000"/>
          <w:sz w:val="20"/>
          <w:rtl/>
          <w:lang w:eastAsia="he-IL"/>
        </w:rPr>
        <w:t xml:space="preserve"> </w:t>
      </w:r>
      <w:r w:rsidRPr="00590FDD">
        <w:rPr>
          <w:rFonts w:ascii="Times New Roman" w:eastAsia="Times New Roman" w:hAnsi="Times New Roman"/>
          <w:color w:val="000000"/>
          <w:sz w:val="20"/>
          <w:rtl/>
          <w:lang w:eastAsia="he-IL"/>
        </w:rPr>
        <w:tab/>
        <w:t>לוח זמנים;</w:t>
      </w:r>
    </w:p>
    <w:p w14:paraId="32D01890"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ד'</w:t>
      </w:r>
      <w:r w:rsidRPr="00590FDD">
        <w:rPr>
          <w:rFonts w:ascii="Times New Roman" w:eastAsia="Times New Roman" w:hAnsi="Times New Roman"/>
          <w:color w:val="000000"/>
          <w:sz w:val="20"/>
          <w:rtl/>
          <w:lang w:eastAsia="he-IL"/>
        </w:rPr>
        <w:t xml:space="preserve"> - </w:t>
      </w:r>
      <w:r w:rsidRPr="00590FDD">
        <w:rPr>
          <w:rFonts w:ascii="Times New Roman" w:eastAsia="Times New Roman" w:hAnsi="Times New Roman"/>
          <w:color w:val="000000"/>
          <w:sz w:val="20"/>
          <w:rtl/>
          <w:lang w:eastAsia="he-IL"/>
        </w:rPr>
        <w:tab/>
        <w:t>שכר המתכנן;</w:t>
      </w:r>
    </w:p>
    <w:p w14:paraId="744B22C7"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ה'</w:t>
      </w:r>
      <w:r w:rsidRPr="00590FDD">
        <w:rPr>
          <w:rFonts w:ascii="Times New Roman" w:eastAsia="Times New Roman" w:hAnsi="Times New Roman"/>
          <w:color w:val="000000"/>
          <w:sz w:val="20"/>
          <w:rtl/>
          <w:lang w:eastAsia="he-IL"/>
        </w:rPr>
        <w:t xml:space="preserve"> - </w:t>
      </w:r>
      <w:r w:rsidRPr="00590FDD">
        <w:rPr>
          <w:rFonts w:ascii="Times New Roman" w:eastAsia="Times New Roman" w:hAnsi="Times New Roman"/>
          <w:color w:val="000000"/>
          <w:sz w:val="20"/>
          <w:rtl/>
          <w:lang w:eastAsia="he-IL"/>
        </w:rPr>
        <w:tab/>
        <w:t>תשלומי שכר המתכנן;</w:t>
      </w:r>
    </w:p>
    <w:p w14:paraId="01821DAA"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נספח ו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הצהרה והתחייבות לשמירת סודיות;</w:t>
      </w:r>
    </w:p>
    <w:p w14:paraId="77B8AF7D" w14:textId="77777777" w:rsidR="003E5958" w:rsidRPr="003E5958" w:rsidRDefault="003E5958" w:rsidP="003E595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3E5958">
        <w:rPr>
          <w:rFonts w:ascii="Times New Roman" w:eastAsia="Times New Roman" w:hAnsi="Times New Roman"/>
          <w:bCs/>
          <w:sz w:val="20"/>
          <w:rtl/>
          <w:lang w:eastAsia="he-IL"/>
        </w:rPr>
        <w:t>נספח ז</w:t>
      </w:r>
      <w:r w:rsidRPr="003E5958">
        <w:rPr>
          <w:rFonts w:ascii="Times New Roman" w:eastAsia="Times New Roman" w:hAnsi="Times New Roman"/>
          <w:sz w:val="20"/>
          <w:rtl/>
          <w:lang w:eastAsia="he-IL"/>
        </w:rPr>
        <w:t xml:space="preserve"> -</w:t>
      </w:r>
      <w:r w:rsidRPr="003E5958">
        <w:rPr>
          <w:rFonts w:ascii="Times New Roman" w:eastAsia="Times New Roman" w:hAnsi="Times New Roman"/>
          <w:sz w:val="20"/>
          <w:rtl/>
          <w:lang w:eastAsia="he-IL"/>
        </w:rPr>
        <w:tab/>
      </w:r>
      <w:r w:rsidRPr="003E5958">
        <w:rPr>
          <w:rFonts w:ascii="Times New Roman" w:eastAsia="Times New Roman" w:hAnsi="Times New Roman" w:hint="cs"/>
          <w:sz w:val="20"/>
          <w:rtl/>
          <w:lang w:eastAsia="he-IL"/>
        </w:rPr>
        <w:t>מפרט</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ביטוחי</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המתכנן</w:t>
      </w:r>
      <w:r w:rsidRPr="003E5958">
        <w:rPr>
          <w:rFonts w:ascii="Times New Roman" w:eastAsia="Times New Roman" w:hAnsi="Times New Roman"/>
          <w:sz w:val="20"/>
          <w:rtl/>
          <w:lang w:eastAsia="he-IL"/>
        </w:rPr>
        <w:t>;</w:t>
      </w:r>
    </w:p>
    <w:p w14:paraId="0331391D" w14:textId="77777777" w:rsidR="003E5958" w:rsidRPr="003E5958" w:rsidRDefault="003E5958" w:rsidP="003E595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3E5958">
        <w:rPr>
          <w:rFonts w:ascii="Times New Roman" w:eastAsia="Times New Roman" w:hAnsi="Times New Roman"/>
          <w:bCs/>
          <w:sz w:val="20"/>
          <w:rtl/>
          <w:lang w:eastAsia="he-IL"/>
        </w:rPr>
        <w:t>נספח ז</w:t>
      </w:r>
      <w:r w:rsidRPr="003E5958">
        <w:rPr>
          <w:rFonts w:ascii="Times New Roman" w:eastAsia="Times New Roman" w:hAnsi="Times New Roman" w:hint="cs"/>
          <w:bCs/>
          <w:sz w:val="20"/>
          <w:rtl/>
          <w:lang w:eastAsia="he-IL"/>
        </w:rPr>
        <w:t>1</w:t>
      </w:r>
      <w:r w:rsidRPr="003E5958">
        <w:rPr>
          <w:rFonts w:ascii="Times New Roman" w:eastAsia="Times New Roman" w:hAnsi="Times New Roman"/>
          <w:sz w:val="20"/>
          <w:rtl/>
          <w:lang w:eastAsia="he-IL"/>
        </w:rPr>
        <w:t xml:space="preserve"> -</w:t>
      </w:r>
      <w:r w:rsidRPr="003E5958">
        <w:rPr>
          <w:rFonts w:ascii="Times New Roman" w:eastAsia="Times New Roman" w:hAnsi="Times New Roman"/>
          <w:sz w:val="20"/>
          <w:rtl/>
          <w:lang w:eastAsia="he-IL"/>
        </w:rPr>
        <w:tab/>
        <w:t>אישור על קיום ביטוחי המתכנן;</w:t>
      </w:r>
    </w:p>
    <w:p w14:paraId="1268BF5E"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נספח ח'</w:t>
      </w:r>
      <w:r w:rsidRPr="00590FDD">
        <w:rPr>
          <w:rFonts w:ascii="Times New Roman" w:eastAsia="Times New Roman" w:hAnsi="Times New Roman"/>
          <w:sz w:val="20"/>
          <w:rtl/>
          <w:lang w:eastAsia="he-IL"/>
        </w:rPr>
        <w:t xml:space="preserve"> - </w:t>
      </w:r>
      <w:r w:rsidRPr="00590FDD">
        <w:rPr>
          <w:rFonts w:ascii="Times New Roman" w:eastAsia="Times New Roman" w:hAnsi="Times New Roman"/>
          <w:sz w:val="20"/>
          <w:rtl/>
          <w:lang w:eastAsia="he-IL"/>
        </w:rPr>
        <w:tab/>
        <w:t>רשימת התכניות והמסמכים שעל המתכנן להנפיק.</w:t>
      </w:r>
    </w:p>
    <w:p w14:paraId="5782249C"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נספח ט'</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t>אישור להשלמת הפרויקט/קטע מהפרויקט.</w:t>
      </w:r>
    </w:p>
    <w:p w14:paraId="36C34CA3"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נספח י'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נספח היעדר תביעות.</w:t>
      </w:r>
    </w:p>
    <w:p w14:paraId="7D5FEC7E"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p>
    <w:p w14:paraId="64009176"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שירותי המתכנן</w:t>
      </w:r>
    </w:p>
    <w:p w14:paraId="04D9471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E89146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מוסר בזה למתכנן והמתכנן מקבל על עצמו את בצוע שרותי המתכנן.</w:t>
      </w:r>
    </w:p>
    <w:p w14:paraId="0BE14FA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DB85F2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ומאשר כי הינו מכיר ויודע את כל הנדרש למטרת בצוע שרותי המתכנן וכי הינו מורשה על פי דין למתן שרותי המתכנן, לרבות, עפ"י חוק המהנדסים והאדריכלים תשי"ח - 1958, וכי יש בידו ר</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שיון תקף לביצוע עפ"י דין של שירותי המתכנן, כי הוא בעל הכישורים, הר</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שיונות, הידע, הניסיון והאמצעים המאפשרים לו ביצועם ברמה מקצועית גבוהה ובהתאם למותנה בחוזה.</w:t>
      </w:r>
    </w:p>
    <w:p w14:paraId="0528281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0963BD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כי ידוע לו שש</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 xml:space="preserve">רותי המתכנן עפ"י חוזה </w:t>
      </w:r>
      <w:r w:rsidR="00302486">
        <w:rPr>
          <w:rFonts w:ascii="Times New Roman" w:eastAsia="Times New Roman" w:hAnsi="Times New Roman"/>
          <w:sz w:val="20"/>
          <w:rtl/>
          <w:lang w:eastAsia="he-IL"/>
        </w:rPr>
        <w:t>זה הינם לשלבים ו/או קטעים בפרוי</w:t>
      </w:r>
      <w:r w:rsidRPr="00590FDD">
        <w:rPr>
          <w:rFonts w:ascii="Times New Roman" w:eastAsia="Times New Roman" w:hAnsi="Times New Roman"/>
          <w:sz w:val="20"/>
          <w:rtl/>
          <w:lang w:eastAsia="he-IL"/>
        </w:rPr>
        <w:t xml:space="preserve">קט כפי שיוזמנו בכתב ע"י המזמין מעת לעת עפ"י שיקול דעתו, והם יינתנו על ידו בשלבי עבודה כמפורט בנספח </w:t>
      </w:r>
      <w:r w:rsidRPr="00590FDD">
        <w:rPr>
          <w:rFonts w:ascii="Times New Roman" w:eastAsia="Times New Roman" w:hAnsi="Times New Roman"/>
          <w:bCs/>
          <w:sz w:val="20"/>
          <w:rtl/>
          <w:lang w:eastAsia="he-IL"/>
        </w:rPr>
        <w:t>ב'</w:t>
      </w:r>
      <w:r w:rsidRPr="00590FDD">
        <w:rPr>
          <w:rFonts w:ascii="Times New Roman" w:eastAsia="Times New Roman" w:hAnsi="Times New Roman"/>
          <w:sz w:val="20"/>
          <w:rtl/>
          <w:lang w:eastAsia="he-IL"/>
        </w:rPr>
        <w:t xml:space="preserve"> להלן. המתכנן מוסיף ומצהיר כי ידוע לו שהמזמין אינו מתחייב להזמין מהמתכנן שירותים נוספים מעבר לנקוב בחוזה זה ובנספח </w:t>
      </w:r>
      <w:r w:rsidRPr="00590FDD">
        <w:rPr>
          <w:rFonts w:ascii="Times New Roman" w:eastAsia="Times New Roman" w:hAnsi="Times New Roman"/>
          <w:bCs/>
          <w:sz w:val="20"/>
          <w:rtl/>
          <w:lang w:eastAsia="he-IL"/>
        </w:rPr>
        <w:t xml:space="preserve">ב' </w:t>
      </w:r>
      <w:r w:rsidRPr="00590FDD">
        <w:rPr>
          <w:rFonts w:ascii="Times New Roman" w:eastAsia="Times New Roman" w:hAnsi="Times New Roman"/>
          <w:sz w:val="20"/>
          <w:rtl/>
          <w:lang w:eastAsia="he-IL"/>
        </w:rPr>
        <w:t>כאמור.</w:t>
      </w:r>
    </w:p>
    <w:p w14:paraId="4E837AC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509267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6B16643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50FBE3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יבסס את שרותי המתכנן על הנתונים, קווי היסוד, התקציב וההנחיות שיקבעו ע"י המזמין ובתאום מלא עם הגורמים השונים כפי שיקבעו מזמן לזמן ע"י המזמין, ויהיה חייב לנהוג לפיהם ולקיימם ללא סטייה אלא אם כן קבל הוראה או אשור בכתב מהמזמין.</w:t>
      </w:r>
    </w:p>
    <w:p w14:paraId="58021AC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3CA1E5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לבצע את שרותי המתכנן בתיאום מלא, בשיתוף פעולה ותוך קיום קשר מתמיד עם המזמין והמנהל, עם צוותו המקצועי וצוות הניהול, תאום </w:t>
      </w:r>
      <w:r w:rsidRPr="00590FDD">
        <w:rPr>
          <w:rFonts w:ascii="Times New Roman" w:eastAsia="Times New Roman" w:hAnsi="Times New Roman"/>
          <w:sz w:val="20"/>
          <w:rtl/>
          <w:lang w:eastAsia="he-IL"/>
        </w:rPr>
        <w:lastRenderedPageBreak/>
        <w:t>ופיקוח של המזמין, עם היועצים, ועם כל יתר הגורמים שיפעלו באתר, ככל שיידרש לקידום, תכנון ובצוע שרותי המתכנן, הכל כפי שיקבע ע"י המנהל. כן מתחייב המתכנן להשתתף בתאום מראש בכל ישיבות התיאום אליהן יוזמן.</w:t>
      </w:r>
    </w:p>
    <w:p w14:paraId="5BFB6FA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7F68D3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ישמור על נוהלי קשר, תיאום, רשום וצורת המסמכים לפי דרישת המנהל.</w:t>
      </w:r>
    </w:p>
    <w:p w14:paraId="289552E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3991C9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כל עוד לא יקבע אחרת ע"י המזמין, יהיה המנהל כנקוב בנספח </w:t>
      </w:r>
      <w:r w:rsidRPr="00590FDD">
        <w:rPr>
          <w:rFonts w:ascii="Times New Roman" w:eastAsia="Times New Roman" w:hAnsi="Times New Roman"/>
          <w:bCs/>
          <w:sz w:val="20"/>
          <w:rtl/>
          <w:lang w:eastAsia="he-IL"/>
        </w:rPr>
        <w:t xml:space="preserve">א' </w:t>
      </w:r>
      <w:r w:rsidRPr="00590FDD">
        <w:rPr>
          <w:rFonts w:ascii="Times New Roman" w:eastAsia="Times New Roman" w:hAnsi="Times New Roman"/>
          <w:sz w:val="20"/>
          <w:rtl/>
          <w:lang w:eastAsia="he-IL"/>
        </w:rPr>
        <w:t>ועל המתכנן להיות בקשר מתמיד אתו ולתאם עמו את כל פעולותיו, אלא אם נקבע אחרת ע"י המזמין.</w:t>
      </w:r>
    </w:p>
    <w:p w14:paraId="23E99B3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3F3DA0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כי ידועות לו הוראות כל התכניות הקיימות או הנמצאות בשלבי הכנה על ידי הרשויות המוסמכות לכך לגבי האתר, וכן הוראות הדין, הנהלים, התקנים והתקנות החלים בקשר עם בצוע שרותי המתכנן, והוא מתחייב לפעול בהתאם לקבוע בהם. כמו כן מצהיר המתכנן כי בדק בעצמו את כל הנושאים הרלוונטיים 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4D002AF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A7D193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להפיק את כל התכניות מושא חוזה זה, בכל שלבי הביצוע של שירותי המתכנן, ולרבות כל שינוי בתכניותיו באמצעות מחשב בתוכנה  או בקבצים במתכונת הקבועה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ועפ"י הנחיות המזמין מעת לעת. המתכנן מתחייב להעביר ליועצים ולקבל מהם קבצים אך ורק באותה מתכונת שנקבעה כאמור.</w:t>
      </w:r>
    </w:p>
    <w:p w14:paraId="4C3CA0B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CEDF7C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לא יגיש ליועצים, לקבלנים ולכל גורם אחר הקשור בפרויקט כל שרות הקשור במישרין או בעקיפין בו, בין בתמורה ובין שלא בתמורה, פרט לשירותים המתחייבים מחוזה זה.</w:t>
      </w:r>
    </w:p>
    <w:p w14:paraId="6048483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007508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המזמין רשאי להזמין אצל מתכננים אחרים שירותים כלשהם על פי שיקול דעתו הבלעדי והמתכנן מצהיר כי אין לו ולא תהינה לו תביעות ו/או טענות כלפי המזמין או כלפי המתכננים האחרים בגין מסירת העבודות כאמור. משמסר המזמין ביצוע שירותים כאמור למתכנן אחר, מתחייב המתכנן לשתף עמו פעולה ככל שיידרש.</w:t>
      </w:r>
    </w:p>
    <w:p w14:paraId="43A9301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CA7F06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ערוך לביצוע העבודות, בין היתר, גם במערכת ניהול ותיאום פרויקטים באמצעות האינטרנט, כדוגמת "</w:t>
      </w:r>
      <w:r w:rsidRPr="00590FDD">
        <w:rPr>
          <w:rFonts w:ascii="Times New Roman" w:eastAsia="Times New Roman" w:hAnsi="Times New Roman"/>
          <w:sz w:val="24"/>
          <w:lang w:eastAsia="he-IL"/>
        </w:rPr>
        <w:t>view</w:t>
      </w:r>
      <w:r w:rsidRPr="00590FDD">
        <w:rPr>
          <w:rFonts w:ascii="Times New Roman" w:eastAsia="Times New Roman" w:hAnsi="Times New Roman"/>
          <w:sz w:val="24"/>
          <w:rtl/>
          <w:lang w:eastAsia="he-IL"/>
        </w:rPr>
        <w:t>@"</w:t>
      </w:r>
      <w:r w:rsidRPr="00590FDD">
        <w:rPr>
          <w:rFonts w:ascii="Times New Roman" w:eastAsia="Times New Roman" w:hAnsi="Times New Roman"/>
          <w:sz w:val="20"/>
          <w:rtl/>
          <w:lang w:eastAsia="he-IL"/>
        </w:rPr>
        <w:t xml:space="preserve"> של רמדור או אחרת המאושרת ע"י המזמין ויפעל במערכת זו ללא כל תמורה נוספת</w:t>
      </w:r>
      <w:r w:rsidRPr="00590FDD">
        <w:rPr>
          <w:rFonts w:ascii="Times New Roman" w:eastAsia="Times New Roman" w:hAnsi="Times New Roman" w:hint="cs"/>
          <w:sz w:val="20"/>
          <w:rtl/>
          <w:lang w:eastAsia="he-IL"/>
        </w:rPr>
        <w:t>.</w:t>
      </w:r>
    </w:p>
    <w:p w14:paraId="61BD67E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A48826E"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צוות עובדים ואמצעים</w:t>
      </w:r>
    </w:p>
    <w:p w14:paraId="0AC08A8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790463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כי במשך כל תקופת בצוע שרותי המתכנן יקיים משרד מאויש מאורגן ומצויד באופן שיאפשר בצוע שרותי המתכנן בהתאם להוראות חוזה זה.</w:t>
      </w:r>
    </w:p>
    <w:p w14:paraId="14E1D97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761446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שהרכבם המספרי והמקצועי של צוות עובדיו, כמפורט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 xml:space="preserve"> יתאים לביצוע שרותי המתכנן ברמה ובמועדים המפורטים בחוזה זה ויניח את דעתו של המנהל במשך כל תקופת מתן שרותי המתכנן.</w:t>
      </w:r>
    </w:p>
    <w:p w14:paraId="298A4C3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99B565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מהתחייבותו האמורה של המתכנן, רשאי המנהל - אם וכאשר יראה צורך בכך על פי שיקול דעתו - להורות למתכנן מזמן לזמן להגדיל את צוות עובדיו, על חשבונו ואחריותו של המתכנן, במספר, לתקופה ובמקומות אותם יציין המנהל בהוראותיו.</w:t>
      </w:r>
    </w:p>
    <w:p w14:paraId="174C187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D52F39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מוסכם בזה כי במשך כל תקופת החוזה יהיה האדריכל ו/או המהנדס ו/או היועץ הנקוב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 xml:space="preserve"> להלן, מנהלו הראשי של המתכנן למטרת בצוע החוזה (להלן: "</w:t>
      </w:r>
      <w:r w:rsidRPr="00590FDD">
        <w:rPr>
          <w:rFonts w:ascii="Times New Roman" w:eastAsia="Times New Roman" w:hAnsi="Times New Roman"/>
          <w:b/>
          <w:bCs/>
          <w:sz w:val="20"/>
          <w:rtl/>
          <w:lang w:eastAsia="he-IL"/>
        </w:rPr>
        <w:t>המנהל הראשי</w:t>
      </w:r>
      <w:r w:rsidRPr="00590FDD">
        <w:rPr>
          <w:rFonts w:ascii="Times New Roman" w:eastAsia="Times New Roman" w:hAnsi="Times New Roman"/>
          <w:sz w:val="20"/>
          <w:rtl/>
          <w:lang w:eastAsia="he-IL"/>
        </w:rPr>
        <w:t>"). החלפת המנהל הראשי בממלא מקום מתאים ולתקופה מוגדרת, תיעשה לאחר אישורו של המזמין.</w:t>
      </w:r>
    </w:p>
    <w:p w14:paraId="5258568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1FB5A7F" w14:textId="77777777" w:rsidR="00302486" w:rsidRDefault="00590FDD" w:rsidP="004E32D2">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כי במשך כל תקופת החוזה יעמוד המנהל הראשי בראשו, יהיה מעורב אישית בבצוע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בבצוע שרותי התכנון. מבלי לגרוע מהתחייבויות המתכנן כמתחייב מהאמור הרי בכל מקרה שהשירותים לא יינתנו ע"י המנהל הראשי כאמור מכל סיבה שהיא, יהיה המזמין זכאי לבטל את החוזה ויחולו הוראות</w:t>
      </w:r>
      <w:r w:rsidR="004E32D2">
        <w:rPr>
          <w:rFonts w:ascii="Times New Roman" w:eastAsia="Times New Roman" w:hAnsi="Times New Roman"/>
          <w:sz w:val="20"/>
          <w:rtl/>
          <w:lang w:eastAsia="he-IL"/>
        </w:rPr>
        <w:t xml:space="preserve"> סעיפים 12.3.2 ו - 12.3.3 להלן.</w:t>
      </w:r>
    </w:p>
    <w:p w14:paraId="42CB867D" w14:textId="77777777" w:rsidR="00302486" w:rsidRPr="00590FDD" w:rsidRDefault="00302486"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4F346C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p>
    <w:p w14:paraId="53EED9D8"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הזכות למזמין לדרוש מהמתכנן להחליף כל עובד מעובדיו של המתכנן שלדעת המזמין אינו מתאים לתפקידו או אינו מבצעו להנחת דעתו, אף אם אושר תחילה ע"י המזמין, וכן לדרוש תגבור צוות המתכנן, ועל המתכנן למלא דרישת המזמין לאלתר.</w:t>
      </w:r>
    </w:p>
    <w:p w14:paraId="0D280AF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43A4561"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החלטות המזמין בדבר אשור ו/או החלפת עובד מעובדי המתכנן תינתנה לפי שקול דעתו המוחלט וללא צורך במתן נימוקים. אין בהחלטות אלה כדי לשחרר את המתכנן מאיזה מהתחייבויותיו לפי חוזה זה ואין בהן כדי להטיל על המזמין כל אחריות שהיא.</w:t>
      </w:r>
    </w:p>
    <w:p w14:paraId="5A84804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83A7FD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לצייד על חשבונו את צוות עובדיו בכל הציוד הדרוש לבצוע שרותי המתכנן. האחזקה והשמירה על ציוד זה תהיה בידי המתכנן ועל חשבונו, והמזמין לא ישא בכל אחריות בגין אבדן או נזק כלשהו לציוד או לכל חלק ממנו מכל סיבה שהיא.</w:t>
      </w:r>
    </w:p>
    <w:p w14:paraId="6747E0C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B86310B"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סמכויות המתכנן</w:t>
      </w:r>
    </w:p>
    <w:p w14:paraId="7614402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1EEB54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במגעים עם רשויות מוסמכות לרבות עם הרשות המקומית בכל הנוגע לשרותי המתכנן וכל הכרוך בכך יפעל המתכנן בתור בא-כוחו הטכני של המזמין והמזמין מסמיכו לכך ובלבד:</w:t>
      </w:r>
    </w:p>
    <w:p w14:paraId="3DACF77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F9DD963"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שהמתכנן לא יגיש כל תכניות או תיקונים לתכניות לאשור הרשויות המוסמכות אלא אם כן אושרו קודם לכן ע"י המזמין.</w:t>
      </w:r>
    </w:p>
    <w:p w14:paraId="55A976F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144DC6E"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שהמתכנן לא יקבל כל החלטה ולא יפעל ולא יחייב את המזמין בכל עניין הכרוך בהתחייבות חוקית או כספית אלא באשורו המוקדם של המזמין.</w:t>
      </w:r>
    </w:p>
    <w:p w14:paraId="29C962D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DE1CE1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אלא אם כן ורק במידה שיוסמך לכך ע"י המזמין בכתב לא יהיה המתכנן רשאי ליתן הוראות או הנחיות במישרין לקבלן הראשי או לקבלן העבודות או לנהל עימם מו"מ ביחס למחירים או דרכי ביצוע הכרוכים בשנוי מחירים, אלא באמצעות המזמין או המנהל.</w:t>
      </w:r>
    </w:p>
    <w:p w14:paraId="4AACF99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8F0D606"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סמכויות המנהל</w:t>
      </w:r>
    </w:p>
    <w:p w14:paraId="7A4F83C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77FAD8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רשאי לבדוק בכל עת את שרותי המתכנן כולם או חלקם, להשגיח על ביצוע שרותי המתכנן וכן לבדוק את טיב שירותי המתכנן הנעשים על ידי המתכנן או מטעמו. כן רשאי המנהל לבדוק אם המתכנן מבצע כהלכה את הוראות חוזה זה, את הוראות המזמין ואת הוראותיו.</w:t>
      </w:r>
    </w:p>
    <w:p w14:paraId="5831097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C44992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w:t>
      </w:r>
    </w:p>
    <w:p w14:paraId="1EB5651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FF3BBB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לצורך הפעלת סמכויותיו רשאי המנהל או מי מטעמו לבקר במשרד המתכנן או בכל מקום אחר בו מבוצעים שירותי המתכנן והמתכנן מתחייב למסור כל הסבר שיידרש על ידו או מטעמו.</w:t>
      </w:r>
    </w:p>
    <w:p w14:paraId="3474E9D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43CBEB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בהפעלת סמכויות המנהל על פי חוזה זה כדי לגרוע מאחריות המתכנן או לשחררו מהתחייבויותיו על פי חוזה זה. בהקשר זה מובהר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296C6C5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F85DA0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אישר המנהל תכניות או מסמכים אחרים הקשורים בשרותי המתכנן על פי </w:t>
      </w:r>
      <w:r w:rsidRPr="00590FDD">
        <w:rPr>
          <w:rFonts w:ascii="Times New Roman" w:eastAsia="Times New Roman" w:hAnsi="Times New Roman"/>
          <w:sz w:val="20"/>
          <w:rtl/>
          <w:lang w:eastAsia="he-IL"/>
        </w:rPr>
        <w:lastRenderedPageBreak/>
        <w:t>חוזה זה או שדרש המנהל מהמתכנן להכינם בהתאם להסכם זה, אין בכך כדי לשחרר את המתכנן מאחריותו המקצועית המלאה, ואין בכך כדי להטיל על המנהל או על המזמין אחריות כלשהי לטיב התכניות או המסמכים האמורים.</w:t>
      </w:r>
    </w:p>
    <w:p w14:paraId="0D09A81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6815B22"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לוח זמנים ושלבי בצוע</w:t>
      </w:r>
    </w:p>
    <w:p w14:paraId="6B9201B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B58A59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יבצע את שרותי המתכנן בשלבים ובמועדים כמפורט בנספח </w:t>
      </w:r>
      <w:r w:rsidRPr="00590FDD">
        <w:rPr>
          <w:rFonts w:ascii="Times New Roman" w:eastAsia="Times New Roman" w:hAnsi="Times New Roman"/>
          <w:b/>
          <w:bCs/>
          <w:sz w:val="20"/>
          <w:rtl/>
          <w:lang w:eastAsia="he-IL"/>
        </w:rPr>
        <w:t>ג'</w:t>
      </w:r>
      <w:r w:rsidRPr="00590FDD">
        <w:rPr>
          <w:rFonts w:ascii="Times New Roman" w:eastAsia="Times New Roman" w:hAnsi="Times New Roman"/>
          <w:sz w:val="20"/>
          <w:rtl/>
          <w:lang w:eastAsia="he-IL"/>
        </w:rPr>
        <w:t xml:space="preserve"> (להלן: "</w:t>
      </w:r>
      <w:r w:rsidRPr="00590FDD">
        <w:rPr>
          <w:rFonts w:ascii="Times New Roman" w:eastAsia="Times New Roman" w:hAnsi="Times New Roman"/>
          <w:b/>
          <w:bCs/>
          <w:sz w:val="20"/>
          <w:rtl/>
          <w:lang w:eastAsia="he-IL"/>
        </w:rPr>
        <w:t>לוח הזמנים</w:t>
      </w:r>
      <w:r w:rsidRPr="00590FDD">
        <w:rPr>
          <w:rFonts w:ascii="Times New Roman" w:eastAsia="Times New Roman" w:hAnsi="Times New Roman"/>
          <w:sz w:val="20"/>
          <w:rtl/>
          <w:lang w:eastAsia="he-IL"/>
        </w:rPr>
        <w:t xml:space="preserve">"). כל שרות הכלול בשרותי המתכנן אשר לא נקבע לו מועד בלוח הזמנים יבוצע על ידי המתכנן במועד שיהיה דרוש על מנת להבטיח בצוע שרותי המתכנן בהתאם ללוח הזמנים ובאופן </w:t>
      </w:r>
      <w:r w:rsidR="00302486">
        <w:rPr>
          <w:rFonts w:ascii="Times New Roman" w:eastAsia="Times New Roman" w:hAnsi="Times New Roman"/>
          <w:sz w:val="20"/>
          <w:rtl/>
          <w:lang w:eastAsia="he-IL"/>
        </w:rPr>
        <w:t>שיאפשר את גמר ביצוע הפרוי</w:t>
      </w:r>
      <w:r w:rsidRPr="00590FDD">
        <w:rPr>
          <w:rFonts w:ascii="Times New Roman" w:eastAsia="Times New Roman" w:hAnsi="Times New Roman"/>
          <w:sz w:val="20"/>
          <w:rtl/>
          <w:lang w:eastAsia="he-IL"/>
        </w:rPr>
        <w:t>קט על ידי הקבלן הראשי וגמר ביצוע עבודות קבלנים אחרים בהתאם ללוח הזמנים המוסכם עימם.</w:t>
      </w:r>
    </w:p>
    <w:p w14:paraId="72D48EA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F719AD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w:t>
      </w:r>
      <w:r w:rsidR="00302486">
        <w:rPr>
          <w:rFonts w:ascii="Times New Roman" w:eastAsia="Times New Roman" w:hAnsi="Times New Roman"/>
          <w:sz w:val="20"/>
          <w:rtl/>
          <w:lang w:eastAsia="he-IL"/>
        </w:rPr>
        <w:t>א יתחיל המתכנן בבצוע קטע מהפרוי</w:t>
      </w:r>
      <w:r w:rsidRPr="00590FDD">
        <w:rPr>
          <w:rFonts w:ascii="Times New Roman" w:eastAsia="Times New Roman" w:hAnsi="Times New Roman"/>
          <w:sz w:val="20"/>
          <w:rtl/>
          <w:lang w:eastAsia="he-IL"/>
        </w:rPr>
        <w:t xml:space="preserve">קט ו/או שלב משלבי העבודה כמפורט בנספח </w:t>
      </w:r>
      <w:r w:rsidRPr="00590FDD">
        <w:rPr>
          <w:rFonts w:ascii="Times New Roman" w:eastAsia="Times New Roman" w:hAnsi="Times New Roman"/>
          <w:bCs/>
          <w:sz w:val="20"/>
          <w:rtl/>
          <w:lang w:eastAsia="he-IL"/>
        </w:rPr>
        <w:t>ב'</w:t>
      </w:r>
      <w:r w:rsidRPr="00590FDD">
        <w:rPr>
          <w:rFonts w:ascii="Times New Roman" w:eastAsia="Times New Roman" w:hAnsi="Times New Roman"/>
          <w:sz w:val="20"/>
          <w:rtl/>
          <w:lang w:eastAsia="he-IL"/>
        </w:rPr>
        <w:t xml:space="preserve"> או </w:t>
      </w:r>
      <w:r w:rsidRPr="00590FDD">
        <w:rPr>
          <w:rFonts w:ascii="Times New Roman" w:eastAsia="Times New Roman" w:hAnsi="Times New Roman"/>
          <w:b/>
          <w:bCs/>
          <w:sz w:val="20"/>
          <w:rtl/>
          <w:lang w:eastAsia="he-IL"/>
        </w:rPr>
        <w:t xml:space="preserve">ג' </w:t>
      </w:r>
      <w:r w:rsidRPr="00590FDD">
        <w:rPr>
          <w:rFonts w:ascii="Times New Roman" w:eastAsia="Times New Roman" w:hAnsi="Times New Roman"/>
          <w:sz w:val="20"/>
          <w:rtl/>
          <w:lang w:eastAsia="he-IL"/>
        </w:rPr>
        <w:t>אלא אם כן הודיע למזמין תחילה כי הגיע לדעתו מועד בצוע שלב זה וקבל מהמזמין אשור בכתב לביצועו.</w:t>
      </w:r>
    </w:p>
    <w:p w14:paraId="244E4C2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ACD2FE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יש לראות חוזה זה כהתקשרות בין המזמין</w:t>
      </w:r>
      <w:r w:rsidR="00302486">
        <w:rPr>
          <w:rFonts w:ascii="Times New Roman" w:eastAsia="Times New Roman" w:hAnsi="Times New Roman"/>
          <w:sz w:val="20"/>
          <w:rtl/>
          <w:lang w:eastAsia="he-IL"/>
        </w:rPr>
        <w:t xml:space="preserve"> לבין המתכנן לגבי כל קטעי הפרוי</w:t>
      </w:r>
      <w:r w:rsidRPr="00590FDD">
        <w:rPr>
          <w:rFonts w:ascii="Times New Roman" w:eastAsia="Times New Roman" w:hAnsi="Times New Roman"/>
          <w:sz w:val="20"/>
          <w:rtl/>
          <w:lang w:eastAsia="he-IL"/>
        </w:rPr>
        <w:t>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5CB40E7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29C62DF" w14:textId="77777777" w:rsidR="00590FDD" w:rsidRPr="00590FDD" w:rsidRDefault="00590FDD" w:rsidP="00590FDD">
      <w:pPr>
        <w:widowControl w:val="0"/>
        <w:numPr>
          <w:ilvl w:val="1"/>
          <w:numId w:val="1"/>
        </w:numPr>
        <w:spacing w:before="0" w:beforeAutospacing="0" w:after="0" w:afterAutospacing="0" w:line="240" w:lineRule="auto"/>
        <w:ind w:left="788" w:hanging="43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ידוע למתכנן כי התחייבויות היועצים, הקבלנים ויתר הגורמים, מותנות בכך שיסופקו להם כל התכניות, ההנחיות, ההוראות, הפרטים והביאורים שידרשו לבצוע עבודותיהם ושרותיהם במהירות ובקצב שימנעו כל עיכוב בביצועם וברציפותם. המתכנן מתחייב לבצע את שרותי המתכנן באופן שימנע כל עילה מהיועצים ומהקבלנים מלטעון לעיכוב מוצדק בבצוע עבודותיהם ובאופן שיבטיח ביצועם בהתאם ללוחות הזמנים שיהיו רצופים לחוזים שיחתמו עמם.</w:t>
      </w:r>
    </w:p>
    <w:p w14:paraId="4489C4D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451AFB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עיכוב בבצוע שירותי המתכנן יוכר כמוצדק רק בהימלא כל התנאים המצטברים הבאים ולמשך הזמן שהמנהל יקבע, דהיינו:</w:t>
      </w:r>
    </w:p>
    <w:p w14:paraId="7CD006FA"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lang w:eastAsia="he-IL"/>
        </w:rPr>
      </w:pPr>
    </w:p>
    <w:p w14:paraId="53A8A7DE"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הוא נובע מכוח עליון או גורם אחר (להלן יחדיו: "</w:t>
      </w:r>
      <w:r w:rsidRPr="00590FDD">
        <w:rPr>
          <w:rFonts w:ascii="Times New Roman" w:eastAsia="Times New Roman" w:hAnsi="Times New Roman"/>
          <w:b/>
          <w:bCs/>
          <w:sz w:val="20"/>
          <w:rtl/>
          <w:lang w:eastAsia="he-IL"/>
        </w:rPr>
        <w:t>אירוע דוחה</w:t>
      </w:r>
      <w:r w:rsidRPr="00590FDD">
        <w:rPr>
          <w:rFonts w:ascii="Times New Roman" w:eastAsia="Times New Roman" w:hAnsi="Times New Roman"/>
          <w:sz w:val="20"/>
          <w:rtl/>
          <w:lang w:eastAsia="he-IL"/>
        </w:rPr>
        <w:t>") שלדעת המנהל לא הייתה למתכנן שליטה עליו.</w:t>
      </w:r>
    </w:p>
    <w:p w14:paraId="083CE40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304244D"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מיד משהתרחש אירוע דוחה הודיע המתכנן למנהל על קיומו ועל משך העיכוב הצפוי.</w:t>
      </w:r>
    </w:p>
    <w:p w14:paraId="70F1764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7A54BAD1" w14:textId="77777777" w:rsidR="00590FDD" w:rsidRPr="00590FDD" w:rsidRDefault="00302486"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Pr>
          <w:rFonts w:ascii="Times New Roman" w:eastAsia="Times New Roman" w:hAnsi="Times New Roman"/>
          <w:sz w:val="20"/>
          <w:rtl/>
          <w:lang w:eastAsia="he-IL"/>
        </w:rPr>
        <w:t>המתכנן לא קיבל ת</w:t>
      </w:r>
      <w:r w:rsidR="00590FDD" w:rsidRPr="00590FDD">
        <w:rPr>
          <w:rFonts w:ascii="Times New Roman" w:eastAsia="Times New Roman" w:hAnsi="Times New Roman"/>
          <w:sz w:val="20"/>
          <w:rtl/>
          <w:lang w:eastAsia="he-IL"/>
        </w:rPr>
        <w:t>כניות, הנחיות, הוראות, פרטים ובאורים שנדרשו על ידו ונדרשים לביצוע התכנון מהמזמין או היועצים במועד שסוכם עימם.</w:t>
      </w:r>
    </w:p>
    <w:p w14:paraId="1F8FE98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EFE8E6C"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המנהל אישר כי האירוע הדוחה אכן מצדיק עיכוב בבצוע השירות ואת משך הדחייה.</w:t>
      </w:r>
    </w:p>
    <w:p w14:paraId="36AAAFC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D2670E2"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מהאמור לעיל מותנה בזה כי אחור בבצוע עבודות תכנון ע"י אחרים לא יהווה עילה לעיכוב בבצוע שירותי המתכנן אלא באשור המנהל בכתב.</w:t>
      </w:r>
    </w:p>
    <w:p w14:paraId="56C5772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078DFF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להודיע למנהל מיידית, על כל עיכוב אשר לפי הערכתו עלול לגרום לאיחור בקיום לוח הזמנים.</w:t>
      </w:r>
    </w:p>
    <w:p w14:paraId="68350DE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663247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347AE95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A57392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רשאי לבקר במשרד המתכנן ולעיין בהתקדמות ובאופן בצוע שרותי המתכנן, והמתכנן ימסור למנהל כל הסבר פרטים ודיווח לפי בקשתו. אין בסעיף זה כדי לגרוע מהתחייבויות המתכנן לפי החוזה.</w:t>
      </w:r>
    </w:p>
    <w:p w14:paraId="2F375E2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A233290"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שכר המתכנן</w:t>
      </w:r>
    </w:p>
    <w:p w14:paraId="3357B3F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69F520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תמורת שרותי המתכנן וכל יתר התחייבויותיו לפי חוזה זה ישלם המזמין למתכנן שכר כמפורט בנספח </w:t>
      </w:r>
      <w:r w:rsidRPr="00590FDD">
        <w:rPr>
          <w:rFonts w:ascii="Times New Roman" w:eastAsia="Times New Roman" w:hAnsi="Times New Roman"/>
          <w:bCs/>
          <w:sz w:val="20"/>
          <w:rtl/>
          <w:lang w:eastAsia="he-IL"/>
        </w:rPr>
        <w:t xml:space="preserve">ד' </w:t>
      </w:r>
      <w:r w:rsidRPr="00590FDD">
        <w:rPr>
          <w:rFonts w:ascii="Times New Roman" w:eastAsia="Times New Roman" w:hAnsi="Times New Roman"/>
          <w:sz w:val="20"/>
          <w:rtl/>
          <w:lang w:eastAsia="he-IL"/>
        </w:rPr>
        <w:t>(להלן: "</w:t>
      </w:r>
      <w:r w:rsidRPr="00590FDD">
        <w:rPr>
          <w:rFonts w:ascii="Times New Roman" w:eastAsia="Times New Roman" w:hAnsi="Times New Roman"/>
          <w:b/>
          <w:bCs/>
          <w:sz w:val="20"/>
          <w:rtl/>
          <w:lang w:eastAsia="he-IL"/>
        </w:rPr>
        <w:t>שכר המתכנן</w:t>
      </w:r>
      <w:r w:rsidRPr="00590FDD">
        <w:rPr>
          <w:rFonts w:ascii="Times New Roman" w:eastAsia="Times New Roman" w:hAnsi="Times New Roman"/>
          <w:sz w:val="20"/>
          <w:rtl/>
          <w:lang w:eastAsia="he-IL"/>
        </w:rPr>
        <w:t>").</w:t>
      </w:r>
    </w:p>
    <w:p w14:paraId="691A03A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60BBB5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בהוצאות הממשיות בשרותי העזר המפורטים להלן ישא המזמין:</w:t>
      </w:r>
    </w:p>
    <w:p w14:paraId="2B1FF5D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4271A24"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הדפסות בתוויין המיועדות להפצה לאחרים ולמעט הדפסות שיפיק המתכנן במשרדו. להסרת ספקות, יובהר כי בגין הוצאות הדפסות בתוויין אשר מיועדות למתכנן בהליך עבודתו, לא יהיה המתכנן זכאי לקבל החזר.</w:t>
      </w:r>
    </w:p>
    <w:p w14:paraId="6B22932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874CC63"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העתקות שנמסרו ע"י המתכנן למזמין, לרשויות המוסמכות, או ליועצים, למעט העתקות וצילומים שיפיק המתכנן במשרדו.</w:t>
      </w:r>
    </w:p>
    <w:p w14:paraId="23D1BDD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06DC790"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שכפול מסמכים.</w:t>
      </w:r>
    </w:p>
    <w:p w14:paraId="4E8DB7F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DD6E0E9"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מודלים, פרוספקטים ופרספקטיבות, המוזמנים לצורכי שיווק (למעט מודלים ופרספקטיבות לצורכי עבודה והחלטה).</w:t>
      </w:r>
    </w:p>
    <w:p w14:paraId="277F193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1F84E1E"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מדידות וצילומי אויר.</w:t>
      </w:r>
    </w:p>
    <w:p w14:paraId="3DD9B2A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3A6D39B"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קידוחים ובדיקות קרקע.</w:t>
      </w:r>
    </w:p>
    <w:p w14:paraId="1210CA9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93897D6"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שליחויות.</w:t>
      </w:r>
    </w:p>
    <w:p w14:paraId="7B25C12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2711D1C"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שירותי העזר המפורטים בסעיפים 7.2.1 עד 7.2.3 לעיל יוזמנו על ידי המתכנן רק ממכונים המאושרים ע"י המזמין לבצע עבודות עבורו. הוצאות לפי סעיפים 7.2.4 עד 7.2.7 ועבור הדפסות והעתקות צבעוניות יוצאו רק אם אושרו תחילה בכתב, טרם הזמנתם ע"י המנהל.</w:t>
      </w:r>
    </w:p>
    <w:p w14:paraId="7876B0E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C6CB5B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על חשבון שכר המתכנן ישולמו למתכנן תשלומי ביניים בשעורים ובמועדים המפורטים בנספח</w:t>
      </w:r>
      <w:r w:rsidRPr="00590FDD">
        <w:rPr>
          <w:rFonts w:ascii="Times New Roman" w:eastAsia="Times New Roman" w:hAnsi="Times New Roman"/>
          <w:bCs/>
          <w:sz w:val="20"/>
          <w:rtl/>
          <w:lang w:eastAsia="he-IL"/>
        </w:rPr>
        <w:t xml:space="preserve"> ה'</w:t>
      </w:r>
      <w:r w:rsidRPr="00590FDD">
        <w:rPr>
          <w:rFonts w:ascii="Times New Roman" w:eastAsia="Times New Roman" w:hAnsi="Times New Roman"/>
          <w:sz w:val="20"/>
          <w:rtl/>
          <w:lang w:eastAsia="he-IL"/>
        </w:rPr>
        <w:t>, וכן כל תשלומי ביניים נוספים במידה והמזמין יחליט לשלמם לפי שקול דעתו הבלעדי.</w:t>
      </w:r>
    </w:p>
    <w:p w14:paraId="7184828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38F51EE"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כל תשלומי הביניים לפי פסקה זו הינם מקדמות על חשבון שכר המתכנן ואין באישורם ו/או בתשלומם משום אישור כלשהו מצד המזמין לגבי בצוע שלב משלבי שירותי המתכנן ו/או טיב השרות ו/או הסכום המגיע למתכנן. במקרה של הפסקת עבודתו של המתכנן כאמור בסעיף 6.3 לעיל, יחולו הוראות סעיף 12.1.2 להלן. </w:t>
      </w:r>
    </w:p>
    <w:p w14:paraId="2C46BA7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06BC75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מוסכם במפורש כי השכר האמור בנספח </w:t>
      </w:r>
      <w:r w:rsidRPr="00590FDD">
        <w:rPr>
          <w:rFonts w:ascii="Times New Roman" w:eastAsia="Times New Roman" w:hAnsi="Times New Roman"/>
          <w:b/>
          <w:bCs/>
          <w:sz w:val="20"/>
          <w:rtl/>
          <w:lang w:eastAsia="he-IL"/>
        </w:rPr>
        <w:t xml:space="preserve">ד' </w:t>
      </w:r>
      <w:r w:rsidRPr="00590FDD">
        <w:rPr>
          <w:rFonts w:ascii="Times New Roman" w:eastAsia="Times New Roman" w:hAnsi="Times New Roman"/>
          <w:sz w:val="20"/>
          <w:rtl/>
          <w:lang w:eastAsia="he-IL"/>
        </w:rPr>
        <w:t>הוא סופי ומוחלט, והמתכנן לא יהיה זכאי לשום תוספת מסיבת הימשכות עבודות הפרויקט מעל ל</w:t>
      </w:r>
      <w:r w:rsidR="00302486">
        <w:rPr>
          <w:rFonts w:ascii="Times New Roman" w:eastAsia="Times New Roman" w:hAnsi="Times New Roman"/>
          <w:sz w:val="20"/>
          <w:rtl/>
          <w:lang w:eastAsia="he-IL"/>
        </w:rPr>
        <w:t>מצופה, הקטנת היקף היחידות בפרוי</w:t>
      </w:r>
      <w:r w:rsidRPr="00590FDD">
        <w:rPr>
          <w:rFonts w:ascii="Times New Roman" w:eastAsia="Times New Roman" w:hAnsi="Times New Roman"/>
          <w:sz w:val="20"/>
          <w:rtl/>
          <w:lang w:eastAsia="he-IL"/>
        </w:rPr>
        <w:t xml:space="preserve">קט, קצב הבניה, מידת השינויים שידרשו ע"י המזמין, ו/או צורת ביצוע הבניה או מכל עילה אחרת איזו שהיא, אלא אם נאמר בחוזה במפורש אחרת. תנאי לתשלום שכר המתכנן במלואו הינו המצאת הצהרה לפיה בדק המתכנן את העבודות ומצא אותן תואמות לתכניותיו ולתקנים המחייבים וכי הן בוצעו לשביעות רצונו בנוסח המצורף כנספח </w:t>
      </w:r>
      <w:r w:rsidRPr="00590FDD">
        <w:rPr>
          <w:rFonts w:ascii="Times New Roman" w:eastAsia="Times New Roman" w:hAnsi="Times New Roman"/>
          <w:b/>
          <w:bCs/>
          <w:sz w:val="20"/>
          <w:rtl/>
          <w:lang w:eastAsia="he-IL"/>
        </w:rPr>
        <w:t>ט'</w:t>
      </w:r>
      <w:r w:rsidRPr="00590FDD">
        <w:rPr>
          <w:rFonts w:ascii="Times New Roman" w:eastAsia="Times New Roman" w:hAnsi="Times New Roman"/>
          <w:sz w:val="20"/>
          <w:rtl/>
          <w:lang w:eastAsia="he-IL"/>
        </w:rPr>
        <w:t xml:space="preserve"> לחוזה זה וכתב היעדר תביעות המצורף כנספח</w:t>
      </w:r>
      <w:r w:rsidRPr="00590FDD">
        <w:rPr>
          <w:rFonts w:ascii="Times New Roman" w:eastAsia="Times New Roman" w:hAnsi="Times New Roman"/>
          <w:b/>
          <w:bCs/>
          <w:sz w:val="20"/>
          <w:rtl/>
          <w:lang w:eastAsia="he-IL"/>
        </w:rPr>
        <w:t xml:space="preserve"> י'</w:t>
      </w:r>
      <w:r w:rsidRPr="00590FDD">
        <w:rPr>
          <w:rFonts w:ascii="Times New Roman" w:eastAsia="Times New Roman" w:hAnsi="Times New Roman"/>
          <w:sz w:val="20"/>
          <w:rtl/>
          <w:lang w:eastAsia="he-IL"/>
        </w:rPr>
        <w:t xml:space="preserve"> לחוזה זה למזמין, חתום ע"י המתכנן ומאומת כנדרש בו.</w:t>
      </w:r>
    </w:p>
    <w:p w14:paraId="31CA135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trike/>
          <w:sz w:val="20"/>
          <w:rtl/>
          <w:lang w:eastAsia="he-IL"/>
        </w:rPr>
      </w:pPr>
    </w:p>
    <w:p w14:paraId="3055C5A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לפגוע בכלליות האמור בסעיף זה, מוסכם בזה כי המתכנן לא יהיה זכאי, בשום מקרה, לקבל תמורה ו/או שכר ו/או טובות הנאה כלשהן מכל צד שלישי אחר, לרבות מהיועצים או מהקבלן, וכל סכום שיתקבל על ידו כאמור, בין במישרין ובין בעקיפין יהיה רכוש החברה. מובהר בזה כי הפרת סעיף זה על ידי המתכנן תהייה הפרה יסודית של החוזה.</w:t>
      </w:r>
    </w:p>
    <w:p w14:paraId="658D777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7F2C95C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תנאים מקדמיים לביצוע תשלום כלשהו ע"ח שכר המתכנן הינם הצגת רשיון המתכנן כאמור בסעיף 2.2 לעיל והמצאת אישור בדבר ניהול ספרי המתכנן כדין, חתום ע"י רו"ח או רשויות המס, כנדרש. כמו כן ככל שהמתכנן לא ימציא למזמין אישור תקף בדבר פטור מניכוי מס במקור, קודם לביצוע כל תשלום ע"ח שכר המתכנן, ינוכה מס במקור כדין, מכל סכום ע"ח שכר המתכנן שישולם ע"י המזמין. למען הסר ספק מובהר ומוסכם כי המצאת אישור בדבר ניכוי המס במקור, תיחשב כביצוע תשלום של המזמין ע"ח שכר המתכנן בגובה הסכום הנקוב באישור.  </w:t>
      </w:r>
    </w:p>
    <w:p w14:paraId="6C7AB7B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AE64816"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שנויים בתכנון</w:t>
      </w:r>
    </w:p>
    <w:p w14:paraId="2F6849C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EE37D0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המתכנן מתחייב לפי דרישת המנהל לערוך בכל קטע מקטעי הפרוייקט ו/או בכל שלב משלבי התכנון או העבודה את כל השינויים בתכניות שיידרשו מבלי שיהיה זכאי לכל תשלום נוסף בעד עבודות אלו, אלא כפי שנקבע בסעיף 8.2 להלן.</w:t>
      </w:r>
    </w:p>
    <w:p w14:paraId="0840940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07B3DD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נדרשו השינויים לאחר שלב התכנון המפורט שהוזמן ע"י המזמין כמפורט בנספח </w:t>
      </w:r>
      <w:r w:rsidRPr="00590FDD">
        <w:rPr>
          <w:rFonts w:ascii="Times New Roman" w:eastAsia="Times New Roman" w:hAnsi="Times New Roman"/>
          <w:bCs/>
          <w:sz w:val="20"/>
          <w:rtl/>
          <w:lang w:eastAsia="he-IL"/>
        </w:rPr>
        <w:t>ב' או ג'</w:t>
      </w:r>
      <w:r w:rsidRPr="00590FDD">
        <w:rPr>
          <w:rFonts w:ascii="Times New Roman" w:eastAsia="Times New Roman" w:hAnsi="Times New Roman"/>
          <w:sz w:val="20"/>
          <w:rtl/>
          <w:lang w:eastAsia="he-IL"/>
        </w:rPr>
        <w:t>, ובצוע השינויים מחייב את המתכנן בעבודה העולה במידה רבה ובאופן יסודי על שרותי המתכנן אלמלא השנויים, יהיה המתכנן זכאי לפיצוי בעד העבודה הנוספת שבצע עקב השנויים האמורים. הפיצוי ישולם בגין העבודה הנוספת שהמתכנן בצע לעומת העבודה שהיה עליו לבצע אלמלא השנויים, כפי שיקבע ע"י המנהל בהתאם לחלקו של התכנון החוזר כפי שיקבע ע"י המנהל מתוך סך שירותי המתכנן ושכר המתכנן. בכל מקרה לא יהיו שנויים עילה לשנוי בלוח הזמנים אלא באשור המנהל בכתב.</w:t>
      </w:r>
    </w:p>
    <w:p w14:paraId="02FF1EA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048524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למרות האמור בסעיף 8.2 לעיל לא יגיע למתכנן דבר בגין שינויים הנובעים מ:</w:t>
      </w:r>
    </w:p>
    <w:p w14:paraId="418829B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FB4E809"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טעות או לקוי בתכנון ו/או באומדן של המתכנן או של היועצים.</w:t>
      </w:r>
    </w:p>
    <w:p w14:paraId="7A366E9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53DA872"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התכנון אינו התכנון היעיל ביותר.</w:t>
      </w:r>
    </w:p>
    <w:p w14:paraId="7973CE30" w14:textId="77777777" w:rsidR="00590FDD" w:rsidRPr="00590FDD" w:rsidRDefault="00590FDD" w:rsidP="00590FDD">
      <w:pPr>
        <w:widowControl w:val="0"/>
        <w:spacing w:before="0" w:beforeAutospacing="0" w:after="0" w:afterAutospacing="0" w:line="240" w:lineRule="auto"/>
        <w:ind w:left="720" w:hanging="360"/>
        <w:jc w:val="both"/>
        <w:rPr>
          <w:rFonts w:ascii="Times New Roman" w:eastAsia="Times New Roman" w:hAnsi="Times New Roman"/>
          <w:sz w:val="20"/>
          <w:rtl/>
          <w:lang w:eastAsia="he-IL"/>
        </w:rPr>
      </w:pPr>
    </w:p>
    <w:p w14:paraId="6ABA1127"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השינוי מתחייב במישרין או בעקיפין מהפרת איזה מהוראות חוזה זה ע"י המתכנן.</w:t>
      </w:r>
    </w:p>
    <w:p w14:paraId="7F30FFF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5D8E87F"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השינויים מתחייבים מדרישת רשויות מוסמכות. </w:t>
      </w:r>
    </w:p>
    <w:p w14:paraId="3D5C1F7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230BF9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להכין עבור רוכשים שיבקשו זאת תכנית שינויים בדירות שאינם עומדים בסתירה להיתרי הבניה ולכל דין. </w:t>
      </w:r>
    </w:p>
    <w:p w14:paraId="73332B78" w14:textId="6E3974F8"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מחיר השינויים ותנאי התשלום בגין תכנון השינויים יסוכמו בין המתכנן לרוכשים. </w:t>
      </w:r>
      <w:ins w:id="3" w:author="גרמן קגנובסקי" w:date="2021-01-07T09:59:00Z">
        <w:r w:rsidR="005C17E8">
          <w:rPr>
            <w:rFonts w:ascii="Times New Roman" w:eastAsia="Times New Roman" w:hAnsi="Times New Roman" w:hint="cs"/>
            <w:sz w:val="20"/>
            <w:rtl/>
            <w:lang w:eastAsia="he-IL"/>
          </w:rPr>
          <w:t xml:space="preserve">לאחר קבלת טופס 4 ואכלוס הפרויקט </w:t>
        </w:r>
      </w:ins>
      <w:r w:rsidRPr="00590FDD">
        <w:rPr>
          <w:rFonts w:ascii="Times New Roman" w:eastAsia="Times New Roman" w:hAnsi="Times New Roman"/>
          <w:sz w:val="20"/>
          <w:rtl/>
          <w:lang w:eastAsia="he-IL"/>
        </w:rPr>
        <w:t xml:space="preserve">המתכנן יתקשר עם הרוכש בהסכם נפרד לתכנון השינויים. כל מחלוקת שתתעורר בין המתכנן לבין רוכש </w:t>
      </w:r>
      <w:r w:rsidRPr="00590FDD">
        <w:rPr>
          <w:rFonts w:ascii="Times New Roman" w:eastAsia="Times New Roman" w:hAnsi="Times New Roman" w:hint="cs"/>
          <w:sz w:val="20"/>
          <w:rtl/>
          <w:lang w:eastAsia="he-IL"/>
        </w:rPr>
        <w:t>בעניי</w:t>
      </w:r>
      <w:r w:rsidRPr="00590FDD">
        <w:rPr>
          <w:rFonts w:ascii="Times New Roman" w:eastAsia="Times New Roman" w:hAnsi="Times New Roman" w:hint="eastAsia"/>
          <w:sz w:val="20"/>
          <w:rtl/>
          <w:lang w:eastAsia="he-IL"/>
        </w:rPr>
        <w:t>ן</w:t>
      </w:r>
      <w:r w:rsidRPr="00590FDD">
        <w:rPr>
          <w:rFonts w:ascii="Times New Roman" w:eastAsia="Times New Roman" w:hAnsi="Times New Roman"/>
          <w:sz w:val="20"/>
          <w:rtl/>
          <w:lang w:eastAsia="he-IL"/>
        </w:rPr>
        <w:t xml:space="preserve"> קביעת מחיר השינויים תובא בפני המנהל </w:t>
      </w:r>
      <w:ins w:id="4" w:author="גרמן קגנובסקי" w:date="2021-01-07T10:02:00Z">
        <w:r w:rsidR="005C17E8">
          <w:rPr>
            <w:rFonts w:ascii="Times New Roman" w:eastAsia="Times New Roman" w:hAnsi="Times New Roman" w:hint="cs"/>
            <w:sz w:val="20"/>
            <w:rtl/>
            <w:lang w:eastAsia="he-IL"/>
          </w:rPr>
          <w:t xml:space="preserve">או מזמין עבודה </w:t>
        </w:r>
      </w:ins>
      <w:r w:rsidRPr="00590FDD">
        <w:rPr>
          <w:rFonts w:ascii="Times New Roman" w:eastAsia="Times New Roman" w:hAnsi="Times New Roman"/>
          <w:sz w:val="20"/>
          <w:rtl/>
          <w:lang w:eastAsia="he-IL"/>
        </w:rPr>
        <w:t>והוא יהיה המוסמך להכריע בה.</w:t>
      </w:r>
    </w:p>
    <w:p w14:paraId="0D178119"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0"/>
          <w:rtl/>
          <w:lang w:eastAsia="he-IL"/>
        </w:rPr>
      </w:pPr>
    </w:p>
    <w:p w14:paraId="59C06224"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lang w:eastAsia="he-IL"/>
        </w:rPr>
      </w:pPr>
      <w:r w:rsidRPr="00590FDD">
        <w:rPr>
          <w:rFonts w:ascii="Times New Roman" w:eastAsia="Times New Roman" w:hAnsi="Times New Roman"/>
          <w:bCs/>
          <w:sz w:val="20"/>
          <w:u w:val="single"/>
          <w:rtl/>
          <w:lang w:eastAsia="he-IL"/>
        </w:rPr>
        <w:t>אחריות וביטוח</w:t>
      </w:r>
    </w:p>
    <w:p w14:paraId="4481D28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lang w:eastAsia="he-IL"/>
        </w:rPr>
      </w:pPr>
    </w:p>
    <w:p w14:paraId="43772C09" w14:textId="77777777" w:rsidR="003E5958" w:rsidRPr="003E5958" w:rsidRDefault="003E5958" w:rsidP="003E5958">
      <w:pPr>
        <w:widowControl w:val="0"/>
        <w:spacing w:before="0" w:beforeAutospacing="0" w:after="240" w:afterAutospacing="0" w:line="240" w:lineRule="auto"/>
        <w:ind w:left="363" w:firstLine="430"/>
        <w:jc w:val="both"/>
        <w:rPr>
          <w:rFonts w:ascii="Times New Roman" w:eastAsia="Times New Roman" w:hAnsi="Times New Roman"/>
          <w:b/>
          <w:bCs/>
          <w:sz w:val="20"/>
          <w:u w:val="single"/>
          <w:lang w:eastAsia="he-IL"/>
        </w:rPr>
      </w:pPr>
      <w:r w:rsidRPr="003E5958">
        <w:rPr>
          <w:rFonts w:ascii="Times New Roman" w:eastAsia="Times New Roman" w:hAnsi="Times New Roman" w:hint="cs"/>
          <w:b/>
          <w:bCs/>
          <w:sz w:val="20"/>
          <w:u w:val="single"/>
          <w:rtl/>
          <w:lang w:eastAsia="he-IL"/>
        </w:rPr>
        <w:t>אחריות</w:t>
      </w:r>
    </w:p>
    <w:p w14:paraId="4DE133AE" w14:textId="77777777" w:rsidR="003E5958" w:rsidRPr="003E5958" w:rsidRDefault="003E5958" w:rsidP="003E5958">
      <w:pPr>
        <w:numPr>
          <w:ilvl w:val="1"/>
          <w:numId w:val="1"/>
        </w:numPr>
        <w:spacing w:before="0" w:beforeAutospacing="0" w:after="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hint="cs"/>
          <w:sz w:val="20"/>
          <w:rtl/>
          <w:lang w:eastAsia="he-I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w:t>
      </w:r>
      <w:r w:rsidRPr="003E5958">
        <w:rPr>
          <w:rFonts w:ascii="Times New Roman" w:eastAsia="Times New Roman" w:hAnsi="Times New Roman" w:hint="cs"/>
          <w:sz w:val="20"/>
          <w:rtl/>
          <w:lang w:eastAsia="he-IL"/>
        </w:rPr>
        <w:lastRenderedPageBreak/>
        <w:t>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53886EF4" w14:textId="373CDAFA" w:rsidR="003E5958" w:rsidRPr="003E5958" w:rsidRDefault="003E5958" w:rsidP="005C17E8">
      <w:pPr>
        <w:spacing w:before="0" w:beforeAutospacing="0" w:after="0" w:afterAutospacing="0" w:line="240" w:lineRule="auto"/>
        <w:ind w:left="792"/>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המתכנן מתחייב לפצות ולשפות את המזמין באופן מלא בגין כל פגיעה</w:t>
      </w:r>
      <w:ins w:id="5" w:author="גרמן קגנובסקי" w:date="2021-01-07T10:03:00Z">
        <w:r w:rsidR="005C17E8">
          <w:rPr>
            <w:rFonts w:ascii="Times New Roman" w:eastAsia="Times New Roman" w:hAnsi="Times New Roman" w:hint="cs"/>
            <w:sz w:val="20"/>
            <w:rtl/>
            <w:lang w:eastAsia="he-IL"/>
          </w:rPr>
          <w:t xml:space="preserve"> על פי פסק דין חלוט</w:t>
        </w:r>
      </w:ins>
      <w:r w:rsidRPr="003E5958">
        <w:rPr>
          <w:rFonts w:ascii="Times New Roman" w:eastAsia="Times New Roman" w:hAnsi="Times New Roman" w:hint="cs"/>
          <w:sz w:val="20"/>
          <w:rtl/>
          <w:lang w:eastAsia="he-IL"/>
        </w:rPr>
        <w:t>,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w:t>
      </w:r>
      <w:ins w:id="6" w:author="גרמן קגנובסקי" w:date="2021-01-07T10:05:00Z">
        <w:r w:rsidR="005C17E8">
          <w:rPr>
            <w:rFonts w:ascii="Times New Roman" w:eastAsia="Times New Roman" w:hAnsi="Times New Roman" w:hint="cs"/>
            <w:sz w:val="20"/>
            <w:rtl/>
            <w:lang w:eastAsia="he-IL"/>
          </w:rPr>
          <w:t>.</w:t>
        </w:r>
      </w:ins>
      <w:del w:id="7" w:author="גרמן קגנובסקי" w:date="2021-01-07T10:05:00Z">
        <w:r w:rsidRPr="003E5958" w:rsidDel="005C17E8">
          <w:rPr>
            <w:rFonts w:ascii="Times New Roman" w:eastAsia="Times New Roman" w:hAnsi="Times New Roman" w:hint="cs"/>
            <w:sz w:val="20"/>
            <w:rtl/>
            <w:lang w:eastAsia="he-IL"/>
          </w:rPr>
          <w:delText>, אשר המזמין רשאי לקזז בגינו סכומים ע"ח התמורה המגיעה למתכנן</w:delText>
        </w:r>
      </w:del>
      <w:r w:rsidRPr="003E5958">
        <w:rPr>
          <w:rFonts w:ascii="Times New Roman" w:eastAsia="Times New Roman" w:hAnsi="Times New Roman" w:hint="cs"/>
          <w:sz w:val="20"/>
          <w:rtl/>
          <w:lang w:eastAsia="he-IL"/>
        </w:rPr>
        <w:t>.</w:t>
      </w:r>
    </w:p>
    <w:p w14:paraId="34157131" w14:textId="77777777" w:rsidR="003E5958" w:rsidRPr="003E5958" w:rsidRDefault="003E5958" w:rsidP="003E5958">
      <w:pPr>
        <w:numPr>
          <w:ilvl w:val="1"/>
          <w:numId w:val="1"/>
        </w:numPr>
        <w:spacing w:before="0" w:beforeAutospacing="0" w:after="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sz w:val="20"/>
          <w:rtl/>
          <w:lang w:eastAsia="he-I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35A42384" w14:textId="77777777" w:rsidR="003E5958" w:rsidRPr="003E5958" w:rsidRDefault="003E5958" w:rsidP="003E5958">
      <w:pPr>
        <w:widowControl w:val="0"/>
        <w:spacing w:before="0" w:beforeAutospacing="0" w:after="200" w:afterAutospacing="0" w:line="240" w:lineRule="auto"/>
        <w:ind w:left="368" w:firstLine="425"/>
        <w:rPr>
          <w:rFonts w:ascii="Times New Roman" w:eastAsia="Times New Roman" w:hAnsi="Times New Roman"/>
          <w:b/>
          <w:bCs/>
          <w:sz w:val="20"/>
          <w:u w:val="single"/>
          <w:rtl/>
          <w:lang w:eastAsia="he-IL"/>
        </w:rPr>
      </w:pPr>
    </w:p>
    <w:p w14:paraId="74F35A10" w14:textId="77777777" w:rsidR="003E5958" w:rsidRPr="003E5958" w:rsidRDefault="003E5958" w:rsidP="003E5958">
      <w:pPr>
        <w:widowControl w:val="0"/>
        <w:spacing w:before="0" w:beforeAutospacing="0" w:after="200" w:afterAutospacing="0" w:line="240" w:lineRule="auto"/>
        <w:ind w:left="368" w:firstLine="425"/>
        <w:rPr>
          <w:rFonts w:ascii="Times New Roman" w:eastAsia="Times New Roman" w:hAnsi="Times New Roman"/>
          <w:b/>
          <w:bCs/>
          <w:sz w:val="20"/>
          <w:u w:val="single"/>
          <w:lang w:eastAsia="he-IL"/>
        </w:rPr>
      </w:pPr>
      <w:r w:rsidRPr="003E5958">
        <w:rPr>
          <w:rFonts w:ascii="Times New Roman" w:eastAsia="Times New Roman" w:hAnsi="Times New Roman" w:hint="cs"/>
          <w:b/>
          <w:bCs/>
          <w:sz w:val="20"/>
          <w:u w:val="single"/>
          <w:rtl/>
          <w:lang w:eastAsia="he-IL"/>
        </w:rPr>
        <w:t>ביטוח</w:t>
      </w:r>
    </w:p>
    <w:p w14:paraId="36D31338" w14:textId="77777777" w:rsidR="003E5958" w:rsidRPr="003E5958" w:rsidRDefault="003E5958" w:rsidP="003E5958">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hint="cs"/>
          <w:sz w:val="20"/>
          <w:rtl/>
          <w:lang w:eastAsia="he-IL"/>
        </w:rPr>
        <w:t>מבלי לגרוע מאחריות המתכנן על פי הסכם זה או על פי כל דין, על המתכנן</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 xml:space="preserve"> לערוך ולקיים, על חשבון המתכנן, למשך כל תקופת ההסכם וכל עוד אחריות המתכנן קיימת, את הביטוחים המפורטים במפרט ביטוחי המתכנן המצורף להסכם זה </w:t>
      </w:r>
      <w:r w:rsidRPr="003E5958">
        <w:rPr>
          <w:rFonts w:ascii="Times New Roman" w:eastAsia="Times New Roman" w:hAnsi="Times New Roman" w:hint="eastAsia"/>
          <w:b/>
          <w:bCs/>
          <w:sz w:val="20"/>
          <w:u w:val="single"/>
          <w:rtl/>
          <w:lang w:eastAsia="he-IL"/>
        </w:rPr>
        <w:t>כ</w:t>
      </w:r>
      <w:r w:rsidRPr="003E5958">
        <w:rPr>
          <w:rFonts w:ascii="Times New Roman" w:eastAsia="Times New Roman" w:hAnsi="Times New Roman" w:hint="cs"/>
          <w:b/>
          <w:bCs/>
          <w:sz w:val="20"/>
          <w:u w:val="single"/>
          <w:rtl/>
          <w:lang w:eastAsia="he-IL"/>
        </w:rPr>
        <w:t xml:space="preserve">נספח </w:t>
      </w:r>
      <w:r w:rsidRPr="003E5958">
        <w:rPr>
          <w:rFonts w:ascii="Times New Roman" w:eastAsia="Times New Roman" w:hAnsi="Times New Roman" w:hint="eastAsia"/>
          <w:b/>
          <w:bCs/>
          <w:sz w:val="20"/>
          <w:u w:val="single"/>
          <w:rtl/>
          <w:lang w:eastAsia="he-IL"/>
        </w:rPr>
        <w:t>ז</w:t>
      </w:r>
      <w:r w:rsidRPr="003E5958">
        <w:rPr>
          <w:rFonts w:ascii="Times New Roman" w:eastAsia="Times New Roman" w:hAnsi="Times New Roman" w:hint="cs"/>
          <w:b/>
          <w:bCs/>
          <w:sz w:val="20"/>
          <w:u w:val="single"/>
          <w:rtl/>
          <w:lang w:eastAsia="he-IL"/>
        </w:rPr>
        <w:t>'</w:t>
      </w:r>
      <w:r w:rsidRPr="003E5958">
        <w:rPr>
          <w:rFonts w:ascii="Times New Roman" w:eastAsia="Times New Roman" w:hAnsi="Times New Roman" w:hint="cs"/>
          <w:sz w:val="20"/>
          <w:rtl/>
          <w:lang w:eastAsia="he-IL"/>
        </w:rPr>
        <w:t xml:space="preserve"> וכן אישור עריכת הביטוח המצורף להסכם זה כ</w:t>
      </w:r>
      <w:r w:rsidRPr="003E5958">
        <w:rPr>
          <w:rFonts w:ascii="Times New Roman" w:eastAsia="Times New Roman" w:hAnsi="Times New Roman" w:hint="cs"/>
          <w:b/>
          <w:bCs/>
          <w:sz w:val="20"/>
          <w:u w:val="single"/>
          <w:rtl/>
          <w:lang w:eastAsia="he-IL"/>
        </w:rPr>
        <w:t>נספח ז1'</w:t>
      </w:r>
      <w:r w:rsidRPr="003E5958">
        <w:rPr>
          <w:rFonts w:ascii="Times New Roman" w:eastAsia="Times New Roman" w:hAnsi="Times New Roman" w:hint="cs"/>
          <w:sz w:val="20"/>
          <w:rtl/>
          <w:lang w:eastAsia="he-IL"/>
        </w:rPr>
        <w:t>,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המתכנן עובדים במסגרת ההסכם, יהיה רשאי המתכנן</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שלא לערוך את הביטוח המצוין בסעיף א' לאישור עריכת הביטוח.</w:t>
      </w:r>
    </w:p>
    <w:p w14:paraId="5A952B7A"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ללא צורך בכל דרישה מצד המזמין, על המתכנן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27B1C2E2"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כמו כן, מיד בתום תקופת הביטוח, על המתכנן 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698E3097"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מובהר, כי גבולות האחריות, הנדרשים במסגרת ביטוחי המתכנן, כמפורט באישור עריכת הביטוח, הינם בבחינת דרישה מזערית, המוטלת על המתכנן, שאינה פוטרת את המתכנן ממלוא החבות על פי הסכם זה. </w:t>
      </w:r>
    </w:p>
    <w:p w14:paraId="0EEAFE8E"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מוסכם בזאת, כי למתכנן לא תהיה כל טענה כלפי המזמין או מי מטעם המזמין, בכל הקשור לגבולות האחריות כאמור.</w:t>
      </w:r>
    </w:p>
    <w:p w14:paraId="68343E10"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למזמין תהא הזכות, אך לא החובה, לבדוק את אישור עריכת הביטוח, שיומצא על ידי המתכנן כאמור לעיל, ועל המתכנן לבצע כל שינוי, תיקון, התאמה או </w:t>
      </w:r>
      <w:r w:rsidRPr="003E5958">
        <w:rPr>
          <w:rFonts w:ascii="Times New Roman" w:eastAsia="Times New Roman" w:hAnsi="Times New Roman" w:hint="cs"/>
          <w:sz w:val="20"/>
          <w:rtl/>
          <w:lang w:eastAsia="he-IL"/>
        </w:rPr>
        <w:lastRenderedPageBreak/>
        <w:t>הרחבה, שיידרשו על מנת להתאים את ביטוחי המתכנן, להתחייבויות המתכנן על פי הסכם זה.</w:t>
      </w:r>
    </w:p>
    <w:p w14:paraId="373DD9A9"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מוצהר ומוסכם כי זכויות המזמין לעריכת הבדיקה ולדרישת השינויים כמפורט לעיל, אינן מטילות על המזמין או מי מטעם המזמין כל חובה או כל אחריות שהיא לגבי ביטוחי המתכנן, טיבם, היקפם, ותוקפם, או לגבי העדרם, ואין בהן כדי לגרוע מכל חובה שהיא, המוטלת על המתכנן על פי הסכם זה או על פי כל דין, וזאת בין אם דרשו עריכת שינויים כמפורט לעיל ובין אם לאו, בין אם בדקו את אישור עריכת הביטוחים ובין אם לאו.</w:t>
      </w:r>
    </w:p>
    <w:p w14:paraId="5AD3E6CF"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המתכנן פוטר את המזמין ואת הבאים מטעם המזמין מאחריות לכל אובדן או נזק לרכוש, המובא על ידי המתכנן או על ידי מי מטעם המתכנן לחצרי המזמין או המשמש את המתכנן לצורך מתן השירותים, ולא תהיה למתכנן כל טענה, דרישה או תביעה כלפי הנזכרים לעיל, בגין אובדן או נזק כאמור.</w:t>
      </w:r>
    </w:p>
    <w:p w14:paraId="0E4A78CE"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אם לדעת המתכנן יש צורך בעריכת ביטוחים נוספים או משלימים לביטוחי המתכנן, על המתכנן לערוך ולקיים את הביטוחים הנוספים או המשלימים כאמור. </w:t>
      </w:r>
    </w:p>
    <w:p w14:paraId="5A093600"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בכל ביטוח רכוש נוסף או משלים לביטוחי המתכנן,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2E697C90"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המתכנן, על המתכנן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המתכנן. </w:t>
      </w:r>
    </w:p>
    <w:p w14:paraId="1FDC5CA2" w14:textId="72324B7E"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למען הסר ספק, מובהר בזאת כי על המתכנן מוטלת האחריות כלפי המזמין ביחס לשירותים במלואם, לרבות שירותים שניתנו או אמורים היו להינתן על ידי קבלן משנה, ועל המתכנן 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ins w:id="8" w:author="גרמן קגנובסקי" w:date="2021-01-07T10:10:00Z">
        <w:r w:rsidR="008D142C">
          <w:rPr>
            <w:rFonts w:ascii="Times New Roman" w:eastAsia="Times New Roman" w:hAnsi="Times New Roman" w:hint="cs"/>
            <w:sz w:val="20"/>
            <w:rtl/>
            <w:lang w:eastAsia="he-IL"/>
          </w:rPr>
          <w:t xml:space="preserve"> על פי פסק דין חלוט</w:t>
        </w:r>
      </w:ins>
      <w:del w:id="9" w:author="גרמן קגנובסקי" w:date="2021-01-07T10:10:00Z">
        <w:r w:rsidRPr="003E5958" w:rsidDel="008D142C">
          <w:rPr>
            <w:rFonts w:ascii="Times New Roman" w:eastAsia="Times New Roman" w:hAnsi="Times New Roman" w:hint="cs"/>
            <w:sz w:val="20"/>
            <w:rtl/>
            <w:lang w:eastAsia="he-IL"/>
          </w:rPr>
          <w:delText>.</w:delText>
        </w:r>
      </w:del>
    </w:p>
    <w:p w14:paraId="63DA6ECB"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אין בעריכת ביטוחי המתכנן כדי לצמצם או לגרוע בצורה כל שהיא מהתחייבויותיו בהתאם להסכם, ולא יהיה בעריכת ביטוחי המתכנן כדי לשחרר את המתכנן מחובתו לשפות ו/או לפצות את המזמין ו/או מי מטעמו, בגין כל נזק ,שהוא אחראי לו על פי הסכם זה ו/או על פי כל דין.</w:t>
      </w:r>
    </w:p>
    <w:p w14:paraId="4DD94793"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hint="cs"/>
          <w:sz w:val="20"/>
          <w:rtl/>
          <w:lang w:eastAsia="he-IL"/>
        </w:rPr>
        <w:t xml:space="preserve">המתכנן 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3E5958">
        <w:rPr>
          <w:rFonts w:ascii="Times New Roman" w:eastAsia="Times New Roman" w:hAnsi="Times New Roman" w:hint="cs"/>
          <w:sz w:val="20"/>
          <w:rtl/>
          <w:lang w:eastAsia="he-IL"/>
        </w:rPr>
        <w:lastRenderedPageBreak/>
        <w:t>המתכנן,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239BA679"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sz w:val="20"/>
          <w:rtl/>
          <w:lang w:eastAsia="he-IL"/>
        </w:rPr>
        <w:t>הפרת סעיף זה על כל תנאיו תיחשב להפרה יסודית של ההסכם.</w:t>
      </w:r>
    </w:p>
    <w:p w14:paraId="254E422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64CB5F9"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אספקת תכניות</w:t>
      </w:r>
    </w:p>
    <w:p w14:paraId="07EDE93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D1817E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בכל עת במהלך בצוע שרותי המתכנן וכן בתקופת הבדק של העבודות ימסור המתכנן למזמין מיד לפי דרישתו כל תכניות, ובכללן, תכניות ומסמכים המנויים ברשימה המצ"ב כנספח </w:t>
      </w:r>
      <w:r w:rsidRPr="00590FDD">
        <w:rPr>
          <w:rFonts w:ascii="Times New Roman" w:eastAsia="Times New Roman" w:hAnsi="Times New Roman"/>
          <w:b/>
          <w:bCs/>
          <w:sz w:val="20"/>
          <w:rtl/>
          <w:lang w:eastAsia="he-IL"/>
        </w:rPr>
        <w:t>ח'</w:t>
      </w:r>
      <w:r w:rsidRPr="00590FDD">
        <w:rPr>
          <w:rFonts w:ascii="Times New Roman" w:eastAsia="Times New Roman" w:hAnsi="Times New Roman"/>
          <w:sz w:val="20"/>
          <w:rtl/>
          <w:lang w:eastAsia="he-IL"/>
        </w:rPr>
        <w:t xml:space="preserve"> לחוזה זה, ובמידה והדרישה מתייחסת לתכניות שאינם בידו יערכם המתכנן בכל ההקדם האפשרי וימסרם למזמין.</w:t>
      </w:r>
    </w:p>
    <w:p w14:paraId="3059D29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0F16E6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עם גמר שרותי המתכנן ימסור המתכנן למזמין סדרה אחת של העתקי התכניות כשהן מעודכנות, ומשקפות את התכנון והבצוע הסופי בשטח </w:t>
      </w:r>
      <w:r w:rsidRPr="00590FDD">
        <w:rPr>
          <w:rFonts w:ascii="Times New Roman" w:eastAsia="Times New Roman" w:hAnsi="Times New Roman"/>
          <w:color w:val="000000"/>
          <w:sz w:val="20"/>
          <w:lang w:eastAsia="he-IL"/>
        </w:rPr>
        <w:t>(AS MADE)</w:t>
      </w:r>
      <w:r w:rsidRPr="00590FDD">
        <w:rPr>
          <w:rFonts w:ascii="Times New Roman" w:eastAsia="Times New Roman" w:hAnsi="Times New Roman"/>
          <w:sz w:val="20"/>
          <w:rtl/>
          <w:lang w:eastAsia="he-IL"/>
        </w:rPr>
        <w:t>, למעט שינויי דיירים, ודיסקטים המכילים את התכנון במדיה ממוחשבת.</w:t>
      </w:r>
    </w:p>
    <w:p w14:paraId="49256D6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BE348F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הובא החוזה לידי גמר או בוטל לפי סעיף 12 להלן, ימסור המתכנן למזמין סדרה אחת של העתקי התכניות ודיסקטים כשהן מעודכנות עד לתאריך הבאת החוזה לידי גמר, או עד לתאריך ביטולו, הכל לפי העניין.</w:t>
      </w:r>
    </w:p>
    <w:p w14:paraId="1973C9C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A11D103" w14:textId="77777777" w:rsidR="00590FDD" w:rsidRPr="00590FDD" w:rsidRDefault="00590FDD" w:rsidP="00590FDD">
      <w:pPr>
        <w:widowControl w:val="0"/>
        <w:numPr>
          <w:ilvl w:val="1"/>
          <w:numId w:val="1"/>
        </w:numPr>
        <w:spacing w:before="0" w:beforeAutospacing="0" w:after="0" w:afterAutospacing="0" w:line="240" w:lineRule="auto"/>
        <w:ind w:left="788" w:hanging="43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לפי דרישת המזמין ימסור המתכנן למזמין בנוסף לאמור לעיל סדרה אחת של אורגינלים או סמי </w:t>
      </w:r>
      <w:r w:rsidR="000555DD" w:rsidRPr="00590FDD">
        <w:rPr>
          <w:rFonts w:ascii="Times New Roman" w:eastAsia="Times New Roman" w:hAnsi="Times New Roman" w:hint="cs"/>
          <w:sz w:val="20"/>
          <w:rtl/>
          <w:lang w:eastAsia="he-IL"/>
        </w:rPr>
        <w:t>אוריגינלי</w:t>
      </w:r>
      <w:r w:rsidR="000555DD" w:rsidRPr="00590FDD">
        <w:rPr>
          <w:rFonts w:ascii="Times New Roman" w:eastAsia="Times New Roman" w:hAnsi="Times New Roman" w:hint="eastAsia"/>
          <w:sz w:val="20"/>
          <w:rtl/>
          <w:lang w:eastAsia="he-IL"/>
        </w:rPr>
        <w:t>ם</w:t>
      </w:r>
      <w:r w:rsidRPr="00590FDD">
        <w:rPr>
          <w:rFonts w:ascii="Times New Roman" w:eastAsia="Times New Roman" w:hAnsi="Times New Roman"/>
          <w:sz w:val="20"/>
          <w:rtl/>
          <w:lang w:eastAsia="he-IL"/>
        </w:rPr>
        <w:t>, לפי בחירת המזמין, של כל התכניות כשהן מעודכנות כאמור לעיל. כמו כן חייב המתכנן לשמור אצלו למשך תקופה של 7 שנים לפחות את התכניות בקבצי מחשב ובתדפיסים ולספק למזמין לפי דרישתו העתקים מהן בכל עת שיידרש לכך.</w:t>
      </w:r>
    </w:p>
    <w:p w14:paraId="688C062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ED4EA7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לא יהיה זכאי לכל תשלום נוסף בעד תכניות שימסור למזמין עפ"י סעיף 10 זה.</w:t>
      </w:r>
    </w:p>
    <w:p w14:paraId="2934EC4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6E59D12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זכות הקניין בכל התכניות שייכת למזמין ובלבד ששולם שכר המתכנן בהתאם להוראות החוזה.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 חל גם לגבי זכות היוצרים, במידה וקיימת, בכל עבודות שבוצעו עפ"י התכניות. המתכנן אינו רשאי להשתמש בת</w:t>
      </w:r>
      <w:r w:rsidR="00E078A7">
        <w:rPr>
          <w:rFonts w:ascii="Times New Roman" w:eastAsia="Times New Roman" w:hAnsi="Times New Roman"/>
          <w:sz w:val="20"/>
          <w:rtl/>
          <w:lang w:eastAsia="he-IL"/>
        </w:rPr>
        <w:t>כניות לצורך תכנון ובניה של פרוי</w:t>
      </w:r>
      <w:r w:rsidRPr="00590FDD">
        <w:rPr>
          <w:rFonts w:ascii="Times New Roman" w:eastAsia="Times New Roman" w:hAnsi="Times New Roman"/>
          <w:sz w:val="20"/>
          <w:rtl/>
          <w:lang w:eastAsia="he-IL"/>
        </w:rPr>
        <w:t>קט אחר  שלא בהסכמת המזמין.</w:t>
      </w:r>
    </w:p>
    <w:p w14:paraId="06B90808" w14:textId="77777777" w:rsidR="00590FDD" w:rsidRPr="00590FDD" w:rsidRDefault="00590FDD" w:rsidP="00590FDD">
      <w:pPr>
        <w:widowControl w:val="0"/>
        <w:spacing w:before="0" w:beforeAutospacing="0" w:after="0" w:afterAutospacing="0" w:line="240" w:lineRule="auto"/>
        <w:ind w:right="360"/>
        <w:jc w:val="both"/>
        <w:rPr>
          <w:rFonts w:ascii="Times New Roman" w:eastAsia="Times New Roman" w:hAnsi="Times New Roman"/>
          <w:sz w:val="20"/>
          <w:rtl/>
          <w:lang w:eastAsia="he-IL"/>
        </w:rPr>
      </w:pPr>
    </w:p>
    <w:p w14:paraId="0375C5FE" w14:textId="77777777" w:rsidR="00590FDD" w:rsidRPr="00590FDD" w:rsidRDefault="00590FDD" w:rsidP="00590FDD">
      <w:pPr>
        <w:widowControl w:val="0"/>
        <w:numPr>
          <w:ilvl w:val="0"/>
          <w:numId w:val="1"/>
        </w:numPr>
        <w:spacing w:before="0" w:beforeAutospacing="0" w:after="0" w:afterAutospacing="0" w:line="240" w:lineRule="auto"/>
        <w:ind w:hanging="412"/>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מעמד המתכנן</w:t>
      </w:r>
    </w:p>
    <w:p w14:paraId="583965C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D019E1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color w:val="000000"/>
          <w:sz w:val="24"/>
          <w:rtl/>
          <w:lang w:eastAsia="he-IL"/>
        </w:rPr>
        <w:lastRenderedPageBreak/>
        <w:t>מוסכם ומובהר על ידי הצדדים לחוזה זה כי מעמדו של המתכנן כנותן השירותים למזמין הינו של קבלן עצמאי וכל הפעולות שיעשו על ידו על פי חוזה זה נעשות על ידו, עבורו ועל חשבונו</w:t>
      </w:r>
      <w:r w:rsidRPr="00590FDD">
        <w:rPr>
          <w:rFonts w:ascii="Times New Roman" w:eastAsia="Times New Roman" w:hAnsi="Times New Roman"/>
          <w:sz w:val="20"/>
          <w:rtl/>
          <w:lang w:eastAsia="he-IL"/>
        </w:rPr>
        <w:t>.</w:t>
      </w:r>
    </w:p>
    <w:p w14:paraId="3219BCC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06D016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אין ולא יהיו יחסי עובד-מעביד בין המזמין ובין </w:t>
      </w:r>
      <w:r w:rsidRPr="00590FDD">
        <w:rPr>
          <w:rFonts w:ascii="Times New Roman" w:eastAsia="Times New Roman" w:hAnsi="Times New Roman"/>
          <w:color w:val="000000"/>
          <w:sz w:val="24"/>
          <w:rtl/>
          <w:lang w:eastAsia="he-IL"/>
        </w:rPr>
        <w:t xml:space="preserve">המתכנן ו/או בין המזמין לבין עובדי המתכנן </w:t>
      </w:r>
      <w:r w:rsidRPr="00590FDD">
        <w:rPr>
          <w:rFonts w:ascii="Times New Roman" w:eastAsia="Times New Roman" w:hAnsi="Times New Roman"/>
          <w:sz w:val="20"/>
          <w:rtl/>
          <w:lang w:eastAsia="he-IL"/>
        </w:rPr>
        <w:t>ואין בהוראות חוזה זה כדי ליצור בין המתכנן ו/או מי מעובדיו לבין המזמין ו/או המנהל ו/או מי מטעמו יחסי עובד מעביד</w:t>
      </w:r>
      <w:r w:rsidRPr="00590FDD">
        <w:rPr>
          <w:rFonts w:ascii="Times New Roman" w:eastAsia="Times New Roman" w:hAnsi="Times New Roman"/>
          <w:color w:val="000000"/>
          <w:sz w:val="24"/>
          <w:rtl/>
          <w:lang w:eastAsia="he-IL"/>
        </w:rPr>
        <w:t>, לכל ענין ודבר. בכלל זה מוסכם ומובהר בין הצדדים כי המתכנן ו/או עובדיו לא יהיו זכאים כלפי המזמין לכל זכות החלה עפ"י הדין ו/או מכח צו הרחבה ו/או מכח הסכם כלשהו על עובד</w:t>
      </w:r>
      <w:r w:rsidRPr="00590FDD">
        <w:rPr>
          <w:rFonts w:ascii="Times New Roman" w:eastAsia="Times New Roman" w:hAnsi="Times New Roman"/>
          <w:sz w:val="20"/>
          <w:rtl/>
          <w:lang w:eastAsia="he-IL"/>
        </w:rPr>
        <w:t>.</w:t>
      </w:r>
    </w:p>
    <w:p w14:paraId="10DAB83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31D9BE8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color w:val="000000"/>
          <w:sz w:val="24"/>
          <w:rtl/>
          <w:lang w:eastAsia="he-IL"/>
        </w:rPr>
        <w:t>מוסכם בזה כי המתכנן ו/או עובדיו מוותרים על כל טענות ו/או תביעות כלפי המזמין ו/או כלפי מי מטעמו, שעילתן ביחסי עובד ומעביד ו/או בסיומם והם יהיו מנועים מהגשת כל תביעה שהיא כאמור כנגד המזמין.</w:t>
      </w:r>
    </w:p>
    <w:p w14:paraId="096EB21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6B1B6B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מצהיר ומתחייב כי ישא לבדו </w:t>
      </w:r>
      <w:r w:rsidRPr="00590FDD">
        <w:rPr>
          <w:rFonts w:ascii="Times New Roman" w:eastAsia="Times New Roman" w:hAnsi="Times New Roman"/>
          <w:color w:val="000000"/>
          <w:sz w:val="24"/>
          <w:rtl/>
          <w:lang w:eastAsia="he-IL"/>
        </w:rPr>
        <w:t xml:space="preserve">בכל התשלומים ו/או המסים ו/או תשלומי חובה אחרים, החלים ו/או שיחולו על המתכנן ו/או עובדי המתכנן בגין מתן השירותים ו/או בגין התקבולים שיקבל עפ"י חוזה זה ובכלל זה </w:t>
      </w:r>
      <w:r w:rsidRPr="00590FDD">
        <w:rPr>
          <w:rFonts w:ascii="Times New Roman" w:eastAsia="Times New Roman" w:hAnsi="Times New Roman"/>
          <w:sz w:val="20"/>
          <w:rtl/>
          <w:lang w:eastAsia="he-IL"/>
        </w:rPr>
        <w:t xml:space="preserve"> - תשלומי מס הכנסה והבטוח הלאומי שהוא חב בגין מתן שרותי המתכנן.</w:t>
      </w:r>
    </w:p>
    <w:p w14:paraId="1ABAD54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C95067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ישא לבדו באחריות לכל הזכויות הסוציאליות של עובדיו (כגון - ניכויי מס הכנסה ובטוח לאומי, תשלומים לקרנות איגודים </w:t>
      </w:r>
      <w:r w:rsidRPr="00590FDD">
        <w:rPr>
          <w:rFonts w:ascii="Times New Roman" w:eastAsia="Times New Roman" w:hAnsi="Times New Roman" w:hint="cs"/>
          <w:sz w:val="20"/>
          <w:rtl/>
          <w:lang w:eastAsia="he-IL"/>
        </w:rPr>
        <w:t>מקצועיי</w:t>
      </w:r>
      <w:r w:rsidRPr="00590FDD">
        <w:rPr>
          <w:rFonts w:ascii="Times New Roman" w:eastAsia="Times New Roman" w:hAnsi="Times New Roman" w:hint="eastAsia"/>
          <w:sz w:val="20"/>
          <w:rtl/>
          <w:lang w:eastAsia="he-IL"/>
        </w:rPr>
        <w:t>ם</w:t>
      </w:r>
      <w:r w:rsidRPr="00590FDD">
        <w:rPr>
          <w:rFonts w:ascii="Times New Roman" w:eastAsia="Times New Roman" w:hAnsi="Times New Roman"/>
          <w:sz w:val="20"/>
          <w:rtl/>
          <w:lang w:eastAsia="he-IL"/>
        </w:rPr>
        <w:t xml:space="preserve"> ותשלומים סוציאליים אחרים) ולכל החובות החלות על פי דין על מעביד כלפי עובדיו.</w:t>
      </w:r>
    </w:p>
    <w:p w14:paraId="4C26F9B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E4701E8" w14:textId="42FB8AA5" w:rsidR="00590FDD" w:rsidRPr="00590FDD" w:rsidRDefault="00590FDD" w:rsidP="00D50A41">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color w:val="000000"/>
          <w:sz w:val="24"/>
          <w:rtl/>
          <w:lang w:eastAsia="he-IL"/>
        </w:rPr>
        <w:t xml:space="preserve">מבלי לגרוע מהאמור לעיל, המתכנן מצהיר ומתחייב כי אם </w:t>
      </w:r>
      <w:r w:rsidRPr="00590FDD">
        <w:rPr>
          <w:rFonts w:ascii="Times New Roman" w:eastAsia="Times New Roman" w:hAnsi="Times New Roman" w:hint="cs"/>
          <w:color w:val="000000"/>
          <w:sz w:val="24"/>
          <w:rtl/>
          <w:lang w:eastAsia="he-IL"/>
        </w:rPr>
        <w:t>יידר</w:t>
      </w:r>
      <w:r w:rsidRPr="00590FDD">
        <w:rPr>
          <w:rFonts w:ascii="Times New Roman" w:eastAsia="Times New Roman" w:hAnsi="Times New Roman" w:hint="eastAsia"/>
          <w:color w:val="000000"/>
          <w:sz w:val="24"/>
          <w:rtl/>
          <w:lang w:eastAsia="he-IL"/>
        </w:rPr>
        <w:t>ש</w:t>
      </w:r>
      <w:r w:rsidRPr="00590FDD">
        <w:rPr>
          <w:rFonts w:ascii="Times New Roman" w:eastAsia="Times New Roman" w:hAnsi="Times New Roman"/>
          <w:color w:val="000000"/>
          <w:sz w:val="24"/>
          <w:rtl/>
          <w:lang w:eastAsia="he-IL"/>
        </w:rPr>
        <w:t xml:space="preserve"> המזמין על ידי </w:t>
      </w:r>
      <w:del w:id="10" w:author="גרמן קגנובסקי" w:date="2021-01-07T10:22:00Z">
        <w:r w:rsidRPr="00590FDD" w:rsidDel="00D50A41">
          <w:rPr>
            <w:rFonts w:ascii="Times New Roman" w:eastAsia="Times New Roman" w:hAnsi="Times New Roman"/>
            <w:color w:val="000000"/>
            <w:sz w:val="24"/>
            <w:rtl/>
            <w:lang w:eastAsia="he-IL"/>
          </w:rPr>
          <w:delText xml:space="preserve">המתכנן </w:delText>
        </w:r>
      </w:del>
      <w:r w:rsidRPr="00590FDD">
        <w:rPr>
          <w:rFonts w:ascii="Times New Roman" w:eastAsia="Times New Roman" w:hAnsi="Times New Roman"/>
          <w:color w:val="000000"/>
          <w:sz w:val="24"/>
          <w:rtl/>
          <w:lang w:eastAsia="he-IL"/>
        </w:rPr>
        <w:t>ו/או על ידי מי מעובדי המתכנן ו/או על ידי כל צד ג' לשאת בתשלום ו/או הוצאה ו/או עלות כלשהם, בגין עילות הנובעות מיחסי עובד ומעביד ו/או מהפסקתם ו/או אם יחולו על המזמין תשלום ו/או הוצאה ו/או עלות כלשהם כאמור, אזי ישפה המתכנן את המזמין מייד עם דרישתו הראשונה של המזמין, בגין כל תשלום ו/או הוצאה ו/או עלות שיחולו על המזמין ו/או ידרשו ממנו כאמור ו/או בגין כל נזק שיגרם למזמין בשל דרישה או תביעה כאמור, לרבות הוצאות משפט ושכ"ט עו"ד. סכום השיפוי כאמור ייחשב חוב המגיע למזמין מאת המתכנן על פי הוראות חוזה זה, אשר המזמין רשאי לקזז בגינו סכומים ע"ח התמורה המגיעה למתכנן</w:t>
      </w:r>
      <w:ins w:id="11" w:author="גרמן קגנובסקי" w:date="2021-01-07T10:11:00Z">
        <w:r w:rsidR="008D142C">
          <w:rPr>
            <w:rFonts w:ascii="Times New Roman" w:eastAsia="Times New Roman" w:hAnsi="Times New Roman" w:hint="cs"/>
            <w:color w:val="000000"/>
            <w:sz w:val="24"/>
            <w:rtl/>
            <w:lang w:eastAsia="he-IL"/>
          </w:rPr>
          <w:t xml:space="preserve"> </w:t>
        </w:r>
      </w:ins>
      <w:del w:id="12" w:author="גרמן קגנובסקי" w:date="2021-01-07T10:11:00Z">
        <w:r w:rsidRPr="00590FDD" w:rsidDel="008D142C">
          <w:rPr>
            <w:rFonts w:ascii="Times New Roman" w:eastAsia="Times New Roman" w:hAnsi="Times New Roman"/>
            <w:color w:val="000000"/>
            <w:sz w:val="24"/>
            <w:rtl/>
            <w:lang w:eastAsia="he-IL"/>
          </w:rPr>
          <w:delText>.</w:delText>
        </w:r>
      </w:del>
    </w:p>
    <w:p w14:paraId="5520D0A3" w14:textId="77777777" w:rsidR="00590FDD" w:rsidRPr="008D142C" w:rsidRDefault="00590FDD" w:rsidP="00590FDD">
      <w:pPr>
        <w:widowControl w:val="0"/>
        <w:spacing w:before="0" w:beforeAutospacing="0" w:after="0" w:afterAutospacing="0" w:line="360" w:lineRule="auto"/>
        <w:jc w:val="both"/>
        <w:rPr>
          <w:rFonts w:ascii="Times New Roman" w:eastAsia="Times New Roman" w:hAnsi="Times New Roman"/>
          <w:color w:val="000000"/>
          <w:sz w:val="24"/>
          <w:rtl/>
          <w:lang w:eastAsia="he-IL"/>
        </w:rPr>
      </w:pPr>
    </w:p>
    <w:p w14:paraId="66F0CF4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color w:val="000000"/>
          <w:sz w:val="24"/>
          <w:rtl/>
          <w:lang w:eastAsia="he-IL"/>
        </w:rPr>
        <w:t>בשים לב לאמור לעיל, אם יקבע פורום מוסמך כלשהו כי נתקיימו יחסי עובד ומעביד בין המתכנן ו/או מי מעובדיו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p>
    <w:p w14:paraId="3F4C1335" w14:textId="77777777" w:rsidR="00590FDD" w:rsidRPr="00590FDD" w:rsidRDefault="00590FDD" w:rsidP="00590FDD">
      <w:pPr>
        <w:widowControl w:val="0"/>
        <w:spacing w:before="0" w:beforeAutospacing="0" w:after="0" w:afterAutospacing="0" w:line="240" w:lineRule="auto"/>
        <w:ind w:right="360"/>
        <w:jc w:val="both"/>
        <w:rPr>
          <w:rFonts w:ascii="Times New Roman" w:eastAsia="Times New Roman" w:hAnsi="Times New Roman"/>
          <w:sz w:val="20"/>
          <w:rtl/>
          <w:lang w:eastAsia="he-IL"/>
        </w:rPr>
      </w:pPr>
    </w:p>
    <w:p w14:paraId="6489B83C" w14:textId="77777777" w:rsidR="00590FDD" w:rsidRPr="00590FDD" w:rsidRDefault="00590FDD" w:rsidP="00590FDD">
      <w:pPr>
        <w:widowControl w:val="0"/>
        <w:spacing w:before="0" w:beforeAutospacing="0" w:after="0" w:afterAutospacing="0" w:line="240" w:lineRule="auto"/>
        <w:ind w:left="360" w:right="360"/>
        <w:jc w:val="both"/>
        <w:rPr>
          <w:rFonts w:ascii="Times New Roman" w:eastAsia="Times New Roman" w:hAnsi="Times New Roman"/>
          <w:sz w:val="20"/>
          <w:rtl/>
          <w:lang w:eastAsia="he-IL"/>
        </w:rPr>
      </w:pPr>
    </w:p>
    <w:p w14:paraId="126DC9CA" w14:textId="77777777" w:rsidR="00590FDD" w:rsidRPr="00590FDD" w:rsidRDefault="00590FDD" w:rsidP="00590FDD">
      <w:pPr>
        <w:widowControl w:val="0"/>
        <w:numPr>
          <w:ilvl w:val="0"/>
          <w:numId w:val="1"/>
        </w:numPr>
        <w:spacing w:before="0" w:beforeAutospacing="0" w:after="0" w:afterAutospacing="0" w:line="240" w:lineRule="auto"/>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הבאת החוזה לגמר או ביטולו</w:t>
      </w:r>
    </w:p>
    <w:p w14:paraId="18E304C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Cs/>
          <w:sz w:val="20"/>
          <w:u w:val="single"/>
          <w:rtl/>
          <w:lang w:eastAsia="he-IL"/>
        </w:rPr>
      </w:pPr>
    </w:p>
    <w:p w14:paraId="583A26B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p>
    <w:p w14:paraId="49EB588D"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על אף האמור בכל מקום אחר בחוזה רשאי המזמין, לפי שקול דעתו הבלעדי, בכל עת ומסיבה כלשהי, להביא חוזה זה, כולו או מקצתו, לידי גמר על ידי מתן הודעה בכתב על כך למתכנן. ניתנה הודעה כאמור יבוא החוזה לידי גמר בתאריך הנקוב בהודעה אשר לא יהיה פחות מ7- יום מיום משלוחה (להלן: "</w:t>
      </w:r>
      <w:r w:rsidRPr="00590FDD">
        <w:rPr>
          <w:rFonts w:ascii="Times New Roman" w:eastAsia="Times New Roman" w:hAnsi="Times New Roman"/>
          <w:b/>
          <w:bCs/>
          <w:sz w:val="20"/>
          <w:rtl/>
          <w:lang w:eastAsia="he-IL"/>
        </w:rPr>
        <w:t>תאריך הפסקת השרות</w:t>
      </w:r>
      <w:r w:rsidRPr="00590FDD">
        <w:rPr>
          <w:rFonts w:ascii="Times New Roman" w:eastAsia="Times New Roman" w:hAnsi="Times New Roman"/>
          <w:sz w:val="20"/>
          <w:rtl/>
          <w:lang w:eastAsia="he-IL"/>
        </w:rPr>
        <w:t>").</w:t>
      </w:r>
    </w:p>
    <w:p w14:paraId="64B0E38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1167941"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הובא החוזה לידי גמר כאמור בסעיף 12.1.1 לעיל, ישלם המזמין למתכנן שכר עפ"י קביעתו הבלעדית של המנהל, בעד אותו קטע מקטעי הפרוייקט ו/או שלב משרותי המתכנן שבצע עד לתאריך הפסקת השרות וזאת לפי השיעור המפורט בנספחים </w:t>
      </w:r>
      <w:r w:rsidRPr="00590FDD">
        <w:rPr>
          <w:rFonts w:ascii="Times New Roman" w:eastAsia="Times New Roman" w:hAnsi="Times New Roman"/>
          <w:bCs/>
          <w:sz w:val="20"/>
          <w:rtl/>
          <w:lang w:eastAsia="he-IL"/>
        </w:rPr>
        <w:t>ד' ו - ה'</w:t>
      </w:r>
      <w:r w:rsidRPr="00590FDD">
        <w:rPr>
          <w:rFonts w:ascii="Times New Roman" w:eastAsia="Times New Roman" w:hAnsi="Times New Roman"/>
          <w:sz w:val="20"/>
          <w:rtl/>
          <w:lang w:eastAsia="he-IL"/>
        </w:rPr>
        <w:t xml:space="preserve">. במקרה שבוצע חלק של קטע ו/או שלב - ישולם חלק יחסי מתאים מהשכר הקבוע בנספחים </w:t>
      </w:r>
      <w:r w:rsidRPr="00590FDD">
        <w:rPr>
          <w:rFonts w:ascii="Times New Roman" w:eastAsia="Times New Roman" w:hAnsi="Times New Roman"/>
          <w:bCs/>
          <w:sz w:val="20"/>
          <w:rtl/>
          <w:lang w:eastAsia="he-IL"/>
        </w:rPr>
        <w:t xml:space="preserve">ד' ו-ה' </w:t>
      </w:r>
      <w:r w:rsidRPr="00590FDD">
        <w:rPr>
          <w:rFonts w:ascii="Times New Roman" w:eastAsia="Times New Roman" w:hAnsi="Times New Roman"/>
          <w:sz w:val="20"/>
          <w:rtl/>
          <w:lang w:eastAsia="he-IL"/>
        </w:rPr>
        <w:t>לאותו שלב כפי שיקבע המנהל.</w:t>
      </w:r>
    </w:p>
    <w:p w14:paraId="0636951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701A116"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הודעה בדבר הבאת החוזה לידי גמר כאמור בסעיף 12.1.1 לעיל לא תשמש עילה למתכנן לתביעת פיצויים כלשהם, או לטענה או תביעה כלשהי, פרט לאמור בסעיף 12.1.2 לעיל, והשכר שישולם לפי סעיף 12.1.2 לעיל יהיה לסילוק כל המגיע למתכנן מהמזמין לפי החוזה ו/או עקב הבאתו לידי גמר כאמור, בין עפ"י החוזה ובין מכוח עילה כלשהי עפ"י הדין.</w:t>
      </w:r>
    </w:p>
    <w:p w14:paraId="148DC91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E69751E"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הזכות למזמין תוך 12 חודש מהבאת החוזה לגמר כאמור לחדשו, ובמקרה זה יהיה המתכנן חייב לפי דרישת המזמין לחדש את שרותי המתכנן עפ"י תנאי החוזה.</w:t>
      </w:r>
    </w:p>
    <w:p w14:paraId="4EBEC4F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797BD2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במקרה שהחוזה יבוא לידי גמר עקב הפסקת עבודות הפרויקט מחמת כוח עליון (לרבות עפ"י מצוות הדין) יהיה המתכנן זכאי לתשלום כמוגדר בסעיף 12.3.2 להלן ויחולו הסעיפים 12.1.3 ו- 12.1.4 לעיל.</w:t>
      </w:r>
    </w:p>
    <w:p w14:paraId="6340778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B375C2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p>
    <w:p w14:paraId="55D613C9"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מזכויות מזמין לפי סעיף 12.1 לעיל זכאי המזמין לבטל החוזה, לפי שקול דעתו הבלעדי - בלא צורך בהודעה מוקדמת בכל אחד מהמקרים הבאים:</w:t>
      </w:r>
    </w:p>
    <w:p w14:paraId="10C1EFE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B1CF0EA"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הפר ו/או לא קיים איזה מהוראות החוזה ולא תקן הפרה לאחר שקבל התראה על כך מהמזמין בתוך הזמן הנקוב בהתראה.</w:t>
      </w:r>
    </w:p>
    <w:p w14:paraId="2053413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4F9865D"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התרה במתכנן שאין הוא מבצע את עבודתו בצורה המבטיחה את בצועה התקין ו/או התקדמותה וסיומה לפי לוח הזמנים, והמתכנן לא נקט בצעדים המבטיחים לדעת המזמין את בצועה התקין ו/או התקדמותה וסיומה לפי לוח הזמנים.</w:t>
      </w:r>
    </w:p>
    <w:p w14:paraId="63A47E2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8881B8C"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המתכנן הפר את הוראת סעיף 7.5 לעיל.</w:t>
      </w:r>
    </w:p>
    <w:p w14:paraId="589595F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DA7D35D"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נבצר מהמתכנן או מהמנהל הראשי לקיים את החוזה מסיבת מחלה או מכל סיבה אחרת שהיא. מבלי לפגוע בכלליות האמור לעיל - יחול הסעיף אם המנהל הראשי במשרד המתכנן נפטר, המתכנן פשט רגל, או נעשה בלתי כשר לפעולה משפטית או בלתי כשר למתן שירותי המתכנן או אם ארע אירוע דומה.</w:t>
      </w:r>
    </w:p>
    <w:p w14:paraId="2A64896D" w14:textId="77777777" w:rsidR="00590FDD" w:rsidRPr="00590FDD" w:rsidRDefault="00590FDD" w:rsidP="00590FDD">
      <w:pPr>
        <w:widowControl w:val="0"/>
        <w:tabs>
          <w:tab w:val="left" w:pos="2357"/>
        </w:tabs>
        <w:spacing w:before="0" w:beforeAutospacing="0" w:after="0" w:afterAutospacing="0" w:line="240" w:lineRule="auto"/>
        <w:jc w:val="both"/>
        <w:rPr>
          <w:rFonts w:ascii="Times New Roman" w:eastAsia="Times New Roman" w:hAnsi="Times New Roman"/>
          <w:sz w:val="20"/>
          <w:lang w:eastAsia="he-IL"/>
        </w:rPr>
      </w:pPr>
    </w:p>
    <w:p w14:paraId="6DF8F123"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חל שינוי בהחזקת המניות ו/או בהרכב המנהלים של המתכנן.</w:t>
      </w:r>
    </w:p>
    <w:p w14:paraId="0247C40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638F5C6"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בוטל החוזה כאמור בסעיף 12.3.1 לעיל ישלם המזמין למתכ</w:t>
      </w:r>
      <w:r w:rsidR="00E078A7">
        <w:rPr>
          <w:rFonts w:ascii="Times New Roman" w:eastAsia="Times New Roman" w:hAnsi="Times New Roman"/>
          <w:sz w:val="20"/>
          <w:rtl/>
          <w:lang w:eastAsia="he-IL"/>
        </w:rPr>
        <w:t>נן שכר בעד אותו קטע מקטעי הפרוי</w:t>
      </w:r>
      <w:r w:rsidRPr="00590FDD">
        <w:rPr>
          <w:rFonts w:ascii="Times New Roman" w:eastAsia="Times New Roman" w:hAnsi="Times New Roman"/>
          <w:sz w:val="20"/>
          <w:rtl/>
          <w:lang w:eastAsia="he-IL"/>
        </w:rPr>
        <w:t xml:space="preserve">קט ו/או שלב משרותי המתכנן שהוא בצע עד לבטול החוזה וזאת לפי השיעור המפורט בנספחים </w:t>
      </w:r>
      <w:r w:rsidRPr="00590FDD">
        <w:rPr>
          <w:rFonts w:ascii="Times New Roman" w:eastAsia="Times New Roman" w:hAnsi="Times New Roman"/>
          <w:bCs/>
          <w:sz w:val="20"/>
          <w:rtl/>
          <w:lang w:eastAsia="he-IL"/>
        </w:rPr>
        <w:t xml:space="preserve">ד'ו -ה' </w:t>
      </w:r>
      <w:r w:rsidRPr="00590FDD">
        <w:rPr>
          <w:rFonts w:ascii="Times New Roman" w:eastAsia="Times New Roman" w:hAnsi="Times New Roman"/>
          <w:sz w:val="20"/>
          <w:rtl/>
          <w:lang w:eastAsia="he-IL"/>
        </w:rPr>
        <w:t xml:space="preserve">לגבי כל שלב שבוצע, ובמקרה שבוצע חלק של שלב - חלק יחסי מתאים מהשכר הקבוע בנספחים </w:t>
      </w:r>
      <w:r w:rsidRPr="00590FDD">
        <w:rPr>
          <w:rFonts w:ascii="Times New Roman" w:eastAsia="Times New Roman" w:hAnsi="Times New Roman"/>
          <w:bCs/>
          <w:sz w:val="20"/>
          <w:rtl/>
          <w:lang w:eastAsia="he-IL"/>
        </w:rPr>
        <w:t xml:space="preserve">ד' ו-ה' </w:t>
      </w:r>
      <w:r w:rsidRPr="00590FDD">
        <w:rPr>
          <w:rFonts w:ascii="Times New Roman" w:eastAsia="Times New Roman" w:hAnsi="Times New Roman"/>
          <w:sz w:val="20"/>
          <w:rtl/>
          <w:lang w:eastAsia="he-IL"/>
        </w:rPr>
        <w:t>לאותו שלב כפי שיקבע המנהל, וזאת לסילוק כל המגיע למתכנן מהמזמין.</w:t>
      </w:r>
    </w:p>
    <w:p w14:paraId="2239789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1D4D4B0"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הודעה בדבר הבאת החוזה לידי גמר כאמור בסעיף 12.3.1 לעיל לא תשמש עילה למתכנן לתביעת פיצויים כלשהם, או לטענה או תביעה כלשהי, פרט לאמור בסעיף 12.3.2 לעיל, והשכר שישולם לפי סעיף 12.3.2 יהיה לסילוק כל המגיע למתכנן מהמזמין לפי החוזה ו/או עקב הבאתו לידי גמר כאמור, בין עפ"י החוזה ובין מכוח עילה כלשהי עפ"י הדין.</w:t>
      </w:r>
    </w:p>
    <w:p w14:paraId="2CF0198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20F8B9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אם המנהל הראשי במשרד המתכנן ו/או המתכנן נפטר, פשט רגל, או נעשה בלתי כשר למתן השירותים עפ"י חוזה זה או אם אירע אירוע דומה למתכנן יהיה המזמין זכאי לבטל החוזה ויחולו הוראות סעיפים 12.3.2 ו - 12.3.3 לעיל.</w:t>
      </w:r>
    </w:p>
    <w:p w14:paraId="7969C60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9DF465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התשלום עפ"י סעיפים 12.1, 12.2 ו-12.3 לעיל מותנה בכך שהמזמין קיבל לידיו את כל התכניות ועד לקבלתן לא יהיה עליו לבצע תשלום עפ"י הסעיפים הנ"ל.</w:t>
      </w:r>
    </w:p>
    <w:p w14:paraId="359AA09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80ECB8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בכל מקרה של הבאת החוזה לגמר או ביטולו יהיה המזמין זכאי למסור את בצוע המשך שרותי המתכנן לאחר, ולהשתמש ללא הגבלה בשרותי המתכנן שבוצעו עד לאותו מועד, והמתכנן מסכים לכך ולא יהיה זכאי לדבר בגין זאת.</w:t>
      </w:r>
    </w:p>
    <w:p w14:paraId="3AA275E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592B8F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כל אימת שהמתכנן לא יקיים איזו מהתחייבויותיו לפי החוזה,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8CE106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45910BF" w14:textId="69A9EC4A" w:rsidR="00590FDD" w:rsidRPr="00590FDD" w:rsidRDefault="00590FDD" w:rsidP="00D50A41">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 xml:space="preserve">השתמש המזמין בזכותו על פי סעיף 12.7 לעיל, יהיה הוא רשאי לגבות מאת המתכנן או לנכות מכל סכום שיגיע לו את הסכומים שהמזמין נשא בהם בשל כך, </w:t>
      </w:r>
      <w:del w:id="13" w:author="גרמן קגנובסקי" w:date="2021-01-07T10:24:00Z">
        <w:r w:rsidRPr="00590FDD" w:rsidDel="00D50A41">
          <w:rPr>
            <w:rFonts w:ascii="Times New Roman" w:eastAsia="Times New Roman" w:hAnsi="Times New Roman"/>
            <w:sz w:val="20"/>
            <w:rtl/>
            <w:lang w:eastAsia="he-IL"/>
          </w:rPr>
          <w:delText xml:space="preserve">בתוספת 15% </w:delText>
        </w:r>
      </w:del>
      <w:r w:rsidRPr="00590FDD">
        <w:rPr>
          <w:rFonts w:ascii="Times New Roman" w:eastAsia="Times New Roman" w:hAnsi="Times New Roman"/>
          <w:sz w:val="20"/>
          <w:rtl/>
          <w:lang w:eastAsia="he-IL"/>
        </w:rPr>
        <w:t>לכסוי הוצאותיו הכלליות, וזאת מבלי שיהיה עליו להוכיח את הסכומים הנ"ל.</w:t>
      </w:r>
    </w:p>
    <w:p w14:paraId="27E43F7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A64588D" w14:textId="77777777" w:rsidR="00590FDD" w:rsidRPr="00590FDD" w:rsidRDefault="00590FDD" w:rsidP="00590FDD">
      <w:pPr>
        <w:widowControl w:val="0"/>
        <w:numPr>
          <w:ilvl w:val="0"/>
          <w:numId w:val="1"/>
        </w:numPr>
        <w:spacing w:before="0" w:beforeAutospacing="0" w:after="0" w:afterAutospacing="0" w:line="240" w:lineRule="auto"/>
        <w:ind w:hanging="412"/>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העברת זכויות</w:t>
      </w:r>
    </w:p>
    <w:p w14:paraId="76A617A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CE53F7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המתכנן רשאי להסב לאחר את החוזה או כל חלק ממנו, וכן אין הוא רשאי להעביר או להסב לאחר כל זכות או חובה לפי החוזה, אלא בהסכמת המזמין בכתב ומראש.</w:t>
      </w:r>
    </w:p>
    <w:p w14:paraId="61BFEF0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B41A7A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המתכנן רשאי למסור לאחר את בצוע שרותי המתכנן, כולם או מקצתם, אלא בהסכמת המזמין בכתב ומראש.</w:t>
      </w:r>
    </w:p>
    <w:p w14:paraId="40C874E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53A6CB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ניתנה הסכמת המזמין לפי סעיפים 13.1 או 13.2 לעיל, הרי אין בכך כדי לפטור את המתכנן מאחריותו והתחייבויותיו לפי החוזה ומזכויות המזמין על פיו, והמתכנן ישא באחריות מלאה, כלפי המזמין וכלפי צד שלישי שהוא, גם לכל מעשה או מחדל של אלה שיבצעו עבודה כלשהי מכוח הוראות סעיפים 13.1 או/וגם 13.2 לעיל, באי כחם ועובדיהם, ואילו למזמין ישמרו כל זכויותיו כלפי המתכנן.</w:t>
      </w:r>
    </w:p>
    <w:p w14:paraId="0D6A2A7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CEBB34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שרותי המתכנן יינתנו באמצעות המנהל הראשי אישית ובאמצעות צוות עובדיו של המתכנן בפיקוחו הישיר של המנהל הראשי. מבלי לגרוע מהתחיבות המתכנן כמתחייב מהאמור הרי בכל מקרה שהשירותים לא יינתנו ע"י המנהל הראשי מכל סיבה שהיא יהיה המזמין זכאי לבטל החוזה ויחולו הוראות סעיף 12.3.2 ו-12.3.3 לעיל.</w:t>
      </w:r>
    </w:p>
    <w:p w14:paraId="39489BE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191DE3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רשאי להעביר, בכל עת, כל זכות מזכויותיו וכל חובה מחובותיו לפי חוזה זה, כפי שיראה בעיניו , בלא צורך בהסכמה כלשהי מצד המתכנן.</w:t>
      </w:r>
    </w:p>
    <w:p w14:paraId="440689AB"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49DC4CF9"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סיום שרותי המתכנן</w:t>
      </w:r>
    </w:p>
    <w:p w14:paraId="2381BCDB"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lang w:eastAsia="he-IL"/>
        </w:rPr>
      </w:pPr>
    </w:p>
    <w:p w14:paraId="4336F39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שרותי המתכנן יחושבו כבאים לסיום בכל אחד מהמקרים הבאים:</w:t>
      </w:r>
    </w:p>
    <w:p w14:paraId="2E2B3C5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BB60189"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החוזה הובא לידי סיום או בוטל כאמור בסעיף 12 לעיל, והחל במועד הנקוב בהודעה שניתנה ע"י המזמין למתכנן במסגרת הוראות אותו סעיף.</w:t>
      </w:r>
    </w:p>
    <w:p w14:paraId="2065C64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B736B26"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עם מתן אשור בכתב ע"י המזמין למתכנן כי הושלם מתן שרותי המתכנן עפ"י החוזה.</w:t>
      </w:r>
    </w:p>
    <w:p w14:paraId="15E2923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00FC968"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סודיות והמצאת מסמכים</w:t>
      </w:r>
    </w:p>
    <w:p w14:paraId="68AE5F9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
          <w:sz w:val="20"/>
          <w:rtl/>
          <w:lang w:eastAsia="he-IL"/>
        </w:rPr>
      </w:pPr>
    </w:p>
    <w:p w14:paraId="04950DC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המתכנן מתחייב לשמור על סודיות התכניות, השרטוטים, המפרטים וכל יתר המפרטים וכל יתר המסמכים המתייחסים לשרותי המתכנן לרבות העתקים וניירות עבודה, בין שהוכנו על ידי המתכנן או מטעמו ובין שהוכנו על ידי המזמין או המנהל או מטעמם, וכן לשמור בסוד כל ידיעה שהגיעה אליו עקב ביצוע חוזה זה ולא למסור כל ידיעה כאמור לאדם שלא הוסמך לקבלה על ידי המזמין.</w:t>
      </w:r>
    </w:p>
    <w:p w14:paraId="653E456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0FAB1B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מאחריותו על פי כל דין, ינקוט המתכנן בכל אמצעי סביר כדי לשמור שמירה מעולה על כל מסמך המוחזק על ידיו בקשר לשרותי המתכנן כדי למנוע עיון בו מכל אדם שהמנהל לא התיר לו זאת. כמו כן יציית המתכנן לכל דרישה של המנהל בדבר נקיטת אמצעי בטחון נוספים לאלה שננקטו על ידיו. במקרה של תקלה כלשהי למסמכים כאמור לעיל, יודיע המתכנן למנהל מיד עם אירועה.</w:t>
      </w:r>
    </w:p>
    <w:p w14:paraId="4C8116D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F553F7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יחתים את עובדיו בשירותו בקשר עם ביצוע הסכם זה על כתב התחייבות לשמירת סודיות על פי הנוסח המפורט בנספח </w:t>
      </w:r>
      <w:r w:rsidRPr="00590FDD">
        <w:rPr>
          <w:rFonts w:ascii="Times New Roman" w:eastAsia="Times New Roman" w:hAnsi="Times New Roman"/>
          <w:bCs/>
          <w:sz w:val="20"/>
          <w:rtl/>
          <w:lang w:eastAsia="he-IL"/>
        </w:rPr>
        <w:t>ו'</w:t>
      </w:r>
      <w:r w:rsidRPr="00590FDD">
        <w:rPr>
          <w:rFonts w:ascii="Times New Roman" w:eastAsia="Times New Roman" w:hAnsi="Times New Roman"/>
          <w:sz w:val="20"/>
          <w:rtl/>
          <w:lang w:eastAsia="he-IL"/>
        </w:rPr>
        <w:t>, ויעביר העתק מכתבי התחייבות אלו לידי המזמין.</w:t>
      </w:r>
    </w:p>
    <w:p w14:paraId="5471B05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888000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לפי דרישת המזמין ועם סיום שרותי המתכנן ימסור המתכנן לידי המזמין כל חומר בכתב ו/או במדיה ממוחשבת המצוי בידו והמתייחס לפרויקט, אשר נערך על ידו.</w:t>
      </w:r>
    </w:p>
    <w:p w14:paraId="0477073C" w14:textId="77777777" w:rsid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55D3CB8" w14:textId="77777777" w:rsidR="00E078A7" w:rsidRPr="00590FDD" w:rsidRDefault="00E078A7"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4EF5A53"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ויתור על זכויות מצד המתכנן</w:t>
      </w:r>
    </w:p>
    <w:p w14:paraId="2D69092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
          <w:sz w:val="20"/>
          <w:rtl/>
          <w:lang w:eastAsia="he-IL"/>
        </w:rPr>
      </w:pPr>
    </w:p>
    <w:p w14:paraId="3191FA2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השתמש המזמין כדין בסמכות או בזכות כלשהי הנתונה לו על פי חוזה זה והביא את החוזה לידי גמר, או ביטל את החוזה כולו או מקצתו, או הפסיק את ביצועו, כולו או מקצתו, לא תהיה למתכנן עילת תביעה כלשהי נגד המזמין בגין פעולת המזמין כאמור או בשל כל סיבה אחרת, והמתכנן לא יהיה זכאי לתבוע פיצוי או תשלום כלשהו בעד נזק (לרבות נזק עקיף ו/או הפסד הזדמנויות) פגיעה במוניטין או הפסד לרבות הפסד רווח העלולים להיגרם לו עקב הביטול, ההפסקה או מכל סיבה אחרת.</w:t>
      </w:r>
    </w:p>
    <w:p w14:paraId="4837BA0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CE9BB40"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 שביצע המתכנן על פי חוזה זה.</w:t>
      </w:r>
    </w:p>
    <w:p w14:paraId="4DC14C0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B8DC6B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שלא לנקוט בכל צעדים מכל סוג שהוא שיהיה בהם כדי לסכל המשך ביצוע שרותי המתכנן או מסירתם לידי מתכנן אחר, והינו מתחייב כי על פי דרישת המזמין ישתף המתכנן פעולה עם המזמין ו/או עם המתכנן החליפי בכל הקשור לה</w:t>
      </w:r>
      <w:r w:rsidR="000555DD">
        <w:rPr>
          <w:rFonts w:ascii="Times New Roman" w:eastAsia="Times New Roman" w:hAnsi="Times New Roman"/>
          <w:sz w:val="20"/>
          <w:rtl/>
          <w:lang w:eastAsia="he-IL"/>
        </w:rPr>
        <w:t>עברת האינפורמציה לגבי מהלך הפרו</w:t>
      </w:r>
      <w:r w:rsidRPr="00590FDD">
        <w:rPr>
          <w:rFonts w:ascii="Times New Roman" w:eastAsia="Times New Roman" w:hAnsi="Times New Roman"/>
          <w:sz w:val="20"/>
          <w:rtl/>
          <w:lang w:eastAsia="he-IL"/>
        </w:rPr>
        <w:t>יקט עד להפסקת עבודתו וחפיפה נאותה של המתכנן החליפי.</w:t>
      </w:r>
    </w:p>
    <w:p w14:paraId="590C1F3C" w14:textId="77777777" w:rsid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1171DB5" w14:textId="77777777" w:rsidR="00E078A7" w:rsidRDefault="00E078A7"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EDB8B96" w14:textId="77777777" w:rsidR="00E078A7" w:rsidRPr="00590FDD" w:rsidRDefault="00E078A7"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786C35F"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שונות</w:t>
      </w:r>
    </w:p>
    <w:p w14:paraId="4801F11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D8B20E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הראשי במשרד המתכנן מתחייב לבצע את השירותים שעליו לבצע אישית עפ"י החוזה ואחראי וערב כלפי המזמין לבצוע התחייבויות המתכנן לפי החוזה.</w:t>
      </w:r>
    </w:p>
    <w:p w14:paraId="2D7A091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DBAD87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כל צד אשר יפר או לא יקיים איזו מהתחייבויותיו עפ"י החוזה יהיה חייב לפצות את הצד המקיים על כל הנזקים וההפסדים שיגרמו לו עקב כך וזאת מבלי לגרוע מזכות הצד המקיים לכל סעד ותרופה אחרים ו/או נוספים.</w:t>
      </w:r>
    </w:p>
    <w:p w14:paraId="44105BA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297DAA6"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למניעת ספקות מוצהר במפורש כי עיכוב בהשלמת עבודות תכנון הפרויקט עלול להביא להתייקרות הקמתו וכן עלול להביא להפרת התחייבויות המזמין כלפי צד ג'.</w:t>
      </w:r>
    </w:p>
    <w:p w14:paraId="56ABDDC2" w14:textId="77777777" w:rsidR="00590FDD" w:rsidRPr="00590FDD" w:rsidRDefault="00590FDD" w:rsidP="00590FDD">
      <w:pPr>
        <w:widowControl w:val="0"/>
        <w:spacing w:before="0" w:beforeAutospacing="0" w:after="0" w:afterAutospacing="0" w:line="240" w:lineRule="auto"/>
        <w:ind w:left="432"/>
        <w:jc w:val="both"/>
        <w:rPr>
          <w:rFonts w:ascii="Times New Roman" w:eastAsia="Times New Roman" w:hAnsi="Times New Roman"/>
          <w:sz w:val="20"/>
          <w:rtl/>
          <w:lang w:eastAsia="he-IL"/>
        </w:rPr>
      </w:pPr>
    </w:p>
    <w:p w14:paraId="1A6731F2"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כי הוא מודע לכל אלה ולהשלכות אחרות העלולות לנבוע מעיכוב בהשלמת הפרויקט ויהיה אחראי להם במידה והעיכוב בהשלמת הפרויקט יהיה נובע מאי עמידתו בהתחייבויותיו עפ"י חוזה זה.</w:t>
      </w:r>
    </w:p>
    <w:p w14:paraId="03F3DBE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D489964" w14:textId="73ADBE5B" w:rsidR="00590FDD" w:rsidRPr="00590FDD" w:rsidRDefault="00590FDD" w:rsidP="00D50A41">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המזמין זכאי לקזז כנגד כל סכום המגיע למתכנן מאת המזמין לפי החוזה כל סכום שלפי </w:t>
      </w:r>
      <w:del w:id="14" w:author="גרמן קגנובסקי" w:date="2021-01-07T10:25:00Z">
        <w:r w:rsidRPr="00590FDD" w:rsidDel="00D50A41">
          <w:rPr>
            <w:rFonts w:ascii="Times New Roman" w:eastAsia="Times New Roman" w:hAnsi="Times New Roman"/>
            <w:sz w:val="20"/>
            <w:rtl/>
            <w:lang w:eastAsia="he-IL"/>
          </w:rPr>
          <w:delText xml:space="preserve">טענתו </w:delText>
        </w:r>
      </w:del>
      <w:r w:rsidRPr="00590FDD">
        <w:rPr>
          <w:rFonts w:ascii="Times New Roman" w:eastAsia="Times New Roman" w:hAnsi="Times New Roman"/>
          <w:sz w:val="20"/>
          <w:rtl/>
          <w:lang w:eastAsia="he-IL"/>
        </w:rPr>
        <w:t>מגיע לו מהמתכנן, וכל זכות של המתכנן לתשלום מהמזמין כפופה לזכות הקיזוז הנ"ל.</w:t>
      </w:r>
    </w:p>
    <w:p w14:paraId="2531750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564913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מוסכם במפורש כי בצוע כל וכל אחת מהתחייבויות המזמין עפ"י החוזה מותנה בכך שהמתכנן יקיים תחילה את התחייבויותיו עפ"י החוזה שעליו לקיים עד לאותו מועד. המזמין זכאי, מבלי לפגוע באמור בכל מקום אחר בחוזה, לעכב בצוע התחי</w:t>
      </w:r>
      <w:r w:rsidR="00E078A7">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בות כלשהי מהתחייבויותיו עד לאחר שהמתכנן קיים את התחייבויותיו כאמור.</w:t>
      </w:r>
    </w:p>
    <w:p w14:paraId="2E240A3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7A8464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שום התנהגות מצד איזה מהצדדים לא תחשב כויתור על איזה מזכויותיו עפ"י החוזה או/וגם עפ"י הדין או כויתור או כהסכמה מצדו לאיזה הפרה או אי קיום של תנאי מתנאי החוזה, או כנותנת דחייה או ארכה לבצוע כל פעולה אשר יש לעשותה עפ"י החוזה, או כשנוי, בטול או תוספת של תנאי שהוא, אלא אם נעשו במפורש ובכתב.</w:t>
      </w:r>
    </w:p>
    <w:p w14:paraId="4D9D066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C0AA95B"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מכלליות האמור לעיל -</w:t>
      </w:r>
    </w:p>
    <w:p w14:paraId="600FD40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A463E27"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הסכמה מצד המזמין או המנהל או המתכנן לסטות מתנאי החוזה במקרה מסוים לא תהווה תקדים ולא ילמדו ממנה גזירה שווה למקרה אחר.</w:t>
      </w:r>
    </w:p>
    <w:p w14:paraId="53CB32B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5645F95"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לא השתמשו המזמין או המנהל או המתכנן בזכויות הניתנות להם לפי החוזה במקרה מסוים, אין לראות בכך ויתור על אותן זכויות במקרה אחר, ואין ללמוד מהתנהגות זו ותור כלשהו על זכויות וחובות לפי החוזה.</w:t>
      </w:r>
    </w:p>
    <w:p w14:paraId="66B3A23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462A53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במידה והמתכנן כולל מספר גופים או יחידים יהיו הם אחראים ביחד ולחוד כלפי המזמין למילוי התחייבויות המתכנן לפי חוזה זה.</w:t>
      </w:r>
    </w:p>
    <w:p w14:paraId="276A1B22"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2C9FB880" w14:textId="77777777" w:rsidR="00E078A7" w:rsidRDefault="00590FDD" w:rsidP="00E078A7">
      <w:pPr>
        <w:widowControl w:val="0"/>
        <w:numPr>
          <w:ilvl w:val="1"/>
          <w:numId w:val="1"/>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המתכנן רק כפי חלקו המפורט בנספח "א" בגין כל חיוב מחיובי המזמין עפ"י חוזה זה, ככל שיחולו, ובכל מקרה כל אחד מיחידי המזמין אינו אחראי, ביחד ולחוד, למלוא חיובי המזמין כלפי המתכנן עפ"י חוזה זה. וזאת מבלי לגרוע מהאמור להלן בסיפא לס"ק זה.</w:t>
      </w:r>
    </w:p>
    <w:p w14:paraId="0675D57A" w14:textId="77777777" w:rsidR="00E078A7" w:rsidRPr="00E078A7" w:rsidRDefault="00E078A7" w:rsidP="00E078A7">
      <w:pPr>
        <w:widowControl w:val="0"/>
        <w:spacing w:before="0" w:beforeAutospacing="0" w:after="0" w:afterAutospacing="0" w:line="240" w:lineRule="auto"/>
        <w:ind w:left="792"/>
        <w:jc w:val="both"/>
        <w:rPr>
          <w:rFonts w:ascii="Times New Roman" w:eastAsia="Times New Roman" w:hAnsi="Times New Roman"/>
          <w:sz w:val="24"/>
          <w:lang w:eastAsia="he-IL"/>
        </w:rPr>
      </w:pPr>
    </w:p>
    <w:p w14:paraId="718B6E07" w14:textId="77777777" w:rsidR="00590FDD" w:rsidRPr="00590FDD" w:rsidRDefault="00590FDD" w:rsidP="00590FDD">
      <w:pPr>
        <w:keepNext/>
        <w:spacing w:before="0" w:beforeAutospacing="0" w:after="0" w:afterAutospacing="0" w:line="240" w:lineRule="auto"/>
        <w:ind w:left="798"/>
        <w:jc w:val="both"/>
        <w:outlineLvl w:val="1"/>
        <w:rPr>
          <w:rFonts w:ascii="Times New Roman" w:eastAsia="Times New Roman" w:hAnsi="Times New Roman"/>
          <w:sz w:val="24"/>
          <w:rtl/>
          <w:lang w:eastAsia="he-IL"/>
        </w:rPr>
      </w:pPr>
      <w:r w:rsidRPr="00590FDD">
        <w:rPr>
          <w:rFonts w:ascii="Times New Roman" w:eastAsia="Times New Roman" w:hAnsi="Times New Roman"/>
          <w:sz w:val="24"/>
          <w:rtl/>
          <w:lang w:eastAsia="he-IL"/>
        </w:rPr>
        <w:t>המתכנן מתחייב בזה כי כל דרישה, טענה ו/או תביעה, ככל שתהיינה לו כנגד המזמין בגין חיובי המזמין עפ"י חוזה זה, תוגבל עד לגובה חלקו היחסי של כל אחד מיחידי המזמין כמפורט בנספח "א". אותו דין יחול לגבי תביעה של מי מיחידי המזמין כנגד המתכנן, קרי תביעה כאמור תוגבל עד לגובה חלקו היחסי של התובע במזמין  כמפורט בנספח "א".</w:t>
      </w:r>
    </w:p>
    <w:p w14:paraId="0D08F20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B3A27E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סמכות השיפוט בכל נושא הקשור לחוזה זה ו/או ביצועו תהא מוקנית לבתי המשפט המוסמכים בתל-אביב-יפו.</w:t>
      </w:r>
    </w:p>
    <w:p w14:paraId="71197A3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972A41C"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למען הסר ספק מוסכם ומוצהר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3E0ECA6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8785BA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1C606438"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38F17051" w14:textId="77777777" w:rsid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חוזה זה על נספחיו יחייב את המזמין אך ורק בכפוף לחתימתו כדין ע"י מורשי החתימה של המזמין.</w:t>
      </w:r>
    </w:p>
    <w:p w14:paraId="216EA134" w14:textId="77777777" w:rsidR="00E078A7" w:rsidRDefault="00E078A7" w:rsidP="00E078A7">
      <w:pPr>
        <w:pStyle w:val="ListParagraph"/>
        <w:rPr>
          <w:rFonts w:ascii="Times New Roman" w:eastAsia="Times New Roman" w:hAnsi="Times New Roman"/>
          <w:sz w:val="20"/>
          <w:rtl/>
          <w:lang w:eastAsia="he-IL"/>
        </w:rPr>
      </w:pPr>
    </w:p>
    <w:p w14:paraId="2C2B1033"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0B1932DF"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60C14D48"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72BEACCD"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17F83906"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28B05B18"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10A37F3D"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6B5500A1" w14:textId="77777777" w:rsidR="00E078A7" w:rsidRPr="00590FDD"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3706068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D35C541" w14:textId="77777777" w:rsidR="000555DD" w:rsidRPr="00E078A7" w:rsidRDefault="00590FDD" w:rsidP="00E078A7">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כתובות הצדדים הן כמפורט בכותרת לחוזה זה, וכל הודעה שתימסר למי מהצדדים לחוזה לפי הכתובת דלעיל תחשב כנמסרת לידו בתום 72 שעות מעת מסירתה בדואר בתור מכתב רשום, ואם נשלחה ההודעה בפקסימיליה ביום עסקים בשעות העבודה או נמסרה ביד תחשב היא כמתקבלת ביום משלוח או מסירתה כאמור.</w:t>
      </w:r>
    </w:p>
    <w:p w14:paraId="12DD48C0"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4E3CA439"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0774FA93"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2DBD810A"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5A0C39D8"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2213EBD0" w14:textId="77777777" w:rsidR="000555DD" w:rsidRPr="00E078A7" w:rsidRDefault="000555DD" w:rsidP="00E078A7">
      <w:pPr>
        <w:widowControl w:val="0"/>
        <w:spacing w:before="0" w:beforeAutospacing="0" w:after="0" w:afterAutospacing="0" w:line="240" w:lineRule="auto"/>
        <w:jc w:val="center"/>
        <w:rPr>
          <w:rFonts w:ascii="Times New Roman" w:eastAsia="Times New Roman" w:hAnsi="Times New Roman"/>
          <w:bCs/>
          <w:sz w:val="20"/>
          <w:rtl/>
          <w:lang w:eastAsia="he-IL"/>
        </w:rPr>
      </w:pPr>
      <w:r w:rsidRPr="000555DD">
        <w:rPr>
          <w:rFonts w:ascii="Times New Roman" w:eastAsia="Times New Roman" w:hAnsi="Times New Roman"/>
          <w:bCs/>
          <w:sz w:val="20"/>
          <w:rtl/>
          <w:lang w:eastAsia="he-IL"/>
        </w:rPr>
        <w:t>ולראיה</w:t>
      </w:r>
      <w:r w:rsidR="00E078A7">
        <w:rPr>
          <w:rFonts w:ascii="Times New Roman" w:eastAsia="Times New Roman" w:hAnsi="Times New Roman"/>
          <w:bCs/>
          <w:sz w:val="20"/>
          <w:rtl/>
          <w:lang w:eastAsia="he-IL"/>
        </w:rPr>
        <w:t xml:space="preserve"> באו הצדדים על החתום:</w:t>
      </w:r>
    </w:p>
    <w:p w14:paraId="714A43F4" w14:textId="77777777" w:rsidR="000555DD" w:rsidRDefault="000555DD"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491DED16" w14:textId="77777777" w:rsidR="00E078A7" w:rsidRDefault="00E078A7"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1C1D522A" w14:textId="77777777" w:rsidR="00E078A7" w:rsidRPr="000555DD" w:rsidRDefault="00E078A7"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2BE5E1B0" w14:textId="70B1797A" w:rsidR="000555DD" w:rsidRPr="000555DD" w:rsidRDefault="000555DD"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color w:val="00B0F0"/>
          <w:sz w:val="20"/>
          <w:u w:val="single"/>
          <w:rtl/>
          <w:lang w:eastAsia="he-IL"/>
        </w:rPr>
      </w:pPr>
      <w:r w:rsidRPr="000555DD">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ספק"/>
          <w:tag w:val="cntSupllierName"/>
          <w:id w:val="368116510"/>
          <w:placeholder>
            <w:docPart w:val="CCCF4A67E3664BCFAD5F906570B72FF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del w:id="15" w:author="גרמן קגנובסקי" w:date="2021-01-07T11:01:00Z">
            <w:r w:rsidR="00D319A9" w:rsidDel="00144D52">
              <w:rPr>
                <w:rFonts w:ascii="Times New Roman" w:eastAsia="Times New Roman" w:hAnsi="Times New Roman" w:hint="cs"/>
                <w:color w:val="00B0F0"/>
                <w:sz w:val="20"/>
                <w:u w:val="single"/>
                <w:rtl/>
                <w:lang w:eastAsia="he-IL"/>
              </w:rPr>
              <w:delText>אבנר איזדיאן מהנדסים בע"מ</w:delText>
            </w:r>
          </w:del>
          <w:ins w:id="16" w:author="גרמן קגנובסקי" w:date="2021-01-07T11:01:00Z">
            <w:r w:rsidR="00144D52">
              <w:rPr>
                <w:rFonts w:ascii="Times New Roman" w:eastAsia="Times New Roman" w:hAnsi="Times New Roman"/>
                <w:color w:val="00B0F0"/>
                <w:sz w:val="20"/>
                <w:u w:val="single"/>
                <w:rtl/>
                <w:lang w:eastAsia="he-IL"/>
              </w:rPr>
              <w:t>אבנר איזדיאן מהנדסים בע''מ</w:t>
            </w:r>
          </w:ins>
        </w:sdtContent>
      </w:sdt>
      <w:r w:rsidRPr="000555DD">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צד א"/>
          <w:tag w:val="cmtTzadAName"/>
          <w:id w:val="-1697851747"/>
          <w:placeholder>
            <w:docPart w:val="181E78737A4B44B2A4FBF27088516C8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D319A9" w:rsidRPr="003E6FC4">
            <w:rPr>
              <w:rStyle w:val="PlaceholderText"/>
              <w:rtl/>
            </w:rPr>
            <w:t>[שם צד א]</w:t>
          </w:r>
        </w:sdtContent>
      </w:sdt>
    </w:p>
    <w:p w14:paraId="2D0FDAE8" w14:textId="77777777" w:rsidR="000555DD" w:rsidRDefault="000555DD" w:rsidP="00E078A7">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ab/>
        <w:t>המתכנן</w:t>
      </w:r>
      <w:r w:rsidRPr="000555DD">
        <w:rPr>
          <w:rFonts w:ascii="Times New Roman" w:eastAsia="Times New Roman" w:hAnsi="Times New Roman"/>
          <w:sz w:val="20"/>
          <w:lang w:eastAsia="he-IL"/>
        </w:rPr>
        <w:t xml:space="preserve"> </w:t>
      </w:r>
      <w:r w:rsidRPr="000555DD">
        <w:rPr>
          <w:rFonts w:ascii="Times New Roman" w:eastAsia="Times New Roman" w:hAnsi="Times New Roman"/>
          <w:sz w:val="20"/>
          <w:rtl/>
          <w:lang w:eastAsia="he-IL"/>
        </w:rPr>
        <w:tab/>
      </w:r>
      <w:r w:rsidRPr="000555DD">
        <w:rPr>
          <w:rFonts w:ascii="Times New Roman" w:eastAsia="Times New Roman" w:hAnsi="Times New Roman"/>
          <w:sz w:val="20"/>
          <w:lang w:eastAsia="he-IL"/>
        </w:rPr>
        <w:t xml:space="preserve"> </w:t>
      </w:r>
      <w:r w:rsidRPr="000555DD">
        <w:rPr>
          <w:rFonts w:ascii="Times New Roman" w:eastAsia="Times New Roman" w:hAnsi="Times New Roman"/>
          <w:sz w:val="20"/>
          <w:rtl/>
          <w:lang w:eastAsia="he-IL"/>
        </w:rPr>
        <w:t>המזמין</w:t>
      </w:r>
    </w:p>
    <w:p w14:paraId="544DB213" w14:textId="77777777" w:rsidR="00E078A7" w:rsidRDefault="00E078A7" w:rsidP="00E078A7">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p>
    <w:p w14:paraId="43B55ACB" w14:textId="77777777" w:rsidR="00E078A7" w:rsidRPr="000555DD" w:rsidRDefault="00E078A7" w:rsidP="00E078A7">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p>
    <w:p w14:paraId="1F68FA0F"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0555DD">
        <w:rPr>
          <w:rFonts w:ascii="Times New Roman" w:eastAsia="Times New Roman" w:hAnsi="Times New Roman" w:hint="cs"/>
          <w:sz w:val="20"/>
          <w:rtl/>
          <w:lang w:eastAsia="he-IL"/>
        </w:rPr>
        <w:t>י</w:t>
      </w:r>
      <w:r w:rsidRPr="000555DD">
        <w:rPr>
          <w:rFonts w:ascii="Times New Roman" w:eastAsia="Times New Roman" w:hAnsi="Times New Roman"/>
          <w:sz w:val="20"/>
          <w:rtl/>
          <w:lang w:eastAsia="he-IL"/>
        </w:rPr>
        <w:t xml:space="preserve">ן זה. </w:t>
      </w:r>
    </w:p>
    <w:p w14:paraId="194DE2E6" w14:textId="77777777" w:rsid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p>
    <w:p w14:paraId="5C06560A" w14:textId="77777777" w:rsidR="00E078A7" w:rsidRDefault="00E078A7" w:rsidP="000555DD">
      <w:pPr>
        <w:widowControl w:val="0"/>
        <w:spacing w:before="0" w:beforeAutospacing="0" w:after="0" w:afterAutospacing="0" w:line="240" w:lineRule="auto"/>
        <w:jc w:val="both"/>
        <w:rPr>
          <w:rFonts w:ascii="Times New Roman" w:eastAsia="Times New Roman" w:hAnsi="Times New Roman"/>
          <w:sz w:val="20"/>
          <w:rtl/>
          <w:lang w:eastAsia="he-IL"/>
        </w:rPr>
      </w:pPr>
    </w:p>
    <w:p w14:paraId="7A1F9838" w14:textId="77777777" w:rsidR="00E078A7" w:rsidRPr="000555DD" w:rsidRDefault="00E078A7" w:rsidP="000555DD">
      <w:pPr>
        <w:widowControl w:val="0"/>
        <w:spacing w:before="0" w:beforeAutospacing="0" w:after="0" w:afterAutospacing="0" w:line="240" w:lineRule="auto"/>
        <w:jc w:val="both"/>
        <w:rPr>
          <w:rFonts w:ascii="Times New Roman" w:eastAsia="Times New Roman" w:hAnsi="Times New Roman"/>
          <w:sz w:val="20"/>
          <w:rtl/>
          <w:lang w:eastAsia="he-IL"/>
        </w:rPr>
      </w:pPr>
    </w:p>
    <w:p w14:paraId="291F8D56"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תאריך :  _______________</w:t>
      </w:r>
      <w:r w:rsidRPr="000555DD">
        <w:rPr>
          <w:rFonts w:ascii="Times New Roman" w:eastAsia="Times New Roman" w:hAnsi="Times New Roman"/>
          <w:sz w:val="20"/>
          <w:rtl/>
          <w:lang w:eastAsia="he-IL"/>
        </w:rPr>
        <w:tab/>
      </w:r>
      <w:r w:rsidRPr="000555DD">
        <w:rPr>
          <w:rFonts w:ascii="Times New Roman" w:eastAsia="Times New Roman" w:hAnsi="Times New Roman"/>
          <w:sz w:val="20"/>
          <w:rtl/>
          <w:lang w:eastAsia="he-IL"/>
        </w:rPr>
        <w:tab/>
      </w:r>
      <w:r w:rsidRPr="000555DD">
        <w:rPr>
          <w:rFonts w:ascii="Times New Roman" w:eastAsia="Times New Roman" w:hAnsi="Times New Roman"/>
          <w:sz w:val="20"/>
          <w:rtl/>
          <w:lang w:eastAsia="he-IL"/>
        </w:rPr>
        <w:tab/>
      </w:r>
    </w:p>
    <w:p w14:paraId="3A7DF2C9"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חתימה וחותמת עו"ד/ רו"ח : ________________</w:t>
      </w:r>
    </w:p>
    <w:p w14:paraId="0CD7DAFF"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4FF9112C"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2114A917"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30A7A49C"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2A62B290"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27691981"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06041F84"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6739C086"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2D9BD003"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4D87DC2E"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7016A96C"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306E96D6"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1D9D5A4C"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389DE52F"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1C6E122B"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45BBCA25"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5046D511"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4868CF08"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77DB4849"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32710551"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34E5C460"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6DAB6972"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63F91AB2" w14:textId="77777777" w:rsidR="000555DD" w:rsidRDefault="000555DD" w:rsidP="00590FDD">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p>
    <w:p w14:paraId="6682083C" w14:textId="77777777" w:rsidR="000555DD" w:rsidRDefault="000555DD" w:rsidP="00590FDD">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p>
    <w:p w14:paraId="2582E361" w14:textId="77777777" w:rsidR="000555DD" w:rsidRDefault="000555DD" w:rsidP="00590FDD">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p>
    <w:p w14:paraId="2959C433" w14:textId="77777777" w:rsidR="00047BB3" w:rsidRDefault="00047BB3" w:rsidP="00E078A7">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73C8A8B3" w14:textId="77777777" w:rsidR="000555DD" w:rsidRPr="000555DD" w:rsidRDefault="000555DD" w:rsidP="00E078A7">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sidRPr="000555DD">
        <w:rPr>
          <w:rFonts w:ascii="Times New Roman" w:eastAsia="Times New Roman" w:hAnsi="Times New Roman" w:hint="cs"/>
          <w:bCs/>
          <w:sz w:val="20"/>
          <w:u w:val="single"/>
          <w:rtl/>
          <w:lang w:eastAsia="he-IL"/>
        </w:rPr>
        <w:lastRenderedPageBreak/>
        <w:t>נספח ''א''</w:t>
      </w:r>
    </w:p>
    <w:p w14:paraId="73FCC280" w14:textId="77777777" w:rsidR="000555DD" w:rsidRPr="000555DD" w:rsidRDefault="000555DD" w:rsidP="000555DD">
      <w:pPr>
        <w:widowControl w:val="0"/>
        <w:spacing w:before="0" w:beforeAutospacing="0" w:after="0" w:afterAutospacing="0" w:line="240" w:lineRule="auto"/>
        <w:jc w:val="center"/>
        <w:outlineLvl w:val="3"/>
        <w:rPr>
          <w:rFonts w:ascii="Times New Roman" w:eastAsia="Times New Roman" w:hAnsi="Times New Roman"/>
          <w:bCs/>
          <w:sz w:val="20"/>
          <w:u w:val="single"/>
          <w:lang w:eastAsia="he-IL"/>
        </w:rPr>
      </w:pPr>
      <w:r w:rsidRPr="000555DD">
        <w:rPr>
          <w:rFonts w:ascii="Times New Roman" w:eastAsia="Times New Roman" w:hAnsi="Times New Roman" w:hint="cs"/>
          <w:bCs/>
          <w:sz w:val="20"/>
          <w:u w:val="single"/>
          <w:rtl/>
          <w:lang w:eastAsia="he-IL"/>
        </w:rPr>
        <w:t>נספח כללי</w:t>
      </w:r>
    </w:p>
    <w:p w14:paraId="42BEA2DC"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1.1</w:t>
      </w:r>
      <w:r w:rsidRPr="000555DD">
        <w:rPr>
          <w:rFonts w:ascii="Times New Roman" w:eastAsia="Times New Roman" w:hAnsi="Times New Roman" w:hint="cs"/>
          <w:sz w:val="24"/>
          <w:rtl/>
          <w:lang w:eastAsia="he-IL"/>
        </w:rPr>
        <w:tab/>
        <w:t>הגדרות -</w:t>
      </w:r>
    </w:p>
    <w:p w14:paraId="267A9D3A"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48EE829A" w14:textId="77777777" w:rsidR="000555DD" w:rsidRPr="000555DD" w:rsidRDefault="000555DD" w:rsidP="00D319A9">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w:t>
      </w:r>
      <w:r w:rsidRPr="000555DD">
        <w:rPr>
          <w:rFonts w:ascii="Times New Roman" w:eastAsia="Times New Roman" w:hAnsi="Times New Roman" w:hint="cs"/>
          <w:b/>
          <w:bCs/>
          <w:sz w:val="24"/>
          <w:rtl/>
          <w:lang w:eastAsia="he-IL"/>
        </w:rPr>
        <w:t>הפרויקט</w:t>
      </w:r>
      <w:r w:rsidRPr="000555DD">
        <w:rPr>
          <w:rFonts w:ascii="Times New Roman" w:eastAsia="Times New Roman" w:hAnsi="Times New Roman" w:hint="cs"/>
          <w:sz w:val="24"/>
          <w:rtl/>
          <w:lang w:eastAsia="he-IL"/>
        </w:rPr>
        <w:t>"-</w:t>
      </w:r>
      <w:r w:rsidRPr="000555DD">
        <w:rPr>
          <w:rFonts w:ascii="Times New Roman" w:eastAsia="Times New Roman" w:hAnsi="Times New Roman" w:hint="cs"/>
          <w:sz w:val="24"/>
          <w:lang w:eastAsia="he-IL"/>
        </w:rPr>
        <w:t xml:space="preserve"> </w:t>
      </w:r>
      <w:r w:rsidRPr="000555DD">
        <w:rPr>
          <w:rFonts w:ascii="Times New Roman" w:eastAsia="Times New Roman" w:hAnsi="Times New Roman" w:hint="cs"/>
          <w:sz w:val="24"/>
          <w:rtl/>
          <w:lang w:eastAsia="he-IL"/>
        </w:rPr>
        <w:t>פרויקט לבניית יחידות דיור, שטחי מסחר ומשרדים, חניונים ועבודות פיתוח ב</w:t>
      </w:r>
      <w:sdt>
        <w:sdtPr>
          <w:rPr>
            <w:rFonts w:ascii="Times New Roman" w:eastAsia="Times New Roman" w:hAnsi="Times New Roman" w:hint="cs"/>
            <w:color w:val="00B0F0"/>
            <w:sz w:val="24"/>
            <w:rtl/>
            <w:lang w:eastAsia="he-IL"/>
          </w:rPr>
          <w:alias w:val="רשות מקומית"/>
          <w:tag w:val="cntLocalAuth"/>
          <w:id w:val="1782831239"/>
          <w:placeholder>
            <w:docPart w:val="B56B34ED28AA4A3BAB483FF60DF5AB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AF5A49">
            <w:rPr>
              <w:rFonts w:ascii="Times New Roman" w:eastAsia="Times New Roman" w:hAnsi="Times New Roman" w:hint="cs"/>
              <w:color w:val="00B0F0"/>
              <w:sz w:val="24"/>
              <w:rtl/>
              <w:lang w:eastAsia="he-IL"/>
            </w:rPr>
            <w:t xml:space="preserve">ראשון לציון </w:t>
          </w:r>
        </w:sdtContent>
      </w:sdt>
      <w:r w:rsidRPr="000555DD">
        <w:rPr>
          <w:rFonts w:ascii="Times New Roman" w:eastAsia="Times New Roman" w:hAnsi="Times New Roman" w:hint="cs"/>
          <w:color w:val="00B0F0"/>
          <w:sz w:val="24"/>
          <w:rtl/>
          <w:lang w:eastAsia="he-IL"/>
        </w:rPr>
        <w:t xml:space="preserve"> - </w:t>
      </w:r>
      <w:sdt>
        <w:sdtPr>
          <w:rPr>
            <w:rFonts w:ascii="Times New Roman" w:eastAsia="Times New Roman" w:hAnsi="Times New Roman" w:hint="cs"/>
            <w:color w:val="00B0F0"/>
            <w:sz w:val="24"/>
            <w:rtl/>
          </w:rPr>
          <w:alias w:val="שם אתר"/>
          <w:tag w:val="cntSite"/>
          <w:id w:val="-1682512962"/>
          <w:placeholder>
            <w:docPart w:val="255BCD959CDC4663A72F60C61E826D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17" w:author="גרמן קגנובסקי" w:date="2020-11-02T15:53:00Z">
            <w:r w:rsidR="00D45901">
              <w:rPr>
                <w:rFonts w:ascii="Times New Roman" w:eastAsia="Times New Roman" w:hAnsi="Times New Roman" w:hint="cs"/>
                <w:color w:val="00B0F0"/>
                <w:sz w:val="24"/>
                <w:rtl/>
              </w:rPr>
              <w:t>נרקיסים</w:t>
            </w:r>
          </w:ins>
        </w:sdtContent>
      </w:sdt>
      <w:r w:rsidRPr="000555DD">
        <w:rPr>
          <w:rFonts w:ascii="Times New Roman" w:eastAsia="Times New Roman" w:hAnsi="Times New Roman" w:hint="cs"/>
          <w:color w:val="00B0F0"/>
          <w:sz w:val="24"/>
          <w:rtl/>
          <w:lang w:eastAsia="he-IL"/>
        </w:rPr>
        <w:t xml:space="preserve">, </w:t>
      </w:r>
      <w:sdt>
        <w:sdtPr>
          <w:rPr>
            <w:rFonts w:ascii="Times New Roman" w:eastAsia="Times New Roman" w:hAnsi="Times New Roman" w:hint="cs"/>
            <w:color w:val="00B0F0"/>
            <w:sz w:val="24"/>
            <w:rtl/>
          </w:rPr>
          <w:alias w:val="שם הפרויקט"/>
          <w:tag w:val="cntProjectName"/>
          <w:id w:val="-1647974920"/>
          <w:placeholder>
            <w:docPart w:val="AE6C6D9AC5B642BD8E014E2B8A80BB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AF5A49">
            <w:rPr>
              <w:rFonts w:ascii="Times New Roman" w:eastAsia="Times New Roman" w:hAnsi="Times New Roman" w:hint="cs"/>
              <w:color w:val="00B0F0"/>
              <w:sz w:val="24"/>
              <w:rtl/>
            </w:rPr>
            <w:t>נרקיסים ראשון לציון</w:t>
          </w:r>
        </w:sdtContent>
      </w:sdt>
      <w:r w:rsidRPr="000555DD">
        <w:rPr>
          <w:rFonts w:ascii="Times New Roman" w:eastAsia="Times New Roman" w:hAnsi="Times New Roman" w:hint="cs"/>
          <w:sz w:val="24"/>
          <w:rtl/>
          <w:lang w:eastAsia="he-IL"/>
        </w:rPr>
        <w:t xml:space="preserve"> לרבות עבודות פיתוח על, אשר יתוכנן ו/או יבוצע עבור המזמין באתר בקטעים ובשלבים לפי שיקול דעתו.</w:t>
      </w:r>
    </w:p>
    <w:p w14:paraId="01152132"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22A72713" w14:textId="77777777" w:rsidR="000555DD" w:rsidRPr="000555DD" w:rsidRDefault="000555DD" w:rsidP="00D319A9">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w:t>
      </w:r>
      <w:r w:rsidRPr="000555DD">
        <w:rPr>
          <w:rFonts w:ascii="Times New Roman" w:eastAsia="Times New Roman" w:hAnsi="Times New Roman" w:hint="cs"/>
          <w:b/>
          <w:bCs/>
          <w:sz w:val="24"/>
          <w:rtl/>
          <w:lang w:eastAsia="he-IL"/>
        </w:rPr>
        <w:t>התכנית</w:t>
      </w:r>
      <w:r w:rsidRPr="000555DD">
        <w:rPr>
          <w:rFonts w:ascii="Times New Roman" w:eastAsia="Times New Roman" w:hAnsi="Times New Roman" w:hint="cs"/>
          <w:sz w:val="24"/>
          <w:rtl/>
          <w:lang w:eastAsia="he-IL"/>
        </w:rPr>
        <w:t xml:space="preserve">" או </w:t>
      </w:r>
      <w:r w:rsidRPr="000555DD">
        <w:rPr>
          <w:rFonts w:ascii="Times New Roman" w:eastAsia="Times New Roman" w:hAnsi="Times New Roman" w:hint="cs"/>
          <w:b/>
          <w:bCs/>
          <w:sz w:val="24"/>
          <w:rtl/>
          <w:lang w:eastAsia="he-IL"/>
        </w:rPr>
        <w:t xml:space="preserve">"המקרקעין" </w:t>
      </w:r>
      <w:r w:rsidRPr="000555DD">
        <w:rPr>
          <w:rFonts w:ascii="Times New Roman" w:eastAsia="Times New Roman" w:hAnsi="Times New Roman"/>
          <w:sz w:val="24"/>
          <w:lang w:eastAsia="he-IL"/>
        </w:rPr>
        <w:t>–</w:t>
      </w:r>
      <w:r w:rsidRPr="000555DD">
        <w:rPr>
          <w:rFonts w:ascii="Times New Roman" w:eastAsia="Times New Roman" w:hAnsi="Times New Roman" w:hint="cs"/>
          <w:sz w:val="24"/>
          <w:rtl/>
          <w:lang w:eastAsia="he-IL"/>
        </w:rPr>
        <w:t xml:space="preserve"> תכנית בנין עיר מס' </w:t>
      </w:r>
      <w:sdt>
        <w:sdtPr>
          <w:rPr>
            <w:rFonts w:ascii="Times New Roman" w:eastAsia="Times New Roman" w:hAnsi="Times New Roman" w:hint="cs"/>
            <w:color w:val="008000"/>
            <w:sz w:val="24"/>
            <w:rtl/>
          </w:rPr>
          <w:alias w:val="שדה נוסף 2"/>
          <w:tag w:val="cntCustomField2"/>
          <w:id w:val="1880663104"/>
          <w:placeholder>
            <w:docPart w:val="6A09361AF0D244F08BA31F9FED7F433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00AF5A49">
            <w:rPr>
              <w:rFonts w:ascii="Times New Roman" w:eastAsia="Times New Roman" w:hAnsi="Times New Roman" w:hint="cs"/>
              <w:color w:val="008000"/>
              <w:sz w:val="24"/>
              <w:rtl/>
            </w:rPr>
            <w:t>413-0180570</w:t>
          </w:r>
        </w:sdtContent>
      </w:sdt>
      <w:r w:rsidRPr="000555DD">
        <w:rPr>
          <w:rFonts w:ascii="Times New Roman" w:eastAsia="Times New Roman" w:hAnsi="Times New Roman" w:hint="cs"/>
          <w:sz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hint="cs"/>
            <w:sz w:val="24"/>
            <w:rtl/>
            <w:lang w:eastAsia="he-IL"/>
          </w:rPr>
          <w:alias w:val="שדה נוסף 1"/>
          <w:tag w:val="cntCustomField1"/>
          <w:id w:val="-452094098"/>
          <w:placeholder>
            <w:docPart w:val="C1248346886F4EACAADD527A8E6C8C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00AF5A49">
            <w:rPr>
              <w:rFonts w:ascii="Times New Roman" w:eastAsia="Times New Roman" w:hAnsi="Times New Roman" w:hint="cs"/>
              <w:sz w:val="24"/>
              <w:rtl/>
              <w:lang w:eastAsia="he-IL"/>
            </w:rPr>
            <w:t>4240,4241</w:t>
          </w:r>
        </w:sdtContent>
      </w:sdt>
      <w:r w:rsidRPr="000555DD">
        <w:rPr>
          <w:rFonts w:ascii="Times New Roman" w:eastAsia="Times New Roman" w:hAnsi="Times New Roman" w:hint="cs"/>
          <w:sz w:val="24"/>
          <w:rtl/>
          <w:lang w:eastAsia="he-IL"/>
        </w:rPr>
        <w:t>.</w:t>
      </w:r>
    </w:p>
    <w:p w14:paraId="0192C851" w14:textId="77777777"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771B842E" w14:textId="77777777"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75AADC78" w14:textId="77777777" w:rsidR="000555DD" w:rsidRPr="000555DD" w:rsidRDefault="000555DD" w:rsidP="00D319A9">
      <w:pPr>
        <w:spacing w:before="0" w:beforeAutospacing="0" w:after="0" w:afterAutospacing="0" w:line="240" w:lineRule="auto"/>
        <w:ind w:left="720"/>
        <w:rPr>
          <w:rFonts w:ascii="Times New Roman" w:eastAsia="Times New Roman" w:hAnsi="Times New Roman"/>
          <w:color w:val="008000"/>
          <w:sz w:val="24"/>
          <w:rtl/>
        </w:rPr>
      </w:pPr>
      <w:r w:rsidRPr="000555DD">
        <w:rPr>
          <w:rFonts w:ascii="Times New Roman" w:eastAsia="Times New Roman" w:hAnsi="Times New Roman" w:hint="cs"/>
          <w:sz w:val="24"/>
          <w:rtl/>
          <w:lang w:eastAsia="he-IL"/>
        </w:rPr>
        <w:t xml:space="preserve">"הרשות המקומית" </w:t>
      </w:r>
      <w:r w:rsidR="00AF5A49">
        <w:rPr>
          <w:rFonts w:ascii="Times New Roman" w:eastAsia="Times New Roman" w:hAnsi="Times New Roman"/>
          <w:sz w:val="24"/>
          <w:rtl/>
          <w:lang w:eastAsia="he-IL"/>
        </w:rPr>
        <w:t>–</w:t>
      </w:r>
      <w:r w:rsidRPr="000555DD">
        <w:rPr>
          <w:rFonts w:ascii="Times New Roman" w:eastAsia="Times New Roman" w:hAnsi="Times New Roman" w:hint="cs"/>
          <w:sz w:val="24"/>
          <w:rtl/>
          <w:lang w:eastAsia="he-IL"/>
        </w:rPr>
        <w:t xml:space="preserve"> </w:t>
      </w:r>
      <w:sdt>
        <w:sdtPr>
          <w:rPr>
            <w:rFonts w:ascii="Times New Roman" w:eastAsia="Times New Roman" w:hAnsi="Times New Roman" w:hint="cs"/>
            <w:color w:val="008000"/>
            <w:sz w:val="24"/>
            <w:rtl/>
          </w:rPr>
          <w:alias w:val="רשות מקומית"/>
          <w:tag w:val="cntLocalAuth"/>
          <w:id w:val="1088732537"/>
          <w:placeholder>
            <w:docPart w:val="3246384E4BE546038F4B1559E7A98B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AF5A49">
            <w:rPr>
              <w:rFonts w:ascii="Times New Roman" w:eastAsia="Times New Roman" w:hAnsi="Times New Roman" w:hint="cs"/>
              <w:color w:val="008000"/>
              <w:sz w:val="24"/>
              <w:rtl/>
            </w:rPr>
            <w:t xml:space="preserve">ראשון לציון </w:t>
          </w:r>
        </w:sdtContent>
      </w:sdt>
      <w:r w:rsidRPr="000555DD">
        <w:rPr>
          <w:rFonts w:ascii="Times New Roman" w:eastAsia="Times New Roman" w:hAnsi="Times New Roman" w:hint="cs"/>
          <w:color w:val="008000"/>
          <w:sz w:val="24"/>
          <w:rtl/>
        </w:rPr>
        <w:t>.</w:t>
      </w:r>
    </w:p>
    <w:p w14:paraId="36D8F00A" w14:textId="77777777" w:rsidR="000555DD" w:rsidRPr="000555DD" w:rsidRDefault="000555DD" w:rsidP="000555DD">
      <w:pPr>
        <w:spacing w:before="0" w:beforeAutospacing="0" w:after="0" w:afterAutospacing="0" w:line="240" w:lineRule="auto"/>
        <w:ind w:left="720"/>
        <w:rPr>
          <w:rFonts w:ascii="Times New Roman" w:eastAsia="Times New Roman" w:hAnsi="Times New Roman"/>
          <w:color w:val="FF0000"/>
          <w:sz w:val="24"/>
          <w:rtl/>
        </w:rPr>
      </w:pPr>
    </w:p>
    <w:p w14:paraId="3B7D80A2" w14:textId="77777777" w:rsidR="000555DD" w:rsidRPr="000555DD" w:rsidRDefault="000555DD" w:rsidP="000555DD">
      <w:pPr>
        <w:spacing w:before="0" w:beforeAutospacing="0" w:after="0" w:afterAutospacing="0" w:line="240" w:lineRule="auto"/>
        <w:ind w:left="720"/>
        <w:rPr>
          <w:rFonts w:ascii="Times New Roman" w:eastAsia="Times New Roman" w:hAnsi="Times New Roman"/>
          <w:sz w:val="24"/>
          <w:rtl/>
          <w:lang w:eastAsia="he-IL"/>
        </w:rPr>
      </w:pPr>
      <w:r w:rsidRPr="000555DD">
        <w:rPr>
          <w:rFonts w:ascii="Times New Roman" w:eastAsia="Times New Roman" w:hAnsi="Times New Roman" w:hint="cs"/>
          <w:sz w:val="24"/>
          <w:rtl/>
        </w:rPr>
        <w:t xml:space="preserve">"חוזה הפיתוח" </w:t>
      </w:r>
      <w:r w:rsidRPr="000555DD">
        <w:rPr>
          <w:rFonts w:ascii="Times New Roman" w:eastAsia="Times New Roman" w:hAnsi="Times New Roman"/>
          <w:sz w:val="24"/>
        </w:rPr>
        <w:t>–</w:t>
      </w:r>
      <w:r w:rsidRPr="000555DD">
        <w:rPr>
          <w:rFonts w:ascii="Times New Roman" w:eastAsia="Times New Roman" w:hAnsi="Times New Roman" w:hint="cs"/>
          <w:sz w:val="24"/>
          <w:rtl/>
        </w:rPr>
        <w:t xml:space="preserve"> חוזה הפיתוח אשר נחתם בין המזמין לבין הרשות המקומית.</w:t>
      </w:r>
    </w:p>
    <w:p w14:paraId="58BC87E3"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53B602C7" w14:textId="77777777" w:rsidR="000555DD" w:rsidRPr="000555DD" w:rsidRDefault="000555DD" w:rsidP="00AF5A49">
      <w:pPr>
        <w:widowControl w:val="0"/>
        <w:spacing w:before="0" w:beforeAutospacing="0" w:after="0" w:afterAutospacing="0" w:line="240" w:lineRule="auto"/>
        <w:jc w:val="both"/>
        <w:rPr>
          <w:rFonts w:ascii="Times New Roman" w:eastAsia="Times New Roman" w:hAnsi="Times New Roman"/>
          <w:bCs/>
          <w:color w:val="FF0000"/>
          <w:sz w:val="24"/>
          <w:rtl/>
          <w:lang w:eastAsia="he-IL"/>
        </w:rPr>
      </w:pPr>
      <w:r w:rsidRPr="000555DD">
        <w:rPr>
          <w:rFonts w:ascii="Times New Roman" w:eastAsia="Times New Roman" w:hAnsi="Times New Roman" w:hint="cs"/>
          <w:sz w:val="24"/>
          <w:rtl/>
          <w:lang w:eastAsia="he-IL"/>
        </w:rPr>
        <w:t>2.8</w:t>
      </w:r>
      <w:r w:rsidRPr="000555DD">
        <w:rPr>
          <w:rFonts w:ascii="Times New Roman" w:eastAsia="Times New Roman" w:hAnsi="Times New Roman" w:hint="cs"/>
          <w:sz w:val="24"/>
          <w:rtl/>
          <w:lang w:eastAsia="he-IL"/>
        </w:rPr>
        <w:tab/>
        <w:t xml:space="preserve">המנהל הוא: </w:t>
      </w:r>
      <w:sdt>
        <w:sdtPr>
          <w:rPr>
            <w:rFonts w:ascii="Times New Roman" w:eastAsia="Times New Roman" w:hAnsi="Times New Roman" w:hint="cs"/>
            <w:sz w:val="24"/>
            <w:rtl/>
            <w:lang w:eastAsia="he-IL"/>
          </w:rPr>
          <w:alias w:val="שדה נוסף 3"/>
          <w:tag w:val="cntCustomField3"/>
          <w:id w:val="405040135"/>
          <w:placeholder>
            <w:docPart w:val="6CACA939F8A44347B87F226F6EB8007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AF5A49">
            <w:rPr>
              <w:rFonts w:ascii="Times New Roman" w:eastAsia="Times New Roman" w:hAnsi="Times New Roman" w:hint="cs"/>
              <w:sz w:val="24"/>
              <w:rtl/>
              <w:lang w:eastAsia="he-IL"/>
            </w:rPr>
            <w:t>קובי רפא</w:t>
          </w:r>
        </w:sdtContent>
      </w:sdt>
    </w:p>
    <w:p w14:paraId="08957B0A"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bCs/>
          <w:sz w:val="24"/>
          <w:rtl/>
          <w:lang w:eastAsia="he-IL"/>
        </w:rPr>
      </w:pPr>
    </w:p>
    <w:p w14:paraId="699DF3F0" w14:textId="77777777" w:rsidR="00047BB3" w:rsidRPr="000555DD" w:rsidRDefault="000555DD" w:rsidP="00AF5A49">
      <w:pPr>
        <w:widowControl w:val="0"/>
        <w:spacing w:before="0" w:beforeAutospacing="0" w:after="0" w:afterAutospacing="0" w:line="240" w:lineRule="auto"/>
        <w:ind w:left="720" w:right="720" w:hanging="720"/>
        <w:jc w:val="both"/>
        <w:rPr>
          <w:rFonts w:ascii="Times New Roman" w:eastAsia="Times New Roman" w:hAnsi="Times New Roman"/>
          <w:color w:val="FF0000"/>
          <w:sz w:val="24"/>
          <w:rtl/>
          <w:lang w:eastAsia="he-IL"/>
        </w:rPr>
      </w:pPr>
      <w:r w:rsidRPr="000555DD">
        <w:rPr>
          <w:rFonts w:ascii="Times New Roman" w:eastAsia="Times New Roman" w:hAnsi="Times New Roman" w:hint="cs"/>
          <w:sz w:val="24"/>
          <w:rtl/>
          <w:lang w:eastAsia="he-IL"/>
        </w:rPr>
        <w:t>2.10</w:t>
      </w:r>
      <w:r w:rsidRPr="000555DD">
        <w:rPr>
          <w:rFonts w:ascii="Times New Roman" w:eastAsia="Times New Roman" w:hAnsi="Times New Roman" w:hint="cs"/>
          <w:sz w:val="24"/>
          <w:rtl/>
          <w:lang w:eastAsia="he-IL"/>
        </w:rPr>
        <w:tab/>
      </w:r>
    </w:p>
    <w:p w14:paraId="6BA43F10"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3.2</w:t>
      </w:r>
      <w:r w:rsidRPr="000555DD">
        <w:rPr>
          <w:rFonts w:ascii="Times New Roman" w:eastAsia="Times New Roman" w:hAnsi="Times New Roman" w:hint="cs"/>
          <w:sz w:val="24"/>
          <w:rtl/>
          <w:lang w:eastAsia="he-IL"/>
        </w:rPr>
        <w:tab/>
        <w:t>בעלי המקצוע במשרד המתכנן הם:</w:t>
      </w:r>
    </w:p>
    <w:p w14:paraId="171432D7"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7CEF167A" w14:textId="77777777" w:rsidR="000555DD" w:rsidRPr="000555DD" w:rsidRDefault="000555DD" w:rsidP="00D319A9">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א.</w:t>
      </w:r>
      <w:r w:rsidRPr="000555DD">
        <w:rPr>
          <w:rFonts w:ascii="Times New Roman" w:eastAsia="Times New Roman" w:hAnsi="Times New Roman" w:hint="cs"/>
          <w:sz w:val="24"/>
          <w:rtl/>
          <w:lang w:eastAsia="he-IL"/>
        </w:rPr>
        <w:tab/>
        <w:t xml:space="preserve">ראש צוות: </w:t>
      </w:r>
      <w:sdt>
        <w:sdtPr>
          <w:rPr>
            <w:rFonts w:ascii="Times New Roman" w:eastAsia="Times New Roman" w:hAnsi="Times New Roman"/>
            <w:color w:val="008000"/>
            <w:sz w:val="24"/>
            <w:rtl/>
            <w:lang w:eastAsia="he-IL"/>
          </w:rPr>
          <w:alias w:val="שדה נוסף 4"/>
          <w:tag w:val="cntCustomField4"/>
          <w:id w:val="-571968739"/>
          <w:placeholder>
            <w:docPart w:val="6226702E87D24ED4BA07512D2DCD1D3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00AF5A49">
            <w:rPr>
              <w:rFonts w:ascii="Times New Roman" w:eastAsia="Times New Roman" w:hAnsi="Times New Roman" w:hint="cs"/>
              <w:color w:val="008000"/>
              <w:sz w:val="24"/>
              <w:rtl/>
              <w:lang w:eastAsia="he-IL"/>
            </w:rPr>
            <w:t>אבנר איזידיאן</w:t>
          </w:r>
        </w:sdtContent>
      </w:sdt>
    </w:p>
    <w:p w14:paraId="7B3E453F" w14:textId="77777777" w:rsidR="000555DD" w:rsidRPr="000555DD" w:rsidRDefault="000555DD" w:rsidP="00D319A9">
      <w:pPr>
        <w:keepNext/>
        <w:widowControl w:val="0"/>
        <w:spacing w:before="0" w:beforeAutospacing="0" w:after="0" w:afterAutospacing="0" w:line="240" w:lineRule="auto"/>
        <w:ind w:left="1440" w:right="1440" w:hanging="720"/>
        <w:jc w:val="both"/>
        <w:outlineLvl w:val="7"/>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ב. </w:t>
      </w:r>
      <w:r w:rsidRPr="000555DD">
        <w:rPr>
          <w:rFonts w:ascii="Times New Roman" w:eastAsia="Times New Roman" w:hAnsi="Times New Roman" w:hint="cs"/>
          <w:sz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olor w:val="008000"/>
            <w:sz w:val="24"/>
            <w:rtl/>
            <w:lang w:eastAsia="he-IL"/>
          </w:rPr>
          <w:alias w:val="שדה נוסף 5"/>
          <w:tag w:val="cntCustomField5"/>
          <w:id w:val="670996116"/>
          <w:placeholder>
            <w:docPart w:val="39056136E64D48CD835D6FEC03ACAB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00AF5A49">
            <w:rPr>
              <w:rFonts w:ascii="Times New Roman" w:eastAsia="Times New Roman" w:hAnsi="Times New Roman" w:hint="cs"/>
              <w:color w:val="008000"/>
              <w:sz w:val="24"/>
              <w:rtl/>
              <w:lang w:eastAsia="he-IL"/>
            </w:rPr>
            <w:t>7</w:t>
          </w:r>
        </w:sdtContent>
      </w:sdt>
    </w:p>
    <w:p w14:paraId="1EF376B4"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7D1D91C2"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color w:val="FF0000"/>
          <w:sz w:val="24"/>
          <w:rtl/>
          <w:lang w:eastAsia="he-IL"/>
        </w:rPr>
      </w:pPr>
      <w:r w:rsidRPr="000555DD">
        <w:rPr>
          <w:rFonts w:ascii="Times New Roman" w:eastAsia="Times New Roman" w:hAnsi="Times New Roman" w:hint="cs"/>
          <w:sz w:val="24"/>
          <w:rtl/>
          <w:lang w:eastAsia="he-IL"/>
        </w:rPr>
        <w:t>3.4</w:t>
      </w:r>
      <w:r w:rsidRPr="000555DD">
        <w:rPr>
          <w:rFonts w:ascii="Times New Roman" w:eastAsia="Times New Roman" w:hAnsi="Times New Roman" w:hint="cs"/>
          <w:sz w:val="24"/>
          <w:rtl/>
          <w:lang w:eastAsia="he-IL"/>
        </w:rPr>
        <w:tab/>
        <w:t xml:space="preserve">המנהל הראשי במשרד המתכנן הוא אדריכל/מהנדס: </w:t>
      </w:r>
      <w:sdt>
        <w:sdtPr>
          <w:rPr>
            <w:rFonts w:ascii="Times New Roman" w:eastAsia="Times New Roman" w:hAnsi="Times New Roman"/>
            <w:color w:val="008000"/>
            <w:sz w:val="24"/>
            <w:rtl/>
            <w:lang w:eastAsia="he-IL"/>
          </w:rPr>
          <w:alias w:val="שדה נוסף 6"/>
          <w:tag w:val="cntCustomField6"/>
          <w:id w:val="-1464726949"/>
          <w:placeholder>
            <w:docPart w:val="0EC2C2A165C34F598CCF852A4B5946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AF5A49">
            <w:rPr>
              <w:rFonts w:ascii="Times New Roman" w:eastAsia="Times New Roman" w:hAnsi="Times New Roman" w:hint="cs"/>
              <w:color w:val="008000"/>
              <w:sz w:val="24"/>
              <w:rtl/>
              <w:lang w:eastAsia="he-IL"/>
            </w:rPr>
            <w:t>אבנר איזידיאן</w:t>
          </w:r>
        </w:sdtContent>
      </w:sdt>
    </w:p>
    <w:p w14:paraId="726DAC6B"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747C8944"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5.2</w:t>
      </w:r>
      <w:r w:rsidRPr="000555DD">
        <w:rPr>
          <w:rFonts w:ascii="Times New Roman" w:eastAsia="Times New Roman" w:hAnsi="Times New Roman" w:hint="cs"/>
          <w:sz w:val="24"/>
          <w:rtl/>
          <w:lang w:eastAsia="he-IL"/>
        </w:rPr>
        <w:tab/>
        <w:t>הנושאים הם:</w:t>
      </w:r>
    </w:p>
    <w:p w14:paraId="68AAF468"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016F199E"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א.</w:t>
      </w:r>
      <w:r w:rsidRPr="000555DD">
        <w:rPr>
          <w:rFonts w:ascii="Times New Roman" w:eastAsia="Times New Roman" w:hAnsi="Times New Roman" w:hint="cs"/>
          <w:sz w:val="24"/>
          <w:rtl/>
          <w:lang w:eastAsia="he-IL"/>
        </w:rPr>
        <w:tab/>
        <w:t>התקדמות שרותי המתכנן.</w:t>
      </w:r>
    </w:p>
    <w:p w14:paraId="1E368217"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ב.</w:t>
      </w:r>
      <w:r w:rsidRPr="000555DD">
        <w:rPr>
          <w:rFonts w:ascii="Times New Roman" w:eastAsia="Times New Roman" w:hAnsi="Times New Roman" w:hint="cs"/>
          <w:sz w:val="24"/>
          <w:rtl/>
          <w:lang w:eastAsia="he-IL"/>
        </w:rPr>
        <w:tab/>
        <w:t>סטיות מלוח הזמנים לרבות סיבת הסטייה.</w:t>
      </w:r>
    </w:p>
    <w:p w14:paraId="2C296EF8"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ג.</w:t>
      </w:r>
      <w:r w:rsidRPr="000555DD">
        <w:rPr>
          <w:rFonts w:ascii="Times New Roman" w:eastAsia="Times New Roman" w:hAnsi="Times New Roman" w:hint="cs"/>
          <w:sz w:val="24"/>
          <w:rtl/>
          <w:lang w:eastAsia="he-IL"/>
        </w:rPr>
        <w:tab/>
        <w:t>תאום לוח הזמנים המתחייב מסטיות לרבות תיאור השלכות התאום על הפרויקט.</w:t>
      </w:r>
    </w:p>
    <w:p w14:paraId="4C92F16E"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ד.</w:t>
      </w:r>
      <w:r w:rsidRPr="000555DD">
        <w:rPr>
          <w:rFonts w:ascii="Times New Roman" w:eastAsia="Times New Roman" w:hAnsi="Times New Roman" w:hint="cs"/>
          <w:sz w:val="24"/>
          <w:rtl/>
          <w:lang w:eastAsia="he-IL"/>
        </w:rPr>
        <w:tab/>
        <w:t>סטיות מהערכות ו/או תחזיות תקציביות והשלכותיהן.</w:t>
      </w:r>
    </w:p>
    <w:p w14:paraId="3C44D62D"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ה.</w:t>
      </w:r>
      <w:r w:rsidRPr="000555DD">
        <w:rPr>
          <w:rFonts w:ascii="Times New Roman" w:eastAsia="Times New Roman" w:hAnsi="Times New Roman" w:hint="cs"/>
          <w:sz w:val="24"/>
          <w:rtl/>
          <w:lang w:eastAsia="he-IL"/>
        </w:rPr>
        <w:tab/>
        <w:t>ריכוז הוראות שנויים.</w:t>
      </w:r>
    </w:p>
    <w:p w14:paraId="37D949F9" w14:textId="77777777" w:rsidR="000555DD" w:rsidRPr="000555DD" w:rsidRDefault="000555DD" w:rsidP="000555DD">
      <w:pPr>
        <w:widowControl w:val="0"/>
        <w:spacing w:before="0" w:beforeAutospacing="0" w:after="0" w:afterAutospacing="0" w:line="240" w:lineRule="auto"/>
        <w:ind w:left="679" w:hanging="709"/>
        <w:outlineLvl w:val="2"/>
        <w:rPr>
          <w:rFonts w:ascii="Times New Roman" w:eastAsia="Times New Roman" w:hAnsi="Times New Roman"/>
          <w:b/>
          <w:bCs/>
          <w:sz w:val="24"/>
          <w:u w:val="single"/>
          <w:rtl/>
        </w:rPr>
      </w:pPr>
    </w:p>
    <w:p w14:paraId="25F7B631" w14:textId="77777777" w:rsidR="000555DD" w:rsidRPr="000555DD" w:rsidRDefault="000555DD" w:rsidP="000555DD">
      <w:pPr>
        <w:widowControl w:val="0"/>
        <w:spacing w:before="0" w:beforeAutospacing="0" w:after="0" w:afterAutospacing="0" w:line="240" w:lineRule="auto"/>
        <w:ind w:left="-30"/>
        <w:outlineLvl w:val="2"/>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lastRenderedPageBreak/>
        <w:t xml:space="preserve">17.7 </w:t>
      </w:r>
      <w:r w:rsidRPr="000555DD">
        <w:rPr>
          <w:rFonts w:ascii="Times New Roman" w:eastAsia="Times New Roman" w:hAnsi="Times New Roman" w:hint="cs"/>
          <w:sz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0555DD" w:rsidRPr="000555DD" w14:paraId="5ECD19C1" w14:textId="77777777" w:rsidTr="000555DD">
        <w:tc>
          <w:tcPr>
            <w:tcW w:w="3366" w:type="dxa"/>
          </w:tcPr>
          <w:p w14:paraId="2B153C63" w14:textId="77777777" w:rsidR="000555DD" w:rsidRPr="000555DD" w:rsidRDefault="00C944B2" w:rsidP="000555DD">
            <w:pPr>
              <w:widowControl w:val="0"/>
              <w:spacing w:before="0" w:beforeAutospacing="0" w:after="0" w:afterAutospacing="0" w:line="240" w:lineRule="auto"/>
              <w:outlineLvl w:val="2"/>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אחוז השתתפות צד א"/>
                <w:tag w:val="cmtTzadAPercent"/>
                <w:id w:val="160592806"/>
                <w:placeholder>
                  <w:docPart w:val="9A34B4DDA7BE45B7B3AA0F4ADCC3D4F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0555DD" w:rsidRPr="000555DD">
                  <w:rPr>
                    <w:rFonts w:cstheme="minorBidi"/>
                    <w:color w:val="00B0F0"/>
                    <w:rtl/>
                  </w:rPr>
                  <w:t>[אחוז השתתפות צד א]</w:t>
                </w:r>
              </w:sdtContent>
            </w:sdt>
          </w:p>
          <w:p w14:paraId="68BA597C" w14:textId="77777777" w:rsidR="000555DD" w:rsidRPr="000555DD" w:rsidRDefault="000555DD" w:rsidP="000555DD">
            <w:pPr>
              <w:widowControl w:val="0"/>
              <w:spacing w:before="0" w:beforeAutospacing="0" w:after="0" w:afterAutospacing="0" w:line="240" w:lineRule="auto"/>
              <w:outlineLvl w:val="2"/>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             </w:t>
            </w:r>
          </w:p>
        </w:tc>
        <w:tc>
          <w:tcPr>
            <w:tcW w:w="2163" w:type="dxa"/>
          </w:tcPr>
          <w:p w14:paraId="5007DABD" w14:textId="77777777" w:rsidR="000555DD" w:rsidRPr="000555DD" w:rsidRDefault="000555DD" w:rsidP="000555DD">
            <w:pPr>
              <w:widowControl w:val="0"/>
              <w:spacing w:before="0" w:beforeAutospacing="0" w:after="0" w:afterAutospacing="0" w:line="240" w:lineRule="auto"/>
              <w:ind w:left="720"/>
              <w:outlineLvl w:val="2"/>
              <w:rPr>
                <w:rFonts w:cstheme="minorBidi"/>
                <w:szCs w:val="22"/>
              </w:rPr>
            </w:pPr>
          </w:p>
          <w:p w14:paraId="585F65B1" w14:textId="77777777" w:rsidR="000555DD" w:rsidRPr="000555DD" w:rsidRDefault="000555DD" w:rsidP="000555DD">
            <w:pPr>
              <w:widowControl w:val="0"/>
              <w:spacing w:before="0" w:beforeAutospacing="0" w:after="0" w:afterAutospacing="0" w:line="240" w:lineRule="auto"/>
              <w:outlineLvl w:val="2"/>
              <w:rPr>
                <w:rFonts w:ascii="Times New Roman" w:eastAsia="Times New Roman" w:hAnsi="Times New Roman"/>
                <w:sz w:val="24"/>
                <w:rtl/>
                <w:lang w:eastAsia="he-IL"/>
              </w:rPr>
            </w:pPr>
          </w:p>
        </w:tc>
      </w:tr>
    </w:tbl>
    <w:p w14:paraId="7D61F4E0" w14:textId="77777777" w:rsidR="000555DD" w:rsidRPr="000555DD" w:rsidRDefault="000555DD" w:rsidP="000555DD">
      <w:pPr>
        <w:widowControl w:val="0"/>
        <w:spacing w:before="0" w:beforeAutospacing="0" w:after="0" w:afterAutospacing="0" w:line="240" w:lineRule="auto"/>
        <w:ind w:left="-30"/>
        <w:outlineLvl w:val="2"/>
        <w:rPr>
          <w:rFonts w:ascii="Times New Roman" w:eastAsia="Times New Roman" w:hAnsi="Times New Roman"/>
          <w:sz w:val="24"/>
          <w:rtl/>
          <w:lang w:eastAsia="he-IL"/>
        </w:rPr>
      </w:pPr>
    </w:p>
    <w:p w14:paraId="31FC2791"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186B89F" w14:textId="77777777" w:rsidR="000555DD" w:rsidRDefault="000555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8658887" w14:textId="77777777" w:rsidR="000555DD" w:rsidRDefault="000555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Pr>
          <w:rFonts w:ascii="Times New Roman" w:eastAsia="Times New Roman" w:hAnsi="Times New Roman"/>
          <w:bCs/>
          <w:sz w:val="24"/>
          <w:u w:val="single"/>
          <w:rtl/>
          <w:lang w:eastAsia="he-IL"/>
        </w:rPr>
        <w:br w:type="page"/>
      </w:r>
    </w:p>
    <w:p w14:paraId="0A335194" w14:textId="77777777" w:rsidR="000555DD" w:rsidRPr="00B27B4C" w:rsidRDefault="000555DD" w:rsidP="000555DD">
      <w:pPr>
        <w:widowControl w:val="0"/>
        <w:spacing w:before="0" w:beforeAutospacing="0" w:after="0" w:afterAutospacing="0" w:line="240" w:lineRule="auto"/>
        <w:jc w:val="center"/>
        <w:outlineLvl w:val="2"/>
        <w:rPr>
          <w:rFonts w:ascii="Times New Roman" w:eastAsia="Times New Roman" w:hAnsi="Times New Roman"/>
          <w:b/>
          <w:bCs/>
          <w:sz w:val="24"/>
          <w:u w:val="single"/>
          <w:rtl/>
          <w:lang w:eastAsia="he-IL"/>
        </w:rPr>
      </w:pPr>
      <w:r w:rsidRPr="00B27B4C">
        <w:rPr>
          <w:rFonts w:ascii="Times New Roman" w:eastAsia="Times New Roman" w:hAnsi="Times New Roman" w:hint="cs"/>
          <w:b/>
          <w:bCs/>
          <w:sz w:val="24"/>
          <w:u w:val="single"/>
          <w:rtl/>
          <w:lang w:eastAsia="he-IL"/>
        </w:rPr>
        <w:lastRenderedPageBreak/>
        <w:t xml:space="preserve">נספח </w:t>
      </w:r>
      <w:r>
        <w:rPr>
          <w:rFonts w:ascii="Times New Roman" w:eastAsia="Times New Roman" w:hAnsi="Times New Roman" w:hint="cs"/>
          <w:b/>
          <w:bCs/>
          <w:sz w:val="24"/>
          <w:u w:val="single"/>
          <w:rtl/>
          <w:lang w:eastAsia="he-IL"/>
        </w:rPr>
        <w:t>"</w:t>
      </w:r>
      <w:r w:rsidRPr="00B27B4C">
        <w:rPr>
          <w:rFonts w:ascii="Times New Roman" w:eastAsia="Times New Roman" w:hAnsi="Times New Roman" w:hint="cs"/>
          <w:b/>
          <w:bCs/>
          <w:sz w:val="24"/>
          <w:u w:val="single"/>
          <w:rtl/>
          <w:lang w:eastAsia="he-IL"/>
        </w:rPr>
        <w:t>ב</w:t>
      </w:r>
      <w:r>
        <w:rPr>
          <w:rFonts w:ascii="Times New Roman" w:eastAsia="Times New Roman" w:hAnsi="Times New Roman" w:hint="cs"/>
          <w:b/>
          <w:bCs/>
          <w:sz w:val="24"/>
          <w:u w:val="single"/>
          <w:rtl/>
          <w:lang w:eastAsia="he-IL"/>
        </w:rPr>
        <w:t>'</w:t>
      </w:r>
      <w:r w:rsidRPr="00B27B4C">
        <w:rPr>
          <w:rFonts w:ascii="Times New Roman" w:eastAsia="Times New Roman" w:hAnsi="Times New Roman" w:hint="cs"/>
          <w:b/>
          <w:bCs/>
          <w:sz w:val="24"/>
          <w:u w:val="single"/>
          <w:rtl/>
          <w:lang w:eastAsia="he-IL"/>
        </w:rPr>
        <w:t>'</w:t>
      </w:r>
    </w:p>
    <w:p w14:paraId="6DCD4685" w14:textId="77777777" w:rsidR="000555DD" w:rsidRDefault="000555DD" w:rsidP="000555DD">
      <w:pPr>
        <w:keepNext/>
        <w:widowControl w:val="0"/>
        <w:spacing w:before="0" w:beforeAutospacing="0" w:after="0" w:afterAutospacing="0" w:line="240" w:lineRule="auto"/>
        <w:outlineLvl w:val="1"/>
        <w:rPr>
          <w:rFonts w:ascii="Times New Roman" w:eastAsia="Times New Roman" w:hAnsi="Times New Roman"/>
          <w:bCs/>
          <w:sz w:val="24"/>
          <w:u w:val="single"/>
          <w:rtl/>
          <w:lang w:eastAsia="he-IL"/>
        </w:rPr>
      </w:pPr>
    </w:p>
    <w:p w14:paraId="77175F83"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ש</w:t>
      </w:r>
      <w:r w:rsidRPr="00590FDD">
        <w:rPr>
          <w:rFonts w:ascii="Times New Roman" w:eastAsia="Times New Roman" w:hAnsi="Times New Roman" w:hint="cs"/>
          <w:bCs/>
          <w:sz w:val="24"/>
          <w:u w:val="single"/>
          <w:rtl/>
          <w:lang w:eastAsia="he-IL"/>
        </w:rPr>
        <w:t>י</w:t>
      </w:r>
      <w:r w:rsidRPr="00590FDD">
        <w:rPr>
          <w:rFonts w:ascii="Times New Roman" w:eastAsia="Times New Roman" w:hAnsi="Times New Roman"/>
          <w:bCs/>
          <w:sz w:val="24"/>
          <w:u w:val="single"/>
          <w:rtl/>
          <w:lang w:eastAsia="he-IL"/>
        </w:rPr>
        <w:t>רותי המתכנן</w:t>
      </w:r>
    </w:p>
    <w:p w14:paraId="56B826E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71B8CDDE"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u w:val="single"/>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כללי</w:t>
      </w:r>
      <w:r w:rsidRPr="00590FDD">
        <w:rPr>
          <w:rFonts w:ascii="Times New Roman" w:eastAsia="Times New Roman" w:hAnsi="Times New Roman"/>
          <w:b/>
          <w:bCs/>
          <w:sz w:val="24"/>
          <w:rtl/>
          <w:lang w:eastAsia="he-IL"/>
        </w:rPr>
        <w:t>:</w:t>
      </w:r>
    </w:p>
    <w:p w14:paraId="59BEC412"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u w:val="single"/>
          <w:rtl/>
          <w:lang w:eastAsia="he-IL"/>
        </w:rPr>
      </w:pPr>
    </w:p>
    <w:p w14:paraId="0674BB49"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1.1</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שרותי המתכנן יכללו</w:t>
      </w:r>
      <w:r w:rsidRPr="00590FDD">
        <w:rPr>
          <w:rFonts w:ascii="Times New Roman" w:eastAsia="Times New Roman" w:hAnsi="Times New Roman"/>
          <w:sz w:val="24"/>
          <w:rtl/>
          <w:lang w:eastAsia="he-IL"/>
        </w:rPr>
        <w:t>:</w:t>
      </w:r>
    </w:p>
    <w:p w14:paraId="4741A3B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r>
      <w:r w:rsidRPr="00590FDD">
        <w:rPr>
          <w:rFonts w:ascii="Times New Roman" w:eastAsia="Times New Roman" w:hAnsi="Times New Roman"/>
          <w:sz w:val="24"/>
          <w:rtl/>
          <w:lang w:eastAsia="he-IL"/>
        </w:rPr>
        <w:tab/>
      </w:r>
    </w:p>
    <w:p w14:paraId="3C321578"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תכנון קונסטרוקציה לבני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ה </w:t>
      </w:r>
      <w:r w:rsidRPr="00590FDD">
        <w:rPr>
          <w:rFonts w:ascii="Times New Roman" w:eastAsia="Times New Roman" w:hAnsi="Times New Roman" w:hint="cs"/>
          <w:sz w:val="24"/>
          <w:rtl/>
          <w:lang w:eastAsia="he-IL"/>
        </w:rPr>
        <w:t>קונבנציונאלי</w:t>
      </w:r>
      <w:r w:rsidRPr="00590FDD">
        <w:rPr>
          <w:rFonts w:ascii="Times New Roman" w:eastAsia="Times New Roman" w:hAnsi="Times New Roman" w:hint="eastAsia"/>
          <w:sz w:val="24"/>
          <w:rtl/>
          <w:lang w:eastAsia="he-IL"/>
        </w:rPr>
        <w:t>ת</w:t>
      </w:r>
      <w:r w:rsidRPr="00590FDD">
        <w:rPr>
          <w:rFonts w:ascii="Times New Roman" w:eastAsia="Times New Roman" w:hAnsi="Times New Roman"/>
          <w:sz w:val="24"/>
          <w:rtl/>
          <w:lang w:eastAsia="he-IL"/>
        </w:rPr>
        <w:t>, טרומית ו/או מתועשת</w:t>
      </w:r>
      <w:r w:rsidRPr="00590FDD">
        <w:rPr>
          <w:rFonts w:ascii="Times New Roman" w:eastAsia="Times New Roman" w:hAnsi="Times New Roman" w:hint="cs"/>
          <w:sz w:val="24"/>
          <w:rtl/>
          <w:lang w:eastAsia="he-IL"/>
        </w:rPr>
        <w:t>. ובחירת והמלצה על שיטת הביצוע.</w:t>
      </w:r>
    </w:p>
    <w:p w14:paraId="686E77B4"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 xml:space="preserve">תכנון שיטות הביסוס למבנים השונים בפרויקט, כולל תכנון וליווי בדיקות </w:t>
      </w:r>
      <w:r w:rsidRPr="00590FDD">
        <w:rPr>
          <w:rFonts w:ascii="Times New Roman" w:eastAsia="Times New Roman" w:hAnsi="Times New Roman"/>
          <w:sz w:val="24"/>
          <w:rtl/>
          <w:lang w:eastAsia="he-IL"/>
        </w:rPr>
        <w:t>העמס</w:t>
      </w:r>
      <w:r w:rsidRPr="00590FDD">
        <w:rPr>
          <w:rFonts w:ascii="Times New Roman" w:eastAsia="Times New Roman" w:hAnsi="Times New Roman" w:hint="cs"/>
          <w:sz w:val="24"/>
          <w:rtl/>
          <w:lang w:eastAsia="he-IL"/>
        </w:rPr>
        <w:t>ת קרקע</w:t>
      </w:r>
      <w:r w:rsidRPr="00590FDD">
        <w:rPr>
          <w:rFonts w:ascii="Times New Roman" w:eastAsia="Times New Roman" w:hAnsi="Times New Roman"/>
          <w:sz w:val="24"/>
          <w:rtl/>
          <w:lang w:eastAsia="he-IL"/>
        </w:rPr>
        <w:t xml:space="preserve"> דינמית </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סטטית</w:t>
      </w:r>
      <w:r w:rsidRPr="00590FDD">
        <w:rPr>
          <w:rFonts w:ascii="Times New Roman" w:eastAsia="Times New Roman" w:hAnsi="Times New Roman" w:hint="cs"/>
          <w:sz w:val="24"/>
          <w:rtl/>
          <w:lang w:eastAsia="he-IL"/>
        </w:rPr>
        <w:t>.</w:t>
      </w:r>
    </w:p>
    <w:p w14:paraId="70F32FCB"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חישובי יציבות סטטיים ואנליזות דינאמיות.</w:t>
      </w:r>
    </w:p>
    <w:p w14:paraId="3C7D852B"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בדיקות וניתוח עומסים אופקיים.</w:t>
      </w:r>
    </w:p>
    <w:p w14:paraId="366A975E"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אנליזות במנהרת רוח ככל ונדרש ע"י המזמין.</w:t>
      </w:r>
    </w:p>
    <w:p w14:paraId="323DB556"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תכנון מערכת הדיפון, העיגון והחפירה.</w:t>
      </w:r>
    </w:p>
    <w:p w14:paraId="046262F6"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שילוב מערכות ה</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והבידוד התרמי בתכנון הקונסטרוקציה (מתוכנן ע"י אחרים),</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ל</w:t>
      </w:r>
      <w:r w:rsidRPr="00590FDD">
        <w:rPr>
          <w:rFonts w:ascii="Times New Roman" w:eastAsia="Times New Roman" w:hAnsi="Times New Roman"/>
          <w:sz w:val="24"/>
          <w:rtl/>
          <w:lang w:eastAsia="he-IL"/>
        </w:rPr>
        <w:t>אלמנטים במגרשים (קירות תומכים, גדרות, מעקות,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סוס עמודי תאורה, פרגולות ואלמנטים בפ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תוח), למבנה מכירות ו/או לדירה לדוגמא.</w:t>
      </w:r>
    </w:p>
    <w:p w14:paraId="4D7B2C1E"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תכנון קונסטרוקציה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(מתוכנן ע"י אחרים)</w:t>
      </w:r>
      <w:r w:rsidRPr="00590FDD">
        <w:rPr>
          <w:rFonts w:ascii="Times New Roman" w:eastAsia="Times New Roman" w:hAnsi="Times New Roman"/>
          <w:sz w:val="24"/>
          <w:rtl/>
          <w:lang w:eastAsia="he-IL"/>
        </w:rPr>
        <w:t xml:space="preserve"> לחדרי טרנספורמציה, קירות תומכים, גדרות, מעקות,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סוס עמודי תאורה, פרגולות ו</w:t>
      </w:r>
      <w:r w:rsidRPr="00590FDD">
        <w:rPr>
          <w:rFonts w:ascii="Times New Roman" w:eastAsia="Times New Roman" w:hAnsi="Times New Roman" w:hint="cs"/>
          <w:sz w:val="24"/>
          <w:rtl/>
          <w:lang w:eastAsia="he-IL"/>
        </w:rPr>
        <w:t>כל ה</w:t>
      </w:r>
      <w:r w:rsidRPr="00590FDD">
        <w:rPr>
          <w:rFonts w:ascii="Times New Roman" w:eastAsia="Times New Roman" w:hAnsi="Times New Roman"/>
          <w:sz w:val="24"/>
          <w:rtl/>
          <w:lang w:eastAsia="he-IL"/>
        </w:rPr>
        <w:t>אלמנטים בפ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תוח בשטחים ציבוריים</w:t>
      </w:r>
      <w:r w:rsidRPr="00590FDD">
        <w:rPr>
          <w:rFonts w:ascii="Times New Roman" w:eastAsia="Times New Roman" w:hAnsi="Times New Roman" w:hint="cs"/>
          <w:sz w:val="24"/>
          <w:rtl/>
          <w:lang w:eastAsia="he-IL"/>
        </w:rPr>
        <w:t xml:space="preserve"> והפרטים</w:t>
      </w:r>
      <w:r w:rsidRPr="00590FDD">
        <w:rPr>
          <w:rFonts w:ascii="Times New Roman" w:eastAsia="Times New Roman" w:hAnsi="Times New Roman"/>
          <w:sz w:val="24"/>
          <w:rtl/>
          <w:lang w:eastAsia="he-IL"/>
        </w:rPr>
        <w:t>.</w:t>
      </w:r>
    </w:p>
    <w:p w14:paraId="09584FF2"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אופציה לבחירת המזמין</w:t>
      </w:r>
      <w:r w:rsidRPr="00590FDD">
        <w:rPr>
          <w:rFonts w:ascii="Times New Roman" w:eastAsia="Times New Roman" w:hAnsi="Times New Roman"/>
          <w:sz w:val="24"/>
          <w:rtl/>
          <w:lang w:eastAsia="he-IL"/>
        </w:rPr>
        <w:t xml:space="preserve">: תכנון קונסטרוקציה, </w:t>
      </w:r>
      <w:r w:rsidRPr="00590FDD">
        <w:rPr>
          <w:rFonts w:ascii="Times New Roman" w:eastAsia="Times New Roman" w:hAnsi="Times New Roman" w:hint="cs"/>
          <w:sz w:val="24"/>
          <w:rtl/>
          <w:lang w:eastAsia="he-IL"/>
        </w:rPr>
        <w:t xml:space="preserve">שילוב מערכות </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 וב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דוד תרמי מוקדם וסופי</w:t>
      </w:r>
      <w:r w:rsidRPr="00590FDD">
        <w:rPr>
          <w:rFonts w:ascii="Times New Roman" w:eastAsia="Times New Roman" w:hAnsi="Times New Roman" w:hint="cs"/>
          <w:sz w:val="24"/>
          <w:rtl/>
          <w:lang w:eastAsia="he-IL"/>
        </w:rPr>
        <w:t xml:space="preserve"> (מתוכנן ע"י אחרים)</w:t>
      </w:r>
      <w:r w:rsidRPr="00590FDD">
        <w:rPr>
          <w:rFonts w:ascii="Times New Roman" w:eastAsia="Times New Roman" w:hAnsi="Times New Roman"/>
          <w:sz w:val="24"/>
          <w:rtl/>
          <w:lang w:eastAsia="he-IL"/>
        </w:rPr>
        <w:t>. ליווי ו</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יעוץ למזמין לבדיקת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שור התכנון המפורט שיוכן ע"י הקבלן.</w:t>
      </w:r>
    </w:p>
    <w:p w14:paraId="1BFFB09D"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תכנון הקונסטרוקציה יתבצע תוך שיתוף, תיאום וקליטת הקבצים מן האדריכלים והיועצים האחרים באמצעות תוכנת ניהול קבצים כדוגמת </w:t>
      </w:r>
      <w:r w:rsidRPr="00590FDD">
        <w:rPr>
          <w:rFonts w:ascii="Times New Roman" w:eastAsia="Times New Roman" w:hAnsi="Times New Roman"/>
          <w:sz w:val="24"/>
          <w:lang w:eastAsia="he-IL"/>
        </w:rPr>
        <w:t>@view</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 xml:space="preserve">כל תעבורת הקבצים תבוצע באמצעות מערכת </w:t>
      </w:r>
      <w:r w:rsidRPr="00590FDD">
        <w:rPr>
          <w:rFonts w:ascii="Times New Roman" w:eastAsia="Times New Roman" w:hAnsi="Times New Roman" w:hint="cs"/>
          <w:sz w:val="24"/>
          <w:rtl/>
          <w:lang w:eastAsia="he-IL"/>
        </w:rPr>
        <w:t>ניהול קבצים</w:t>
      </w:r>
      <w:r w:rsidRPr="00590FDD">
        <w:rPr>
          <w:rFonts w:ascii="Times New Roman" w:eastAsia="Times New Roman" w:hAnsi="Times New Roman"/>
          <w:sz w:val="24"/>
          <w:rtl/>
          <w:lang w:eastAsia="he-IL"/>
        </w:rPr>
        <w:t xml:space="preserve"> בלבד.</w:t>
      </w:r>
    </w:p>
    <w:p w14:paraId="3B272544" w14:textId="77777777" w:rsidR="00590FDD" w:rsidRPr="00590FDD" w:rsidRDefault="00590FDD" w:rsidP="00590FDD">
      <w:pPr>
        <w:spacing w:before="0" w:beforeAutospacing="0" w:after="0" w:afterAutospacing="0" w:line="276" w:lineRule="auto"/>
        <w:ind w:left="2160" w:hanging="720"/>
        <w:jc w:val="both"/>
        <w:rPr>
          <w:rFonts w:ascii="Times New Roman" w:eastAsia="Times New Roman" w:hAnsi="Times New Roman"/>
          <w:sz w:val="24"/>
          <w:rtl/>
          <w:lang w:eastAsia="he-IL"/>
        </w:rPr>
      </w:pPr>
    </w:p>
    <w:p w14:paraId="67CD7E50" w14:textId="77777777" w:rsidR="00590FDD" w:rsidRPr="00590FDD" w:rsidRDefault="00590FDD" w:rsidP="00590FDD">
      <w:pPr>
        <w:spacing w:before="0" w:beforeAutospacing="0" w:after="0" w:afterAutospacing="0" w:line="276" w:lineRule="auto"/>
        <w:ind w:left="1388" w:hanging="709"/>
        <w:jc w:val="both"/>
        <w:rPr>
          <w:rFonts w:ascii="Times New Roman" w:eastAsia="Times New Roman" w:hAnsi="Times New Roman"/>
          <w:sz w:val="24"/>
          <w:rtl/>
          <w:lang w:eastAsia="he-IL"/>
        </w:rPr>
      </w:pPr>
      <w:bookmarkStart w:id="18" w:name="OLE_LINK5"/>
      <w:bookmarkStart w:id="19" w:name="OLE_LINK6"/>
      <w:r w:rsidRPr="00590FDD">
        <w:rPr>
          <w:rFonts w:ascii="Times New Roman" w:eastAsia="Times New Roman" w:hAnsi="Times New Roman"/>
          <w:sz w:val="24"/>
          <w:rtl/>
          <w:lang w:eastAsia="he-IL"/>
        </w:rPr>
        <w:lastRenderedPageBreak/>
        <w:t>1.</w:t>
      </w:r>
      <w:r w:rsidRPr="00590FDD">
        <w:rPr>
          <w:rFonts w:ascii="Times New Roman" w:eastAsia="Times New Roman" w:hAnsi="Times New Roman" w:hint="cs"/>
          <w:sz w:val="24"/>
          <w:rtl/>
          <w:lang w:eastAsia="he-IL"/>
        </w:rPr>
        <w:t>2</w:t>
      </w:r>
      <w:r w:rsidRPr="00590FDD">
        <w:rPr>
          <w:rFonts w:ascii="Times New Roman" w:eastAsia="Times New Roman" w:hAnsi="Times New Roman"/>
          <w:sz w:val="24"/>
          <w:rtl/>
          <w:lang w:eastAsia="he-IL"/>
        </w:rPr>
        <w:tab/>
      </w:r>
      <w:bookmarkStart w:id="20" w:name="OLE_LINK7"/>
      <w:bookmarkStart w:id="21" w:name="OLE_LINK8"/>
      <w:r w:rsidRPr="00590FDD">
        <w:rPr>
          <w:rFonts w:ascii="Times New Roman" w:eastAsia="Times New Roman" w:hAnsi="Times New Roman"/>
          <w:sz w:val="24"/>
          <w:u w:val="single"/>
          <w:rtl/>
        </w:rPr>
        <w:t>המהנדס, צוות עובדים ואמצעים</w:t>
      </w:r>
      <w:r w:rsidRPr="00590FDD">
        <w:rPr>
          <w:rFonts w:ascii="Times New Roman" w:eastAsia="Times New Roman" w:hAnsi="Times New Roman" w:hint="cs"/>
          <w:sz w:val="24"/>
          <w:rtl/>
          <w:lang w:eastAsia="he-IL"/>
        </w:rPr>
        <w:t>:</w:t>
      </w:r>
    </w:p>
    <w:p w14:paraId="5173B062" w14:textId="77777777" w:rsidR="00590FDD" w:rsidRPr="00590FDD" w:rsidRDefault="00590FDD" w:rsidP="00590FDD">
      <w:pPr>
        <w:spacing w:before="0" w:beforeAutospacing="0" w:after="0" w:afterAutospacing="0" w:line="276" w:lineRule="auto"/>
        <w:ind w:left="2160" w:hanging="720"/>
        <w:jc w:val="both"/>
        <w:rPr>
          <w:rFonts w:ascii="Times New Roman" w:eastAsia="Times New Roman" w:hAnsi="Times New Roman"/>
          <w:sz w:val="24"/>
          <w:rtl/>
          <w:lang w:eastAsia="he-IL"/>
        </w:rPr>
      </w:pPr>
    </w:p>
    <w:p w14:paraId="5E4279F7" w14:textId="77777777" w:rsidR="00590FDD" w:rsidRPr="00590FDD" w:rsidRDefault="00590FDD" w:rsidP="00553085">
      <w:pPr>
        <w:tabs>
          <w:tab w:val="left" w:pos="1954"/>
        </w:tabs>
        <w:spacing w:after="0" w:line="360" w:lineRule="auto"/>
        <w:ind w:left="1954" w:hanging="514"/>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א</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המהנדס הבכיר יהיה בעל המשרד, אשר יהיה אחראי, מעורב וישתתף באופן אישי בכל ישיבות התכנון שיזומן אליהן ללא עוררין.</w:t>
      </w:r>
      <w:r w:rsidR="00553085">
        <w:rPr>
          <w:rFonts w:ascii="Times New Roman" w:eastAsia="Times New Roman" w:hAnsi="Times New Roman" w:hint="cs"/>
          <w:sz w:val="24"/>
          <w:rtl/>
          <w:lang w:eastAsia="he-IL"/>
        </w:rPr>
        <w:t xml:space="preserve"> </w:t>
      </w:r>
      <w:r w:rsidR="00553085" w:rsidRPr="00831588">
        <w:rPr>
          <w:rFonts w:ascii="Times New Roman" w:eastAsia="Times New Roman" w:hAnsi="Times New Roman" w:hint="cs"/>
          <w:sz w:val="24"/>
          <w:rtl/>
          <w:lang w:eastAsia="he-IL"/>
        </w:rPr>
        <w:t xml:space="preserve">ככל שיידרש ולפי החלטת המזמין, יתבצעו בנוסף לישיבות התכנון השוטפות, ישיבות שבועיות לתכנון ב </w:t>
      </w:r>
      <w:r w:rsidR="00553085" w:rsidRPr="00831588">
        <w:rPr>
          <w:rFonts w:ascii="Times New Roman" w:eastAsia="Times New Roman" w:hAnsi="Times New Roman" w:hint="cs"/>
          <w:sz w:val="24"/>
          <w:lang w:eastAsia="he-IL"/>
        </w:rPr>
        <w:t>BIM</w:t>
      </w:r>
      <w:r w:rsidR="00553085" w:rsidRPr="00831588">
        <w:rPr>
          <w:rFonts w:ascii="Times New Roman" w:eastAsia="Times New Roman" w:hAnsi="Times New Roman" w:hint="cs"/>
          <w:sz w:val="24"/>
          <w:rtl/>
          <w:lang w:eastAsia="he-IL"/>
        </w:rPr>
        <w:t xml:space="preserve"> על המודל.</w:t>
      </w:r>
    </w:p>
    <w:p w14:paraId="374DD4D1" w14:textId="77777777" w:rsidR="00590FDD" w:rsidRPr="00590FDD" w:rsidRDefault="00590FDD" w:rsidP="00553085">
      <w:pPr>
        <w:spacing w:before="0" w:beforeAutospacing="0" w:after="0" w:afterAutospacing="0" w:line="360" w:lineRule="auto"/>
        <w:ind w:left="2028" w:hanging="58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ראש הצוות יהיה מהנדס בכיר בעל ניסיון מוכח, אשר יאושר מראש על ידי המזמין ובמקרה הצורך יוחלף מיידית על פי דרישת המזמין.</w:t>
      </w:r>
    </w:p>
    <w:p w14:paraId="3FEA38D5"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ג.</w:t>
      </w:r>
      <w:r w:rsidRPr="00590FDD">
        <w:rPr>
          <w:rFonts w:ascii="Times New Roman" w:eastAsia="Times New Roman" w:hAnsi="Times New Roman"/>
          <w:sz w:val="24"/>
          <w:rtl/>
          <w:lang w:eastAsia="he-IL"/>
        </w:rPr>
        <w:tab/>
        <w:t xml:space="preserve">ראש הצוות ישתתף בכל ישיבות התכנון שיזומן אליהן ללא הגבלה. </w:t>
      </w:r>
    </w:p>
    <w:p w14:paraId="1793143B"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ר</w:t>
      </w:r>
      <w:r w:rsidRPr="00590FDD">
        <w:rPr>
          <w:rFonts w:ascii="Times New Roman" w:eastAsia="Times New Roman" w:hAnsi="Times New Roman"/>
          <w:sz w:val="24"/>
          <w:rtl/>
          <w:lang w:eastAsia="he-IL"/>
        </w:rPr>
        <w:t>אש הצוות יקדיש את כל הזמן הדרוש לתאומים עם האדריכלים והיועצים, כולל בישיבות פרטניות שיוזמן אליהן, מבלי לדחות את השתתפותו.</w:t>
      </w:r>
    </w:p>
    <w:p w14:paraId="007BCE8A"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18"/>
    <w:bookmarkEnd w:id="19"/>
    <w:bookmarkEnd w:id="20"/>
    <w:bookmarkEnd w:id="21"/>
    <w:p w14:paraId="28AF32F7"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6442F55C"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3</w:t>
      </w:r>
      <w:r w:rsidRPr="00590FDD">
        <w:rPr>
          <w:rFonts w:ascii="Times New Roman" w:eastAsia="Times New Roman" w:hAnsi="Times New Roman"/>
          <w:sz w:val="24"/>
          <w:rtl/>
          <w:lang w:eastAsia="he-IL"/>
        </w:rPr>
        <w:tab/>
        <w:t>על המתכנן לקבל 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שור בכתב מאת המנהל לפני התחלת כל קטע וכל שלב ולפני כל שרות חלקי.</w:t>
      </w:r>
      <w:r w:rsidRPr="00590FDD">
        <w:rPr>
          <w:rFonts w:ascii="Times New Roman" w:eastAsia="Times New Roman" w:hAnsi="Times New Roman" w:hint="cs"/>
          <w:sz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77CBC8A3"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p>
    <w:p w14:paraId="5FDD0143"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4</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יידרש לבצע את תכנון הקונסטרוקציה גם על סקיצות אדריכליות, גם על תכנון מוקדם וגם על תכנון לא סופי, וזאת לרמה שתידרש ותוגדר ע"י האדריכל ו/או מנהל הפרויקט</w:t>
      </w:r>
      <w:r w:rsidRPr="00590FDD">
        <w:rPr>
          <w:rFonts w:ascii="Times New Roman" w:eastAsia="Times New Roman" w:hAnsi="Times New Roman" w:hint="cs"/>
          <w:sz w:val="24"/>
          <w:rtl/>
          <w:lang w:eastAsia="he-IL"/>
        </w:rPr>
        <w:t>.</w:t>
      </w:r>
    </w:p>
    <w:p w14:paraId="3C863E7B"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0517D80B" w14:textId="3A751D1B" w:rsidR="00590FDD" w:rsidRPr="00590FDD" w:rsidRDefault="00590FDD" w:rsidP="00C944B2">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 xml:space="preserve">המהנדס יציג תכנון אלטרנטיבות קונסטרוקטיביות </w:t>
      </w:r>
      <w:del w:id="22" w:author="גרמן קגנובסקי" w:date="2021-01-05T14:59:00Z">
        <w:r w:rsidRPr="00590FDD" w:rsidDel="00C944B2">
          <w:rPr>
            <w:rFonts w:ascii="Times New Roman" w:eastAsia="Times New Roman" w:hAnsi="Times New Roman"/>
            <w:sz w:val="24"/>
            <w:rtl/>
            <w:lang w:eastAsia="he-IL"/>
          </w:rPr>
          <w:delText xml:space="preserve">ואומדנים </w:delText>
        </w:r>
      </w:del>
      <w:r w:rsidRPr="00590FDD">
        <w:rPr>
          <w:rFonts w:ascii="Times New Roman" w:eastAsia="Times New Roman" w:hAnsi="Times New Roman"/>
          <w:sz w:val="24"/>
          <w:rtl/>
          <w:lang w:eastAsia="he-IL"/>
        </w:rPr>
        <w:t>לקבלת החלטות על חלופות</w:t>
      </w:r>
      <w:r w:rsidRPr="00590FDD">
        <w:rPr>
          <w:rFonts w:ascii="Times New Roman" w:eastAsia="Times New Roman" w:hAnsi="Times New Roman" w:hint="cs"/>
          <w:sz w:val="24"/>
          <w:rtl/>
          <w:lang w:eastAsia="he-IL"/>
        </w:rPr>
        <w:t>.</w:t>
      </w:r>
    </w:p>
    <w:p w14:paraId="7EC7CBEC"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51E72A33"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1.</w:t>
      </w: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יציג את האלטרנטיבות הקונסטרוקטיביות הכלכליות ביותר המתאימות למבנה, כאשר אם יתברר לאחר מכן שהיו קיימות אלטרנטיבות כלכליות יותר, המהנדס מתחייב לעדכן את התכנון על חשבונו ובלוח הזמנים הקצר ביותר שיוגדר על ידי מנהל הפרויקט</w:t>
      </w:r>
      <w:r w:rsidRPr="00590FDD">
        <w:rPr>
          <w:rFonts w:ascii="Times New Roman" w:eastAsia="Times New Roman" w:hAnsi="Times New Roman" w:hint="cs"/>
          <w:sz w:val="24"/>
          <w:rtl/>
          <w:lang w:eastAsia="he-IL"/>
        </w:rPr>
        <w:t>.</w:t>
      </w:r>
    </w:p>
    <w:p w14:paraId="2C4ABDF8"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4A66ABF5"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7</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יעמוד וישמור על עקרונות תכנון הקונסטרוקציה המוקדם כולל מסגרת התקציב במהלך התכנון המפורט לביצוע. במקרה של שינוי אדריכלי או כל שינוי אחר אשר ייתכן שיגרום לחריגה תקציבית, יתריע המהנדס למנהל הפרויקט/למזמין מבעוד מועד</w:t>
      </w:r>
      <w:r w:rsidRPr="00590FDD">
        <w:rPr>
          <w:rFonts w:ascii="Times New Roman" w:eastAsia="Times New Roman" w:hAnsi="Times New Roman" w:hint="cs"/>
          <w:sz w:val="24"/>
          <w:rtl/>
          <w:lang w:eastAsia="he-IL"/>
        </w:rPr>
        <w:t>.</w:t>
      </w:r>
    </w:p>
    <w:p w14:paraId="5FDFC02D"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25DC66F3"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8</w:t>
      </w:r>
      <w:r w:rsidRPr="00590FDD">
        <w:rPr>
          <w:rFonts w:ascii="Times New Roman" w:eastAsia="Times New Roman" w:hAnsi="Times New Roman"/>
          <w:sz w:val="24"/>
          <w:rtl/>
          <w:lang w:eastAsia="he-IL"/>
        </w:rPr>
        <w:tab/>
        <w:t>תכניות הקונסטרוקציה תופצנה ליועצים ולקבלנים בפורמט דיגיטלי בלבד</w:t>
      </w:r>
      <w:r w:rsidRPr="00590FDD">
        <w:rPr>
          <w:rFonts w:ascii="Times New Roman" w:eastAsia="Times New Roman" w:hAnsi="Times New Roman" w:hint="cs"/>
          <w:sz w:val="24"/>
          <w:rtl/>
          <w:lang w:eastAsia="he-IL"/>
        </w:rPr>
        <w:t>.</w:t>
      </w:r>
    </w:p>
    <w:p w14:paraId="136641A3"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54F0B705"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9</w:t>
      </w:r>
      <w:r w:rsidRPr="00590FDD">
        <w:rPr>
          <w:rFonts w:ascii="Times New Roman" w:eastAsia="Times New Roman" w:hAnsi="Times New Roman"/>
          <w:sz w:val="24"/>
          <w:rtl/>
          <w:lang w:eastAsia="he-IL"/>
        </w:rPr>
        <w:tab/>
        <w:t>תכניות סופיות לביצוע ישלחו לאתר לביצוע</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כ</w:t>
      </w:r>
      <w:r w:rsidRPr="00590FDD">
        <w:rPr>
          <w:rFonts w:ascii="Times New Roman" w:eastAsia="Times New Roman" w:hAnsi="Times New Roman"/>
          <w:sz w:val="24"/>
          <w:rtl/>
          <w:lang w:eastAsia="he-IL"/>
        </w:rPr>
        <w:t xml:space="preserve">חודש </w:t>
      </w:r>
      <w:r w:rsidRPr="00590FDD">
        <w:rPr>
          <w:rFonts w:ascii="Times New Roman" w:eastAsia="Times New Roman" w:hAnsi="Times New Roman" w:hint="cs"/>
          <w:sz w:val="24"/>
          <w:rtl/>
          <w:lang w:eastAsia="he-IL"/>
        </w:rPr>
        <w:t xml:space="preserve">לכל הפחות </w:t>
      </w:r>
      <w:r w:rsidRPr="00590FDD">
        <w:rPr>
          <w:rFonts w:ascii="Times New Roman" w:eastAsia="Times New Roman" w:hAnsi="Times New Roman"/>
          <w:sz w:val="24"/>
          <w:rtl/>
          <w:lang w:eastAsia="he-IL"/>
        </w:rPr>
        <w:t>לפני ביצוע האזור הרלוונטי לביצוע על ידי הקבלן. ייתכן שינוי בלוחות הזמנים בת</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אום עם הקבלן ובתנאי שלקבלן לא תהיינה טענות על עיכובים</w:t>
      </w:r>
      <w:r w:rsidRPr="00590FDD">
        <w:rPr>
          <w:rFonts w:ascii="Times New Roman" w:eastAsia="Times New Roman" w:hAnsi="Times New Roman" w:hint="cs"/>
          <w:sz w:val="24"/>
          <w:rtl/>
          <w:lang w:eastAsia="he-IL"/>
        </w:rPr>
        <w:t>.</w:t>
      </w:r>
    </w:p>
    <w:p w14:paraId="31AA2C7C"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68795993"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10</w:t>
      </w:r>
      <w:r w:rsidRPr="00590FDD">
        <w:rPr>
          <w:rFonts w:ascii="Times New Roman" w:eastAsia="Times New Roman" w:hAnsi="Times New Roman"/>
          <w:sz w:val="24"/>
          <w:rtl/>
          <w:lang w:eastAsia="he-IL"/>
        </w:rPr>
        <w:tab/>
        <w:t>תכניות הקונסטרוקציה תהיינה מאושרות ומתואמות על פי תכניות כל היועצים, בטרם תועברנה לביצוע הקבלנים</w:t>
      </w:r>
      <w:r w:rsidRPr="00590FDD">
        <w:rPr>
          <w:rFonts w:ascii="Times New Roman" w:eastAsia="Times New Roman" w:hAnsi="Times New Roman" w:hint="cs"/>
          <w:sz w:val="24"/>
          <w:rtl/>
          <w:lang w:eastAsia="he-IL"/>
        </w:rPr>
        <w:t>.</w:t>
      </w:r>
    </w:p>
    <w:p w14:paraId="126E5604"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2DE6835D"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11</w:t>
      </w:r>
      <w:r w:rsidRPr="00590FDD">
        <w:rPr>
          <w:rFonts w:ascii="Times New Roman" w:eastAsia="Times New Roman" w:hAnsi="Times New Roman"/>
          <w:sz w:val="24"/>
          <w:rtl/>
          <w:lang w:eastAsia="he-IL"/>
        </w:rPr>
        <w:tab/>
        <w:t>לא יהיו עיכובים בביצוע הקבלנים כתוצאה מחוסר באספקת תכניות קונסטרוקציה לביצוע מאושרות על ידי כל היועצים.</w:t>
      </w:r>
    </w:p>
    <w:p w14:paraId="7F4A4B31"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603390C8" w14:textId="65CB686C"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1.12</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זכותו המלאה של המזמין להחליף את המתכנן במקרה של אי עמידה בתנאים </w:t>
      </w:r>
      <w:r w:rsidRPr="00590FDD">
        <w:rPr>
          <w:rFonts w:ascii="Times New Roman" w:eastAsia="Times New Roman" w:hAnsi="Times New Roman" w:hint="cs"/>
          <w:sz w:val="24"/>
          <w:rtl/>
          <w:lang w:eastAsia="he-IL"/>
        </w:rPr>
        <w:t>המפורטים בנספחים א'-ח', ללא כל זכות לטענה ו/או דרישת פיצוי ע"י המתכנן.</w:t>
      </w:r>
      <w:ins w:id="23" w:author="גרמן קגנובסקי" w:date="2021-01-05T14:59:00Z">
        <w:r w:rsidR="00C944B2">
          <w:rPr>
            <w:rFonts w:ascii="Times New Roman" w:eastAsia="Times New Roman" w:hAnsi="Times New Roman" w:hint="cs"/>
            <w:sz w:val="24"/>
            <w:rtl/>
            <w:lang w:eastAsia="he-IL"/>
          </w:rPr>
          <w:t xml:space="preserve"> במקרה זה ישלום למתכנן שכר </w:t>
        </w:r>
      </w:ins>
      <w:ins w:id="24" w:author="גרמן קגנובסקי" w:date="2021-01-05T15:00:00Z">
        <w:r w:rsidR="00C944B2">
          <w:rPr>
            <w:rFonts w:ascii="Times New Roman" w:eastAsia="Times New Roman" w:hAnsi="Times New Roman" w:hint="cs"/>
            <w:sz w:val="24"/>
            <w:rtl/>
            <w:lang w:eastAsia="he-IL"/>
          </w:rPr>
          <w:t xml:space="preserve">או חלק ממנו </w:t>
        </w:r>
      </w:ins>
      <w:ins w:id="25" w:author="גרמן קגנובסקי" w:date="2021-01-05T14:59:00Z">
        <w:r w:rsidR="00C944B2">
          <w:rPr>
            <w:rFonts w:ascii="Times New Roman" w:eastAsia="Times New Roman" w:hAnsi="Times New Roman" w:hint="cs"/>
            <w:sz w:val="24"/>
            <w:rtl/>
            <w:lang w:eastAsia="he-IL"/>
          </w:rPr>
          <w:t>בהתאם ל</w:t>
        </w:r>
      </w:ins>
      <w:ins w:id="26" w:author="גרמן קגנובסקי" w:date="2021-01-05T15:00:00Z">
        <w:r w:rsidR="00C944B2">
          <w:rPr>
            <w:rFonts w:ascii="Times New Roman" w:eastAsia="Times New Roman" w:hAnsi="Times New Roman" w:hint="cs"/>
            <w:sz w:val="24"/>
            <w:rtl/>
            <w:lang w:eastAsia="he-IL"/>
          </w:rPr>
          <w:t>התקדמות בתכנון.</w:t>
        </w:r>
      </w:ins>
    </w:p>
    <w:p w14:paraId="35463DC5"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62BC84BB"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1.13</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קיימת אפשרות למזמין לקיזוז / מתן קנסות עקב עי עמידה בתנאים </w:t>
      </w:r>
      <w:r w:rsidRPr="00590FDD">
        <w:rPr>
          <w:rFonts w:ascii="Times New Roman" w:eastAsia="Times New Roman" w:hAnsi="Times New Roman" w:hint="cs"/>
          <w:sz w:val="24"/>
          <w:rtl/>
          <w:lang w:eastAsia="he-IL"/>
        </w:rPr>
        <w:t>המפורטים בנספחים א'-ח'.</w:t>
      </w:r>
    </w:p>
    <w:p w14:paraId="753CF5CA" w14:textId="77777777" w:rsidR="00590FDD" w:rsidRPr="00590FDD" w:rsidRDefault="00590FDD" w:rsidP="00590FDD">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sz w:val="24"/>
          <w:rtl/>
          <w:lang w:eastAsia="he-IL"/>
        </w:rPr>
      </w:pPr>
    </w:p>
    <w:p w14:paraId="3EAE29E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u w:val="single"/>
          <w:rtl/>
          <w:lang w:eastAsia="he-IL"/>
        </w:rPr>
      </w:pPr>
      <w:r w:rsidRPr="00590FDD">
        <w:rPr>
          <w:rFonts w:ascii="Times New Roman" w:eastAsia="Times New Roman" w:hAnsi="Times New Roman"/>
          <w:sz w:val="24"/>
          <w:rtl/>
          <w:lang w:eastAsia="he-IL"/>
        </w:rPr>
        <w:t>2.</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הגדרות</w:t>
      </w:r>
      <w:r w:rsidRPr="00590FDD">
        <w:rPr>
          <w:rFonts w:ascii="Times New Roman" w:eastAsia="Times New Roman" w:hAnsi="Times New Roman"/>
          <w:b/>
          <w:bCs/>
          <w:sz w:val="24"/>
          <w:rtl/>
          <w:lang w:eastAsia="he-IL"/>
        </w:rPr>
        <w:t>:</w:t>
      </w:r>
    </w:p>
    <w:p w14:paraId="3A89CBB2"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u w:val="single"/>
          <w:rtl/>
          <w:lang w:eastAsia="he-IL"/>
        </w:rPr>
      </w:pPr>
    </w:p>
    <w:p w14:paraId="53584A86"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2.1</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תכנון מוקדם</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סכמה המתארת את המערכת הקונסטרוקטיבית של המבנה ואת חומרי הבניה של חלקי השלד.</w:t>
      </w:r>
    </w:p>
    <w:p w14:paraId="7D2FCEDE" w14:textId="77777777" w:rsidR="00590FDD" w:rsidRPr="00590FDD" w:rsidRDefault="00590FDD" w:rsidP="00590FDD">
      <w:pPr>
        <w:widowControl w:val="0"/>
        <w:spacing w:before="0" w:beforeAutospacing="0" w:after="0" w:afterAutospacing="0" w:line="276" w:lineRule="auto"/>
        <w:ind w:left="720"/>
        <w:jc w:val="both"/>
        <w:rPr>
          <w:rFonts w:ascii="Times New Roman" w:eastAsia="Times New Roman" w:hAnsi="Times New Roman"/>
          <w:sz w:val="24"/>
          <w:rtl/>
          <w:lang w:eastAsia="he-IL"/>
        </w:rPr>
      </w:pPr>
    </w:p>
    <w:p w14:paraId="2E2012D6"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2.2</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תכנון סופי</w:t>
      </w:r>
      <w:r w:rsidRPr="00590FDD">
        <w:rPr>
          <w:rFonts w:ascii="Times New Roman" w:eastAsia="Times New Roman" w:hAnsi="Times New Roman" w:hint="cs"/>
          <w:sz w:val="24"/>
          <w:rtl/>
          <w:lang w:eastAsia="he-IL"/>
        </w:rPr>
        <w:t>"  ו</w:t>
      </w:r>
      <w:r w:rsidRPr="00590FDD">
        <w:rPr>
          <w:rFonts w:ascii="Times New Roman" w:eastAsia="Times New Roman" w:hAnsi="Times New Roman"/>
          <w:sz w:val="24"/>
          <w:rtl/>
          <w:lang w:eastAsia="he-IL"/>
        </w:rPr>
        <w:t xml:space="preserve">חשבון יציבות </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חשבון יציבות בחלופות לפי סוגי הבניה השונים ערוך בהתאם לחוק התכנון והבניה, בהתאם לתקנים </w:t>
      </w:r>
      <w:r w:rsidRPr="00590FDD">
        <w:rPr>
          <w:rFonts w:ascii="Times New Roman" w:eastAsia="Times New Roman" w:hAnsi="Times New Roman"/>
          <w:sz w:val="24"/>
          <w:rtl/>
          <w:lang w:eastAsia="he-IL"/>
        </w:rPr>
        <w:lastRenderedPageBreak/>
        <w:t>הישראליים ובינלאומיים ובהתאם להנחיות והוראות המזמין. הכנת חישוב יציבות לרשויות תידרש לפי חוקי התכנון והבניה כולל חתימת המתכנן על החישובים הנ"ל.</w:t>
      </w:r>
    </w:p>
    <w:p w14:paraId="1F7F5CB5"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741451BC"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2.3</w:t>
      </w:r>
      <w:r w:rsidRPr="00590FDD">
        <w:rPr>
          <w:rFonts w:ascii="Times New Roman" w:eastAsia="Times New Roman" w:hAnsi="Times New Roman"/>
          <w:sz w:val="24"/>
          <w:rtl/>
          <w:lang w:eastAsia="he-IL"/>
        </w:rPr>
        <w:tab/>
        <w:t xml:space="preserve">"תכניות סופיות"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תכניות שלאחר אישורן ניתן יהיה לעבד את המסמכים הטכניים לביצוע המבנה.</w:t>
      </w:r>
    </w:p>
    <w:p w14:paraId="4A908C29"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265DEC45"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2.4</w:t>
      </w:r>
      <w:r w:rsidRPr="00590FDD">
        <w:rPr>
          <w:rFonts w:ascii="Times New Roman" w:eastAsia="Times New Roman" w:hAnsi="Times New Roman"/>
          <w:sz w:val="24"/>
          <w:rtl/>
          <w:lang w:eastAsia="he-IL"/>
        </w:rPr>
        <w:tab/>
        <w:t xml:space="preserve">"תכנון מפורט"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תכניות מפורטות, פרטים, מפרטים, כתבי כמויות והמסמכים וכל הדרוש לביצוע מכרזים בין הקבלנים ו/או לביצוע המבנים בשטח.</w:t>
      </w:r>
    </w:p>
    <w:p w14:paraId="7C3DD1B4"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6AA2E0E5"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2.5</w:t>
      </w:r>
      <w:r w:rsidRPr="00590FDD">
        <w:rPr>
          <w:rFonts w:ascii="Times New Roman" w:eastAsia="Times New Roman" w:hAnsi="Times New Roman"/>
          <w:sz w:val="24"/>
          <w:rtl/>
          <w:lang w:eastAsia="he-IL"/>
        </w:rPr>
        <w:tab/>
        <w:t xml:space="preserve">"פיקוח עליון"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פיקוח עליון על הקמת וסימון היסודות, שלד המבנים והאלמנטים הקונסטרוקטיביים.</w:t>
      </w:r>
    </w:p>
    <w:p w14:paraId="059AB0CC"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p>
    <w:p w14:paraId="1A7D4267"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שלבי העבודה ההנדסית ופ</w:t>
      </w:r>
      <w:r w:rsidRPr="00590FDD">
        <w:rPr>
          <w:rFonts w:ascii="Times New Roman" w:eastAsia="Times New Roman" w:hAnsi="Times New Roman" w:hint="cs"/>
          <w:b/>
          <w:bCs/>
          <w:sz w:val="24"/>
          <w:u w:val="single"/>
          <w:rtl/>
          <w:lang w:eastAsia="he-IL"/>
        </w:rPr>
        <w:t>י</w:t>
      </w:r>
      <w:r w:rsidRPr="00590FDD">
        <w:rPr>
          <w:rFonts w:ascii="Times New Roman" w:eastAsia="Times New Roman" w:hAnsi="Times New Roman"/>
          <w:b/>
          <w:bCs/>
          <w:sz w:val="24"/>
          <w:u w:val="single"/>
          <w:rtl/>
          <w:lang w:eastAsia="he-IL"/>
        </w:rPr>
        <w:t>רוט הש</w:t>
      </w:r>
      <w:r w:rsidRPr="00590FDD">
        <w:rPr>
          <w:rFonts w:ascii="Times New Roman" w:eastAsia="Times New Roman" w:hAnsi="Times New Roman" w:hint="cs"/>
          <w:b/>
          <w:bCs/>
          <w:sz w:val="24"/>
          <w:u w:val="single"/>
          <w:rtl/>
          <w:lang w:eastAsia="he-IL"/>
        </w:rPr>
        <w:t>י</w:t>
      </w:r>
      <w:r w:rsidRPr="00590FDD">
        <w:rPr>
          <w:rFonts w:ascii="Times New Roman" w:eastAsia="Times New Roman" w:hAnsi="Times New Roman"/>
          <w:b/>
          <w:bCs/>
          <w:sz w:val="24"/>
          <w:u w:val="single"/>
          <w:rtl/>
          <w:lang w:eastAsia="he-IL"/>
        </w:rPr>
        <w:t>רותים</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r>
    </w:p>
    <w:p w14:paraId="5269170C"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24A618F4" w14:textId="77777777" w:rsidR="00590FDD" w:rsidRPr="00590FDD" w:rsidRDefault="00590FDD" w:rsidP="00590FDD">
      <w:pPr>
        <w:widowControl w:val="0"/>
        <w:spacing w:before="0" w:beforeAutospacing="0" w:after="0" w:afterAutospacing="0" w:line="360" w:lineRule="auto"/>
        <w:ind w:left="720"/>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העבודה תבוצע בקטעים לפי התקדמות הפרויקט והנחיות המנהל, לרבות להסדרי ביניים לבניה ואכלוס בשלבים. </w:t>
      </w:r>
    </w:p>
    <w:p w14:paraId="13180A35"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b/>
          <w:bCs/>
          <w:sz w:val="28"/>
          <w:szCs w:val="28"/>
          <w:u w:val="single"/>
          <w:rtl/>
          <w:lang w:eastAsia="he-IL"/>
        </w:rPr>
      </w:pPr>
      <w:r w:rsidRPr="00590FDD">
        <w:rPr>
          <w:rFonts w:ascii="Times New Roman" w:eastAsia="Times New Roman" w:hAnsi="Times New Roman" w:hint="cs"/>
          <w:b/>
          <w:bCs/>
          <w:sz w:val="28"/>
          <w:szCs w:val="28"/>
          <w:u w:val="single"/>
          <w:rtl/>
          <w:lang w:eastAsia="he-IL"/>
        </w:rPr>
        <w:t>עקרונות תכנון קונסטרוקציה</w:t>
      </w:r>
    </w:p>
    <w:p w14:paraId="1C4C4442"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lang w:eastAsia="he-IL"/>
        </w:rPr>
      </w:pPr>
      <w:r w:rsidRPr="00590FDD">
        <w:rPr>
          <w:rFonts w:ascii="Times New Roman" w:eastAsia="Times New Roman" w:hAnsi="Times New Roman"/>
          <w:sz w:val="20"/>
          <w:rtl/>
          <w:lang w:eastAsia="he-IL"/>
        </w:rPr>
        <w:t>תקרות – עובי 20 ס"מ.</w:t>
      </w:r>
    </w:p>
    <w:p w14:paraId="34E369E0"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קירות ברנוביץ' – עד עובי 23 ס"מ.</w:t>
      </w:r>
    </w:p>
    <w:p w14:paraId="13617E4F"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קירות גרעין – עד עובי 28 ס"מ.</w:t>
      </w:r>
    </w:p>
    <w:p w14:paraId="1E375E90" w14:textId="35C02E84" w:rsidR="00590FDD" w:rsidRPr="00590FDD" w:rsidDel="002C19B0" w:rsidRDefault="00590FDD" w:rsidP="002C19B0">
      <w:pPr>
        <w:spacing w:before="0" w:beforeAutospacing="0" w:after="0" w:afterAutospacing="0" w:line="360" w:lineRule="auto"/>
        <w:ind w:firstLine="849"/>
        <w:rPr>
          <w:del w:id="27" w:author="גרמן קגנובסקי" w:date="2021-01-07T10:51:00Z"/>
          <w:rFonts w:ascii="Times New Roman" w:eastAsia="Times New Roman" w:hAnsi="Times New Roman"/>
          <w:sz w:val="20"/>
          <w:rtl/>
          <w:lang w:eastAsia="he-IL"/>
        </w:rPr>
      </w:pPr>
      <w:del w:id="28" w:author="גרמן קגנובסקי" w:date="2021-01-07T10:51:00Z">
        <w:r w:rsidRPr="00590FDD" w:rsidDel="002C19B0">
          <w:rPr>
            <w:rFonts w:ascii="Times New Roman" w:eastAsia="Times New Roman" w:hAnsi="Times New Roman"/>
            <w:sz w:val="20"/>
            <w:rtl/>
            <w:lang w:eastAsia="he-IL"/>
          </w:rPr>
          <w:delText>כמות ברזל</w:delText>
        </w:r>
      </w:del>
      <w:del w:id="29" w:author="גרמן קגנובסקי" w:date="2021-01-07T10:47:00Z">
        <w:r w:rsidRPr="00590FDD" w:rsidDel="002C19B0">
          <w:rPr>
            <w:rFonts w:ascii="Times New Roman" w:eastAsia="Times New Roman" w:hAnsi="Times New Roman"/>
            <w:sz w:val="20"/>
            <w:rtl/>
            <w:lang w:eastAsia="he-IL"/>
          </w:rPr>
          <w:delText xml:space="preserve"> למ"ק – 110-</w:delText>
        </w:r>
      </w:del>
      <w:del w:id="30" w:author="גרמן קגנובסקי" w:date="2021-01-05T15:01:00Z">
        <w:r w:rsidRPr="00590FDD" w:rsidDel="00C944B2">
          <w:rPr>
            <w:rFonts w:ascii="Times New Roman" w:eastAsia="Times New Roman" w:hAnsi="Times New Roman"/>
            <w:sz w:val="20"/>
            <w:rtl/>
            <w:lang w:eastAsia="he-IL"/>
          </w:rPr>
          <w:delText xml:space="preserve">100 </w:delText>
        </w:r>
      </w:del>
      <w:del w:id="31" w:author="גרמן קגנובסקי" w:date="2021-01-07T10:47:00Z">
        <w:r w:rsidRPr="00590FDD" w:rsidDel="002C19B0">
          <w:rPr>
            <w:rFonts w:ascii="Times New Roman" w:eastAsia="Times New Roman" w:hAnsi="Times New Roman"/>
            <w:sz w:val="20"/>
            <w:rtl/>
            <w:lang w:eastAsia="he-IL"/>
          </w:rPr>
          <w:delText>ק"ג למ"ק</w:delText>
        </w:r>
      </w:del>
      <w:del w:id="32" w:author="גרמן קגנובסקי" w:date="2021-01-07T10:51:00Z">
        <w:r w:rsidRPr="00590FDD" w:rsidDel="002C19B0">
          <w:rPr>
            <w:rFonts w:ascii="Times New Roman" w:eastAsia="Times New Roman" w:hAnsi="Times New Roman"/>
            <w:sz w:val="20"/>
            <w:rtl/>
            <w:lang w:eastAsia="he-IL"/>
          </w:rPr>
          <w:delText>.</w:delText>
        </w:r>
      </w:del>
    </w:p>
    <w:p w14:paraId="4D338730"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ללא קירות / עמודים קונסטרוקטיביים בתוך הדירות.</w:t>
      </w:r>
    </w:p>
    <w:p w14:paraId="4CD62436"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פרט לקומת הפנטהאוז.</w:t>
      </w:r>
    </w:p>
    <w:p w14:paraId="4E381B69"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 </w:t>
      </w:r>
    </w:p>
    <w:p w14:paraId="59806548" w14:textId="55AABDE2" w:rsidR="00590FDD" w:rsidRPr="00590FDD" w:rsidDel="002C19B0" w:rsidRDefault="00590FDD" w:rsidP="00590FDD">
      <w:pPr>
        <w:spacing w:before="0" w:beforeAutospacing="0" w:after="0" w:afterAutospacing="0" w:line="360" w:lineRule="auto"/>
        <w:ind w:firstLine="849"/>
        <w:rPr>
          <w:del w:id="33" w:author="גרמן קגנובסקי" w:date="2021-01-07T10:51:00Z"/>
          <w:rFonts w:ascii="Times New Roman" w:eastAsia="Times New Roman" w:hAnsi="Times New Roman"/>
          <w:sz w:val="20"/>
          <w:rtl/>
          <w:lang w:eastAsia="he-IL"/>
        </w:rPr>
      </w:pPr>
      <w:del w:id="34" w:author="גרמן קגנובסקי" w:date="2021-01-07T10:51:00Z">
        <w:r w:rsidRPr="00590FDD" w:rsidDel="002C19B0">
          <w:rPr>
            <w:rFonts w:ascii="Times New Roman" w:eastAsia="Times New Roman" w:hAnsi="Times New Roman"/>
            <w:sz w:val="20"/>
            <w:rtl/>
            <w:lang w:eastAsia="he-IL"/>
          </w:rPr>
          <w:delText xml:space="preserve">מרתף  - ממוצע של 120 ק"ג למ"ק. </w:delText>
        </w:r>
      </w:del>
    </w:p>
    <w:p w14:paraId="2DBA68B4" w14:textId="1243653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del w:id="35" w:author="גרמן קגנובסקי" w:date="2021-01-07T10:51:00Z">
        <w:r w:rsidRPr="00590FDD" w:rsidDel="002C19B0">
          <w:rPr>
            <w:rFonts w:ascii="Times New Roman" w:eastAsia="Times New Roman" w:hAnsi="Times New Roman"/>
            <w:sz w:val="20"/>
            <w:rtl/>
            <w:lang w:eastAsia="he-IL"/>
          </w:rPr>
          <w:delText xml:space="preserve"> </w:delText>
        </w:r>
      </w:del>
    </w:p>
    <w:p w14:paraId="634F8A4B"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כל חריגה תנומק ותובא בפני היזם לאישור.</w:t>
      </w:r>
    </w:p>
    <w:p w14:paraId="7D795554" w14:textId="77777777" w:rsidR="00590FDD" w:rsidRPr="00590FDD" w:rsidRDefault="00590FDD" w:rsidP="00590FDD">
      <w:pPr>
        <w:spacing w:before="0" w:beforeAutospacing="0" w:after="0" w:afterAutospacing="0" w:line="360" w:lineRule="auto"/>
        <w:ind w:left="849"/>
        <w:rPr>
          <w:rFonts w:ascii="Times New Roman" w:eastAsia="Times New Roman" w:hAnsi="Times New Roman"/>
          <w:sz w:val="20"/>
          <w:rtl/>
          <w:lang w:eastAsia="he-IL"/>
        </w:rPr>
      </w:pPr>
    </w:p>
    <w:p w14:paraId="32CB81E9" w14:textId="77777777" w:rsidR="00590FDD" w:rsidRPr="00590FDD" w:rsidRDefault="00590FDD" w:rsidP="00590FDD">
      <w:pPr>
        <w:spacing w:before="0" w:beforeAutospacing="0" w:after="0" w:afterAutospacing="0" w:line="360" w:lineRule="auto"/>
        <w:ind w:left="849"/>
        <w:rPr>
          <w:rFonts w:ascii="Times New Roman" w:eastAsia="Times New Roman" w:hAnsi="Times New Roman"/>
          <w:sz w:val="20"/>
          <w:rtl/>
          <w:lang w:eastAsia="he-IL"/>
        </w:rPr>
      </w:pPr>
      <w:r w:rsidRPr="00590FDD">
        <w:rPr>
          <w:rFonts w:ascii="Times New Roman" w:eastAsia="Times New Roman" w:hAnsi="Times New Roman"/>
          <w:sz w:val="20"/>
          <w:rtl/>
          <w:lang w:eastAsia="he-IL"/>
        </w:rPr>
        <w:t>הנתונים הנ"ל ישולבו במכרז לקבלן ויחושבו ע"י הקונסטרוקטור במידת הצורך בתום השלד (לפי תכנון).</w:t>
      </w:r>
    </w:p>
    <w:p w14:paraId="44438E01" w14:textId="77777777" w:rsidR="00590FDD" w:rsidRPr="00590FDD" w:rsidRDefault="00590FDD" w:rsidP="00590FDD">
      <w:pPr>
        <w:widowControl w:val="0"/>
        <w:spacing w:before="0" w:beforeAutospacing="0" w:after="0" w:afterAutospacing="0" w:line="360" w:lineRule="auto"/>
        <w:ind w:left="720"/>
        <w:rPr>
          <w:rFonts w:ascii="Times New Roman" w:eastAsia="Times New Roman" w:hAnsi="Times New Roman"/>
          <w:sz w:val="24"/>
          <w:rtl/>
          <w:lang w:eastAsia="he-IL"/>
        </w:rPr>
      </w:pPr>
    </w:p>
    <w:p w14:paraId="6EAB8557" w14:textId="77777777" w:rsidR="00590FDD" w:rsidRPr="00590FDD" w:rsidRDefault="00590FDD" w:rsidP="00590FDD">
      <w:pPr>
        <w:widowControl w:val="0"/>
        <w:spacing w:before="0" w:beforeAutospacing="0" w:after="0" w:afterAutospacing="0" w:line="360" w:lineRule="auto"/>
        <w:ind w:firstLine="720"/>
        <w:rPr>
          <w:rFonts w:ascii="Times New Roman" w:eastAsia="Times New Roman" w:hAnsi="Times New Roman"/>
          <w:sz w:val="24"/>
          <w:rtl/>
          <w:lang w:eastAsia="he-IL"/>
        </w:rPr>
      </w:pPr>
      <w:r w:rsidRPr="00590FDD">
        <w:rPr>
          <w:rFonts w:ascii="Times New Roman" w:eastAsia="Times New Roman" w:hAnsi="Times New Roman"/>
          <w:sz w:val="24"/>
          <w:rtl/>
          <w:lang w:eastAsia="he-IL"/>
        </w:rPr>
        <w:t>העבודה תבוצע בשלבים הכוללים את הש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רותים כלהלן:</w:t>
      </w:r>
    </w:p>
    <w:p w14:paraId="452757A9"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115ACE61"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u w:val="single"/>
          <w:rtl/>
          <w:lang w:eastAsia="he-IL"/>
        </w:rPr>
      </w:pPr>
      <w:r w:rsidRPr="00590FDD">
        <w:rPr>
          <w:rFonts w:ascii="Times New Roman" w:eastAsia="Times New Roman" w:hAnsi="Times New Roman"/>
          <w:sz w:val="24"/>
          <w:rtl/>
          <w:lang w:eastAsia="he-IL"/>
        </w:rPr>
        <w:lastRenderedPageBreak/>
        <w:t>3.1</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מוקדם</w:t>
      </w:r>
      <w:r w:rsidRPr="00590FDD">
        <w:rPr>
          <w:rFonts w:ascii="Times New Roman" w:eastAsia="Times New Roman" w:hAnsi="Times New Roman"/>
          <w:sz w:val="24"/>
          <w:rtl/>
          <w:lang w:eastAsia="he-IL"/>
        </w:rPr>
        <w:t>:</w:t>
      </w:r>
    </w:p>
    <w:p w14:paraId="63AC2CDD"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u w:val="single"/>
          <w:rtl/>
          <w:lang w:eastAsia="he-IL"/>
        </w:rPr>
      </w:pPr>
    </w:p>
    <w:p w14:paraId="5F41FB04"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קבלת תדריך תכנון מנציג המזמין.</w:t>
      </w:r>
    </w:p>
    <w:p w14:paraId="0147B567"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3706E7F1"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רור</w:t>
      </w:r>
      <w:r w:rsidRPr="00590FDD">
        <w:rPr>
          <w:rFonts w:ascii="Times New Roman" w:eastAsia="Times New Roman" w:hAnsi="Times New Roman" w:hint="cs"/>
          <w:sz w:val="24"/>
          <w:rtl/>
          <w:lang w:eastAsia="he-IL"/>
        </w:rPr>
        <w:t xml:space="preserve"> הפרוגרמה</w:t>
      </w:r>
      <w:r w:rsidRPr="00590FDD">
        <w:rPr>
          <w:rFonts w:ascii="Times New Roman" w:eastAsia="Times New Roman" w:hAnsi="Times New Roman"/>
          <w:sz w:val="24"/>
          <w:rtl/>
          <w:lang w:eastAsia="he-IL"/>
        </w:rPr>
        <w:t xml:space="preserve"> עם נציג המזמין והאדריכל בכל הקשור למערכת הקונסטרוקטיבית</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של המבנה, בירורים באתר במידת הצורך, חקירות מוקדמות, התייעצות ותיאום עם היועצים האחרים.</w:t>
      </w:r>
    </w:p>
    <w:p w14:paraId="1EFCD2E2" w14:textId="77777777" w:rsidR="00590FDD" w:rsidRPr="00590FDD" w:rsidRDefault="00590FDD" w:rsidP="00590FDD">
      <w:pPr>
        <w:widowControl w:val="0"/>
        <w:numPr>
          <w:ilvl w:val="0"/>
          <w:numId w:val="39"/>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קביעת עקרונות המערכת הקונסטרוקטיבית של המבנים בתיאום עם האדריכל והיועצים.</w:t>
      </w:r>
    </w:p>
    <w:p w14:paraId="6432EE3C" w14:textId="77777777" w:rsidR="00590FDD" w:rsidRPr="00590FDD" w:rsidRDefault="00590FDD" w:rsidP="00590FDD">
      <w:pPr>
        <w:widowControl w:val="0"/>
        <w:numPr>
          <w:ilvl w:val="0"/>
          <w:numId w:val="39"/>
        </w:numPr>
        <w:spacing w:before="240" w:beforeAutospacing="0" w:after="0" w:afterAutospacing="0" w:line="240" w:lineRule="auto"/>
        <w:jc w:val="both"/>
        <w:rPr>
          <w:rFonts w:ascii="Times New Roman" w:eastAsia="Times New Roman" w:hAnsi="Times New Roman"/>
          <w:sz w:val="26"/>
          <w:rtl/>
          <w:lang w:val="x-none" w:eastAsia="x-none"/>
        </w:rPr>
      </w:pPr>
      <w:r w:rsidRPr="00590FDD">
        <w:rPr>
          <w:rFonts w:ascii="Times New Roman" w:eastAsia="Times New Roman" w:hAnsi="Times New Roman" w:hint="cs"/>
          <w:sz w:val="26"/>
          <w:rtl/>
          <w:lang w:val="x-none" w:eastAsia="x-none"/>
        </w:rPr>
        <w:t xml:space="preserve">קביעת סכמה סטטית ראשונה של המבנה, הכנת תכניות מוקדמות המתארות את המערכת הקונסטרוקטיבית העקרונית של המבנים. </w:t>
      </w:r>
    </w:p>
    <w:p w14:paraId="10EA4E3D"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07C836DB"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תכנון מוקדם תוך בחינת חלופות על בסיס הנדסי וכלכלי.</w:t>
      </w:r>
    </w:p>
    <w:p w14:paraId="26ED27FB"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73239967"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רורים ברשויות המוסמכות ו/או גורמים אחרים בקשר לבעיות </w:t>
      </w:r>
      <w:r w:rsidRPr="00590FDD">
        <w:rPr>
          <w:rFonts w:ascii="Times New Roman" w:eastAsia="Times New Roman" w:hAnsi="Times New Roman" w:hint="cs"/>
          <w:sz w:val="24"/>
          <w:rtl/>
          <w:lang w:eastAsia="he-IL"/>
        </w:rPr>
        <w:t xml:space="preserve">טכניות, </w:t>
      </w:r>
      <w:r w:rsidRPr="00590FDD">
        <w:rPr>
          <w:rFonts w:ascii="Times New Roman" w:eastAsia="Times New Roman" w:hAnsi="Times New Roman"/>
          <w:sz w:val="24"/>
          <w:rtl/>
          <w:lang w:eastAsia="he-IL"/>
        </w:rPr>
        <w:t>חוקיות ואחרות הכרוכות בתכנון העבודה ההנדסית ו/או בקבלת אשור הרשויות הנ"ל לביצועה.</w:t>
      </w:r>
    </w:p>
    <w:p w14:paraId="37C100B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245A03D" w14:textId="6653C2CA" w:rsidR="00590FDD" w:rsidRPr="00590FDD" w:rsidRDefault="00590FDD" w:rsidP="00C944B2">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מוקדמות של עקרונות המערכת הקונסטרוקטיבית</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של המבנה ושל חומרי הבניה, בתיאום עם האדריכל ובמספר חלופות לפי דרישת נציג המזמין והכנסת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נויים בהם בהתאם לדרישות המזמין ו/או לפי דרישת הרשויות המוסמכות, באישור המזמין, </w:t>
      </w:r>
      <w:del w:id="36" w:author="גרמן קגנובסקי" w:date="2021-01-05T15:03:00Z">
        <w:r w:rsidRPr="00590FDD" w:rsidDel="00C944B2">
          <w:rPr>
            <w:rFonts w:ascii="Times New Roman" w:eastAsia="Times New Roman" w:hAnsi="Times New Roman"/>
            <w:sz w:val="24"/>
            <w:rtl/>
            <w:lang w:eastAsia="he-IL"/>
          </w:rPr>
          <w:delText xml:space="preserve">לרבות הצגת אומדנים. </w:delText>
        </w:r>
      </w:del>
    </w:p>
    <w:p w14:paraId="4420EE4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E61AA0E"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מוקדמות המתארות את המערכת הקונסטרוקטיבית</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 xml:space="preserve">מערכת החיפויים </w:t>
      </w:r>
      <w:r w:rsidRPr="00590FDD">
        <w:rPr>
          <w:rFonts w:ascii="Times New Roman" w:eastAsia="Times New Roman" w:hAnsi="Times New Roman"/>
          <w:sz w:val="24"/>
          <w:rtl/>
          <w:lang w:eastAsia="he-IL"/>
        </w:rPr>
        <w:t>ואת חומרי הבניה בתיאום עם האדריכל ובאישורו של נציג המזמין.</w:t>
      </w:r>
    </w:p>
    <w:p w14:paraId="43C5B58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2D1B8BD" w14:textId="0F0C32F9" w:rsidR="00590FDD" w:rsidRPr="00590FDD" w:rsidRDefault="00590FDD" w:rsidP="00C944B2">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אומדנים</w:t>
      </w:r>
      <w:del w:id="37" w:author="גרמן קגנובסקי" w:date="2021-01-05T15:04:00Z">
        <w:r w:rsidRPr="00590FDD" w:rsidDel="00C944B2">
          <w:rPr>
            <w:rFonts w:ascii="Times New Roman" w:eastAsia="Times New Roman" w:hAnsi="Times New Roman" w:hint="cs"/>
            <w:sz w:val="24"/>
            <w:rtl/>
            <w:lang w:eastAsia="he-IL"/>
          </w:rPr>
          <w:delText xml:space="preserve"> תקציביים כולל כתבי כמויות</w:delText>
        </w:r>
      </w:del>
      <w:r w:rsidRPr="00590FDD">
        <w:rPr>
          <w:rFonts w:ascii="Times New Roman" w:eastAsia="Times New Roman" w:hAnsi="Times New Roman" w:hint="cs"/>
          <w:sz w:val="24"/>
          <w:rtl/>
          <w:lang w:eastAsia="he-IL"/>
        </w:rPr>
        <w:t xml:space="preserve">, לצורך בדיקת חלופות תכנון, בהתאם לדרישת המזמין ונציגיו. </w:t>
      </w:r>
      <w:del w:id="38" w:author="גרמן קגנובסקי" w:date="2021-01-05T15:04:00Z">
        <w:r w:rsidRPr="00590FDD" w:rsidDel="00C944B2">
          <w:rPr>
            <w:rFonts w:ascii="Times New Roman" w:eastAsia="Times New Roman" w:hAnsi="Times New Roman" w:hint="cs"/>
            <w:sz w:val="24"/>
            <w:rtl/>
            <w:lang w:eastAsia="he-IL"/>
          </w:rPr>
          <w:delText>ביצוע חישובים סטאטיים ועריכת אומדן ראשוני של ערך שלד המבנים.</w:delText>
        </w:r>
      </w:del>
    </w:p>
    <w:p w14:paraId="12A8E316"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741C6DD9"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שילוב </w:t>
      </w:r>
      <w:r w:rsidRPr="00590FDD">
        <w:rPr>
          <w:rFonts w:ascii="Times New Roman" w:eastAsia="Times New Roman" w:hAnsi="Times New Roman"/>
          <w:sz w:val="24"/>
          <w:rtl/>
          <w:lang w:eastAsia="he-IL"/>
        </w:rPr>
        <w:t xml:space="preserve">המלצות </w:t>
      </w:r>
      <w:r w:rsidRPr="00590FDD">
        <w:rPr>
          <w:rFonts w:ascii="Times New Roman" w:eastAsia="Times New Roman" w:hAnsi="Times New Roman" w:hint="cs"/>
          <w:sz w:val="24"/>
          <w:rtl/>
          <w:lang w:eastAsia="he-IL"/>
        </w:rPr>
        <w:t xml:space="preserve">יועץ האיטום </w:t>
      </w:r>
      <w:r w:rsidRPr="00590FDD">
        <w:rPr>
          <w:rFonts w:ascii="Times New Roman" w:eastAsia="Times New Roman" w:hAnsi="Times New Roman"/>
          <w:sz w:val="24"/>
          <w:rtl/>
          <w:lang w:eastAsia="he-IL"/>
        </w:rPr>
        <w:t xml:space="preserve">לחלופות פתרונות </w:t>
      </w:r>
      <w:r w:rsidRPr="00590FDD">
        <w:rPr>
          <w:rFonts w:ascii="Times New Roman" w:eastAsia="Times New Roman" w:hAnsi="Times New Roman" w:hint="cs"/>
          <w:sz w:val="24"/>
          <w:rtl/>
          <w:lang w:eastAsia="he-IL"/>
        </w:rPr>
        <w:t>ה</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טום </w:t>
      </w:r>
      <w:bookmarkStart w:id="39" w:name="OLE_LINK1"/>
      <w:bookmarkStart w:id="40" w:name="OLE_LINK2"/>
      <w:r w:rsidRPr="00590FDD">
        <w:rPr>
          <w:rFonts w:ascii="Times New Roman" w:eastAsia="Times New Roman" w:hAnsi="Times New Roman" w:hint="cs"/>
          <w:sz w:val="24"/>
          <w:rtl/>
          <w:lang w:eastAsia="he-IL"/>
        </w:rPr>
        <w:t>ב</w:t>
      </w:r>
      <w:r w:rsidRPr="00590FDD">
        <w:rPr>
          <w:rFonts w:ascii="Times New Roman" w:eastAsia="Times New Roman" w:hAnsi="Times New Roman"/>
          <w:sz w:val="24"/>
          <w:rtl/>
          <w:lang w:eastAsia="he-IL"/>
        </w:rPr>
        <w:t xml:space="preserve">חלקי המבנה השונים </w:t>
      </w:r>
      <w:bookmarkEnd w:id="39"/>
      <w:bookmarkEnd w:id="40"/>
      <w:r w:rsidRPr="00590FDD">
        <w:rPr>
          <w:rFonts w:ascii="Times New Roman" w:eastAsia="Times New Roman" w:hAnsi="Times New Roman"/>
          <w:sz w:val="24"/>
          <w:rtl/>
          <w:lang w:eastAsia="he-IL"/>
        </w:rPr>
        <w:t>(למעבר מים, לחות, אויר, גז ראדון וכו')</w:t>
      </w:r>
      <w:r w:rsidRPr="00590FDD">
        <w:rPr>
          <w:rFonts w:ascii="Times New Roman" w:eastAsia="Times New Roman" w:hAnsi="Times New Roman" w:hint="cs"/>
          <w:sz w:val="24"/>
          <w:rtl/>
          <w:lang w:eastAsia="he-IL"/>
        </w:rPr>
        <w:t>.</w:t>
      </w:r>
    </w:p>
    <w:p w14:paraId="01AF1A24"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358A97BE"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שילוב המלצות יועץ הבידוד התרמי לחלופות לבידוד תרמי ב</w:t>
      </w:r>
      <w:r w:rsidRPr="00590FDD">
        <w:rPr>
          <w:rFonts w:ascii="Times New Roman" w:eastAsia="Times New Roman" w:hAnsi="Times New Roman"/>
          <w:sz w:val="24"/>
          <w:rtl/>
          <w:lang w:eastAsia="he-IL"/>
        </w:rPr>
        <w:t>חלקי המבנה השונים</w:t>
      </w:r>
      <w:r w:rsidRPr="00590FDD">
        <w:rPr>
          <w:rFonts w:ascii="Times New Roman" w:eastAsia="Times New Roman" w:hAnsi="Times New Roman" w:hint="cs"/>
          <w:sz w:val="24"/>
          <w:rtl/>
          <w:lang w:eastAsia="he-IL"/>
        </w:rPr>
        <w:t>.</w:t>
      </w:r>
    </w:p>
    <w:p w14:paraId="20EC2480"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1E411021"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פרוגראמה של האלטרנטיבות השונות, המצאת דו"ח הכולל תיאור השיטות, יתרונות וחסרונות, עלויות הקמה, עלויות תפעול והיבטי תפעול ותחזוקה וכיו"ב.</w:t>
      </w:r>
    </w:p>
    <w:p w14:paraId="41147C5C"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49F39C01"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מסירת הנתונים, הפרוגראמה וחוות הדעת למזמין, למתכנן וכן ליועצים ולמתכננים ולכל גורם אחר שייקבע על – ידי המזמין.</w:t>
      </w:r>
    </w:p>
    <w:p w14:paraId="21B4B040"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2BDA5195"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r>
    </w:p>
    <w:p w14:paraId="71787BCC"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3.2</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סופי</w:t>
      </w:r>
      <w:r w:rsidRPr="00590FDD">
        <w:rPr>
          <w:rFonts w:ascii="Times New Roman" w:eastAsia="Times New Roman" w:hAnsi="Times New Roman" w:hint="cs"/>
          <w:sz w:val="24"/>
          <w:u w:val="single"/>
          <w:rtl/>
          <w:lang w:eastAsia="he-IL"/>
        </w:rPr>
        <w:t xml:space="preserve"> ו</w:t>
      </w:r>
      <w:r w:rsidRPr="00590FDD">
        <w:rPr>
          <w:rFonts w:ascii="Times New Roman" w:eastAsia="Times New Roman" w:hAnsi="Times New Roman"/>
          <w:sz w:val="24"/>
          <w:u w:val="single"/>
          <w:rtl/>
          <w:lang w:eastAsia="he-IL"/>
        </w:rPr>
        <w:t>חשבון יציבות</w:t>
      </w:r>
      <w:r w:rsidRPr="00590FDD">
        <w:rPr>
          <w:rFonts w:ascii="Times New Roman" w:eastAsia="Times New Roman" w:hAnsi="Times New Roman"/>
          <w:sz w:val="24"/>
          <w:rtl/>
          <w:lang w:eastAsia="he-IL"/>
        </w:rPr>
        <w:t>:</w:t>
      </w:r>
    </w:p>
    <w:p w14:paraId="36322391" w14:textId="77777777" w:rsidR="00590FDD" w:rsidRPr="00590FDD" w:rsidRDefault="00590FDD" w:rsidP="00590FDD">
      <w:pPr>
        <w:widowControl w:val="0"/>
        <w:numPr>
          <w:ilvl w:val="0"/>
          <w:numId w:val="42"/>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ייעוץ לאדריכל בכל הנוגע לקונסטרוקציה במבנה בשלב התכנון הסופי. תכנון מוקדם לפי האלטרנטיבה שתיבחר על ידי המזמין בתיאום עם המזמין, המתכננים וכל יתר היועצים של המזמין.</w:t>
      </w:r>
    </w:p>
    <w:p w14:paraId="3C8B3F3A" w14:textId="77777777" w:rsidR="00590FDD" w:rsidRPr="00590FDD" w:rsidRDefault="00590FDD" w:rsidP="00590FDD">
      <w:pPr>
        <w:widowControl w:val="0"/>
        <w:numPr>
          <w:ilvl w:val="0"/>
          <w:numId w:val="42"/>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מתן המלצות למזמין ולמתכננים בכתב ו/או על ידי שרטוטים, כולל פתרון פרטים ייעודיים.</w:t>
      </w:r>
    </w:p>
    <w:p w14:paraId="45056DD6"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7C537571"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השלמת </w:t>
      </w:r>
      <w:r w:rsidRPr="00590FDD">
        <w:rPr>
          <w:rFonts w:ascii="Times New Roman" w:eastAsia="Times New Roman" w:hAnsi="Times New Roman"/>
          <w:sz w:val="24"/>
          <w:rtl/>
          <w:lang w:eastAsia="he-IL"/>
        </w:rPr>
        <w:t xml:space="preserve">חשבון יציבות מלא ומפורט של כל אלמנט ואלמנט בבניין </w:t>
      </w:r>
      <w:r w:rsidRPr="00590FDD">
        <w:rPr>
          <w:rFonts w:ascii="Times New Roman" w:eastAsia="Times New Roman" w:hAnsi="Times New Roman" w:hint="cs"/>
          <w:sz w:val="24"/>
          <w:rtl/>
          <w:lang w:eastAsia="he-IL"/>
        </w:rPr>
        <w:t xml:space="preserve">ולמערכות החיפויים </w:t>
      </w:r>
      <w:r w:rsidRPr="00590FDD">
        <w:rPr>
          <w:rFonts w:ascii="Times New Roman" w:eastAsia="Times New Roman" w:hAnsi="Times New Roman"/>
          <w:sz w:val="24"/>
          <w:rtl/>
          <w:lang w:eastAsia="he-IL"/>
        </w:rPr>
        <w:t>בהתאם לתקנים ישראליים ובינלאומיים.</w:t>
      </w:r>
    </w:p>
    <w:p w14:paraId="28CD73ED"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6CE518F2"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sz w:val="24"/>
          <w:rtl/>
          <w:lang w:eastAsia="he-IL"/>
        </w:rPr>
        <w:tab/>
        <w:t>הגשת חשבון יציבות לרשויות כנדרש לפי התקנות הקשורות בחוק התכנון והבניה כולל חתימת מהנדס מטעם המתכנן על החישובים, בה הוא מקבל אחריות על חישובים אלה בהתאם לתקנות הנ"ל.</w:t>
      </w:r>
    </w:p>
    <w:p w14:paraId="2BFAF18E"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55118EF4"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ג.</w:t>
      </w:r>
      <w:r w:rsidRPr="00590FDD">
        <w:rPr>
          <w:rFonts w:ascii="Times New Roman" w:eastAsia="Times New Roman" w:hAnsi="Times New Roman"/>
          <w:sz w:val="24"/>
          <w:rtl/>
          <w:lang w:eastAsia="he-IL"/>
        </w:rPr>
        <w:tab/>
        <w:t>החישובים הנ"ל יוגשו עפ"י דרישות מהנדס העיר ו/או דרישות ועדות התכנון.</w:t>
      </w:r>
    </w:p>
    <w:p w14:paraId="1DA61397"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074A3F62"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t>חתימה על בקשות להוצאת היתרי בניה כאחראי לתכנון, לפ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העליון ולביקורת בתחום הקונסטרוקציות. כמו כן יכין ויחתום המתכנן על כל מסמך שי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ע"י הרשויות מהמתכנן בתהליך הבקשה להיתר, במהלך הב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 ועד לקבלת תעודת גמר.</w:t>
      </w:r>
    </w:p>
    <w:p w14:paraId="466E3691"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0D3039B6"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הכנסת תיקונים ושינויים בתוכניות ובמסמכים האחרים לפי דרישות המזמין ו/או לפי דרישת הרשויות המוסמכות, בהסכמת המנהל, וטיפול באישורן כולל קבלת היתרי בניה מתוקנים.</w:t>
      </w:r>
    </w:p>
    <w:p w14:paraId="0E22B737"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64DB6004"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ו.</w:t>
      </w:r>
      <w:r w:rsidRPr="00590FDD">
        <w:rPr>
          <w:rFonts w:ascii="Times New Roman" w:eastAsia="Times New Roman" w:hAnsi="Times New Roman"/>
          <w:sz w:val="24"/>
          <w:rtl/>
          <w:lang w:eastAsia="he-IL"/>
        </w:rPr>
        <w:tab/>
        <w:t>הכנת תכניות לאשור סופי של היועצים והמזמין לפני התחלת שלב תכניות עבודה.</w:t>
      </w:r>
    </w:p>
    <w:p w14:paraId="4EFF6BA5"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37D16BE3"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t>ז.</w:t>
      </w:r>
      <w:r w:rsidRPr="00590FDD">
        <w:rPr>
          <w:rFonts w:ascii="Times New Roman" w:eastAsia="Times New Roman" w:hAnsi="Times New Roman"/>
          <w:sz w:val="24"/>
          <w:rtl/>
          <w:lang w:eastAsia="he-IL"/>
        </w:rPr>
        <w:tab/>
        <w:t>אשור התכנון הסופי של היועצים.</w:t>
      </w:r>
    </w:p>
    <w:p w14:paraId="7824C039"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34EF45F7"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בדיקת מפרטי ותוכניות המכר ואישור הנוסח וההתאמה לתכנון.</w:t>
      </w:r>
    </w:p>
    <w:p w14:paraId="5A5BE6ED"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lang w:eastAsia="he-IL"/>
        </w:rPr>
      </w:pPr>
    </w:p>
    <w:p w14:paraId="12B6F5E8" w14:textId="060E3C6A" w:rsidR="00590FDD" w:rsidRPr="00590FDD" w:rsidDel="00002F0B" w:rsidRDefault="00590FDD" w:rsidP="00590FDD">
      <w:pPr>
        <w:widowControl w:val="0"/>
        <w:numPr>
          <w:ilvl w:val="0"/>
          <w:numId w:val="42"/>
        </w:numPr>
        <w:spacing w:before="0" w:beforeAutospacing="0" w:after="0" w:afterAutospacing="0" w:line="240" w:lineRule="auto"/>
        <w:jc w:val="both"/>
        <w:rPr>
          <w:del w:id="41" w:author="גרמן קגנובסקי" w:date="2021-01-05T17:07:00Z"/>
          <w:rFonts w:ascii="Times New Roman" w:eastAsia="Times New Roman" w:hAnsi="Times New Roman"/>
          <w:sz w:val="24"/>
          <w:rtl/>
          <w:lang w:eastAsia="he-IL"/>
        </w:rPr>
      </w:pPr>
      <w:del w:id="42" w:author="גרמן קגנובסקי" w:date="2021-01-05T17:07:00Z">
        <w:r w:rsidRPr="00590FDD" w:rsidDel="00002F0B">
          <w:rPr>
            <w:rFonts w:ascii="Times New Roman" w:eastAsia="Times New Roman" w:hAnsi="Times New Roman"/>
            <w:sz w:val="24"/>
            <w:rtl/>
            <w:lang w:eastAsia="he-IL"/>
          </w:rPr>
          <w:lastRenderedPageBreak/>
          <w:delText xml:space="preserve">עדכון האומדן </w:delText>
        </w:r>
        <w:r w:rsidRPr="00590FDD" w:rsidDel="00002F0B">
          <w:rPr>
            <w:rFonts w:ascii="Times New Roman" w:eastAsia="Times New Roman" w:hAnsi="Times New Roman" w:hint="cs"/>
            <w:sz w:val="24"/>
            <w:rtl/>
            <w:lang w:eastAsia="he-IL"/>
          </w:rPr>
          <w:delText xml:space="preserve">הראשוני </w:delText>
        </w:r>
        <w:r w:rsidRPr="00590FDD" w:rsidDel="00002F0B">
          <w:rPr>
            <w:rFonts w:ascii="Times New Roman" w:eastAsia="Times New Roman" w:hAnsi="Times New Roman"/>
            <w:sz w:val="24"/>
            <w:rtl/>
            <w:lang w:eastAsia="he-IL"/>
          </w:rPr>
          <w:delText xml:space="preserve">המשוער של ערך </w:delText>
        </w:r>
        <w:r w:rsidRPr="00590FDD" w:rsidDel="00002F0B">
          <w:rPr>
            <w:rFonts w:ascii="Times New Roman" w:eastAsia="Times New Roman" w:hAnsi="Times New Roman" w:hint="cs"/>
            <w:sz w:val="24"/>
            <w:rtl/>
            <w:lang w:eastAsia="he-IL"/>
          </w:rPr>
          <w:delText>שלד המבנים השונים והעבודות הנלוות</w:delText>
        </w:r>
        <w:r w:rsidRPr="00590FDD" w:rsidDel="00002F0B">
          <w:rPr>
            <w:rFonts w:ascii="Times New Roman" w:eastAsia="Times New Roman" w:hAnsi="Times New Roman"/>
            <w:sz w:val="24"/>
            <w:rtl/>
            <w:lang w:eastAsia="he-IL"/>
          </w:rPr>
          <w:delText>.</w:delText>
        </w:r>
      </w:del>
    </w:p>
    <w:p w14:paraId="100476AA" w14:textId="6B306F8B"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lang w:eastAsia="he-IL"/>
        </w:rPr>
      </w:pPr>
      <w:del w:id="43" w:author="גרמן קגנובסקי" w:date="2021-01-05T17:07:00Z">
        <w:r w:rsidRPr="00590FDD" w:rsidDel="00002F0B">
          <w:rPr>
            <w:rFonts w:ascii="Times New Roman" w:eastAsia="Times New Roman" w:hAnsi="Times New Roman" w:hint="cs"/>
            <w:sz w:val="24"/>
            <w:rtl/>
            <w:lang w:eastAsia="he-IL"/>
          </w:rPr>
          <w:delText xml:space="preserve"> </w:delText>
        </w:r>
      </w:del>
    </w:p>
    <w:p w14:paraId="1648FFC6"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יתר הדרוש לתכנון סופי.</w:t>
      </w:r>
    </w:p>
    <w:p w14:paraId="09890242"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682861B6"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703964BF"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3.3</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מפורט</w:t>
      </w:r>
      <w:r w:rsidRPr="00590FDD">
        <w:rPr>
          <w:rFonts w:ascii="Times New Roman" w:eastAsia="Times New Roman" w:hAnsi="Times New Roman"/>
          <w:sz w:val="24"/>
          <w:rtl/>
          <w:lang w:eastAsia="he-IL"/>
        </w:rPr>
        <w:t>:</w:t>
      </w:r>
    </w:p>
    <w:p w14:paraId="64DAE739"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3CE56F04"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כללי</w:t>
      </w:r>
      <w:r w:rsidRPr="00590FDD">
        <w:rPr>
          <w:rFonts w:ascii="Times New Roman" w:eastAsia="Times New Roman" w:hAnsi="Times New Roman"/>
          <w:sz w:val="24"/>
          <w:rtl/>
          <w:lang w:eastAsia="he-IL"/>
        </w:rPr>
        <w:t>:</w:t>
      </w:r>
    </w:p>
    <w:p w14:paraId="48E0C937"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729417D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התכנון המפורט יתאים לסוג הבנייה שתיבחר ע"י המזמין.</w:t>
      </w:r>
    </w:p>
    <w:p w14:paraId="3664BE7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אישור תכנון תבניות בראנוביץ / טרומי / ככל ונדרש.</w:t>
      </w:r>
    </w:p>
    <w:p w14:paraId="51ECEAF9" w14:textId="17EFEC6D" w:rsidR="00590FDD" w:rsidRPr="00590FDD" w:rsidRDefault="00590FDD" w:rsidP="00002F0B">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פירוט הזיון בכל תכניות הקונסטרוקציה, יכיל מספר מסוים ומדויק של הברזלים עם אורכם המדויק, כולל: פירוט ברזל ראשי ומחלק, מספר מדויק של חישוקים עם סימון חלוקתם והמרחקים ביניהם והיכן יתחיל החישוק הראשון, במיוחד בתקרת צלעות, אורך הזיון ומספר החישוקים בעמודי יסוד בהתאם להנחה של עומק הביסוס המשוער;</w:t>
      </w:r>
      <w:r w:rsidRPr="00590FDD">
        <w:rPr>
          <w:rFonts w:ascii="Times New Roman" w:eastAsia="Times New Roman" w:hAnsi="Times New Roman" w:hint="cs"/>
          <w:sz w:val="24"/>
          <w:rtl/>
          <w:lang w:eastAsia="he-IL"/>
        </w:rPr>
        <w:t xml:space="preserve"> </w:t>
      </w:r>
      <w:del w:id="44" w:author="גרמן קגנובסקי" w:date="2021-01-05T17:08:00Z">
        <w:r w:rsidRPr="00590FDD" w:rsidDel="00002F0B">
          <w:rPr>
            <w:rFonts w:ascii="Times New Roman" w:eastAsia="Times New Roman" w:hAnsi="Times New Roman"/>
            <w:sz w:val="24"/>
            <w:rtl/>
            <w:lang w:eastAsia="he-IL"/>
          </w:rPr>
          <w:delText>בנפרד או על כל גיליון של תכני</w:delText>
        </w:r>
        <w:r w:rsidRPr="00590FDD" w:rsidDel="00002F0B">
          <w:rPr>
            <w:rFonts w:ascii="Times New Roman" w:eastAsia="Times New Roman" w:hAnsi="Times New Roman" w:hint="cs"/>
            <w:sz w:val="24"/>
            <w:rtl/>
            <w:lang w:eastAsia="he-IL"/>
          </w:rPr>
          <w:delText>ו</w:delText>
        </w:r>
        <w:r w:rsidRPr="00590FDD" w:rsidDel="00002F0B">
          <w:rPr>
            <w:rFonts w:ascii="Times New Roman" w:eastAsia="Times New Roman" w:hAnsi="Times New Roman"/>
            <w:sz w:val="24"/>
            <w:rtl/>
            <w:lang w:eastAsia="he-IL"/>
          </w:rPr>
          <w:delText>ת קונסטרוקציה, תופיע רשימת הברזל של אותה התכנית.</w:delText>
        </w:r>
      </w:del>
    </w:p>
    <w:p w14:paraId="08FF2E5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בכל תכנית יופיעו סוג הבטון והפלדה הנדרשים והוראות נוספות של המתכנן.</w:t>
      </w:r>
    </w:p>
    <w:p w14:paraId="40A0CDC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תכנית זיון לאלמנטים טרומיים תכלול גם פרטי ע</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גון להרמה והשענה בזמן ההרכבה ופרטי חיבור למבנה.</w:t>
      </w:r>
    </w:p>
    <w:p w14:paraId="74039B97"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4974EE8F"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יסודות</w:t>
      </w:r>
      <w:r w:rsidRPr="00590FDD">
        <w:rPr>
          <w:rFonts w:ascii="Times New Roman" w:eastAsia="Times New Roman" w:hAnsi="Times New Roman"/>
          <w:sz w:val="24"/>
          <w:rtl/>
          <w:lang w:eastAsia="he-IL"/>
        </w:rPr>
        <w:t>:</w:t>
      </w:r>
    </w:p>
    <w:p w14:paraId="25F0C3C9"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2093B5B6"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יסודות ועמודי יסוד כולל:</w:t>
      </w:r>
    </w:p>
    <w:p w14:paraId="5DAEC9BA"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157DD0C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מרחקים בין צירי היסודות, מרחקים וגדלים של עמודי היסוד והתייחסותם לקו הבניין;</w:t>
      </w:r>
    </w:p>
    <w:p w14:paraId="16BED42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וה (שנורגריסט) בכל הבניין;</w:t>
      </w:r>
    </w:p>
    <w:p w14:paraId="31DCE98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פרט כלונס, או פלטת יסוד טיפוסית;</w:t>
      </w:r>
    </w:p>
    <w:p w14:paraId="02F7BD5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פרט </w:t>
      </w:r>
      <w:r w:rsidRPr="00590FDD">
        <w:rPr>
          <w:rFonts w:ascii="Times New Roman" w:eastAsia="Times New Roman" w:hAnsi="Times New Roman" w:hint="cs"/>
          <w:sz w:val="24"/>
          <w:rtl/>
          <w:lang w:eastAsia="he-IL"/>
        </w:rPr>
        <w:t xml:space="preserve">רפסודות ו/או </w:t>
      </w:r>
      <w:r w:rsidRPr="00590FDD">
        <w:rPr>
          <w:rFonts w:ascii="Times New Roman" w:eastAsia="Times New Roman" w:hAnsi="Times New Roman"/>
          <w:sz w:val="24"/>
          <w:rtl/>
          <w:lang w:eastAsia="he-IL"/>
        </w:rPr>
        <w:t>פלטות יסוד ו/או כלונסאות ו/או בארות משותפים או מיוחדים;</w:t>
      </w:r>
    </w:p>
    <w:p w14:paraId="75271ED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רשימת פרטי </w:t>
      </w:r>
      <w:r w:rsidRPr="00590FDD">
        <w:rPr>
          <w:rFonts w:ascii="Times New Roman" w:eastAsia="Times New Roman" w:hAnsi="Times New Roman" w:hint="cs"/>
          <w:sz w:val="24"/>
          <w:rtl/>
          <w:lang w:eastAsia="he-IL"/>
        </w:rPr>
        <w:t xml:space="preserve">רפסודות, </w:t>
      </w:r>
      <w:r w:rsidRPr="00590FDD">
        <w:rPr>
          <w:rFonts w:ascii="Times New Roman" w:eastAsia="Times New Roman" w:hAnsi="Times New Roman"/>
          <w:sz w:val="24"/>
          <w:rtl/>
          <w:lang w:eastAsia="he-IL"/>
        </w:rPr>
        <w:t xml:space="preserve">פלטות יסוד, בארות וכלונסאות, כולל: מידות גיאומטריות ופרטי זיון וכן העומסים המועברים ע"י היסודות; </w:t>
      </w:r>
    </w:p>
    <w:p w14:paraId="78D6604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עמודי יסוד, כולל: מידות גאומטריות ופרטי זיון;</w:t>
      </w:r>
    </w:p>
    <w:p w14:paraId="5338ED5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הוראות ותוכניות מפורטות לגבי ביצוע חפירות, מילויים, דיפונים ועוגנים הקשורים בעבודות החפירה למרתפים וליסודות;</w:t>
      </w:r>
    </w:p>
    <w:p w14:paraId="49F6298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מאמצי קרקעי שלפיהם חושבו היסודות.</w:t>
      </w:r>
    </w:p>
    <w:p w14:paraId="03A4E53C" w14:textId="77777777" w:rsidR="00590FDD" w:rsidRDefault="00590F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67FAEE8F" w14:textId="77777777" w:rsidR="000555DD" w:rsidRDefault="000555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209ED3E5" w14:textId="77777777" w:rsidR="000555DD" w:rsidRPr="00590FDD" w:rsidRDefault="000555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0833B9E8"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קורות היסוד</w:t>
      </w:r>
      <w:r w:rsidRPr="00590FDD">
        <w:rPr>
          <w:rFonts w:ascii="Times New Roman" w:eastAsia="Times New Roman" w:hAnsi="Times New Roman"/>
          <w:sz w:val="24"/>
          <w:rtl/>
          <w:lang w:eastAsia="he-IL"/>
        </w:rPr>
        <w:t>:</w:t>
      </w:r>
    </w:p>
    <w:p w14:paraId="436FB839"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u w:val="single"/>
          <w:rtl/>
          <w:lang w:eastAsia="he-IL"/>
        </w:rPr>
      </w:pPr>
    </w:p>
    <w:p w14:paraId="2FFB2C5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קורות יסוד, עמודי יסוד ומרזבים, כולל: מידות עמודי היסוד, אורך קורות היסוד, חתכים בקורות יסוד ומיפלסים של כל הקורות;</w:t>
      </w:r>
    </w:p>
    <w:p w14:paraId="51E1B47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בנפרד עם פירוט הזיון וחתכים לכל קורה בנפרד;</w:t>
      </w:r>
    </w:p>
    <w:p w14:paraId="5AD51A69"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3C631E8A"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רצפה תלויה / מונחת</w:t>
      </w:r>
      <w:r w:rsidRPr="00590FDD">
        <w:rPr>
          <w:rFonts w:ascii="Times New Roman" w:eastAsia="Times New Roman" w:hAnsi="Times New Roman"/>
          <w:sz w:val="24"/>
          <w:rtl/>
          <w:lang w:eastAsia="he-IL"/>
        </w:rPr>
        <w:t>:</w:t>
      </w:r>
    </w:p>
    <w:p w14:paraId="4197594B"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u w:val="single"/>
          <w:rtl/>
          <w:lang w:eastAsia="he-IL"/>
        </w:rPr>
      </w:pPr>
    </w:p>
    <w:p w14:paraId="66495ED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הרצפה, קורות הרצפה בולטות ו/או סמויות, עמודי היסוד ומרזבים, כולל: מידות עמודי היסוד, אורך קורות הרצפה וחתך קורות הרצפה, עובי הרצפה וחלוקה לצלעות במקרה של רצפת צלעות, הנמכות לאינסטלציה, למעליות ולדרגנועים, במידת הצורך.</w:t>
      </w:r>
    </w:p>
    <w:p w14:paraId="27C7908E"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lang w:eastAsia="he-IL"/>
        </w:rPr>
      </w:pPr>
    </w:p>
    <w:p w14:paraId="2E01718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בנפרד, על כל צלע השונה מחברתה, כולל: צלע מחלקת, עם פירוט הזיון וחתכים לכל אלמנט בנפרד. במקרה של ריצפה ללא קורות תשורטט הרצפה פעמיים, כאשר כל כיוון זיון ישורטט על תוכנית נפרדת. התכנית תכיל במקרה זה חלוקת הרצועות ופירוט הזיון בכל רצועה.</w:t>
      </w:r>
    </w:p>
    <w:p w14:paraId="086C142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פתרון לגבי פירוק התבניות.</w:t>
      </w:r>
    </w:p>
    <w:p w14:paraId="354D7E59" w14:textId="77777777" w:rsidR="00590FDD" w:rsidRPr="00590FDD" w:rsidRDefault="00590FDD" w:rsidP="00590FDD">
      <w:pPr>
        <w:widowControl w:val="0"/>
        <w:spacing w:before="0" w:beforeAutospacing="0" w:after="0" w:afterAutospacing="0" w:line="240" w:lineRule="auto"/>
        <w:ind w:left="2160" w:hanging="720"/>
        <w:rPr>
          <w:rFonts w:ascii="Times New Roman" w:eastAsia="Times New Roman" w:hAnsi="Times New Roman"/>
          <w:sz w:val="24"/>
          <w:rtl/>
          <w:lang w:eastAsia="he-IL"/>
        </w:rPr>
      </w:pPr>
    </w:p>
    <w:p w14:paraId="78F4EAEE" w14:textId="77777777" w:rsidR="00590FDD" w:rsidRPr="00590FDD" w:rsidRDefault="00590FDD" w:rsidP="00590FDD">
      <w:pPr>
        <w:widowControl w:val="0"/>
        <w:spacing w:before="0" w:beforeAutospacing="0" w:after="0" w:afterAutospacing="0" w:line="240" w:lineRule="auto"/>
        <w:ind w:left="2160" w:hanging="720"/>
        <w:rPr>
          <w:rFonts w:ascii="Times New Roman" w:eastAsia="Times New Roman" w:hAnsi="Times New Roman"/>
          <w:sz w:val="24"/>
          <w:rtl/>
          <w:lang w:eastAsia="he-IL"/>
        </w:rPr>
      </w:pPr>
    </w:p>
    <w:p w14:paraId="66E59B0E"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המרחבים המוגנים (במקרה הצורך) (בכל מקום שרשום מקלט הכוונה למקלט ו/או מרחב מוגן)</w:t>
      </w:r>
      <w:r w:rsidRPr="00590FDD">
        <w:rPr>
          <w:rFonts w:ascii="Times New Roman" w:eastAsia="Times New Roman" w:hAnsi="Times New Roman"/>
          <w:sz w:val="24"/>
          <w:rtl/>
          <w:lang w:eastAsia="he-IL"/>
        </w:rPr>
        <w:t>:</w:t>
      </w:r>
    </w:p>
    <w:p w14:paraId="117A45D3"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1AD56C0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רצפת המקלט ותקרת המקלט;</w:t>
      </w:r>
    </w:p>
    <w:p w14:paraId="089ECB46"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אחד מקירות המקלט, תוך פירוט מלא של הזיון בכל אחד מהאלמנטים;</w:t>
      </w:r>
    </w:p>
    <w:p w14:paraId="4EE8F7C6"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הוראות מיוחדות לגבי איטום המקלט, הפסקות יציקה וחיבור אלמנטים כגון: דלתות הדף, סולמות, צינורות אוורור ותאי סינון הקשורים במקלט.</w:t>
      </w:r>
    </w:p>
    <w:p w14:paraId="5A763B5F"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04D0A08E"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קורות קשר</w:t>
      </w:r>
      <w:r w:rsidRPr="00590FDD">
        <w:rPr>
          <w:rFonts w:ascii="Times New Roman" w:eastAsia="Times New Roman" w:hAnsi="Times New Roman"/>
          <w:sz w:val="24"/>
          <w:rtl/>
          <w:lang w:eastAsia="he-IL"/>
        </w:rPr>
        <w:t>:</w:t>
      </w:r>
    </w:p>
    <w:p w14:paraId="52AC106C"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2DFED8D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קורות קשר, עמודי יסוד ומרזבים, כולל: מידות עמודי היסוד, אורך קורות הקשר, חתכי קורות הקשר ומפלסים של כל הקורות וחלקי הקורות;</w:t>
      </w:r>
    </w:p>
    <w:p w14:paraId="24D1DFF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מבט על כל קורה בנפרד עם פירוט הזיון וחתכים לכל קורה בנפרד.</w:t>
      </w:r>
    </w:p>
    <w:p w14:paraId="2289C61F"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1A82605E"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תכניות תקרות</w:t>
      </w:r>
      <w:r w:rsidRPr="00590FDD">
        <w:rPr>
          <w:rFonts w:ascii="Times New Roman" w:eastAsia="Times New Roman" w:hAnsi="Times New Roman"/>
          <w:sz w:val="24"/>
          <w:rtl/>
          <w:lang w:eastAsia="he-IL"/>
        </w:rPr>
        <w:t>:</w:t>
      </w:r>
    </w:p>
    <w:p w14:paraId="16B7A61B"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1E6C16E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התקרה, קורות התקרה, בולטות ו/או סמויות, עמודים בקומה התחתונה ומרזבים, כולל: מידות עמודי הקומה התחתונה, אורך קורות התקרה וחתוך קורות התקרה, עובי התקרה וחלוקה לצלעות במקרה של תקרת צלעות; הנמכות לאינסטלציה במידת הצורך, פירוט משטחים משופעים ואופקיים למדרגות.</w:t>
      </w:r>
    </w:p>
    <w:p w14:paraId="33B66AA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מבט על כל קורה בנפרד, על כל צלע השונה מחברתה כולל: צלע מחלקת, עם פירוט הזיון וחתכים לכל אלמנט בנפרד; במקרה של תקרה ללא קורות, תשורטט התקרה פעמיים כאשר כל כיוון של זיון ישורטט בתכנית נפרדת. </w:t>
      </w:r>
    </w:p>
    <w:p w14:paraId="7825D23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התכנית תכיל במקרה זה חלוקת הרצועות ופירוט הזיון בכל רצועה; פירוט אלמנטים טרומיים, במקרה של תקרה טרומית ופרטי התחברותם.</w:t>
      </w:r>
    </w:p>
    <w:p w14:paraId="5DFD9FFB" w14:textId="77777777" w:rsid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5EF3586" w14:textId="77777777" w:rsidR="000555DD" w:rsidRPr="00590FDD" w:rsidRDefault="000555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24E5519D"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הגגות</w:t>
      </w:r>
      <w:r w:rsidRPr="00590FDD">
        <w:rPr>
          <w:rFonts w:ascii="Times New Roman" w:eastAsia="Times New Roman" w:hAnsi="Times New Roman"/>
          <w:sz w:val="24"/>
          <w:rtl/>
          <w:lang w:eastAsia="he-IL"/>
        </w:rPr>
        <w:t>:</w:t>
      </w:r>
    </w:p>
    <w:p w14:paraId="0C78B826"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0E3D418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הגג, קורות הגג ועמודים בקומת הגג, וכן עמודי חיזוק בקומת הגג במידת הצורך, כולל: מידות העמודים בקומת הגג, אורך קורות הגג וחתך קורות הגג והמעקות.</w:t>
      </w:r>
    </w:p>
    <w:p w14:paraId="5F089D7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פתחים ליציאה לגג, לצנרת, לארובות </w:t>
      </w:r>
      <w:r w:rsidRPr="00590FDD">
        <w:rPr>
          <w:rFonts w:ascii="Times New Roman" w:eastAsia="Times New Roman" w:hAnsi="Times New Roman" w:hint="cs"/>
          <w:sz w:val="24"/>
          <w:rtl/>
          <w:lang w:eastAsia="he-IL"/>
        </w:rPr>
        <w:t>אוורור</w:t>
      </w:r>
      <w:r w:rsidRPr="00590FDD">
        <w:rPr>
          <w:rFonts w:ascii="Times New Roman" w:eastAsia="Times New Roman" w:hAnsi="Times New Roman"/>
          <w:sz w:val="24"/>
          <w:rtl/>
          <w:lang w:eastAsia="he-IL"/>
        </w:rPr>
        <w:t xml:space="preserve"> וכו'. עובי הגג עם סימון הגבהות בגג ליצירת שיפועים לניקוז ו/או ליציקת בטון שיפועים בנפרד. במקרה של גג צלעות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עובי הגג וחלוקה לצלעות. במקרה של תקרה טרומית פירוט אלמנטים טרומיים עם פרטי התחברותם.</w:t>
      </w:r>
    </w:p>
    <w:p w14:paraId="688D662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ומעקה בנפרד, על כל צלע השונה מחברתה, כולל: צלע מחלקת, עם פירוט הזיון וחתכים לכל אלמנט בנפרד. במקרה של גג ללא קורות ישורטט הגג פעמיים, כאשר כל כיוון של זיון ישורטט על תכנית נפרדת, התכנית תכיל במקרה זה חלוקת הרצועות ופירוט הזיון בכל רצועה.</w:t>
      </w:r>
    </w:p>
    <w:p w14:paraId="13958991"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6ACB4282"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מהלך השתנות העמודים</w:t>
      </w:r>
      <w:r w:rsidRPr="00590FDD">
        <w:rPr>
          <w:rFonts w:ascii="Times New Roman" w:eastAsia="Times New Roman" w:hAnsi="Times New Roman"/>
          <w:sz w:val="24"/>
          <w:rtl/>
          <w:lang w:eastAsia="he-IL"/>
        </w:rPr>
        <w:t>:</w:t>
      </w:r>
    </w:p>
    <w:p w14:paraId="12C37655"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6F9F4D2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העמודים בכל קומה וקומה, כולל: מידות, חתכי העמודים והמרחקים ביניהם;</w:t>
      </w:r>
    </w:p>
    <w:p w14:paraId="4D5FCCC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עמוד ועמוד בנפרד, עם ציון צורת השתנות העמוד, צורת שינוי הזיון וסידור הזיון במעבר בין קומה לקומה. סידור המרזבים ומיקומם.</w:t>
      </w:r>
    </w:p>
    <w:p w14:paraId="6F40A33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חתכים טיפוסיים לעמודים, עם סימון צורת החישוקים ומספרם;</w:t>
      </w:r>
    </w:p>
    <w:p w14:paraId="1DC297E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ציון העומסים המועברים על ידי העמודים בכל קומה וקומה.</w:t>
      </w:r>
    </w:p>
    <w:p w14:paraId="4D49420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רשימה כללית של כל העמודים במבנה לפי קומות כולל: חתכים, זיון ומפלס שינויים.</w:t>
      </w:r>
    </w:p>
    <w:p w14:paraId="0E7684E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3D51F2D"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קירות חוץ</w:t>
      </w:r>
      <w:r w:rsidRPr="00590FDD">
        <w:rPr>
          <w:rFonts w:ascii="Times New Roman" w:eastAsia="Times New Roman" w:hAnsi="Times New Roman"/>
          <w:sz w:val="24"/>
          <w:rtl/>
          <w:lang w:eastAsia="he-IL"/>
        </w:rPr>
        <w:t>:</w:t>
      </w:r>
    </w:p>
    <w:p w14:paraId="521A0752"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4B97A5F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מבט על כל אחד מקירות החוץ של הבניין לפני הטיח, כולל: סימון עמודים, קורות, תקרות, פתחים, חגורות, בניה עם סימון חלוקה לנדבכים, קירות כפולים עם סימון חלוקה לנדבכים ועוביים של הקיר החיצוני והקיר הפנימי. פירוט הזיון של חגורות, הגבהות ועמודי חיזוק שאינם מופיעים בתכניות אחרות; </w:t>
      </w:r>
    </w:p>
    <w:p w14:paraId="13C5B72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במקרה של קירות טרומיים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סימון חלוקת האלמנטים, תפרים, פרט הח</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בור </w:t>
      </w:r>
      <w:r w:rsidRPr="00590FDD">
        <w:rPr>
          <w:rFonts w:ascii="Times New Roman" w:eastAsia="Times New Roman" w:hAnsi="Times New Roman" w:hint="cs"/>
          <w:sz w:val="24"/>
          <w:rtl/>
          <w:lang w:eastAsia="he-IL"/>
        </w:rPr>
        <w:t>והעיגו</w:t>
      </w:r>
      <w:r w:rsidRPr="00590FDD">
        <w:rPr>
          <w:rFonts w:ascii="Times New Roman" w:eastAsia="Times New Roman" w:hAnsi="Times New Roman" w:hint="eastAsia"/>
          <w:sz w:val="24"/>
          <w:rtl/>
          <w:lang w:eastAsia="he-IL"/>
        </w:rPr>
        <w:t>ן</w:t>
      </w:r>
      <w:r w:rsidRPr="00590FDD">
        <w:rPr>
          <w:rFonts w:ascii="Times New Roman" w:eastAsia="Times New Roman" w:hAnsi="Times New Roman"/>
          <w:sz w:val="24"/>
          <w:rtl/>
          <w:lang w:eastAsia="he-IL"/>
        </w:rPr>
        <w:t>, פרטי קצה ותכנית תבניות</w:t>
      </w:r>
      <w:r w:rsidRPr="00590FDD">
        <w:rPr>
          <w:rFonts w:ascii="Times New Roman" w:eastAsia="Times New Roman" w:hAnsi="Times New Roman" w:hint="cs"/>
          <w:sz w:val="24"/>
          <w:rtl/>
          <w:lang w:eastAsia="he-IL"/>
        </w:rPr>
        <w:t>, פרטי ניקוז</w:t>
      </w:r>
      <w:r w:rsidRPr="00590FDD">
        <w:rPr>
          <w:rFonts w:ascii="Times New Roman" w:eastAsia="Times New Roman" w:hAnsi="Times New Roman"/>
          <w:sz w:val="24"/>
          <w:rtl/>
          <w:lang w:eastAsia="he-IL"/>
        </w:rPr>
        <w:t>.</w:t>
      </w:r>
    </w:p>
    <w:p w14:paraId="23108AF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חתכים בחגורות ובעמודי חיזוק, סידור החישוקים וציון מספרם.</w:t>
      </w:r>
    </w:p>
    <w:p w14:paraId="4CB0153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פרטי חיפוי האבן והחלוקה על בסיס תכניות האדריכל ופרטי החיזוק לשלד הבניין.</w:t>
      </w:r>
    </w:p>
    <w:p w14:paraId="1A2B1057" w14:textId="77777777" w:rsidR="00590FDD" w:rsidRPr="00590FDD" w:rsidRDefault="00590F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011E8AEA"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מחיצות בנויות</w:t>
      </w:r>
      <w:r w:rsidRPr="00590FDD">
        <w:rPr>
          <w:rFonts w:ascii="Times New Roman" w:eastAsia="Times New Roman" w:hAnsi="Times New Roman" w:hint="cs"/>
          <w:sz w:val="24"/>
          <w:u w:val="single"/>
          <w:rtl/>
          <w:lang w:eastAsia="he-IL"/>
        </w:rPr>
        <w:t xml:space="preserve"> ותקרות תותבות</w:t>
      </w:r>
      <w:r w:rsidRPr="00590FDD">
        <w:rPr>
          <w:rFonts w:ascii="Times New Roman" w:eastAsia="Times New Roman" w:hAnsi="Times New Roman"/>
          <w:sz w:val="24"/>
          <w:rtl/>
          <w:lang w:eastAsia="he-IL"/>
        </w:rPr>
        <w:t>:</w:t>
      </w:r>
    </w:p>
    <w:p w14:paraId="0BC3D40E"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72AAD48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תרשים בק.מ. 1:100 לפחות; </w:t>
      </w:r>
      <w:r w:rsidRPr="00590FDD">
        <w:rPr>
          <w:rFonts w:ascii="Times New Roman" w:eastAsia="Times New Roman" w:hAnsi="Times New Roman" w:hint="cs"/>
          <w:sz w:val="24"/>
          <w:rtl/>
          <w:lang w:eastAsia="he-IL"/>
        </w:rPr>
        <w:t>או בק.מ. אחר לפי הצורך ובהתאם לדרישות המפקח</w:t>
      </w:r>
      <w:r w:rsidRPr="00590FDD">
        <w:rPr>
          <w:rFonts w:ascii="Times New Roman" w:eastAsia="Times New Roman" w:hAnsi="Times New Roman"/>
          <w:sz w:val="24"/>
          <w:rtl/>
          <w:lang w:eastAsia="he-IL"/>
        </w:rPr>
        <w:t>;</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 xml:space="preserve">של המחיצות במרתף, בקומת קרקע וביתר הקומות. </w:t>
      </w:r>
    </w:p>
    <w:p w14:paraId="1EA85AA2" w14:textId="190677D8" w:rsidR="00590FDD" w:rsidRPr="00590FDD" w:rsidDel="00002F0B" w:rsidRDefault="00590FDD" w:rsidP="00590FDD">
      <w:pPr>
        <w:widowControl w:val="0"/>
        <w:numPr>
          <w:ilvl w:val="0"/>
          <w:numId w:val="40"/>
        </w:numPr>
        <w:tabs>
          <w:tab w:val="num" w:pos="2522"/>
        </w:tabs>
        <w:spacing w:before="0" w:beforeAutospacing="0" w:after="0" w:afterAutospacing="0" w:line="240" w:lineRule="auto"/>
        <w:ind w:left="2522" w:hanging="362"/>
        <w:jc w:val="both"/>
        <w:rPr>
          <w:del w:id="45" w:author="גרמן קגנובסקי" w:date="2021-01-05T17:09:00Z"/>
          <w:rFonts w:ascii="Times New Roman" w:eastAsia="Times New Roman" w:hAnsi="Times New Roman"/>
          <w:sz w:val="24"/>
          <w:rtl/>
          <w:lang w:eastAsia="he-IL"/>
        </w:rPr>
      </w:pPr>
      <w:del w:id="46" w:author="גרמן קגנובסקי" w:date="2021-01-05T17:09:00Z">
        <w:r w:rsidRPr="00590FDD" w:rsidDel="00002F0B">
          <w:rPr>
            <w:rFonts w:ascii="Times New Roman" w:eastAsia="Times New Roman" w:hAnsi="Times New Roman"/>
            <w:sz w:val="24"/>
            <w:rtl/>
            <w:lang w:eastAsia="he-IL"/>
          </w:rPr>
          <w:delText>מבט על כל מחיצה לכל גובה הקומות, כולל: סימון עמודים, קורות, תקרות, פתחים, חגורות</w:delText>
        </w:r>
        <w:r w:rsidRPr="00590FDD" w:rsidDel="00002F0B">
          <w:rPr>
            <w:rFonts w:ascii="Times New Roman" w:eastAsia="Times New Roman" w:hAnsi="Times New Roman" w:hint="cs"/>
            <w:sz w:val="24"/>
            <w:rtl/>
            <w:lang w:eastAsia="he-IL"/>
          </w:rPr>
          <w:delText>, פרטי חיבור</w:delText>
        </w:r>
        <w:r w:rsidRPr="00590FDD" w:rsidDel="00002F0B">
          <w:rPr>
            <w:rFonts w:ascii="Times New Roman" w:eastAsia="Times New Roman" w:hAnsi="Times New Roman"/>
            <w:sz w:val="24"/>
            <w:rtl/>
            <w:lang w:eastAsia="he-IL"/>
          </w:rPr>
          <w:delText xml:space="preserve"> בניה עם סימון חלוקה לנדבכים. קירות כפולים עם סימון חלוקה לנדבכים ועוביים של הקיר החיצוני והקיר הפנימי, פירוט הזיון של החגורות, הגבהות ועמודי חיזוק שאינם מופיעים בתכניות אחרות;</w:delText>
        </w:r>
      </w:del>
    </w:p>
    <w:p w14:paraId="3BA9C66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פרטים טיפוסיים לחיבור מחיצה לעמוד ולתקרה בקומת ביניים  וחיבור מחיצה לעמוד ותקרה בקומת הגג.</w:t>
      </w:r>
    </w:p>
    <w:p w14:paraId="7B2D372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פרטים של תקרות תותבות ופרטי חיבור לשלד הבניין.</w:t>
      </w:r>
    </w:p>
    <w:p w14:paraId="10AAD0C8" w14:textId="77777777" w:rsid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4183FE2" w14:textId="77777777" w:rsidR="000555DD" w:rsidRPr="00590FDD" w:rsidRDefault="000555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1576F8F"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מהלכי מדרגות</w:t>
      </w:r>
      <w:r w:rsidRPr="00590FDD">
        <w:rPr>
          <w:rFonts w:ascii="Times New Roman" w:eastAsia="Times New Roman" w:hAnsi="Times New Roman"/>
          <w:sz w:val="24"/>
          <w:rtl/>
          <w:lang w:eastAsia="he-IL"/>
        </w:rPr>
        <w:t>:</w:t>
      </w:r>
    </w:p>
    <w:p w14:paraId="025F8C1B"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268EA26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מהלכי המדרגות השונים כולל תנוחה וחתכים לרוחב ולגובה, כולל פירוט ברזלי הזיון, מידות, עובי משטחים משופעים ואופקיים, שיננים וכו'.</w:t>
      </w:r>
    </w:p>
    <w:p w14:paraId="48F924E8" w14:textId="77777777" w:rsidR="00590FDD" w:rsidRPr="00590FDD" w:rsidRDefault="00590FDD" w:rsidP="00590FDD">
      <w:pPr>
        <w:widowControl w:val="0"/>
        <w:spacing w:before="0" w:beforeAutospacing="0" w:after="0" w:afterAutospacing="0" w:line="240" w:lineRule="auto"/>
        <w:ind w:left="2880" w:hanging="720"/>
        <w:rPr>
          <w:rFonts w:ascii="Times New Roman" w:eastAsia="Times New Roman" w:hAnsi="Times New Roman"/>
          <w:sz w:val="24"/>
          <w:rtl/>
          <w:lang w:eastAsia="he-IL"/>
        </w:rPr>
      </w:pPr>
    </w:p>
    <w:p w14:paraId="1909C0CF"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אלמנטים בפתוח ובמגרשי החניה</w:t>
      </w:r>
      <w:r w:rsidRPr="00590FDD">
        <w:rPr>
          <w:rFonts w:ascii="Times New Roman" w:eastAsia="Times New Roman" w:hAnsi="Times New Roman"/>
          <w:sz w:val="24"/>
          <w:rtl/>
          <w:lang w:eastAsia="he-IL"/>
        </w:rPr>
        <w:t>:</w:t>
      </w:r>
    </w:p>
    <w:p w14:paraId="26368796"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14FC5CC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תכנון קונסטרוקציה לכל האלמנטים שבמסגרת עב' הפיתוח כדוגמת </w:t>
      </w:r>
      <w:r w:rsidRPr="00590FDD">
        <w:rPr>
          <w:rFonts w:ascii="Times New Roman" w:eastAsia="Times New Roman" w:hAnsi="Times New Roman" w:hint="cs"/>
          <w:sz w:val="24"/>
          <w:rtl/>
          <w:lang w:eastAsia="he-IL"/>
        </w:rPr>
        <w:t xml:space="preserve">קירות, חיפויים, </w:t>
      </w:r>
      <w:r w:rsidRPr="00590FDD">
        <w:rPr>
          <w:rFonts w:ascii="Times New Roman" w:eastAsia="Times New Roman" w:hAnsi="Times New Roman"/>
          <w:sz w:val="24"/>
          <w:rtl/>
          <w:lang w:eastAsia="he-IL"/>
        </w:rPr>
        <w:t>גדרות, שערים, מבנה חניה, פילרים, ביתן אשפה, בסיסים לעמודי תאורה וכו', לרבות תכניות וחתכים.</w:t>
      </w:r>
    </w:p>
    <w:p w14:paraId="308055F3"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466E1754"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בדיקת ההתאמה של תכניות הפרויקט המוגשות לכל הרשויות </w:t>
      </w:r>
      <w:r w:rsidRPr="00590FDD">
        <w:rPr>
          <w:rFonts w:ascii="Times New Roman" w:eastAsia="Times New Roman" w:hAnsi="Times New Roman" w:hint="cs"/>
          <w:sz w:val="24"/>
          <w:rtl/>
          <w:lang w:eastAsia="he-IL"/>
        </w:rPr>
        <w:lastRenderedPageBreak/>
        <w:t>והגופים הרלבנטיים לצורך קבלת אישור סופי, לאישורים שניתנו על ידי כל הרשויות והגופים הרלבנטיים בנושאי עבודות הקונסטרוקציה.</w:t>
      </w:r>
    </w:p>
    <w:p w14:paraId="0881D95F"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787CBB8B"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עריכת החישובים המפורטים של יציבות המבנים לביצוע העבודות.</w:t>
      </w:r>
    </w:p>
    <w:p w14:paraId="6433BFE0"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3054E24C"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ביקורת כל התכניות והמפרטים של האדריכל והיועצים השונים כדי לוודא שהתכנון תואם את דרישות הקונסטרוקציה. בדיקת תכניות כל המתכננים והיועצים האחרים בפרויקט לבחינה ואישור בכל התחומים. באחריות היועץ לקיים ישיבות ייעודיות להסבר התכנון ומתן חוות דעתו בכל תחומי התכנון בפרויקט הנוגעים לקונסטרוקציה. באחריות היועץ להעביר התייחסות בכתב ו/או על גבי התכניות של כל אחד מן היועצים ו/או המתכננים.</w:t>
      </w:r>
    </w:p>
    <w:p w14:paraId="437A42FE"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4468EBC1"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ביצוע תכנון מפורט לקבלת הצעות מקבלני ביצוע, לרבות תכנון פרטים בהתאם לתכניות האדריכלות וכפי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בתכניות הקונסטרוקציה לצורך הכנת כמויות לביצוע</w:t>
      </w:r>
      <w:r w:rsidRPr="00590FDD">
        <w:rPr>
          <w:rFonts w:ascii="Times New Roman" w:eastAsia="Times New Roman" w:hAnsi="Times New Roman" w:hint="cs"/>
          <w:sz w:val="24"/>
          <w:rtl/>
          <w:lang w:eastAsia="he-IL"/>
        </w:rPr>
        <w:t>.</w:t>
      </w:r>
    </w:p>
    <w:p w14:paraId="08293105"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2F4A417E"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עיבוד הפתרונות המפורטים באופן ובקנ"מ ברור וערוך לביצוע, עפ"י קביעת המזמין ונציגיו.</w:t>
      </w:r>
    </w:p>
    <w:p w14:paraId="4EBF4CD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BF40504" w14:textId="1C2F3556" w:rsidR="00590FDD" w:rsidRPr="00590FDD" w:rsidDel="00002F0B" w:rsidRDefault="00590FDD" w:rsidP="00590FDD">
      <w:pPr>
        <w:widowControl w:val="0"/>
        <w:numPr>
          <w:ilvl w:val="0"/>
          <w:numId w:val="43"/>
        </w:numPr>
        <w:spacing w:before="0" w:beforeAutospacing="0" w:after="0" w:afterAutospacing="0" w:line="240" w:lineRule="auto"/>
        <w:ind w:left="1440"/>
        <w:jc w:val="both"/>
        <w:rPr>
          <w:del w:id="47" w:author="גרמן קגנובסקי" w:date="2021-01-05T17:10:00Z"/>
          <w:rFonts w:ascii="Times New Roman" w:eastAsia="Times New Roman" w:hAnsi="Times New Roman"/>
          <w:sz w:val="24"/>
          <w:rtl/>
          <w:lang w:eastAsia="he-IL"/>
        </w:rPr>
        <w:pPrChange w:id="48" w:author="גרמן קגנובסקי" w:date="2021-01-05T17:10:00Z">
          <w:pPr>
            <w:widowControl w:val="0"/>
            <w:numPr>
              <w:numId w:val="43"/>
            </w:numPr>
            <w:tabs>
              <w:tab w:val="num" w:pos="2160"/>
            </w:tabs>
            <w:spacing w:before="0" w:beforeAutospacing="0" w:after="0" w:afterAutospacing="0" w:line="240" w:lineRule="auto"/>
            <w:ind w:left="2160" w:hanging="720"/>
            <w:jc w:val="both"/>
          </w:pPr>
        </w:pPrChange>
      </w:pPr>
      <w:r w:rsidRPr="00002F0B">
        <w:rPr>
          <w:rFonts w:ascii="Times New Roman" w:eastAsia="Times New Roman" w:hAnsi="Times New Roman"/>
          <w:sz w:val="24"/>
          <w:rtl/>
          <w:lang w:eastAsia="he-IL"/>
        </w:rPr>
        <w:t xml:space="preserve">הכנת מפרטים טכניים, </w:t>
      </w:r>
      <w:del w:id="49" w:author="גרמן קגנובסקי" w:date="2021-01-05T17:10:00Z">
        <w:r w:rsidRPr="00590FDD" w:rsidDel="00002F0B">
          <w:rPr>
            <w:rFonts w:ascii="Times New Roman" w:eastAsia="Times New Roman" w:hAnsi="Times New Roman"/>
            <w:sz w:val="24"/>
            <w:rtl/>
            <w:lang w:eastAsia="he-IL"/>
          </w:rPr>
          <w:delText>כתבי כמויות ורשימות ברזל המתאימות למפרטים הכלליים ולכתבי הכמויות המקובלים על המזמין בצורה שיכללו את כל העבודות המתוכננות ע"י המתכנן והאדריכל תוך בדיקה של העדר כפילות עם מפרט מלאכה אחר בבניין או אי כיסוי מערכות הנופלות בין המתכננים השונים.</w:delText>
        </w:r>
      </w:del>
    </w:p>
    <w:p w14:paraId="7B71184E" w14:textId="77777777" w:rsidR="00590FDD" w:rsidRPr="00002F0B" w:rsidRDefault="00590FDD" w:rsidP="00590FDD">
      <w:pPr>
        <w:widowControl w:val="0"/>
        <w:numPr>
          <w:ilvl w:val="0"/>
          <w:numId w:val="43"/>
        </w:numPr>
        <w:spacing w:before="0" w:beforeAutospacing="0" w:after="0" w:afterAutospacing="0" w:line="240" w:lineRule="auto"/>
        <w:ind w:left="1440"/>
        <w:jc w:val="both"/>
        <w:rPr>
          <w:rFonts w:ascii="Times New Roman" w:eastAsia="Times New Roman" w:hAnsi="Times New Roman"/>
          <w:sz w:val="24"/>
          <w:rtl/>
          <w:lang w:eastAsia="he-IL"/>
        </w:rPr>
        <w:pPrChange w:id="50" w:author="גרמן קגנובסקי" w:date="2021-01-05T17:10:00Z">
          <w:pPr>
            <w:widowControl w:val="0"/>
            <w:spacing w:before="0" w:beforeAutospacing="0" w:after="0" w:afterAutospacing="0" w:line="240" w:lineRule="auto"/>
            <w:ind w:left="1440"/>
            <w:jc w:val="both"/>
          </w:pPr>
        </w:pPrChange>
      </w:pPr>
    </w:p>
    <w:p w14:paraId="45F6EC45" w14:textId="77777777" w:rsidR="002C19B0" w:rsidRDefault="00590FDD" w:rsidP="00590FDD">
      <w:pPr>
        <w:widowControl w:val="0"/>
        <w:numPr>
          <w:ilvl w:val="0"/>
          <w:numId w:val="43"/>
        </w:numPr>
        <w:spacing w:before="0" w:beforeAutospacing="0" w:after="0" w:afterAutospacing="0" w:line="240" w:lineRule="auto"/>
        <w:jc w:val="both"/>
        <w:rPr>
          <w:ins w:id="51" w:author="גרמן קגנובסקי" w:date="2021-01-07T10:55:00Z"/>
          <w:rFonts w:ascii="Times New Roman" w:eastAsia="Times New Roman" w:hAnsi="Times New Roman"/>
          <w:sz w:val="24"/>
          <w:lang w:eastAsia="he-IL"/>
        </w:rPr>
        <w:pPrChange w:id="52" w:author="גרמן קגנובסקי" w:date="2021-01-07T10:55:00Z">
          <w:pPr>
            <w:widowControl w:val="0"/>
            <w:spacing w:before="0" w:beforeAutospacing="0" w:after="0" w:afterAutospacing="0" w:line="240" w:lineRule="auto"/>
            <w:ind w:left="2160"/>
            <w:jc w:val="both"/>
          </w:pPr>
        </w:pPrChange>
      </w:pPr>
      <w:r w:rsidRPr="002C19B0">
        <w:rPr>
          <w:rFonts w:ascii="Times New Roman" w:eastAsia="Times New Roman" w:hAnsi="Times New Roman"/>
          <w:sz w:val="24"/>
          <w:rtl/>
          <w:lang w:eastAsia="he-IL"/>
          <w:rPrChange w:id="53" w:author="גרמן קגנובסקי" w:date="2021-01-07T10:55:00Z">
            <w:rPr>
              <w:rFonts w:ascii="Times New Roman" w:eastAsia="Times New Roman" w:hAnsi="Times New Roman"/>
              <w:sz w:val="24"/>
              <w:rtl/>
              <w:lang w:eastAsia="he-IL"/>
            </w:rPr>
          </w:rPrChange>
        </w:rPr>
        <w:t xml:space="preserve">המפרטים </w:t>
      </w:r>
      <w:del w:id="54" w:author="גרמן קגנובסקי" w:date="2021-01-07T10:54:00Z">
        <w:r w:rsidRPr="002C19B0" w:rsidDel="002C19B0">
          <w:rPr>
            <w:rFonts w:ascii="Times New Roman" w:eastAsia="Times New Roman" w:hAnsi="Times New Roman"/>
            <w:sz w:val="24"/>
            <w:rtl/>
            <w:lang w:eastAsia="he-IL"/>
            <w:rPrChange w:id="55" w:author="גרמן קגנובסקי" w:date="2021-01-07T10:55:00Z">
              <w:rPr>
                <w:rFonts w:ascii="Times New Roman" w:eastAsia="Times New Roman" w:hAnsi="Times New Roman"/>
                <w:sz w:val="24"/>
                <w:rtl/>
                <w:lang w:eastAsia="he-IL"/>
              </w:rPr>
            </w:rPrChange>
          </w:rPr>
          <w:delText xml:space="preserve">וכתבי הכמויות </w:delText>
        </w:r>
      </w:del>
      <w:r w:rsidRPr="002C19B0">
        <w:rPr>
          <w:rFonts w:ascii="Times New Roman" w:eastAsia="Times New Roman" w:hAnsi="Times New Roman"/>
          <w:sz w:val="24"/>
          <w:rtl/>
          <w:lang w:eastAsia="he-IL"/>
          <w:rPrChange w:id="56" w:author="גרמן קגנובסקי" w:date="2021-01-07T10:55:00Z">
            <w:rPr>
              <w:rFonts w:ascii="Times New Roman" w:eastAsia="Times New Roman" w:hAnsi="Times New Roman"/>
              <w:sz w:val="24"/>
              <w:rtl/>
              <w:lang w:eastAsia="he-IL"/>
            </w:rPr>
          </w:rPrChange>
        </w:rPr>
        <w:t>יתבססו על תכניות עבודה מפורטות</w:t>
      </w:r>
      <w:ins w:id="57" w:author="גרמן קגנובסקי" w:date="2021-01-07T10:54:00Z">
        <w:r w:rsidR="002C19B0" w:rsidRPr="002C19B0">
          <w:rPr>
            <w:rFonts w:ascii="Times New Roman" w:eastAsia="Times New Roman" w:hAnsi="Times New Roman" w:hint="cs"/>
            <w:sz w:val="24"/>
            <w:rtl/>
            <w:lang w:eastAsia="he-IL"/>
            <w:rPrChange w:id="58" w:author="גרמן קגנובסקי" w:date="2021-01-07T10:55:00Z">
              <w:rPr>
                <w:rFonts w:ascii="Times New Roman" w:eastAsia="Times New Roman" w:hAnsi="Times New Roman" w:hint="cs"/>
                <w:sz w:val="24"/>
                <w:rtl/>
                <w:lang w:eastAsia="he-IL"/>
              </w:rPr>
            </w:rPrChange>
          </w:rPr>
          <w:t>.</w:t>
        </w:r>
      </w:ins>
      <w:del w:id="59" w:author="גרמן קגנובסקי" w:date="2021-01-07T10:54:00Z">
        <w:r w:rsidRPr="002C19B0" w:rsidDel="002C19B0">
          <w:rPr>
            <w:rFonts w:ascii="Times New Roman" w:eastAsia="Times New Roman" w:hAnsi="Times New Roman"/>
            <w:sz w:val="24"/>
            <w:rtl/>
            <w:lang w:eastAsia="he-IL"/>
            <w:rPrChange w:id="60" w:author="גרמן קגנובסקי" w:date="2021-01-07T10:55:00Z">
              <w:rPr>
                <w:rFonts w:ascii="Times New Roman" w:eastAsia="Times New Roman" w:hAnsi="Times New Roman"/>
                <w:sz w:val="24"/>
                <w:rtl/>
                <w:lang w:eastAsia="he-IL"/>
              </w:rPr>
            </w:rPrChange>
          </w:rPr>
          <w:delText xml:space="preserve">, חישובי הכמויות יהיו מדויקים והתיאורים ברורים </w:delText>
        </w:r>
      </w:del>
      <w:del w:id="61" w:author="גרמן קגנובסקי" w:date="2021-01-07T10:55:00Z">
        <w:r w:rsidRPr="002C19B0" w:rsidDel="002C19B0">
          <w:rPr>
            <w:rFonts w:ascii="Times New Roman" w:eastAsia="Times New Roman" w:hAnsi="Times New Roman"/>
            <w:sz w:val="24"/>
            <w:rtl/>
            <w:lang w:eastAsia="he-IL"/>
            <w:rPrChange w:id="62" w:author="גרמן קגנובסקי" w:date="2021-01-07T10:55:00Z">
              <w:rPr>
                <w:rFonts w:ascii="Times New Roman" w:eastAsia="Times New Roman" w:hAnsi="Times New Roman"/>
                <w:sz w:val="24"/>
                <w:rtl/>
                <w:lang w:eastAsia="he-IL"/>
              </w:rPr>
            </w:rPrChange>
          </w:rPr>
          <w:delText>ובק.מ. שייקבע ע"י נציג המזמין.</w:delText>
        </w:r>
      </w:del>
      <w:r w:rsidRPr="002C19B0">
        <w:rPr>
          <w:rFonts w:ascii="Times New Roman" w:eastAsia="Times New Roman" w:hAnsi="Times New Roman"/>
          <w:sz w:val="24"/>
          <w:rtl/>
          <w:lang w:eastAsia="he-IL"/>
          <w:rPrChange w:id="63" w:author="גרמן קגנובסקי" w:date="2021-01-07T10:55:00Z">
            <w:rPr>
              <w:rFonts w:ascii="Times New Roman" w:eastAsia="Times New Roman" w:hAnsi="Times New Roman"/>
              <w:sz w:val="24"/>
              <w:rtl/>
              <w:lang w:eastAsia="he-IL"/>
            </w:rPr>
          </w:rPrChange>
        </w:rPr>
        <w:t xml:space="preserve"> </w:t>
      </w:r>
    </w:p>
    <w:p w14:paraId="3CBE6ED5" w14:textId="2CD2FAC5" w:rsidR="00590FDD" w:rsidRPr="00590FDD" w:rsidDel="002C19B0" w:rsidRDefault="00590FDD" w:rsidP="002C19B0">
      <w:pPr>
        <w:widowControl w:val="0"/>
        <w:spacing w:before="0" w:beforeAutospacing="0" w:after="0" w:afterAutospacing="0" w:line="240" w:lineRule="auto"/>
        <w:ind w:left="2160"/>
        <w:jc w:val="both"/>
        <w:rPr>
          <w:del w:id="64" w:author="גרמן קגנובסקי" w:date="2021-01-07T10:55:00Z"/>
          <w:rFonts w:ascii="Times New Roman" w:eastAsia="Times New Roman" w:hAnsi="Times New Roman"/>
          <w:sz w:val="24"/>
          <w:rtl/>
          <w:lang w:eastAsia="he-IL"/>
        </w:rPr>
        <w:pPrChange w:id="65" w:author="גרמן קגנובסקי" w:date="2021-01-07T10:55:00Z">
          <w:pPr>
            <w:widowControl w:val="0"/>
            <w:numPr>
              <w:numId w:val="43"/>
            </w:numPr>
            <w:tabs>
              <w:tab w:val="num" w:pos="2160"/>
            </w:tabs>
            <w:spacing w:before="0" w:beforeAutospacing="0" w:after="0" w:afterAutospacing="0" w:line="240" w:lineRule="auto"/>
            <w:ind w:left="2160" w:hanging="720"/>
            <w:jc w:val="both"/>
          </w:pPr>
        </w:pPrChange>
      </w:pPr>
      <w:del w:id="66" w:author="גרמן קגנובסקי" w:date="2021-01-07T10:55:00Z">
        <w:r w:rsidRPr="00590FDD" w:rsidDel="002C19B0">
          <w:rPr>
            <w:rFonts w:ascii="Times New Roman" w:eastAsia="Times New Roman" w:hAnsi="Times New Roman"/>
            <w:sz w:val="24"/>
            <w:rtl/>
            <w:lang w:eastAsia="he-IL"/>
          </w:rPr>
          <w:delText>כתבי הכמויות יוכנו לפי מתכונת הנהוגה אצל המזמין של מכללי עבודות ו/או כמויות מפורטות למדידה. לפי דרישת המנהל יוכנו כתבי כמויות בחלוקה לפי אזורים.</w:delText>
        </w:r>
      </w:del>
    </w:p>
    <w:p w14:paraId="70AEBD03" w14:textId="77777777" w:rsidR="00590FDD" w:rsidRPr="002C19B0" w:rsidRDefault="00590FDD" w:rsidP="002C19B0">
      <w:pPr>
        <w:widowControl w:val="0"/>
        <w:spacing w:before="0" w:beforeAutospacing="0" w:after="0" w:afterAutospacing="0" w:line="240" w:lineRule="auto"/>
        <w:ind w:left="2160"/>
        <w:jc w:val="both"/>
        <w:rPr>
          <w:rFonts w:ascii="Times New Roman" w:eastAsia="Times New Roman" w:hAnsi="Times New Roman"/>
          <w:sz w:val="24"/>
          <w:rtl/>
          <w:lang w:eastAsia="he-IL"/>
          <w:rPrChange w:id="67" w:author="גרמן קגנובסקי" w:date="2021-01-07T10:55:00Z">
            <w:rPr>
              <w:rFonts w:ascii="Times New Roman" w:eastAsia="Times New Roman" w:hAnsi="Times New Roman"/>
              <w:sz w:val="24"/>
              <w:rtl/>
              <w:lang w:eastAsia="he-IL"/>
            </w:rPr>
          </w:rPrChange>
        </w:rPr>
        <w:pPrChange w:id="68" w:author="גרמן קגנובסקי" w:date="2021-01-07T10:55:00Z">
          <w:pPr>
            <w:widowControl w:val="0"/>
            <w:spacing w:before="0" w:beforeAutospacing="0" w:after="0" w:afterAutospacing="0" w:line="240" w:lineRule="auto"/>
            <w:ind w:left="2160"/>
            <w:jc w:val="both"/>
          </w:pPr>
        </w:pPrChange>
      </w:pPr>
    </w:p>
    <w:p w14:paraId="7A9621E9" w14:textId="4A3E8C83" w:rsidR="00590FDD" w:rsidRPr="00590FDD" w:rsidRDefault="00590FDD" w:rsidP="00002F0B">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המפרטים יודפסו באמצעות מעבד תמלילים והם יוצאו בקבצי "</w:t>
      </w:r>
      <w:del w:id="69" w:author="גרמן קגנובסקי" w:date="2021-01-05T17:11:00Z">
        <w:r w:rsidRPr="00590FDD" w:rsidDel="00002F0B">
          <w:rPr>
            <w:rFonts w:ascii="Times New Roman" w:eastAsia="Times New Roman" w:hAnsi="Times New Roman"/>
            <w:sz w:val="24"/>
            <w:rtl/>
            <w:lang w:eastAsia="he-IL"/>
          </w:rPr>
          <w:delText>אסק</w:delText>
        </w:r>
      </w:del>
      <w:ins w:id="70" w:author="גרמן קגנובסקי" w:date="2021-01-05T17:11:00Z">
        <w:r w:rsidR="00002F0B">
          <w:rPr>
            <w:rFonts w:ascii="Times New Roman" w:eastAsia="Times New Roman" w:hAnsi="Times New Roman" w:hint="cs"/>
            <w:sz w:val="24"/>
            <w:rtl/>
            <w:lang w:eastAsia="he-IL"/>
          </w:rPr>
          <w:t>וורד</w:t>
        </w:r>
      </w:ins>
      <w:del w:id="71" w:author="גרמן קגנובסקי" w:date="2021-01-05T17:11:00Z">
        <w:r w:rsidRPr="00590FDD" w:rsidDel="00002F0B">
          <w:rPr>
            <w:rFonts w:ascii="Times New Roman" w:eastAsia="Times New Roman" w:hAnsi="Times New Roman"/>
            <w:sz w:val="24"/>
            <w:rtl/>
            <w:lang w:eastAsia="he-IL"/>
          </w:rPr>
          <w:delText>י</w:delText>
        </w:r>
      </w:del>
      <w:r w:rsidRPr="00590FDD">
        <w:rPr>
          <w:rFonts w:ascii="Times New Roman" w:eastAsia="Times New Roman" w:hAnsi="Times New Roman"/>
          <w:sz w:val="24"/>
          <w:rtl/>
          <w:lang w:eastAsia="he-IL"/>
        </w:rPr>
        <w:t xml:space="preserve">", כך שניתן יהיה להעתיקם לכל מעבד תמלילים אחר, ע"ג דיסקט ובתדפיס. </w:t>
      </w:r>
    </w:p>
    <w:p w14:paraId="6C9FD15E"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4A2FE860" w14:textId="4E0DD233" w:rsidR="00590FDD" w:rsidRPr="00590FDD" w:rsidRDefault="00002F0B" w:rsidP="00002F0B">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ins w:id="72" w:author="גרמן קגנובסקי" w:date="2021-01-05T17:11:00Z">
        <w:r>
          <w:rPr>
            <w:rFonts w:ascii="Times New Roman" w:eastAsia="Times New Roman" w:hAnsi="Times New Roman" w:hint="cs"/>
            <w:sz w:val="24"/>
            <w:rtl/>
            <w:lang w:eastAsia="he-IL"/>
          </w:rPr>
          <w:t>בוטל .</w:t>
        </w:r>
      </w:ins>
      <w:del w:id="73" w:author="גרמן קגנובסקי" w:date="2021-01-05T17:12:00Z">
        <w:r w:rsidR="00590FDD" w:rsidRPr="00590FDD" w:rsidDel="00002F0B">
          <w:rPr>
            <w:rFonts w:ascii="Times New Roman" w:eastAsia="Times New Roman" w:hAnsi="Times New Roman"/>
            <w:sz w:val="24"/>
            <w:rtl/>
            <w:lang w:eastAsia="he-IL"/>
          </w:rPr>
          <w:delText>כתבי הכמויות יוכנו באמצעות תוכנה לכתבי כמויות "סופר מכרז" והניתנת להמרה גם לתוכנות אחרות לכתבי כמויות ע"ג דיסקט ובתדפיס</w:delText>
        </w:r>
      </w:del>
      <w:r w:rsidR="00590FDD" w:rsidRPr="00590FDD">
        <w:rPr>
          <w:rFonts w:ascii="Times New Roman" w:eastAsia="Times New Roman" w:hAnsi="Times New Roman"/>
          <w:sz w:val="24"/>
          <w:rtl/>
          <w:lang w:eastAsia="he-IL"/>
        </w:rPr>
        <w:t>.</w:t>
      </w:r>
    </w:p>
    <w:p w14:paraId="2AF2940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72497C5"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עדכון האומדן לביצועו של המבנה, שיהיה מבוסס על המפרטים וכתבי הכמויות, תוך ציון המדד התקף במועד הכנת האומדן.</w:t>
      </w:r>
    </w:p>
    <w:p w14:paraId="11DF3D4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C3DB48A"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הכנסת שינויים בתוכניות ככל שיתחייב להתאמת הפרויקט למסגרת התקציבית כפי שיקבע ע"י המזמין.</w:t>
      </w:r>
    </w:p>
    <w:p w14:paraId="2643E861"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16368757"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חוות דעת טכנית וי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בכל הקשור בהכנת המכרזים ופרסומם.</w:t>
      </w:r>
    </w:p>
    <w:p w14:paraId="44F2CDA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1C755BB"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בסיורי קבלנים. הכנת תשובות לשאלות הקבלנים והגשתן למנהל.</w:t>
      </w:r>
    </w:p>
    <w:p w14:paraId="4730C24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499BB04"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חוות דעת טכנית, בכל הקשור להצעות הקבלנים.</w:t>
      </w:r>
    </w:p>
    <w:p w14:paraId="08A85C2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DE3F386"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עבודה, פרטים ומפרטים משלימים ככל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לבצוע העבודות.</w:t>
      </w:r>
    </w:p>
    <w:p w14:paraId="6D022DB9"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07A10E71"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הכנת רשימה מומלצת לבדיקות מעבדה או בדיקות שבכוונתו לערוך באתר הבניה או בבתי המלאכה, תוך ציון החלק שבבדיקות אלו שהם חובה עפ"י החוק, התקנות, התקנים או כל דין.</w:t>
      </w:r>
    </w:p>
    <w:p w14:paraId="48B3BED2" w14:textId="77777777" w:rsidR="00590FDD" w:rsidRPr="00590FDD" w:rsidRDefault="00590FDD" w:rsidP="00590FDD">
      <w:pPr>
        <w:widowControl w:val="0"/>
        <w:spacing w:before="0" w:beforeAutospacing="0" w:after="0" w:afterAutospacing="0" w:line="240" w:lineRule="auto"/>
        <w:ind w:firstLine="720"/>
        <w:jc w:val="both"/>
        <w:rPr>
          <w:rFonts w:ascii="Times New Roman" w:eastAsia="Times New Roman" w:hAnsi="Times New Roman"/>
          <w:sz w:val="24"/>
          <w:rtl/>
          <w:lang w:eastAsia="he-IL"/>
        </w:rPr>
      </w:pPr>
    </w:p>
    <w:p w14:paraId="32AC59DA" w14:textId="77777777" w:rsidR="00590FDD" w:rsidRPr="00590FDD" w:rsidRDefault="00590FDD" w:rsidP="00590FDD">
      <w:pPr>
        <w:widowControl w:val="0"/>
        <w:spacing w:before="0" w:beforeAutospacing="0" w:after="120" w:afterAutospacing="0" w:line="240" w:lineRule="auto"/>
        <w:ind w:left="1440"/>
        <w:rPr>
          <w:rFonts w:ascii="Times New Roman" w:eastAsia="Times New Roman" w:hAnsi="Times New Roman"/>
          <w:sz w:val="24"/>
          <w:rtl/>
          <w:lang w:eastAsia="he-IL"/>
        </w:rPr>
      </w:pPr>
      <w:r w:rsidRPr="00590FDD">
        <w:rPr>
          <w:rFonts w:ascii="Times New Roman" w:eastAsia="Times New Roman" w:hAnsi="Times New Roman"/>
          <w:sz w:val="24"/>
          <w:rtl/>
          <w:lang w:eastAsia="he-IL"/>
        </w:rPr>
        <w:t>מובהר בזאת שהמתכנן יכין, באם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מסמכים למכרזים, עוד לפני השלמת המסמכים המפורטים לב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w:t>
      </w:r>
    </w:p>
    <w:p w14:paraId="18FFD8B0"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2A289F45"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b/>
          <w:bCs/>
          <w:sz w:val="24"/>
          <w:u w:val="single"/>
          <w:rtl/>
          <w:lang w:eastAsia="he-IL"/>
        </w:rPr>
      </w:pPr>
      <w:r w:rsidRPr="00590FDD">
        <w:rPr>
          <w:rFonts w:ascii="Times New Roman" w:eastAsia="Times New Roman" w:hAnsi="Times New Roman"/>
          <w:sz w:val="24"/>
          <w:rtl/>
          <w:lang w:eastAsia="he-IL"/>
        </w:rPr>
        <w:t>3.4</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פיקוח עליון</w:t>
      </w:r>
      <w:r w:rsidRPr="00590FDD">
        <w:rPr>
          <w:rFonts w:ascii="Times New Roman" w:eastAsia="Times New Roman" w:hAnsi="Times New Roman"/>
          <w:sz w:val="24"/>
          <w:rtl/>
          <w:lang w:eastAsia="he-IL"/>
        </w:rPr>
        <w:t>:</w:t>
      </w:r>
    </w:p>
    <w:p w14:paraId="7372F0E8"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b/>
          <w:bCs/>
          <w:sz w:val="24"/>
          <w:u w:val="single"/>
          <w:rtl/>
          <w:lang w:eastAsia="he-IL"/>
        </w:rPr>
      </w:pPr>
    </w:p>
    <w:p w14:paraId="1B90E221"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א.</w:t>
      </w:r>
      <w:r w:rsidRPr="00590FDD">
        <w:rPr>
          <w:rFonts w:ascii="Times New Roman" w:eastAsia="Times New Roman" w:hAnsi="Times New Roman"/>
          <w:sz w:val="24"/>
          <w:rtl/>
          <w:lang w:eastAsia="he-IL"/>
        </w:rPr>
        <w:tab/>
        <w:t>הפ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העליון של המתכנן על בצוע העבודות יכלול:</w:t>
      </w:r>
    </w:p>
    <w:p w14:paraId="203FCA8E" w14:textId="77777777" w:rsidR="00590FDD" w:rsidRPr="00590FDD" w:rsidRDefault="00590FDD" w:rsidP="00590FDD">
      <w:pPr>
        <w:widowControl w:val="0"/>
        <w:spacing w:before="0" w:beforeAutospacing="0" w:after="0" w:afterAutospacing="0" w:line="240" w:lineRule="auto"/>
        <w:ind w:left="2880" w:hanging="720"/>
        <w:jc w:val="both"/>
        <w:rPr>
          <w:rFonts w:ascii="Times New Roman" w:eastAsia="Times New Roman" w:hAnsi="Times New Roman"/>
          <w:sz w:val="24"/>
          <w:rtl/>
          <w:lang w:eastAsia="he-IL"/>
        </w:rPr>
      </w:pPr>
    </w:p>
    <w:p w14:paraId="4A4A76C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פיקוח עליון על ביצוע העבודות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25BAF421"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0344EF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פיקוח עליון על טיב ביצוע הפרויקט וביצוע </w:t>
      </w:r>
      <w:r w:rsidRPr="00590FDD">
        <w:rPr>
          <w:rFonts w:ascii="Times New Roman" w:eastAsia="Times New Roman" w:hAnsi="Times New Roman" w:hint="cs"/>
          <w:sz w:val="24"/>
          <w:rtl/>
          <w:lang w:eastAsia="he-IL"/>
        </w:rPr>
        <w:t>התחייבויו</w:t>
      </w:r>
      <w:r w:rsidRPr="00590FDD">
        <w:rPr>
          <w:rFonts w:ascii="Times New Roman" w:eastAsia="Times New Roman" w:hAnsi="Times New Roman" w:hint="eastAsia"/>
          <w:sz w:val="24"/>
          <w:rtl/>
          <w:lang w:eastAsia="he-IL"/>
        </w:rPr>
        <w:t>ת</w:t>
      </w:r>
      <w:r w:rsidRPr="00590FDD">
        <w:rPr>
          <w:rFonts w:ascii="Times New Roman" w:eastAsia="Times New Roman" w:hAnsi="Times New Roman"/>
          <w:sz w:val="24"/>
          <w:rtl/>
          <w:lang w:eastAsia="he-IL"/>
        </w:rPr>
        <w:t xml:space="preserve"> קבלני העבודות.</w:t>
      </w:r>
    </w:p>
    <w:p w14:paraId="41C50276"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3DFC485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יעוץ והמלצה לגבי בחירה, בדיקה ואישור של חומרים וציוד.</w:t>
      </w:r>
    </w:p>
    <w:p w14:paraId="126F81BB"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5AD093C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בדיקה באתר ומחוצה לו באם הקבלן והמפקח הבינו את תכני</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ת המתכנן ואת הוראותיו.</w:t>
      </w:r>
    </w:p>
    <w:p w14:paraId="0EC27059"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545CB02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הדרכה ומתן הסברים למפקח, במידה ונתמנה כזה לפקוח על העבודות,</w:t>
      </w:r>
      <w:r w:rsidRPr="00590FDD">
        <w:rPr>
          <w:rFonts w:ascii="Times New Roman" w:eastAsia="Times New Roman" w:hAnsi="Times New Roman" w:hint="cs"/>
          <w:sz w:val="24"/>
          <w:rtl/>
          <w:lang w:eastAsia="he-IL"/>
        </w:rPr>
        <w:t xml:space="preserve"> פרטים אופייניי</w:t>
      </w:r>
      <w:r w:rsidRPr="00590FDD">
        <w:rPr>
          <w:rFonts w:ascii="Times New Roman" w:eastAsia="Times New Roman" w:hAnsi="Times New Roman" w:hint="eastAsia"/>
          <w:sz w:val="24"/>
          <w:rtl/>
          <w:lang w:eastAsia="he-IL"/>
        </w:rPr>
        <w:t>ם</w:t>
      </w:r>
      <w:r w:rsidRPr="00590FDD">
        <w:rPr>
          <w:rFonts w:ascii="Times New Roman" w:eastAsia="Times New Roman" w:hAnsi="Times New Roman" w:hint="cs"/>
          <w:sz w:val="24"/>
          <w:rtl/>
          <w:lang w:eastAsia="he-IL"/>
        </w:rPr>
        <w:t xml:space="preserve"> והכנת דוגמאות לאישור ולבדיקות התאמה לת"י</w:t>
      </w:r>
      <w:r w:rsidRPr="00590FDD">
        <w:rPr>
          <w:rFonts w:ascii="Times New Roman" w:eastAsia="Times New Roman" w:hAnsi="Times New Roman"/>
          <w:sz w:val="24"/>
          <w:rtl/>
          <w:lang w:eastAsia="he-IL"/>
        </w:rPr>
        <w:t xml:space="preserve"> הדרכה ומתן הסברים לקבלני העבודות באתר ומחוצה לו.</w:t>
      </w:r>
    </w:p>
    <w:p w14:paraId="02DE3C8F"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22C5E78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דיווח למנהל על התקדמות ביצוע העבודות לאחר כל ביקור באתר ו/או בבית המלאכה.</w:t>
      </w:r>
    </w:p>
    <w:p w14:paraId="1D4F2A7E"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011DDA1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עדכון התכניות והפרטים בהתאם לשינויים שיתחייבו מדרישת הרשויות ומבעיות שיופיעו במהלך בצוע העבודות. כל עדכון יבוצע בתאום עם המנהל בכתב.</w:t>
      </w:r>
    </w:p>
    <w:p w14:paraId="7144BF01"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756085F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בקבלת העבודות ואישור גמר ביצוע העבודות, בתאום עם היועצים. העברת רשימות ליקויים לתיקון.</w:t>
      </w:r>
    </w:p>
    <w:p w14:paraId="1300632C"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0E94E0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6162269F"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0D708CB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לפתרונות במקרים של כשלים בבצוע העבודות לעומת התכנון.</w:t>
      </w:r>
    </w:p>
    <w:p w14:paraId="31D1F722"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5F0299D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01D563D8"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7263FD8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01031140"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DB9749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הכנה וחתימה על כל מסמך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ע"י הרשויות מהמתכנן במהלך הבניה, על אישור לחיבור הפרויקט למערכות, ועל אישור לאכלוס ולתעודת גמר.</w:t>
      </w:r>
    </w:p>
    <w:p w14:paraId="7EBA31AC"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48108C0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בדיקת ביצוע עבודות הבדק וקבלה סופית של העבודות בגמר אחריות קבלני העבודות.</w:t>
      </w:r>
    </w:p>
    <w:p w14:paraId="3DD965E0"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5826211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סיוע ככל הנדרש לשם אישור הרשויות להשלמת העבודות ולקבלת תעודת גמר.</w:t>
      </w:r>
    </w:p>
    <w:p w14:paraId="49D0133F"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4E7F31F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סיוע למזמין במתן מענה לפניות אליו בקשר לתכנון ובצוע העבודות. </w:t>
      </w:r>
    </w:p>
    <w:p w14:paraId="00AC1DDC"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602279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עם המזמין בהגנה בפני תביעות בקשר עם תכנון ובצוע העבודות</w:t>
      </w:r>
      <w:r w:rsidRPr="00590FDD">
        <w:rPr>
          <w:rFonts w:ascii="Times New Roman" w:eastAsia="Times New Roman" w:hAnsi="Times New Roman" w:hint="cs"/>
          <w:sz w:val="24"/>
          <w:rtl/>
          <w:lang w:eastAsia="he-IL"/>
        </w:rPr>
        <w:t xml:space="preserve"> ומתן חוות דעת מקצועית במסגרת תביעות משפטיות שיוגשו, אם יוגשו, נגד המזמין בקשר לפרויקט ולאתר</w:t>
      </w:r>
      <w:r w:rsidRPr="00590FDD">
        <w:rPr>
          <w:rFonts w:ascii="Times New Roman" w:eastAsia="Times New Roman" w:hAnsi="Times New Roman"/>
          <w:sz w:val="24"/>
          <w:rtl/>
          <w:lang w:eastAsia="he-IL"/>
        </w:rPr>
        <w:t>.</w:t>
      </w:r>
      <w:r w:rsidRPr="00590FDD">
        <w:rPr>
          <w:rFonts w:ascii="Times New Roman" w:eastAsia="Times New Roman" w:hAnsi="Times New Roman" w:hint="cs"/>
          <w:sz w:val="24"/>
          <w:rtl/>
          <w:lang w:eastAsia="he-IL"/>
        </w:rPr>
        <w:t xml:space="preserve"> </w:t>
      </w:r>
    </w:p>
    <w:p w14:paraId="7BB574D7"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7B504F1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יתר הדרוש לפיקוח עליון, ולביקורת על הבניה.</w:t>
      </w:r>
    </w:p>
    <w:p w14:paraId="52F82B35"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59E6D1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עיבוד תכניות הפרויקט כפי שבוצעו למעשה (</w:t>
      </w:r>
      <w:r w:rsidRPr="00590FDD">
        <w:rPr>
          <w:rFonts w:ascii="Times New Roman" w:eastAsia="Times New Roman" w:hAnsi="Times New Roman"/>
          <w:sz w:val="24"/>
          <w:lang w:eastAsia="he-IL"/>
        </w:rPr>
        <w:t>AS-MADE</w:t>
      </w:r>
      <w:r w:rsidRPr="00590FDD">
        <w:rPr>
          <w:rFonts w:ascii="Times New Roman" w:eastAsia="Times New Roman" w:hAnsi="Times New Roman"/>
          <w:sz w:val="24"/>
          <w:rtl/>
          <w:lang w:eastAsia="he-IL"/>
        </w:rPr>
        <w:t xml:space="preserve">) על בסיס תכניות </w:t>
      </w:r>
      <w:r w:rsidRPr="00590FDD">
        <w:rPr>
          <w:rFonts w:ascii="Times New Roman" w:eastAsia="Times New Roman" w:hAnsi="Times New Roman"/>
          <w:sz w:val="24"/>
          <w:lang w:eastAsia="he-IL"/>
        </w:rPr>
        <w:t>AS-MADE</w:t>
      </w:r>
      <w:r w:rsidRPr="00590FDD">
        <w:rPr>
          <w:rFonts w:ascii="Times New Roman" w:eastAsia="Times New Roman" w:hAnsi="Times New Roman"/>
          <w:sz w:val="24"/>
          <w:rtl/>
          <w:lang w:eastAsia="he-IL"/>
        </w:rPr>
        <w:t xml:space="preserve"> שימסור הקבלן תוך ציון כל השינויים שחלו בזמן הביצוע, ומסירתם למזמין ע"ג דיסקט.</w:t>
      </w:r>
    </w:p>
    <w:p w14:paraId="79CBE737"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1E721D59"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sz w:val="24"/>
          <w:rtl/>
          <w:lang w:eastAsia="he-IL"/>
        </w:rPr>
        <w:tab/>
        <w:t xml:space="preserve">כדי למלא משימות אלו יבקר המתכנן באתר הבניה ובמפעל הטרומי באופן תדיר ו/או לפי הזמנת המנהל או המפקח ולפחות בכל אחד מהשלבים הבאים: </w:t>
      </w:r>
    </w:p>
    <w:p w14:paraId="1ADC9642"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p>
    <w:p w14:paraId="1B7D1AED"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סימון יסודות המבנה.</w:t>
      </w:r>
    </w:p>
    <w:p w14:paraId="297EAB60"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ביצוע קירות דיפון ויסודות.</w:t>
      </w:r>
    </w:p>
    <w:p w14:paraId="7B813AF8"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ביצוע רמפת </w:t>
      </w:r>
      <w:r w:rsidRPr="00590FDD">
        <w:rPr>
          <w:rFonts w:ascii="Times New Roman" w:eastAsia="Times New Roman" w:hAnsi="Times New Roman" w:hint="cs"/>
          <w:sz w:val="24"/>
          <w:rtl/>
          <w:lang w:eastAsia="he-IL"/>
        </w:rPr>
        <w:t xml:space="preserve">וקירות </w:t>
      </w:r>
      <w:r w:rsidRPr="00590FDD">
        <w:rPr>
          <w:rFonts w:ascii="Times New Roman" w:eastAsia="Times New Roman" w:hAnsi="Times New Roman"/>
          <w:sz w:val="24"/>
          <w:rtl/>
          <w:lang w:eastAsia="he-IL"/>
        </w:rPr>
        <w:t>המרתף.</w:t>
      </w:r>
    </w:p>
    <w:p w14:paraId="27C025AB"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בצוע תקרות כל קומה וקומה.</w:t>
      </w:r>
    </w:p>
    <w:p w14:paraId="1171E86A"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ואישור פרטים אופייניים כגון: חיבור מחיצות לקירות, פרטי איטום, חיפוי אבן, תקרות תותבות וכו' והתאמה לדרישות ת"י.</w:t>
      </w:r>
    </w:p>
    <w:p w14:paraId="59EDF56F"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בצוע אלמנטים אחרים אשר לדעת המתכנן</w:t>
      </w:r>
      <w:r w:rsidRPr="00590FDD">
        <w:rPr>
          <w:rFonts w:ascii="Times New Roman" w:eastAsia="Times New Roman" w:hAnsi="Times New Roman" w:hint="cs"/>
          <w:sz w:val="24"/>
          <w:rtl/>
          <w:lang w:eastAsia="he-IL"/>
        </w:rPr>
        <w:t xml:space="preserve"> ו/או המפקח</w:t>
      </w:r>
      <w:r w:rsidRPr="00590FDD">
        <w:rPr>
          <w:rFonts w:ascii="Times New Roman" w:eastAsia="Times New Roman" w:hAnsi="Times New Roman"/>
          <w:sz w:val="24"/>
          <w:rtl/>
          <w:lang w:eastAsia="he-IL"/>
        </w:rPr>
        <w:t xml:space="preserve"> יש חשיבות לבקרם בעת הבצוע.</w:t>
      </w:r>
    </w:p>
    <w:p w14:paraId="18ED95BE"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בעת יצור במפעל הטרומי.</w:t>
      </w:r>
    </w:p>
    <w:p w14:paraId="6D965B82" w14:textId="77777777" w:rsidR="00590FDD" w:rsidRPr="00590FDD" w:rsidRDefault="00590FDD" w:rsidP="00590FDD">
      <w:pPr>
        <w:widowControl w:val="0"/>
        <w:spacing w:before="0" w:beforeAutospacing="0" w:after="0" w:afterAutospacing="0" w:line="276" w:lineRule="auto"/>
        <w:ind w:left="2522"/>
        <w:jc w:val="both"/>
        <w:rPr>
          <w:rFonts w:ascii="Times New Roman" w:eastAsia="Times New Roman" w:hAnsi="Times New Roman"/>
          <w:sz w:val="24"/>
          <w:lang w:eastAsia="he-IL"/>
        </w:rPr>
      </w:pPr>
    </w:p>
    <w:p w14:paraId="3C4180FD" w14:textId="77777777" w:rsidR="00590FDD" w:rsidRPr="00590FDD" w:rsidRDefault="00590FDD" w:rsidP="000555DD">
      <w:pPr>
        <w:widowControl w:val="0"/>
        <w:spacing w:before="0" w:beforeAutospacing="0" w:after="0" w:afterAutospacing="0" w:line="276" w:lineRule="auto"/>
        <w:ind w:left="216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מובהר שעל המתכנן לאשר בכתב ביומן העבודה ו/או בדרך אחרת שתיקבע על ידי המפקח את המוכנות לפני ביצוע/ יציקה של כל הנושאים הנ"ל.</w:t>
      </w:r>
    </w:p>
    <w:p w14:paraId="37FE4001"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בישיבות ת</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אום תקופ</w:t>
      </w:r>
      <w:r w:rsidRPr="00590FDD">
        <w:rPr>
          <w:rFonts w:ascii="Times New Roman" w:eastAsia="Times New Roman" w:hAnsi="Times New Roman" w:hint="cs"/>
          <w:sz w:val="24"/>
          <w:rtl/>
          <w:lang w:eastAsia="he-IL"/>
        </w:rPr>
        <w:t>ת</w:t>
      </w:r>
      <w:r w:rsidRPr="00590FDD">
        <w:rPr>
          <w:rFonts w:ascii="Times New Roman" w:eastAsia="Times New Roman" w:hAnsi="Times New Roman"/>
          <w:sz w:val="24"/>
          <w:rtl/>
          <w:lang w:eastAsia="he-IL"/>
        </w:rPr>
        <w:t xml:space="preserve">יות. </w:t>
      </w:r>
    </w:p>
    <w:p w14:paraId="2FEA34E4"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בתקופת הבדק. </w:t>
      </w:r>
    </w:p>
    <w:p w14:paraId="46FBD017" w14:textId="77777777" w:rsidR="00590FDD" w:rsidRPr="00590FDD" w:rsidRDefault="00590FDD" w:rsidP="00590FDD">
      <w:pPr>
        <w:widowControl w:val="0"/>
        <w:spacing w:before="0" w:beforeAutospacing="0" w:after="0" w:afterAutospacing="0" w:line="276" w:lineRule="auto"/>
        <w:ind w:left="2522"/>
        <w:jc w:val="both"/>
        <w:rPr>
          <w:rFonts w:ascii="Times New Roman" w:eastAsia="Times New Roman" w:hAnsi="Times New Roman"/>
          <w:sz w:val="24"/>
          <w:rtl/>
          <w:lang w:eastAsia="he-IL"/>
        </w:rPr>
      </w:pPr>
    </w:p>
    <w:p w14:paraId="456AE436"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ג.</w:t>
      </w:r>
      <w:r w:rsidRPr="00590FDD">
        <w:rPr>
          <w:rFonts w:ascii="Times New Roman" w:eastAsia="Times New Roman" w:hAnsi="Times New Roman"/>
          <w:sz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30C1CE00" w14:textId="77777777" w:rsidR="00590FDD" w:rsidRPr="00590FDD" w:rsidRDefault="00590FDD" w:rsidP="00590FDD">
      <w:pPr>
        <w:widowControl w:val="0"/>
        <w:spacing w:before="0" w:beforeAutospacing="0" w:after="0" w:afterAutospacing="0" w:line="276" w:lineRule="auto"/>
        <w:ind w:left="2880" w:hanging="720"/>
        <w:jc w:val="both"/>
        <w:rPr>
          <w:rFonts w:ascii="Times New Roman" w:eastAsia="Times New Roman" w:hAnsi="Times New Roman"/>
          <w:sz w:val="24"/>
          <w:rtl/>
          <w:lang w:eastAsia="he-IL"/>
        </w:rPr>
      </w:pPr>
    </w:p>
    <w:p w14:paraId="16089C6F"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t xml:space="preserve">לאחר כל ביקור באתר או במפעל היצרן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מצא אותן תואמות </w:t>
      </w:r>
      <w:r w:rsidRPr="00590FDD">
        <w:rPr>
          <w:rFonts w:ascii="Times New Roman" w:eastAsia="Times New Roman" w:hAnsi="Times New Roman" w:hint="cs"/>
          <w:sz w:val="24"/>
          <w:rtl/>
          <w:lang w:eastAsia="he-IL"/>
        </w:rPr>
        <w:t>לתכניותיו</w:t>
      </w:r>
      <w:r w:rsidRPr="00590FDD">
        <w:rPr>
          <w:rFonts w:ascii="Times New Roman" w:eastAsia="Times New Roman" w:hAnsi="Times New Roman"/>
          <w:sz w:val="24"/>
          <w:rtl/>
          <w:lang w:eastAsia="he-IL"/>
        </w:rPr>
        <w:t xml:space="preserve"> ולתקנים מחייבים וכי בוצעו </w:t>
      </w:r>
      <w:r w:rsidRPr="00590FDD">
        <w:rPr>
          <w:rFonts w:ascii="Times New Roman" w:eastAsia="Times New Roman" w:hAnsi="Times New Roman"/>
          <w:sz w:val="24"/>
          <w:rtl/>
          <w:lang w:eastAsia="he-IL"/>
        </w:rPr>
        <w:lastRenderedPageBreak/>
        <w:t>לשביעות רצונו.</w:t>
      </w:r>
    </w:p>
    <w:p w14:paraId="63661E45"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t xml:space="preserve">ללא דו"חות והצהרה אלה לא תשולם למתכנן יתרת שכרו עבור פיקוח עליון. </w:t>
      </w:r>
    </w:p>
    <w:p w14:paraId="5FA43600"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p>
    <w:p w14:paraId="39B87E49"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למזמין בדבר אחזקת המתקן.</w:t>
      </w:r>
    </w:p>
    <w:p w14:paraId="75D179A7"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0034F249" w14:textId="77777777" w:rsidR="00590FDD" w:rsidRPr="00590FDD" w:rsidRDefault="00590FDD" w:rsidP="00590FDD">
      <w:pPr>
        <w:widowControl w:val="0"/>
        <w:spacing w:before="0" w:beforeAutospacing="0" w:after="0" w:afterAutospacing="0" w:line="240" w:lineRule="auto"/>
        <w:ind w:left="-58" w:firstLine="142"/>
        <w:jc w:val="both"/>
        <w:rPr>
          <w:rFonts w:ascii="Times New Roman" w:eastAsia="Times New Roman" w:hAnsi="Times New Roman"/>
          <w:b/>
          <w:bCs/>
          <w:sz w:val="24"/>
          <w:rtl/>
          <w:lang w:eastAsia="he-IL"/>
        </w:rPr>
      </w:pPr>
      <w:r w:rsidRPr="00590FDD">
        <w:rPr>
          <w:rFonts w:ascii="Times New Roman" w:eastAsia="Times New Roman" w:hAnsi="Times New Roman"/>
          <w:sz w:val="24"/>
          <w:rtl/>
          <w:lang w:eastAsia="he-IL"/>
        </w:rPr>
        <w:t>4.</w:t>
      </w:r>
      <w:r w:rsidRPr="00590FDD">
        <w:rPr>
          <w:rFonts w:ascii="Times New Roman" w:eastAsia="Times New Roman" w:hAnsi="Times New Roman"/>
          <w:b/>
          <w:bCs/>
          <w:sz w:val="24"/>
          <w:rtl/>
          <w:lang w:eastAsia="he-IL"/>
        </w:rPr>
        <w:tab/>
      </w:r>
      <w:r w:rsidRPr="00590FDD">
        <w:rPr>
          <w:rFonts w:ascii="Times New Roman" w:eastAsia="Times New Roman" w:hAnsi="Times New Roman"/>
          <w:b/>
          <w:bCs/>
          <w:sz w:val="24"/>
          <w:u w:val="single"/>
          <w:rtl/>
          <w:lang w:eastAsia="he-IL"/>
        </w:rPr>
        <w:t>אופציה לבחירת המזמין</w:t>
      </w:r>
      <w:r w:rsidRPr="00590FDD">
        <w:rPr>
          <w:rFonts w:ascii="Times New Roman" w:eastAsia="Times New Roman" w:hAnsi="Times New Roman"/>
          <w:b/>
          <w:bCs/>
          <w:sz w:val="24"/>
          <w:rtl/>
          <w:lang w:eastAsia="he-IL"/>
        </w:rPr>
        <w:t>:</w:t>
      </w:r>
    </w:p>
    <w:p w14:paraId="0A3F7C51" w14:textId="77777777" w:rsidR="00590FDD" w:rsidRPr="00590FDD" w:rsidRDefault="00590FDD" w:rsidP="00590FDD">
      <w:pPr>
        <w:widowControl w:val="0"/>
        <w:spacing w:before="0" w:beforeAutospacing="0" w:after="0" w:afterAutospacing="0" w:line="240" w:lineRule="auto"/>
        <w:ind w:left="-58" w:firstLine="142"/>
        <w:jc w:val="both"/>
        <w:rPr>
          <w:rFonts w:ascii="Times New Roman" w:eastAsia="Times New Roman" w:hAnsi="Times New Roman"/>
          <w:sz w:val="24"/>
          <w:rtl/>
          <w:lang w:eastAsia="he-IL"/>
        </w:rPr>
      </w:pPr>
    </w:p>
    <w:p w14:paraId="4090DFD5" w14:textId="77777777" w:rsidR="00590FDD" w:rsidRPr="00590FDD" w:rsidRDefault="00590FDD" w:rsidP="00590FDD">
      <w:pPr>
        <w:widowControl w:val="0"/>
        <w:tabs>
          <w:tab w:val="left" w:pos="2096"/>
        </w:tabs>
        <w:spacing w:before="0" w:beforeAutospacing="0" w:after="0" w:afterAutospacing="0" w:line="36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א. </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במקרה בו יחליט המזמין להוציא מכרזים לב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 העבודות ללא תכנון מפורט ולהטיל את התכנון המפורט על הקבלן -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המתכנן להכין תכנון מוקדם וסופי כהגדרתו לעיל וכן מסמכים למכרזים בין קבלנים במתכונת זו.</w:t>
      </w:r>
    </w:p>
    <w:p w14:paraId="10E7BD46" w14:textId="77777777" w:rsidR="00590FDD" w:rsidRPr="00590FDD" w:rsidRDefault="00590FDD" w:rsidP="00590FDD">
      <w:pPr>
        <w:widowControl w:val="0"/>
        <w:spacing w:before="0" w:beforeAutospacing="0" w:after="0" w:afterAutospacing="0" w:line="36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ב. </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הקבלנים יהיו רשאים להציע פתרונות אדריכליים וקונסטרוקטיביים, ופתרונות אטום ובדוד שונים מהפתרונות שהוצעו ע"י המתכנן. המתכנן ייעץ למזמין בבחינת הצעות הקבלנים ולאחר בחירת הקבלנים יסייע למזמין באשור התכנון שיוגש ע"י מהנדס מטעם הקבלן ובפקוח על הבצוע. לצורך כך ישתתף המתכנן בפגישות, יבדוק </w:t>
      </w:r>
      <w:r w:rsidRPr="00590FDD">
        <w:rPr>
          <w:rFonts w:ascii="Times New Roman" w:eastAsia="Times New Roman" w:hAnsi="Times New Roman" w:hint="cs"/>
          <w:sz w:val="24"/>
          <w:rtl/>
          <w:lang w:eastAsia="he-IL"/>
        </w:rPr>
        <w:t>תכניות</w:t>
      </w:r>
      <w:r w:rsidRPr="00590FDD">
        <w:rPr>
          <w:rFonts w:ascii="Times New Roman" w:eastAsia="Times New Roman" w:hAnsi="Times New Roman"/>
          <w:sz w:val="24"/>
          <w:rtl/>
          <w:lang w:eastAsia="he-IL"/>
        </w:rPr>
        <w:t xml:space="preserve"> ומסמכים אחרים שיוגשו ע"י הקבלן, יעביר את המלצותיו לדחייתם/</w:t>
      </w:r>
      <w:r w:rsidRPr="00590FDD">
        <w:rPr>
          <w:rFonts w:ascii="Times New Roman" w:eastAsia="Times New Roman" w:hAnsi="Times New Roman" w:hint="cs"/>
          <w:sz w:val="24"/>
          <w:rtl/>
          <w:lang w:eastAsia="he-IL"/>
        </w:rPr>
        <w:t>לאישור</w:t>
      </w:r>
      <w:r w:rsidRPr="00590FDD">
        <w:rPr>
          <w:rFonts w:ascii="Times New Roman" w:eastAsia="Times New Roman" w:hAnsi="Times New Roman" w:hint="eastAsia"/>
          <w:sz w:val="24"/>
          <w:rtl/>
          <w:lang w:eastAsia="he-IL"/>
        </w:rPr>
        <w:t>ם</w:t>
      </w:r>
      <w:r w:rsidRPr="00590FDD">
        <w:rPr>
          <w:rFonts w:ascii="Times New Roman" w:eastAsia="Times New Roman" w:hAnsi="Times New Roman"/>
          <w:sz w:val="24"/>
          <w:rtl/>
          <w:lang w:eastAsia="he-IL"/>
        </w:rPr>
        <w:t xml:space="preserve"> ו/או את הערותיו לתכנון המוצע,</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ויבצע 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עליון.</w:t>
      </w:r>
    </w:p>
    <w:p w14:paraId="2554D4E3" w14:textId="77777777" w:rsidR="00590FDD" w:rsidRPr="00590FDD" w:rsidRDefault="00590FDD" w:rsidP="00590FDD">
      <w:pPr>
        <w:widowControl w:val="0"/>
        <w:spacing w:before="0" w:beforeAutospacing="0" w:after="0" w:afterAutospacing="0" w:line="360" w:lineRule="auto"/>
        <w:ind w:left="2096" w:hanging="708"/>
        <w:jc w:val="both"/>
        <w:rPr>
          <w:rFonts w:ascii="Times New Roman" w:eastAsia="Times New Roman" w:hAnsi="Times New Roman"/>
          <w:sz w:val="24"/>
          <w:rtl/>
          <w:lang w:eastAsia="he-IL"/>
        </w:rPr>
      </w:pPr>
    </w:p>
    <w:p w14:paraId="4277D39E" w14:textId="019245F6"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rtl/>
          <w:lang w:eastAsia="he-IL"/>
        </w:rPr>
      </w:pP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w:t>
      </w:r>
      <w:r w:rsidRPr="00590FDD">
        <w:rPr>
          <w:rFonts w:ascii="Times New Roman" w:eastAsia="Times New Roman" w:hAnsi="Times New Roman"/>
          <w:b/>
          <w:bCs/>
          <w:sz w:val="24"/>
          <w:rtl/>
          <w:lang w:eastAsia="he-IL"/>
        </w:rPr>
        <w:tab/>
      </w:r>
      <w:r w:rsidRPr="00590FDD">
        <w:rPr>
          <w:rFonts w:ascii="Times New Roman" w:eastAsia="Times New Roman" w:hAnsi="Times New Roman"/>
          <w:b/>
          <w:bCs/>
          <w:sz w:val="24"/>
          <w:u w:val="single"/>
          <w:rtl/>
          <w:lang w:eastAsia="he-IL"/>
        </w:rPr>
        <w:t>שלבי העבודה –</w:t>
      </w:r>
      <w:r w:rsidRPr="00590FDD">
        <w:rPr>
          <w:rFonts w:ascii="Times New Roman" w:eastAsia="Times New Roman" w:hAnsi="Times New Roman" w:hint="cs"/>
          <w:b/>
          <w:bCs/>
          <w:sz w:val="24"/>
          <w:u w:val="single"/>
          <w:rtl/>
          <w:lang w:eastAsia="he-IL"/>
        </w:rPr>
        <w:t xml:space="preserve"> אנליזת מנהרת רוח (ככל ונדרש)</w:t>
      </w:r>
      <w:ins w:id="74" w:author="גרמן קגנובסקי" w:date="2021-01-05T17:14:00Z">
        <w:r w:rsidR="00002F0B">
          <w:rPr>
            <w:rFonts w:ascii="Times New Roman" w:eastAsia="Times New Roman" w:hAnsi="Times New Roman" w:hint="cs"/>
            <w:b/>
            <w:bCs/>
            <w:sz w:val="24"/>
            <w:rtl/>
            <w:lang w:eastAsia="he-IL"/>
          </w:rPr>
          <w:t xml:space="preserve"> </w:t>
        </w:r>
        <w:r w:rsidR="00002F0B">
          <w:rPr>
            <w:rFonts w:ascii="Times New Roman" w:eastAsia="Times New Roman" w:hAnsi="Times New Roman"/>
            <w:b/>
            <w:bCs/>
            <w:sz w:val="24"/>
            <w:rtl/>
            <w:lang w:eastAsia="he-IL"/>
          </w:rPr>
          <w:t>–</w:t>
        </w:r>
        <w:r w:rsidR="00002F0B">
          <w:rPr>
            <w:rFonts w:ascii="Times New Roman" w:eastAsia="Times New Roman" w:hAnsi="Times New Roman" w:hint="cs"/>
            <w:b/>
            <w:bCs/>
            <w:sz w:val="24"/>
            <w:rtl/>
            <w:lang w:eastAsia="he-IL"/>
          </w:rPr>
          <w:t xml:space="preserve"> לא </w:t>
        </w:r>
      </w:ins>
      <w:ins w:id="75" w:author="גרמן קגנובסקי" w:date="2021-01-05T17:15:00Z">
        <w:r w:rsidR="00002F0B">
          <w:rPr>
            <w:rFonts w:ascii="Times New Roman" w:eastAsia="Times New Roman" w:hAnsi="Times New Roman" w:hint="cs"/>
            <w:b/>
            <w:bCs/>
            <w:sz w:val="24"/>
            <w:rtl/>
            <w:lang w:eastAsia="he-IL"/>
          </w:rPr>
          <w:t xml:space="preserve">בתכולת העבודה. </w:t>
        </w:r>
      </w:ins>
      <w:r w:rsidRPr="00590FDD">
        <w:rPr>
          <w:rFonts w:ascii="Times New Roman" w:eastAsia="Times New Roman" w:hAnsi="Times New Roman"/>
          <w:b/>
          <w:bCs/>
          <w:sz w:val="24"/>
          <w:rtl/>
          <w:lang w:eastAsia="he-IL"/>
        </w:rPr>
        <w:t>:</w:t>
      </w:r>
      <w:r w:rsidRPr="00590FDD">
        <w:rPr>
          <w:rFonts w:ascii="Times New Roman" w:eastAsia="Times New Roman" w:hAnsi="Times New Roman"/>
          <w:b/>
          <w:bCs/>
          <w:sz w:val="24"/>
          <w:rtl/>
          <w:lang w:eastAsia="he-IL"/>
        </w:rPr>
        <w:tab/>
      </w:r>
    </w:p>
    <w:p w14:paraId="09FE355C"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rtl/>
          <w:lang w:eastAsia="he-IL"/>
        </w:rPr>
      </w:pPr>
    </w:p>
    <w:p w14:paraId="7851BF8B"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5.1</w:t>
      </w:r>
      <w:r w:rsidRPr="00590FDD">
        <w:rPr>
          <w:rFonts w:ascii="Times New Roman" w:eastAsia="Times New Roman" w:hAnsi="Times New Roman" w:hint="cs"/>
          <w:sz w:val="24"/>
          <w:rtl/>
          <w:lang w:eastAsia="he-IL"/>
        </w:rPr>
        <w:tab/>
      </w:r>
      <w:r w:rsidRPr="00590FDD">
        <w:rPr>
          <w:rFonts w:ascii="Times New Roman" w:eastAsia="Times New Roman" w:hAnsi="Times New Roman" w:hint="cs"/>
          <w:sz w:val="24"/>
          <w:u w:val="single"/>
          <w:rtl/>
          <w:lang w:eastAsia="he-IL"/>
        </w:rPr>
        <w:t>דרישות המודל</w:t>
      </w:r>
      <w:r w:rsidRPr="00590FDD">
        <w:rPr>
          <w:rFonts w:ascii="Times New Roman" w:eastAsia="Times New Roman" w:hAnsi="Times New Roman" w:hint="cs"/>
          <w:sz w:val="24"/>
          <w:rtl/>
          <w:lang w:eastAsia="he-IL"/>
        </w:rPr>
        <w:t>:</w:t>
      </w:r>
    </w:p>
    <w:p w14:paraId="732E2F61"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4DDC8E0E"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א.</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הכנת מודל אקלימי לעומסי רוח אקלימי מדויק ככל הניתן.</w:t>
      </w:r>
    </w:p>
    <w:p w14:paraId="214285A1"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100D4377"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w:t>
      </w:r>
      <w:r w:rsidRPr="00590FDD">
        <w:rPr>
          <w:rFonts w:ascii="Times New Roman" w:eastAsia="Times New Roman" w:hAnsi="Times New Roman" w:hint="cs"/>
          <w:sz w:val="24"/>
          <w:rtl/>
          <w:lang w:eastAsia="he-IL"/>
        </w:rPr>
        <w:tab/>
        <w:t>הכנת ניתוח ע"ג המודל לבחינת עומסי רוח המקסימליים הקשורים לתכנון קונסטרוקציית וביסוס המגדלים הלוקח בחשבון עומסים דינמיים.</w:t>
      </w:r>
    </w:p>
    <w:p w14:paraId="67E1D4C4"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5DAC474E"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ג.</w:t>
      </w:r>
      <w:r w:rsidRPr="00590FDD">
        <w:rPr>
          <w:rFonts w:ascii="Times New Roman" w:eastAsia="Times New Roman" w:hAnsi="Times New Roman" w:hint="cs"/>
          <w:sz w:val="24"/>
          <w:rtl/>
          <w:lang w:eastAsia="he-IL"/>
        </w:rPr>
        <w:tab/>
        <w:t>הכנת ניתוח ע"ג המודל לבחינת עומסי רוח הקשורים לתכנון מעטפת חזיתות המגדלים.</w:t>
      </w:r>
    </w:p>
    <w:p w14:paraId="35386EF4"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51054488"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lastRenderedPageBreak/>
        <w:t>ד.</w:t>
      </w:r>
      <w:r w:rsidRPr="00590FDD">
        <w:rPr>
          <w:rFonts w:ascii="Times New Roman" w:eastAsia="Times New Roman" w:hAnsi="Times New Roman" w:hint="cs"/>
          <w:sz w:val="24"/>
          <w:rtl/>
          <w:lang w:eastAsia="he-IL"/>
        </w:rPr>
        <w:tab/>
        <w:t>הכנת ניתוח ע"ג המודל לבחינת תנודות מקסימליות הנגרמות מעומסי הרוח המקסימליים והשפעתם על השירות לדיירי המגדלים.</w:t>
      </w:r>
    </w:p>
    <w:p w14:paraId="5222F098"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2174D33C"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ה.</w:t>
      </w:r>
      <w:r w:rsidRPr="00590FDD">
        <w:rPr>
          <w:rFonts w:ascii="Times New Roman" w:eastAsia="Times New Roman" w:hAnsi="Times New Roman" w:hint="cs"/>
          <w:sz w:val="24"/>
          <w:rtl/>
          <w:lang w:eastAsia="he-IL"/>
        </w:rPr>
        <w:tab/>
        <w:t>הכנת ניתוח ע"ג המודל לבחינת משטר הרוחות הנוצרים בשטחי הפיתוח הסובבים למגדלים, והמלצות על אלמנטים למיתון עומסי רוח אלו.</w:t>
      </w:r>
    </w:p>
    <w:p w14:paraId="19D85A60"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1C0FC37C"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23CB1EC6"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5.2</w:t>
      </w:r>
      <w:r w:rsidRPr="00590FDD">
        <w:rPr>
          <w:rFonts w:ascii="Times New Roman" w:eastAsia="Times New Roman" w:hAnsi="Times New Roman" w:hint="cs"/>
          <w:sz w:val="24"/>
          <w:rtl/>
          <w:lang w:eastAsia="he-IL"/>
        </w:rPr>
        <w:tab/>
      </w:r>
      <w:r w:rsidRPr="00590FDD">
        <w:rPr>
          <w:rFonts w:ascii="Times New Roman" w:eastAsia="Times New Roman" w:hAnsi="Times New Roman" w:hint="cs"/>
          <w:sz w:val="24"/>
          <w:u w:val="single"/>
          <w:rtl/>
          <w:lang w:eastAsia="he-IL"/>
        </w:rPr>
        <w:t>תכולות העבודה</w:t>
      </w:r>
      <w:r w:rsidRPr="00590FDD">
        <w:rPr>
          <w:rFonts w:ascii="Times New Roman" w:eastAsia="Times New Roman" w:hAnsi="Times New Roman" w:hint="cs"/>
          <w:sz w:val="24"/>
          <w:rtl/>
          <w:lang w:eastAsia="he-IL"/>
        </w:rPr>
        <w:t>:</w:t>
      </w:r>
    </w:p>
    <w:p w14:paraId="42686AA5"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3AD0182E" w14:textId="77777777" w:rsidR="00590FDD" w:rsidRPr="00590FDD" w:rsidRDefault="00590FDD" w:rsidP="00590FDD">
      <w:pPr>
        <w:widowControl w:val="0"/>
        <w:numPr>
          <w:ilvl w:val="0"/>
          <w:numId w:val="44"/>
        </w:numPr>
        <w:spacing w:before="0" w:beforeAutospacing="0" w:after="0" w:afterAutospacing="0" w:line="240" w:lineRule="auto"/>
        <w:ind w:left="2096" w:hanging="708"/>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מודל אקלימי בק.מ. 1:300 או בק.מ. אחר לפי הצורך בהתאם לדרישות המפקח לעומסי רוח של הפרויקט, כולל פרויקטי מגדלים סמוכים מסביב לפרויקט בהתאם לתב"עות מאושרות.</w:t>
      </w:r>
    </w:p>
    <w:p w14:paraId="5C3C6730" w14:textId="77777777" w:rsidR="00590FDD" w:rsidRPr="00590FDD" w:rsidRDefault="00590FDD" w:rsidP="00590FDD">
      <w:pPr>
        <w:widowControl w:val="0"/>
        <w:spacing w:before="0" w:beforeAutospacing="0" w:after="0" w:afterAutospacing="0" w:line="240" w:lineRule="auto"/>
        <w:ind w:left="2096"/>
        <w:jc w:val="both"/>
        <w:rPr>
          <w:rFonts w:ascii="Times New Roman" w:eastAsia="Times New Roman" w:hAnsi="Times New Roman"/>
          <w:sz w:val="24"/>
          <w:rtl/>
          <w:lang w:eastAsia="he-IL"/>
        </w:rPr>
      </w:pPr>
    </w:p>
    <w:p w14:paraId="144F8B69" w14:textId="77777777" w:rsidR="00590FDD" w:rsidRPr="00590FDD" w:rsidRDefault="00590FDD" w:rsidP="00590FDD">
      <w:pPr>
        <w:widowControl w:val="0"/>
        <w:numPr>
          <w:ilvl w:val="0"/>
          <w:numId w:val="44"/>
        </w:numPr>
        <w:spacing w:before="0" w:beforeAutospacing="0" w:after="0" w:afterAutospacing="0" w:line="240" w:lineRule="auto"/>
        <w:ind w:left="2096" w:hanging="708"/>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רכישת נתוני סטטיסטיים של משטר רוחות, חישוב מהירויות וכיווני רוחות ממוצעים ומקסימליים, והטמעתם באנליזה.</w:t>
      </w:r>
    </w:p>
    <w:p w14:paraId="4AA3EEFF" w14:textId="77777777" w:rsidR="00590FDD" w:rsidRPr="00590FDD" w:rsidRDefault="00590FDD" w:rsidP="00590FDD">
      <w:pPr>
        <w:widowControl w:val="0"/>
        <w:spacing w:before="0" w:beforeAutospacing="0" w:after="0" w:afterAutospacing="0" w:line="240" w:lineRule="auto"/>
        <w:ind w:left="2096"/>
        <w:jc w:val="both"/>
        <w:rPr>
          <w:rFonts w:ascii="Times New Roman" w:eastAsia="Times New Roman" w:hAnsi="Times New Roman"/>
          <w:sz w:val="24"/>
          <w:rtl/>
          <w:lang w:eastAsia="he-IL"/>
        </w:rPr>
      </w:pPr>
    </w:p>
    <w:p w14:paraId="0E147ACA" w14:textId="77777777" w:rsidR="00590FDD" w:rsidRPr="00590FDD" w:rsidRDefault="00590FDD" w:rsidP="00590FDD">
      <w:pPr>
        <w:widowControl w:val="0"/>
        <w:numPr>
          <w:ilvl w:val="0"/>
          <w:numId w:val="44"/>
        </w:numPr>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בחינת השפעת משטר הרוחות הצפוי על קונסטרוקציית, ביסוס ומעטפת המגדלים לכשל ושירות, וכן ההשפעה על אזורי הפיתוח הסמוכים לפרויקט.</w:t>
      </w:r>
    </w:p>
    <w:p w14:paraId="42B75C2B"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p>
    <w:p w14:paraId="0F57ADB9"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31B04C5A"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p>
    <w:p w14:paraId="536DF0BC"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7</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3BB9468C"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4DD43210"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8</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יובהר כדלקמן:</w:t>
      </w:r>
    </w:p>
    <w:p w14:paraId="60917B68" w14:textId="77777777" w:rsidR="00590FDD" w:rsidRPr="00590FDD" w:rsidRDefault="00590FDD" w:rsidP="00590FDD">
      <w:pPr>
        <w:spacing w:before="0" w:beforeAutospacing="0" w:after="0" w:afterAutospacing="0" w:line="240" w:lineRule="auto"/>
        <w:ind w:left="740" w:hanging="580"/>
        <w:jc w:val="both"/>
        <w:rPr>
          <w:rFonts w:ascii="Times New Roman" w:eastAsia="Times New Roman" w:hAnsi="Times New Roman"/>
          <w:color w:val="000000"/>
          <w:sz w:val="24"/>
          <w:rtl/>
          <w:lang w:eastAsia="he-IL"/>
        </w:rPr>
      </w:pPr>
    </w:p>
    <w:p w14:paraId="48383EB0" w14:textId="77777777" w:rsidR="00590FDD" w:rsidRPr="00590FDD" w:rsidRDefault="00590FDD" w:rsidP="00590FDD">
      <w:pPr>
        <w:widowControl w:val="0"/>
        <w:numPr>
          <w:ilvl w:val="0"/>
          <w:numId w:val="45"/>
        </w:numPr>
        <w:spacing w:before="0" w:beforeAutospacing="0" w:after="0" w:afterAutospacing="0" w:line="276" w:lineRule="auto"/>
        <w:ind w:left="2096" w:hanging="708"/>
        <w:jc w:val="both"/>
        <w:rPr>
          <w:rFonts w:ascii="Times New Roman" w:eastAsia="Times New Roman" w:hAnsi="Times New Roman"/>
          <w:color w:val="000000"/>
          <w:sz w:val="24"/>
          <w:lang w:eastAsia="he-IL"/>
        </w:rPr>
      </w:pPr>
      <w:r w:rsidRPr="00590FDD">
        <w:rPr>
          <w:rFonts w:ascii="Times New Roman" w:eastAsia="Times New Roman" w:hAnsi="Times New Roman"/>
          <w:color w:val="000000"/>
          <w:sz w:val="24"/>
          <w:rtl/>
          <w:lang w:eastAsia="he-IL"/>
        </w:rPr>
        <w:t xml:space="preserve">העבודה הממוחשבת בפרויקט תיערך בתכנת </w:t>
      </w:r>
      <w:r w:rsidRPr="00590FDD">
        <w:rPr>
          <w:rFonts w:ascii="Times New Roman" w:eastAsia="Times New Roman" w:hAnsi="Times New Roman"/>
          <w:color w:val="000000"/>
          <w:sz w:val="24"/>
          <w:lang w:eastAsia="he-IL"/>
        </w:rPr>
        <w:t>REVIT</w:t>
      </w:r>
      <w:r w:rsidRPr="00590FDD">
        <w:rPr>
          <w:rFonts w:ascii="Times New Roman" w:eastAsia="Times New Roman" w:hAnsi="Times New Roman"/>
          <w:color w:val="000000"/>
          <w:sz w:val="24"/>
          <w:rtl/>
          <w:lang w:eastAsia="he-IL"/>
        </w:rPr>
        <w:t xml:space="preserve"> על </w:t>
      </w:r>
      <w:r w:rsidRPr="00590FDD">
        <w:rPr>
          <w:rFonts w:ascii="Times New Roman" w:eastAsia="Times New Roman" w:hAnsi="Times New Roman" w:hint="cs"/>
          <w:color w:val="000000"/>
          <w:sz w:val="24"/>
          <w:rtl/>
          <w:lang w:eastAsia="he-IL"/>
        </w:rPr>
        <w:t>המתכנן</w:t>
      </w:r>
      <w:r w:rsidRPr="00590FDD">
        <w:rPr>
          <w:rFonts w:ascii="Times New Roman" w:eastAsia="Times New Roman" w:hAnsi="Times New Roman"/>
          <w:color w:val="000000"/>
          <w:sz w:val="24"/>
          <w:rtl/>
          <w:lang w:eastAsia="he-IL"/>
        </w:rPr>
        <w:t xml:space="preserve"> לדאוג לעמדות עבודה וכ"א מוכשר במשרדו בהתאם.</w:t>
      </w:r>
    </w:p>
    <w:p w14:paraId="30C9D415" w14:textId="77777777" w:rsidR="00590FDD" w:rsidRPr="00590FDD" w:rsidRDefault="00590FDD" w:rsidP="00590FDD">
      <w:pPr>
        <w:widowControl w:val="0"/>
        <w:numPr>
          <w:ilvl w:val="0"/>
          <w:numId w:val="45"/>
        </w:numPr>
        <w:spacing w:before="0" w:beforeAutospacing="0" w:after="0" w:afterAutospacing="0" w:line="276" w:lineRule="auto"/>
        <w:ind w:left="2096" w:hanging="708"/>
        <w:jc w:val="both"/>
        <w:rPr>
          <w:rFonts w:ascii="Times New Roman" w:eastAsia="Times New Roman" w:hAnsi="Times New Roman"/>
          <w:color w:val="000000"/>
          <w:sz w:val="24"/>
          <w:rtl/>
          <w:lang w:eastAsia="he-IL"/>
        </w:rPr>
      </w:pPr>
      <w:r w:rsidRPr="00590FDD">
        <w:rPr>
          <w:rFonts w:ascii="Times New Roman" w:eastAsia="Times New Roman" w:hAnsi="Times New Roman"/>
          <w:color w:val="000000"/>
          <w:sz w:val="24"/>
          <w:rtl/>
          <w:lang w:eastAsia="he-IL"/>
        </w:rPr>
        <w:t>כל קבצי התכנון והמסמכים השונים יוטענו למערכת ה-</w:t>
      </w:r>
      <w:r w:rsidRPr="00590FDD">
        <w:rPr>
          <w:rFonts w:ascii="Times New Roman" w:eastAsia="Times New Roman" w:hAnsi="Times New Roman"/>
          <w:color w:val="000000"/>
          <w:sz w:val="24"/>
          <w:lang w:eastAsia="he-IL"/>
        </w:rPr>
        <w:t>@view</w:t>
      </w:r>
      <w:r w:rsidRPr="00590FDD">
        <w:rPr>
          <w:rFonts w:ascii="Times New Roman" w:eastAsia="Times New Roman" w:hAnsi="Times New Roman"/>
          <w:color w:val="000000"/>
          <w:sz w:val="24"/>
          <w:rtl/>
          <w:lang w:eastAsia="he-IL"/>
        </w:rPr>
        <w:t xml:space="preserve">, תעבורת המידע היחידה הקבילה בפרויקט. </w:t>
      </w:r>
    </w:p>
    <w:p w14:paraId="49DA03EB" w14:textId="77777777" w:rsidR="00590FDD" w:rsidRPr="00590FDD" w:rsidRDefault="00590FDD" w:rsidP="00590FDD">
      <w:pPr>
        <w:widowControl w:val="0"/>
        <w:numPr>
          <w:ilvl w:val="0"/>
          <w:numId w:val="45"/>
        </w:numPr>
        <w:spacing w:before="0" w:beforeAutospacing="0" w:after="0" w:afterAutospacing="0" w:line="276" w:lineRule="auto"/>
        <w:ind w:left="2096" w:hanging="708"/>
        <w:jc w:val="both"/>
        <w:rPr>
          <w:rFonts w:ascii="Times New Roman" w:eastAsia="Times New Roman" w:hAnsi="Times New Roman"/>
          <w:color w:val="000000"/>
          <w:sz w:val="24"/>
          <w:lang w:eastAsia="he-IL"/>
        </w:rPr>
      </w:pPr>
      <w:r w:rsidRPr="00590FDD">
        <w:rPr>
          <w:rFonts w:ascii="Times New Roman" w:eastAsia="Times New Roman" w:hAnsi="Times New Roman"/>
          <w:color w:val="000000"/>
          <w:sz w:val="24"/>
          <w:rtl/>
          <w:lang w:eastAsia="he-IL"/>
        </w:rPr>
        <w:t xml:space="preserve">חשבונות המתכנן יוטענו ע"י </w:t>
      </w:r>
      <w:r w:rsidRPr="00590FDD">
        <w:rPr>
          <w:rFonts w:ascii="Times New Roman" w:eastAsia="Times New Roman" w:hAnsi="Times New Roman" w:hint="cs"/>
          <w:color w:val="000000"/>
          <w:sz w:val="24"/>
          <w:rtl/>
          <w:lang w:eastAsia="he-IL"/>
        </w:rPr>
        <w:t>המפקח</w:t>
      </w:r>
      <w:r w:rsidRPr="00590FDD">
        <w:rPr>
          <w:rFonts w:ascii="Times New Roman" w:eastAsia="Times New Roman" w:hAnsi="Times New Roman"/>
          <w:color w:val="000000"/>
          <w:sz w:val="24"/>
          <w:rtl/>
          <w:lang w:eastAsia="he-IL"/>
        </w:rPr>
        <w:t xml:space="preserve"> למערכת ה-</w:t>
      </w:r>
      <w:r w:rsidRPr="00590FDD">
        <w:rPr>
          <w:rFonts w:ascii="Times New Roman" w:eastAsia="Times New Roman" w:hAnsi="Times New Roman"/>
          <w:color w:val="000000"/>
          <w:sz w:val="24"/>
          <w:lang w:eastAsia="he-IL"/>
        </w:rPr>
        <w:t>@view</w:t>
      </w:r>
      <w:r w:rsidRPr="00590FDD">
        <w:rPr>
          <w:rFonts w:ascii="Times New Roman" w:eastAsia="Times New Roman" w:hAnsi="Times New Roman"/>
          <w:color w:val="000000"/>
          <w:sz w:val="24"/>
          <w:rtl/>
          <w:lang w:eastAsia="he-IL"/>
        </w:rPr>
        <w:t xml:space="preserve"> לתיקיית "חשבונות מוגשים", כתנאי לטיפול בהם.</w:t>
      </w:r>
    </w:p>
    <w:p w14:paraId="4BD5237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ABF597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9D6EE2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57B77E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CB2DC8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4C35FE4"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6428BC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1F995A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EF0111E"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ACDB517"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0A923A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3CA620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61FEA54"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16D8A6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263953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1604C3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6592078"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43F6C71"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0300484"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D2A1125"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1E0A67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25DE30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6DBD3F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A609D8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78901B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E148F7E" w14:textId="77777777" w:rsidR="004E32D2" w:rsidRDefault="004E32D2"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35D1BAD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lastRenderedPageBreak/>
        <w:t xml:space="preserve">נספח </w:t>
      </w:r>
      <w:r w:rsidR="000555DD">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ג</w:t>
      </w:r>
      <w:r w:rsidR="000555DD">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w:t>
      </w:r>
    </w:p>
    <w:p w14:paraId="49F919A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7458FB5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לוח זמנים ושלבי עבודה</w:t>
      </w:r>
    </w:p>
    <w:p w14:paraId="14AE5DB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004E291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Cs/>
          <w:sz w:val="20"/>
          <w:u w:val="single"/>
          <w:rtl/>
          <w:lang w:eastAsia="he-IL"/>
        </w:rPr>
      </w:pPr>
    </w:p>
    <w:p w14:paraId="518B61F9"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לוח הזמנים לתכנון כל אחד מהשלבים של הפרויקט יהיה כפי שייקבע מעת לעת ע"י המנהל. לוח הזמנים לפיקוח העליון </w:t>
      </w:r>
      <w:r w:rsidRPr="00590FDD">
        <w:rPr>
          <w:rFonts w:ascii="Times New Roman" w:eastAsia="Times New Roman" w:hAnsi="Times New Roman"/>
          <w:sz w:val="20"/>
          <w:lang w:eastAsia="he-IL"/>
        </w:rPr>
        <w:t>–</w:t>
      </w:r>
      <w:r w:rsidRPr="00590FDD">
        <w:rPr>
          <w:rFonts w:ascii="Times New Roman" w:eastAsia="Times New Roman" w:hAnsi="Times New Roman"/>
          <w:sz w:val="20"/>
          <w:rtl/>
          <w:lang w:eastAsia="he-IL"/>
        </w:rPr>
        <w:t xml:space="preserve"> ברציפות מתחילת ביצוע העבודות ועד להשלמתן כולל תקופת הבדק, ככל שיידרש ע"י המנהל.</w:t>
      </w:r>
    </w:p>
    <w:p w14:paraId="6B3A68A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3ACD6C57"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המהנדס וצוותו יעסקו בפרויקט לפי הצורך וללא הגבלת זמן.</w:t>
      </w:r>
    </w:p>
    <w:p w14:paraId="75C21CB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32D5AEBE"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ימסור את התכניות לאישור המזמין בהתאם ללוח הזמנים והתכניות לא תיחשבנה כמושלמות עד לקבלת אישור המזמין.</w:t>
      </w:r>
    </w:p>
    <w:p w14:paraId="4A9D837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17C96145"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העביר המזמין למתכנן הערות או הנחיות נוספות לגבי התכניות, יתכנן המתכנן את התכניות תוך פרק זמן סביר שיוסכם בינו ל</w:t>
      </w:r>
      <w:r w:rsidRPr="00590FDD">
        <w:rPr>
          <w:rFonts w:ascii="Times New Roman" w:eastAsia="Times New Roman" w:hAnsi="Times New Roman" w:hint="cs"/>
          <w:sz w:val="20"/>
          <w:rtl/>
          <w:lang w:eastAsia="he-IL"/>
        </w:rPr>
        <w:t>ב</w:t>
      </w:r>
      <w:r w:rsidRPr="00590FDD">
        <w:rPr>
          <w:rFonts w:ascii="Times New Roman" w:eastAsia="Times New Roman" w:hAnsi="Times New Roman"/>
          <w:sz w:val="20"/>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23A5634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1ADE0152"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אם לא יקבע לוח זמנים במעמד חתימת ההסכם יעביר המתכנן לוח זמנים ראשוני לאישור המנהל תוך 7 ימים ממועד החתימה.</w:t>
      </w:r>
    </w:p>
    <w:p w14:paraId="51E5638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8292456"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התקדמות תכנון הקונסטרוקציה</w:t>
      </w:r>
      <w:r w:rsidRPr="00590FDD">
        <w:rPr>
          <w:rFonts w:ascii="Times New Roman" w:eastAsia="Times New Roman" w:hAnsi="Times New Roman" w:hint="cs"/>
          <w:sz w:val="20"/>
          <w:rtl/>
          <w:lang w:eastAsia="he-IL"/>
        </w:rPr>
        <w:t xml:space="preserve"> </w:t>
      </w:r>
      <w:r w:rsidRPr="00590FDD">
        <w:rPr>
          <w:rFonts w:ascii="Times New Roman" w:eastAsia="Times New Roman" w:hAnsi="Times New Roman"/>
          <w:sz w:val="20"/>
          <w:rtl/>
          <w:lang w:eastAsia="he-IL"/>
        </w:rPr>
        <w:t>תעשה לפי שלבי הפרויקט ועל פי שינויי תכנון של האדריכל והיועצים, ללא זכות לתוספות שכר.</w:t>
      </w:r>
    </w:p>
    <w:p w14:paraId="0D63EAB6"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0"/>
          <w:rtl/>
          <w:lang w:eastAsia="he-IL"/>
        </w:rPr>
      </w:pPr>
    </w:p>
    <w:p w14:paraId="4D2FF812"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hint="cs"/>
          <w:sz w:val="20"/>
          <w:u w:val="single"/>
          <w:rtl/>
          <w:lang w:eastAsia="he-IL"/>
        </w:rPr>
        <w:t>לו"ז עקרוני</w:t>
      </w:r>
      <w:r w:rsidRPr="00590FDD">
        <w:rPr>
          <w:rFonts w:ascii="Times New Roman" w:eastAsia="Times New Roman" w:hAnsi="Times New Roman" w:hint="cs"/>
          <w:sz w:val="20"/>
          <w:rtl/>
          <w:lang w:eastAsia="he-IL"/>
        </w:rPr>
        <w:t>:</w:t>
      </w:r>
    </w:p>
    <w:p w14:paraId="444CADF8"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0"/>
          <w:rtl/>
          <w:lang w:eastAsia="he-IL"/>
        </w:rPr>
      </w:pPr>
    </w:p>
    <w:p w14:paraId="4CBADE5B"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מוקדם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37F12C0A"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סופי להיתרים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r w:rsidRPr="00590FDD">
        <w:rPr>
          <w:rFonts w:ascii="Times New Roman" w:eastAsia="Times New Roman" w:hAnsi="Times New Roman" w:hint="cs"/>
          <w:sz w:val="20"/>
          <w:rtl/>
          <w:lang w:eastAsia="he-IL"/>
        </w:rPr>
        <w:tab/>
      </w:r>
    </w:p>
    <w:p w14:paraId="3A335373" w14:textId="77777777" w:rsidR="00590FDD" w:rsidRPr="00590FDD" w:rsidRDefault="00590FDD" w:rsidP="004E32D2">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מפורט למכרזים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p>
    <w:p w14:paraId="5E15381F"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יציאה למכרזים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 xml:space="preserve"> </w:t>
      </w:r>
      <w:r w:rsidR="004E32D2">
        <w:rPr>
          <w:rFonts w:ascii="Times New Roman" w:eastAsia="Times New Roman" w:hAnsi="Times New Roman" w:hint="cs"/>
          <w:sz w:val="20"/>
          <w:lang w:eastAsia="he-IL"/>
        </w:rPr>
        <w:t xml:space="preserve"> XX/XX/XX</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6F16D2D4"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 xml:space="preserve">השלמת תכנון לביצוע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 xml:space="preserve"> </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59A2F97D" w14:textId="77777777" w:rsidR="00590FDD" w:rsidRPr="00590FDD" w:rsidRDefault="00590FDD" w:rsidP="00590FDD">
      <w:pPr>
        <w:widowControl w:val="0"/>
        <w:spacing w:before="0" w:beforeAutospacing="0" w:after="0" w:afterAutospacing="0" w:line="240" w:lineRule="auto"/>
        <w:ind w:left="112"/>
        <w:jc w:val="both"/>
        <w:rPr>
          <w:rFonts w:ascii="Times New Roman" w:eastAsia="Times New Roman" w:hAnsi="Times New Roman"/>
          <w:sz w:val="20"/>
          <w:rtl/>
          <w:lang w:eastAsia="he-IL"/>
        </w:rPr>
      </w:pPr>
    </w:p>
    <w:p w14:paraId="5C4A0E9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201EC36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573BD6C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2DAB9A9D"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0"/>
          <w:u w:val="single"/>
          <w:rtl/>
          <w:lang w:eastAsia="he-IL"/>
        </w:rPr>
        <w:br w:type="page"/>
      </w:r>
      <w:r w:rsidRPr="00590FDD">
        <w:rPr>
          <w:rFonts w:ascii="Times New Roman" w:eastAsia="Times New Roman" w:hAnsi="Times New Roman"/>
          <w:bCs/>
          <w:sz w:val="24"/>
          <w:u w:val="single"/>
          <w:rtl/>
          <w:lang w:eastAsia="he-IL"/>
        </w:rPr>
        <w:lastRenderedPageBreak/>
        <w:t xml:space="preserve">נספח </w:t>
      </w:r>
      <w:r w:rsidR="000555DD">
        <w:rPr>
          <w:rFonts w:ascii="Times New Roman" w:eastAsia="Times New Roman" w:hAnsi="Times New Roman" w:hint="cs"/>
          <w:bCs/>
          <w:sz w:val="24"/>
          <w:u w:val="single"/>
          <w:rtl/>
          <w:lang w:eastAsia="he-IL"/>
        </w:rPr>
        <w:t>"</w:t>
      </w:r>
      <w:r w:rsidRPr="00590FDD">
        <w:rPr>
          <w:rFonts w:ascii="Times New Roman" w:eastAsia="Times New Roman" w:hAnsi="Times New Roman"/>
          <w:bCs/>
          <w:sz w:val="24"/>
          <w:u w:val="single"/>
          <w:rtl/>
          <w:lang w:eastAsia="he-IL"/>
        </w:rPr>
        <w:t>ד'</w:t>
      </w:r>
      <w:r w:rsidR="000555DD">
        <w:rPr>
          <w:rFonts w:ascii="Times New Roman" w:eastAsia="Times New Roman" w:hAnsi="Times New Roman" w:hint="cs"/>
          <w:bCs/>
          <w:sz w:val="24"/>
          <w:u w:val="single"/>
          <w:rtl/>
          <w:lang w:eastAsia="he-IL"/>
        </w:rPr>
        <w:t>'</w:t>
      </w:r>
    </w:p>
    <w:p w14:paraId="2B57385A"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4C199AD4"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שכר המתכנן</w:t>
      </w:r>
    </w:p>
    <w:p w14:paraId="0D559175"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p>
    <w:p w14:paraId="26B9F233" w14:textId="77777777" w:rsidR="007835AC" w:rsidRPr="007835AC" w:rsidRDefault="007835AC" w:rsidP="007835AC">
      <w:pPr>
        <w:widowControl w:val="0"/>
        <w:numPr>
          <w:ilvl w:val="0"/>
          <w:numId w:val="46"/>
        </w:numPr>
        <w:spacing w:before="0" w:beforeAutospacing="0" w:after="0" w:afterAutospacing="0" w:line="240" w:lineRule="auto"/>
        <w:ind w:right="360"/>
        <w:rPr>
          <w:rFonts w:ascii="Times New Roman" w:eastAsia="Times New Roman" w:hAnsi="Times New Roman"/>
          <w:sz w:val="24"/>
          <w:lang w:eastAsia="he-IL"/>
        </w:rPr>
      </w:pPr>
      <w:r w:rsidRPr="007835AC">
        <w:rPr>
          <w:rFonts w:ascii="Times New Roman" w:eastAsia="Times New Roman" w:hAnsi="Times New Roman"/>
          <w:sz w:val="24"/>
          <w:rtl/>
          <w:lang w:eastAsia="he-IL"/>
        </w:rPr>
        <w:t>תמורת ביצוע מלוא שרותי המתכנן, כמפורט בנספח ב'</w:t>
      </w:r>
      <w:r>
        <w:rPr>
          <w:rFonts w:ascii="Times New Roman" w:eastAsia="Times New Roman" w:hAnsi="Times New Roman" w:hint="cs"/>
          <w:sz w:val="24"/>
          <w:rtl/>
          <w:lang w:eastAsia="he-IL"/>
        </w:rPr>
        <w:t xml:space="preserve"> ובנספח ח'</w:t>
      </w:r>
      <w:r w:rsidRPr="007835AC">
        <w:rPr>
          <w:rFonts w:ascii="Times New Roman" w:eastAsia="Times New Roman" w:hAnsi="Times New Roman"/>
          <w:sz w:val="24"/>
          <w:rtl/>
          <w:lang w:eastAsia="he-IL"/>
        </w:rPr>
        <w:t>, ישלם המזמין למתכנן בשעורים כדלקמן:</w:t>
      </w:r>
    </w:p>
    <w:p w14:paraId="468D46F3" w14:textId="77777777" w:rsidR="007835AC" w:rsidRPr="007835AC" w:rsidRDefault="007835AC" w:rsidP="007835AC">
      <w:pPr>
        <w:widowControl w:val="0"/>
        <w:spacing w:before="0" w:beforeAutospacing="0" w:after="0" w:afterAutospacing="0" w:line="240" w:lineRule="auto"/>
        <w:ind w:right="360"/>
        <w:rPr>
          <w:rFonts w:ascii="Times New Roman" w:eastAsia="Times New Roman" w:hAnsi="Times New Roman"/>
          <w:sz w:val="24"/>
          <w:rtl/>
          <w:lang w:eastAsia="he-IL"/>
        </w:rPr>
      </w:pPr>
    </w:p>
    <w:p w14:paraId="34E7A980" w14:textId="1CCD1496" w:rsidR="007835AC" w:rsidRPr="007835AC" w:rsidRDefault="007835AC" w:rsidP="005C17E8">
      <w:pPr>
        <w:widowControl w:val="0"/>
        <w:spacing w:before="0" w:beforeAutospacing="0" w:after="0" w:afterAutospacing="0" w:line="240" w:lineRule="auto"/>
        <w:ind w:left="1177" w:right="-709" w:hanging="457"/>
        <w:rPr>
          <w:rFonts w:ascii="Times New Roman" w:eastAsia="Times New Roman" w:hAnsi="Times New Roman"/>
          <w:sz w:val="24"/>
          <w:rtl/>
          <w:lang w:eastAsia="he-IL"/>
        </w:rPr>
      </w:pPr>
      <w:r w:rsidRPr="007835AC">
        <w:rPr>
          <w:rFonts w:ascii="Times New Roman" w:eastAsia="Times New Roman" w:hAnsi="Times New Roman"/>
          <w:sz w:val="24"/>
          <w:rtl/>
        </w:rPr>
        <w:t>1.1</w:t>
      </w:r>
      <w:r w:rsidRPr="007835AC">
        <w:rPr>
          <w:rFonts w:ascii="Times New Roman" w:eastAsia="Times New Roman" w:hAnsi="Times New Roman"/>
          <w:sz w:val="24"/>
          <w:rtl/>
        </w:rPr>
        <w:tab/>
        <w:t xml:space="preserve">סכום קבוע ומוחלט של </w:t>
      </w:r>
      <w:r w:rsidR="000300FA">
        <w:rPr>
          <w:rFonts w:ascii="Times New Roman" w:eastAsia="Times New Roman" w:hAnsi="Times New Roman" w:hint="cs"/>
          <w:sz w:val="24"/>
          <w:u w:val="single"/>
          <w:rtl/>
        </w:rPr>
        <w:t xml:space="preserve">                  </w:t>
      </w:r>
      <w:del w:id="76" w:author="גרמן קגנובסקי" w:date="2021-01-05T17:36:00Z">
        <w:r w:rsidR="00AF5A49" w:rsidDel="00733803">
          <w:rPr>
            <w:rFonts w:ascii="Times New Roman" w:eastAsia="Times New Roman" w:hAnsi="Times New Roman" w:hint="cs"/>
            <w:sz w:val="24"/>
            <w:u w:val="single"/>
            <w:rtl/>
          </w:rPr>
          <w:delText>1,435,200</w:delText>
        </w:r>
        <w:r w:rsidR="000300FA" w:rsidDel="00733803">
          <w:rPr>
            <w:rFonts w:ascii="Times New Roman" w:eastAsia="Times New Roman" w:hAnsi="Times New Roman" w:hint="cs"/>
            <w:sz w:val="24"/>
            <w:u w:val="single"/>
            <w:rtl/>
          </w:rPr>
          <w:delText xml:space="preserve"> </w:delText>
        </w:r>
      </w:del>
      <w:ins w:id="77" w:author="גרמן קגנובסקי" w:date="2021-01-05T17:36:00Z">
        <w:r w:rsidR="00733803">
          <w:rPr>
            <w:rFonts w:ascii="Times New Roman" w:eastAsia="Times New Roman" w:hAnsi="Times New Roman" w:hint="cs"/>
            <w:sz w:val="24"/>
            <w:u w:val="single"/>
            <w:rtl/>
          </w:rPr>
          <w:t>1,384,987</w:t>
        </w:r>
      </w:ins>
      <w:r w:rsidR="000300FA">
        <w:rPr>
          <w:rFonts w:ascii="Times New Roman" w:eastAsia="Times New Roman" w:hAnsi="Times New Roman" w:hint="cs"/>
          <w:sz w:val="24"/>
          <w:u w:val="single"/>
          <w:rtl/>
        </w:rPr>
        <w:t xml:space="preserve">   </w:t>
      </w:r>
      <w:r w:rsidRPr="007835AC">
        <w:rPr>
          <w:rFonts w:ascii="Times New Roman" w:eastAsia="Times New Roman" w:hAnsi="Times New Roman"/>
          <w:sz w:val="24"/>
          <w:rtl/>
        </w:rPr>
        <w:t xml:space="preserve">ש"ח (במילים: </w:t>
      </w:r>
      <w:del w:id="78" w:author="גרמן קגנובסקי" w:date="2021-01-07T09:56:00Z">
        <w:r w:rsidR="000300FA" w:rsidDel="00176462">
          <w:rPr>
            <w:rFonts w:ascii="Times New Roman" w:eastAsia="Times New Roman" w:hAnsi="Times New Roman" w:hint="cs"/>
            <w:sz w:val="24"/>
            <w:u w:val="single"/>
            <w:rtl/>
          </w:rPr>
          <w:delText xml:space="preserve">       </w:delText>
        </w:r>
      </w:del>
      <w:r w:rsidR="00AF5A49">
        <w:rPr>
          <w:rFonts w:ascii="Times New Roman" w:eastAsia="Times New Roman" w:hAnsi="Times New Roman" w:hint="cs"/>
          <w:sz w:val="24"/>
          <w:u w:val="single"/>
          <w:rtl/>
        </w:rPr>
        <w:t xml:space="preserve">מיליון </w:t>
      </w:r>
      <w:ins w:id="79" w:author="גרמן קגנובסקי" w:date="2021-01-07T09:57:00Z">
        <w:r w:rsidR="00176462">
          <w:rPr>
            <w:rFonts w:ascii="Times New Roman" w:eastAsia="Times New Roman" w:hAnsi="Times New Roman" w:hint="cs"/>
            <w:sz w:val="24"/>
            <w:u w:val="single"/>
            <w:rtl/>
          </w:rPr>
          <w:t>ו</w:t>
        </w:r>
      </w:ins>
      <w:del w:id="80" w:author="גרמן קגנובסקי" w:date="2021-01-07T09:55:00Z">
        <w:r w:rsidR="00AF5A49" w:rsidDel="00176462">
          <w:rPr>
            <w:rFonts w:ascii="Times New Roman" w:eastAsia="Times New Roman" w:hAnsi="Times New Roman" w:hint="cs"/>
            <w:sz w:val="24"/>
            <w:u w:val="single"/>
            <w:rtl/>
          </w:rPr>
          <w:delText xml:space="preserve">ארבע </w:delText>
        </w:r>
      </w:del>
      <w:ins w:id="81" w:author="גרמן קגנובסקי" w:date="2021-01-07T09:55:00Z">
        <w:r w:rsidR="00176462">
          <w:rPr>
            <w:rFonts w:ascii="Times New Roman" w:eastAsia="Times New Roman" w:hAnsi="Times New Roman" w:hint="cs"/>
            <w:sz w:val="24"/>
            <w:u w:val="single"/>
            <w:rtl/>
          </w:rPr>
          <w:t xml:space="preserve">שלוש </w:t>
        </w:r>
      </w:ins>
      <w:r w:rsidR="00AF5A49">
        <w:rPr>
          <w:rFonts w:ascii="Times New Roman" w:eastAsia="Times New Roman" w:hAnsi="Times New Roman" w:hint="cs"/>
          <w:sz w:val="24"/>
          <w:u w:val="single"/>
          <w:rtl/>
        </w:rPr>
        <w:t xml:space="preserve">מאות </w:t>
      </w:r>
      <w:ins w:id="82" w:author="גרמן קגנובסקי" w:date="2021-01-07T09:57:00Z">
        <w:r w:rsidR="00176462">
          <w:rPr>
            <w:rFonts w:ascii="Times New Roman" w:eastAsia="Times New Roman" w:hAnsi="Times New Roman" w:hint="cs"/>
            <w:sz w:val="24"/>
            <w:u w:val="single"/>
            <w:rtl/>
          </w:rPr>
          <w:t>ו</w:t>
        </w:r>
      </w:ins>
      <w:del w:id="83" w:author="גרמן קגנובסקי" w:date="2021-01-07T09:56:00Z">
        <w:r w:rsidR="00AF5A49" w:rsidDel="00176462">
          <w:rPr>
            <w:rFonts w:ascii="Times New Roman" w:eastAsia="Times New Roman" w:hAnsi="Times New Roman" w:hint="cs"/>
            <w:sz w:val="24"/>
            <w:u w:val="single"/>
            <w:rtl/>
          </w:rPr>
          <w:delText>שלושים וחמשה</w:delText>
        </w:r>
      </w:del>
      <w:ins w:id="84" w:author="גרמן קגנובסקי" w:date="2021-01-07T09:56:00Z">
        <w:r w:rsidR="00176462">
          <w:rPr>
            <w:rFonts w:ascii="Times New Roman" w:eastAsia="Times New Roman" w:hAnsi="Times New Roman" w:hint="cs"/>
            <w:sz w:val="24"/>
            <w:u w:val="single"/>
            <w:rtl/>
          </w:rPr>
          <w:t>שמונים וארבע</w:t>
        </w:r>
      </w:ins>
      <w:r w:rsidR="00AF5A49">
        <w:rPr>
          <w:rFonts w:ascii="Times New Roman" w:eastAsia="Times New Roman" w:hAnsi="Times New Roman" w:hint="cs"/>
          <w:sz w:val="24"/>
          <w:u w:val="single"/>
          <w:rtl/>
        </w:rPr>
        <w:t xml:space="preserve"> אל</w:t>
      </w:r>
      <w:ins w:id="85" w:author="גרמן קגנובסקי" w:date="2021-01-07T09:57:00Z">
        <w:r w:rsidR="00176462">
          <w:rPr>
            <w:rFonts w:ascii="Times New Roman" w:eastAsia="Times New Roman" w:hAnsi="Times New Roman" w:hint="cs"/>
            <w:sz w:val="24"/>
            <w:u w:val="single"/>
            <w:rtl/>
          </w:rPr>
          <w:t>ף</w:t>
        </w:r>
      </w:ins>
      <w:del w:id="86" w:author="גרמן קגנובסקי" w:date="2021-01-07T09:56:00Z">
        <w:r w:rsidR="00AF5A49" w:rsidDel="00176462">
          <w:rPr>
            <w:rFonts w:ascii="Times New Roman" w:eastAsia="Times New Roman" w:hAnsi="Times New Roman" w:hint="cs"/>
            <w:sz w:val="24"/>
            <w:u w:val="single"/>
            <w:rtl/>
          </w:rPr>
          <w:delText>ף</w:delText>
        </w:r>
      </w:del>
      <w:r w:rsidR="00AF5A49">
        <w:rPr>
          <w:rFonts w:ascii="Times New Roman" w:eastAsia="Times New Roman" w:hAnsi="Times New Roman" w:hint="cs"/>
          <w:sz w:val="24"/>
          <w:u w:val="single"/>
          <w:rtl/>
        </w:rPr>
        <w:t xml:space="preserve"> </w:t>
      </w:r>
      <w:del w:id="87" w:author="גרמן קגנובסקי" w:date="2021-01-07T09:56:00Z">
        <w:r w:rsidR="00AF5A49" w:rsidDel="00176462">
          <w:rPr>
            <w:rFonts w:ascii="Times New Roman" w:eastAsia="Times New Roman" w:hAnsi="Times New Roman" w:hint="cs"/>
            <w:sz w:val="24"/>
            <w:u w:val="single"/>
            <w:rtl/>
          </w:rPr>
          <w:delText>ומתאיים</w:delText>
        </w:r>
        <w:r w:rsidR="000300FA" w:rsidDel="00176462">
          <w:rPr>
            <w:rFonts w:ascii="Times New Roman" w:eastAsia="Times New Roman" w:hAnsi="Times New Roman" w:hint="cs"/>
            <w:sz w:val="24"/>
            <w:u w:val="single"/>
            <w:rtl/>
          </w:rPr>
          <w:delText xml:space="preserve">          </w:delText>
        </w:r>
        <w:r w:rsidR="004D7130" w:rsidDel="00176462">
          <w:rPr>
            <w:rFonts w:ascii="Times New Roman" w:eastAsia="Times New Roman" w:hAnsi="Times New Roman" w:hint="cs"/>
            <w:sz w:val="24"/>
            <w:u w:val="single"/>
            <w:rtl/>
          </w:rPr>
          <w:delText xml:space="preserve">   </w:delText>
        </w:r>
        <w:r w:rsidR="000300FA" w:rsidDel="00176462">
          <w:rPr>
            <w:rFonts w:ascii="Times New Roman" w:eastAsia="Times New Roman" w:hAnsi="Times New Roman" w:hint="cs"/>
            <w:sz w:val="24"/>
            <w:u w:val="single"/>
            <w:rtl/>
          </w:rPr>
          <w:delText xml:space="preserve">           </w:delText>
        </w:r>
        <w:r w:rsidRPr="000300FA" w:rsidDel="00176462">
          <w:rPr>
            <w:rFonts w:ascii="Times New Roman" w:eastAsia="Times New Roman" w:hAnsi="Times New Roman" w:hint="cs"/>
            <w:sz w:val="24"/>
            <w:u w:val="single"/>
            <w:rtl/>
          </w:rPr>
          <w:delText xml:space="preserve"> </w:delText>
        </w:r>
        <w:r w:rsidRPr="000300FA" w:rsidDel="00176462">
          <w:rPr>
            <w:rFonts w:ascii="Times New Roman" w:eastAsia="Times New Roman" w:hAnsi="Times New Roman"/>
            <w:sz w:val="24"/>
            <w:u w:val="single"/>
            <w:rtl/>
          </w:rPr>
          <w:delText xml:space="preserve"> </w:delText>
        </w:r>
      </w:del>
      <w:ins w:id="88" w:author="גרמן קגנובסקי" w:date="2021-01-07T09:56:00Z">
        <w:r w:rsidR="00176462">
          <w:rPr>
            <w:rFonts w:ascii="Times New Roman" w:eastAsia="Times New Roman" w:hAnsi="Times New Roman" w:hint="cs"/>
            <w:sz w:val="24"/>
            <w:u w:val="single"/>
            <w:rtl/>
          </w:rPr>
          <w:t>ו</w:t>
        </w:r>
        <w:r w:rsidR="00176462">
          <w:rPr>
            <w:rFonts w:ascii="Times New Roman" w:eastAsia="Times New Roman" w:hAnsi="Times New Roman" w:hint="cs"/>
            <w:sz w:val="24"/>
            <w:u w:val="single"/>
            <w:rtl/>
          </w:rPr>
          <w:t xml:space="preserve">תשע מאות ושבע </w:t>
        </w:r>
      </w:ins>
      <w:r w:rsidRPr="007835AC">
        <w:rPr>
          <w:rFonts w:ascii="Times New Roman" w:eastAsia="Times New Roman" w:hAnsi="Times New Roman"/>
          <w:sz w:val="24"/>
          <w:rtl/>
        </w:rPr>
        <w:t xml:space="preserve">ש"ח) </w:t>
      </w:r>
      <w:r w:rsidR="004D7130">
        <w:rPr>
          <w:rFonts w:ascii="Times New Roman" w:eastAsia="Times New Roman" w:hAnsi="Times New Roman" w:hint="cs"/>
          <w:sz w:val="24"/>
          <w:rtl/>
        </w:rPr>
        <w:t xml:space="preserve">  </w:t>
      </w:r>
      <w:r w:rsidR="00AF5A49">
        <w:rPr>
          <w:rFonts w:ascii="Times New Roman" w:eastAsia="Times New Roman" w:hAnsi="Times New Roman" w:hint="cs"/>
          <w:sz w:val="24"/>
          <w:rtl/>
        </w:rPr>
        <w:t xml:space="preserve">לכל הפרויקט </w:t>
      </w:r>
      <w:r w:rsidR="004D7130">
        <w:rPr>
          <w:rFonts w:ascii="Times New Roman" w:eastAsia="Times New Roman" w:hAnsi="Times New Roman" w:hint="cs"/>
          <w:sz w:val="24"/>
          <w:rtl/>
        </w:rPr>
        <w:t xml:space="preserve">    </w:t>
      </w:r>
      <w:r w:rsidRPr="007835AC">
        <w:rPr>
          <w:rFonts w:ascii="Times New Roman" w:eastAsia="Times New Roman" w:hAnsi="Times New Roman"/>
          <w:sz w:val="24"/>
          <w:rtl/>
        </w:rPr>
        <w:t xml:space="preserve">לכל </w:t>
      </w:r>
      <w:r w:rsidR="000300FA">
        <w:rPr>
          <w:rFonts w:ascii="Times New Roman" w:eastAsia="Times New Roman" w:hAnsi="Times New Roman" w:hint="cs"/>
          <w:sz w:val="24"/>
          <w:u w:val="single"/>
          <w:rtl/>
        </w:rPr>
        <w:t xml:space="preserve">       </w:t>
      </w:r>
      <w:del w:id="89" w:author="גרמן קגנובסקי" w:date="2021-01-05T17:33:00Z">
        <w:r w:rsidR="00AF5A49" w:rsidDel="00733803">
          <w:rPr>
            <w:rFonts w:ascii="Times New Roman" w:eastAsia="Times New Roman" w:hAnsi="Times New Roman" w:hint="cs"/>
            <w:sz w:val="24"/>
            <w:u w:val="single"/>
            <w:rtl/>
          </w:rPr>
          <w:delText>1,750</w:delText>
        </w:r>
      </w:del>
      <w:ins w:id="90" w:author="גרמן קגנובסקי" w:date="2021-01-05T17:33:00Z">
        <w:r w:rsidR="00733803">
          <w:rPr>
            <w:rFonts w:ascii="Times New Roman" w:eastAsia="Times New Roman" w:hAnsi="Times New Roman" w:hint="cs"/>
            <w:sz w:val="24"/>
            <w:u w:val="single"/>
            <w:rtl/>
          </w:rPr>
          <w:t>1,760</w:t>
        </w:r>
      </w:ins>
      <w:r w:rsidR="00AF5A49">
        <w:rPr>
          <w:rFonts w:ascii="Times New Roman" w:eastAsia="Times New Roman" w:hAnsi="Times New Roman" w:hint="cs"/>
          <w:sz w:val="24"/>
          <w:u w:val="single"/>
          <w:rtl/>
        </w:rPr>
        <w:t xml:space="preserve"> ש''ח/יח''ד</w:t>
      </w:r>
      <w:r w:rsidR="000300FA">
        <w:rPr>
          <w:rFonts w:ascii="Times New Roman" w:eastAsia="Times New Roman" w:hAnsi="Times New Roman" w:hint="cs"/>
          <w:sz w:val="24"/>
          <w:u w:val="single"/>
          <w:rtl/>
        </w:rPr>
        <w:t xml:space="preserve">  </w:t>
      </w:r>
      <w:r w:rsidRPr="007835AC">
        <w:rPr>
          <w:rFonts w:ascii="Times New Roman" w:eastAsia="Times New Roman" w:hAnsi="Times New Roman"/>
          <w:sz w:val="24"/>
          <w:rtl/>
        </w:rPr>
        <w:t xml:space="preserve">יחידת דיור </w:t>
      </w:r>
      <w:r w:rsidR="00AF5A49">
        <w:rPr>
          <w:rFonts w:ascii="Times New Roman" w:eastAsia="Times New Roman" w:hAnsi="Times New Roman" w:hint="cs"/>
          <w:sz w:val="24"/>
          <w:rtl/>
          <w:lang w:eastAsia="he-IL"/>
        </w:rPr>
        <w:t xml:space="preserve"> ו-14 ש''ח/מ''ר בחניון. </w:t>
      </w:r>
    </w:p>
    <w:p w14:paraId="365E6972"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lang w:eastAsia="he-IL"/>
        </w:rPr>
      </w:pPr>
    </w:p>
    <w:p w14:paraId="5EFFFB00" w14:textId="3CC4F338" w:rsidR="007835AC" w:rsidRPr="007835AC" w:rsidRDefault="007835AC" w:rsidP="00733803">
      <w:pPr>
        <w:widowControl w:val="0"/>
        <w:spacing w:before="0" w:beforeAutospacing="0" w:after="0" w:afterAutospacing="0" w:line="240" w:lineRule="auto"/>
        <w:ind w:left="1177" w:right="-284" w:hanging="457"/>
        <w:rPr>
          <w:rFonts w:ascii="Times New Roman" w:eastAsia="Times New Roman" w:hAnsi="Times New Roman"/>
          <w:sz w:val="24"/>
          <w:rtl/>
          <w:lang w:eastAsia="he-IL"/>
        </w:rPr>
      </w:pPr>
      <w:r w:rsidRPr="007835AC">
        <w:rPr>
          <w:rFonts w:ascii="Times New Roman" w:eastAsia="Times New Roman" w:hAnsi="Times New Roman"/>
          <w:sz w:val="24"/>
          <w:rtl/>
          <w:lang w:eastAsia="he-IL"/>
        </w:rPr>
        <w:t>1.2</w:t>
      </w:r>
      <w:r w:rsidRPr="007835AC">
        <w:rPr>
          <w:rFonts w:ascii="Times New Roman" w:eastAsia="Times New Roman" w:hAnsi="Times New Roman"/>
          <w:sz w:val="24"/>
          <w:rtl/>
        </w:rPr>
        <w:tab/>
      </w:r>
      <w:ins w:id="91" w:author="גרמן קגנובסקי" w:date="2021-01-05T17:18:00Z">
        <w:r w:rsidR="00822CCA">
          <w:rPr>
            <w:rFonts w:ascii="Times New Roman" w:eastAsia="Times New Roman" w:hAnsi="Times New Roman" w:hint="cs"/>
            <w:sz w:val="24"/>
            <w:rtl/>
          </w:rPr>
          <w:t>השכר יחושב כדלקמן: 478 יח''ד כפול 1,7</w:t>
        </w:r>
      </w:ins>
      <w:ins w:id="92" w:author="גרמן קגנובסקי" w:date="2021-01-05T17:33:00Z">
        <w:r w:rsidR="00733803">
          <w:rPr>
            <w:rFonts w:ascii="Times New Roman" w:eastAsia="Times New Roman" w:hAnsi="Times New Roman" w:hint="cs"/>
            <w:sz w:val="24"/>
            <w:rtl/>
          </w:rPr>
          <w:t>6</w:t>
        </w:r>
      </w:ins>
      <w:ins w:id="93" w:author="גרמן קגנובסקי" w:date="2021-01-05T17:18:00Z">
        <w:r w:rsidR="00822CCA">
          <w:rPr>
            <w:rFonts w:ascii="Times New Roman" w:eastAsia="Times New Roman" w:hAnsi="Times New Roman" w:hint="cs"/>
            <w:sz w:val="24"/>
            <w:rtl/>
          </w:rPr>
          <w:t>0 ש''ח/יח''ד = 841,280 ש''ח ועוד 3</w:t>
        </w:r>
      </w:ins>
      <w:ins w:id="94" w:author="גרמן קגנובסקי" w:date="2021-01-05T17:20:00Z">
        <w:r w:rsidR="00822CCA">
          <w:rPr>
            <w:rFonts w:ascii="Times New Roman" w:eastAsia="Times New Roman" w:hAnsi="Times New Roman" w:hint="cs"/>
            <w:sz w:val="24"/>
            <w:rtl/>
          </w:rPr>
          <w:t>4,360 מ''ר חניון תת קרקעי כפול 14 ש''ח/מ''ר = 481,040 ש''ח ו</w:t>
        </w:r>
      </w:ins>
      <w:ins w:id="95" w:author="גרמן קגנובסקי" w:date="2021-01-05T17:22:00Z">
        <w:r w:rsidR="00822CCA">
          <w:rPr>
            <w:rFonts w:ascii="Times New Roman" w:eastAsia="Times New Roman" w:hAnsi="Times New Roman" w:hint="cs"/>
            <w:sz w:val="24"/>
            <w:rtl/>
          </w:rPr>
          <w:t>עוד 62,</w:t>
        </w:r>
      </w:ins>
      <w:ins w:id="96" w:author="גרמן קגנובסקי" w:date="2021-01-05T17:23:00Z">
        <w:r w:rsidR="00822CCA">
          <w:rPr>
            <w:rFonts w:ascii="Times New Roman" w:eastAsia="Times New Roman" w:hAnsi="Times New Roman" w:hint="cs"/>
            <w:sz w:val="24"/>
            <w:rtl/>
          </w:rPr>
          <w:t xml:space="preserve">666 ש''ח בגין התכנון עבודות הדיפון ועפר במגרש 7 שווה </w:t>
        </w:r>
      </w:ins>
      <w:r w:rsidRPr="007835AC">
        <w:rPr>
          <w:rFonts w:ascii="Times New Roman" w:eastAsia="Times New Roman" w:hAnsi="Times New Roman"/>
          <w:sz w:val="24"/>
          <w:rtl/>
        </w:rPr>
        <w:t>סכום קבוע ומוחלט של</w:t>
      </w:r>
      <w:r w:rsidRPr="007835AC">
        <w:rPr>
          <w:rFonts w:ascii="Times New Roman" w:eastAsia="Times New Roman" w:hAnsi="Times New Roman" w:hint="cs"/>
          <w:sz w:val="24"/>
          <w:rtl/>
        </w:rPr>
        <w:t xml:space="preserve"> </w:t>
      </w:r>
      <w:r w:rsidR="000300FA">
        <w:rPr>
          <w:rFonts w:ascii="Times New Roman" w:eastAsia="Times New Roman" w:hAnsi="Times New Roman" w:hint="cs"/>
          <w:sz w:val="24"/>
          <w:u w:val="single"/>
          <w:rtl/>
        </w:rPr>
        <w:t xml:space="preserve">               </w:t>
      </w:r>
      <w:ins w:id="97" w:author="גרמן קגנובסקי" w:date="2021-01-05T17:34:00Z">
        <w:r w:rsidR="00733803">
          <w:rPr>
            <w:rFonts w:ascii="Times New Roman" w:eastAsia="Times New Roman" w:hAnsi="Times New Roman" w:hint="cs"/>
            <w:sz w:val="24"/>
            <w:u w:val="single"/>
            <w:rtl/>
          </w:rPr>
          <w:t xml:space="preserve">1,384,987 </w:t>
        </w:r>
      </w:ins>
      <w:r w:rsidR="000300FA">
        <w:rPr>
          <w:rFonts w:ascii="Times New Roman" w:eastAsia="Times New Roman" w:hAnsi="Times New Roman" w:hint="cs"/>
          <w:sz w:val="24"/>
          <w:u w:val="single"/>
          <w:rtl/>
        </w:rPr>
        <w:t xml:space="preserve"> </w:t>
      </w:r>
      <w:r w:rsidRPr="007835AC">
        <w:rPr>
          <w:rFonts w:ascii="Times New Roman" w:eastAsia="Times New Roman" w:hAnsi="Times New Roman"/>
          <w:sz w:val="24"/>
          <w:rtl/>
        </w:rPr>
        <w:t xml:space="preserve">ש"ח (במילים: </w:t>
      </w:r>
      <w:r w:rsidR="000300FA">
        <w:rPr>
          <w:rFonts w:ascii="Times New Roman" w:eastAsia="Times New Roman" w:hAnsi="Times New Roman" w:hint="cs"/>
          <w:sz w:val="24"/>
          <w:u w:val="single"/>
          <w:rtl/>
        </w:rPr>
        <w:t xml:space="preserve">  </w:t>
      </w:r>
      <w:ins w:id="98" w:author="גרמן קגנובסקי" w:date="2021-01-05T17:34:00Z">
        <w:r w:rsidR="00733803">
          <w:rPr>
            <w:rFonts w:ascii="Times New Roman" w:eastAsia="Times New Roman" w:hAnsi="Times New Roman" w:hint="cs"/>
            <w:sz w:val="24"/>
            <w:u w:val="single"/>
            <w:rtl/>
          </w:rPr>
          <w:t xml:space="preserve">אחד מיליון </w:t>
        </w:r>
      </w:ins>
      <w:r w:rsidR="000300FA">
        <w:rPr>
          <w:rFonts w:ascii="Times New Roman" w:eastAsia="Times New Roman" w:hAnsi="Times New Roman" w:hint="cs"/>
          <w:sz w:val="24"/>
          <w:u w:val="single"/>
          <w:rtl/>
        </w:rPr>
        <w:t xml:space="preserve"> </w:t>
      </w:r>
      <w:ins w:id="99" w:author="גרמן קגנובסקי" w:date="2021-01-05T17:34:00Z">
        <w:r w:rsidR="00733803">
          <w:rPr>
            <w:rFonts w:ascii="Times New Roman" w:eastAsia="Times New Roman" w:hAnsi="Times New Roman" w:hint="cs"/>
            <w:sz w:val="24"/>
            <w:u w:val="single"/>
            <w:rtl/>
          </w:rPr>
          <w:t xml:space="preserve">שלש מאות ושמונים וארבע אלפים </w:t>
        </w:r>
      </w:ins>
      <w:r w:rsidR="000300FA">
        <w:rPr>
          <w:rFonts w:ascii="Times New Roman" w:eastAsia="Times New Roman" w:hAnsi="Times New Roman" w:hint="cs"/>
          <w:sz w:val="24"/>
          <w:u w:val="single"/>
          <w:rtl/>
        </w:rPr>
        <w:t xml:space="preserve"> </w:t>
      </w:r>
      <w:ins w:id="100" w:author="גרמן קגנובסקי" w:date="2021-01-05T17:35:00Z">
        <w:r w:rsidR="00733803">
          <w:rPr>
            <w:rFonts w:ascii="Times New Roman" w:eastAsia="Times New Roman" w:hAnsi="Times New Roman" w:hint="cs"/>
            <w:sz w:val="24"/>
            <w:u w:val="single"/>
            <w:rtl/>
          </w:rPr>
          <w:t>ותשעה מאות ושבע</w:t>
        </w:r>
      </w:ins>
      <w:del w:id="101" w:author="גרמן קגנובסקי" w:date="2021-01-05T17:35:00Z">
        <w:r w:rsidR="000300FA" w:rsidDel="00733803">
          <w:rPr>
            <w:rFonts w:ascii="Times New Roman" w:eastAsia="Times New Roman" w:hAnsi="Times New Roman" w:hint="cs"/>
            <w:sz w:val="24"/>
            <w:u w:val="single"/>
            <w:rtl/>
          </w:rPr>
          <w:delText xml:space="preserve">     </w:delText>
        </w:r>
      </w:del>
      <w:del w:id="102" w:author="גרמן קגנובסקי" w:date="2021-01-05T17:36:00Z">
        <w:r w:rsidR="000300FA" w:rsidDel="00733803">
          <w:rPr>
            <w:rFonts w:ascii="Times New Roman" w:eastAsia="Times New Roman" w:hAnsi="Times New Roman" w:hint="cs"/>
            <w:sz w:val="24"/>
            <w:u w:val="single"/>
            <w:rtl/>
          </w:rPr>
          <w:delText xml:space="preserve">    </w:delText>
        </w:r>
        <w:r w:rsidR="004D7130" w:rsidDel="00733803">
          <w:rPr>
            <w:rFonts w:ascii="Times New Roman" w:eastAsia="Times New Roman" w:hAnsi="Times New Roman" w:hint="cs"/>
            <w:sz w:val="24"/>
            <w:u w:val="single"/>
            <w:rtl/>
          </w:rPr>
          <w:delText xml:space="preserve">           </w:delText>
        </w:r>
        <w:r w:rsidR="000300FA" w:rsidDel="00733803">
          <w:rPr>
            <w:rFonts w:ascii="Times New Roman" w:eastAsia="Times New Roman" w:hAnsi="Times New Roman" w:hint="cs"/>
            <w:sz w:val="24"/>
            <w:u w:val="single"/>
            <w:rtl/>
          </w:rPr>
          <w:delText xml:space="preserve">              </w:delText>
        </w:r>
        <w:r w:rsidRPr="007835AC" w:rsidDel="00733803">
          <w:rPr>
            <w:rFonts w:ascii="Times New Roman" w:eastAsia="Times New Roman" w:hAnsi="Times New Roman" w:hint="cs"/>
            <w:sz w:val="24"/>
            <w:rtl/>
          </w:rPr>
          <w:delText xml:space="preserve"> </w:delText>
        </w:r>
      </w:del>
      <w:r w:rsidRPr="007835AC">
        <w:rPr>
          <w:rFonts w:ascii="Times New Roman" w:eastAsia="Times New Roman" w:hAnsi="Times New Roman"/>
          <w:sz w:val="24"/>
          <w:rtl/>
        </w:rPr>
        <w:t xml:space="preserve"> ש"ח) לכל </w:t>
      </w:r>
      <w:r w:rsidRPr="000300FA">
        <w:rPr>
          <w:rFonts w:ascii="Times New Roman" w:eastAsia="Times New Roman" w:hAnsi="Times New Roman"/>
          <w:sz w:val="24"/>
          <w:u w:val="single"/>
          <w:rtl/>
        </w:rPr>
        <w:tab/>
      </w:r>
      <w:r w:rsidRPr="007835AC">
        <w:rPr>
          <w:rFonts w:ascii="Times New Roman" w:eastAsia="Times New Roman" w:hAnsi="Times New Roman"/>
          <w:sz w:val="24"/>
          <w:rtl/>
        </w:rPr>
        <w:t>יחידת דיור במבנה חוזר.</w:t>
      </w:r>
      <w:r w:rsidR="004D7130">
        <w:rPr>
          <w:rFonts w:ascii="Times New Roman" w:eastAsia="Times New Roman" w:hAnsi="Times New Roman" w:hint="cs"/>
          <w:sz w:val="24"/>
          <w:rtl/>
          <w:lang w:eastAsia="he-IL"/>
        </w:rPr>
        <w:t xml:space="preserve">    </w:t>
      </w:r>
    </w:p>
    <w:p w14:paraId="1D4D1EDF"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p>
    <w:p w14:paraId="32A60BC2" w14:textId="77777777" w:rsidR="007835AC" w:rsidRPr="007835AC" w:rsidRDefault="007835AC" w:rsidP="004D7130">
      <w:pPr>
        <w:widowControl w:val="0"/>
        <w:spacing w:before="0" w:beforeAutospacing="0" w:after="0" w:afterAutospacing="0" w:line="240" w:lineRule="auto"/>
        <w:ind w:left="1177" w:hanging="457"/>
        <w:rPr>
          <w:rFonts w:ascii="Times New Roman" w:eastAsia="Times New Roman" w:hAnsi="Times New Roman"/>
          <w:sz w:val="24"/>
          <w:rtl/>
          <w:lang w:eastAsia="he-IL"/>
        </w:rPr>
      </w:pPr>
      <w:r w:rsidRPr="007835AC">
        <w:rPr>
          <w:rFonts w:ascii="Times New Roman" w:eastAsia="Times New Roman" w:hAnsi="Times New Roman"/>
          <w:sz w:val="24"/>
          <w:rtl/>
        </w:rPr>
        <w:t>1.3</w:t>
      </w:r>
      <w:r w:rsidRPr="007835AC">
        <w:rPr>
          <w:rFonts w:ascii="Times New Roman" w:eastAsia="Times New Roman" w:hAnsi="Times New Roman"/>
          <w:sz w:val="24"/>
          <w:rtl/>
        </w:rPr>
        <w:tab/>
        <w:t xml:space="preserve">סכום קבוע ומוחלט של </w:t>
      </w:r>
      <w:r w:rsidR="000300FA">
        <w:rPr>
          <w:rFonts w:ascii="Times New Roman" w:eastAsia="Times New Roman" w:hAnsi="Times New Roman" w:hint="cs"/>
          <w:sz w:val="24"/>
          <w:u w:val="single"/>
          <w:rtl/>
        </w:rPr>
        <w:t xml:space="preserve">      </w:t>
      </w:r>
      <w:r w:rsidRPr="007835AC">
        <w:rPr>
          <w:rFonts w:ascii="Times New Roman" w:eastAsia="Times New Roman" w:hAnsi="Times New Roman"/>
          <w:sz w:val="24"/>
          <w:rtl/>
        </w:rPr>
        <w:t xml:space="preserve">ש"ח (במילים: </w:t>
      </w:r>
      <w:r w:rsidR="000300FA">
        <w:rPr>
          <w:rFonts w:ascii="Times New Roman" w:eastAsia="Times New Roman" w:hAnsi="Times New Roman" w:hint="cs"/>
          <w:sz w:val="24"/>
          <w:u w:val="single"/>
          <w:rtl/>
        </w:rPr>
        <w:t xml:space="preserve">              </w:t>
      </w:r>
      <w:r w:rsidRPr="007835AC">
        <w:rPr>
          <w:rFonts w:ascii="Times New Roman" w:eastAsia="Times New Roman" w:hAnsi="Times New Roman"/>
          <w:sz w:val="24"/>
          <w:rtl/>
        </w:rPr>
        <w:t>ש"ח) לכל מ"ר בנוי ומקורה מתחת למפלס הכניסה לבניינים.</w:t>
      </w:r>
    </w:p>
    <w:p w14:paraId="271DD48A"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p>
    <w:p w14:paraId="3E6F7B6A"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r w:rsidRPr="007835AC">
        <w:rPr>
          <w:rFonts w:ascii="Times New Roman" w:eastAsia="Times New Roman" w:hAnsi="Times New Roman" w:hint="cs"/>
          <w:sz w:val="24"/>
          <w:rtl/>
        </w:rPr>
        <w:t xml:space="preserve">למען הסר ספק , הסכומים הנ"ל כוללים תכנון כל המצוי במגרשים לרבות : </w:t>
      </w:r>
      <w:r w:rsidRPr="007835AC">
        <w:rPr>
          <w:rFonts w:ascii="Times New Roman" w:eastAsia="Times New Roman" w:hAnsi="Times New Roman"/>
          <w:sz w:val="24"/>
          <w:rtl/>
        </w:rPr>
        <w:tab/>
        <w:t>חדרי טרנספורמציה, קירות תומכים, גדרות, מעקות, בסיסי עמודי תאורה, פרגולות ואלמנטים בפתוח בשטחים ציבוריים.</w:t>
      </w:r>
    </w:p>
    <w:p w14:paraId="55DE5DB5"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p>
    <w:p w14:paraId="4EBDDE8A" w14:textId="17C1BE0D"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hint="cs"/>
          <w:sz w:val="24"/>
          <w:rtl/>
        </w:rPr>
      </w:pPr>
      <w:r w:rsidRPr="007835AC">
        <w:rPr>
          <w:rFonts w:ascii="Times New Roman" w:eastAsia="Times New Roman" w:hAnsi="Times New Roman"/>
          <w:sz w:val="24"/>
          <w:rtl/>
        </w:rPr>
        <w:t>בסעיף זה:</w:t>
      </w:r>
      <w:ins w:id="103" w:author="גרמן קגנובסקי" w:date="2021-01-07T09:41:00Z">
        <w:r w:rsidR="00044749">
          <w:rPr>
            <w:rFonts w:ascii="Times New Roman" w:eastAsia="Times New Roman" w:hAnsi="Times New Roman" w:hint="cs"/>
            <w:sz w:val="24"/>
            <w:rtl/>
          </w:rPr>
          <w:t xml:space="preserve">   </w:t>
        </w:r>
      </w:ins>
    </w:p>
    <w:p w14:paraId="650F42A6" w14:textId="77777777" w:rsidR="007835AC" w:rsidRPr="007835AC" w:rsidRDefault="007835AC" w:rsidP="007835AC">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7835AC">
        <w:rPr>
          <w:rFonts w:ascii="Times New Roman" w:eastAsia="Times New Roman" w:hAnsi="Times New Roman"/>
          <w:sz w:val="24"/>
          <w:rtl/>
          <w:lang w:eastAsia="he-IL"/>
        </w:rPr>
        <w:t xml:space="preserve">מבנה ראשוני </w:t>
      </w:r>
      <w:r w:rsidRPr="007835AC">
        <w:rPr>
          <w:rFonts w:ascii="Times New Roman" w:eastAsia="Times New Roman" w:hAnsi="Times New Roman"/>
          <w:sz w:val="24"/>
          <w:lang w:eastAsia="he-IL"/>
        </w:rPr>
        <w:t>–</w:t>
      </w:r>
      <w:r w:rsidRPr="007835AC">
        <w:rPr>
          <w:rFonts w:ascii="Times New Roman" w:eastAsia="Times New Roman" w:hAnsi="Times New Roman"/>
          <w:sz w:val="24"/>
          <w:rtl/>
          <w:lang w:eastAsia="he-IL"/>
        </w:rPr>
        <w:t xml:space="preserve"> המבנה שהוקם לראשונה עפ"י תכניותיו של המתכנן. </w:t>
      </w:r>
    </w:p>
    <w:p w14:paraId="157CD770" w14:textId="77777777" w:rsidR="007835AC" w:rsidRPr="007835AC" w:rsidRDefault="007835AC" w:rsidP="007835AC">
      <w:pPr>
        <w:widowControl w:val="0"/>
        <w:spacing w:before="0" w:beforeAutospacing="0" w:after="0" w:afterAutospacing="0" w:line="240" w:lineRule="auto"/>
        <w:ind w:left="720"/>
        <w:rPr>
          <w:rFonts w:ascii="Times New Roman" w:eastAsia="Times New Roman" w:hAnsi="Times New Roman"/>
          <w:sz w:val="24"/>
          <w:rtl/>
          <w:lang w:eastAsia="he-IL"/>
        </w:rPr>
      </w:pPr>
      <w:r w:rsidRPr="007835AC">
        <w:rPr>
          <w:rFonts w:ascii="Times New Roman" w:eastAsia="Times New Roman" w:hAnsi="Times New Roman"/>
          <w:sz w:val="24"/>
          <w:rtl/>
          <w:lang w:eastAsia="he-IL"/>
        </w:rPr>
        <w:t>במקרים בהם מתוכננים במקביל מס' מבנים ראשונים וחוזרים יחשב המבנה שבו מס' היחידות הרב ביותר כמבנה ראשוני.</w:t>
      </w:r>
    </w:p>
    <w:p w14:paraId="7161A433"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color w:val="008000"/>
          <w:sz w:val="24"/>
          <w:rtl/>
        </w:rPr>
      </w:pPr>
    </w:p>
    <w:p w14:paraId="49E5216D" w14:textId="77777777" w:rsidR="007835AC" w:rsidRPr="007835AC" w:rsidRDefault="007835AC" w:rsidP="007835AC">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7835AC">
        <w:rPr>
          <w:rFonts w:ascii="Times New Roman" w:eastAsia="Times New Roman" w:hAnsi="Times New Roman"/>
          <w:sz w:val="24"/>
          <w:rtl/>
          <w:lang w:eastAsia="he-IL"/>
        </w:rPr>
        <w:tab/>
        <w:t xml:space="preserve">מבנה חוזר </w:t>
      </w:r>
      <w:r w:rsidRPr="007835AC">
        <w:rPr>
          <w:rFonts w:ascii="Times New Roman" w:eastAsia="Times New Roman" w:hAnsi="Times New Roman"/>
          <w:sz w:val="24"/>
          <w:lang w:eastAsia="he-IL"/>
        </w:rPr>
        <w:t>–</w:t>
      </w:r>
      <w:r w:rsidRPr="007835AC">
        <w:rPr>
          <w:rFonts w:ascii="Times New Roman" w:eastAsia="Times New Roman" w:hAnsi="Times New Roman"/>
          <w:sz w:val="24"/>
          <w:rtl/>
          <w:lang w:eastAsia="he-IL"/>
        </w:rPr>
        <w:t xml:space="preserve"> מבנה נוסף המוקם בשלמותו או בחלקו עפ"י תכניותיו של המתכנן, על אותו המגרש או במגרש אחר, בין אם על פי תכניות קיימות על כל פרטיהן ובין אם לצורך הקמתו התבקש המתכנן להכניס שינויים והתאמות בתכניות הקיימות כגון: תמונת ראי, קומת עמודים, התאמה למרתפים, הצמדת זוג מבנים, תוספת ו/או הפחתת עד קומה אחת טיפוסית, שינויים קלים במידות.</w:t>
      </w:r>
    </w:p>
    <w:p w14:paraId="764037D3" w14:textId="77777777" w:rsidR="007835AC" w:rsidRPr="007835AC" w:rsidRDefault="007835AC" w:rsidP="007835AC">
      <w:pPr>
        <w:widowControl w:val="0"/>
        <w:spacing w:before="0" w:beforeAutospacing="0" w:after="0" w:afterAutospacing="0" w:line="240" w:lineRule="auto"/>
        <w:ind w:left="720"/>
        <w:rPr>
          <w:rFonts w:ascii="Times New Roman" w:eastAsia="Times New Roman" w:hAnsi="Times New Roman"/>
          <w:sz w:val="24"/>
          <w:rtl/>
          <w:lang w:eastAsia="he-IL"/>
        </w:rPr>
      </w:pPr>
      <w:r w:rsidRPr="007835AC">
        <w:rPr>
          <w:rFonts w:ascii="Times New Roman" w:eastAsia="Times New Roman" w:hAnsi="Times New Roman"/>
          <w:sz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18AA82B4" w14:textId="77777777" w:rsidR="007835AC" w:rsidRDefault="007835AC" w:rsidP="007835AC">
      <w:pPr>
        <w:widowControl w:val="0"/>
        <w:spacing w:before="0" w:beforeAutospacing="0" w:after="0" w:afterAutospacing="0" w:line="240" w:lineRule="auto"/>
        <w:rPr>
          <w:rFonts w:ascii="Times New Roman" w:eastAsia="Times New Roman" w:hAnsi="Times New Roman"/>
          <w:sz w:val="24"/>
          <w:lang w:eastAsia="he-IL"/>
        </w:rPr>
      </w:pPr>
    </w:p>
    <w:p w14:paraId="60650057"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tl/>
          <w:lang w:eastAsia="he-IL"/>
        </w:rPr>
      </w:pPr>
    </w:p>
    <w:p w14:paraId="1DCAF85A" w14:textId="77777777" w:rsidR="00590FDD" w:rsidRPr="00590FDD" w:rsidRDefault="007835AC" w:rsidP="000300FA">
      <w:pPr>
        <w:widowControl w:val="0"/>
        <w:spacing w:before="0" w:beforeAutospacing="0" w:after="0" w:afterAutospacing="0" w:line="240" w:lineRule="auto"/>
        <w:ind w:left="752" w:right="360" w:hanging="709"/>
        <w:rPr>
          <w:rFonts w:ascii="Times New Roman" w:eastAsia="Times New Roman" w:hAnsi="Times New Roman"/>
          <w:sz w:val="24"/>
          <w:lang w:eastAsia="he-IL"/>
        </w:rPr>
      </w:pPr>
      <w:r>
        <w:rPr>
          <w:rFonts w:ascii="Times New Roman" w:eastAsia="Times New Roman" w:hAnsi="Times New Roman" w:hint="cs"/>
          <w:sz w:val="24"/>
          <w:rtl/>
          <w:lang w:eastAsia="he-IL"/>
        </w:rPr>
        <w:t xml:space="preserve">2. </w:t>
      </w:r>
      <w:r w:rsidR="000300FA">
        <w:rPr>
          <w:rFonts w:ascii="Times New Roman" w:eastAsia="Times New Roman" w:hAnsi="Times New Roman" w:hint="cs"/>
          <w:sz w:val="24"/>
          <w:rtl/>
          <w:lang w:eastAsia="he-IL"/>
        </w:rPr>
        <w:t xml:space="preserve">         </w:t>
      </w:r>
      <w:r w:rsidR="00590FDD" w:rsidRPr="00590FDD">
        <w:rPr>
          <w:rFonts w:ascii="Times New Roman" w:eastAsia="Times New Roman" w:hAnsi="Times New Roman" w:hint="cs"/>
          <w:sz w:val="24"/>
          <w:rtl/>
          <w:lang w:eastAsia="he-IL"/>
        </w:rPr>
        <w:t>הפרויקט והתכנון יכלול  יח"ד , שטחי מסחר, משרדים, מלונאות ומרתפים בהיקף שהוצג למתכנן.</w:t>
      </w:r>
    </w:p>
    <w:p w14:paraId="0EA65A02"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1ED7B2E1" w14:textId="77777777" w:rsidR="00590FDD" w:rsidRPr="00590FDD" w:rsidRDefault="007835AC" w:rsidP="000300FA">
      <w:pPr>
        <w:widowControl w:val="0"/>
        <w:spacing w:before="0" w:beforeAutospacing="0" w:after="0" w:afterAutospacing="0" w:line="240" w:lineRule="auto"/>
        <w:ind w:left="720" w:right="360" w:hanging="677"/>
        <w:rPr>
          <w:rFonts w:ascii="Times New Roman" w:eastAsia="Times New Roman" w:hAnsi="Times New Roman"/>
          <w:sz w:val="24"/>
          <w:rtl/>
          <w:lang w:eastAsia="he-IL"/>
        </w:rPr>
      </w:pPr>
      <w:r>
        <w:rPr>
          <w:rFonts w:ascii="Times New Roman" w:eastAsia="Times New Roman" w:hAnsi="Times New Roman" w:hint="cs"/>
          <w:sz w:val="24"/>
          <w:rtl/>
          <w:lang w:eastAsia="he-IL"/>
        </w:rPr>
        <w:t xml:space="preserve">3. </w:t>
      </w:r>
      <w:r w:rsidR="000300FA">
        <w:rPr>
          <w:rFonts w:ascii="Times New Roman" w:eastAsia="Times New Roman" w:hAnsi="Times New Roman" w:hint="cs"/>
          <w:sz w:val="24"/>
          <w:rtl/>
          <w:lang w:eastAsia="he-IL"/>
        </w:rPr>
        <w:t xml:space="preserve">         </w:t>
      </w:r>
      <w:r w:rsidR="00590FDD" w:rsidRPr="00590FDD">
        <w:rPr>
          <w:rFonts w:ascii="Times New Roman" w:eastAsia="Times New Roman" w:hAnsi="Times New Roman"/>
          <w:sz w:val="24"/>
          <w:rtl/>
          <w:lang w:eastAsia="he-IL"/>
        </w:rPr>
        <w:t>למען הסר ספק:</w:t>
      </w:r>
    </w:p>
    <w:p w14:paraId="53F62566"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250594B8"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hint="cs"/>
          <w:sz w:val="24"/>
          <w:rtl/>
          <w:lang w:eastAsia="he-IL"/>
        </w:rPr>
        <w:t>1</w:t>
      </w:r>
      <w:r w:rsidRPr="00590FDD">
        <w:rPr>
          <w:rFonts w:ascii="Times New Roman" w:eastAsia="Times New Roman" w:hAnsi="Times New Roman"/>
          <w:sz w:val="24"/>
          <w:rtl/>
          <w:lang w:eastAsia="he-IL"/>
        </w:rPr>
        <w:tab/>
        <w:t xml:space="preserve">מובהר כי שכר המתכנן ומועדי התשלום הינם סופיים ומוחלטים, והם לא ישתנו מכל גורם שהוא </w:t>
      </w:r>
      <w:r w:rsidRPr="00590FDD">
        <w:rPr>
          <w:rFonts w:ascii="Times New Roman" w:eastAsia="Times New Roman" w:hAnsi="Times New Roman" w:hint="cs"/>
          <w:sz w:val="24"/>
          <w:rtl/>
          <w:lang w:eastAsia="he-IL"/>
        </w:rPr>
        <w:t>כמפורט בסעיף 7 לחוזה.</w:t>
      </w:r>
    </w:p>
    <w:p w14:paraId="62272870"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1347497A"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hint="cs"/>
          <w:sz w:val="24"/>
          <w:rtl/>
          <w:lang w:eastAsia="he-IL"/>
        </w:rPr>
        <w:t>2</w:t>
      </w:r>
      <w:r w:rsidRPr="00590FDD">
        <w:rPr>
          <w:rFonts w:ascii="Times New Roman" w:eastAsia="Times New Roman" w:hAnsi="Times New Roman"/>
          <w:sz w:val="24"/>
          <w:rtl/>
          <w:lang w:eastAsia="he-IL"/>
        </w:rPr>
        <w:tab/>
        <w:t>שכר המתכנן כולל את כל המפורט בחוזה על כל נספחיו, לרבות נספח ב'</w:t>
      </w:r>
      <w:r w:rsidRPr="00590FDD">
        <w:rPr>
          <w:rFonts w:ascii="Times New Roman" w:eastAsia="Times New Roman" w:hAnsi="Times New Roman" w:hint="cs"/>
          <w:sz w:val="24"/>
          <w:rtl/>
          <w:lang w:eastAsia="he-IL"/>
        </w:rPr>
        <w:t xml:space="preserve"> ונספח ח'</w:t>
      </w:r>
      <w:r w:rsidRPr="00590FDD">
        <w:rPr>
          <w:rFonts w:ascii="Times New Roman" w:eastAsia="Times New Roman" w:hAnsi="Times New Roman"/>
          <w:sz w:val="24"/>
          <w:rtl/>
          <w:lang w:eastAsia="he-IL"/>
        </w:rPr>
        <w:t>.</w:t>
      </w:r>
    </w:p>
    <w:p w14:paraId="30DA794E"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486C70B7"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3.3</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התמורה הינה סופית ולא תאושרנה תוספות שכר עקב שינויי תכנון בגלל התקדמות התכנון של שאר היועצים</w:t>
      </w:r>
      <w:r w:rsidRPr="00590FDD">
        <w:rPr>
          <w:rFonts w:ascii="Times New Roman" w:eastAsia="Times New Roman" w:hAnsi="Times New Roman" w:hint="cs"/>
          <w:sz w:val="24"/>
          <w:rtl/>
          <w:lang w:eastAsia="he-IL"/>
        </w:rPr>
        <w:t>.</w:t>
      </w:r>
    </w:p>
    <w:p w14:paraId="032CEBFC"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6D65CB4E"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3.4</w:t>
      </w:r>
      <w:r w:rsidRPr="00590FDD">
        <w:rPr>
          <w:rFonts w:ascii="Times New Roman" w:eastAsia="Times New Roman" w:hAnsi="Times New Roman" w:hint="cs"/>
          <w:sz w:val="24"/>
          <w:rtl/>
          <w:lang w:eastAsia="he-IL"/>
        </w:rPr>
        <w:tab/>
        <w:t xml:space="preserve">על אף האמור בסעיף 3.1 לעיל, </w:t>
      </w:r>
      <w:r w:rsidRPr="00590FDD">
        <w:rPr>
          <w:rFonts w:ascii="Times New Roman" w:eastAsia="Times New Roman" w:hAnsi="Times New Roman"/>
          <w:sz w:val="24"/>
          <w:rtl/>
          <w:lang w:eastAsia="he-IL"/>
        </w:rPr>
        <w:t xml:space="preserve">בקשות לתוספת שכר ידונו </w:t>
      </w:r>
      <w:r w:rsidRPr="00590FDD">
        <w:rPr>
          <w:rFonts w:ascii="Times New Roman" w:eastAsia="Times New Roman" w:hAnsi="Times New Roman" w:hint="cs"/>
          <w:sz w:val="24"/>
          <w:rtl/>
          <w:lang w:eastAsia="he-IL"/>
        </w:rPr>
        <w:t>בתנאים  כמפורט בסעיף 8 לחוזה בלבד.</w:t>
      </w:r>
    </w:p>
    <w:p w14:paraId="75356858"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1CF0F63A"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3.5</w:t>
      </w:r>
      <w:r w:rsidRPr="00590FDD">
        <w:rPr>
          <w:rFonts w:ascii="Times New Roman" w:eastAsia="Times New Roman" w:hAnsi="Times New Roman" w:hint="cs"/>
          <w:sz w:val="24"/>
          <w:rtl/>
          <w:lang w:eastAsia="he-I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6322C51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7F00222" w14:textId="77777777" w:rsidR="00590FDD" w:rsidRPr="004D7130" w:rsidRDefault="000300FA" w:rsidP="004D7130">
      <w:pPr>
        <w:pStyle w:val="ListParagraph"/>
        <w:widowControl w:val="0"/>
        <w:numPr>
          <w:ilvl w:val="2"/>
          <w:numId w:val="49"/>
        </w:numPr>
        <w:spacing w:before="0" w:beforeAutospacing="0" w:after="0" w:afterAutospacing="0" w:line="276" w:lineRule="auto"/>
        <w:ind w:left="2169" w:hanging="708"/>
        <w:jc w:val="both"/>
        <w:rPr>
          <w:rFonts w:ascii="Times New Roman" w:eastAsia="Times New Roman" w:hAnsi="Times New Roman"/>
          <w:sz w:val="24"/>
          <w:rtl/>
          <w:lang w:eastAsia="he-IL"/>
        </w:rPr>
      </w:pPr>
      <w:r w:rsidRPr="000300FA">
        <w:rPr>
          <w:rFonts w:ascii="Times New Roman" w:eastAsia="Times New Roman" w:hAnsi="Times New Roman" w:hint="cs"/>
          <w:sz w:val="24"/>
          <w:rtl/>
          <w:lang w:eastAsia="he-IL"/>
        </w:rPr>
        <w:t xml:space="preserve"> </w:t>
      </w:r>
      <w:r w:rsidRPr="000300FA">
        <w:rPr>
          <w:rFonts w:ascii="Times New Roman" w:eastAsia="Times New Roman" w:hAnsi="Times New Roman" w:hint="cs"/>
          <w:sz w:val="24"/>
          <w:u w:val="single"/>
          <w:rtl/>
          <w:lang w:eastAsia="he-IL"/>
        </w:rPr>
        <w:t xml:space="preserve">             </w:t>
      </w:r>
      <w:r w:rsidR="00590FDD" w:rsidRPr="000300FA">
        <w:rPr>
          <w:rFonts w:ascii="Times New Roman" w:eastAsia="Times New Roman" w:hAnsi="Times New Roman"/>
          <w:sz w:val="24"/>
          <w:rtl/>
          <w:lang w:eastAsia="he-IL"/>
        </w:rPr>
        <w:t>ש"ח לכל</w:t>
      </w:r>
      <w:r w:rsidR="00590FDD" w:rsidRPr="000300FA">
        <w:rPr>
          <w:rFonts w:ascii="Times New Roman" w:eastAsia="Times New Roman" w:hAnsi="Times New Roman" w:hint="cs"/>
          <w:sz w:val="24"/>
          <w:rtl/>
          <w:lang w:eastAsia="he-IL"/>
        </w:rPr>
        <w:t xml:space="preserve"> </w:t>
      </w:r>
      <w:r w:rsidR="00590FDD" w:rsidRPr="000300FA">
        <w:rPr>
          <w:rFonts w:ascii="Times New Roman" w:eastAsia="Times New Roman" w:hAnsi="Times New Roman"/>
          <w:sz w:val="24"/>
          <w:rtl/>
          <w:lang w:eastAsia="he-IL"/>
        </w:rPr>
        <w:t>יחידת דיור</w:t>
      </w:r>
      <w:r w:rsidR="00590FDD" w:rsidRPr="000300FA">
        <w:rPr>
          <w:rFonts w:ascii="Times New Roman" w:eastAsia="Times New Roman" w:hAnsi="Times New Roman" w:hint="cs"/>
          <w:sz w:val="24"/>
          <w:rtl/>
          <w:lang w:eastAsia="he-IL"/>
        </w:rPr>
        <w:t>.</w:t>
      </w:r>
    </w:p>
    <w:p w14:paraId="5D8EB914" w14:textId="77777777" w:rsidR="00590FDD" w:rsidRPr="004D7130" w:rsidRDefault="007835AC" w:rsidP="004D7130">
      <w:pPr>
        <w:pStyle w:val="ListParagraph"/>
        <w:widowControl w:val="0"/>
        <w:numPr>
          <w:ilvl w:val="2"/>
          <w:numId w:val="49"/>
        </w:numPr>
        <w:spacing w:before="0" w:beforeAutospacing="0" w:after="0" w:afterAutospacing="0" w:line="276" w:lineRule="auto"/>
        <w:ind w:left="2169" w:hanging="708"/>
        <w:jc w:val="both"/>
        <w:rPr>
          <w:rFonts w:ascii="Times New Roman" w:eastAsia="Times New Roman" w:hAnsi="Times New Roman"/>
          <w:sz w:val="24"/>
          <w:rtl/>
          <w:lang w:eastAsia="he-IL"/>
        </w:rPr>
      </w:pPr>
      <w:r w:rsidRPr="000300FA">
        <w:rPr>
          <w:rFonts w:ascii="Times New Roman" w:eastAsia="Times New Roman" w:hAnsi="Times New Roman" w:hint="cs"/>
          <w:sz w:val="24"/>
          <w:u w:val="single"/>
          <w:rtl/>
          <w:lang w:eastAsia="he-IL"/>
        </w:rPr>
        <w:t xml:space="preserve">          </w:t>
      </w:r>
      <w:r w:rsidR="004D7130">
        <w:rPr>
          <w:rFonts w:ascii="Times New Roman" w:eastAsia="Times New Roman" w:hAnsi="Times New Roman" w:hint="cs"/>
          <w:sz w:val="24"/>
          <w:u w:val="single"/>
          <w:rtl/>
          <w:lang w:eastAsia="he-IL"/>
        </w:rPr>
        <w:t xml:space="preserve"> </w:t>
      </w:r>
      <w:r w:rsidRPr="000300FA">
        <w:rPr>
          <w:rFonts w:ascii="Times New Roman" w:eastAsia="Times New Roman" w:hAnsi="Times New Roman" w:hint="cs"/>
          <w:sz w:val="24"/>
          <w:u w:val="single"/>
          <w:rtl/>
          <w:lang w:eastAsia="he-IL"/>
        </w:rPr>
        <w:t xml:space="preserve">   </w:t>
      </w:r>
      <w:r>
        <w:rPr>
          <w:rFonts w:ascii="Times New Roman" w:eastAsia="Times New Roman" w:hAnsi="Times New Roman" w:hint="cs"/>
          <w:sz w:val="24"/>
          <w:rtl/>
          <w:lang w:eastAsia="he-IL"/>
        </w:rPr>
        <w:t>ש"ח</w:t>
      </w:r>
      <w:r w:rsidRPr="000300FA">
        <w:rPr>
          <w:rFonts w:ascii="Times New Roman" w:eastAsia="Times New Roman" w:hAnsi="Times New Roman" w:hint="cs"/>
          <w:sz w:val="24"/>
          <w:rtl/>
          <w:lang w:eastAsia="he-IL"/>
        </w:rPr>
        <w:t xml:space="preserve"> </w:t>
      </w:r>
      <w:r w:rsidR="00590FDD" w:rsidRPr="000300FA">
        <w:rPr>
          <w:rFonts w:ascii="Times New Roman" w:eastAsia="Times New Roman" w:hAnsi="Times New Roman"/>
          <w:sz w:val="24"/>
          <w:rtl/>
          <w:lang w:eastAsia="he-IL"/>
        </w:rPr>
        <w:t xml:space="preserve">כל מ"ר בנוי ומקורה </w:t>
      </w:r>
      <w:r w:rsidR="00590FDD" w:rsidRPr="000300FA">
        <w:rPr>
          <w:rFonts w:ascii="Times New Roman" w:eastAsia="Times New Roman" w:hAnsi="Times New Roman" w:hint="cs"/>
          <w:sz w:val="24"/>
          <w:rtl/>
          <w:lang w:eastAsia="he-IL"/>
        </w:rPr>
        <w:t>של המסחר (עילי ותת קרקעי)</w:t>
      </w:r>
      <w:r w:rsidR="00590FDD" w:rsidRPr="000300FA">
        <w:rPr>
          <w:rFonts w:ascii="Times New Roman" w:eastAsia="Times New Roman" w:hAnsi="Times New Roman"/>
          <w:sz w:val="24"/>
          <w:rtl/>
          <w:lang w:eastAsia="he-IL"/>
        </w:rPr>
        <w:t>.</w:t>
      </w:r>
    </w:p>
    <w:p w14:paraId="475F0F3A" w14:textId="77777777" w:rsidR="00590FDD" w:rsidRPr="000555DD" w:rsidRDefault="007835AC" w:rsidP="004D7130">
      <w:pPr>
        <w:pStyle w:val="ListParagraph"/>
        <w:widowControl w:val="0"/>
        <w:numPr>
          <w:ilvl w:val="2"/>
          <w:numId w:val="49"/>
        </w:numPr>
        <w:spacing w:before="0" w:beforeAutospacing="0" w:after="0" w:afterAutospacing="0" w:line="240" w:lineRule="auto"/>
        <w:ind w:left="2169" w:hanging="708"/>
        <w:jc w:val="both"/>
        <w:rPr>
          <w:rFonts w:ascii="Times New Roman" w:eastAsia="Times New Roman" w:hAnsi="Times New Roman"/>
          <w:sz w:val="24"/>
          <w:rtl/>
          <w:lang w:eastAsia="he-IL"/>
        </w:rPr>
      </w:pPr>
      <w:r>
        <w:rPr>
          <w:rFonts w:ascii="Times New Roman" w:eastAsia="Times New Roman" w:hAnsi="Times New Roman" w:hint="cs"/>
          <w:sz w:val="24"/>
          <w:u w:val="single"/>
          <w:rtl/>
          <w:lang w:eastAsia="he-IL"/>
        </w:rPr>
        <w:t xml:space="preserve">      </w:t>
      </w:r>
      <w:r w:rsidRPr="007835AC">
        <w:rPr>
          <w:rFonts w:ascii="Times New Roman" w:eastAsia="Times New Roman" w:hAnsi="Times New Roman" w:hint="cs"/>
          <w:sz w:val="24"/>
          <w:u w:val="single"/>
          <w:rtl/>
          <w:lang w:eastAsia="he-IL"/>
        </w:rPr>
        <w:t xml:space="preserve">     </w:t>
      </w:r>
      <w:r w:rsidR="004D7130">
        <w:rPr>
          <w:rFonts w:ascii="Times New Roman" w:eastAsia="Times New Roman" w:hAnsi="Times New Roman" w:hint="cs"/>
          <w:sz w:val="24"/>
          <w:u w:val="single"/>
          <w:rtl/>
          <w:lang w:eastAsia="he-IL"/>
        </w:rPr>
        <w:t xml:space="preserve">  </w:t>
      </w:r>
      <w:r w:rsidRPr="007835AC">
        <w:rPr>
          <w:rFonts w:ascii="Times New Roman" w:eastAsia="Times New Roman" w:hAnsi="Times New Roman" w:hint="cs"/>
          <w:sz w:val="24"/>
          <w:u w:val="single"/>
          <w:rtl/>
          <w:lang w:eastAsia="he-IL"/>
        </w:rPr>
        <w:t xml:space="preserve"> </w:t>
      </w:r>
      <w:r w:rsidR="00590FDD" w:rsidRPr="000555DD">
        <w:rPr>
          <w:rFonts w:ascii="Times New Roman" w:eastAsia="Times New Roman" w:hAnsi="Times New Roman"/>
          <w:sz w:val="24"/>
          <w:rtl/>
          <w:lang w:eastAsia="he-IL"/>
        </w:rPr>
        <w:t xml:space="preserve">ש"ח לכל מ"ר </w:t>
      </w:r>
      <w:r w:rsidR="00590FDD" w:rsidRPr="000555DD">
        <w:rPr>
          <w:rFonts w:ascii="Times New Roman" w:eastAsia="Times New Roman" w:hAnsi="Times New Roman" w:hint="cs"/>
          <w:sz w:val="24"/>
          <w:rtl/>
          <w:lang w:eastAsia="he-IL"/>
        </w:rPr>
        <w:t>ב</w:t>
      </w:r>
      <w:r w:rsidR="00590FDD" w:rsidRPr="000555DD">
        <w:rPr>
          <w:rFonts w:ascii="Times New Roman" w:eastAsia="Times New Roman" w:hAnsi="Times New Roman"/>
          <w:sz w:val="24"/>
          <w:rtl/>
          <w:lang w:eastAsia="he-IL"/>
        </w:rPr>
        <w:t xml:space="preserve">נוי ומקורה </w:t>
      </w:r>
      <w:r w:rsidR="00590FDD" w:rsidRPr="000555DD">
        <w:rPr>
          <w:rFonts w:ascii="Times New Roman" w:eastAsia="Times New Roman" w:hAnsi="Times New Roman" w:hint="cs"/>
          <w:sz w:val="24"/>
          <w:rtl/>
          <w:lang w:eastAsia="he-IL"/>
        </w:rPr>
        <w:t>של המרתפים</w:t>
      </w:r>
      <w:r w:rsidR="00590FDD" w:rsidRPr="000555DD">
        <w:rPr>
          <w:rFonts w:ascii="Times New Roman" w:eastAsia="Times New Roman" w:hAnsi="Times New Roman"/>
          <w:sz w:val="24"/>
          <w:rtl/>
          <w:lang w:eastAsia="he-IL"/>
        </w:rPr>
        <w:t>.</w:t>
      </w:r>
      <w:r w:rsidR="00590FDD" w:rsidRPr="000555DD">
        <w:rPr>
          <w:rFonts w:ascii="Times New Roman" w:eastAsia="Times New Roman" w:hAnsi="Times New Roman" w:hint="cs"/>
          <w:sz w:val="24"/>
          <w:rtl/>
          <w:lang w:eastAsia="he-IL"/>
        </w:rPr>
        <w:tab/>
      </w:r>
      <w:r w:rsidR="00590FDD" w:rsidRPr="000555DD">
        <w:rPr>
          <w:rFonts w:ascii="Times New Roman" w:eastAsia="Times New Roman" w:hAnsi="Times New Roman" w:hint="cs"/>
          <w:sz w:val="24"/>
          <w:rtl/>
          <w:lang w:eastAsia="he-IL"/>
        </w:rPr>
        <w:tab/>
      </w:r>
      <w:r w:rsidR="00590FDD" w:rsidRPr="000555DD">
        <w:rPr>
          <w:rFonts w:ascii="Times New Roman" w:eastAsia="Times New Roman" w:hAnsi="Times New Roman" w:hint="cs"/>
          <w:sz w:val="24"/>
          <w:rtl/>
          <w:lang w:eastAsia="he-IL"/>
        </w:rPr>
        <w:tab/>
      </w:r>
      <w:r w:rsidR="00590FDD" w:rsidRPr="000555DD">
        <w:rPr>
          <w:rFonts w:ascii="Times New Roman" w:eastAsia="Times New Roman" w:hAnsi="Times New Roman" w:hint="cs"/>
          <w:sz w:val="24"/>
          <w:rtl/>
          <w:lang w:eastAsia="he-IL"/>
        </w:rPr>
        <w:tab/>
      </w:r>
    </w:p>
    <w:p w14:paraId="24D8118B"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1025C370" w14:textId="77777777" w:rsidR="00590FDD" w:rsidRPr="00590FDD" w:rsidRDefault="00590FDD" w:rsidP="00590FDD">
      <w:pPr>
        <w:widowControl w:val="0"/>
        <w:spacing w:before="0" w:beforeAutospacing="0" w:after="0" w:afterAutospacing="0" w:line="240" w:lineRule="auto"/>
        <w:ind w:left="1388" w:hanging="709"/>
        <w:rPr>
          <w:rFonts w:ascii="Times New Roman" w:eastAsia="Times New Roman" w:hAnsi="Times New Roman"/>
          <w:sz w:val="24"/>
          <w:rtl/>
          <w:lang w:eastAsia="he-IL"/>
        </w:rPr>
      </w:pPr>
    </w:p>
    <w:p w14:paraId="13C74D2C" w14:textId="77777777" w:rsidR="000555DD" w:rsidRPr="000300FA" w:rsidRDefault="007835AC" w:rsidP="000300FA">
      <w:pPr>
        <w:widowControl w:val="0"/>
        <w:spacing w:before="0" w:beforeAutospacing="0" w:after="0" w:afterAutospacing="0" w:line="240" w:lineRule="auto"/>
        <w:ind w:left="709" w:hanging="709"/>
        <w:jc w:val="both"/>
        <w:rPr>
          <w:rFonts w:ascii="Times New Roman" w:eastAsia="Times New Roman" w:hAnsi="Times New Roman"/>
          <w:sz w:val="24"/>
          <w:lang w:eastAsia="he-IL"/>
        </w:rPr>
      </w:pPr>
      <w:r>
        <w:rPr>
          <w:rFonts w:ascii="Times New Roman" w:eastAsia="Times New Roman" w:hAnsi="Times New Roman" w:hint="cs"/>
          <w:sz w:val="20"/>
          <w:rtl/>
          <w:lang w:eastAsia="he-IL"/>
        </w:rPr>
        <w:t xml:space="preserve">4.  </w:t>
      </w:r>
      <w:r w:rsidR="000555DD" w:rsidRPr="007835AC">
        <w:rPr>
          <w:rFonts w:ascii="Times New Roman" w:eastAsia="Times New Roman" w:hAnsi="Times New Roman" w:hint="cs"/>
          <w:sz w:val="20"/>
          <w:rtl/>
          <w:lang w:eastAsia="he-IL"/>
        </w:rPr>
        <w:t xml:space="preserve">הסכום המפורט בסעיף 1 לעיל </w:t>
      </w:r>
      <w:r w:rsidR="00AF5A49">
        <w:rPr>
          <w:rFonts w:ascii="Times New Roman" w:eastAsia="Times New Roman" w:hAnsi="Times New Roman" w:hint="cs"/>
          <w:sz w:val="20"/>
          <w:rtl/>
          <w:lang w:eastAsia="he-IL"/>
        </w:rPr>
        <w:t xml:space="preserve">לא </w:t>
      </w:r>
      <w:r w:rsidR="000555DD" w:rsidRPr="007835AC">
        <w:rPr>
          <w:rFonts w:ascii="Times New Roman" w:eastAsia="Times New Roman" w:hAnsi="Times New Roman" w:hint="cs"/>
          <w:sz w:val="20"/>
          <w:rtl/>
          <w:lang w:eastAsia="he-IL"/>
        </w:rPr>
        <w:t>יהיה צמוד ל</w:t>
      </w:r>
      <w:sdt>
        <w:sdtPr>
          <w:rPr>
            <w:rFonts w:hint="cs"/>
            <w:color w:val="008000"/>
            <w:rtl/>
          </w:rPr>
          <w:alias w:val="סוג מדד כותרת"/>
          <w:tag w:val="cntMadadTypeTitle"/>
          <w:id w:val="1394936735"/>
          <w:placeholder>
            <w:docPart w:val="A8CEFD3F68CC4139B29B9B12A521A3F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0555DD" w:rsidRPr="007835AC">
            <w:rPr>
              <w:rFonts w:cstheme="minorBidi"/>
              <w:color w:val="00B0F0"/>
              <w:rtl/>
            </w:rPr>
            <w:t>[סוג מדד כותרת]</w:t>
          </w:r>
        </w:sdtContent>
      </w:sdt>
      <w:r w:rsidR="000555DD" w:rsidRPr="000300FA">
        <w:rPr>
          <w:rFonts w:ascii="Times New Roman" w:eastAsia="Times New Roman" w:hAnsi="Times New Roman" w:hint="cs"/>
          <w:color w:val="008000"/>
          <w:sz w:val="24"/>
          <w:rtl/>
        </w:rPr>
        <w:br/>
      </w:r>
      <w:sdt>
        <w:sdtPr>
          <w:rPr>
            <w:rFonts w:hint="cs"/>
            <w:color w:val="008000"/>
            <w:rtl/>
          </w:rPr>
          <w:alias w:val="מדד בגין/ידוע - כותרת"/>
          <w:tag w:val="cntIsKnownTitle"/>
          <w:id w:val="1149088069"/>
          <w:placeholder>
            <w:docPart w:val="E225FFBAC2A4410DB6A269A78F5ADBA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0555DD" w:rsidRPr="007835AC">
            <w:rPr>
              <w:rFonts w:cstheme="minorBidi"/>
              <w:color w:val="00B0F0"/>
              <w:rtl/>
            </w:rPr>
            <w:t>[מדד בגין/ידוע - כותרת]</w:t>
          </w:r>
        </w:sdtContent>
      </w:sdt>
      <w:r w:rsidR="000555DD" w:rsidRPr="000300FA">
        <w:rPr>
          <w:rFonts w:ascii="Times New Roman" w:eastAsia="Times New Roman" w:hAnsi="Times New Roman" w:hint="cs"/>
          <w:color w:val="008000"/>
          <w:sz w:val="24"/>
          <w:rtl/>
        </w:rPr>
        <w:t xml:space="preserve"> </w:t>
      </w:r>
      <w:sdt>
        <w:sdtPr>
          <w:rPr>
            <w:rFonts w:hint="cs"/>
            <w:color w:val="008000"/>
            <w:rtl/>
          </w:rPr>
          <w:alias w:val="מדד בסיס"/>
          <w:tag w:val="cntMadadBase"/>
          <w:id w:val="1021983075"/>
          <w:placeholder>
            <w:docPart w:val="0B9828A939B74A8D8C7BD8C18585362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r w:rsidR="000555DD" w:rsidRPr="007835AC">
            <w:rPr>
              <w:rFonts w:cstheme="minorBidi"/>
              <w:color w:val="00B0F0"/>
              <w:rtl/>
            </w:rPr>
            <w:t>[מדד בסיס]</w:t>
          </w:r>
        </w:sdtContent>
      </w:sdt>
      <w:r w:rsidR="000555DD" w:rsidRPr="000300FA">
        <w:rPr>
          <w:rFonts w:ascii="Times New Roman" w:eastAsia="Times New Roman" w:hAnsi="Times New Roman" w:hint="cs"/>
          <w:sz w:val="24"/>
          <w:rtl/>
        </w:rPr>
        <w:t xml:space="preserve"> (העומד על </w:t>
      </w:r>
      <w:sdt>
        <w:sdtPr>
          <w:rPr>
            <w:rFonts w:hint="cs"/>
            <w:color w:val="008000"/>
            <w:rtl/>
          </w:rPr>
          <w:alias w:val="נקודות מדד"/>
          <w:tag w:val="cntMadadPoints"/>
          <w:id w:val="-217437650"/>
          <w:placeholder>
            <w:docPart w:val="5F6D175CD22C4BA791C953C4E0DB8B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0555DD" w:rsidRPr="007835AC">
            <w:rPr>
              <w:rFonts w:cstheme="minorBidi"/>
              <w:color w:val="00B0F0"/>
              <w:rtl/>
            </w:rPr>
            <w:t>[נקודות מדד]</w:t>
          </w:r>
        </w:sdtContent>
      </w:sdt>
      <w:r w:rsidR="000555DD" w:rsidRPr="000300FA">
        <w:rPr>
          <w:rFonts w:ascii="Times New Roman" w:eastAsia="Times New Roman" w:hAnsi="Times New Roman" w:hint="cs"/>
          <w:sz w:val="24"/>
          <w:rtl/>
        </w:rPr>
        <w:t xml:space="preserve"> נקודות) </w:t>
      </w:r>
      <w:r w:rsidR="000555DD" w:rsidRPr="000300FA">
        <w:rPr>
          <w:rFonts w:ascii="Times New Roman" w:eastAsia="Times New Roman" w:hAnsi="Times New Roman" w:hint="cs"/>
          <w:sz w:val="24"/>
          <w:rtl/>
          <w:lang w:eastAsia="he-IL"/>
        </w:rPr>
        <w:t xml:space="preserve"> עד למדד הידוע ביום הגשת כל חשבון.</w:t>
      </w:r>
    </w:p>
    <w:p w14:paraId="5FE84E46" w14:textId="77777777" w:rsidR="00590FDD" w:rsidRPr="00590FDD" w:rsidRDefault="00590FDD" w:rsidP="000555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6E0FC398"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6DCF9B32"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w:t>
      </w:r>
      <w:r w:rsidRPr="00590FDD">
        <w:rPr>
          <w:rFonts w:ascii="Times New Roman" w:eastAsia="Times New Roman" w:hAnsi="Times New Roman" w:hint="cs"/>
          <w:sz w:val="24"/>
          <w:rtl/>
          <w:lang w:eastAsia="he-IL"/>
        </w:rPr>
        <w:t xml:space="preserve">כל </w:t>
      </w:r>
      <w:r w:rsidRPr="00590FDD">
        <w:rPr>
          <w:rFonts w:ascii="Times New Roman" w:eastAsia="Times New Roman" w:hAnsi="Times New Roman"/>
          <w:sz w:val="24"/>
          <w:rtl/>
          <w:lang w:eastAsia="he-IL"/>
        </w:rPr>
        <w:t>דין</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לרבות אשור על נ</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הול ספרים ואשור על ניכוי מס במקור</w:t>
      </w:r>
      <w:r w:rsidRPr="00590FDD">
        <w:rPr>
          <w:rFonts w:ascii="Times New Roman" w:eastAsia="Times New Roman" w:hAnsi="Times New Roman" w:hint="cs"/>
          <w:sz w:val="24"/>
          <w:rtl/>
          <w:lang w:eastAsia="he-IL"/>
        </w:rPr>
        <w:t>.</w:t>
      </w:r>
    </w:p>
    <w:p w14:paraId="5081CC77"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1E8DE273"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44351ADC"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0"/>
          <w:szCs w:val="20"/>
          <w:rtl/>
          <w:lang w:eastAsia="he-IL"/>
        </w:rPr>
      </w:pPr>
      <w:r w:rsidRPr="00590FDD">
        <w:rPr>
          <w:rFonts w:ascii="Times New Roman" w:eastAsia="Times New Roman" w:hAnsi="Times New Roman"/>
          <w:sz w:val="20"/>
          <w:szCs w:val="20"/>
          <w:rtl/>
          <w:lang w:eastAsia="he-IL"/>
        </w:rPr>
        <w:br w:type="page"/>
      </w:r>
    </w:p>
    <w:p w14:paraId="445455E5"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lastRenderedPageBreak/>
        <w:t xml:space="preserve">נספח </w:t>
      </w:r>
      <w:r w:rsidR="000555DD">
        <w:rPr>
          <w:rFonts w:ascii="Times New Roman" w:eastAsia="Times New Roman" w:hAnsi="Times New Roman" w:hint="cs"/>
          <w:bCs/>
          <w:sz w:val="24"/>
          <w:u w:val="single"/>
          <w:rtl/>
          <w:lang w:eastAsia="he-IL"/>
        </w:rPr>
        <w:t>"</w:t>
      </w:r>
      <w:r w:rsidRPr="00590FDD">
        <w:rPr>
          <w:rFonts w:ascii="Times New Roman" w:eastAsia="Times New Roman" w:hAnsi="Times New Roman"/>
          <w:bCs/>
          <w:sz w:val="24"/>
          <w:u w:val="single"/>
          <w:rtl/>
          <w:lang w:eastAsia="he-IL"/>
        </w:rPr>
        <w:t>ה'</w:t>
      </w:r>
      <w:r w:rsidR="000555DD">
        <w:rPr>
          <w:rFonts w:ascii="Times New Roman" w:eastAsia="Times New Roman" w:hAnsi="Times New Roman" w:hint="cs"/>
          <w:bCs/>
          <w:sz w:val="24"/>
          <w:u w:val="single"/>
          <w:rtl/>
          <w:lang w:eastAsia="he-IL"/>
        </w:rPr>
        <w:t>'</w:t>
      </w:r>
    </w:p>
    <w:p w14:paraId="72700236"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4E11D185"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תשלומי שכר המתכנן</w:t>
      </w:r>
    </w:p>
    <w:p w14:paraId="1C9FB78E"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u w:val="single"/>
          <w:rtl/>
          <w:lang w:eastAsia="he-IL"/>
        </w:rPr>
      </w:pPr>
    </w:p>
    <w:p w14:paraId="36518D11"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719D8DC7" w14:textId="77777777" w:rsidR="00590FDD" w:rsidRPr="00590FDD" w:rsidRDefault="00590FDD" w:rsidP="00590FDD">
      <w:pPr>
        <w:widowControl w:val="0"/>
        <w:numPr>
          <w:ilvl w:val="0"/>
          <w:numId w:val="10"/>
        </w:numPr>
        <w:spacing w:before="0" w:beforeAutospacing="0" w:after="0" w:afterAutospacing="0" w:line="240" w:lineRule="auto"/>
        <w:ind w:right="360"/>
        <w:rPr>
          <w:rFonts w:ascii="Times New Roman" w:eastAsia="Times New Roman" w:hAnsi="Times New Roman"/>
          <w:sz w:val="24"/>
          <w:rtl/>
          <w:lang w:eastAsia="he-IL"/>
        </w:rPr>
      </w:pPr>
      <w:r w:rsidRPr="00590FDD">
        <w:rPr>
          <w:rFonts w:ascii="Times New Roman" w:eastAsia="Times New Roman" w:hAnsi="Times New Roman"/>
          <w:sz w:val="24"/>
          <w:rtl/>
          <w:lang w:eastAsia="he-IL"/>
        </w:rPr>
        <w:t>שכר המתכנן ישולם לשיעורין כנגד גמר כל שלב ושלב של שרותי המתכנן כמוגדר בחוזה לרבות בנספחים ב' ו- ח' כדלקמן:</w:t>
      </w:r>
      <w:r w:rsidRPr="00590FDD">
        <w:rPr>
          <w:rFonts w:ascii="Times New Roman" w:eastAsia="Times New Roman" w:hAnsi="Times New Roman"/>
          <w:sz w:val="24"/>
          <w:rtl/>
          <w:lang w:eastAsia="he-IL"/>
        </w:rPr>
        <w:br/>
      </w:r>
    </w:p>
    <w:tbl>
      <w:tblPr>
        <w:tblW w:w="8723" w:type="dxa"/>
        <w:tblLook w:val="00A0" w:firstRow="1" w:lastRow="0" w:firstColumn="1" w:lastColumn="0" w:noHBand="0" w:noVBand="0"/>
      </w:tblPr>
      <w:tblGrid>
        <w:gridCol w:w="1032"/>
        <w:gridCol w:w="6153"/>
        <w:gridCol w:w="1538"/>
      </w:tblGrid>
      <w:tr w:rsidR="00590FDD" w:rsidRPr="00590FDD" w14:paraId="1AFC3E19" w14:textId="77777777" w:rsidTr="000555DD">
        <w:tc>
          <w:tcPr>
            <w:tcW w:w="1026" w:type="dxa"/>
            <w:vAlign w:val="bottom"/>
          </w:tcPr>
          <w:p w14:paraId="44550BDF"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tl/>
              </w:rPr>
            </w:pPr>
          </w:p>
        </w:tc>
        <w:tc>
          <w:tcPr>
            <w:tcW w:w="6158" w:type="dxa"/>
          </w:tcPr>
          <w:p w14:paraId="0DB5382A"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tl/>
              </w:rPr>
            </w:pPr>
          </w:p>
        </w:tc>
        <w:tc>
          <w:tcPr>
            <w:tcW w:w="1539" w:type="dxa"/>
          </w:tcPr>
          <w:p w14:paraId="7C38680A"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tl/>
              </w:rPr>
            </w:pPr>
          </w:p>
        </w:tc>
      </w:tr>
      <w:tr w:rsidR="00590FDD" w:rsidRPr="00590FDD" w14:paraId="449100A4" w14:textId="77777777" w:rsidTr="000555DD">
        <w:tc>
          <w:tcPr>
            <w:tcW w:w="1026" w:type="dxa"/>
            <w:vAlign w:val="bottom"/>
          </w:tcPr>
          <w:p w14:paraId="59E6FF4D" w14:textId="77777777" w:rsidR="00590FDD" w:rsidRPr="00590FDD" w:rsidRDefault="00D319A9" w:rsidP="00590FDD">
            <w:pPr>
              <w:widowControl w:val="0"/>
              <w:spacing w:before="0" w:beforeAutospacing="0" w:after="0" w:afterAutospacing="0" w:line="240" w:lineRule="auto"/>
              <w:ind w:right="360"/>
              <w:jc w:val="center"/>
              <w:rPr>
                <w:rFonts w:ascii="Times New Roman" w:eastAsia="Times New Roman" w:hAnsi="Times New Roman"/>
                <w:sz w:val="24"/>
              </w:rPr>
            </w:pPr>
            <w:r>
              <w:rPr>
                <w:rFonts w:ascii="Times New Roman" w:eastAsia="Times New Roman" w:hAnsi="Times New Roman" w:hint="cs"/>
                <w:sz w:val="24"/>
                <w:rtl/>
              </w:rPr>
              <w:t>20</w:t>
            </w:r>
            <w:r w:rsidR="00590FDD" w:rsidRPr="00590FDD">
              <w:rPr>
                <w:rFonts w:ascii="Times New Roman" w:eastAsia="Times New Roman" w:hAnsi="Times New Roman"/>
                <w:sz w:val="24"/>
                <w:rtl/>
              </w:rPr>
              <w:t>%</w:t>
            </w:r>
          </w:p>
        </w:tc>
        <w:tc>
          <w:tcPr>
            <w:tcW w:w="6158" w:type="dxa"/>
          </w:tcPr>
          <w:p w14:paraId="0DDD0BFC" w14:textId="77777777" w:rsidR="00590FDD" w:rsidRPr="00590FDD" w:rsidRDefault="00590FDD" w:rsidP="000555DD">
            <w:pPr>
              <w:widowControl w:val="0"/>
              <w:spacing w:before="0" w:beforeAutospacing="0" w:after="0" w:afterAutospacing="0" w:line="240" w:lineRule="auto"/>
              <w:ind w:left="397"/>
              <w:rPr>
                <w:rFonts w:ascii="Times New Roman" w:eastAsia="Times New Roman" w:hAnsi="Times New Roman"/>
                <w:sz w:val="24"/>
              </w:rPr>
            </w:pPr>
            <w:r w:rsidRPr="00590FDD">
              <w:rPr>
                <w:rFonts w:ascii="Times New Roman" w:eastAsia="Times New Roman" w:hAnsi="Times New Roman"/>
                <w:sz w:val="24"/>
                <w:rtl/>
              </w:rPr>
              <w:t>לאחר גמר תכנון מוקדם, ו</w:t>
            </w:r>
            <w:r w:rsidR="000555DD">
              <w:rPr>
                <w:rFonts w:ascii="Times New Roman" w:eastAsia="Times New Roman" w:hAnsi="Times New Roman"/>
                <w:sz w:val="24"/>
                <w:rtl/>
              </w:rPr>
              <w:t>אישור עבודות שלב זה ע"י המזמין</w:t>
            </w:r>
            <w:r w:rsidR="004E32D2">
              <w:rPr>
                <w:rFonts w:ascii="Times New Roman" w:eastAsia="Times New Roman" w:hAnsi="Times New Roman" w:hint="cs"/>
                <w:sz w:val="24"/>
                <w:rtl/>
              </w:rPr>
              <w:t xml:space="preserve"> - </w:t>
            </w:r>
            <w:r w:rsidR="000555DD">
              <w:rPr>
                <w:rFonts w:ascii="Times New Roman" w:eastAsia="Times New Roman" w:hAnsi="Times New Roman"/>
                <w:sz w:val="24"/>
                <w:rtl/>
              </w:rPr>
              <w:t xml:space="preserve"> </w:t>
            </w:r>
            <w:r w:rsidR="000555DD" w:rsidRPr="004E32D2">
              <w:rPr>
                <w:rFonts w:ascii="Times New Roman" w:eastAsia="Times New Roman" w:hAnsi="Times New Roman" w:hint="cs"/>
                <w:sz w:val="24"/>
                <w:u w:val="dotted"/>
                <w:rtl/>
              </w:rPr>
              <w:t xml:space="preserve">       </w:t>
            </w:r>
            <w:r w:rsidR="000555DD">
              <w:rPr>
                <w:rFonts w:ascii="Times New Roman" w:eastAsia="Times New Roman" w:hAnsi="Times New Roman" w:hint="cs"/>
                <w:sz w:val="24"/>
                <w:rtl/>
              </w:rPr>
              <w:t xml:space="preserve">                                                                                             </w:t>
            </w:r>
          </w:p>
        </w:tc>
        <w:tc>
          <w:tcPr>
            <w:tcW w:w="1539" w:type="dxa"/>
          </w:tcPr>
          <w:p w14:paraId="7421824F"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1.1</w:t>
            </w:r>
          </w:p>
        </w:tc>
      </w:tr>
      <w:tr w:rsidR="00590FDD" w:rsidRPr="00590FDD" w14:paraId="19321DB3" w14:textId="77777777" w:rsidTr="000555DD">
        <w:tc>
          <w:tcPr>
            <w:tcW w:w="1026" w:type="dxa"/>
            <w:vAlign w:val="bottom"/>
          </w:tcPr>
          <w:p w14:paraId="09D27BCF" w14:textId="77777777" w:rsidR="00590FDD" w:rsidRPr="00590FDD" w:rsidRDefault="00D319A9" w:rsidP="00590FDD">
            <w:pPr>
              <w:widowControl w:val="0"/>
              <w:spacing w:before="0" w:beforeAutospacing="0" w:after="0" w:afterAutospacing="0" w:line="240" w:lineRule="auto"/>
              <w:ind w:right="360"/>
              <w:jc w:val="center"/>
              <w:rPr>
                <w:rFonts w:ascii="Times New Roman" w:eastAsia="Times New Roman" w:hAnsi="Times New Roman"/>
                <w:sz w:val="24"/>
              </w:rPr>
            </w:pPr>
            <w:r>
              <w:rPr>
                <w:rFonts w:ascii="Times New Roman" w:eastAsia="Times New Roman" w:hAnsi="Times New Roman" w:hint="cs"/>
                <w:sz w:val="24"/>
                <w:rtl/>
              </w:rPr>
              <w:t>15</w:t>
            </w:r>
            <w:r w:rsidR="00590FDD" w:rsidRPr="00590FDD">
              <w:rPr>
                <w:rFonts w:ascii="Times New Roman" w:eastAsia="Times New Roman" w:hAnsi="Times New Roman"/>
                <w:sz w:val="24"/>
                <w:rtl/>
              </w:rPr>
              <w:t>%</w:t>
            </w:r>
          </w:p>
        </w:tc>
        <w:tc>
          <w:tcPr>
            <w:tcW w:w="6158" w:type="dxa"/>
          </w:tcPr>
          <w:p w14:paraId="6AE45AB6" w14:textId="77777777" w:rsidR="00590FDD" w:rsidRPr="00590FDD" w:rsidRDefault="00590FDD" w:rsidP="004E32D2">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התכנון הסופי, חשבון יציבות ואישור שלב זה על ידי המזמין </w:t>
            </w:r>
            <w:r w:rsidR="004E32D2">
              <w:rPr>
                <w:rFonts w:ascii="Times New Roman" w:eastAsia="Times New Roman" w:hAnsi="Times New Roman" w:hint="cs"/>
                <w:sz w:val="24"/>
                <w:u w:val="dotted"/>
                <w:rtl/>
              </w:rPr>
              <w:t>-</w:t>
            </w:r>
            <w:r w:rsidR="004E32D2" w:rsidRPr="004E32D2">
              <w:rPr>
                <w:rFonts w:ascii="Times New Roman" w:eastAsia="Times New Roman" w:hAnsi="Times New Roman" w:hint="cs"/>
                <w:sz w:val="24"/>
                <w:u w:val="dotted"/>
                <w:rtl/>
              </w:rPr>
              <w:t xml:space="preserve">                                                                                       </w:t>
            </w:r>
            <w:r w:rsidR="004E32D2">
              <w:rPr>
                <w:rFonts w:ascii="Times New Roman" w:eastAsia="Times New Roman" w:hAnsi="Times New Roman" w:hint="cs"/>
                <w:sz w:val="24"/>
                <w:rtl/>
              </w:rPr>
              <w:t xml:space="preserve"> </w:t>
            </w:r>
          </w:p>
        </w:tc>
        <w:tc>
          <w:tcPr>
            <w:tcW w:w="1539" w:type="dxa"/>
          </w:tcPr>
          <w:p w14:paraId="5578DFE4"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2</w:t>
            </w:r>
          </w:p>
        </w:tc>
      </w:tr>
      <w:tr w:rsidR="00590FDD" w:rsidRPr="00590FDD" w14:paraId="42D9B4CA" w14:textId="77777777" w:rsidTr="000555DD">
        <w:tc>
          <w:tcPr>
            <w:tcW w:w="1026" w:type="dxa"/>
            <w:vAlign w:val="bottom"/>
          </w:tcPr>
          <w:p w14:paraId="32AA16C6" w14:textId="77777777" w:rsidR="00590FDD" w:rsidRPr="00590FDD" w:rsidRDefault="00D319A9" w:rsidP="00590FDD">
            <w:pPr>
              <w:widowControl w:val="0"/>
              <w:spacing w:before="0" w:beforeAutospacing="0" w:after="0" w:afterAutospacing="0" w:line="240" w:lineRule="auto"/>
              <w:ind w:right="360"/>
              <w:jc w:val="center"/>
              <w:rPr>
                <w:rFonts w:ascii="Times New Roman" w:eastAsia="Times New Roman" w:hAnsi="Times New Roman"/>
                <w:sz w:val="24"/>
              </w:rPr>
            </w:pPr>
            <w:r>
              <w:rPr>
                <w:rFonts w:ascii="Times New Roman" w:eastAsia="Times New Roman" w:hAnsi="Times New Roman" w:hint="cs"/>
                <w:sz w:val="24"/>
                <w:rtl/>
              </w:rPr>
              <w:t>10</w:t>
            </w:r>
            <w:r w:rsidR="00590FDD" w:rsidRPr="00590FDD">
              <w:rPr>
                <w:rFonts w:ascii="Times New Roman" w:eastAsia="Times New Roman" w:hAnsi="Times New Roman"/>
                <w:sz w:val="24"/>
                <w:rtl/>
              </w:rPr>
              <w:t>%</w:t>
            </w:r>
          </w:p>
        </w:tc>
        <w:tc>
          <w:tcPr>
            <w:tcW w:w="6158" w:type="dxa"/>
          </w:tcPr>
          <w:p w14:paraId="42386CFE"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אישור הבקשות להיתרי בניה והוצאות היתרי בניה - </w:t>
            </w:r>
          </w:p>
        </w:tc>
        <w:tc>
          <w:tcPr>
            <w:tcW w:w="1539" w:type="dxa"/>
          </w:tcPr>
          <w:p w14:paraId="09BA158F"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3</w:t>
            </w:r>
          </w:p>
        </w:tc>
      </w:tr>
      <w:tr w:rsidR="00590FDD" w:rsidRPr="00590FDD" w14:paraId="571CC787" w14:textId="77777777" w:rsidTr="000555DD">
        <w:tc>
          <w:tcPr>
            <w:tcW w:w="1026" w:type="dxa"/>
            <w:vAlign w:val="bottom"/>
          </w:tcPr>
          <w:p w14:paraId="34F978CF" w14:textId="77777777" w:rsidR="00590FDD" w:rsidRPr="00590FDD" w:rsidRDefault="00D319A9" w:rsidP="00590FDD">
            <w:pPr>
              <w:widowControl w:val="0"/>
              <w:spacing w:before="0" w:beforeAutospacing="0" w:after="0" w:afterAutospacing="0" w:line="240" w:lineRule="auto"/>
              <w:ind w:right="360"/>
              <w:jc w:val="center"/>
              <w:rPr>
                <w:rFonts w:ascii="Times New Roman" w:eastAsia="Times New Roman" w:hAnsi="Times New Roman"/>
                <w:sz w:val="24"/>
              </w:rPr>
            </w:pPr>
            <w:r>
              <w:rPr>
                <w:rFonts w:ascii="Times New Roman" w:eastAsia="Times New Roman" w:hAnsi="Times New Roman" w:hint="cs"/>
                <w:sz w:val="24"/>
                <w:rtl/>
              </w:rPr>
              <w:t>5</w:t>
            </w:r>
            <w:r w:rsidR="00590FDD" w:rsidRPr="00590FDD">
              <w:rPr>
                <w:rFonts w:ascii="Times New Roman" w:eastAsia="Times New Roman" w:hAnsi="Times New Roman"/>
                <w:sz w:val="24"/>
                <w:rtl/>
              </w:rPr>
              <w:t>%</w:t>
            </w:r>
          </w:p>
        </w:tc>
        <w:tc>
          <w:tcPr>
            <w:tcW w:w="6158" w:type="dxa"/>
          </w:tcPr>
          <w:p w14:paraId="619C655A"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התכנון המפורט והמכרזים, ואישור עבודות שלב זה על ידי המזמין - </w:t>
            </w:r>
          </w:p>
        </w:tc>
        <w:tc>
          <w:tcPr>
            <w:tcW w:w="1539" w:type="dxa"/>
          </w:tcPr>
          <w:p w14:paraId="47E92AD3"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4</w:t>
            </w:r>
          </w:p>
        </w:tc>
      </w:tr>
      <w:tr w:rsidR="00590FDD" w:rsidRPr="00590FDD" w14:paraId="2DE3A3EC" w14:textId="77777777" w:rsidTr="000555DD">
        <w:tc>
          <w:tcPr>
            <w:tcW w:w="1026" w:type="dxa"/>
            <w:vAlign w:val="bottom"/>
          </w:tcPr>
          <w:p w14:paraId="061F6EF2" w14:textId="77777777" w:rsidR="00590FDD" w:rsidRPr="00590FDD" w:rsidRDefault="00D319A9" w:rsidP="00590FDD">
            <w:pPr>
              <w:widowControl w:val="0"/>
              <w:spacing w:before="0" w:beforeAutospacing="0" w:after="0" w:afterAutospacing="0" w:line="240" w:lineRule="auto"/>
              <w:ind w:right="360"/>
              <w:jc w:val="center"/>
              <w:rPr>
                <w:rFonts w:ascii="Times New Roman" w:eastAsia="Times New Roman" w:hAnsi="Times New Roman"/>
                <w:sz w:val="24"/>
              </w:rPr>
            </w:pPr>
            <w:r>
              <w:rPr>
                <w:rFonts w:ascii="Times New Roman" w:eastAsia="Times New Roman" w:hAnsi="Times New Roman" w:hint="cs"/>
                <w:sz w:val="24"/>
                <w:rtl/>
              </w:rPr>
              <w:t>5</w:t>
            </w:r>
            <w:r w:rsidR="00590FDD" w:rsidRPr="00590FDD">
              <w:rPr>
                <w:rFonts w:ascii="Times New Roman" w:eastAsia="Times New Roman" w:hAnsi="Times New Roman"/>
                <w:sz w:val="24"/>
                <w:rtl/>
              </w:rPr>
              <w:t>%</w:t>
            </w:r>
          </w:p>
        </w:tc>
        <w:tc>
          <w:tcPr>
            <w:tcW w:w="6158" w:type="dxa"/>
          </w:tcPr>
          <w:p w14:paraId="7EEFF8C6"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הכנת מפרטים, כתבי כמויות ורשימות ברזל ואישור שלב זה ע"י המזמין - </w:t>
            </w:r>
          </w:p>
        </w:tc>
        <w:tc>
          <w:tcPr>
            <w:tcW w:w="1539" w:type="dxa"/>
          </w:tcPr>
          <w:p w14:paraId="5727D357"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5</w:t>
            </w:r>
          </w:p>
        </w:tc>
      </w:tr>
      <w:tr w:rsidR="00590FDD" w:rsidRPr="00590FDD" w14:paraId="28AA3D3A" w14:textId="77777777" w:rsidTr="000555DD">
        <w:tc>
          <w:tcPr>
            <w:tcW w:w="1026" w:type="dxa"/>
            <w:vAlign w:val="bottom"/>
          </w:tcPr>
          <w:p w14:paraId="11145D1E" w14:textId="77777777" w:rsidR="00590FDD" w:rsidRPr="00590FDD" w:rsidRDefault="00D319A9" w:rsidP="00590FDD">
            <w:pPr>
              <w:widowControl w:val="0"/>
              <w:spacing w:before="0" w:beforeAutospacing="0" w:after="0" w:afterAutospacing="0" w:line="240" w:lineRule="auto"/>
              <w:ind w:right="360"/>
              <w:jc w:val="center"/>
              <w:rPr>
                <w:rFonts w:ascii="Times New Roman" w:eastAsia="Times New Roman" w:hAnsi="Times New Roman"/>
                <w:sz w:val="24"/>
              </w:rPr>
            </w:pPr>
            <w:r>
              <w:rPr>
                <w:rFonts w:ascii="Times New Roman" w:eastAsia="Times New Roman" w:hAnsi="Times New Roman" w:hint="cs"/>
                <w:sz w:val="24"/>
                <w:rtl/>
              </w:rPr>
              <w:t>35</w:t>
            </w:r>
            <w:r w:rsidR="00590FDD" w:rsidRPr="00590FDD">
              <w:rPr>
                <w:rFonts w:ascii="Times New Roman" w:eastAsia="Times New Roman" w:hAnsi="Times New Roman"/>
                <w:sz w:val="24"/>
                <w:rtl/>
              </w:rPr>
              <w:t>%</w:t>
            </w:r>
          </w:p>
        </w:tc>
        <w:tc>
          <w:tcPr>
            <w:tcW w:w="6158" w:type="dxa"/>
          </w:tcPr>
          <w:p w14:paraId="55450D35"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הוצאת תכניות לביצוע - </w:t>
            </w:r>
          </w:p>
        </w:tc>
        <w:tc>
          <w:tcPr>
            <w:tcW w:w="1539" w:type="dxa"/>
          </w:tcPr>
          <w:p w14:paraId="551884C4"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6</w:t>
            </w:r>
          </w:p>
        </w:tc>
      </w:tr>
      <w:tr w:rsidR="00590FDD" w:rsidRPr="00590FDD" w14:paraId="11F83962" w14:textId="77777777" w:rsidTr="000555DD">
        <w:tc>
          <w:tcPr>
            <w:tcW w:w="1026" w:type="dxa"/>
            <w:vAlign w:val="bottom"/>
          </w:tcPr>
          <w:p w14:paraId="25FBB4BC" w14:textId="77777777" w:rsidR="00590FDD" w:rsidRPr="00590FDD" w:rsidRDefault="00D319A9" w:rsidP="00590FDD">
            <w:pPr>
              <w:widowControl w:val="0"/>
              <w:spacing w:before="0" w:beforeAutospacing="0" w:after="0" w:afterAutospacing="0" w:line="240" w:lineRule="auto"/>
              <w:ind w:right="360"/>
              <w:jc w:val="center"/>
              <w:rPr>
                <w:rFonts w:ascii="Times New Roman" w:eastAsia="Times New Roman" w:hAnsi="Times New Roman"/>
                <w:sz w:val="24"/>
              </w:rPr>
            </w:pPr>
            <w:r>
              <w:rPr>
                <w:rFonts w:ascii="Times New Roman" w:eastAsia="Times New Roman" w:hAnsi="Times New Roman" w:hint="cs"/>
                <w:sz w:val="24"/>
                <w:rtl/>
              </w:rPr>
              <w:t>10</w:t>
            </w:r>
            <w:r w:rsidR="00590FDD" w:rsidRPr="00590FDD">
              <w:rPr>
                <w:rFonts w:ascii="Times New Roman" w:eastAsia="Times New Roman" w:hAnsi="Times New Roman"/>
                <w:sz w:val="24"/>
                <w:rtl/>
              </w:rPr>
              <w:t>%</w:t>
            </w:r>
          </w:p>
        </w:tc>
        <w:tc>
          <w:tcPr>
            <w:tcW w:w="6158" w:type="dxa"/>
          </w:tcPr>
          <w:p w14:paraId="445161E5"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במהלך ביצוע הפיקוח העליון - </w:t>
            </w:r>
          </w:p>
        </w:tc>
        <w:tc>
          <w:tcPr>
            <w:tcW w:w="1539" w:type="dxa"/>
          </w:tcPr>
          <w:p w14:paraId="0125609E"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7</w:t>
            </w:r>
          </w:p>
        </w:tc>
      </w:tr>
      <w:tr w:rsidR="00590FDD" w:rsidRPr="00590FDD" w14:paraId="428412C5" w14:textId="77777777" w:rsidTr="000555DD">
        <w:tc>
          <w:tcPr>
            <w:tcW w:w="1026" w:type="dxa"/>
            <w:vAlign w:val="bottom"/>
          </w:tcPr>
          <w:p w14:paraId="7ABE2FFA" w14:textId="77777777" w:rsidR="00590FDD" w:rsidRPr="00590FDD" w:rsidRDefault="00590FDD" w:rsidP="00D319A9">
            <w:pPr>
              <w:widowControl w:val="0"/>
              <w:spacing w:before="0" w:beforeAutospacing="0" w:after="0" w:afterAutospacing="0" w:line="240" w:lineRule="auto"/>
              <w:ind w:right="360"/>
              <w:rPr>
                <w:rFonts w:ascii="Times New Roman" w:eastAsia="Times New Roman" w:hAnsi="Times New Roman"/>
                <w:sz w:val="24"/>
              </w:rPr>
            </w:pPr>
          </w:p>
        </w:tc>
        <w:tc>
          <w:tcPr>
            <w:tcW w:w="6158" w:type="dxa"/>
          </w:tcPr>
          <w:p w14:paraId="6D438B2E"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ביצוע העבודות בהתאם לחוזה זה, הפעלת הפרויקט וקבלת העבודות ע"י המזמין, ולאחר בדיקת החשבונות הסופיים בגין העבודות ואישורם על ידי המתכנן והמזמין, וקבלת אשור אכלוס - </w:t>
            </w:r>
          </w:p>
        </w:tc>
        <w:tc>
          <w:tcPr>
            <w:tcW w:w="1539" w:type="dxa"/>
          </w:tcPr>
          <w:p w14:paraId="533F67F5"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8</w:t>
            </w:r>
          </w:p>
        </w:tc>
      </w:tr>
      <w:tr w:rsidR="00590FDD" w:rsidRPr="00590FDD" w14:paraId="1BAA411B" w14:textId="77777777" w:rsidTr="000555DD">
        <w:tc>
          <w:tcPr>
            <w:tcW w:w="1026" w:type="dxa"/>
            <w:vAlign w:val="bottom"/>
          </w:tcPr>
          <w:p w14:paraId="5FD0F791"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tl/>
              </w:rPr>
            </w:pPr>
          </w:p>
        </w:tc>
        <w:tc>
          <w:tcPr>
            <w:tcW w:w="6158" w:type="dxa"/>
          </w:tcPr>
          <w:p w14:paraId="6EB65402"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הפקוח העליון, </w:t>
            </w:r>
            <w:r w:rsidRPr="00590FDD">
              <w:rPr>
                <w:rFonts w:ascii="Times New Roman" w:eastAsia="Times New Roman" w:hAnsi="Times New Roman" w:hint="cs"/>
                <w:sz w:val="24"/>
                <w:rtl/>
              </w:rPr>
              <w:t>תיקונ</w:t>
            </w:r>
            <w:r w:rsidRPr="00590FDD">
              <w:rPr>
                <w:rFonts w:ascii="Times New Roman" w:eastAsia="Times New Roman" w:hAnsi="Times New Roman" w:hint="eastAsia"/>
                <w:sz w:val="24"/>
                <w:rtl/>
              </w:rPr>
              <w:t>י</w:t>
            </w:r>
            <w:r w:rsidRPr="00590FDD">
              <w:rPr>
                <w:rFonts w:ascii="Times New Roman" w:eastAsia="Times New Roman" w:hAnsi="Times New Roman"/>
                <w:sz w:val="24"/>
                <w:rtl/>
              </w:rPr>
              <w:t xml:space="preserve"> הבדק וקבלת תעודות גמר לפרויקט, אישור המתכנן בכתב להשלמת הפרויקט בהתאם לתכניותיו, לתקנים מחייבים ולשביעות רצונו – </w:t>
            </w:r>
          </w:p>
        </w:tc>
        <w:tc>
          <w:tcPr>
            <w:tcW w:w="1539" w:type="dxa"/>
          </w:tcPr>
          <w:p w14:paraId="63C1C4DD"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9</w:t>
            </w:r>
          </w:p>
        </w:tc>
      </w:tr>
      <w:tr w:rsidR="00590FDD" w:rsidRPr="00590FDD" w14:paraId="01F1A404" w14:textId="77777777" w:rsidTr="000555DD">
        <w:tc>
          <w:tcPr>
            <w:tcW w:w="1026" w:type="dxa"/>
            <w:vAlign w:val="bottom"/>
          </w:tcPr>
          <w:p w14:paraId="6D907515"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tl/>
              </w:rPr>
            </w:pPr>
          </w:p>
        </w:tc>
        <w:tc>
          <w:tcPr>
            <w:tcW w:w="6158" w:type="dxa"/>
          </w:tcPr>
          <w:p w14:paraId="59E8A362" w14:textId="77777777" w:rsidR="00590FDD" w:rsidRPr="00590FDD" w:rsidRDefault="00590FDD" w:rsidP="004E32D2">
            <w:pPr>
              <w:widowControl w:val="0"/>
              <w:spacing w:before="0" w:beforeAutospacing="0" w:after="0" w:afterAutospacing="0" w:line="240" w:lineRule="auto"/>
              <w:ind w:right="360"/>
              <w:rPr>
                <w:rFonts w:ascii="Times New Roman" w:eastAsia="Times New Roman" w:hAnsi="Times New Roman"/>
                <w:sz w:val="24"/>
                <w:rtl/>
              </w:rPr>
            </w:pPr>
          </w:p>
        </w:tc>
        <w:tc>
          <w:tcPr>
            <w:tcW w:w="1539" w:type="dxa"/>
          </w:tcPr>
          <w:p w14:paraId="4CD0D113" w14:textId="77777777" w:rsidR="00590FDD" w:rsidRPr="00590FDD" w:rsidRDefault="00590FDD" w:rsidP="004E32D2">
            <w:pPr>
              <w:widowControl w:val="0"/>
              <w:spacing w:before="0" w:beforeAutospacing="0" w:after="0" w:afterAutospacing="0" w:line="240" w:lineRule="auto"/>
              <w:rPr>
                <w:rFonts w:ascii="Times New Roman" w:eastAsia="Times New Roman" w:hAnsi="Times New Roman"/>
                <w:sz w:val="24"/>
                <w:rtl/>
              </w:rPr>
            </w:pPr>
          </w:p>
        </w:tc>
      </w:tr>
      <w:tr w:rsidR="00590FDD" w:rsidRPr="00590FDD" w14:paraId="11DF9726" w14:textId="77777777" w:rsidTr="000555DD">
        <w:tc>
          <w:tcPr>
            <w:tcW w:w="1026" w:type="dxa"/>
          </w:tcPr>
          <w:p w14:paraId="2E2DE653"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Pr>
            </w:pPr>
          </w:p>
        </w:tc>
        <w:tc>
          <w:tcPr>
            <w:tcW w:w="6158" w:type="dxa"/>
          </w:tcPr>
          <w:p w14:paraId="31E9D2D3"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Pr>
            </w:pPr>
          </w:p>
        </w:tc>
        <w:tc>
          <w:tcPr>
            <w:tcW w:w="1539" w:type="dxa"/>
          </w:tcPr>
          <w:p w14:paraId="7249BCDE"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p>
        </w:tc>
      </w:tr>
    </w:tbl>
    <w:p w14:paraId="49B64214" w14:textId="77777777" w:rsidR="00590FDD" w:rsidRPr="00590FDD" w:rsidRDefault="00590FDD" w:rsidP="00590FDD">
      <w:pPr>
        <w:widowControl w:val="0"/>
        <w:numPr>
          <w:ilvl w:val="0"/>
          <w:numId w:val="10"/>
        </w:numPr>
        <w:spacing w:before="0" w:beforeAutospacing="0" w:after="0" w:afterAutospacing="0" w:line="240" w:lineRule="auto"/>
        <w:ind w:right="360"/>
        <w:rPr>
          <w:rFonts w:ascii="Times New Roman" w:eastAsia="Times New Roman" w:hAnsi="Times New Roman"/>
          <w:sz w:val="24"/>
          <w:lang w:eastAsia="he-IL"/>
        </w:rPr>
      </w:pPr>
      <w:r w:rsidRPr="00590FDD">
        <w:rPr>
          <w:rFonts w:ascii="Times New Roman" w:eastAsia="Times New Roman" w:hAnsi="Times New Roman"/>
          <w:sz w:val="24"/>
          <w:rtl/>
          <w:lang w:eastAsia="he-IL"/>
        </w:rPr>
        <w:t>למרות האמור בסעיף 1 לעיל רשאי המזמין לשלם למתכנן מקדמות בגין קידום התכנון אשר יקוזזו משלבי התשלום עפ"י קביעתו.</w:t>
      </w:r>
    </w:p>
    <w:p w14:paraId="7011D8B9"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77B41AC7" w14:textId="77777777" w:rsidR="00590FDD" w:rsidRPr="00590FDD" w:rsidRDefault="00590FDD" w:rsidP="00590FDD">
      <w:pPr>
        <w:widowControl w:val="0"/>
        <w:numPr>
          <w:ilvl w:val="0"/>
          <w:numId w:val="10"/>
        </w:numPr>
        <w:spacing w:before="0" w:beforeAutospacing="0" w:after="0" w:afterAutospacing="0" w:line="240" w:lineRule="auto"/>
        <w:ind w:right="360"/>
        <w:rPr>
          <w:rFonts w:ascii="Times New Roman" w:eastAsia="Times New Roman" w:hAnsi="Times New Roman"/>
          <w:sz w:val="24"/>
          <w:rtl/>
          <w:lang w:eastAsia="he-IL"/>
        </w:rPr>
      </w:pPr>
      <w:r w:rsidRPr="00590FDD">
        <w:rPr>
          <w:rFonts w:ascii="Times New Roman" w:eastAsia="Times New Roman" w:hAnsi="Times New Roman"/>
          <w:sz w:val="24"/>
          <w:rtl/>
          <w:lang w:eastAsia="he-IL"/>
        </w:rPr>
        <w:t>המתכנן יגיש חשבון לא יותר מאשר פעם בחודש.</w:t>
      </w:r>
    </w:p>
    <w:p w14:paraId="537441F2"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2E12D248" w14:textId="7982AAE0" w:rsidR="00590FDD" w:rsidRPr="00590FDD" w:rsidRDefault="00590FDD" w:rsidP="002C19B0">
      <w:pPr>
        <w:widowControl w:val="0"/>
        <w:numPr>
          <w:ilvl w:val="0"/>
          <w:numId w:val="10"/>
        </w:numPr>
        <w:spacing w:before="0" w:beforeAutospacing="0" w:after="0" w:afterAutospacing="0" w:line="240" w:lineRule="auto"/>
        <w:rPr>
          <w:rFonts w:ascii="Times New Roman" w:eastAsia="Times New Roman" w:hAnsi="Times New Roman"/>
          <w:sz w:val="24"/>
          <w:rtl/>
          <w:lang w:eastAsia="he-IL"/>
        </w:rPr>
        <w:pPrChange w:id="104" w:author="גרמן קגנובסקי" w:date="2021-01-07T10:57:00Z">
          <w:pPr>
            <w:widowControl w:val="0"/>
            <w:numPr>
              <w:numId w:val="10"/>
            </w:numPr>
            <w:tabs>
              <w:tab w:val="num" w:pos="720"/>
            </w:tabs>
            <w:spacing w:before="0" w:beforeAutospacing="0" w:after="0" w:afterAutospacing="0" w:line="240" w:lineRule="auto"/>
            <w:ind w:left="720" w:hanging="720"/>
          </w:pPr>
        </w:pPrChange>
      </w:pPr>
      <w:r w:rsidRPr="00590FDD">
        <w:rPr>
          <w:rFonts w:ascii="Times New Roman" w:eastAsia="Times New Roman" w:hAnsi="Times New Roman"/>
          <w:sz w:val="24"/>
          <w:rtl/>
          <w:lang w:eastAsia="he-IL"/>
        </w:rPr>
        <w:t xml:space="preserve">המזמין ישלם את שכר המתכנן תוך </w:t>
      </w:r>
      <w:del w:id="105" w:author="גרמן קגנובסקי" w:date="2021-01-07T10:57:00Z">
        <w:r w:rsidRPr="00590FDD" w:rsidDel="002C19B0">
          <w:rPr>
            <w:rFonts w:ascii="Times New Roman" w:eastAsia="Times New Roman" w:hAnsi="Times New Roman"/>
            <w:sz w:val="24"/>
            <w:rtl/>
            <w:lang w:eastAsia="he-IL"/>
          </w:rPr>
          <w:delText xml:space="preserve">60 </w:delText>
        </w:r>
      </w:del>
      <w:ins w:id="106" w:author="גרמן קגנובסקי" w:date="2021-01-07T10:57:00Z">
        <w:r w:rsidR="002C19B0">
          <w:rPr>
            <w:rFonts w:ascii="Times New Roman" w:eastAsia="Times New Roman" w:hAnsi="Times New Roman" w:hint="cs"/>
            <w:sz w:val="24"/>
            <w:rtl/>
            <w:lang w:eastAsia="he-IL"/>
          </w:rPr>
          <w:t>45</w:t>
        </w:r>
        <w:bookmarkStart w:id="107" w:name="_GoBack"/>
        <w:bookmarkEnd w:id="107"/>
        <w:r w:rsidR="002C19B0" w:rsidRPr="00590FDD">
          <w:rPr>
            <w:rFonts w:ascii="Times New Roman" w:eastAsia="Times New Roman" w:hAnsi="Times New Roman"/>
            <w:sz w:val="24"/>
            <w:rtl/>
            <w:lang w:eastAsia="he-IL"/>
          </w:rPr>
          <w:t xml:space="preserve"> </w:t>
        </w:r>
      </w:ins>
      <w:r w:rsidRPr="00590FDD">
        <w:rPr>
          <w:rFonts w:ascii="Times New Roman" w:eastAsia="Times New Roman" w:hAnsi="Times New Roman"/>
          <w:sz w:val="24"/>
          <w:rtl/>
          <w:lang w:eastAsia="he-IL"/>
        </w:rPr>
        <w:t>יום מתאריך אישור החשבון ע"י המנהל.</w:t>
      </w:r>
    </w:p>
    <w:p w14:paraId="2319E72E"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33C68D14" w14:textId="77777777" w:rsidR="00590FDD" w:rsidRPr="00590FDD" w:rsidRDefault="00590FDD" w:rsidP="00590FDD">
      <w:pPr>
        <w:widowControl w:val="0"/>
        <w:numPr>
          <w:ilvl w:val="0"/>
          <w:numId w:val="10"/>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הגשת החשבונות תתבצע תוך הטענתם לתיקיית "חשבונות מוגשים" במערכת ה-</w:t>
      </w:r>
      <w:r w:rsidRPr="00590FDD">
        <w:rPr>
          <w:rFonts w:ascii="Times New Roman" w:eastAsia="Times New Roman" w:hAnsi="Times New Roman"/>
          <w:sz w:val="24"/>
          <w:lang w:eastAsia="he-IL"/>
        </w:rPr>
        <w:t>view</w:t>
      </w:r>
      <w:r w:rsidRPr="00590FDD">
        <w:rPr>
          <w:rFonts w:ascii="Times New Roman" w:eastAsia="Times New Roman" w:hAnsi="Times New Roman"/>
          <w:sz w:val="24"/>
          <w:rtl/>
          <w:lang w:eastAsia="he-IL"/>
        </w:rPr>
        <w:t>@ ויידוע המנהל בהתאם. מובהר כי הטענת החשבון למערכת מהווה תנאי לטיפול בו.</w:t>
      </w:r>
    </w:p>
    <w:p w14:paraId="631F0909"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38AA9721"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374A64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D1CC598"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3D52818"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36FEC5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7C9EA31"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82A42E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85651D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28F8E7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85A06E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0C7E6C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FEDE4E6"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472F54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93903E5"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B572884"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9BA3AA7"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868E55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B324DA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3DA2230" w14:textId="77777777" w:rsidR="00E078A7" w:rsidRDefault="00E078A7" w:rsidP="004E32D2">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225E6474"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sz w:val="20"/>
          <w:rtl/>
          <w:lang w:eastAsia="he-IL"/>
        </w:rPr>
      </w:pPr>
      <w:r w:rsidRPr="004E32D2">
        <w:rPr>
          <w:rFonts w:ascii="Times New Roman" w:eastAsia="Times New Roman" w:hAnsi="Times New Roman" w:hint="cs"/>
          <w:bCs/>
          <w:sz w:val="20"/>
          <w:u w:val="single"/>
          <w:rtl/>
          <w:lang w:eastAsia="he-IL"/>
        </w:rPr>
        <w:lastRenderedPageBreak/>
        <w:t>נספח "ו''</w:t>
      </w:r>
    </w:p>
    <w:p w14:paraId="1A4087E4" w14:textId="77777777" w:rsidR="004E32D2" w:rsidRPr="004E32D2" w:rsidRDefault="004E32D2" w:rsidP="004E32D2">
      <w:pPr>
        <w:widowControl w:val="0"/>
        <w:spacing w:before="0" w:beforeAutospacing="0" w:after="0" w:afterAutospacing="0" w:line="240" w:lineRule="auto"/>
        <w:jc w:val="right"/>
        <w:outlineLvl w:val="4"/>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תאריך : </w:t>
      </w:r>
      <w:sdt>
        <w:sdtPr>
          <w:rPr>
            <w:rFonts w:ascii="Times New Roman" w:eastAsia="Times New Roman" w:hAnsi="Times New Roman"/>
            <w:color w:val="008000"/>
            <w:sz w:val="24"/>
            <w:rtl/>
            <w:lang w:eastAsia="he-IL"/>
          </w:rPr>
          <w:alias w:val="תאריך חתימת חוזה"/>
          <w:tag w:val="cntSignDate"/>
          <w:id w:val="94216678"/>
          <w:placeholder>
            <w:docPart w:val="41B38F50E4FC49B8A0512A4EDC9FC7A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4E32D2">
            <w:rPr>
              <w:rFonts w:cstheme="minorBidi"/>
              <w:color w:val="00B0F0"/>
              <w:rtl/>
            </w:rPr>
            <w:t>[תאריך חתימת חוזה]</w:t>
          </w:r>
        </w:sdtContent>
      </w:sdt>
      <w:r w:rsidRPr="004E32D2">
        <w:rPr>
          <w:rFonts w:ascii="Times New Roman" w:eastAsia="Times New Roman" w:hAnsi="Times New Roman" w:hint="cs"/>
          <w:bCs/>
          <w:color w:val="FF0000"/>
          <w:sz w:val="24"/>
          <w:rtl/>
          <w:lang w:eastAsia="he-IL"/>
        </w:rPr>
        <w:br/>
      </w:r>
    </w:p>
    <w:p w14:paraId="38A9EFD3"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לכבוד</w:t>
      </w:r>
      <w:r w:rsidRPr="004E32D2">
        <w:rPr>
          <w:rFonts w:ascii="Times New Roman" w:eastAsia="Times New Roman" w:hAnsi="Times New Roman" w:hint="cs"/>
          <w:sz w:val="24"/>
          <w:lang w:eastAsia="he-IL"/>
        </w:rPr>
        <w:t xml:space="preserve"> </w:t>
      </w:r>
    </w:p>
    <w:sdt>
      <w:sdtPr>
        <w:rPr>
          <w:rFonts w:ascii="Times New Roman" w:eastAsia="Times New Roman" w:hAnsi="Times New Roman"/>
          <w:color w:val="008000"/>
          <w:sz w:val="24"/>
          <w:rtl/>
          <w:lang w:eastAsia="he-IL"/>
        </w:rPr>
        <w:alias w:val="צד א בחוזה"/>
        <w:tag w:val="cntTzadA"/>
        <w:id w:val="-827822700"/>
        <w:placeholder>
          <w:docPart w:val="D559730C708248E59001A8218D03B7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6A623BC1" w14:textId="77777777" w:rsidR="004E32D2" w:rsidRPr="004E32D2" w:rsidRDefault="00D319A9" w:rsidP="004E32D2">
          <w:pPr>
            <w:widowControl w:val="0"/>
            <w:spacing w:before="0" w:beforeAutospacing="0" w:after="0" w:afterAutospacing="0" w:line="240" w:lineRule="auto"/>
            <w:jc w:val="both"/>
            <w:rPr>
              <w:rFonts w:ascii="Times New Roman" w:eastAsia="Times New Roman" w:hAnsi="Times New Roman"/>
              <w:color w:val="008000"/>
              <w:sz w:val="24"/>
              <w:rtl/>
              <w:lang w:eastAsia="he-IL"/>
            </w:rPr>
          </w:pPr>
          <w:r>
            <w:rPr>
              <w:rFonts w:ascii="Times New Roman" w:eastAsia="Times New Roman" w:hAnsi="Times New Roman" w:hint="cs"/>
              <w:color w:val="008000"/>
              <w:sz w:val="24"/>
              <w:rtl/>
              <w:lang w:eastAsia="he-IL"/>
            </w:rPr>
            <w:br/>
            <w:t>א.מ.ד.ס מחיר למשתכן</w:t>
          </w:r>
          <w:r>
            <w:rPr>
              <w:rFonts w:ascii="Times New Roman" w:eastAsia="Times New Roman" w:hAnsi="Times New Roman" w:hint="cs"/>
              <w:color w:val="008000"/>
              <w:sz w:val="24"/>
              <w:rtl/>
              <w:lang w:eastAsia="he-IL"/>
            </w:rPr>
            <w:br/>
            <w:t>יהונתן נתניהו 1ג', אור יהודה</w:t>
          </w:r>
          <w:r>
            <w:rPr>
              <w:rFonts w:ascii="Times New Roman" w:eastAsia="Times New Roman" w:hAnsi="Times New Roman" w:hint="cs"/>
              <w:color w:val="008000"/>
              <w:sz w:val="24"/>
              <w:rtl/>
              <w:lang w:eastAsia="he-IL"/>
            </w:rPr>
            <w:br/>
            <w:t>ש.ר 540274883</w:t>
          </w:r>
          <w:r>
            <w:rPr>
              <w:rFonts w:ascii="Times New Roman" w:eastAsia="Times New Roman" w:hAnsi="Times New Roman" w:hint="cs"/>
              <w:color w:val="008000"/>
              <w:sz w:val="24"/>
              <w:rtl/>
              <w:lang w:eastAsia="he-IL"/>
            </w:rPr>
            <w:br/>
          </w:r>
        </w:p>
      </w:sdtContent>
    </w:sdt>
    <w:p w14:paraId="559B4D9A"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color w:val="008000"/>
          <w:sz w:val="24"/>
          <w:rtl/>
          <w:lang w:eastAsia="he-IL"/>
        </w:rPr>
      </w:pPr>
    </w:p>
    <w:p w14:paraId="41FCFBC4"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w:t>
      </w:r>
    </w:p>
    <w:p w14:paraId="21535A7B"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bCs/>
          <w:sz w:val="24"/>
          <w:u w:val="single"/>
          <w:rtl/>
          <w:lang w:eastAsia="he-IL"/>
        </w:rPr>
      </w:pPr>
    </w:p>
    <w:p w14:paraId="15C2F714" w14:textId="77777777" w:rsidR="004E32D2" w:rsidRPr="004E32D2" w:rsidRDefault="004E32D2" w:rsidP="004E32D2">
      <w:pPr>
        <w:widowControl w:val="0"/>
        <w:spacing w:before="0" w:beforeAutospacing="0" w:after="0" w:afterAutospacing="0" w:line="240" w:lineRule="auto"/>
        <w:jc w:val="center"/>
        <w:outlineLvl w:val="3"/>
        <w:rPr>
          <w:rFonts w:ascii="Times New Roman" w:eastAsia="Times New Roman" w:hAnsi="Times New Roman"/>
          <w:bCs/>
          <w:sz w:val="24"/>
          <w:u w:val="single"/>
          <w:rtl/>
          <w:lang w:eastAsia="he-IL"/>
        </w:rPr>
      </w:pPr>
      <w:r w:rsidRPr="004E32D2">
        <w:rPr>
          <w:rFonts w:ascii="Times New Roman" w:eastAsia="Times New Roman" w:hAnsi="Times New Roman" w:hint="cs"/>
          <w:bCs/>
          <w:sz w:val="24"/>
          <w:u w:val="single"/>
          <w:rtl/>
          <w:lang w:eastAsia="he-IL"/>
        </w:rPr>
        <w:t>הצהרה והתחייבות לשמירת סודיות</w:t>
      </w:r>
    </w:p>
    <w:p w14:paraId="738D7E4C"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sz w:val="24"/>
          <w:rtl/>
          <w:lang w:eastAsia="he-IL"/>
        </w:rPr>
      </w:pPr>
    </w:p>
    <w:p w14:paraId="1633271E" w14:textId="370FAB20"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אני הח"מ עובד חברת  </w:t>
      </w:r>
      <w:sdt>
        <w:sdtPr>
          <w:rPr>
            <w:rFonts w:ascii="Times New Roman" w:eastAsia="Times New Roman" w:hAnsi="Times New Roman"/>
            <w:color w:val="008000"/>
            <w:sz w:val="24"/>
            <w:rtl/>
            <w:lang w:eastAsia="he-IL"/>
          </w:rPr>
          <w:alias w:val="שם ספק"/>
          <w:tag w:val="cntSupllierName"/>
          <w:id w:val="-1468043177"/>
          <w:placeholder>
            <w:docPart w:val="9FDC1813FBC1470187EC7920F51805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del w:id="108" w:author="גרמן קגנובסקי" w:date="2021-01-07T11:01:00Z">
            <w:r w:rsidR="00D319A9" w:rsidDel="00144D52">
              <w:rPr>
                <w:rFonts w:ascii="Times New Roman" w:eastAsia="Times New Roman" w:hAnsi="Times New Roman" w:hint="cs"/>
                <w:color w:val="008000"/>
                <w:sz w:val="24"/>
                <w:rtl/>
                <w:lang w:eastAsia="he-IL"/>
              </w:rPr>
              <w:delText>אבנר איזדיאן מהנדסים בע"מ</w:delText>
            </w:r>
          </w:del>
          <w:ins w:id="109" w:author="גרמן קגנובסקי" w:date="2021-01-07T11:01:00Z">
            <w:r w:rsidR="00144D52">
              <w:rPr>
                <w:rFonts w:ascii="Times New Roman" w:eastAsia="Times New Roman" w:hAnsi="Times New Roman"/>
                <w:color w:val="008000"/>
                <w:sz w:val="24"/>
                <w:rtl/>
                <w:lang w:eastAsia="he-IL"/>
              </w:rPr>
              <w:t>אבנר איזדיאן מהנדסים בע''מ</w:t>
            </w:r>
          </w:ins>
        </w:sdtContent>
      </w:sdt>
      <w:r w:rsidRPr="004E32D2">
        <w:rPr>
          <w:rFonts w:ascii="Times New Roman" w:eastAsia="Times New Roman" w:hAnsi="Times New Roman" w:hint="cs"/>
          <w:sz w:val="24"/>
          <w:rtl/>
          <w:lang w:eastAsia="he-IL"/>
        </w:rPr>
        <w:t xml:space="preserve"> / הפועל בשם חברת </w:t>
      </w:r>
      <w:r w:rsidRPr="004E32D2">
        <w:rPr>
          <w:rFonts w:ascii="Times New Roman" w:eastAsia="Times New Roman" w:hAnsi="Times New Roman" w:hint="cs"/>
          <w:sz w:val="24"/>
          <w:lang w:eastAsia="he-IL"/>
        </w:rPr>
        <w:t xml:space="preserve"> </w:t>
      </w:r>
      <w:sdt>
        <w:sdtPr>
          <w:rPr>
            <w:rFonts w:ascii="Times New Roman" w:eastAsia="Times New Roman" w:hAnsi="Times New Roman"/>
            <w:color w:val="008000"/>
            <w:sz w:val="24"/>
            <w:rtl/>
            <w:lang w:eastAsia="he-IL"/>
          </w:rPr>
          <w:alias w:val="שם ספק"/>
          <w:tag w:val="cntSupllierName"/>
          <w:id w:val="-582374609"/>
          <w:placeholder>
            <w:docPart w:val="47FCC6D2593F4649B0CE7764DAB0DD2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del w:id="110" w:author="גרמן קגנובסקי" w:date="2021-01-07T11:01:00Z">
            <w:r w:rsidR="00D319A9" w:rsidDel="00144D52">
              <w:rPr>
                <w:rFonts w:ascii="Times New Roman" w:eastAsia="Times New Roman" w:hAnsi="Times New Roman" w:hint="cs"/>
                <w:color w:val="008000"/>
                <w:sz w:val="24"/>
                <w:rtl/>
                <w:lang w:eastAsia="he-IL"/>
              </w:rPr>
              <w:delText>אבנר איזדיאן מהנדסים בע"מ</w:delText>
            </w:r>
          </w:del>
          <w:ins w:id="111" w:author="גרמן קגנובסקי" w:date="2021-01-07T11:01:00Z">
            <w:r w:rsidR="00144D52">
              <w:rPr>
                <w:rFonts w:ascii="Times New Roman" w:eastAsia="Times New Roman" w:hAnsi="Times New Roman"/>
                <w:color w:val="008000"/>
                <w:sz w:val="24"/>
                <w:rtl/>
                <w:lang w:eastAsia="he-IL"/>
              </w:rPr>
              <w:t>אבנר איזדיאן מהנדסים בע''מ</w:t>
            </w:r>
          </w:ins>
        </w:sdtContent>
      </w:sdt>
      <w:r w:rsidRPr="004E32D2">
        <w:rPr>
          <w:rFonts w:ascii="Times New Roman" w:eastAsia="Times New Roman" w:hAnsi="Times New Roman" w:hint="cs"/>
          <w:bCs/>
          <w:sz w:val="24"/>
          <w:rtl/>
          <w:lang w:eastAsia="he-IL"/>
        </w:rPr>
        <w:t xml:space="preserve"> /</w:t>
      </w:r>
      <w:r w:rsidRPr="004E32D2">
        <w:rPr>
          <w:rFonts w:ascii="Times New Roman" w:eastAsia="Times New Roman" w:hAnsi="Times New Roman" w:hint="cs"/>
          <w:sz w:val="24"/>
          <w:rtl/>
          <w:lang w:eastAsia="he-IL"/>
        </w:rPr>
        <w:t xml:space="preserve"> המספק שירותים לחברת </w:t>
      </w:r>
      <w:r w:rsidRPr="004E32D2">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שם ספק"/>
          <w:tag w:val="cntSupllierName"/>
          <w:id w:val="637914054"/>
          <w:placeholder>
            <w:docPart w:val="CF054D32B7D04222A6952B0E378B1F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del w:id="112" w:author="גרמן קגנובסקי" w:date="2021-01-07T11:01:00Z">
            <w:r w:rsidR="00D319A9" w:rsidDel="00144D52">
              <w:rPr>
                <w:rFonts w:ascii="Times New Roman" w:eastAsia="Times New Roman" w:hAnsi="Times New Roman" w:hint="cs"/>
                <w:color w:val="008000"/>
                <w:sz w:val="24"/>
                <w:rtl/>
                <w:lang w:eastAsia="he-IL"/>
              </w:rPr>
              <w:delText>אבנר איזדיאן מהנדסים בע"מ</w:delText>
            </w:r>
          </w:del>
          <w:ins w:id="113" w:author="גרמן קגנובסקי" w:date="2021-01-07T11:01:00Z">
            <w:r w:rsidR="00144D52">
              <w:rPr>
                <w:rFonts w:ascii="Times New Roman" w:eastAsia="Times New Roman" w:hAnsi="Times New Roman"/>
                <w:color w:val="008000"/>
                <w:sz w:val="24"/>
                <w:rtl/>
                <w:lang w:eastAsia="he-IL"/>
              </w:rPr>
              <w:t>אבנר איזדיאן מהנדסים בע''מ</w:t>
            </w:r>
          </w:ins>
        </w:sdtContent>
      </w:sdt>
      <w:r w:rsidRPr="004E32D2">
        <w:rPr>
          <w:rFonts w:ascii="Times New Roman" w:eastAsia="Times New Roman" w:hAnsi="Times New Roman" w:hint="cs"/>
          <w:sz w:val="24"/>
          <w:rtl/>
          <w:lang w:eastAsia="he-IL"/>
        </w:rPr>
        <w:t xml:space="preserve"> *,מצהיר בזאת ומתחייב כלפיכם כדלקמן:</w:t>
      </w:r>
    </w:p>
    <w:p w14:paraId="437066F7"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4A2AECFE" w14:textId="08103724"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אני מועסק על ידי </w:t>
      </w:r>
      <w:sdt>
        <w:sdtPr>
          <w:rPr>
            <w:rFonts w:ascii="Times New Roman" w:eastAsia="Times New Roman" w:hAnsi="Times New Roman"/>
            <w:color w:val="008000"/>
            <w:sz w:val="24"/>
            <w:rtl/>
            <w:lang w:eastAsia="he-IL"/>
          </w:rPr>
          <w:alias w:val="שם ספק"/>
          <w:tag w:val="cntSupllierName"/>
          <w:id w:val="1282378856"/>
          <w:placeholder>
            <w:docPart w:val="CFEC286F9F584BC5AF846440A82375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del w:id="114" w:author="גרמן קגנובסקי" w:date="2021-01-07T11:01:00Z">
            <w:r w:rsidR="00D319A9" w:rsidDel="00144D52">
              <w:rPr>
                <w:rFonts w:ascii="Times New Roman" w:eastAsia="Times New Roman" w:hAnsi="Times New Roman" w:hint="cs"/>
                <w:color w:val="008000"/>
                <w:sz w:val="24"/>
                <w:rtl/>
                <w:lang w:eastAsia="he-IL"/>
              </w:rPr>
              <w:delText>אבנר איזדיאן מהנדסים בע"מ</w:delText>
            </w:r>
          </w:del>
          <w:ins w:id="115" w:author="גרמן קגנובסקי" w:date="2021-01-07T11:01:00Z">
            <w:r w:rsidR="00144D52">
              <w:rPr>
                <w:rFonts w:ascii="Times New Roman" w:eastAsia="Times New Roman" w:hAnsi="Times New Roman"/>
                <w:color w:val="008000"/>
                <w:sz w:val="24"/>
                <w:rtl/>
                <w:lang w:eastAsia="he-IL"/>
              </w:rPr>
              <w:t>אבנר איזדיאן מהנדסים בע''מ</w:t>
            </w:r>
          </w:ins>
        </w:sdtContent>
      </w:sdt>
      <w:r w:rsidRPr="004E32D2">
        <w:rPr>
          <w:rFonts w:ascii="Times New Roman" w:eastAsia="Times New Roman" w:hAnsi="Times New Roman" w:hint="cs"/>
          <w:sz w:val="24"/>
          <w:rtl/>
          <w:lang w:eastAsia="he-IL"/>
        </w:rPr>
        <w:t xml:space="preserve"> , המבצעת עבורכם תכנון </w:t>
      </w:r>
      <w:sdt>
        <w:sdtPr>
          <w:rPr>
            <w:rFonts w:ascii="Times New Roman" w:eastAsia="Times New Roman" w:hAnsi="Times New Roman" w:hint="cs"/>
            <w:bCs/>
            <w:color w:val="00B0F0"/>
            <w:sz w:val="24"/>
            <w:rtl/>
            <w:lang w:eastAsia="he-IL"/>
          </w:rPr>
          <w:alias w:val="תבנית חוזה"/>
          <w:tag w:val="cntContractType"/>
          <w:id w:val="235442509"/>
          <w:placeholder>
            <w:docPart w:val="029957132BB74F55B794BDECACC9D3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hint="cs"/>
              <w:bCs/>
              <w:color w:val="00B0F0"/>
              <w:sz w:val="24"/>
              <w:rtl/>
              <w:lang w:eastAsia="he-IL"/>
            </w:rPr>
            <w:t>מתכנן קונסטרוקציה</w:t>
          </w:r>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 xml:space="preserve">בפרויקט  </w:t>
      </w:r>
      <w:sdt>
        <w:sdtPr>
          <w:rPr>
            <w:rFonts w:ascii="Times New Roman" w:eastAsia="Times New Roman" w:hAnsi="Times New Roman" w:hint="cs"/>
            <w:bCs/>
            <w:color w:val="008000"/>
            <w:sz w:val="24"/>
            <w:rtl/>
            <w:lang w:eastAsia="he-IL"/>
          </w:rPr>
          <w:alias w:val="שם הפרויקט"/>
          <w:tag w:val="cntProjectName"/>
          <w:id w:val="2072999419"/>
          <w:placeholder>
            <w:docPart w:val="93CC75DFAD5B4B2FAADCEFCD6DCD34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AF5A49">
            <w:rPr>
              <w:rFonts w:ascii="Times New Roman" w:eastAsia="Times New Roman" w:hAnsi="Times New Roman" w:hint="cs"/>
              <w:bCs/>
              <w:color w:val="008000"/>
              <w:sz w:val="24"/>
              <w:rtl/>
              <w:lang w:eastAsia="he-IL"/>
            </w:rPr>
            <w:t>נרקיסים ראשון לציון</w:t>
          </w:r>
        </w:sdtContent>
      </w:sdt>
      <w:r w:rsidRPr="004E32D2">
        <w:rPr>
          <w:rFonts w:ascii="Times New Roman" w:eastAsia="Times New Roman" w:hAnsi="Times New Roman" w:hint="cs"/>
          <w:color w:val="008000"/>
          <w:sz w:val="24"/>
          <w:rtl/>
          <w:lang w:eastAsia="he-IL"/>
        </w:rPr>
        <w:t>.</w:t>
      </w:r>
    </w:p>
    <w:p w14:paraId="6BD2AF40"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0C9A286F" w14:textId="61C15C19"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ידוע לי כי במהלך ביצוע עבודתי אצל </w:t>
      </w:r>
      <w:sdt>
        <w:sdtPr>
          <w:rPr>
            <w:rFonts w:ascii="Times New Roman" w:eastAsia="Times New Roman" w:hAnsi="Times New Roman"/>
            <w:color w:val="008000"/>
            <w:sz w:val="24"/>
            <w:rtl/>
            <w:lang w:eastAsia="he-IL"/>
          </w:rPr>
          <w:alias w:val="שם ספק"/>
          <w:tag w:val="cntSupllierName"/>
          <w:id w:val="40961436"/>
          <w:placeholder>
            <w:docPart w:val="C4600ADE62B647C5A0F5B9947DBB61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del w:id="116" w:author="גרמן קגנובסקי" w:date="2021-01-07T11:01:00Z">
            <w:r w:rsidR="00D319A9" w:rsidDel="00144D52">
              <w:rPr>
                <w:rFonts w:ascii="Times New Roman" w:eastAsia="Times New Roman" w:hAnsi="Times New Roman" w:hint="cs"/>
                <w:color w:val="008000"/>
                <w:sz w:val="24"/>
                <w:rtl/>
                <w:lang w:eastAsia="he-IL"/>
              </w:rPr>
              <w:delText>אבנר איזדיאן מהנדסים בע"מ</w:delText>
            </w:r>
          </w:del>
          <w:ins w:id="117" w:author="גרמן קגנובסקי" w:date="2021-01-07T11:01:00Z">
            <w:r w:rsidR="00144D52">
              <w:rPr>
                <w:rFonts w:ascii="Times New Roman" w:eastAsia="Times New Roman" w:hAnsi="Times New Roman"/>
                <w:color w:val="008000"/>
                <w:sz w:val="24"/>
                <w:rtl/>
                <w:lang w:eastAsia="he-IL"/>
              </w:rPr>
              <w:t>אבנר איזדיאן מהנדסים בע''מ</w:t>
            </w:r>
          </w:ins>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עשוי להגיע לרשותי מידע חסוי כמוגדר להלן:</w:t>
      </w:r>
    </w:p>
    <w:p w14:paraId="110DD94F" w14:textId="77777777" w:rsidR="004E32D2" w:rsidRPr="004E32D2" w:rsidRDefault="004E32D2" w:rsidP="004E32D2">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5B565AE7" w14:textId="74B815FB" w:rsidR="004E32D2" w:rsidRPr="004E32D2" w:rsidRDefault="004E32D2" w:rsidP="004E32D2">
      <w:pPr>
        <w:widowControl w:val="0"/>
        <w:tabs>
          <w:tab w:val="left" w:pos="515"/>
        </w:tabs>
        <w:spacing w:before="0" w:beforeAutospacing="0" w:after="0" w:afterAutospacing="0" w:line="360" w:lineRule="auto"/>
        <w:ind w:left="1790" w:hanging="1790"/>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ab/>
        <w:t>"</w:t>
      </w:r>
      <w:r w:rsidRPr="004E32D2">
        <w:rPr>
          <w:rFonts w:ascii="Times New Roman" w:eastAsia="Times New Roman" w:hAnsi="Times New Roman" w:hint="cs"/>
          <w:b/>
          <w:bCs/>
          <w:sz w:val="24"/>
          <w:rtl/>
          <w:lang w:eastAsia="he-IL"/>
        </w:rPr>
        <w:t>מידע חסוי</w:t>
      </w:r>
      <w:r w:rsidRPr="004E32D2">
        <w:rPr>
          <w:rFonts w:ascii="Times New Roman" w:eastAsia="Times New Roman" w:hAnsi="Times New Roman" w:hint="cs"/>
          <w:sz w:val="24"/>
          <w:rtl/>
          <w:lang w:eastAsia="he-IL"/>
        </w:rPr>
        <w:t>"-</w:t>
      </w:r>
      <w:r w:rsidRPr="004E32D2">
        <w:rPr>
          <w:rFonts w:ascii="Times New Roman" w:eastAsia="Times New Roman" w:hAnsi="Times New Roman" w:hint="cs"/>
          <w:sz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olor w:val="008000"/>
            <w:sz w:val="24"/>
            <w:rtl/>
            <w:lang w:eastAsia="he-IL"/>
          </w:rPr>
          <w:alias w:val="שם ספק"/>
          <w:tag w:val="cntSupllierName"/>
          <w:id w:val="845366929"/>
          <w:placeholder>
            <w:docPart w:val="ED70F5D4F8514281B4B33BE639994A2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del w:id="118" w:author="גרמן קגנובסקי" w:date="2021-01-07T11:01:00Z">
            <w:r w:rsidR="00D319A9" w:rsidDel="00144D52">
              <w:rPr>
                <w:rFonts w:ascii="Times New Roman" w:eastAsia="Times New Roman" w:hAnsi="Times New Roman" w:hint="cs"/>
                <w:color w:val="008000"/>
                <w:sz w:val="24"/>
                <w:rtl/>
                <w:lang w:eastAsia="he-IL"/>
              </w:rPr>
              <w:delText>אבנר איזדיאן מהנדסים בע"מ</w:delText>
            </w:r>
          </w:del>
          <w:ins w:id="119" w:author="גרמן קגנובסקי" w:date="2021-01-07T11:01:00Z">
            <w:r w:rsidR="00144D52">
              <w:rPr>
                <w:rFonts w:ascii="Times New Roman" w:eastAsia="Times New Roman" w:hAnsi="Times New Roman"/>
                <w:color w:val="008000"/>
                <w:sz w:val="24"/>
                <w:rtl/>
                <w:lang w:eastAsia="he-IL"/>
              </w:rPr>
              <w:t>אבנר איזדיאן מהנדסים בע''מ</w:t>
            </w:r>
          </w:ins>
        </w:sdtContent>
      </w:sdt>
      <w:r w:rsidRPr="004E32D2">
        <w:rPr>
          <w:rFonts w:ascii="Times New Roman" w:eastAsia="Times New Roman" w:hAnsi="Times New Roman"/>
          <w:bCs/>
          <w:color w:val="008000"/>
          <w:sz w:val="24"/>
          <w:lang w:eastAsia="he-IL"/>
        </w:rPr>
        <w:t xml:space="preserve"> </w:t>
      </w:r>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color w:val="008000"/>
          <w:sz w:val="24"/>
          <w:rtl/>
          <w:lang w:eastAsia="he-IL"/>
        </w:rPr>
        <w:t>.</w:t>
      </w:r>
    </w:p>
    <w:p w14:paraId="1AEA3A65" w14:textId="77777777" w:rsidR="004E32D2" w:rsidRPr="004E32D2" w:rsidRDefault="004E32D2" w:rsidP="004E32D2">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26CEEC71"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מתחייב לשמור בסודיות מלאה כל מידע חסוי ולא למסרו או להעבירו לידי מי שלא הוסמך לכך בכתב על ידכם.</w:t>
      </w:r>
    </w:p>
    <w:p w14:paraId="6B5163EB"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2C732968"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9083825"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2B5EDA94"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הנני מאשר כי התחייבויותיי הנ"ל תחולנה הן במהלך ביצוע הפרויקט והן לאחריו.</w:t>
      </w:r>
    </w:p>
    <w:p w14:paraId="70F43242"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63390DA7"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בכבוד רב,</w:t>
      </w:r>
    </w:p>
    <w:p w14:paraId="1ECDAD4A" w14:textId="77777777" w:rsidR="004E32D2" w:rsidRPr="004E32D2" w:rsidRDefault="004E32D2" w:rsidP="004E32D2">
      <w:pPr>
        <w:widowControl w:val="0"/>
        <w:spacing w:before="0" w:beforeAutospacing="0" w:after="0" w:afterAutospacing="0" w:line="360" w:lineRule="auto"/>
        <w:ind w:left="5040"/>
        <w:jc w:val="both"/>
        <w:rPr>
          <w:rFonts w:ascii="Times New Roman" w:eastAsia="Times New Roman" w:hAnsi="Times New Roman"/>
          <w:sz w:val="24"/>
          <w:rtl/>
          <w:lang w:eastAsia="he-IL"/>
        </w:rPr>
      </w:pPr>
    </w:p>
    <w:p w14:paraId="537DBFC1"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_______________________ </w:t>
      </w:r>
    </w:p>
    <w:p w14:paraId="1A324115" w14:textId="4E976DC9"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4E32D2">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460642670"/>
          <w:placeholder>
            <w:docPart w:val="75B52C8DEE9E47E8B98F45D6138B5D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del w:id="120" w:author="גרמן קגנובסקי" w:date="2021-01-07T11:01:00Z">
            <w:r w:rsidR="00D319A9" w:rsidDel="00144D52">
              <w:rPr>
                <w:rFonts w:ascii="Times New Roman" w:eastAsia="Times New Roman" w:hAnsi="Times New Roman" w:hint="cs"/>
                <w:color w:val="00B0F0"/>
                <w:sz w:val="20"/>
                <w:u w:val="single"/>
                <w:rtl/>
                <w:lang w:eastAsia="he-IL"/>
              </w:rPr>
              <w:delText>אבנר איזדיאן מהנדסים בע"מ</w:delText>
            </w:r>
          </w:del>
          <w:ins w:id="121" w:author="גרמן קגנובסקי" w:date="2021-01-07T11:01:00Z">
            <w:r w:rsidR="00144D52">
              <w:rPr>
                <w:rFonts w:ascii="Times New Roman" w:eastAsia="Times New Roman" w:hAnsi="Times New Roman"/>
                <w:color w:val="00B0F0"/>
                <w:sz w:val="20"/>
                <w:u w:val="single"/>
                <w:rtl/>
                <w:lang w:eastAsia="he-IL"/>
              </w:rPr>
              <w:t>אבנר איזדיאן מהנדסים בע''מ</w:t>
            </w:r>
          </w:ins>
        </w:sdtContent>
      </w:sdt>
    </w:p>
    <w:p w14:paraId="14F780AC"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p>
    <w:p w14:paraId="7610093E"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שם:____________</w:t>
      </w:r>
    </w:p>
    <w:p w14:paraId="603F89A8"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ת.ז:____________</w:t>
      </w:r>
    </w:p>
    <w:p w14:paraId="0090CEDF"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כתובת:__________</w:t>
      </w:r>
    </w:p>
    <w:p w14:paraId="4E5CF683" w14:textId="77777777" w:rsidR="004E32D2" w:rsidRPr="004E32D2" w:rsidRDefault="004E32D2" w:rsidP="004E32D2">
      <w:pPr>
        <w:widowControl w:val="0"/>
        <w:spacing w:before="0" w:beforeAutospacing="0" w:after="0" w:afterAutospacing="0" w:line="240" w:lineRule="auto"/>
        <w:ind w:left="1151" w:hanging="1151"/>
        <w:jc w:val="both"/>
        <w:rPr>
          <w:rFonts w:ascii="Times New Roman" w:eastAsia="Times New Roman" w:hAnsi="Times New Roman"/>
          <w:bCs/>
          <w:sz w:val="24"/>
          <w:u w:val="single"/>
          <w:rtl/>
          <w:lang w:eastAsia="he-IL"/>
        </w:rPr>
      </w:pPr>
      <w:r w:rsidRPr="004E32D2">
        <w:rPr>
          <w:rFonts w:ascii="Times New Roman" w:eastAsia="Times New Roman" w:hAnsi="Times New Roman" w:hint="cs"/>
          <w:sz w:val="24"/>
          <w:highlight w:val="yellow"/>
          <w:rtl/>
          <w:lang w:eastAsia="he-IL"/>
        </w:rPr>
        <w:t>*מחק את המיותר</w:t>
      </w:r>
    </w:p>
    <w:p w14:paraId="5F69CD97"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4E32D2">
        <w:rPr>
          <w:rFonts w:ascii="Times New Roman" w:eastAsia="Times New Roman" w:hAnsi="Times New Roman" w:hint="cs"/>
          <w:bCs/>
          <w:sz w:val="24"/>
          <w:u w:val="single"/>
          <w:rtl/>
          <w:lang w:eastAsia="he-IL"/>
        </w:rPr>
        <w:br w:type="page"/>
      </w:r>
    </w:p>
    <w:p w14:paraId="79010287" w14:textId="77777777" w:rsidR="003E5958" w:rsidRPr="003E5958" w:rsidRDefault="003E5958" w:rsidP="003E5958">
      <w:pPr>
        <w:spacing w:before="0" w:beforeAutospacing="0" w:after="0" w:afterAutospacing="0" w:line="240" w:lineRule="auto"/>
        <w:jc w:val="center"/>
        <w:rPr>
          <w:rFonts w:ascii="Times New Roman" w:eastAsia="Times New Roman" w:hAnsi="Times New Roman"/>
          <w:sz w:val="20"/>
          <w:lang w:eastAsia="he-IL"/>
        </w:rPr>
      </w:pPr>
      <w:r w:rsidRPr="003E5958">
        <w:rPr>
          <w:rFonts w:ascii="Times New Roman" w:eastAsia="Times New Roman" w:hAnsi="Times New Roman" w:hint="cs"/>
          <w:bCs/>
          <w:sz w:val="20"/>
          <w:u w:val="single"/>
          <w:rtl/>
          <w:lang w:eastAsia="he-IL"/>
        </w:rPr>
        <w:lastRenderedPageBreak/>
        <w:t>נספח "ז''</w:t>
      </w:r>
    </w:p>
    <w:p w14:paraId="36CAEBBB" w14:textId="77777777" w:rsidR="003E5958" w:rsidRPr="003E5958" w:rsidRDefault="003E5958" w:rsidP="003E5958">
      <w:pPr>
        <w:widowControl w:val="0"/>
        <w:spacing w:before="0" w:beforeAutospacing="0" w:after="0" w:afterAutospacing="0" w:line="240" w:lineRule="auto"/>
        <w:jc w:val="center"/>
        <w:rPr>
          <w:rFonts w:ascii="David" w:eastAsia="Times New Roman" w:hAnsi="David"/>
          <w:sz w:val="24"/>
          <w:lang w:eastAsia="he-IL"/>
        </w:rPr>
      </w:pPr>
    </w:p>
    <w:p w14:paraId="21C233FC" w14:textId="77777777" w:rsidR="003E5958" w:rsidRPr="003E5958" w:rsidRDefault="003E5958" w:rsidP="003E5958">
      <w:pPr>
        <w:widowControl w:val="0"/>
        <w:bidi w:val="0"/>
        <w:spacing w:before="0" w:beforeAutospacing="0" w:after="0" w:afterAutospacing="0" w:line="240" w:lineRule="auto"/>
        <w:jc w:val="center"/>
        <w:rPr>
          <w:rFonts w:eastAsia="Times New Roman"/>
          <w:bCs/>
          <w:sz w:val="24"/>
          <w:u w:val="single"/>
          <w:rtl/>
          <w:lang w:eastAsia="he-IL"/>
        </w:rPr>
      </w:pPr>
      <w:r w:rsidRPr="003E5958">
        <w:rPr>
          <w:rFonts w:ascii="David" w:eastAsia="Times New Roman" w:hAnsi="David" w:hint="cs"/>
          <w:bCs/>
          <w:sz w:val="24"/>
          <w:u w:val="single"/>
          <w:rtl/>
          <w:lang w:eastAsia="he-IL"/>
        </w:rPr>
        <w:t>מפרט ביטוחי</w:t>
      </w:r>
      <w:r w:rsidRPr="003E5958">
        <w:rPr>
          <w:rFonts w:ascii="Times New Roman" w:eastAsia="Times New Roman" w:hAnsi="Times New Roman" w:hint="cs"/>
          <w:b/>
          <w:bCs/>
          <w:sz w:val="20"/>
          <w:u w:val="single"/>
          <w:rtl/>
          <w:lang w:eastAsia="he-IL"/>
        </w:rPr>
        <w:t xml:space="preserve"> המתכנן</w:t>
      </w:r>
      <w:r w:rsidRPr="003E5958">
        <w:rPr>
          <w:rFonts w:ascii="David" w:eastAsia="Times New Roman" w:hAnsi="David" w:hint="cs"/>
          <w:bCs/>
          <w:sz w:val="24"/>
          <w:u w:val="single"/>
          <w:rtl/>
          <w:lang w:eastAsia="he-IL"/>
        </w:rPr>
        <w:t xml:space="preserve"> </w:t>
      </w:r>
    </w:p>
    <w:p w14:paraId="3251163A" w14:textId="77777777" w:rsidR="003E5958" w:rsidRPr="003E5958" w:rsidRDefault="003E5958" w:rsidP="003E5958">
      <w:pPr>
        <w:tabs>
          <w:tab w:val="left" w:pos="283"/>
        </w:tabs>
        <w:spacing w:line="240" w:lineRule="auto"/>
        <w:jc w:val="both"/>
        <w:rPr>
          <w:rFonts w:ascii="David" w:eastAsia="Calibri" w:hAnsi="David"/>
          <w:sz w:val="24"/>
          <w:rtl/>
        </w:rPr>
      </w:pPr>
      <w:r w:rsidRPr="003E5958">
        <w:rPr>
          <w:rFonts w:ascii="David" w:eastAsia="Calibri" w:hAnsi="David" w:hint="cs"/>
          <w:sz w:val="24"/>
          <w:rtl/>
        </w:rPr>
        <w:t>המתכנן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6BCE7414"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1.</w:t>
      </w:r>
      <w:r w:rsidRPr="003E5958">
        <w:rPr>
          <w:rFonts w:ascii="David" w:eastAsia="Calibri" w:hAnsi="David" w:hint="cs"/>
          <w:sz w:val="24"/>
          <w:rtl/>
        </w:rPr>
        <w:tab/>
      </w:r>
      <w:r w:rsidRPr="003E5958">
        <w:rPr>
          <w:rFonts w:ascii="David" w:eastAsia="Calibri" w:hAnsi="David" w:hint="cs"/>
          <w:b/>
          <w:bCs/>
          <w:sz w:val="24"/>
          <w:rtl/>
        </w:rPr>
        <w:t>ביטוח אחריות מקצועית</w:t>
      </w:r>
      <w:r w:rsidRPr="003E5958">
        <w:rPr>
          <w:rFonts w:ascii="David" w:eastAsia="Calibri" w:hAnsi="David" w:hint="cs"/>
          <w:sz w:val="24"/>
          <w:rtl/>
        </w:rPr>
        <w:t>, לכיסוי חבותו המקצועית של המתכנן ביחס להתחייבויותיו על פי ההסכם הנדון.</w:t>
      </w:r>
    </w:p>
    <w:p w14:paraId="6A480844"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ab/>
        <w:t>גבול האחריות על פי הפוליסה לא יפחת מ- 4,000,000 ₪  (ארבעה מליון ₪) לאירוע ובסה"כ לתקופת הביטוח.</w:t>
      </w:r>
    </w:p>
    <w:p w14:paraId="68721335"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המתכנן,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המתכנן והבאים מטעמו, כמוגדר בפוליסה ובכפוף לתנאיה ולסייגיה. הביטוח כולל מועד למפרע שאינו מאוחר ממועד תחילת ביצוע העבודות על ידי המתכנן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7B57D7C7"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2.</w:t>
      </w:r>
      <w:r w:rsidRPr="003E5958">
        <w:rPr>
          <w:rFonts w:ascii="David" w:eastAsia="Calibri" w:hAnsi="David" w:hint="cs"/>
          <w:sz w:val="24"/>
          <w:rtl/>
        </w:rPr>
        <w:tab/>
      </w:r>
      <w:r w:rsidRPr="003E5958">
        <w:rPr>
          <w:rFonts w:ascii="David" w:eastAsia="Calibri" w:hAnsi="David" w:hint="cs"/>
          <w:b/>
          <w:bCs/>
          <w:sz w:val="24"/>
          <w:rtl/>
        </w:rPr>
        <w:t>ביטוח אחריות מעבידים</w:t>
      </w:r>
      <w:r w:rsidRPr="003E5958">
        <w:rPr>
          <w:rFonts w:ascii="David" w:eastAsia="Calibri" w:hAnsi="David" w:hint="cs"/>
          <w:sz w:val="24"/>
          <w:rtl/>
        </w:rPr>
        <w:t>, המבטח חבות עפ"י פקודת הנזיקין (נוסח חדש) וחוק האחריות למוצרים פגומים תש"ם-1980,  כלפי כל העובדים, המועסקים על ידי המתכנן,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73FDF356"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3E5958">
        <w:rPr>
          <w:rFonts w:ascii="David" w:eastAsia="Calibri" w:hAnsi="David" w:hint="cs"/>
          <w:sz w:val="24"/>
        </w:rPr>
        <w:t xml:space="preserve"> </w:t>
      </w:r>
      <w:r w:rsidRPr="003E5958">
        <w:rPr>
          <w:rFonts w:ascii="David" w:eastAsia="Calibri" w:hAnsi="David" w:hint="cs"/>
          <w:sz w:val="24"/>
          <w:rtl/>
        </w:rPr>
        <w:t>לעניין קרות תאונת עבודה ו/או מחלה כלשהי</w:t>
      </w:r>
      <w:r w:rsidRPr="003E5958">
        <w:rPr>
          <w:rFonts w:ascii="David" w:eastAsia="Calibri" w:hAnsi="David" w:hint="cs"/>
          <w:sz w:val="24"/>
        </w:rPr>
        <w:t xml:space="preserve"> </w:t>
      </w:r>
      <w:r w:rsidRPr="003E5958">
        <w:rPr>
          <w:rFonts w:ascii="David" w:eastAsia="Calibri" w:hAnsi="David" w:hint="cs"/>
          <w:sz w:val="24"/>
          <w:rtl/>
        </w:rPr>
        <w:t>כי הוא נושא בחובות מעביד כלשהם כלפי מי מעובדי המתכנן.</w:t>
      </w:r>
      <w:r w:rsidRPr="003E5958">
        <w:rPr>
          <w:rFonts w:ascii="David" w:eastAsia="Calibri" w:hAnsi="David" w:hint="cs"/>
          <w:sz w:val="24"/>
          <w:rtl/>
        </w:rPr>
        <w:tab/>
      </w:r>
      <w:r w:rsidRPr="003E5958">
        <w:rPr>
          <w:rFonts w:ascii="David" w:eastAsia="Calibri" w:hAnsi="David" w:hint="cs"/>
          <w:sz w:val="24"/>
          <w:rtl/>
        </w:rPr>
        <w:br/>
      </w:r>
    </w:p>
    <w:p w14:paraId="706D28CB"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3</w:t>
      </w:r>
      <w:r w:rsidRPr="003E5958">
        <w:rPr>
          <w:rFonts w:ascii="David" w:eastAsia="Calibri" w:hAnsi="David" w:hint="cs"/>
          <w:sz w:val="24"/>
          <w:rtl/>
        </w:rPr>
        <w:tab/>
      </w:r>
      <w:r w:rsidRPr="003E5958">
        <w:rPr>
          <w:rFonts w:ascii="David" w:eastAsia="Calibri" w:hAnsi="David" w:hint="cs"/>
          <w:b/>
          <w:bCs/>
          <w:sz w:val="24"/>
          <w:rtl/>
        </w:rPr>
        <w:t>ביטוח אחריות כלפי צד שלישי</w:t>
      </w:r>
      <w:r w:rsidRPr="003E5958">
        <w:rPr>
          <w:rFonts w:ascii="David" w:eastAsia="Calibri" w:hAnsi="David" w:hint="cs"/>
          <w:sz w:val="24"/>
          <w:rtl/>
        </w:rPr>
        <w:t xml:space="preserve"> המבטח את חבות המתכנן על פי דין בגבול אחריות שלא יפחת מ- 4,000,000 ₪ (ארבעה מיליון ₪) למקרה ולתקופת ביטוח </w:t>
      </w:r>
      <w:r w:rsidRPr="003E5958">
        <w:rPr>
          <w:rFonts w:ascii="David" w:eastAsia="Calibri" w:hAnsi="David" w:hint="cs"/>
          <w:sz w:val="24"/>
          <w:rtl/>
        </w:rPr>
        <w:lastRenderedPageBreak/>
        <w:t>שנתית, בגין אירועים הנובעים במישרין ו/או בעקיפין מפעולותיו של המתכנן ו/או כל מי שפועל מטעמו וכל הבאים מכוחו ויחול על כל אובדן ו/או נזק לגוף ו/או לרכוש.</w:t>
      </w:r>
    </w:p>
    <w:p w14:paraId="26C2EC02"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ab/>
        <w:t>ביטוח זה לא  כפוף לכל הגבלה בדבר חבות הנובעת מאש, התפוצצות, בהלה, מכשירי הרמה, חבות</w:t>
      </w:r>
      <w:r w:rsidRPr="003E5958">
        <w:rPr>
          <w:rFonts w:ascii="David" w:eastAsia="Calibri" w:hAnsi="David" w:hint="cs"/>
          <w:sz w:val="24"/>
        </w:rPr>
        <w:t xml:space="preserve"> </w:t>
      </w:r>
      <w:r w:rsidRPr="003E5958">
        <w:rPr>
          <w:rFonts w:ascii="David" w:eastAsia="Calibri" w:hAnsi="David" w:hint="cs"/>
          <w:sz w:val="24"/>
          <w:rtl/>
        </w:rPr>
        <w:t>בגין וכלפי קבלנים, קבלני משנה</w:t>
      </w:r>
      <w:r w:rsidRPr="003E5958">
        <w:rPr>
          <w:rFonts w:ascii="David" w:eastAsia="Calibri" w:hAnsi="David" w:hint="cs"/>
          <w:sz w:val="24"/>
        </w:rPr>
        <w:t xml:space="preserve"> </w:t>
      </w:r>
      <w:r w:rsidRPr="003E5958">
        <w:rPr>
          <w:rFonts w:ascii="David" w:eastAsia="Calibri" w:hAnsi="David" w:hint="cs"/>
          <w:sz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3E5958">
        <w:rPr>
          <w:rFonts w:ascii="David" w:eastAsia="Calibri" w:hAnsi="David" w:hint="cs"/>
          <w:sz w:val="24"/>
          <w:rtl/>
        </w:rPr>
        <w:br/>
        <w:t>הביטוח מורחב לשפות את המזמין בגין אחריותו למעשי ו/או מחדלי המתכנן והבאים מטעמו, וזאת בכפוף לסעיף אחריות צולבת לפי נחשב הביטוח כאילו נערך בנפרד עבור כל אחד מיחידי המבוטח.  רכוש המזמין ייחשב כרכוש צד שלישי.</w:t>
      </w:r>
    </w:p>
    <w:p w14:paraId="1EE4D0BC" w14:textId="77777777" w:rsidR="003E5958" w:rsidRPr="003E5958" w:rsidRDefault="003E5958" w:rsidP="003E5958">
      <w:pPr>
        <w:numPr>
          <w:ilvl w:val="0"/>
          <w:numId w:val="50"/>
        </w:numPr>
        <w:tabs>
          <w:tab w:val="left" w:pos="283"/>
        </w:tabs>
        <w:spacing w:before="0" w:beforeAutospacing="0" w:after="0" w:afterAutospacing="0" w:line="240" w:lineRule="auto"/>
        <w:jc w:val="both"/>
        <w:rPr>
          <w:rFonts w:ascii="David" w:eastAsia="Calibri" w:hAnsi="David"/>
          <w:sz w:val="24"/>
          <w:rtl/>
        </w:rPr>
      </w:pPr>
      <w:r w:rsidRPr="003E5958">
        <w:rPr>
          <w:rFonts w:ascii="David" w:eastAsia="Calibri" w:hAnsi="David" w:hint="cs"/>
          <w:sz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4B288520" w14:textId="77777777" w:rsidR="003E5958" w:rsidRPr="003E5958" w:rsidRDefault="003E5958" w:rsidP="003E5958">
      <w:pPr>
        <w:numPr>
          <w:ilvl w:val="0"/>
          <w:numId w:val="50"/>
        </w:numPr>
        <w:tabs>
          <w:tab w:val="left" w:pos="283"/>
        </w:tabs>
        <w:spacing w:before="0" w:beforeAutospacing="0" w:after="0" w:afterAutospacing="0" w:line="240" w:lineRule="auto"/>
        <w:jc w:val="both"/>
        <w:rPr>
          <w:rFonts w:ascii="David" w:eastAsia="Calibri" w:hAnsi="David"/>
          <w:sz w:val="24"/>
        </w:rPr>
      </w:pPr>
      <w:r w:rsidRPr="003E5958">
        <w:rPr>
          <w:rFonts w:ascii="David" w:eastAsia="Calibri" w:hAnsi="David" w:hint="cs"/>
          <w:sz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6C880BBE" w14:textId="77777777" w:rsidR="003E5958" w:rsidRPr="003E5958" w:rsidRDefault="003E5958" w:rsidP="003E5958">
      <w:pPr>
        <w:numPr>
          <w:ilvl w:val="0"/>
          <w:numId w:val="50"/>
        </w:numPr>
        <w:tabs>
          <w:tab w:val="left" w:pos="283"/>
        </w:tabs>
        <w:spacing w:before="0" w:beforeAutospacing="0" w:after="0" w:afterAutospacing="0" w:line="240" w:lineRule="auto"/>
        <w:jc w:val="both"/>
        <w:rPr>
          <w:rFonts w:ascii="David" w:eastAsia="Calibri" w:hAnsi="David"/>
          <w:sz w:val="24"/>
          <w:rtl/>
        </w:rPr>
      </w:pPr>
      <w:r w:rsidRPr="003E5958">
        <w:rPr>
          <w:rFonts w:ascii="David" w:eastAsia="Calibri" w:hAnsi="David" w:hint="cs"/>
          <w:sz w:val="24"/>
          <w:rtl/>
        </w:rPr>
        <w:t>כמו כן המתכנן מתחייב שהכיסוי על פי הפוליסות לא יבוטל ולא יחול בו שינוי לרעה, אלא אם תימסר הודעה כתובה בדואר רשום לידי המזמין לפחות 60 יום מראש.</w:t>
      </w:r>
    </w:p>
    <w:p w14:paraId="3A37602D" w14:textId="77777777" w:rsidR="003E5958" w:rsidRPr="003E5958" w:rsidRDefault="003E5958" w:rsidP="003E5958">
      <w:pPr>
        <w:numPr>
          <w:ilvl w:val="0"/>
          <w:numId w:val="50"/>
        </w:numPr>
        <w:tabs>
          <w:tab w:val="left" w:pos="283"/>
        </w:tabs>
        <w:spacing w:before="0" w:beforeAutospacing="0" w:after="0" w:afterAutospacing="0" w:line="240" w:lineRule="auto"/>
        <w:jc w:val="both"/>
        <w:rPr>
          <w:rFonts w:ascii="David" w:eastAsia="Calibri" w:hAnsi="David"/>
          <w:sz w:val="24"/>
        </w:rPr>
      </w:pPr>
      <w:r w:rsidRPr="003E5958">
        <w:rPr>
          <w:rFonts w:ascii="David" w:eastAsia="Calibri" w:hAnsi="David" w:hint="cs"/>
          <w:sz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79716467" w14:textId="77777777" w:rsidR="003E5958" w:rsidRPr="003E5958" w:rsidRDefault="003E5958" w:rsidP="003E5958">
      <w:pPr>
        <w:jc w:val="both"/>
        <w:rPr>
          <w:rFonts w:ascii="David" w:eastAsia="Calibri" w:hAnsi="David"/>
          <w:sz w:val="24"/>
          <w:rtl/>
        </w:rPr>
      </w:pPr>
      <w:r w:rsidRPr="003E5958">
        <w:rPr>
          <w:rFonts w:ascii="David" w:eastAsia="Calibri" w:hAnsi="David" w:hint="cs"/>
          <w:sz w:val="24"/>
          <w:rtl/>
        </w:rPr>
        <w:t xml:space="preserve"> </w:t>
      </w:r>
    </w:p>
    <w:p w14:paraId="0E25BD41" w14:textId="77777777" w:rsidR="003E5958" w:rsidRPr="003E5958" w:rsidRDefault="003E5958" w:rsidP="003E5958">
      <w:pPr>
        <w:ind w:left="364"/>
        <w:contextualSpacing/>
        <w:rPr>
          <w:rFonts w:ascii="Times New Roman" w:eastAsia="Calibri" w:hAnsi="Times New Roman" w:cs="Arial"/>
          <w:szCs w:val="22"/>
          <w:rtl/>
        </w:rPr>
      </w:pPr>
    </w:p>
    <w:p w14:paraId="58DA2793"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42D1EC0"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2017841"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D6F1A8C"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0A5A4AE6"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4F80B75"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7ADC604A"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73670073"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189287F"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5E37F8F"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3A1483F"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6D5D74AC"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551D7E1"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FD3B413"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7AFEE82"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35DAE24"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BEE8EC4"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9E7E06E"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F998CA9"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0B63224"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8AE8DEF"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B87D13A"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472A23F"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CC70E3F"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B7A6C0A"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28F9DB8"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AA24667"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E73BDDB"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9473C45"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CE0085F"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9ADEE2A"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096B04E"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FF65B28"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913D790"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9417FF9"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0D74EAE"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EF25BE3"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2BC008F"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16E59C5"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176C304"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424523D"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073A336"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F49192D"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r w:rsidRPr="003E5958">
        <w:rPr>
          <w:rFonts w:ascii="Times New Roman" w:eastAsia="Times New Roman" w:hAnsi="Times New Roman"/>
          <w:bCs/>
          <w:sz w:val="24"/>
          <w:u w:val="single"/>
          <w:rtl/>
          <w:lang w:eastAsia="he-IL"/>
        </w:rPr>
        <w:br w:type="page"/>
      </w:r>
    </w:p>
    <w:p w14:paraId="02577C90"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3E5958">
        <w:rPr>
          <w:rFonts w:ascii="Times New Roman" w:eastAsia="Times New Roman" w:hAnsi="Times New Roman" w:hint="cs"/>
          <w:bCs/>
          <w:sz w:val="20"/>
          <w:u w:val="single"/>
          <w:rtl/>
          <w:lang w:eastAsia="he-IL"/>
        </w:rPr>
        <w:lastRenderedPageBreak/>
        <w:t>נספח "</w:t>
      </w:r>
      <w:r w:rsidRPr="003E5958">
        <w:rPr>
          <w:rFonts w:ascii="Times New Roman" w:eastAsia="Times New Roman" w:hAnsi="Times New Roman" w:hint="eastAsia"/>
          <w:bCs/>
          <w:sz w:val="20"/>
          <w:u w:val="single"/>
          <w:rtl/>
          <w:lang w:eastAsia="he-IL"/>
        </w:rPr>
        <w:t>ז</w:t>
      </w:r>
      <w:r w:rsidRPr="003E5958">
        <w:rPr>
          <w:rFonts w:ascii="Times New Roman" w:eastAsia="Times New Roman" w:hAnsi="Times New Roman" w:hint="cs"/>
          <w:bCs/>
          <w:sz w:val="20"/>
          <w:u w:val="single"/>
          <w:rtl/>
          <w:lang w:eastAsia="he-IL"/>
        </w:rPr>
        <w:t>1'"</w:t>
      </w:r>
    </w:p>
    <w:p w14:paraId="7152500A"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
          <w:bCs/>
          <w:sz w:val="20"/>
          <w:u w:val="single"/>
          <w:lang w:eastAsia="he-IL"/>
        </w:rPr>
      </w:pPr>
      <w:r w:rsidRPr="003E5958">
        <w:rPr>
          <w:rFonts w:ascii="Times New Roman" w:eastAsia="Times New Roman" w:hAnsi="Times New Roman" w:hint="cs"/>
          <w:b/>
          <w:bCs/>
          <w:sz w:val="20"/>
          <w:u w:val="single"/>
          <w:rtl/>
          <w:lang w:eastAsia="he-IL"/>
        </w:rPr>
        <w:t>אישור על קיום ביטוחי המתכנן</w:t>
      </w:r>
    </w:p>
    <w:p w14:paraId="7DD58485"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sz w:val="20"/>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3E5958" w:rsidRPr="003E5958" w14:paraId="73D1325B" w14:textId="77777777" w:rsidTr="00AF5A49">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0349E106"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444A5CA6"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תאריך הנפקת האישור(</w:t>
            </w:r>
            <w:r w:rsidRPr="003E5958">
              <w:rPr>
                <w:rFonts w:ascii="David" w:eastAsia="Calibri" w:hAnsi="David" w:hint="cs"/>
                <w:sz w:val="24"/>
                <w:lang w:eastAsia="he-IL"/>
              </w:rPr>
              <w:t>DD/MM/YYYY</w:t>
            </w:r>
            <w:r w:rsidRPr="003E5958">
              <w:rPr>
                <w:rFonts w:ascii="David" w:eastAsia="Calibri" w:hAnsi="David" w:hint="cs"/>
                <w:sz w:val="24"/>
                <w:rtl/>
                <w:lang w:eastAsia="he-IL"/>
              </w:rPr>
              <w:t>)</w:t>
            </w:r>
          </w:p>
        </w:tc>
      </w:tr>
      <w:tr w:rsidR="003E5958" w:rsidRPr="003E5958" w14:paraId="1717B567" w14:textId="77777777" w:rsidTr="00AF5A49">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3B85CD09"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3E5958" w:rsidRPr="003E5958" w14:paraId="493B4353" w14:textId="77777777" w:rsidTr="00AF5A49">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0396EFD0"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507AA54D"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0C24514B"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684F674F"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מעמד מבקש האישור*</w:t>
            </w:r>
          </w:p>
        </w:tc>
      </w:tr>
      <w:tr w:rsidR="003E5958" w:rsidRPr="003E5958" w14:paraId="3DA64BC4" w14:textId="77777777" w:rsidTr="00AF5A49">
        <w:trPr>
          <w:trHeight w:val="551"/>
        </w:trPr>
        <w:tc>
          <w:tcPr>
            <w:tcW w:w="4068" w:type="dxa"/>
            <w:tcBorders>
              <w:top w:val="single" w:sz="4" w:space="0" w:color="auto"/>
              <w:left w:val="single" w:sz="4" w:space="0" w:color="auto"/>
              <w:bottom w:val="single" w:sz="4" w:space="0" w:color="auto"/>
              <w:right w:val="single" w:sz="4" w:space="0" w:color="auto"/>
            </w:tcBorders>
            <w:hideMark/>
          </w:tcPr>
          <w:p w14:paraId="0192AA23"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שם</w:t>
            </w:r>
          </w:p>
          <w:p w14:paraId="7295B22A"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73E0F0F6"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178914EA"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p>
          <w:p w14:paraId="00F41F1E"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Segoe UI Symbol" w:eastAsia="MS Gothic" w:hAnsi="Segoe UI Symbol" w:cs="Segoe UI Symbol"/>
                <w:b/>
                <w:sz w:val="24"/>
                <w:rtl/>
                <w:lang w:eastAsia="he-IL"/>
              </w:rPr>
              <w:t>☒</w:t>
            </w:r>
            <w:r w:rsidRPr="003E5958">
              <w:rPr>
                <w:rFonts w:ascii="David" w:eastAsia="Calibri" w:hAnsi="David" w:hint="cs"/>
                <w:b/>
                <w:sz w:val="24"/>
                <w:rtl/>
                <w:lang w:eastAsia="he-IL"/>
              </w:rPr>
              <w:t>שירותים - 085</w:t>
            </w:r>
          </w:p>
          <w:p w14:paraId="305A67AA"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1747AD38"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p>
          <w:p w14:paraId="33CCEEC3"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Segoe UI Symbol" w:eastAsia="MS Gothic" w:hAnsi="Segoe UI Symbol" w:cs="Segoe UI Symbol"/>
                <w:b/>
                <w:sz w:val="24"/>
                <w:rtl/>
                <w:lang w:eastAsia="he-IL"/>
              </w:rPr>
              <w:t>☒</w:t>
            </w:r>
            <w:r w:rsidRPr="003E5958">
              <w:rPr>
                <w:rFonts w:ascii="David" w:eastAsia="Calibri" w:hAnsi="David" w:hint="cs"/>
                <w:b/>
                <w:sz w:val="24"/>
                <w:rtl/>
                <w:lang w:eastAsia="he-IL"/>
              </w:rPr>
              <w:t>מזמין שירותים</w:t>
            </w:r>
          </w:p>
          <w:p w14:paraId="57F06D84"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p>
        </w:tc>
      </w:tr>
      <w:tr w:rsidR="003E5958" w:rsidRPr="003E5958" w14:paraId="51F3979A" w14:textId="77777777" w:rsidTr="00AF5A49">
        <w:trPr>
          <w:trHeight w:val="571"/>
        </w:trPr>
        <w:tc>
          <w:tcPr>
            <w:tcW w:w="4068" w:type="dxa"/>
            <w:tcBorders>
              <w:top w:val="single" w:sz="4" w:space="0" w:color="auto"/>
              <w:left w:val="single" w:sz="4" w:space="0" w:color="auto"/>
              <w:bottom w:val="single" w:sz="4" w:space="0" w:color="auto"/>
              <w:right w:val="single" w:sz="4" w:space="0" w:color="auto"/>
            </w:tcBorders>
            <w:hideMark/>
          </w:tcPr>
          <w:p w14:paraId="2FB56217"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ת.ז./ח.פ./ח.צ.</w:t>
            </w:r>
          </w:p>
          <w:p w14:paraId="5C80D58F"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558DBA8C"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93A6068" w14:textId="77777777" w:rsidR="003E5958" w:rsidRPr="003E5958" w:rsidRDefault="003E5958" w:rsidP="003E5958">
            <w:pPr>
              <w:spacing w:before="0" w:beforeAutospacing="0" w:after="0" w:afterAutospacing="0" w:line="256" w:lineRule="auto"/>
              <w:rPr>
                <w:rFonts w:ascii="David" w:eastAsia="Calibri" w:hAnsi="David"/>
                <w:b/>
                <w:sz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F913D91" w14:textId="77777777" w:rsidR="003E5958" w:rsidRPr="003E5958" w:rsidRDefault="003E5958" w:rsidP="003E5958">
            <w:pPr>
              <w:spacing w:before="0" w:beforeAutospacing="0" w:after="0" w:afterAutospacing="0" w:line="256" w:lineRule="auto"/>
              <w:rPr>
                <w:rFonts w:ascii="David" w:eastAsia="Calibri" w:hAnsi="David"/>
                <w:b/>
                <w:sz w:val="24"/>
                <w:lang w:eastAsia="he-IL"/>
              </w:rPr>
            </w:pPr>
          </w:p>
        </w:tc>
      </w:tr>
      <w:tr w:rsidR="003E5958" w:rsidRPr="003E5958" w14:paraId="152BFBFC" w14:textId="77777777" w:rsidTr="00AF5A49">
        <w:trPr>
          <w:trHeight w:val="391"/>
        </w:trPr>
        <w:tc>
          <w:tcPr>
            <w:tcW w:w="4068" w:type="dxa"/>
            <w:tcBorders>
              <w:top w:val="single" w:sz="4" w:space="0" w:color="auto"/>
              <w:left w:val="single" w:sz="4" w:space="0" w:color="auto"/>
              <w:bottom w:val="single" w:sz="4" w:space="0" w:color="auto"/>
              <w:right w:val="single" w:sz="4" w:space="0" w:color="auto"/>
            </w:tcBorders>
            <w:hideMark/>
          </w:tcPr>
          <w:p w14:paraId="090BC411"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 xml:space="preserve">מען </w:t>
            </w:r>
          </w:p>
          <w:p w14:paraId="236D80D7"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3AF48894" w14:textId="77777777" w:rsidR="003E5958" w:rsidRPr="003E5958" w:rsidRDefault="003E5958" w:rsidP="003E5958">
            <w:pPr>
              <w:spacing w:before="0" w:beforeAutospacing="0" w:after="0" w:afterAutospacing="0" w:line="240" w:lineRule="auto"/>
              <w:rPr>
                <w:rFonts w:ascii="David" w:eastAsia="Calibri" w:hAnsi="David"/>
                <w:sz w:val="24"/>
                <w:lang w:eastAsia="he-IL"/>
              </w:rPr>
            </w:pPr>
            <w:r w:rsidRPr="003E5958">
              <w:rPr>
                <w:rFonts w:ascii="David" w:eastAsia="Calibri" w:hAnsi="David" w:hint="cs"/>
                <w:sz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22872C0" w14:textId="77777777" w:rsidR="003E5958" w:rsidRPr="003E5958" w:rsidRDefault="003E5958" w:rsidP="003E5958">
            <w:pPr>
              <w:spacing w:before="0" w:beforeAutospacing="0" w:after="0" w:afterAutospacing="0" w:line="256" w:lineRule="auto"/>
              <w:rPr>
                <w:rFonts w:ascii="David" w:eastAsia="Calibri" w:hAnsi="David"/>
                <w:b/>
                <w:sz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4C7198C" w14:textId="77777777" w:rsidR="003E5958" w:rsidRPr="003E5958" w:rsidRDefault="003E5958" w:rsidP="003E5958">
            <w:pPr>
              <w:spacing w:before="0" w:beforeAutospacing="0" w:after="0" w:afterAutospacing="0" w:line="256" w:lineRule="auto"/>
              <w:rPr>
                <w:rFonts w:ascii="David" w:eastAsia="Calibri" w:hAnsi="David"/>
                <w:b/>
                <w:sz w:val="24"/>
                <w:lang w:eastAsia="he-IL"/>
              </w:rPr>
            </w:pPr>
          </w:p>
        </w:tc>
      </w:tr>
    </w:tbl>
    <w:p w14:paraId="536EAA38" w14:textId="77777777" w:rsidR="003E5958" w:rsidRPr="003E5958" w:rsidRDefault="003E5958" w:rsidP="003E5958">
      <w:pPr>
        <w:spacing w:before="0" w:beforeAutospacing="0" w:after="200" w:afterAutospacing="0" w:line="276" w:lineRule="auto"/>
        <w:outlineLvl w:val="0"/>
        <w:rPr>
          <w:rFonts w:ascii="David" w:eastAsia="Calibri" w:hAnsi="David"/>
          <w:b/>
          <w:bCs/>
          <w:sz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3E5958" w:rsidRPr="003E5958" w14:paraId="24287F77" w14:textId="77777777" w:rsidTr="00AF5A49">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5784FE9C"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כיסויים</w:t>
            </w:r>
          </w:p>
        </w:tc>
      </w:tr>
      <w:tr w:rsidR="003E5958" w:rsidRPr="003E5958" w14:paraId="1A1566BC" w14:textId="77777777" w:rsidTr="00AF5A49">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40AEB513"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סוג הביטוח</w:t>
            </w:r>
          </w:p>
          <w:p w14:paraId="09656043"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p w14:paraId="112AB353"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E2E277C"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BAD7998"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91E82E1"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28FB03A"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0D688DA5"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F0EAE0E"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 xml:space="preserve">כיסויים נוספים בתוקף וביטול חריגים </w:t>
            </w:r>
          </w:p>
          <w:p w14:paraId="71385B59"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יש לציין קוד כיסוי בהתאם לנספח ד'</w:t>
            </w:r>
          </w:p>
        </w:tc>
      </w:tr>
      <w:tr w:rsidR="003E5958" w:rsidRPr="003E5958" w14:paraId="4202F0B3" w14:textId="77777777" w:rsidTr="00AF5A49">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42130873"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6F37E88F"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4EE1AC69"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42A018BA"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12E17695"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E8EF1E4"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CE2A7C5"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1E4B18CB"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r>
      <w:tr w:rsidR="003E5958" w:rsidRPr="003E5958" w14:paraId="02B03F0B" w14:textId="77777777" w:rsidTr="00AF5A4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5D8CB69"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9004073"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9B57CA7"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527BFCB1"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7999ECF6"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1249154"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2E81604"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6CA14A67" w14:textId="77777777" w:rsidR="003E5958" w:rsidRPr="003E5958" w:rsidRDefault="003E5958" w:rsidP="003E5958">
            <w:pPr>
              <w:spacing w:before="0" w:beforeAutospacing="0" w:after="0" w:afterAutospacing="0" w:line="240" w:lineRule="auto"/>
              <w:ind w:left="50" w:right="78"/>
              <w:rPr>
                <w:rFonts w:ascii="David" w:eastAsia="Calibri" w:hAnsi="David"/>
                <w:bCs/>
                <w:sz w:val="24"/>
                <w:rtl/>
                <w:lang w:eastAsia="he-IL"/>
              </w:rPr>
            </w:pPr>
            <w:r w:rsidRPr="003E5958">
              <w:rPr>
                <w:rFonts w:ascii="David" w:eastAsia="Calibri" w:hAnsi="David" w:hint="cs"/>
                <w:bCs/>
                <w:sz w:val="24"/>
                <w:rtl/>
                <w:lang w:eastAsia="he-IL"/>
              </w:rPr>
              <w:t>304/302/307/315/328/329/321/309</w:t>
            </w:r>
          </w:p>
        </w:tc>
      </w:tr>
      <w:tr w:rsidR="003E5958" w:rsidRPr="003E5958" w14:paraId="4412D6B4" w14:textId="77777777" w:rsidTr="00AF5A4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3E6F3295"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4AF450B4"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19C8DA51"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496C0F7F"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519B4C35"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4DC77B9F"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78DE71F4"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08C68CC3" w14:textId="77777777" w:rsidR="003E5958" w:rsidRPr="003E5958" w:rsidRDefault="003E5958" w:rsidP="003E5958">
            <w:pPr>
              <w:spacing w:before="0" w:beforeAutospacing="0" w:after="0" w:afterAutospacing="0" w:line="240" w:lineRule="auto"/>
              <w:ind w:left="50" w:right="78"/>
              <w:rPr>
                <w:rFonts w:ascii="David" w:eastAsia="Calibri" w:hAnsi="David"/>
                <w:bCs/>
                <w:sz w:val="24"/>
                <w:rtl/>
                <w:lang w:eastAsia="he-IL"/>
              </w:rPr>
            </w:pPr>
            <w:r w:rsidRPr="003E5958">
              <w:rPr>
                <w:rFonts w:ascii="David" w:eastAsia="Calibri" w:hAnsi="David" w:hint="cs"/>
                <w:bCs/>
                <w:sz w:val="24"/>
                <w:rtl/>
                <w:lang w:eastAsia="he-IL"/>
              </w:rPr>
              <w:t>304/302/309/308/328/321</w:t>
            </w:r>
          </w:p>
        </w:tc>
      </w:tr>
      <w:tr w:rsidR="003E5958" w:rsidRPr="003E5958" w14:paraId="584EAE82" w14:textId="77777777" w:rsidTr="00AF5A4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21C38445"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lastRenderedPageBreak/>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4B60C7A"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3709941D"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583F6AE"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329B1208"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20F85D1"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r w:rsidRPr="003E5958">
              <w:rPr>
                <w:rFonts w:ascii="David" w:eastAsia="Calibri" w:hAnsi="David" w:hint="cs"/>
                <w:sz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88D4C4A"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FB4708D" w14:textId="77777777" w:rsidR="003E5958" w:rsidRPr="003E5958" w:rsidRDefault="003E5958" w:rsidP="003E5958">
            <w:pPr>
              <w:spacing w:before="0" w:beforeAutospacing="0" w:after="0" w:afterAutospacing="0" w:line="240" w:lineRule="auto"/>
              <w:ind w:left="50" w:right="78"/>
              <w:rPr>
                <w:rFonts w:ascii="David" w:eastAsia="Calibri" w:hAnsi="David"/>
                <w:bCs/>
                <w:strike/>
                <w:sz w:val="24"/>
                <w:rtl/>
                <w:lang w:eastAsia="he-IL"/>
              </w:rPr>
            </w:pPr>
            <w:r w:rsidRPr="003E5958">
              <w:rPr>
                <w:rFonts w:ascii="David" w:eastAsia="Calibri" w:hAnsi="David" w:hint="cs"/>
                <w:bCs/>
                <w:sz w:val="24"/>
                <w:rtl/>
                <w:lang w:eastAsia="he-IL"/>
              </w:rPr>
              <w:t>302/318/328/332/301/303/325/326/327/321</w:t>
            </w:r>
          </w:p>
        </w:tc>
      </w:tr>
    </w:tbl>
    <w:p w14:paraId="5D899089" w14:textId="77777777" w:rsidR="003E5958" w:rsidRPr="003E5958" w:rsidRDefault="003E5958" w:rsidP="003E5958">
      <w:pPr>
        <w:spacing w:before="0" w:beforeAutospacing="0" w:after="200" w:afterAutospacing="0" w:line="276" w:lineRule="auto"/>
        <w:ind w:left="84" w:hanging="41"/>
        <w:rPr>
          <w:rFonts w:ascii="David" w:eastAsia="Calibri" w:hAnsi="David"/>
          <w:sz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E5958" w:rsidRPr="003E5958" w14:paraId="5B417C3D" w14:textId="77777777" w:rsidTr="00AF5A49">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17AB369"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David" w:eastAsia="Calibri" w:hAnsi="David" w:hint="cs"/>
                <w:b/>
                <w:sz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3E5958">
              <w:rPr>
                <w:rFonts w:ascii="David" w:eastAsia="Calibri" w:hAnsi="David" w:hint="cs"/>
                <w:bCs/>
                <w:sz w:val="24"/>
                <w:rtl/>
                <w:lang w:eastAsia="he-IL"/>
              </w:rPr>
              <w:t>ג'</w:t>
            </w:r>
            <w:r w:rsidRPr="003E5958">
              <w:rPr>
                <w:rFonts w:ascii="David" w:eastAsia="Calibri" w:hAnsi="David" w:hint="cs"/>
                <w:b/>
                <w:sz w:val="24"/>
                <w:rtl/>
                <w:lang w:eastAsia="he-IL"/>
              </w:rPr>
              <w:t>)*:</w:t>
            </w:r>
          </w:p>
        </w:tc>
      </w:tr>
      <w:tr w:rsidR="003E5958" w:rsidRPr="003E5958" w14:paraId="3B1023FA" w14:textId="77777777" w:rsidTr="00AF5A49">
        <w:trPr>
          <w:trHeight w:val="798"/>
        </w:trPr>
        <w:tc>
          <w:tcPr>
            <w:tcW w:w="11530" w:type="dxa"/>
            <w:tcBorders>
              <w:top w:val="single" w:sz="4" w:space="0" w:color="auto"/>
              <w:left w:val="single" w:sz="4" w:space="0" w:color="auto"/>
              <w:bottom w:val="single" w:sz="4" w:space="0" w:color="auto"/>
              <w:right w:val="single" w:sz="4" w:space="0" w:color="auto"/>
            </w:tcBorders>
            <w:hideMark/>
          </w:tcPr>
          <w:p w14:paraId="7A4819BB"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David" w:eastAsia="Calibri" w:hAnsi="David" w:hint="cs"/>
                <w:b/>
                <w:sz w:val="24"/>
                <w:rtl/>
                <w:lang w:eastAsia="he-IL"/>
              </w:rPr>
              <w:t>038</w:t>
            </w:r>
          </w:p>
        </w:tc>
      </w:tr>
    </w:tbl>
    <w:p w14:paraId="75411033" w14:textId="77777777" w:rsidR="003E5958" w:rsidRPr="003E5958" w:rsidRDefault="003E5958" w:rsidP="003E5958">
      <w:pPr>
        <w:bidi w:val="0"/>
        <w:spacing w:before="0" w:beforeAutospacing="0" w:after="0" w:afterAutospacing="0" w:line="240" w:lineRule="auto"/>
        <w:rPr>
          <w:rFonts w:ascii="David" w:eastAsia="Times New Roman" w:hAnsi="David"/>
          <w:vanish/>
          <w:sz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E5958" w:rsidRPr="003E5958" w14:paraId="07FD7D1B" w14:textId="77777777" w:rsidTr="00AF5A49">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C176152" w14:textId="77777777" w:rsidR="003E5958" w:rsidRPr="003E5958" w:rsidRDefault="003E5958" w:rsidP="003E5958">
            <w:pPr>
              <w:spacing w:before="0" w:beforeAutospacing="0" w:after="0" w:afterAutospacing="0" w:line="240" w:lineRule="auto"/>
              <w:ind w:left="50" w:right="78"/>
              <w:rPr>
                <w:rFonts w:ascii="David" w:eastAsia="Calibri" w:hAnsi="David"/>
                <w:b/>
                <w:sz w:val="24"/>
                <w:lang w:eastAsia="he-IL"/>
              </w:rPr>
            </w:pPr>
            <w:r w:rsidRPr="003E5958">
              <w:rPr>
                <w:rFonts w:ascii="David" w:eastAsia="Calibri" w:hAnsi="David" w:hint="cs"/>
                <w:b/>
                <w:sz w:val="24"/>
                <w:rtl/>
                <w:lang w:eastAsia="he-IL"/>
              </w:rPr>
              <w:t>חתימת האישור</w:t>
            </w:r>
          </w:p>
        </w:tc>
      </w:tr>
      <w:tr w:rsidR="003E5958" w:rsidRPr="003E5958" w14:paraId="19C076BD" w14:textId="77777777" w:rsidTr="00AF5A49">
        <w:trPr>
          <w:trHeight w:val="598"/>
        </w:trPr>
        <w:tc>
          <w:tcPr>
            <w:tcW w:w="11530" w:type="dxa"/>
            <w:tcBorders>
              <w:top w:val="single" w:sz="4" w:space="0" w:color="auto"/>
              <w:left w:val="single" w:sz="4" w:space="0" w:color="auto"/>
              <w:bottom w:val="single" w:sz="4" w:space="0" w:color="auto"/>
              <w:right w:val="single" w:sz="4" w:space="0" w:color="auto"/>
            </w:tcBorders>
            <w:hideMark/>
          </w:tcPr>
          <w:p w14:paraId="22B52105"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David" w:eastAsia="Calibri" w:hAnsi="David" w:hint="cs"/>
                <w:b/>
                <w:sz w:val="24"/>
                <w:rtl/>
                <w:lang w:eastAsia="he-IL"/>
              </w:rPr>
              <w:t>המבטח:</w:t>
            </w:r>
          </w:p>
        </w:tc>
      </w:tr>
    </w:tbl>
    <w:p w14:paraId="0797F3CD" w14:textId="77777777" w:rsidR="003E5958" w:rsidRDefault="003E5958" w:rsidP="003E5958">
      <w:pPr>
        <w:spacing w:before="0" w:beforeAutospacing="0" w:after="200" w:afterAutospacing="0" w:line="276" w:lineRule="auto"/>
        <w:rPr>
          <w:rFonts w:ascii="David" w:eastAsia="Calibri" w:hAnsi="David"/>
          <w:b/>
          <w:bCs/>
          <w:sz w:val="24"/>
          <w:u w:val="single"/>
          <w:rtl/>
          <w:lang w:eastAsia="he-IL"/>
        </w:rPr>
      </w:pPr>
    </w:p>
    <w:p w14:paraId="6B70A95B" w14:textId="77777777" w:rsidR="003E5958" w:rsidRPr="003E5958" w:rsidRDefault="003E5958" w:rsidP="003E5958">
      <w:pPr>
        <w:spacing w:before="0" w:beforeAutospacing="0" w:after="200" w:afterAutospacing="0" w:line="276" w:lineRule="auto"/>
        <w:rPr>
          <w:rFonts w:ascii="David" w:eastAsia="Calibri" w:hAnsi="David"/>
          <w:b/>
          <w:bCs/>
          <w:sz w:val="24"/>
          <w:u w:val="single"/>
          <w:rtl/>
          <w:lang w:eastAsia="he-IL"/>
        </w:rPr>
      </w:pPr>
      <w:r w:rsidRPr="003E5958">
        <w:rPr>
          <w:rFonts w:ascii="David" w:eastAsia="Calibri" w:hAnsi="David" w:hint="cs"/>
          <w:b/>
          <w:bCs/>
          <w:sz w:val="24"/>
          <w:u w:val="single"/>
          <w:rtl/>
          <w:lang w:eastAsia="he-IL"/>
        </w:rPr>
        <w:t xml:space="preserve">* באישור ביטוח כללי </w:t>
      </w:r>
      <w:r w:rsidRPr="003E5958">
        <w:rPr>
          <w:rFonts w:ascii="David" w:eastAsia="Calibri" w:hAnsi="David" w:hint="cs"/>
          <w:sz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E5958" w:rsidRPr="003E5958" w14:paraId="048682D1" w14:textId="77777777" w:rsidTr="00AF5A49">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C1DF680"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David" w:eastAsia="Calibri" w:hAnsi="David" w:hint="cs"/>
                <w:b/>
                <w:sz w:val="24"/>
                <w:rtl/>
                <w:lang w:eastAsia="he-IL"/>
              </w:rPr>
              <w:t>ביטול/שינוי הפוליסה *</w:t>
            </w:r>
          </w:p>
        </w:tc>
      </w:tr>
      <w:tr w:rsidR="003E5958" w:rsidRPr="003E5958" w14:paraId="5B5750A2" w14:textId="77777777" w:rsidTr="00AF5A49">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37553822" w14:textId="77777777" w:rsidR="003E5958" w:rsidRPr="003E5958" w:rsidRDefault="003E5958" w:rsidP="003E5958">
            <w:pPr>
              <w:spacing w:before="0" w:beforeAutospacing="0" w:after="0" w:afterAutospacing="0" w:line="240" w:lineRule="auto"/>
              <w:rPr>
                <w:rFonts w:ascii="David" w:eastAsia="Calibri" w:hAnsi="David"/>
                <w:bCs/>
                <w:sz w:val="24"/>
                <w:rtl/>
                <w:lang w:eastAsia="he-IL"/>
              </w:rPr>
            </w:pPr>
            <w:r w:rsidRPr="003E5958">
              <w:rPr>
                <w:rFonts w:ascii="David" w:eastAsia="Calibri" w:hAnsi="David" w:hint="cs"/>
                <w:b/>
                <w:sz w:val="24"/>
                <w:rtl/>
                <w:lang w:eastAsia="he-IL"/>
              </w:rPr>
              <w:t xml:space="preserve">שינוי לרעת מבקש האישור או ביטול של פוליסת ביטוח,  לא ייכנס לתוקף אלא </w:t>
            </w:r>
            <w:r w:rsidRPr="003E5958">
              <w:rPr>
                <w:rFonts w:ascii="David" w:eastAsia="Calibri" w:hAnsi="David" w:hint="cs"/>
                <w:bCs/>
                <w:sz w:val="24"/>
                <w:rtl/>
                <w:lang w:eastAsia="he-IL"/>
              </w:rPr>
              <w:t>30 יום</w:t>
            </w:r>
            <w:r w:rsidRPr="003E5958">
              <w:rPr>
                <w:rFonts w:ascii="David" w:eastAsia="Calibri" w:hAnsi="David" w:hint="cs"/>
                <w:b/>
                <w:sz w:val="24"/>
                <w:rtl/>
                <w:lang w:eastAsia="he-IL"/>
              </w:rPr>
              <w:t xml:space="preserve"> לאחר משלוח הודעה למבקש האישור בדבר השינוי או הביטול.</w:t>
            </w:r>
          </w:p>
        </w:tc>
      </w:tr>
    </w:tbl>
    <w:p w14:paraId="3FBD405A" w14:textId="77777777" w:rsidR="003E5958" w:rsidRPr="003E5958" w:rsidRDefault="003E5958" w:rsidP="003E5958">
      <w:pPr>
        <w:spacing w:before="0" w:beforeAutospacing="0" w:after="200" w:afterAutospacing="0" w:line="276" w:lineRule="auto"/>
        <w:rPr>
          <w:rFonts w:ascii="David" w:eastAsia="Calibri" w:hAnsi="David"/>
          <w:sz w:val="24"/>
          <w:rtl/>
          <w:lang w:eastAsia="he-IL"/>
        </w:rPr>
      </w:pPr>
    </w:p>
    <w:p w14:paraId="5A5A8CF1"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sz w:val="24"/>
          <w:rtl/>
          <w:lang w:eastAsia="he-IL"/>
        </w:rPr>
      </w:pPr>
    </w:p>
    <w:p w14:paraId="5EDDE7FE"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p>
    <w:p w14:paraId="0219F171"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p>
    <w:p w14:paraId="38501A5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740EA45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70C290D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733A703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3F033DE"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1029A8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BEFD0F6" w14:textId="77777777" w:rsidR="004E32D2" w:rsidRDefault="004E32D2"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6A3060FB" w14:textId="77777777" w:rsidR="004E32D2" w:rsidRDefault="004E32D2"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5D056183" w14:textId="77777777" w:rsidR="003E5958" w:rsidRDefault="003E5958"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327AC0B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lastRenderedPageBreak/>
        <w:t xml:space="preserve">נספח </w:t>
      </w:r>
      <w:r w:rsidR="004E32D2">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ח</w:t>
      </w:r>
      <w:r w:rsidR="004E32D2">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w:t>
      </w:r>
    </w:p>
    <w:p w14:paraId="2A41374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22F27B1B"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r w:rsidRPr="00590FDD">
        <w:rPr>
          <w:rFonts w:ascii="Times New Roman" w:eastAsia="Times New Roman" w:hAnsi="Times New Roman"/>
          <w:b/>
          <w:bCs/>
          <w:sz w:val="24"/>
          <w:u w:val="single"/>
          <w:rtl/>
          <w:lang w:eastAsia="he-IL"/>
        </w:rPr>
        <w:t>רשימת התוכניות והמסמכים שעל המתכנן להנפיק</w:t>
      </w:r>
    </w:p>
    <w:p w14:paraId="4B698C4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B36847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r w:rsidRPr="00590FDD">
        <w:rPr>
          <w:rFonts w:ascii="Times New Roman" w:eastAsia="Times New Roman" w:hAnsi="Times New Roman"/>
          <w:sz w:val="24"/>
          <w:rtl/>
          <w:lang w:eastAsia="he-IL"/>
        </w:rPr>
        <w:t>מסמך זה מהווה השלמה לנספח ב' ואינו גורע ממנו</w:t>
      </w:r>
    </w:p>
    <w:p w14:paraId="65847D7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26CDBC2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u w:val="single"/>
          <w:rtl/>
          <w:lang w:eastAsia="he-IL"/>
        </w:rPr>
      </w:pPr>
      <w:r w:rsidRPr="00590FDD">
        <w:rPr>
          <w:rFonts w:ascii="Times New Roman" w:eastAsia="Times New Roman" w:hAnsi="Times New Roman"/>
          <w:sz w:val="24"/>
          <w:u w:val="single"/>
          <w:rtl/>
          <w:lang w:eastAsia="he-IL"/>
        </w:rPr>
        <w:t>בקנ"מ שיקבע ע"י המזמין</w:t>
      </w:r>
      <w:r w:rsidRPr="00590FDD">
        <w:rPr>
          <w:rFonts w:ascii="Times New Roman" w:eastAsia="Times New Roman" w:hAnsi="Times New Roman"/>
          <w:sz w:val="24"/>
          <w:rtl/>
          <w:lang w:eastAsia="he-IL"/>
        </w:rPr>
        <w:t>:</w:t>
      </w:r>
    </w:p>
    <w:p w14:paraId="3DB73AE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395B352A"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חישוב יציבות.</w:t>
      </w:r>
    </w:p>
    <w:p w14:paraId="7B135B2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09CF1A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מתווה.</w:t>
      </w:r>
    </w:p>
    <w:p w14:paraId="0FEEC77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667047C"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יסודות ועמודי יסוד.</w:t>
      </w:r>
    </w:p>
    <w:p w14:paraId="4923E43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0F7ADD0"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 קורות יסוד ומסדים.</w:t>
      </w:r>
    </w:p>
    <w:p w14:paraId="38D3BA2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D98A5B0"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תכנית מתווה ומפלסים לעבודות עפר כולל סימון מרווחי עבודה נדרשים ומרחקים מיסודות בתאום עם יועץ קרקע. </w:t>
      </w:r>
    </w:p>
    <w:p w14:paraId="54190F2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06635AF"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תכניות לכלונסאות דיפון.</w:t>
      </w:r>
    </w:p>
    <w:p w14:paraId="4C266C7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91BEEAA"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רצפת חניון.</w:t>
      </w:r>
    </w:p>
    <w:p w14:paraId="3F9FDD0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2EE42E8"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אזורי פירים מפלס מרתף.</w:t>
      </w:r>
    </w:p>
    <w:p w14:paraId="3989AC6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1A8AC0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תקרת חניון (כל מפלס בנפרד).</w:t>
      </w:r>
    </w:p>
    <w:p w14:paraId="6EDCB85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4982717"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תקרת קומה בכל המפלסים (כולל קורות).</w:t>
      </w:r>
    </w:p>
    <w:p w14:paraId="7C20563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F98C3BC"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גגות בטון ומעקות.</w:t>
      </w:r>
    </w:p>
    <w:p w14:paraId="229A0D6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B00862E"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עמודים (כולל חתכים, מפלסים, זיון וכו').</w:t>
      </w:r>
    </w:p>
    <w:p w14:paraId="2E2845D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A0B11C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אזורי פירים בכל מפלס.</w:t>
      </w:r>
    </w:p>
    <w:p w14:paraId="75B5071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CDE8986"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חדרי אשפה וחצרות משק.</w:t>
      </w:r>
    </w:p>
    <w:p w14:paraId="404EB71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6D3C0C8"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חדרי מכונות ומחסנים.</w:t>
      </w:r>
    </w:p>
    <w:p w14:paraId="24978C0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4E4AEEE"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חדרי המדרגות.</w:t>
      </w:r>
    </w:p>
    <w:p w14:paraId="3417C2FE"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0EA05EA5"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פירים למעליות ולצנרת.</w:t>
      </w:r>
    </w:p>
    <w:p w14:paraId="395BA7A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C3B5EA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חתכים אנכיים.</w:t>
      </w:r>
    </w:p>
    <w:p w14:paraId="5CA9F95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FD04B6F"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מסתורי כביסה.</w:t>
      </w:r>
    </w:p>
    <w:p w14:paraId="74EADBA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0FA93E0"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חזיתות קונסטרוקטיביות ופריסת מחיצות מבני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ה רטובה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התכנית תראה את העמודים, הקורות, החגורות האופקיות והאנכיות, הפתחים והשרוולים, סדור הבלוקים והשלמות היציקה</w:t>
      </w:r>
      <w:r w:rsidRPr="00590FDD">
        <w:rPr>
          <w:rFonts w:ascii="Times New Roman" w:eastAsia="Times New Roman" w:hAnsi="Times New Roman" w:hint="cs"/>
          <w:sz w:val="24"/>
          <w:rtl/>
          <w:lang w:eastAsia="he-IL"/>
        </w:rPr>
        <w:t xml:space="preserve"> פריסת ופרטי חיפויי אבן</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 xml:space="preserve">לרבות פרטי חיזוק ועיגון </w:t>
      </w:r>
      <w:r w:rsidRPr="00590FDD">
        <w:rPr>
          <w:rFonts w:ascii="Times New Roman" w:eastAsia="Times New Roman" w:hAnsi="Times New Roman"/>
          <w:sz w:val="24"/>
          <w:rtl/>
          <w:lang w:eastAsia="he-IL"/>
        </w:rPr>
        <w:t>וכו'.</w:t>
      </w:r>
    </w:p>
    <w:p w14:paraId="5807E75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242F542"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lang w:eastAsia="he-IL"/>
        </w:rPr>
        <w:t>SKYLIGHT</w:t>
      </w:r>
      <w:r w:rsidRPr="00590FDD">
        <w:rPr>
          <w:rFonts w:ascii="Times New Roman" w:eastAsia="Times New Roman" w:hAnsi="Times New Roman"/>
          <w:sz w:val="24"/>
          <w:rtl/>
          <w:lang w:eastAsia="he-IL"/>
        </w:rPr>
        <w:t xml:space="preserve"> וחזיתות מסך אלומיניום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בדיקה ואישור קונסטרוקטיבי לתכניות יצרן ושרטוט פרטי קונסטרוקציה נדרשים.</w:t>
      </w:r>
    </w:p>
    <w:p w14:paraId="1DC7BA1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23B11C0"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w:t>
      </w:r>
      <w:r w:rsidRPr="00590FDD">
        <w:rPr>
          <w:rFonts w:ascii="Times New Roman" w:eastAsia="Times New Roman" w:hAnsi="Times New Roman" w:hint="cs"/>
          <w:sz w:val="24"/>
          <w:rtl/>
          <w:lang w:eastAsia="he-IL"/>
        </w:rPr>
        <w:t>יו</w:t>
      </w:r>
      <w:r w:rsidRPr="00590FDD">
        <w:rPr>
          <w:rFonts w:ascii="Times New Roman" w:eastAsia="Times New Roman" w:hAnsi="Times New Roman"/>
          <w:sz w:val="24"/>
          <w:rtl/>
          <w:lang w:eastAsia="he-IL"/>
        </w:rPr>
        <w:t>ת עם סימון הפניות לפרטי בניין ופרטי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דוד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של היועצים הרלבנטיי</w:t>
      </w:r>
      <w:r w:rsidRPr="00590FDD">
        <w:rPr>
          <w:rFonts w:ascii="Times New Roman" w:eastAsia="Times New Roman" w:hAnsi="Times New Roman" w:hint="eastAsia"/>
          <w:sz w:val="24"/>
          <w:rtl/>
          <w:lang w:eastAsia="he-IL"/>
        </w:rPr>
        <w:t>ם</w:t>
      </w:r>
      <w:r w:rsidRPr="00590FDD">
        <w:rPr>
          <w:rFonts w:ascii="Times New Roman" w:eastAsia="Times New Roman" w:hAnsi="Times New Roman"/>
          <w:sz w:val="24"/>
          <w:rtl/>
          <w:lang w:eastAsia="he-IL"/>
        </w:rPr>
        <w:t>.</w:t>
      </w:r>
    </w:p>
    <w:p w14:paraId="7F249CDB"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3AA280E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בניין שונים, כגון: פרטי קירות טרומיים, פריקסטים, כרכובים, כיסי חלונות, חגורות, מעקות וכו'.</w:t>
      </w:r>
    </w:p>
    <w:p w14:paraId="07382E29"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114F814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תכניות ופרטי תקרות תותבות.</w:t>
      </w:r>
    </w:p>
    <w:p w14:paraId="321E9AD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B26159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פרטי איטום גגות, קורות יסוד, תפרים אנכיים ואופקיים, מרתפים, חלקי מבנה תת-קרקעיים, בורות שאיבה, תחתית פירי מעליות, רמפות, מדרגות, קירות תומכים, אדניות, חדרי אשפה, מאגרי מים, חדרי אמבטיה וש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רותים, מסתורי כביסה, מרפסות, מעברי צנרת בין קומות, ארונות מים קומתיים.</w:t>
      </w:r>
    </w:p>
    <w:p w14:paraId="5F1767F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FFC89AF"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מסגרות ועיגונם באלמנטים מבטון.</w:t>
      </w:r>
    </w:p>
    <w:p w14:paraId="363ACA5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870C47F"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בסיסים למערכות ומתקנים מכניים.</w:t>
      </w:r>
    </w:p>
    <w:p w14:paraId="692EF6A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9B95F8D"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פרטי קונסטרוקציה לאלמנטים שונים בפתוח ובמגרשי החניה (קירות מסתור, גדרות, </w:t>
      </w:r>
      <w:r w:rsidRPr="00590FDD">
        <w:rPr>
          <w:rFonts w:ascii="Times New Roman" w:eastAsia="Times New Roman" w:hAnsi="Times New Roman" w:hint="cs"/>
          <w:sz w:val="24"/>
          <w:rtl/>
          <w:lang w:eastAsia="he-IL"/>
        </w:rPr>
        <w:t xml:space="preserve">לרבות פרטי חיפוי אבן, </w:t>
      </w:r>
      <w:r w:rsidRPr="00590FDD">
        <w:rPr>
          <w:rFonts w:ascii="Times New Roman" w:eastAsia="Times New Roman" w:hAnsi="Times New Roman"/>
          <w:sz w:val="24"/>
          <w:rtl/>
          <w:lang w:eastAsia="he-IL"/>
        </w:rPr>
        <w:t>גגונים, פריקסטים, מתקני אשפה, יסודות לעמודי תאורה ולריהוט גן וכו').</w:t>
      </w:r>
    </w:p>
    <w:p w14:paraId="679379D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FB704BB"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שערים.</w:t>
      </w:r>
    </w:p>
    <w:p w14:paraId="4B3D2D8F"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0509A690"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רשימות ברזל מפורטות.</w:t>
      </w:r>
    </w:p>
    <w:p w14:paraId="5E478D18"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79FCC70E"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מפרטים וכתבי כמויות למבנה (אדר'+קונס')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כתבי הכמויות יוכנו בחלוקה לפי מפלסים ובחלוקת משנה לפי אזורי פירים בכל מפלס. אומדן מפורט.</w:t>
      </w:r>
    </w:p>
    <w:p w14:paraId="716D4F2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982A11A"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תכניות</w:t>
      </w:r>
      <w:r w:rsidRPr="00590FDD">
        <w:rPr>
          <w:rFonts w:ascii="Times New Roman" w:eastAsia="Times New Roman" w:hAnsi="Times New Roman"/>
          <w:sz w:val="24"/>
          <w:rtl/>
          <w:lang w:eastAsia="he-IL"/>
        </w:rPr>
        <w:t xml:space="preserve"> הרכבת אלמנטים טרומיים בקנ"מ 1:50 לפחות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עם שמות </w:t>
      </w:r>
      <w:r w:rsidRPr="00590FDD">
        <w:rPr>
          <w:rFonts w:ascii="Times New Roman" w:eastAsia="Times New Roman" w:hAnsi="Times New Roman"/>
          <w:sz w:val="24"/>
          <w:rtl/>
          <w:lang w:eastAsia="he-IL"/>
        </w:rPr>
        <w:lastRenderedPageBreak/>
        <w:t>אלמנטים, סימון פרטי חיבור (בקנ"מ שלא יפחת מ-1:10), מידות רלוונטיות להרכבה, מידות האלמנטים והתפרים והעמדתם. תכניות ההרכבה יכללו נתונים להפקת לוחות ייצור ממוחשבות באמצעות תוכנה שתותקן אצל המתכנן ע"י הקבלן.</w:t>
      </w:r>
    </w:p>
    <w:p w14:paraId="736B27C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0E0F1A0"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יצור ולוחות יצור (הלוח יסודר לפי קומות עם משבצת לצורך רשום תאריך יציקת האלמנט).</w:t>
      </w:r>
    </w:p>
    <w:p w14:paraId="00A2712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2DB998A"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תכנית תבניות לאלמנטים טרומיים (בקנ"מ שלא יפחת מ</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1:25) כולל הכנות לחשמל וחורים למעבר מערכות האינסטלציה ולמערכות אחרות במידת הצורך. תכנית תבנית לאלמנט תכלול: מבט על צד פנימי של האלמנט, מבט על ארבעת הקצוות של האלמנט, חתכים אפיינים אופקיים. במידה ויהיה צורך לפרוט מעמיק יותר של גמר חיצוני של האלמנט (פריסת אבן, קרמיקה וכד'), יוכן בג</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ליון מבט מהצד החיצוני של האלמנט. על גבי המבטים והחתכים, מלבד המידות הנדרשות יסומנו שמות פרטי קצוות, פרטי פתחים וחתכים אופייני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ם אנכיים. יסומנו גם מקומות של אביזרים ושקעי חיבור, אביזרי חשמל (במידה וקיימים) ושקעים וחורים מותאמים למעברי צנרת. קביעת שמות האלמנטים והפרטים תתואם עם הקבלן.</w:t>
      </w:r>
    </w:p>
    <w:p w14:paraId="6D9E420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B5939A6"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תכנית זיון לכל אלמנט כולל פרטי עגון להרמה והשענה בזמן הרכבה, ופרטי חיבור למבנה (פלטקות).  תכניות הזיון יכללו מעבר לפרטי הזיון גם: פרטי אביזרי חיבור, כמויות זיון לפי סוג וקוטרי ברזל וכמות בטון באלמנט.</w:t>
      </w:r>
    </w:p>
    <w:p w14:paraId="59058D6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50EFBF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פרטי אלמנטים טרומיים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פתחים, חיבור בין אלמנטים, חיבור אל המבנה עם מידות רלוונטיות להרכבה וסימון אביזרי הרכבה וחיבור.</w:t>
      </w:r>
    </w:p>
    <w:p w14:paraId="6AE41D9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C514B2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פתחים ושרוולים, באלמנטי בניה, עם הפניה למקומם בתוכניות, הפתחים והשרוולים ימוקמו עם קווי מידה בכל התוכניות.</w:t>
      </w:r>
    </w:p>
    <w:p w14:paraId="65BC2041"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7D2E53B2"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סט דפי ריכוז של חתכים אופייני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ם אנכיים. סט פירטי קצוות אלמנטים ושקעי חיבור. </w:t>
      </w:r>
    </w:p>
    <w:p w14:paraId="754DDE0E"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סט פרטי פתחים (בקנ"מ 1:5 לפחות).</w:t>
      </w:r>
    </w:p>
    <w:p w14:paraId="474CABC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367ED4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תכניות קונסטרוקציה מפלדה.</w:t>
      </w:r>
    </w:p>
    <w:p w14:paraId="2505B44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6E1BD37"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הנחיות לתכנון אלמנטים קונסטרוקטיביים ולעומס מותר עבור המשתמשים.</w:t>
      </w:r>
    </w:p>
    <w:p w14:paraId="7D24D45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8F44836"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תכנית ו/או פרט אחר שידרשו במהלך התכנון והביצוע על מנת לקבל עבודה מושלמת בהתאם לשיקול המנהל.</w:t>
      </w:r>
    </w:p>
    <w:p w14:paraId="1E82F14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06FB47F"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 xml:space="preserve">רשימות מעודכנות של תכניות כולל תאריך ומספר מהדורה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לפחות פעם בחודש.</w:t>
      </w:r>
    </w:p>
    <w:p w14:paraId="786C355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A47363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מובהר בזאת שהתוכניות יוכנו לפי בצוע בקטעים של הפרויקט ויכללו פתרונות לקטעי הביניים.</w:t>
      </w:r>
    </w:p>
    <w:p w14:paraId="48F73C6F"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4FD65C78"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6DA641E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E3A503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4"/>
          <w:rtl/>
          <w:lang w:eastAsia="he-IL"/>
        </w:rPr>
        <w:t>כל המסמכים והתכניות יערכו בשפה העברית.</w:t>
      </w:r>
    </w:p>
    <w:p w14:paraId="3E245B5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3D21BFD" w14:textId="77777777" w:rsidR="004E32D2" w:rsidRDefault="004E32D2" w:rsidP="00590FDD">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
      </w:pPr>
      <w:r>
        <w:rPr>
          <w:rFonts w:ascii="Times New Roman" w:eastAsia="Times New Roman" w:hAnsi="Times New Roman"/>
          <w:b/>
          <w:bCs/>
          <w:sz w:val="20"/>
          <w:u w:val="single"/>
          <w:rtl/>
          <w:lang w:eastAsia="he-IL"/>
        </w:rPr>
        <w:br w:type="page"/>
      </w:r>
    </w:p>
    <w:p w14:paraId="7E886F88" w14:textId="77777777" w:rsidR="004E32D2" w:rsidRPr="004E32D2" w:rsidRDefault="004E32D2" w:rsidP="004E32D2">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
      </w:pPr>
      <w:r w:rsidRPr="004E32D2">
        <w:rPr>
          <w:rFonts w:ascii="Times New Roman" w:eastAsia="Times New Roman" w:hAnsi="Times New Roman" w:hint="cs"/>
          <w:b/>
          <w:bCs/>
          <w:sz w:val="20"/>
          <w:u w:val="single"/>
          <w:rtl/>
          <w:lang w:eastAsia="he-IL"/>
        </w:rPr>
        <w:lastRenderedPageBreak/>
        <w:t>נספח "ט"</w:t>
      </w:r>
    </w:p>
    <w:p w14:paraId="532B9E34"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rtl/>
          <w:lang w:eastAsia="he-IL"/>
        </w:rPr>
      </w:pPr>
    </w:p>
    <w:p w14:paraId="4B611D03"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u w:val="single"/>
          <w:lang w:eastAsia="he-IL"/>
        </w:rPr>
      </w:pPr>
      <w:r w:rsidRPr="004E32D2">
        <w:rPr>
          <w:rFonts w:ascii="Times New Roman" w:eastAsia="Times New Roman" w:hAnsi="Times New Roman" w:hint="cs"/>
          <w:b/>
          <w:bCs/>
          <w:sz w:val="20"/>
          <w:u w:val="single"/>
          <w:rtl/>
          <w:lang w:eastAsia="he-IL"/>
        </w:rPr>
        <w:t>דוגמא לנוסח אישור השלמת הפרויקט/קטע מהפרויקט</w:t>
      </w:r>
    </w:p>
    <w:p w14:paraId="67A2DA0C"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6D93F604"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6051FABA"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440C9467"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לכבוד :</w:t>
      </w:r>
    </w:p>
    <w:p w14:paraId="31A5FD4C" w14:textId="77777777" w:rsidR="004E32D2" w:rsidRPr="004E32D2" w:rsidRDefault="00C944B2" w:rsidP="004E32D2">
      <w:pPr>
        <w:widowControl w:val="0"/>
        <w:spacing w:before="0" w:beforeAutospacing="0" w:after="0" w:afterAutospacing="0" w:line="240" w:lineRule="auto"/>
        <w:ind w:left="84" w:right="84" w:firstLine="5"/>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צד א בחוזה"/>
          <w:tag w:val="cntTzadA"/>
          <w:id w:val="-1560314012"/>
          <w:placeholder>
            <w:docPart w:val="9753A9C8699448A7AE4A80DB95AA8C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D319A9">
            <w:rPr>
              <w:rFonts w:ascii="Times New Roman" w:eastAsia="Times New Roman" w:hAnsi="Times New Roman" w:hint="cs"/>
              <w:color w:val="008000"/>
              <w:sz w:val="24"/>
              <w:rtl/>
              <w:lang w:eastAsia="he-IL"/>
            </w:rPr>
            <w:br/>
            <w:t>א.מ.ד.ס מחיר למשתכן</w:t>
          </w:r>
          <w:r w:rsidR="00D319A9">
            <w:rPr>
              <w:rFonts w:ascii="Times New Roman" w:eastAsia="Times New Roman" w:hAnsi="Times New Roman" w:hint="cs"/>
              <w:color w:val="008000"/>
              <w:sz w:val="24"/>
              <w:rtl/>
              <w:lang w:eastAsia="he-IL"/>
            </w:rPr>
            <w:br/>
            <w:t>יהונתן נתניהו 1ג', אור יהודה</w:t>
          </w:r>
          <w:r w:rsidR="00D319A9">
            <w:rPr>
              <w:rFonts w:ascii="Times New Roman" w:eastAsia="Times New Roman" w:hAnsi="Times New Roman" w:hint="cs"/>
              <w:color w:val="008000"/>
              <w:sz w:val="24"/>
              <w:rtl/>
              <w:lang w:eastAsia="he-IL"/>
            </w:rPr>
            <w:br/>
            <w:t>ש.ר 540274883</w:t>
          </w:r>
          <w:r w:rsidR="00D319A9">
            <w:rPr>
              <w:rFonts w:ascii="Times New Roman" w:eastAsia="Times New Roman" w:hAnsi="Times New Roman" w:hint="cs"/>
              <w:color w:val="008000"/>
              <w:sz w:val="24"/>
              <w:rtl/>
              <w:lang w:eastAsia="he-IL"/>
            </w:rPr>
            <w:br/>
          </w:r>
        </w:sdtContent>
      </w:sdt>
      <w:r w:rsidR="004E32D2" w:rsidRPr="004E32D2">
        <w:rPr>
          <w:rFonts w:ascii="Times New Roman" w:eastAsia="Times New Roman" w:hAnsi="Times New Roman" w:hint="cs"/>
          <w:color w:val="008000"/>
          <w:sz w:val="24"/>
          <w:rtl/>
          <w:lang w:eastAsia="he-IL"/>
        </w:rPr>
        <w:br/>
      </w:r>
    </w:p>
    <w:p w14:paraId="47F32A32" w14:textId="77777777" w:rsidR="004E32D2" w:rsidRPr="004E32D2" w:rsidRDefault="004E32D2" w:rsidP="004E32D2">
      <w:pPr>
        <w:widowControl w:val="0"/>
        <w:spacing w:before="0" w:beforeAutospacing="0" w:after="0" w:afterAutospacing="0" w:line="240" w:lineRule="auto"/>
        <w:ind w:left="84" w:right="84" w:firstLine="5"/>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(המזמין)</w:t>
      </w:r>
    </w:p>
    <w:p w14:paraId="56A694FB"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4FAE52B3"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6DA77DFB"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4D990809"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02D612DF" w14:textId="671E0A83" w:rsidR="004E32D2" w:rsidRPr="004E32D2" w:rsidRDefault="004E32D2" w:rsidP="004E32D2">
      <w:pPr>
        <w:widowControl w:val="0"/>
        <w:spacing w:before="0" w:beforeAutospacing="0" w:after="0" w:afterAutospacing="0" w:line="480" w:lineRule="auto"/>
        <w:ind w:left="85" w:right="85" w:firstLine="6"/>
        <w:rPr>
          <w:rFonts w:ascii="Times New Roman" w:eastAsia="Times New Roman" w:hAnsi="Times New Roman"/>
          <w:sz w:val="20"/>
          <w:rtl/>
          <w:lang w:eastAsia="he-IL"/>
        </w:rPr>
      </w:pPr>
      <w:r w:rsidRPr="004E32D2">
        <w:rPr>
          <w:rFonts w:ascii="Times New Roman" w:eastAsia="Times New Roman" w:hAnsi="Times New Roman" w:hint="cs"/>
          <w:sz w:val="24"/>
          <w:rtl/>
          <w:lang w:eastAsia="he-IL"/>
        </w:rPr>
        <w:t xml:space="preserve">אני הח"מ </w:t>
      </w:r>
      <w:sdt>
        <w:sdtPr>
          <w:rPr>
            <w:rFonts w:ascii="Times New Roman" w:eastAsia="Times New Roman" w:hAnsi="Times New Roman"/>
            <w:color w:val="008000"/>
            <w:sz w:val="24"/>
            <w:rtl/>
            <w:lang w:eastAsia="he-IL"/>
          </w:rPr>
          <w:alias w:val="שם ספק"/>
          <w:tag w:val="cntSupllierName"/>
          <w:id w:val="-2065089673"/>
          <w:placeholder>
            <w:docPart w:val="ABD67586876242C1AFBC6A5DB98C5C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del w:id="122" w:author="גרמן קגנובסקי" w:date="2021-01-07T11:01:00Z">
            <w:r w:rsidR="00D319A9" w:rsidDel="00144D52">
              <w:rPr>
                <w:rFonts w:ascii="Times New Roman" w:eastAsia="Times New Roman" w:hAnsi="Times New Roman" w:hint="cs"/>
                <w:color w:val="008000"/>
                <w:sz w:val="24"/>
                <w:rtl/>
                <w:lang w:eastAsia="he-IL"/>
              </w:rPr>
              <w:delText>אבנר איזדיאן מהנדסים בע"מ</w:delText>
            </w:r>
          </w:del>
          <w:ins w:id="123" w:author="גרמן קגנובסקי" w:date="2021-01-07T11:01:00Z">
            <w:r w:rsidR="00144D52">
              <w:rPr>
                <w:rFonts w:ascii="Times New Roman" w:eastAsia="Times New Roman" w:hAnsi="Times New Roman"/>
                <w:color w:val="008000"/>
                <w:sz w:val="24"/>
                <w:rtl/>
                <w:lang w:eastAsia="he-IL"/>
              </w:rPr>
              <w:t>אבנר איזדיאן מהנדסים בע''מ</w:t>
            </w:r>
          </w:ins>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 xml:space="preserve">לאחר שבדקתי את העבודות שבוצעו ב- </w:t>
      </w:r>
      <w:sdt>
        <w:sdtPr>
          <w:rPr>
            <w:rFonts w:ascii="Times New Roman" w:eastAsia="Times New Roman" w:hAnsi="Times New Roman"/>
            <w:color w:val="008000"/>
            <w:sz w:val="24"/>
            <w:rtl/>
            <w:lang w:eastAsia="he-IL"/>
          </w:rPr>
          <w:alias w:val="שם אתר"/>
          <w:tag w:val="cntSite"/>
          <w:id w:val="-2078888936"/>
          <w:placeholder>
            <w:docPart w:val="6D25D536C7FD4AA5B9BAAC49B49D768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24" w:author="גרמן קגנובסקי" w:date="2020-11-02T15:53:00Z">
            <w:r w:rsidR="00D45901">
              <w:rPr>
                <w:rFonts w:ascii="Times New Roman" w:eastAsia="Times New Roman" w:hAnsi="Times New Roman" w:hint="cs"/>
                <w:color w:val="008000"/>
                <w:sz w:val="24"/>
                <w:rtl/>
                <w:lang w:eastAsia="he-IL"/>
              </w:rPr>
              <w:t>נרקיסים</w:t>
            </w:r>
          </w:ins>
        </w:sdtContent>
      </w:sdt>
      <w:r w:rsidRPr="004E32D2">
        <w:rPr>
          <w:rFonts w:ascii="Times New Roman" w:eastAsia="Times New Roman" w:hAnsi="Times New Roman" w:hint="cs"/>
          <w:sz w:val="24"/>
          <w:rtl/>
          <w:lang w:eastAsia="he-IL"/>
        </w:rPr>
        <w:t xml:space="preserve"> בקשר עם</w:t>
      </w:r>
      <w:r w:rsidRPr="004E32D2">
        <w:rPr>
          <w:rFonts w:ascii="Times New Roman" w:eastAsia="Times New Roman" w:hAnsi="Times New Roman" w:hint="cs"/>
          <w:color w:val="008000"/>
          <w:sz w:val="24"/>
          <w:rtl/>
          <w:lang w:eastAsia="he-IL"/>
        </w:rPr>
        <w:t xml:space="preserve"> </w:t>
      </w:r>
      <w:sdt>
        <w:sdtPr>
          <w:rPr>
            <w:rFonts w:ascii="Times New Roman" w:eastAsia="Times New Roman" w:hAnsi="Times New Roman" w:hint="cs"/>
            <w:color w:val="008000"/>
            <w:sz w:val="24"/>
            <w:rtl/>
          </w:rPr>
          <w:alias w:val="תיאור עבודה"/>
          <w:tag w:val="cntJobDesc"/>
          <w:id w:val="-1278952023"/>
          <w:placeholder>
            <w:docPart w:val="9F0A134E35EA49F9B7E342CAEEDAE9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ins w:id="125" w:author="גרמן קגנובסקי" w:date="2020-11-02T15:58:00Z">
            <w:r w:rsidR="008B5099">
              <w:rPr>
                <w:rFonts w:ascii="Times New Roman" w:eastAsia="Times New Roman" w:hAnsi="Times New Roman" w:hint="cs"/>
                <w:color w:val="008000"/>
                <w:sz w:val="24"/>
                <w:rtl/>
              </w:rPr>
              <w:t xml:space="preserve">הקמת 554 יח''ד בראשון לציון </w:t>
            </w:r>
          </w:ins>
        </w:sdtContent>
      </w:sdt>
      <w:r w:rsidRPr="004E32D2">
        <w:rPr>
          <w:rFonts w:ascii="Times New Roman" w:eastAsia="Times New Roman" w:hAnsi="Times New Roman" w:hint="cs"/>
          <w:sz w:val="24"/>
          <w:rtl/>
          <w:lang w:eastAsia="he-IL"/>
        </w:rPr>
        <w:t>, מאשר בזאת שהעבודות הנ"ל בוצעו והושלמו בהתאם להנחיותי</w:t>
      </w:r>
      <w:r w:rsidRPr="004E32D2">
        <w:rPr>
          <w:rFonts w:ascii="Times New Roman" w:eastAsia="Times New Roman" w:hAnsi="Times New Roman" w:hint="eastAsia"/>
          <w:sz w:val="24"/>
          <w:rtl/>
          <w:lang w:eastAsia="he-IL"/>
        </w:rPr>
        <w:t>י</w:t>
      </w:r>
      <w:r w:rsidRPr="004E32D2">
        <w:rPr>
          <w:rFonts w:ascii="Times New Roman" w:eastAsia="Times New Roman" w:hAnsi="Times New Roman" w:hint="cs"/>
          <w:sz w:val="24"/>
          <w:rtl/>
          <w:lang w:eastAsia="he-IL"/>
        </w:rPr>
        <w:t>, לתכניותי</w:t>
      </w:r>
      <w:r w:rsidRPr="004E32D2">
        <w:rPr>
          <w:rFonts w:ascii="Times New Roman" w:eastAsia="Times New Roman" w:hAnsi="Times New Roman" w:hint="eastAsia"/>
          <w:sz w:val="24"/>
          <w:rtl/>
          <w:lang w:eastAsia="he-IL"/>
        </w:rPr>
        <w:t>י</w:t>
      </w:r>
      <w:r w:rsidRPr="004E32D2">
        <w:rPr>
          <w:rFonts w:ascii="Times New Roman" w:eastAsia="Times New Roman" w:hAnsi="Times New Roman" w:hint="cs"/>
          <w:sz w:val="24"/>
          <w:rtl/>
          <w:lang w:eastAsia="he-IL"/>
        </w:rPr>
        <w:t>, בהתאם</w:t>
      </w:r>
      <w:r w:rsidRPr="004E32D2">
        <w:rPr>
          <w:rFonts w:ascii="Times New Roman" w:eastAsia="Times New Roman" w:hAnsi="Times New Roman" w:hint="cs"/>
          <w:sz w:val="20"/>
          <w:rtl/>
          <w:lang w:eastAsia="he-IL"/>
        </w:rPr>
        <w:t xml:space="preserve"> לתקנים מחייבים ולשביעות רצוני.</w:t>
      </w:r>
    </w:p>
    <w:p w14:paraId="699EA111"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p>
    <w:p w14:paraId="059601E4"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66D343D8"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51DEA244"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6503DAA6"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5FE80B3D"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 xml:space="preserve">                                                                                      בכבוד רב,</w:t>
      </w:r>
    </w:p>
    <w:p w14:paraId="64040371"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0904EF8E"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1D66C479"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 xml:space="preserve">                                                                                                             ___________________</w:t>
      </w:r>
    </w:p>
    <w:p w14:paraId="0A8C1E0B" w14:textId="72553755" w:rsidR="004E32D2" w:rsidRPr="004E32D2" w:rsidRDefault="00C944B2" w:rsidP="004E32D2">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sz w:val="24"/>
          <w:rtl/>
          <w:lang w:eastAsia="he-IL"/>
        </w:rPr>
      </w:pPr>
      <w:sdt>
        <w:sdtPr>
          <w:rPr>
            <w:rFonts w:ascii="Times New Roman" w:eastAsia="Times New Roman" w:hAnsi="Times New Roman"/>
            <w:color w:val="00B0F0"/>
            <w:sz w:val="20"/>
            <w:u w:val="single"/>
            <w:rtl/>
            <w:lang w:eastAsia="he-IL"/>
          </w:rPr>
          <w:alias w:val="שם ספק"/>
          <w:tag w:val="cntSupllierName"/>
          <w:id w:val="1534766573"/>
          <w:placeholder>
            <w:docPart w:val="A5D379F1CBDD4402BD48A1BAEEB3F3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del w:id="126" w:author="גרמן קגנובסקי" w:date="2021-01-07T11:01:00Z">
            <w:r w:rsidR="00D319A9" w:rsidDel="00144D52">
              <w:rPr>
                <w:rFonts w:ascii="Times New Roman" w:eastAsia="Times New Roman" w:hAnsi="Times New Roman" w:hint="cs"/>
                <w:color w:val="00B0F0"/>
                <w:sz w:val="20"/>
                <w:u w:val="single"/>
                <w:rtl/>
                <w:lang w:eastAsia="he-IL"/>
              </w:rPr>
              <w:delText>אבנר איזדיאן מהנדסים בע"מ</w:delText>
            </w:r>
          </w:del>
          <w:ins w:id="127" w:author="גרמן קגנובסקי" w:date="2021-01-07T11:01:00Z">
            <w:r w:rsidR="00144D52">
              <w:rPr>
                <w:rFonts w:ascii="Times New Roman" w:eastAsia="Times New Roman" w:hAnsi="Times New Roman"/>
                <w:color w:val="00B0F0"/>
                <w:sz w:val="20"/>
                <w:u w:val="single"/>
                <w:rtl/>
                <w:lang w:eastAsia="he-IL"/>
              </w:rPr>
              <w:t>אבנר איזדיאן מהנדסים בע''מ</w:t>
            </w:r>
          </w:ins>
        </w:sdtContent>
      </w:sdt>
    </w:p>
    <w:p w14:paraId="3C69356F"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rtl/>
          <w:lang w:eastAsia="he-IL"/>
        </w:rPr>
      </w:pPr>
      <w:r w:rsidRPr="004E32D2">
        <w:rPr>
          <w:rFonts w:ascii="Times New Roman" w:eastAsia="Times New Roman" w:hAnsi="Times New Roman" w:hint="cs"/>
          <w:sz w:val="20"/>
          <w:szCs w:val="20"/>
          <w:rtl/>
          <w:lang w:eastAsia="he-IL"/>
        </w:rPr>
        <w:t xml:space="preserve">                </w:t>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t xml:space="preserve">   </w:t>
      </w:r>
    </w:p>
    <w:p w14:paraId="2B33A7F6"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lang w:eastAsia="he-IL"/>
        </w:rPr>
      </w:pPr>
    </w:p>
    <w:p w14:paraId="77BF4A87"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4"/>
          <w:u w:val="single"/>
          <w:rtl/>
          <w:lang w:eastAsia="he-IL"/>
        </w:rPr>
      </w:pPr>
      <w:r w:rsidRPr="004E32D2">
        <w:rPr>
          <w:rFonts w:ascii="Times New Roman" w:eastAsia="Times New Roman" w:hAnsi="Times New Roman" w:hint="cs"/>
          <w:sz w:val="20"/>
          <w:szCs w:val="20"/>
          <w:rtl/>
          <w:lang w:eastAsia="he-IL"/>
        </w:rPr>
        <w:br w:type="page"/>
      </w:r>
      <w:r w:rsidRPr="004E32D2">
        <w:rPr>
          <w:rFonts w:ascii="Times New Roman" w:eastAsia="Times New Roman" w:hAnsi="Times New Roman" w:hint="cs"/>
          <w:b/>
          <w:bCs/>
          <w:sz w:val="24"/>
          <w:u w:val="single"/>
          <w:rtl/>
          <w:lang w:eastAsia="he-IL"/>
        </w:rPr>
        <w:lastRenderedPageBreak/>
        <w:t xml:space="preserve">נספח "י" </w:t>
      </w:r>
    </w:p>
    <w:p w14:paraId="009B05CC"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4"/>
          <w:u w:val="single"/>
          <w:lang w:eastAsia="he-IL"/>
        </w:rPr>
      </w:pPr>
    </w:p>
    <w:p w14:paraId="563A1430"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b/>
          <w:bCs/>
          <w:sz w:val="24"/>
          <w:u w:val="single"/>
          <w:lang w:eastAsia="he-IL"/>
        </w:rPr>
      </w:pPr>
      <w:r w:rsidRPr="004E32D2">
        <w:rPr>
          <w:rFonts w:ascii="Times New Roman" w:eastAsia="Times New Roman" w:hAnsi="Times New Roman" w:hint="cs"/>
          <w:b/>
          <w:bCs/>
          <w:sz w:val="24"/>
          <w:u w:val="single"/>
          <w:rtl/>
          <w:lang w:eastAsia="he-IL"/>
        </w:rPr>
        <w:t>דוגמא לנוסח הצהרת המתכנן בדבר היעדר תביעות</w:t>
      </w:r>
    </w:p>
    <w:p w14:paraId="0D254E4F" w14:textId="77777777" w:rsidR="004E32D2" w:rsidRPr="004E32D2" w:rsidRDefault="004E32D2" w:rsidP="004E32D2">
      <w:pPr>
        <w:widowControl w:val="0"/>
        <w:bidi w:val="0"/>
        <w:spacing w:before="0" w:beforeAutospacing="0" w:after="0" w:afterAutospacing="0" w:line="240" w:lineRule="auto"/>
        <w:ind w:left="180"/>
        <w:rPr>
          <w:rFonts w:ascii="Times New Roman" w:eastAsia="Times New Roman" w:hAnsi="Times New Roman"/>
          <w:sz w:val="24"/>
          <w:lang w:eastAsia="he-IL"/>
        </w:rPr>
      </w:pPr>
    </w:p>
    <w:p w14:paraId="6B39D59C"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color w:val="008000"/>
          <w:sz w:val="24"/>
          <w:rtl/>
          <w:lang w:eastAsia="he-IL"/>
        </w:rPr>
      </w:pPr>
      <w:r w:rsidRPr="004E32D2">
        <w:rPr>
          <w:rFonts w:ascii="Times New Roman" w:eastAsia="Times New Roman" w:hAnsi="Times New Roman" w:hint="cs"/>
          <w:sz w:val="24"/>
          <w:rtl/>
          <w:lang w:eastAsia="he-IL"/>
        </w:rPr>
        <w:t>לכבוד</w:t>
      </w:r>
      <w:r w:rsidRPr="004E32D2">
        <w:rPr>
          <w:rFonts w:ascii="Times New Roman" w:eastAsia="Times New Roman" w:hAnsi="Times New Roman" w:hint="cs"/>
          <w:color w:val="000000"/>
          <w:sz w:val="24"/>
          <w:rtl/>
          <w:lang w:eastAsia="he-IL"/>
        </w:rPr>
        <w:tab/>
      </w:r>
      <w:r w:rsidRPr="004E32D2">
        <w:rPr>
          <w:rFonts w:ascii="Times New Roman" w:eastAsia="Times New Roman" w:hAnsi="Times New Roman" w:hint="cs"/>
          <w:color w:val="000000"/>
          <w:sz w:val="24"/>
          <w:rtl/>
          <w:lang w:eastAsia="he-IL"/>
        </w:rPr>
        <w:br/>
      </w:r>
      <w:sdt>
        <w:sdtPr>
          <w:rPr>
            <w:rFonts w:ascii="Times New Roman" w:eastAsia="Times New Roman" w:hAnsi="Times New Roman" w:hint="cs"/>
            <w:color w:val="008000"/>
            <w:sz w:val="24"/>
            <w:rtl/>
            <w:lang w:eastAsia="he-IL"/>
          </w:rPr>
          <w:alias w:val="צד א בחוזה"/>
          <w:tag w:val="cntTzadA"/>
          <w:id w:val="1384523153"/>
          <w:placeholder>
            <w:docPart w:val="637D86FE697F4534BEF61B67E300B8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D319A9">
            <w:rPr>
              <w:rFonts w:ascii="Times New Roman" w:eastAsia="Times New Roman" w:hAnsi="Times New Roman" w:hint="cs"/>
              <w:color w:val="008000"/>
              <w:sz w:val="24"/>
              <w:rtl/>
              <w:lang w:eastAsia="he-IL"/>
            </w:rPr>
            <w:br/>
            <w:t>א.מ.ד.ס מחיר למשתכן</w:t>
          </w:r>
          <w:r w:rsidR="00D319A9">
            <w:rPr>
              <w:rFonts w:ascii="Times New Roman" w:eastAsia="Times New Roman" w:hAnsi="Times New Roman" w:hint="cs"/>
              <w:color w:val="008000"/>
              <w:sz w:val="24"/>
              <w:rtl/>
              <w:lang w:eastAsia="he-IL"/>
            </w:rPr>
            <w:br/>
            <w:t>יהונתן נתניהו 1ג', אור יהודה</w:t>
          </w:r>
          <w:r w:rsidR="00D319A9">
            <w:rPr>
              <w:rFonts w:ascii="Times New Roman" w:eastAsia="Times New Roman" w:hAnsi="Times New Roman" w:hint="cs"/>
              <w:color w:val="008000"/>
              <w:sz w:val="24"/>
              <w:rtl/>
              <w:lang w:eastAsia="he-IL"/>
            </w:rPr>
            <w:br/>
            <w:t>ש.ר 540274883</w:t>
          </w:r>
          <w:r w:rsidR="00D319A9">
            <w:rPr>
              <w:rFonts w:ascii="Times New Roman" w:eastAsia="Times New Roman" w:hAnsi="Times New Roman" w:hint="cs"/>
              <w:color w:val="008000"/>
              <w:sz w:val="24"/>
              <w:rtl/>
              <w:lang w:eastAsia="he-IL"/>
            </w:rPr>
            <w:br/>
          </w:r>
        </w:sdtContent>
      </w:sdt>
    </w:p>
    <w:p w14:paraId="24C4A242"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269176B3"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ג.א.נ.,</w:t>
      </w:r>
    </w:p>
    <w:p w14:paraId="358377C3"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0F96394D"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אנו הח"מ מצהירים בזאת שעם קבלת סך של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ש"ח (להלן:"</w:t>
      </w:r>
      <w:r w:rsidRPr="004E32D2">
        <w:rPr>
          <w:rFonts w:ascii="Times New Roman" w:eastAsia="Times New Roman" w:hAnsi="Times New Roman" w:hint="cs"/>
          <w:b/>
          <w:bCs/>
          <w:sz w:val="24"/>
          <w:rtl/>
          <w:lang w:eastAsia="he-IL"/>
        </w:rPr>
        <w:t>היתרה הסופית</w:t>
      </w:r>
      <w:r w:rsidRPr="004E32D2">
        <w:rPr>
          <w:rFonts w:ascii="Times New Roman" w:eastAsia="Times New Roman" w:hAnsi="Times New Roman" w:hint="cs"/>
          <w:sz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color w:val="008000"/>
            <w:sz w:val="24"/>
            <w:rtl/>
            <w:lang w:eastAsia="he-IL"/>
          </w:rPr>
          <w:alias w:val="שם אתר"/>
          <w:tag w:val="cntSite"/>
          <w:id w:val="-1398045152"/>
          <w:placeholder>
            <w:docPart w:val="CE352401F2954D5882E674BC0662E9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128" w:author="גרמן קגנובסקי" w:date="2020-11-02T15:53:00Z">
            <w:r w:rsidR="00D45901">
              <w:rPr>
                <w:rFonts w:ascii="Times New Roman" w:eastAsia="Times New Roman" w:hAnsi="Times New Roman" w:hint="cs"/>
                <w:color w:val="008000"/>
                <w:sz w:val="24"/>
                <w:rtl/>
                <w:lang w:eastAsia="he-IL"/>
              </w:rPr>
              <w:t>נרקיסים</w:t>
            </w:r>
          </w:ins>
        </w:sdtContent>
      </w:sdt>
      <w:r w:rsidRPr="004E32D2">
        <w:rPr>
          <w:rFonts w:ascii="Times New Roman" w:eastAsia="Times New Roman" w:hAnsi="Times New Roman" w:hint="cs"/>
          <w:sz w:val="24"/>
          <w:rtl/>
          <w:lang w:eastAsia="he-IL"/>
        </w:rPr>
        <w:t xml:space="preserve"> עפ"י חוזה מיום </w:t>
      </w:r>
      <w:r w:rsidRPr="004E32D2">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תאריך חתימת חוזה"/>
          <w:tag w:val="cntSignDate"/>
          <w:id w:val="-125693541"/>
          <w:placeholder>
            <w:docPart w:val="60138D1A720A46D180B57150198009E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4E32D2">
            <w:rPr>
              <w:rFonts w:cstheme="minorBidi"/>
              <w:color w:val="00B0F0"/>
              <w:rtl/>
            </w:rPr>
            <w:t>[תאריך חתימת חוזה]</w:t>
          </w:r>
        </w:sdtContent>
      </w:sdt>
      <w:r w:rsidRPr="004E32D2">
        <w:rPr>
          <w:rFonts w:ascii="Times New Roman" w:eastAsia="Times New Roman" w:hAnsi="Times New Roman" w:hint="cs"/>
          <w:sz w:val="24"/>
          <w:rtl/>
          <w:lang w:eastAsia="he-IL"/>
        </w:rPr>
        <w:t xml:space="preserve"> או עבור חלקן כמפורט להלן:</w:t>
      </w:r>
    </w:p>
    <w:p w14:paraId="11210110"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______________________________________________________________________________________________________________________________________________________</w:t>
      </w:r>
    </w:p>
    <w:p w14:paraId="3A327E3B"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3E2178D9"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525E763"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A2A908A"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0DF7D43B"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7958398"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3DE645D8"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ידוע לנו כי אין בהצהרתנו זו כדי לגרוע מכל סעד לו זכאי המזמין על פי החוזה הנ"ל.</w:t>
      </w:r>
    </w:p>
    <w:p w14:paraId="46125166"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47C99F67"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1CF51B18"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b/>
          <w:bCs/>
          <w:sz w:val="24"/>
          <w:rtl/>
          <w:lang w:eastAsia="he-IL"/>
        </w:rPr>
        <w:t>ולראיה באנו על החתום:</w:t>
      </w:r>
    </w:p>
    <w:p w14:paraId="021D380C"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35FBCD0C"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היום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לחודש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לשנה _________</w:t>
      </w:r>
    </w:p>
    <w:p w14:paraId="17F6110B" w14:textId="77777777" w:rsidR="004E32D2" w:rsidRPr="004E32D2" w:rsidRDefault="004E32D2" w:rsidP="004E32D2">
      <w:pPr>
        <w:widowControl w:val="0"/>
        <w:spacing w:before="0" w:beforeAutospacing="0" w:after="0" w:afterAutospacing="0" w:line="240" w:lineRule="auto"/>
        <w:ind w:left="4435" w:firstLine="671"/>
        <w:rPr>
          <w:rFonts w:ascii="Times New Roman" w:eastAsia="Times New Roman" w:hAnsi="Times New Roman"/>
          <w:sz w:val="24"/>
          <w:rtl/>
          <w:lang w:eastAsia="he-IL"/>
        </w:rPr>
      </w:pPr>
    </w:p>
    <w:p w14:paraId="55F888A5"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חתימה וחותמת המתכנן:</w:t>
      </w:r>
    </w:p>
    <w:p w14:paraId="3A9EFDE1"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color w:val="00B0F0"/>
          <w:sz w:val="24"/>
          <w:u w:val="single"/>
          <w:rtl/>
          <w:lang w:eastAsia="he-IL"/>
        </w:rPr>
      </w:pPr>
      <w:r w:rsidRPr="004E32D2">
        <w:rPr>
          <w:rFonts w:ascii="Times New Roman" w:eastAsia="Times New Roman" w:hAnsi="Times New Roman" w:hint="cs"/>
          <w:color w:val="00B0F0"/>
          <w:sz w:val="24"/>
          <w:u w:val="single"/>
          <w:rtl/>
          <w:lang w:eastAsia="he-IL"/>
        </w:rPr>
        <w:t xml:space="preserve">                  </w:t>
      </w:r>
    </w:p>
    <w:p w14:paraId="007E75B6"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_______________________ </w:t>
      </w:r>
    </w:p>
    <w:p w14:paraId="0E7679D9" w14:textId="61E90EA9"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4E32D2">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504310586"/>
          <w:placeholder>
            <w:docPart w:val="81140172E59E4A57B85E3AC2F18AC6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del w:id="129" w:author="גרמן קגנובסקי" w:date="2021-01-07T11:01:00Z">
            <w:r w:rsidR="00D319A9" w:rsidDel="00144D52">
              <w:rPr>
                <w:rFonts w:ascii="Times New Roman" w:eastAsia="Times New Roman" w:hAnsi="Times New Roman" w:hint="cs"/>
                <w:color w:val="00B0F0"/>
                <w:sz w:val="20"/>
                <w:u w:val="single"/>
                <w:rtl/>
                <w:lang w:eastAsia="he-IL"/>
              </w:rPr>
              <w:delText>אבנר איזדיאן מהנדסים בע"מ</w:delText>
            </w:r>
          </w:del>
          <w:ins w:id="130" w:author="גרמן קגנובסקי" w:date="2021-01-07T11:01:00Z">
            <w:r w:rsidR="00144D52">
              <w:rPr>
                <w:rFonts w:ascii="Times New Roman" w:eastAsia="Times New Roman" w:hAnsi="Times New Roman"/>
                <w:color w:val="00B0F0"/>
                <w:sz w:val="20"/>
                <w:u w:val="single"/>
                <w:rtl/>
                <w:lang w:eastAsia="he-IL"/>
              </w:rPr>
              <w:t>אבנר איזדיאן מהנדסים בע''מ</w:t>
            </w:r>
          </w:ins>
        </w:sdtContent>
      </w:sdt>
    </w:p>
    <w:p w14:paraId="722D2C2F"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4A04EED0"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3A4A7ACE"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5655F120"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b/>
          <w:bCs/>
          <w:sz w:val="24"/>
          <w:rtl/>
          <w:lang w:eastAsia="he-IL"/>
        </w:rPr>
        <w:t>אישור</w:t>
      </w:r>
    </w:p>
    <w:p w14:paraId="3A102C9F"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הח"מ ____________________ עו"ד/רו"ח מאשר כי ה"ה _________________שחתימתם בצירוף חותמת _________________ (להלן:"</w:t>
      </w:r>
      <w:r w:rsidRPr="004E32D2">
        <w:rPr>
          <w:rFonts w:ascii="Times New Roman" w:eastAsia="Times New Roman" w:hAnsi="Times New Roman" w:hint="cs"/>
          <w:b/>
          <w:bCs/>
          <w:sz w:val="24"/>
          <w:rtl/>
          <w:lang w:eastAsia="he-IL"/>
        </w:rPr>
        <w:t>החברה</w:t>
      </w:r>
      <w:r w:rsidRPr="004E32D2">
        <w:rPr>
          <w:rFonts w:ascii="Times New Roman" w:eastAsia="Times New Roman" w:hAnsi="Times New Roman" w:hint="cs"/>
          <w:sz w:val="24"/>
          <w:rtl/>
          <w:lang w:eastAsia="he-IL"/>
        </w:rPr>
        <w:t>") ו/או שמה המודפס מחייבת את החברה לכל דבר וענין, חתמו בפני על מסמך זה.</w:t>
      </w:r>
    </w:p>
    <w:p w14:paraId="198C9AFE" w14:textId="77777777" w:rsidR="004E32D2" w:rsidRPr="004E32D2" w:rsidRDefault="004E32D2" w:rsidP="004E32D2">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sz w:val="24"/>
          <w:rtl/>
          <w:lang w:eastAsia="he-IL"/>
        </w:rPr>
      </w:pPr>
    </w:p>
    <w:p w14:paraId="4222C3D6" w14:textId="77777777" w:rsidR="004E32D2" w:rsidRPr="004E32D2" w:rsidRDefault="004E32D2" w:rsidP="004E32D2">
      <w:pPr>
        <w:widowControl w:val="0"/>
        <w:tabs>
          <w:tab w:val="center" w:pos="1082"/>
          <w:tab w:val="center" w:pos="7319"/>
        </w:tabs>
        <w:spacing w:before="0" w:beforeAutospacing="0" w:after="0" w:afterAutospacing="0" w:line="240" w:lineRule="auto"/>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    תאריך : _______   </w:t>
      </w:r>
      <w:r w:rsidRPr="004E32D2">
        <w:rPr>
          <w:rFonts w:ascii="Times New Roman" w:eastAsia="Times New Roman" w:hAnsi="Times New Roman" w:hint="cs"/>
          <w:sz w:val="24"/>
          <w:rtl/>
          <w:lang w:eastAsia="he-IL"/>
        </w:rPr>
        <w:tab/>
        <w:t>חתימה וחותמת עו"ד/רו"ח : _______________________</w:t>
      </w:r>
    </w:p>
    <w:p w14:paraId="4ABFC01C"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0"/>
          <w:szCs w:val="20"/>
          <w:rtl/>
          <w:lang w:eastAsia="he-IL"/>
        </w:rPr>
      </w:pPr>
    </w:p>
    <w:p w14:paraId="3939C412" w14:textId="77777777" w:rsidR="004E32D2" w:rsidRPr="004E32D2" w:rsidRDefault="004E32D2" w:rsidP="004E32D2">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sz w:val="20"/>
          <w:lang w:eastAsia="he-IL"/>
        </w:rPr>
      </w:pPr>
    </w:p>
    <w:p w14:paraId="7823AE78"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color w:val="999999"/>
          <w:sz w:val="18"/>
          <w:szCs w:val="18"/>
          <w:rtl/>
          <w:lang w:eastAsia="he-IL"/>
        </w:rPr>
      </w:pPr>
    </w:p>
    <w:p w14:paraId="0BE919D3"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8905A3E" w14:textId="77777777" w:rsidR="001A69D5" w:rsidRPr="00590FDD" w:rsidRDefault="001A69D5" w:rsidP="00590FDD"/>
    <w:sectPr w:rsidR="001A69D5" w:rsidRPr="00590FDD" w:rsidSect="003E5958">
      <w:headerReference w:type="default" r:id="rId14"/>
      <w:footerReference w:type="default" r:id="rId15"/>
      <w:pgSz w:w="11906" w:h="16838"/>
      <w:pgMar w:top="1440" w:right="1800" w:bottom="1440"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EC202B" w14:textId="77777777" w:rsidR="00C944B2" w:rsidRDefault="00C944B2" w:rsidP="00AF234B">
      <w:pPr>
        <w:spacing w:before="0" w:after="0" w:line="240" w:lineRule="auto"/>
      </w:pPr>
      <w:r>
        <w:separator/>
      </w:r>
    </w:p>
  </w:endnote>
  <w:endnote w:type="continuationSeparator" w:id="0">
    <w:p w14:paraId="2FBCB554" w14:textId="77777777" w:rsidR="00C944B2" w:rsidRDefault="00C944B2" w:rsidP="00AF234B">
      <w:pPr>
        <w:spacing w:before="0" w:after="0" w:line="240" w:lineRule="auto"/>
      </w:pPr>
      <w:r>
        <w:continuationSeparator/>
      </w:r>
    </w:p>
  </w:endnote>
  <w:endnote w:type="continuationNotice" w:id="1">
    <w:p w14:paraId="0F5EFD48" w14:textId="77777777" w:rsidR="00C944B2" w:rsidRDefault="00C944B2">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Segoe UI"/>
    <w:charset w:val="B1"/>
    <w:family w:val="swiss"/>
    <w:pitch w:val="variable"/>
    <w:sig w:usb0="00000800" w:usb1="00000000" w:usb2="00000000" w:usb3="00000000" w:csb0="0000002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7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419"/>
      <w:gridCol w:w="2810"/>
      <w:gridCol w:w="229"/>
      <w:gridCol w:w="1012"/>
      <w:gridCol w:w="1467"/>
    </w:tblGrid>
    <w:tr w:rsidR="00C944B2" w:rsidRPr="00C30116" w14:paraId="0EE37037" w14:textId="77777777" w:rsidTr="00C30116">
      <w:tc>
        <w:tcPr>
          <w:tcW w:w="810" w:type="dxa"/>
        </w:tcPr>
        <w:p w14:paraId="66FA1F61" w14:textId="77777777" w:rsidR="00C944B2" w:rsidRPr="00C30116" w:rsidRDefault="00C944B2"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 xml:space="preserve">פרויקט: </w:t>
          </w:r>
        </w:p>
      </w:tc>
      <w:sdt>
        <w:sdtPr>
          <w:rPr>
            <w:rFonts w:ascii="David" w:hAnsi="David" w:cstheme="minorBidi"/>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419" w:type="dxa"/>
            </w:tcPr>
            <w:p w14:paraId="2492C0C1" w14:textId="77777777" w:rsidR="00C944B2" w:rsidRPr="00C30116" w:rsidRDefault="00C944B2" w:rsidP="00C30116">
              <w:pPr>
                <w:tabs>
                  <w:tab w:val="center" w:pos="4153"/>
                  <w:tab w:val="right" w:pos="8306"/>
                </w:tabs>
                <w:spacing w:before="0" w:after="0" w:line="240" w:lineRule="auto"/>
                <w:rPr>
                  <w:rFonts w:ascii="David" w:hAnsi="David" w:cstheme="minorBidi"/>
                  <w:color w:val="00B0F0"/>
                  <w:sz w:val="20"/>
                  <w:szCs w:val="20"/>
                  <w:rtl/>
                </w:rPr>
              </w:pPr>
              <w:r>
                <w:rPr>
                  <w:rFonts w:ascii="David" w:hAnsi="David" w:cstheme="minorBidi" w:hint="cs"/>
                  <w:color w:val="00B0F0"/>
                  <w:sz w:val="20"/>
                  <w:szCs w:val="20"/>
                  <w:rtl/>
                </w:rPr>
                <w:t>נרקיסים ראשון לציון</w:t>
              </w:r>
            </w:p>
          </w:tc>
        </w:sdtContent>
      </w:sdt>
      <w:tc>
        <w:tcPr>
          <w:tcW w:w="2810" w:type="dxa"/>
        </w:tcPr>
        <w:p w14:paraId="2CF970E6" w14:textId="77777777" w:rsidR="00C944B2" w:rsidRPr="00C30116" w:rsidRDefault="00C944B2"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 xml:space="preserve">תבנית: </w:t>
          </w:r>
          <w:sdt>
            <w:sdtPr>
              <w:rPr>
                <w:rFonts w:ascii="David" w:hAnsi="David" w:cstheme="minorBidi"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cstheme="minorBidi" w:hint="cs"/>
                  <w:sz w:val="20"/>
                  <w:szCs w:val="20"/>
                  <w:rtl/>
                </w:rPr>
                <w:t>מתכנן קונסטרוקציה</w:t>
              </w:r>
            </w:sdtContent>
          </w:sdt>
        </w:p>
      </w:tc>
      <w:tc>
        <w:tcPr>
          <w:tcW w:w="229" w:type="dxa"/>
        </w:tcPr>
        <w:p w14:paraId="786CF7A6" w14:textId="77777777" w:rsidR="00C944B2" w:rsidRPr="00C30116" w:rsidRDefault="00C944B2" w:rsidP="00C30116">
          <w:pPr>
            <w:tabs>
              <w:tab w:val="center" w:pos="4153"/>
              <w:tab w:val="right" w:pos="8306"/>
            </w:tabs>
            <w:spacing w:before="0" w:after="0" w:line="240" w:lineRule="auto"/>
            <w:rPr>
              <w:rFonts w:ascii="David" w:hAnsi="David" w:cstheme="minorBidi"/>
              <w:sz w:val="16"/>
              <w:szCs w:val="16"/>
              <w:rtl/>
            </w:rPr>
          </w:pPr>
        </w:p>
      </w:tc>
      <w:tc>
        <w:tcPr>
          <w:tcW w:w="1012" w:type="dxa"/>
        </w:tcPr>
        <w:p w14:paraId="0765A22E" w14:textId="77777777" w:rsidR="00C944B2" w:rsidRPr="00C30116" w:rsidRDefault="00C944B2"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sz w:val="20"/>
              <w:szCs w:val="20"/>
              <w:rtl/>
            </w:rPr>
            <w:t>מס' חוזה</w:t>
          </w:r>
          <w:r w:rsidRPr="00C30116">
            <w:rPr>
              <w:rFonts w:ascii="David" w:hAnsi="David" w:cstheme="minorBidi" w:hint="cs"/>
              <w:sz w:val="20"/>
              <w:szCs w:val="20"/>
              <w:rtl/>
            </w:rPr>
            <w:t>:</w:t>
          </w:r>
        </w:p>
      </w:tc>
      <w:sdt>
        <w:sdtPr>
          <w:rPr>
            <w:rFonts w:ascii="David" w:hAnsi="David" w:cstheme="minorBidi"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467" w:type="dxa"/>
            </w:tcPr>
            <w:p w14:paraId="610B7063" w14:textId="209DC5FB" w:rsidR="00C944B2" w:rsidRPr="00C30116" w:rsidRDefault="00C944B2" w:rsidP="00C30116">
              <w:pPr>
                <w:tabs>
                  <w:tab w:val="center" w:pos="4153"/>
                  <w:tab w:val="right" w:pos="8306"/>
                </w:tabs>
                <w:spacing w:before="0" w:after="0" w:line="240" w:lineRule="auto"/>
                <w:rPr>
                  <w:rFonts w:ascii="David" w:hAnsi="David" w:cstheme="minorBidi"/>
                  <w:sz w:val="20"/>
                  <w:szCs w:val="20"/>
                  <w:rtl/>
                </w:rPr>
              </w:pPr>
              <w:del w:id="131" w:author="גרמן קגנובסקי" w:date="2021-01-05T14:44:00Z">
                <w:r w:rsidDel="00C944B2">
                  <w:rPr>
                    <w:rFonts w:ascii="David" w:hAnsi="David" w:cstheme="minorBidi" w:hint="cs"/>
                    <w:sz w:val="20"/>
                    <w:szCs w:val="20"/>
                  </w:rPr>
                  <w:delText>CONT-5-662</w:delText>
                </w:r>
              </w:del>
              <w:ins w:id="132" w:author="גרמן קגנובסקי" w:date="2021-01-05T14:44:00Z">
                <w:r>
                  <w:rPr>
                    <w:rFonts w:ascii="David" w:hAnsi="David" w:cstheme="minorBidi" w:hint="cs"/>
                    <w:sz w:val="20"/>
                    <w:szCs w:val="20"/>
                  </w:rPr>
                  <w:t>CO</w:t>
                </w:r>
                <w:r>
                  <w:rPr>
                    <w:rFonts w:ascii="David" w:hAnsi="David" w:cstheme="minorBidi" w:hint="cs"/>
                    <w:sz w:val="20"/>
                    <w:szCs w:val="20"/>
                    <w:rtl/>
                  </w:rPr>
                  <w:t>NT-10-1970</w:t>
                </w:r>
              </w:ins>
            </w:p>
          </w:tc>
        </w:sdtContent>
      </w:sdt>
    </w:tr>
    <w:tr w:rsidR="00C944B2" w:rsidRPr="00C30116" w14:paraId="791344AC" w14:textId="77777777" w:rsidTr="00C30116">
      <w:tc>
        <w:tcPr>
          <w:tcW w:w="810" w:type="dxa"/>
        </w:tcPr>
        <w:p w14:paraId="4654B72F" w14:textId="77777777" w:rsidR="00C944B2" w:rsidRPr="00C30116" w:rsidRDefault="00C944B2"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ספק:</w:t>
          </w:r>
        </w:p>
      </w:tc>
      <w:sdt>
        <w:sdtPr>
          <w:rPr>
            <w:rFonts w:ascii="David" w:hAnsi="David" w:cstheme="minorBidi"/>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419" w:type="dxa"/>
            </w:tcPr>
            <w:p w14:paraId="3B0471AC" w14:textId="2635A92D" w:rsidR="00C944B2" w:rsidRPr="00C30116" w:rsidRDefault="00C944B2" w:rsidP="00C30116">
              <w:pPr>
                <w:tabs>
                  <w:tab w:val="center" w:pos="4153"/>
                  <w:tab w:val="right" w:pos="8306"/>
                </w:tabs>
                <w:spacing w:before="0" w:after="0" w:line="240" w:lineRule="auto"/>
                <w:rPr>
                  <w:rFonts w:ascii="David" w:hAnsi="David" w:cstheme="minorBidi"/>
                  <w:color w:val="00B0F0"/>
                  <w:sz w:val="20"/>
                  <w:szCs w:val="20"/>
                  <w:rtl/>
                </w:rPr>
              </w:pPr>
              <w:del w:id="133" w:author="גרמן קגנובסקי" w:date="2021-01-07T11:01:00Z">
                <w:r w:rsidDel="00144D52">
                  <w:rPr>
                    <w:rFonts w:ascii="David" w:hAnsi="David" w:cstheme="minorBidi" w:hint="cs"/>
                    <w:color w:val="00B0F0"/>
                    <w:sz w:val="20"/>
                    <w:szCs w:val="20"/>
                    <w:rtl/>
                  </w:rPr>
                  <w:delText>אבנר איזדיאן מהנדסים בע"מ</w:delText>
                </w:r>
              </w:del>
              <w:ins w:id="134" w:author="גרמן קגנובסקי" w:date="2021-01-07T11:01:00Z">
                <w:r w:rsidR="00144D52">
                  <w:rPr>
                    <w:rFonts w:ascii="David" w:hAnsi="David" w:cstheme="minorBidi"/>
                    <w:color w:val="00B0F0"/>
                    <w:sz w:val="20"/>
                    <w:szCs w:val="20"/>
                    <w:rtl/>
                  </w:rPr>
                  <w:t>אבנר איזדיאן מהנדסים בע''מ</w:t>
                </w:r>
              </w:ins>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C944B2" w:rsidRPr="00C30116" w14:paraId="7BB62B39" w14:textId="77777777" w:rsidTr="007835AC">
            <w:trPr>
              <w:trHeight w:val="201"/>
            </w:trPr>
            <w:tc>
              <w:tcPr>
                <w:tcW w:w="926" w:type="dxa"/>
              </w:tcPr>
              <w:p w14:paraId="3489A708" w14:textId="77777777" w:rsidR="00C944B2" w:rsidRPr="00C30116" w:rsidRDefault="00C944B2"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גרסה:</w:t>
                </w:r>
              </w:p>
            </w:tc>
            <w:sdt>
              <w:sdtPr>
                <w:rPr>
                  <w:rFonts w:ascii="David" w:hAnsi="David" w:cstheme="minorBidi"/>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1FD9A5B1" w14:textId="3DCB3450" w:rsidR="00C944B2" w:rsidRPr="00C30116" w:rsidRDefault="005C17E8" w:rsidP="00C30116">
                    <w:pPr>
                      <w:tabs>
                        <w:tab w:val="center" w:pos="4153"/>
                        <w:tab w:val="right" w:pos="8306"/>
                      </w:tabs>
                      <w:spacing w:before="0" w:after="0" w:line="240" w:lineRule="auto"/>
                      <w:ind w:left="1" w:hanging="1"/>
                      <w:rPr>
                        <w:rFonts w:ascii="David" w:hAnsi="David" w:cstheme="minorBidi"/>
                        <w:color w:val="00B0F0"/>
                        <w:sz w:val="20"/>
                        <w:szCs w:val="20"/>
                        <w:rtl/>
                      </w:rPr>
                    </w:pPr>
                    <w:ins w:id="135" w:author="גרמן קגנובסקי" w:date="2021-01-07T10:01:00Z">
                      <w:r>
                        <w:rPr>
                          <w:rFonts w:ascii="David" w:hAnsi="David" w:cstheme="minorBidi"/>
                          <w:color w:val="00B0F0"/>
                          <w:sz w:val="20"/>
                          <w:szCs w:val="20"/>
                          <w:rtl/>
                        </w:rPr>
                        <w:t>0.4</w:t>
                      </w:r>
                    </w:ins>
                  </w:p>
                </w:tc>
              </w:sdtContent>
            </w:sdt>
          </w:tr>
        </w:tbl>
        <w:p w14:paraId="16A52531" w14:textId="77777777" w:rsidR="00C944B2" w:rsidRPr="00C30116" w:rsidRDefault="00C944B2" w:rsidP="00C30116">
          <w:pPr>
            <w:tabs>
              <w:tab w:val="center" w:pos="4153"/>
              <w:tab w:val="right" w:pos="8306"/>
            </w:tabs>
            <w:spacing w:before="0" w:after="0" w:line="240" w:lineRule="auto"/>
            <w:rPr>
              <w:rFonts w:ascii="David" w:hAnsi="David" w:cstheme="minorBidi"/>
              <w:sz w:val="20"/>
              <w:szCs w:val="20"/>
              <w:rtl/>
            </w:rPr>
          </w:pPr>
        </w:p>
      </w:tc>
      <w:tc>
        <w:tcPr>
          <w:tcW w:w="229" w:type="dxa"/>
        </w:tcPr>
        <w:p w14:paraId="58908976" w14:textId="77777777" w:rsidR="00C944B2" w:rsidRPr="00C30116" w:rsidRDefault="00C944B2" w:rsidP="00C30116">
          <w:pPr>
            <w:tabs>
              <w:tab w:val="center" w:pos="4153"/>
              <w:tab w:val="right" w:pos="8306"/>
            </w:tabs>
            <w:spacing w:before="0" w:after="0" w:line="240" w:lineRule="auto"/>
            <w:rPr>
              <w:rFonts w:ascii="David" w:hAnsi="David" w:cstheme="minorBidi"/>
              <w:sz w:val="20"/>
              <w:szCs w:val="20"/>
              <w:rtl/>
            </w:rPr>
          </w:pPr>
        </w:p>
      </w:tc>
      <w:tc>
        <w:tcPr>
          <w:tcW w:w="1012" w:type="dxa"/>
        </w:tcPr>
        <w:p w14:paraId="3BF66AB4" w14:textId="77777777" w:rsidR="00C944B2" w:rsidRPr="00C30116" w:rsidRDefault="00C944B2"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סטטוס:</w:t>
          </w:r>
        </w:p>
      </w:tc>
      <w:tc>
        <w:tcPr>
          <w:tcW w:w="1467" w:type="dxa"/>
        </w:tcPr>
        <w:p w14:paraId="77685860" w14:textId="7371C257" w:rsidR="00C944B2" w:rsidRPr="00C30116" w:rsidRDefault="00C944B2" w:rsidP="00C30116">
          <w:pPr>
            <w:tabs>
              <w:tab w:val="center" w:pos="4153"/>
              <w:tab w:val="right" w:pos="8306"/>
            </w:tabs>
            <w:spacing w:before="0" w:after="0" w:line="240" w:lineRule="auto"/>
            <w:rPr>
              <w:rFonts w:ascii="David" w:hAnsi="David" w:cstheme="minorBidi"/>
              <w:sz w:val="20"/>
              <w:szCs w:val="20"/>
            </w:rPr>
          </w:pPr>
          <w:sdt>
            <w:sdtPr>
              <w:rPr>
                <w:rFonts w:ascii="David" w:hAnsi="David" w:cstheme="minorBidi"/>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ins w:id="136" w:author="גרמן קגנובסקי" w:date="2021-01-07T10:01:00Z">
                <w:r w:rsidR="005C17E8">
                  <w:rPr>
                    <w:rFonts w:ascii="David" w:hAnsi="David" w:cstheme="minorBidi"/>
                    <w:sz w:val="20"/>
                    <w:szCs w:val="20"/>
                    <w:rtl/>
                  </w:rPr>
                  <w:t>3;#</w:t>
                </w:r>
                <w:r w:rsidR="005C17E8">
                  <w:rPr>
                    <w:rFonts w:ascii="David" w:hAnsi="David" w:cstheme="minorBidi"/>
                    <w:sz w:val="20"/>
                    <w:szCs w:val="20"/>
                  </w:rPr>
                  <w:t>Draft</w:t>
                </w:r>
              </w:ins>
            </w:sdtContent>
          </w:sdt>
        </w:p>
      </w:tc>
    </w:tr>
    <w:tr w:rsidR="00C944B2" w:rsidRPr="00C30116" w14:paraId="7FE6C817" w14:textId="77777777" w:rsidTr="00C30116">
      <w:trPr>
        <w:trHeight w:val="80"/>
      </w:trPr>
      <w:tc>
        <w:tcPr>
          <w:tcW w:w="810" w:type="dxa"/>
        </w:tcPr>
        <w:p w14:paraId="733E669A" w14:textId="77777777" w:rsidR="00C944B2" w:rsidRPr="00C30116" w:rsidRDefault="00C944B2" w:rsidP="00C30116">
          <w:pPr>
            <w:tabs>
              <w:tab w:val="center" w:pos="4153"/>
              <w:tab w:val="right" w:pos="8306"/>
            </w:tabs>
            <w:spacing w:before="0" w:after="0" w:line="240" w:lineRule="auto"/>
            <w:rPr>
              <w:rFonts w:ascii="David" w:hAnsi="David" w:cstheme="minorBidi"/>
              <w:sz w:val="20"/>
              <w:szCs w:val="20"/>
              <w:rtl/>
            </w:rPr>
          </w:pPr>
        </w:p>
      </w:tc>
      <w:tc>
        <w:tcPr>
          <w:tcW w:w="1419" w:type="dxa"/>
        </w:tcPr>
        <w:p w14:paraId="3BF32658" w14:textId="77777777" w:rsidR="00C944B2" w:rsidRPr="00C30116" w:rsidRDefault="00C944B2" w:rsidP="00C30116">
          <w:pPr>
            <w:tabs>
              <w:tab w:val="center" w:pos="4153"/>
              <w:tab w:val="right" w:pos="8306"/>
            </w:tabs>
            <w:spacing w:before="0" w:after="0" w:line="240" w:lineRule="auto"/>
            <w:rPr>
              <w:rFonts w:ascii="David" w:hAnsi="David" w:cstheme="minorBidi"/>
              <w:color w:val="00B0F0"/>
              <w:sz w:val="20"/>
              <w:szCs w:val="20"/>
              <w:rtl/>
            </w:rPr>
          </w:pPr>
        </w:p>
      </w:tc>
      <w:tc>
        <w:tcPr>
          <w:tcW w:w="2810" w:type="dxa"/>
        </w:tcPr>
        <w:p w14:paraId="7A12D64E" w14:textId="77777777" w:rsidR="00C944B2" w:rsidRPr="00C30116" w:rsidRDefault="00C944B2" w:rsidP="00C30116">
          <w:pPr>
            <w:tabs>
              <w:tab w:val="center" w:pos="4153"/>
              <w:tab w:val="right" w:pos="8306"/>
            </w:tabs>
            <w:spacing w:before="0" w:after="0" w:line="240" w:lineRule="auto"/>
            <w:rPr>
              <w:rFonts w:ascii="David" w:hAnsi="David" w:cstheme="minorBidi"/>
              <w:sz w:val="20"/>
              <w:szCs w:val="20"/>
              <w:rtl/>
            </w:rPr>
          </w:pPr>
        </w:p>
      </w:tc>
      <w:tc>
        <w:tcPr>
          <w:tcW w:w="229" w:type="dxa"/>
        </w:tcPr>
        <w:p w14:paraId="3FB47475" w14:textId="77777777" w:rsidR="00C944B2" w:rsidRPr="00C30116" w:rsidRDefault="00C944B2" w:rsidP="00C30116">
          <w:pPr>
            <w:tabs>
              <w:tab w:val="center" w:pos="4153"/>
              <w:tab w:val="right" w:pos="8306"/>
            </w:tabs>
            <w:spacing w:before="0" w:after="0" w:line="240" w:lineRule="auto"/>
            <w:rPr>
              <w:rFonts w:ascii="David" w:hAnsi="David" w:cstheme="minorBidi"/>
              <w:sz w:val="20"/>
              <w:szCs w:val="20"/>
              <w:rtl/>
            </w:rPr>
          </w:pPr>
        </w:p>
      </w:tc>
      <w:tc>
        <w:tcPr>
          <w:tcW w:w="1012" w:type="dxa"/>
        </w:tcPr>
        <w:p w14:paraId="08E48BBE" w14:textId="77777777" w:rsidR="00C944B2" w:rsidRPr="00C30116" w:rsidRDefault="00C944B2" w:rsidP="00C30116">
          <w:pPr>
            <w:tabs>
              <w:tab w:val="center" w:pos="4153"/>
              <w:tab w:val="right" w:pos="8306"/>
            </w:tabs>
            <w:spacing w:before="0" w:after="0" w:line="240" w:lineRule="auto"/>
            <w:rPr>
              <w:rFonts w:ascii="David" w:hAnsi="David" w:cstheme="minorBidi"/>
              <w:sz w:val="20"/>
              <w:szCs w:val="20"/>
              <w:rtl/>
            </w:rPr>
          </w:pPr>
        </w:p>
      </w:tc>
      <w:tc>
        <w:tcPr>
          <w:tcW w:w="1467" w:type="dxa"/>
        </w:tcPr>
        <w:p w14:paraId="42D1A654" w14:textId="77777777" w:rsidR="00C944B2" w:rsidRPr="00C30116" w:rsidRDefault="00C944B2" w:rsidP="00C30116">
          <w:pPr>
            <w:tabs>
              <w:tab w:val="center" w:pos="4153"/>
              <w:tab w:val="right" w:pos="8306"/>
            </w:tabs>
            <w:spacing w:before="0" w:after="0" w:line="240" w:lineRule="auto"/>
            <w:rPr>
              <w:rFonts w:ascii="David" w:hAnsi="David" w:cstheme="minorBidi"/>
              <w:sz w:val="20"/>
              <w:szCs w:val="20"/>
              <w:rtl/>
            </w:rPr>
          </w:pPr>
        </w:p>
      </w:tc>
    </w:tr>
  </w:tbl>
  <w:p w14:paraId="539729EB" w14:textId="77777777" w:rsidR="00C944B2" w:rsidRPr="00C30116" w:rsidRDefault="00C944B2" w:rsidP="00C30116">
    <w:pPr>
      <w:spacing w:before="0" w:beforeAutospacing="0" w:after="0" w:afterAutospacing="0" w:line="240" w:lineRule="auto"/>
      <w:rPr>
        <w:rFonts w:ascii="Arial" w:hAnsi="Arial" w:cs="Arial"/>
        <w:sz w:val="16"/>
        <w:szCs w:val="16"/>
      </w:rPr>
    </w:pPr>
    <w:r w:rsidRPr="00C30116">
      <w:rPr>
        <w:rFonts w:ascii="Arial" w:hAnsi="Arial" w:cs="Arial" w:hint="cs"/>
        <w:sz w:val="16"/>
        <w:szCs w:val="16"/>
        <w:rtl/>
      </w:rPr>
      <w:t xml:space="preserve">   </w:t>
    </w:r>
    <w:r w:rsidRPr="00C30116">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113C24" w14:textId="77777777" w:rsidR="00C944B2" w:rsidRDefault="00C944B2" w:rsidP="00AF234B">
      <w:pPr>
        <w:spacing w:before="0" w:after="0" w:line="240" w:lineRule="auto"/>
      </w:pPr>
      <w:r>
        <w:separator/>
      </w:r>
    </w:p>
  </w:footnote>
  <w:footnote w:type="continuationSeparator" w:id="0">
    <w:p w14:paraId="29AD8CFC" w14:textId="77777777" w:rsidR="00C944B2" w:rsidRDefault="00C944B2" w:rsidP="00AF234B">
      <w:pPr>
        <w:spacing w:before="0" w:after="0" w:line="240" w:lineRule="auto"/>
      </w:pPr>
      <w:r>
        <w:continuationSeparator/>
      </w:r>
    </w:p>
  </w:footnote>
  <w:footnote w:type="continuationNotice" w:id="1">
    <w:p w14:paraId="4B213705" w14:textId="77777777" w:rsidR="00C944B2" w:rsidRDefault="00C944B2">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63DB6F0F" w14:textId="77777777" w:rsidR="00C944B2" w:rsidRDefault="00C944B2" w:rsidP="00CF334C">
        <w:pPr>
          <w:pStyle w:val="Header"/>
          <w:jc w:val="center"/>
        </w:pPr>
        <w:r>
          <w:fldChar w:fldCharType="begin"/>
        </w:r>
        <w:r>
          <w:instrText xml:space="preserve"> PAGE   \* MERGEFORMAT </w:instrText>
        </w:r>
        <w:r>
          <w:fldChar w:fldCharType="separate"/>
        </w:r>
        <w:r w:rsidR="00031B3B">
          <w:rPr>
            <w:noProof/>
            <w:rtl/>
          </w:rPr>
          <w:t>47</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5"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6"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C601B82"/>
    <w:multiLevelType w:val="hybridMultilevel"/>
    <w:tmpl w:val="0784902E"/>
    <w:lvl w:ilvl="0" w:tplc="D79C123C">
      <w:start w:val="1"/>
      <w:numFmt w:val="hebrew1"/>
      <w:lvlText w:val="%1."/>
      <w:lvlJc w:val="left"/>
      <w:pPr>
        <w:ind w:left="1748" w:hanging="360"/>
      </w:pPr>
      <w:rPr>
        <w:rFonts w:hint="default"/>
      </w:rPr>
    </w:lvl>
    <w:lvl w:ilvl="1" w:tplc="04090019">
      <w:start w:val="1"/>
      <w:numFmt w:val="lowerLetter"/>
      <w:lvlText w:val="%2."/>
      <w:lvlJc w:val="left"/>
      <w:pPr>
        <w:ind w:left="2468" w:hanging="360"/>
      </w:pPr>
    </w:lvl>
    <w:lvl w:ilvl="2" w:tplc="0409001B" w:tentative="1">
      <w:start w:val="1"/>
      <w:numFmt w:val="lowerRoman"/>
      <w:lvlText w:val="%3."/>
      <w:lvlJc w:val="right"/>
      <w:pPr>
        <w:ind w:left="3188" w:hanging="180"/>
      </w:pPr>
    </w:lvl>
    <w:lvl w:ilvl="3" w:tplc="0409000F" w:tentative="1">
      <w:start w:val="1"/>
      <w:numFmt w:val="decimal"/>
      <w:lvlText w:val="%4."/>
      <w:lvlJc w:val="left"/>
      <w:pPr>
        <w:ind w:left="3908" w:hanging="360"/>
      </w:pPr>
    </w:lvl>
    <w:lvl w:ilvl="4" w:tplc="04090019" w:tentative="1">
      <w:start w:val="1"/>
      <w:numFmt w:val="lowerLetter"/>
      <w:lvlText w:val="%5."/>
      <w:lvlJc w:val="left"/>
      <w:pPr>
        <w:ind w:left="4628" w:hanging="360"/>
      </w:pPr>
    </w:lvl>
    <w:lvl w:ilvl="5" w:tplc="0409001B" w:tentative="1">
      <w:start w:val="1"/>
      <w:numFmt w:val="lowerRoman"/>
      <w:lvlText w:val="%6."/>
      <w:lvlJc w:val="right"/>
      <w:pPr>
        <w:ind w:left="5348" w:hanging="180"/>
      </w:pPr>
    </w:lvl>
    <w:lvl w:ilvl="6" w:tplc="0409000F" w:tentative="1">
      <w:start w:val="1"/>
      <w:numFmt w:val="decimal"/>
      <w:lvlText w:val="%7."/>
      <w:lvlJc w:val="left"/>
      <w:pPr>
        <w:ind w:left="6068" w:hanging="360"/>
      </w:pPr>
    </w:lvl>
    <w:lvl w:ilvl="7" w:tplc="04090019" w:tentative="1">
      <w:start w:val="1"/>
      <w:numFmt w:val="lowerLetter"/>
      <w:lvlText w:val="%8."/>
      <w:lvlJc w:val="left"/>
      <w:pPr>
        <w:ind w:left="6788" w:hanging="360"/>
      </w:pPr>
    </w:lvl>
    <w:lvl w:ilvl="8" w:tplc="0409001B" w:tentative="1">
      <w:start w:val="1"/>
      <w:numFmt w:val="lowerRoman"/>
      <w:lvlText w:val="%9."/>
      <w:lvlJc w:val="right"/>
      <w:pPr>
        <w:ind w:left="7508" w:hanging="180"/>
      </w:pPr>
    </w:lvl>
  </w:abstractNum>
  <w:abstractNum w:abstractNumId="12"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3"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5"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7"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9"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0" w15:restartNumberingAfterBreak="0">
    <w:nsid w:val="42044F99"/>
    <w:multiLevelType w:val="hybridMultilevel"/>
    <w:tmpl w:val="BA70E4BE"/>
    <w:lvl w:ilvl="0" w:tplc="2D0EC372">
      <w:start w:val="9"/>
      <w:numFmt w:val="hebrew1"/>
      <w:lvlText w:val="%1."/>
      <w:lvlJc w:val="left"/>
      <w:pPr>
        <w:tabs>
          <w:tab w:val="num" w:pos="2200"/>
        </w:tabs>
        <w:ind w:left="2200" w:hanging="360"/>
      </w:pPr>
      <w:rPr>
        <w:rFonts w:cs="David" w:hint="cs"/>
        <w:sz w:val="2"/>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2"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3" w15:restartNumberingAfterBreak="0">
    <w:nsid w:val="4A316EBA"/>
    <w:multiLevelType w:val="hybridMultilevel"/>
    <w:tmpl w:val="CED2E434"/>
    <w:lvl w:ilvl="0" w:tplc="CEFAE6E0">
      <w:start w:val="4"/>
      <w:numFmt w:val="hebrew1"/>
      <w:lvlText w:val="%1."/>
      <w:lvlJc w:val="left"/>
      <w:pPr>
        <w:tabs>
          <w:tab w:val="num" w:pos="2200"/>
        </w:tabs>
        <w:ind w:left="2200" w:hanging="360"/>
      </w:pPr>
      <w:rPr>
        <w:rFonts w:cs="Times New Roman" w:hint="cs"/>
        <w:sz w:val="2"/>
        <w:szCs w:val="20"/>
      </w:rPr>
    </w:lvl>
    <w:lvl w:ilvl="1" w:tplc="040D0019">
      <w:start w:val="1"/>
      <w:numFmt w:val="lowerLetter"/>
      <w:lvlText w:val="%2."/>
      <w:lvlJc w:val="left"/>
      <w:pPr>
        <w:tabs>
          <w:tab w:val="num" w:pos="2920"/>
        </w:tabs>
        <w:ind w:left="2920" w:hanging="360"/>
      </w:pPr>
      <w:rPr>
        <w:rFonts w:cs="Times New Roman"/>
      </w:rPr>
    </w:lvl>
    <w:lvl w:ilvl="2" w:tplc="040D001B">
      <w:start w:val="1"/>
      <w:numFmt w:val="lowerRoman"/>
      <w:lvlText w:val="%3."/>
      <w:lvlJc w:val="right"/>
      <w:pPr>
        <w:tabs>
          <w:tab w:val="num" w:pos="3640"/>
        </w:tabs>
        <w:ind w:left="3640" w:hanging="180"/>
      </w:pPr>
      <w:rPr>
        <w:rFonts w:cs="Times New Roman"/>
      </w:rPr>
    </w:lvl>
    <w:lvl w:ilvl="3" w:tplc="040D000F">
      <w:start w:val="1"/>
      <w:numFmt w:val="decimal"/>
      <w:lvlText w:val="%4."/>
      <w:lvlJc w:val="left"/>
      <w:pPr>
        <w:tabs>
          <w:tab w:val="num" w:pos="4360"/>
        </w:tabs>
        <w:ind w:left="4360" w:hanging="360"/>
      </w:pPr>
      <w:rPr>
        <w:rFonts w:cs="Times New Roman"/>
      </w:rPr>
    </w:lvl>
    <w:lvl w:ilvl="4" w:tplc="040D0019">
      <w:start w:val="1"/>
      <w:numFmt w:val="lowerLetter"/>
      <w:lvlText w:val="%5."/>
      <w:lvlJc w:val="left"/>
      <w:pPr>
        <w:tabs>
          <w:tab w:val="num" w:pos="5080"/>
        </w:tabs>
        <w:ind w:left="5080" w:hanging="360"/>
      </w:pPr>
      <w:rPr>
        <w:rFonts w:cs="Times New Roman"/>
      </w:rPr>
    </w:lvl>
    <w:lvl w:ilvl="5" w:tplc="040D001B">
      <w:start w:val="1"/>
      <w:numFmt w:val="lowerRoman"/>
      <w:lvlText w:val="%6."/>
      <w:lvlJc w:val="right"/>
      <w:pPr>
        <w:tabs>
          <w:tab w:val="num" w:pos="5800"/>
        </w:tabs>
        <w:ind w:left="5800" w:hanging="180"/>
      </w:pPr>
      <w:rPr>
        <w:rFonts w:cs="Times New Roman"/>
      </w:rPr>
    </w:lvl>
    <w:lvl w:ilvl="6" w:tplc="040D000F">
      <w:start w:val="1"/>
      <w:numFmt w:val="decimal"/>
      <w:lvlText w:val="%7."/>
      <w:lvlJc w:val="left"/>
      <w:pPr>
        <w:tabs>
          <w:tab w:val="num" w:pos="6520"/>
        </w:tabs>
        <w:ind w:left="6520" w:hanging="360"/>
      </w:pPr>
      <w:rPr>
        <w:rFonts w:cs="Times New Roman"/>
      </w:rPr>
    </w:lvl>
    <w:lvl w:ilvl="7" w:tplc="040D0019">
      <w:start w:val="1"/>
      <w:numFmt w:val="lowerLetter"/>
      <w:lvlText w:val="%8."/>
      <w:lvlJc w:val="left"/>
      <w:pPr>
        <w:tabs>
          <w:tab w:val="num" w:pos="7240"/>
        </w:tabs>
        <w:ind w:left="7240" w:hanging="360"/>
      </w:pPr>
      <w:rPr>
        <w:rFonts w:cs="Times New Roman"/>
      </w:rPr>
    </w:lvl>
    <w:lvl w:ilvl="8" w:tplc="040D001B">
      <w:start w:val="1"/>
      <w:numFmt w:val="lowerRoman"/>
      <w:lvlText w:val="%9."/>
      <w:lvlJc w:val="right"/>
      <w:pPr>
        <w:tabs>
          <w:tab w:val="num" w:pos="7960"/>
        </w:tabs>
        <w:ind w:left="7960" w:hanging="180"/>
      </w:pPr>
      <w:rPr>
        <w:rFonts w:cs="Times New Roman"/>
      </w:rPr>
    </w:lvl>
  </w:abstractNum>
  <w:abstractNum w:abstractNumId="24"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5"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26"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27"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1"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2"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33" w15:restartNumberingAfterBreak="0">
    <w:nsid w:val="7396096F"/>
    <w:multiLevelType w:val="hybridMultilevel"/>
    <w:tmpl w:val="1BEEC33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435C01"/>
    <w:multiLevelType w:val="multilevel"/>
    <w:tmpl w:val="08DC5362"/>
    <w:lvl w:ilvl="0">
      <w:start w:val="3"/>
      <w:numFmt w:val="decimal"/>
      <w:lvlText w:val="%1"/>
      <w:lvlJc w:val="left"/>
      <w:pPr>
        <w:ind w:left="360" w:hanging="360"/>
      </w:pPr>
      <w:rPr>
        <w:rFonts w:hint="default"/>
      </w:rPr>
    </w:lvl>
    <w:lvl w:ilvl="1">
      <w:start w:val="5"/>
      <w:numFmt w:val="decimal"/>
      <w:lvlText w:val="%1.%2"/>
      <w:lvlJc w:val="left"/>
      <w:pPr>
        <w:ind w:left="1269" w:hanging="360"/>
      </w:pPr>
      <w:rPr>
        <w:rFonts w:hint="default"/>
      </w:rPr>
    </w:lvl>
    <w:lvl w:ilvl="2">
      <w:start w:val="1"/>
      <w:numFmt w:val="decimal"/>
      <w:lvlText w:val="%1.%2.%3"/>
      <w:lvlJc w:val="left"/>
      <w:pPr>
        <w:ind w:left="2421" w:hanging="720"/>
      </w:pPr>
      <w:rPr>
        <w:rFonts w:hint="default"/>
      </w:rPr>
    </w:lvl>
    <w:lvl w:ilvl="3">
      <w:start w:val="1"/>
      <w:numFmt w:val="decimal"/>
      <w:lvlText w:val="%1.%2.%3.%4"/>
      <w:lvlJc w:val="left"/>
      <w:pPr>
        <w:ind w:left="3447" w:hanging="720"/>
      </w:pPr>
      <w:rPr>
        <w:rFonts w:hint="default"/>
      </w:rPr>
    </w:lvl>
    <w:lvl w:ilvl="4">
      <w:start w:val="1"/>
      <w:numFmt w:val="decimal"/>
      <w:lvlText w:val="%1.%2.%3.%4.%5"/>
      <w:lvlJc w:val="left"/>
      <w:pPr>
        <w:ind w:left="4716" w:hanging="1080"/>
      </w:pPr>
      <w:rPr>
        <w:rFonts w:hint="default"/>
      </w:rPr>
    </w:lvl>
    <w:lvl w:ilvl="5">
      <w:start w:val="1"/>
      <w:numFmt w:val="decimal"/>
      <w:lvlText w:val="%1.%2.%3.%4.%5.%6"/>
      <w:lvlJc w:val="left"/>
      <w:pPr>
        <w:ind w:left="5625" w:hanging="1080"/>
      </w:pPr>
      <w:rPr>
        <w:rFonts w:hint="default"/>
      </w:rPr>
    </w:lvl>
    <w:lvl w:ilvl="6">
      <w:start w:val="1"/>
      <w:numFmt w:val="decimal"/>
      <w:lvlText w:val="%1.%2.%3.%4.%5.%6.%7"/>
      <w:lvlJc w:val="left"/>
      <w:pPr>
        <w:ind w:left="6894" w:hanging="1440"/>
      </w:pPr>
      <w:rPr>
        <w:rFonts w:hint="default"/>
      </w:rPr>
    </w:lvl>
    <w:lvl w:ilvl="7">
      <w:start w:val="1"/>
      <w:numFmt w:val="decimal"/>
      <w:lvlText w:val="%1.%2.%3.%4.%5.%6.%7.%8"/>
      <w:lvlJc w:val="left"/>
      <w:pPr>
        <w:ind w:left="7803" w:hanging="1440"/>
      </w:pPr>
      <w:rPr>
        <w:rFonts w:hint="default"/>
      </w:rPr>
    </w:lvl>
    <w:lvl w:ilvl="8">
      <w:start w:val="1"/>
      <w:numFmt w:val="decimal"/>
      <w:lvlText w:val="%1.%2.%3.%4.%5.%6.%7.%8.%9"/>
      <w:lvlJc w:val="left"/>
      <w:pPr>
        <w:ind w:left="9072" w:hanging="1800"/>
      </w:pPr>
      <w:rPr>
        <w:rFonts w:hint="default"/>
      </w:rPr>
    </w:lvl>
  </w:abstractNum>
  <w:abstractNum w:abstractNumId="35"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6"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35"/>
  </w:num>
  <w:num w:numId="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7"/>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1"/>
  </w:num>
  <w:num w:numId="13">
    <w:abstractNumId w:val="3"/>
  </w:num>
  <w:num w:numId="14">
    <w:abstractNumId w:val="13"/>
  </w:num>
  <w:num w:numId="15">
    <w:abstractNumId w:val="24"/>
  </w:num>
  <w:num w:numId="16">
    <w:abstractNumId w:val="37"/>
  </w:num>
  <w:num w:numId="17">
    <w:abstractNumId w:val="6"/>
  </w:num>
  <w:num w:numId="18">
    <w:abstractNumId w:val="10"/>
  </w:num>
  <w:num w:numId="19">
    <w:abstractNumId w:val="15"/>
  </w:num>
  <w:num w:numId="20">
    <w:abstractNumId w:val="14"/>
  </w:num>
  <w:num w:numId="21">
    <w:abstractNumId w:val="18"/>
  </w:num>
  <w:num w:numId="22">
    <w:abstractNumId w:val="17"/>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lvlOverride w:ilvl="0">
      <w:startOverride w:val="1"/>
    </w:lvlOverride>
    <w:lvlOverride w:ilvl="1"/>
    <w:lvlOverride w:ilvl="2"/>
    <w:lvlOverride w:ilvl="3"/>
    <w:lvlOverride w:ilvl="4"/>
    <w:lvlOverride w:ilvl="5"/>
    <w:lvlOverride w:ilvl="6"/>
    <w:lvlOverride w:ilvl="7"/>
    <w:lvlOverride w:ilvl="8"/>
  </w:num>
  <w:num w:numId="26">
    <w:abstractNumId w:val="30"/>
  </w:num>
  <w:num w:numId="27">
    <w:abstractNumId w:val="2"/>
  </w:num>
  <w:num w:numId="28">
    <w:abstractNumId w:val="23"/>
  </w:num>
  <w:num w:numId="29">
    <w:abstractNumId w:val="20"/>
  </w:num>
  <w:num w:numId="3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num>
  <w:num w:numId="32">
    <w:abstractNumId w:val="12"/>
  </w:num>
  <w:num w:numId="33">
    <w:abstractNumId w:val="4"/>
  </w:num>
  <w:num w:numId="34">
    <w:abstractNumId w:val="5"/>
  </w:num>
  <w:num w:numId="35">
    <w:abstractNumId w:val="7"/>
  </w:num>
  <w:num w:numId="36">
    <w:abstractNumId w:val="31"/>
  </w:num>
  <w:num w:numId="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7"/>
  </w:num>
  <w:num w:numId="39">
    <w:abstractNumId w:val="25"/>
  </w:num>
  <w:num w:numId="40">
    <w:abstractNumId w:val="32"/>
  </w:num>
  <w:num w:numId="41">
    <w:abstractNumId w:val="28"/>
  </w:num>
  <w:num w:numId="42">
    <w:abstractNumId w:val="29"/>
  </w:num>
  <w:num w:numId="43">
    <w:abstractNumId w:val="36"/>
  </w:num>
  <w:num w:numId="44">
    <w:abstractNumId w:val="11"/>
  </w:num>
  <w:num w:numId="45">
    <w:abstractNumId w:val="27"/>
  </w:num>
  <w:num w:numId="4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3"/>
  </w:num>
  <w:num w:numId="48">
    <w:abstractNumId w:val="26"/>
  </w:num>
  <w:num w:numId="49">
    <w:abstractNumId w:val="34"/>
  </w:num>
  <w:num w:numId="5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גרמן קגנובסקי">
    <w15:presenceInfo w15:providerId="AD" w15:userId="S-1-5-21-1915107579-1707952165-794563710-271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markup="0"/>
  <w:trackRevisions/>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2F0B"/>
    <w:rsid w:val="000300FA"/>
    <w:rsid w:val="00031B3B"/>
    <w:rsid w:val="00044749"/>
    <w:rsid w:val="00047BB3"/>
    <w:rsid w:val="000555DD"/>
    <w:rsid w:val="00132317"/>
    <w:rsid w:val="00134C85"/>
    <w:rsid w:val="00144D52"/>
    <w:rsid w:val="00176462"/>
    <w:rsid w:val="001835AB"/>
    <w:rsid w:val="001A0C3C"/>
    <w:rsid w:val="001A69D5"/>
    <w:rsid w:val="00214ACF"/>
    <w:rsid w:val="00272745"/>
    <w:rsid w:val="002B2234"/>
    <w:rsid w:val="002C19B0"/>
    <w:rsid w:val="00302486"/>
    <w:rsid w:val="003E5958"/>
    <w:rsid w:val="004751C6"/>
    <w:rsid w:val="004D7130"/>
    <w:rsid w:val="004E32D2"/>
    <w:rsid w:val="00521A6A"/>
    <w:rsid w:val="005236CE"/>
    <w:rsid w:val="005475D8"/>
    <w:rsid w:val="00552E11"/>
    <w:rsid w:val="00553085"/>
    <w:rsid w:val="00590FDD"/>
    <w:rsid w:val="005C17E8"/>
    <w:rsid w:val="005D6301"/>
    <w:rsid w:val="00666119"/>
    <w:rsid w:val="006A1A8C"/>
    <w:rsid w:val="0072103C"/>
    <w:rsid w:val="00733803"/>
    <w:rsid w:val="007835AC"/>
    <w:rsid w:val="007870ED"/>
    <w:rsid w:val="00822CCA"/>
    <w:rsid w:val="00853FB4"/>
    <w:rsid w:val="0088392C"/>
    <w:rsid w:val="008B5099"/>
    <w:rsid w:val="008C64C6"/>
    <w:rsid w:val="008D142C"/>
    <w:rsid w:val="00942177"/>
    <w:rsid w:val="00950967"/>
    <w:rsid w:val="009F0A08"/>
    <w:rsid w:val="00A42271"/>
    <w:rsid w:val="00AF234B"/>
    <w:rsid w:val="00AF5A49"/>
    <w:rsid w:val="00B16B3E"/>
    <w:rsid w:val="00B2688C"/>
    <w:rsid w:val="00BD72C4"/>
    <w:rsid w:val="00BE17B4"/>
    <w:rsid w:val="00BE7CE3"/>
    <w:rsid w:val="00C30116"/>
    <w:rsid w:val="00C944B2"/>
    <w:rsid w:val="00CF334C"/>
    <w:rsid w:val="00D02A03"/>
    <w:rsid w:val="00D12751"/>
    <w:rsid w:val="00D319A9"/>
    <w:rsid w:val="00D45901"/>
    <w:rsid w:val="00D50A41"/>
    <w:rsid w:val="00E078A7"/>
    <w:rsid w:val="00E679C7"/>
    <w:rsid w:val="00EC37B6"/>
    <w:rsid w:val="00F83811"/>
    <w:rsid w:val="00FB5BC5"/>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A8CFD29"/>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75D8"/>
    <w:pPr>
      <w:bidi/>
      <w:spacing w:before="100" w:beforeAutospacing="1" w:after="100" w:afterAutospacing="1" w:line="720" w:lineRule="auto"/>
    </w:pPr>
    <w:rPr>
      <w:rFonts w:cs="David"/>
      <w:szCs w:val="24"/>
    </w:r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b/>
      <w:bCs/>
      <w:sz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sz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b/>
      <w:bCs/>
      <w:i/>
      <w:iCs/>
      <w:sz w:val="26"/>
      <w:szCs w:val="26"/>
      <w:lang w:eastAsia="he-IL"/>
    </w:rPr>
  </w:style>
  <w:style w:type="paragraph" w:styleId="Heading6">
    <w:name w:val="heading 6"/>
    <w:basedOn w:val="Normal"/>
    <w:next w:val="Normal"/>
    <w:link w:val="Heading6Char"/>
    <w:qFormat/>
    <w:rsid w:val="001835AB"/>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styleId="Heading7">
    <w:name w:val="heading 7"/>
    <w:basedOn w:val="Normal"/>
    <w:next w:val="Normal"/>
    <w:link w:val="Heading7Char"/>
    <w:qFormat/>
    <w:rsid w:val="001835AB"/>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styleId="Heading8">
    <w:name w:val="heading 8"/>
    <w:basedOn w:val="Normal"/>
    <w:next w:val="Normal"/>
    <w:link w:val="Heading8Char"/>
    <w:qFormat/>
    <w:rsid w:val="001835AB"/>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styleId="Heading9">
    <w:name w:val="heading 9"/>
    <w:basedOn w:val="Normal"/>
    <w:next w:val="Normal"/>
    <w:link w:val="Heading9Char"/>
    <w:qFormat/>
    <w:rsid w:val="001835AB"/>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D12751"/>
    <w:pPr>
      <w:spacing w:before="100" w:after="100"/>
    </w:pPr>
    <w:rPr>
      <w:rFonts w:ascii="David" w:hAnsi="David"/>
      <w:color w:val="0070C0"/>
      <w:sz w:val="20"/>
    </w:rPr>
  </w:style>
  <w:style w:type="character" w:customStyle="1" w:styleId="AutoFieldsChar">
    <w:name w:val="AutoFields Char"/>
    <w:basedOn w:val="FooterChar"/>
    <w:link w:val="AutoFields"/>
    <w:rsid w:val="00D12751"/>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sz w:val="20"/>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sz w:val="20"/>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sz w:val="20"/>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sz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sz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sz w:val="20"/>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sz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sz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1835AB"/>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1835AB"/>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1835AB"/>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1835AB"/>
    <w:rPr>
      <w:rFonts w:ascii="Times New Roman" w:eastAsia="Times New Roman" w:hAnsi="Times New Roman" w:cs="David"/>
      <w:bCs/>
      <w:sz w:val="20"/>
      <w:szCs w:val="24"/>
      <w:u w:val="single"/>
      <w:lang w:eastAsia="he-IL"/>
    </w:rPr>
  </w:style>
  <w:style w:type="numbering" w:customStyle="1" w:styleId="NoList2">
    <w:name w:val="No List2"/>
    <w:next w:val="NoList"/>
    <w:semiHidden/>
    <w:unhideWhenUsed/>
    <w:rsid w:val="001835AB"/>
  </w:style>
  <w:style w:type="paragraph" w:styleId="ListParagraph">
    <w:name w:val="List Paragraph"/>
    <w:basedOn w:val="Normal"/>
    <w:uiPriority w:val="34"/>
    <w:qFormat/>
    <w:rsid w:val="001835AB"/>
    <w:pPr>
      <w:ind w:left="720"/>
      <w:contextualSpacing/>
    </w:pPr>
  </w:style>
  <w:style w:type="numbering" w:customStyle="1" w:styleId="NoList3">
    <w:name w:val="No List3"/>
    <w:next w:val="NoList"/>
    <w:semiHidden/>
    <w:rsid w:val="00590FDD"/>
  </w:style>
  <w:style w:type="table" w:customStyle="1" w:styleId="11">
    <w:name w:val="רשת טבלה1"/>
    <w:basedOn w:val="TableNormal"/>
    <w:next w:val="TableGrid"/>
    <w:rsid w:val="00C301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34455BD3B3D45E585E88A6717C98155"/>
        <w:category>
          <w:name w:val="General"/>
          <w:gallery w:val="placeholder"/>
        </w:category>
        <w:types>
          <w:type w:val="bbPlcHdr"/>
        </w:types>
        <w:behaviors>
          <w:behavior w:val="content"/>
        </w:behaviors>
        <w:guid w:val="{6F1015E4-0572-4BEE-B58C-591FF810EE00}"/>
      </w:docPartPr>
      <w:docPartBody>
        <w:p w:rsidR="00655D33" w:rsidRDefault="00655D33">
          <w:r w:rsidRPr="0092175A">
            <w:rPr>
              <w:rStyle w:val="PlaceholderText"/>
              <w:rtl/>
            </w:rPr>
            <w:t>[תאריך חתימת חוזה]</w:t>
          </w:r>
        </w:p>
      </w:docPartBody>
    </w:docPart>
    <w:docPart>
      <w:docPartPr>
        <w:name w:val="AF58AF63BCDB41ACBC3812FB0109746B"/>
        <w:category>
          <w:name w:val="General"/>
          <w:gallery w:val="placeholder"/>
        </w:category>
        <w:types>
          <w:type w:val="bbPlcHdr"/>
        </w:types>
        <w:behaviors>
          <w:behavior w:val="content"/>
        </w:behaviors>
        <w:guid w:val="{582CB91E-E752-46BD-BABA-66BF8A9A5813}"/>
      </w:docPartPr>
      <w:docPartBody>
        <w:p w:rsidR="00655D33" w:rsidRDefault="00655D33">
          <w:r w:rsidRPr="0092175A">
            <w:rPr>
              <w:rStyle w:val="PlaceholderText"/>
              <w:rtl/>
            </w:rPr>
            <w:t>[צד א בחוזה]</w:t>
          </w:r>
        </w:p>
      </w:docPartBody>
    </w:docPart>
    <w:docPart>
      <w:docPartPr>
        <w:name w:val="1BF68FECFDA54328899FAFFC08735852"/>
        <w:category>
          <w:name w:val="General"/>
          <w:gallery w:val="placeholder"/>
        </w:category>
        <w:types>
          <w:type w:val="bbPlcHdr"/>
        </w:types>
        <w:behaviors>
          <w:behavior w:val="content"/>
        </w:behaviors>
        <w:guid w:val="{553ED1C9-60CA-46C9-B070-FD4F6BCADA1B}"/>
      </w:docPartPr>
      <w:docPartBody>
        <w:p w:rsidR="00655D33" w:rsidRDefault="00655D33">
          <w:r w:rsidRPr="0092175A">
            <w:rPr>
              <w:rStyle w:val="PlaceholderText"/>
              <w:rtl/>
            </w:rPr>
            <w:t>[צדדים נוספים]</w:t>
          </w:r>
        </w:p>
      </w:docPartBody>
    </w:docPart>
    <w:docPart>
      <w:docPartPr>
        <w:name w:val="4798629AB2D743C59CB94D0A63AFAD56"/>
        <w:category>
          <w:name w:val="כללי"/>
          <w:gallery w:val="placeholder"/>
        </w:category>
        <w:types>
          <w:type w:val="bbPlcHdr"/>
        </w:types>
        <w:behaviors>
          <w:behavior w:val="content"/>
        </w:behaviors>
        <w:guid w:val="{A02AD45F-C4BB-4BB7-A9AA-E5EB27A900CE}"/>
      </w:docPartPr>
      <w:docPartBody>
        <w:p w:rsidR="00994810" w:rsidRDefault="00994810" w:rsidP="00994810">
          <w:pPr>
            <w:pStyle w:val="4798629AB2D743C59CB94D0A63AFAD56"/>
          </w:pPr>
          <w:r w:rsidRPr="00F11BAF">
            <w:rPr>
              <w:rStyle w:val="PlaceholderText"/>
              <w:rtl/>
            </w:rPr>
            <w:t>[שם הפרויקט]</w:t>
          </w:r>
        </w:p>
      </w:docPartBody>
    </w:docPart>
    <w:docPart>
      <w:docPartPr>
        <w:name w:val="9F074DA6E8F34A398DF78B5C68BA5C80"/>
        <w:category>
          <w:name w:val="כללי"/>
          <w:gallery w:val="placeholder"/>
        </w:category>
        <w:types>
          <w:type w:val="bbPlcHdr"/>
        </w:types>
        <w:behaviors>
          <w:behavior w:val="content"/>
        </w:behaviors>
        <w:guid w:val="{0DAF61C7-177E-4FFA-B82F-4ABF31AAB0A2}"/>
      </w:docPartPr>
      <w:docPartBody>
        <w:p w:rsidR="00994810" w:rsidRDefault="00994810" w:rsidP="00994810">
          <w:pPr>
            <w:pStyle w:val="9F074DA6E8F34A398DF78B5C68BA5C80"/>
          </w:pPr>
          <w:r w:rsidRPr="00F11BAF">
            <w:rPr>
              <w:rStyle w:val="PlaceholderText"/>
              <w:rtl/>
            </w:rPr>
            <w:t>[שם אתר]</w:t>
          </w:r>
        </w:p>
      </w:docPartBody>
    </w:docPart>
    <w:docPart>
      <w:docPartPr>
        <w:name w:val="CCCF4A67E3664BCFAD5F906570B72FF1"/>
        <w:category>
          <w:name w:val="כללי"/>
          <w:gallery w:val="placeholder"/>
        </w:category>
        <w:types>
          <w:type w:val="bbPlcHdr"/>
        </w:types>
        <w:behaviors>
          <w:behavior w:val="content"/>
        </w:behaviors>
        <w:guid w:val="{F4A67B94-2586-406D-834D-7B65AC3F9968}"/>
      </w:docPartPr>
      <w:docPartBody>
        <w:p w:rsidR="00994810" w:rsidRDefault="00994810" w:rsidP="00994810">
          <w:pPr>
            <w:pStyle w:val="CCCF4A67E3664BCFAD5F906570B72FF1"/>
          </w:pPr>
          <w:r w:rsidRPr="009C4355">
            <w:rPr>
              <w:rStyle w:val="PlaceholderText"/>
              <w:rtl/>
            </w:rPr>
            <w:t>[שם ספק]</w:t>
          </w:r>
        </w:p>
      </w:docPartBody>
    </w:docPart>
    <w:docPart>
      <w:docPartPr>
        <w:name w:val="181E78737A4B44B2A4FBF27088516C8D"/>
        <w:category>
          <w:name w:val="כללי"/>
          <w:gallery w:val="placeholder"/>
        </w:category>
        <w:types>
          <w:type w:val="bbPlcHdr"/>
        </w:types>
        <w:behaviors>
          <w:behavior w:val="content"/>
        </w:behaviors>
        <w:guid w:val="{C661E394-A6B9-46D4-BCD4-C506BBC88B47}"/>
      </w:docPartPr>
      <w:docPartBody>
        <w:p w:rsidR="00994810" w:rsidRDefault="00994810" w:rsidP="00994810">
          <w:pPr>
            <w:pStyle w:val="181E78737A4B44B2A4FBF27088516C8D"/>
          </w:pPr>
          <w:r w:rsidRPr="003E6FC4">
            <w:rPr>
              <w:rStyle w:val="PlaceholderText"/>
              <w:rtl/>
            </w:rPr>
            <w:t>[שם צד א]</w:t>
          </w:r>
        </w:p>
      </w:docPartBody>
    </w:docPart>
    <w:docPart>
      <w:docPartPr>
        <w:name w:val="B56B34ED28AA4A3BAB483FF60DF5AB53"/>
        <w:category>
          <w:name w:val="כללי"/>
          <w:gallery w:val="placeholder"/>
        </w:category>
        <w:types>
          <w:type w:val="bbPlcHdr"/>
        </w:types>
        <w:behaviors>
          <w:behavior w:val="content"/>
        </w:behaviors>
        <w:guid w:val="{FF76E679-BE63-4390-BF8D-EAF292D6CAE9}"/>
      </w:docPartPr>
      <w:docPartBody>
        <w:p w:rsidR="00994810" w:rsidRDefault="00994810" w:rsidP="00994810">
          <w:pPr>
            <w:pStyle w:val="B56B34ED28AA4A3BAB483FF60DF5AB53"/>
          </w:pPr>
          <w:r w:rsidRPr="003059F5">
            <w:rPr>
              <w:rStyle w:val="PlaceholderText"/>
              <w:rtl/>
            </w:rPr>
            <w:t>[רשות מקומית]</w:t>
          </w:r>
        </w:p>
      </w:docPartBody>
    </w:docPart>
    <w:docPart>
      <w:docPartPr>
        <w:name w:val="255BCD959CDC4663A72F60C61E826D1C"/>
        <w:category>
          <w:name w:val="כללי"/>
          <w:gallery w:val="placeholder"/>
        </w:category>
        <w:types>
          <w:type w:val="bbPlcHdr"/>
        </w:types>
        <w:behaviors>
          <w:behavior w:val="content"/>
        </w:behaviors>
        <w:guid w:val="{26B0CF67-3BA0-4A07-BBA0-D1426A617C2F}"/>
      </w:docPartPr>
      <w:docPartBody>
        <w:p w:rsidR="00994810" w:rsidRDefault="00994810" w:rsidP="00994810">
          <w:pPr>
            <w:pStyle w:val="255BCD959CDC4663A72F60C61E826D1C"/>
          </w:pPr>
          <w:r w:rsidRPr="003059F5">
            <w:rPr>
              <w:rStyle w:val="PlaceholderText"/>
              <w:rtl/>
            </w:rPr>
            <w:t>[שם אתר]</w:t>
          </w:r>
        </w:p>
      </w:docPartBody>
    </w:docPart>
    <w:docPart>
      <w:docPartPr>
        <w:name w:val="AE6C6D9AC5B642BD8E014E2B8A80BB7E"/>
        <w:category>
          <w:name w:val="כללי"/>
          <w:gallery w:val="placeholder"/>
        </w:category>
        <w:types>
          <w:type w:val="bbPlcHdr"/>
        </w:types>
        <w:behaviors>
          <w:behavior w:val="content"/>
        </w:behaviors>
        <w:guid w:val="{5AD85948-0E8B-47BE-87A4-95378ED202FA}"/>
      </w:docPartPr>
      <w:docPartBody>
        <w:p w:rsidR="00994810" w:rsidRDefault="00994810" w:rsidP="00994810">
          <w:pPr>
            <w:pStyle w:val="AE6C6D9AC5B642BD8E014E2B8A80BB7E"/>
          </w:pPr>
          <w:r w:rsidRPr="003059F5">
            <w:rPr>
              <w:rStyle w:val="PlaceholderText"/>
              <w:rtl/>
            </w:rPr>
            <w:t>[שם הפרויקט]</w:t>
          </w:r>
        </w:p>
      </w:docPartBody>
    </w:docPart>
    <w:docPart>
      <w:docPartPr>
        <w:name w:val="6A09361AF0D244F08BA31F9FED7F4335"/>
        <w:category>
          <w:name w:val="כללי"/>
          <w:gallery w:val="placeholder"/>
        </w:category>
        <w:types>
          <w:type w:val="bbPlcHdr"/>
        </w:types>
        <w:behaviors>
          <w:behavior w:val="content"/>
        </w:behaviors>
        <w:guid w:val="{0BA048DC-C01E-4F52-9369-24C902ADD04C}"/>
      </w:docPartPr>
      <w:docPartBody>
        <w:p w:rsidR="00994810" w:rsidRDefault="00994810" w:rsidP="00994810">
          <w:pPr>
            <w:pStyle w:val="6A09361AF0D244F08BA31F9FED7F4335"/>
          </w:pPr>
          <w:r w:rsidRPr="003059F5">
            <w:rPr>
              <w:rStyle w:val="PlaceholderText"/>
              <w:rtl/>
            </w:rPr>
            <w:t>[שדה נוסף 2]</w:t>
          </w:r>
        </w:p>
      </w:docPartBody>
    </w:docPart>
    <w:docPart>
      <w:docPartPr>
        <w:name w:val="C1248346886F4EACAADD527A8E6C8CA9"/>
        <w:category>
          <w:name w:val="כללי"/>
          <w:gallery w:val="placeholder"/>
        </w:category>
        <w:types>
          <w:type w:val="bbPlcHdr"/>
        </w:types>
        <w:behaviors>
          <w:behavior w:val="content"/>
        </w:behaviors>
        <w:guid w:val="{66B5DC05-6686-420D-B9E5-C858B4F45AFC}"/>
      </w:docPartPr>
      <w:docPartBody>
        <w:p w:rsidR="00994810" w:rsidRDefault="00994810" w:rsidP="00994810">
          <w:pPr>
            <w:pStyle w:val="C1248346886F4EACAADD527A8E6C8CA9"/>
          </w:pPr>
          <w:r w:rsidRPr="003059F5">
            <w:rPr>
              <w:rStyle w:val="PlaceholderText"/>
              <w:rtl/>
            </w:rPr>
            <w:t>[שדה נוסף 1]</w:t>
          </w:r>
        </w:p>
      </w:docPartBody>
    </w:docPart>
    <w:docPart>
      <w:docPartPr>
        <w:name w:val="3246384E4BE546038F4B1559E7A98B1C"/>
        <w:category>
          <w:name w:val="כללי"/>
          <w:gallery w:val="placeholder"/>
        </w:category>
        <w:types>
          <w:type w:val="bbPlcHdr"/>
        </w:types>
        <w:behaviors>
          <w:behavior w:val="content"/>
        </w:behaviors>
        <w:guid w:val="{0A95E9A7-79B0-4E04-941C-5CEE3E800FD5}"/>
      </w:docPartPr>
      <w:docPartBody>
        <w:p w:rsidR="00994810" w:rsidRDefault="00994810" w:rsidP="00994810">
          <w:pPr>
            <w:pStyle w:val="3246384E4BE546038F4B1559E7A98B1C"/>
          </w:pPr>
          <w:r w:rsidRPr="003059F5">
            <w:rPr>
              <w:rStyle w:val="PlaceholderText"/>
              <w:rtl/>
            </w:rPr>
            <w:t>[רשות מקומית]</w:t>
          </w:r>
        </w:p>
      </w:docPartBody>
    </w:docPart>
    <w:docPart>
      <w:docPartPr>
        <w:name w:val="6CACA939F8A44347B87F226F6EB8007B"/>
        <w:category>
          <w:name w:val="כללי"/>
          <w:gallery w:val="placeholder"/>
        </w:category>
        <w:types>
          <w:type w:val="bbPlcHdr"/>
        </w:types>
        <w:behaviors>
          <w:behavior w:val="content"/>
        </w:behaviors>
        <w:guid w:val="{8FBA5B47-E987-46BF-93A1-36863A148C23}"/>
      </w:docPartPr>
      <w:docPartBody>
        <w:p w:rsidR="00994810" w:rsidRDefault="00994810" w:rsidP="00994810">
          <w:pPr>
            <w:pStyle w:val="6CACA939F8A44347B87F226F6EB8007B"/>
          </w:pPr>
          <w:r w:rsidRPr="003059F5">
            <w:rPr>
              <w:rStyle w:val="PlaceholderText"/>
              <w:rtl/>
            </w:rPr>
            <w:t>[שדה נוסף 3]</w:t>
          </w:r>
        </w:p>
      </w:docPartBody>
    </w:docPart>
    <w:docPart>
      <w:docPartPr>
        <w:name w:val="6226702E87D24ED4BA07512D2DCD1D35"/>
        <w:category>
          <w:name w:val="כללי"/>
          <w:gallery w:val="placeholder"/>
        </w:category>
        <w:types>
          <w:type w:val="bbPlcHdr"/>
        </w:types>
        <w:behaviors>
          <w:behavior w:val="content"/>
        </w:behaviors>
        <w:guid w:val="{140A0692-7953-40AF-8D6B-091493E97D1A}"/>
      </w:docPartPr>
      <w:docPartBody>
        <w:p w:rsidR="00994810" w:rsidRDefault="00994810" w:rsidP="00994810">
          <w:pPr>
            <w:pStyle w:val="6226702E87D24ED4BA07512D2DCD1D35"/>
          </w:pPr>
          <w:r w:rsidRPr="003059F5">
            <w:rPr>
              <w:rStyle w:val="PlaceholderText"/>
              <w:rtl/>
            </w:rPr>
            <w:t>[שדה נוסף 4]</w:t>
          </w:r>
        </w:p>
      </w:docPartBody>
    </w:docPart>
    <w:docPart>
      <w:docPartPr>
        <w:name w:val="39056136E64D48CD835D6FEC03ACAB39"/>
        <w:category>
          <w:name w:val="כללי"/>
          <w:gallery w:val="placeholder"/>
        </w:category>
        <w:types>
          <w:type w:val="bbPlcHdr"/>
        </w:types>
        <w:behaviors>
          <w:behavior w:val="content"/>
        </w:behaviors>
        <w:guid w:val="{EAE0D70D-DE92-41DF-A579-2CCCA4BCE212}"/>
      </w:docPartPr>
      <w:docPartBody>
        <w:p w:rsidR="00994810" w:rsidRDefault="00994810" w:rsidP="00994810">
          <w:pPr>
            <w:pStyle w:val="39056136E64D48CD835D6FEC03ACAB39"/>
          </w:pPr>
          <w:r w:rsidRPr="003059F5">
            <w:rPr>
              <w:rStyle w:val="PlaceholderText"/>
              <w:rtl/>
            </w:rPr>
            <w:t>[שדה נוסף 5]</w:t>
          </w:r>
        </w:p>
      </w:docPartBody>
    </w:docPart>
    <w:docPart>
      <w:docPartPr>
        <w:name w:val="0EC2C2A165C34F598CCF852A4B5946B9"/>
        <w:category>
          <w:name w:val="כללי"/>
          <w:gallery w:val="placeholder"/>
        </w:category>
        <w:types>
          <w:type w:val="bbPlcHdr"/>
        </w:types>
        <w:behaviors>
          <w:behavior w:val="content"/>
        </w:behaviors>
        <w:guid w:val="{5535696E-3722-4E6C-9507-DEAA724AC435}"/>
      </w:docPartPr>
      <w:docPartBody>
        <w:p w:rsidR="00994810" w:rsidRDefault="00994810" w:rsidP="00994810">
          <w:pPr>
            <w:pStyle w:val="0EC2C2A165C34F598CCF852A4B5946B9"/>
          </w:pPr>
          <w:r w:rsidRPr="003059F5">
            <w:rPr>
              <w:rStyle w:val="PlaceholderText"/>
              <w:rtl/>
            </w:rPr>
            <w:t>[שדה נוסף 6]</w:t>
          </w:r>
        </w:p>
      </w:docPartBody>
    </w:docPart>
    <w:docPart>
      <w:docPartPr>
        <w:name w:val="9A34B4DDA7BE45B7B3AA0F4ADCC3D4FE"/>
        <w:category>
          <w:name w:val="כללי"/>
          <w:gallery w:val="placeholder"/>
        </w:category>
        <w:types>
          <w:type w:val="bbPlcHdr"/>
        </w:types>
        <w:behaviors>
          <w:behavior w:val="content"/>
        </w:behaviors>
        <w:guid w:val="{533D7F17-5E3F-4170-91B0-DBDE75B6833F}"/>
      </w:docPartPr>
      <w:docPartBody>
        <w:p w:rsidR="00994810" w:rsidRDefault="00994810" w:rsidP="00994810">
          <w:pPr>
            <w:pStyle w:val="9A34B4DDA7BE45B7B3AA0F4ADCC3D4FE"/>
          </w:pPr>
          <w:r w:rsidRPr="003059F5">
            <w:rPr>
              <w:rStyle w:val="PlaceholderText"/>
              <w:rtl/>
            </w:rPr>
            <w:t>[אחוז השתתפות צד א]</w:t>
          </w:r>
        </w:p>
      </w:docPartBody>
    </w:docPart>
    <w:docPart>
      <w:docPartPr>
        <w:name w:val="A8CEFD3F68CC4139B29B9B12A521A3F4"/>
        <w:category>
          <w:name w:val="כללי"/>
          <w:gallery w:val="placeholder"/>
        </w:category>
        <w:types>
          <w:type w:val="bbPlcHdr"/>
        </w:types>
        <w:behaviors>
          <w:behavior w:val="content"/>
        </w:behaviors>
        <w:guid w:val="{F5C52BDE-EC0B-4F0F-923F-D6DB4FB48FCC}"/>
      </w:docPartPr>
      <w:docPartBody>
        <w:p w:rsidR="00994810" w:rsidRDefault="00994810" w:rsidP="00994810">
          <w:pPr>
            <w:pStyle w:val="A8CEFD3F68CC4139B29B9B12A521A3F4"/>
          </w:pPr>
          <w:r w:rsidRPr="00064388">
            <w:rPr>
              <w:rStyle w:val="PlaceholderText"/>
              <w:rtl/>
            </w:rPr>
            <w:t>[סוג מדד כותרת]</w:t>
          </w:r>
        </w:p>
      </w:docPartBody>
    </w:docPart>
    <w:docPart>
      <w:docPartPr>
        <w:name w:val="E225FFBAC2A4410DB6A269A78F5ADBA0"/>
        <w:category>
          <w:name w:val="כללי"/>
          <w:gallery w:val="placeholder"/>
        </w:category>
        <w:types>
          <w:type w:val="bbPlcHdr"/>
        </w:types>
        <w:behaviors>
          <w:behavior w:val="content"/>
        </w:behaviors>
        <w:guid w:val="{795E2179-6363-4B11-9CA3-A3A1BA0DEFD2}"/>
      </w:docPartPr>
      <w:docPartBody>
        <w:p w:rsidR="00994810" w:rsidRDefault="00994810" w:rsidP="00994810">
          <w:pPr>
            <w:pStyle w:val="E225FFBAC2A4410DB6A269A78F5ADBA0"/>
          </w:pPr>
          <w:r w:rsidRPr="00033B28">
            <w:rPr>
              <w:rStyle w:val="PlaceholderText"/>
              <w:rtl/>
            </w:rPr>
            <w:t>[מדד בגין/ידוע - כותרת]</w:t>
          </w:r>
        </w:p>
      </w:docPartBody>
    </w:docPart>
    <w:docPart>
      <w:docPartPr>
        <w:name w:val="0B9828A939B74A8D8C7BD8C185853624"/>
        <w:category>
          <w:name w:val="כללי"/>
          <w:gallery w:val="placeholder"/>
        </w:category>
        <w:types>
          <w:type w:val="bbPlcHdr"/>
        </w:types>
        <w:behaviors>
          <w:behavior w:val="content"/>
        </w:behaviors>
        <w:guid w:val="{96BADEC7-66E6-442A-A8E8-0F417CC75693}"/>
      </w:docPartPr>
      <w:docPartBody>
        <w:p w:rsidR="00994810" w:rsidRDefault="00994810" w:rsidP="00994810">
          <w:pPr>
            <w:pStyle w:val="0B9828A939B74A8D8C7BD8C185853624"/>
          </w:pPr>
          <w:r w:rsidRPr="003059F5">
            <w:rPr>
              <w:rStyle w:val="PlaceholderText"/>
              <w:rtl/>
            </w:rPr>
            <w:t>[מדד בסיס]</w:t>
          </w:r>
        </w:p>
      </w:docPartBody>
    </w:docPart>
    <w:docPart>
      <w:docPartPr>
        <w:name w:val="5F6D175CD22C4BA791C953C4E0DB8B70"/>
        <w:category>
          <w:name w:val="כללי"/>
          <w:gallery w:val="placeholder"/>
        </w:category>
        <w:types>
          <w:type w:val="bbPlcHdr"/>
        </w:types>
        <w:behaviors>
          <w:behavior w:val="content"/>
        </w:behaviors>
        <w:guid w:val="{E372CC51-B50D-4CA0-B3FA-28D2C7C349CA}"/>
      </w:docPartPr>
      <w:docPartBody>
        <w:p w:rsidR="00994810" w:rsidRDefault="00994810" w:rsidP="00994810">
          <w:pPr>
            <w:pStyle w:val="5F6D175CD22C4BA791C953C4E0DB8B70"/>
          </w:pPr>
          <w:r w:rsidRPr="003059F5">
            <w:rPr>
              <w:rStyle w:val="PlaceholderText"/>
              <w:rtl/>
            </w:rPr>
            <w:t>[נקודות מדד]</w:t>
          </w:r>
        </w:p>
      </w:docPartBody>
    </w:docPart>
    <w:docPart>
      <w:docPartPr>
        <w:name w:val="41B38F50E4FC49B8A0512A4EDC9FC7AD"/>
        <w:category>
          <w:name w:val="כללי"/>
          <w:gallery w:val="placeholder"/>
        </w:category>
        <w:types>
          <w:type w:val="bbPlcHdr"/>
        </w:types>
        <w:behaviors>
          <w:behavior w:val="content"/>
        </w:behaviors>
        <w:guid w:val="{5204E328-BC82-45C8-8958-29FDF451C179}"/>
      </w:docPartPr>
      <w:docPartBody>
        <w:p w:rsidR="00164F12" w:rsidRDefault="00994810" w:rsidP="00994810">
          <w:pPr>
            <w:pStyle w:val="41B38F50E4FC49B8A0512A4EDC9FC7AD"/>
          </w:pPr>
          <w:r w:rsidRPr="003059F5">
            <w:rPr>
              <w:rStyle w:val="PlaceholderText"/>
              <w:rtl/>
            </w:rPr>
            <w:t>[תאריך חתימת חוזה]</w:t>
          </w:r>
        </w:p>
      </w:docPartBody>
    </w:docPart>
    <w:docPart>
      <w:docPartPr>
        <w:name w:val="D559730C708248E59001A8218D03B7DD"/>
        <w:category>
          <w:name w:val="כללי"/>
          <w:gallery w:val="placeholder"/>
        </w:category>
        <w:types>
          <w:type w:val="bbPlcHdr"/>
        </w:types>
        <w:behaviors>
          <w:behavior w:val="content"/>
        </w:behaviors>
        <w:guid w:val="{11EBE0FC-E42E-4F3A-ADA6-010DF75971E5}"/>
      </w:docPartPr>
      <w:docPartBody>
        <w:p w:rsidR="00164F12" w:rsidRDefault="00994810" w:rsidP="00994810">
          <w:pPr>
            <w:pStyle w:val="D559730C708248E59001A8218D03B7DD"/>
          </w:pPr>
          <w:r w:rsidRPr="0027244C">
            <w:rPr>
              <w:rStyle w:val="PlaceholderText"/>
              <w:rtl/>
            </w:rPr>
            <w:t>[צד א בחוזה]</w:t>
          </w:r>
        </w:p>
      </w:docPartBody>
    </w:docPart>
    <w:docPart>
      <w:docPartPr>
        <w:name w:val="9FDC1813FBC1470187EC7920F5180561"/>
        <w:category>
          <w:name w:val="כללי"/>
          <w:gallery w:val="placeholder"/>
        </w:category>
        <w:types>
          <w:type w:val="bbPlcHdr"/>
        </w:types>
        <w:behaviors>
          <w:behavior w:val="content"/>
        </w:behaviors>
        <w:guid w:val="{1B418315-3EA8-45A7-A427-93C5FF75970D}"/>
      </w:docPartPr>
      <w:docPartBody>
        <w:p w:rsidR="00164F12" w:rsidRDefault="00994810" w:rsidP="00994810">
          <w:pPr>
            <w:pStyle w:val="9FDC1813FBC1470187EC7920F5180561"/>
          </w:pPr>
          <w:r w:rsidRPr="003059F5">
            <w:rPr>
              <w:rStyle w:val="PlaceholderText"/>
              <w:rtl/>
            </w:rPr>
            <w:t>[שם ספק]</w:t>
          </w:r>
        </w:p>
      </w:docPartBody>
    </w:docPart>
    <w:docPart>
      <w:docPartPr>
        <w:name w:val="47FCC6D2593F4649B0CE7764DAB0DD25"/>
        <w:category>
          <w:name w:val="כללי"/>
          <w:gallery w:val="placeholder"/>
        </w:category>
        <w:types>
          <w:type w:val="bbPlcHdr"/>
        </w:types>
        <w:behaviors>
          <w:behavior w:val="content"/>
        </w:behaviors>
        <w:guid w:val="{1B781100-98D8-406A-BC93-83E701ED832B}"/>
      </w:docPartPr>
      <w:docPartBody>
        <w:p w:rsidR="00164F12" w:rsidRDefault="00994810" w:rsidP="00994810">
          <w:pPr>
            <w:pStyle w:val="47FCC6D2593F4649B0CE7764DAB0DD25"/>
          </w:pPr>
          <w:r w:rsidRPr="003059F5">
            <w:rPr>
              <w:rStyle w:val="PlaceholderText"/>
              <w:rtl/>
            </w:rPr>
            <w:t>[שם ספק]</w:t>
          </w:r>
        </w:p>
      </w:docPartBody>
    </w:docPart>
    <w:docPart>
      <w:docPartPr>
        <w:name w:val="CF054D32B7D04222A6952B0E378B1FE6"/>
        <w:category>
          <w:name w:val="כללי"/>
          <w:gallery w:val="placeholder"/>
        </w:category>
        <w:types>
          <w:type w:val="bbPlcHdr"/>
        </w:types>
        <w:behaviors>
          <w:behavior w:val="content"/>
        </w:behaviors>
        <w:guid w:val="{14FFE5E1-F285-4D69-8419-06EE0ACEAC85}"/>
      </w:docPartPr>
      <w:docPartBody>
        <w:p w:rsidR="00164F12" w:rsidRDefault="00994810" w:rsidP="00994810">
          <w:pPr>
            <w:pStyle w:val="CF054D32B7D04222A6952B0E378B1FE6"/>
          </w:pPr>
          <w:r w:rsidRPr="003059F5">
            <w:rPr>
              <w:rStyle w:val="PlaceholderText"/>
              <w:rtl/>
            </w:rPr>
            <w:t>[שם ספק]</w:t>
          </w:r>
        </w:p>
      </w:docPartBody>
    </w:docPart>
    <w:docPart>
      <w:docPartPr>
        <w:name w:val="CFEC286F9F584BC5AF846440A8237578"/>
        <w:category>
          <w:name w:val="כללי"/>
          <w:gallery w:val="placeholder"/>
        </w:category>
        <w:types>
          <w:type w:val="bbPlcHdr"/>
        </w:types>
        <w:behaviors>
          <w:behavior w:val="content"/>
        </w:behaviors>
        <w:guid w:val="{08B03EEA-1E59-4FD2-A238-BF79CFD4E26F}"/>
      </w:docPartPr>
      <w:docPartBody>
        <w:p w:rsidR="00164F12" w:rsidRDefault="00994810" w:rsidP="00994810">
          <w:pPr>
            <w:pStyle w:val="CFEC286F9F584BC5AF846440A8237578"/>
          </w:pPr>
          <w:r w:rsidRPr="003059F5">
            <w:rPr>
              <w:rStyle w:val="PlaceholderText"/>
              <w:rtl/>
            </w:rPr>
            <w:t>[שם ספק]</w:t>
          </w:r>
        </w:p>
      </w:docPartBody>
    </w:docPart>
    <w:docPart>
      <w:docPartPr>
        <w:name w:val="029957132BB74F55B794BDECACC9D3A6"/>
        <w:category>
          <w:name w:val="כללי"/>
          <w:gallery w:val="placeholder"/>
        </w:category>
        <w:types>
          <w:type w:val="bbPlcHdr"/>
        </w:types>
        <w:behaviors>
          <w:behavior w:val="content"/>
        </w:behaviors>
        <w:guid w:val="{588FCD6E-913B-4944-B3B3-962D69527B0A}"/>
      </w:docPartPr>
      <w:docPartBody>
        <w:p w:rsidR="00164F12" w:rsidRDefault="00994810" w:rsidP="00994810">
          <w:pPr>
            <w:pStyle w:val="029957132BB74F55B794BDECACC9D3A6"/>
          </w:pPr>
          <w:r w:rsidRPr="003059F5">
            <w:rPr>
              <w:rStyle w:val="PlaceholderText"/>
              <w:rtl/>
            </w:rPr>
            <w:t>[תבנית חוזה]</w:t>
          </w:r>
        </w:p>
      </w:docPartBody>
    </w:docPart>
    <w:docPart>
      <w:docPartPr>
        <w:name w:val="93CC75DFAD5B4B2FAADCEFCD6DCD34CC"/>
        <w:category>
          <w:name w:val="כללי"/>
          <w:gallery w:val="placeholder"/>
        </w:category>
        <w:types>
          <w:type w:val="bbPlcHdr"/>
        </w:types>
        <w:behaviors>
          <w:behavior w:val="content"/>
        </w:behaviors>
        <w:guid w:val="{DB4F9002-E143-4848-9DC2-690F0446C6FE}"/>
      </w:docPartPr>
      <w:docPartBody>
        <w:p w:rsidR="00164F12" w:rsidRDefault="00994810" w:rsidP="00994810">
          <w:pPr>
            <w:pStyle w:val="93CC75DFAD5B4B2FAADCEFCD6DCD34CC"/>
          </w:pPr>
          <w:r w:rsidRPr="009D00D7">
            <w:rPr>
              <w:rStyle w:val="PlaceholderText"/>
              <w:rtl/>
            </w:rPr>
            <w:t>[שם הפרויקט]</w:t>
          </w:r>
        </w:p>
      </w:docPartBody>
    </w:docPart>
    <w:docPart>
      <w:docPartPr>
        <w:name w:val="C4600ADE62B647C5A0F5B9947DBB61D3"/>
        <w:category>
          <w:name w:val="כללי"/>
          <w:gallery w:val="placeholder"/>
        </w:category>
        <w:types>
          <w:type w:val="bbPlcHdr"/>
        </w:types>
        <w:behaviors>
          <w:behavior w:val="content"/>
        </w:behaviors>
        <w:guid w:val="{A982ADBF-82F0-45E7-9C96-EA47CB896672}"/>
      </w:docPartPr>
      <w:docPartBody>
        <w:p w:rsidR="00164F12" w:rsidRDefault="00994810" w:rsidP="00994810">
          <w:pPr>
            <w:pStyle w:val="C4600ADE62B647C5A0F5B9947DBB61D3"/>
          </w:pPr>
          <w:r w:rsidRPr="003059F5">
            <w:rPr>
              <w:rStyle w:val="PlaceholderText"/>
              <w:rtl/>
            </w:rPr>
            <w:t>[שם ספק]</w:t>
          </w:r>
        </w:p>
      </w:docPartBody>
    </w:docPart>
    <w:docPart>
      <w:docPartPr>
        <w:name w:val="ED70F5D4F8514281B4B33BE639994A2A"/>
        <w:category>
          <w:name w:val="כללי"/>
          <w:gallery w:val="placeholder"/>
        </w:category>
        <w:types>
          <w:type w:val="bbPlcHdr"/>
        </w:types>
        <w:behaviors>
          <w:behavior w:val="content"/>
        </w:behaviors>
        <w:guid w:val="{1DE3458E-56FB-478B-BB86-89552BFF29B2}"/>
      </w:docPartPr>
      <w:docPartBody>
        <w:p w:rsidR="00164F12" w:rsidRDefault="00994810" w:rsidP="00994810">
          <w:pPr>
            <w:pStyle w:val="ED70F5D4F8514281B4B33BE639994A2A"/>
          </w:pPr>
          <w:r w:rsidRPr="003059F5">
            <w:rPr>
              <w:rStyle w:val="PlaceholderText"/>
              <w:rtl/>
            </w:rPr>
            <w:t>[שם ספק]</w:t>
          </w:r>
        </w:p>
      </w:docPartBody>
    </w:docPart>
    <w:docPart>
      <w:docPartPr>
        <w:name w:val="75B52C8DEE9E47E8B98F45D6138B5D22"/>
        <w:category>
          <w:name w:val="כללי"/>
          <w:gallery w:val="placeholder"/>
        </w:category>
        <w:types>
          <w:type w:val="bbPlcHdr"/>
        </w:types>
        <w:behaviors>
          <w:behavior w:val="content"/>
        </w:behaviors>
        <w:guid w:val="{82E47219-DB70-4B0D-BBDD-467846DEF4A8}"/>
      </w:docPartPr>
      <w:docPartBody>
        <w:p w:rsidR="00164F12" w:rsidRDefault="00994810" w:rsidP="00994810">
          <w:pPr>
            <w:pStyle w:val="75B52C8DEE9E47E8B98F45D6138B5D22"/>
          </w:pPr>
          <w:r w:rsidRPr="009C4355">
            <w:rPr>
              <w:rStyle w:val="PlaceholderText"/>
              <w:rtl/>
            </w:rPr>
            <w:t>[שם ספק]</w:t>
          </w:r>
        </w:p>
      </w:docPartBody>
    </w:docPart>
    <w:docPart>
      <w:docPartPr>
        <w:name w:val="9753A9C8699448A7AE4A80DB95AA8C60"/>
        <w:category>
          <w:name w:val="כללי"/>
          <w:gallery w:val="placeholder"/>
        </w:category>
        <w:types>
          <w:type w:val="bbPlcHdr"/>
        </w:types>
        <w:behaviors>
          <w:behavior w:val="content"/>
        </w:behaviors>
        <w:guid w:val="{E7494F21-3F9E-4E17-A161-6885EBAD3BEA}"/>
      </w:docPartPr>
      <w:docPartBody>
        <w:p w:rsidR="00164F12" w:rsidRDefault="00994810" w:rsidP="00994810">
          <w:pPr>
            <w:pStyle w:val="9753A9C8699448A7AE4A80DB95AA8C60"/>
          </w:pPr>
          <w:r w:rsidRPr="00C5438E">
            <w:rPr>
              <w:rStyle w:val="PlaceholderText"/>
              <w:rtl/>
            </w:rPr>
            <w:t>[צד א בחוזה]</w:t>
          </w:r>
        </w:p>
      </w:docPartBody>
    </w:docPart>
    <w:docPart>
      <w:docPartPr>
        <w:name w:val="ABD67586876242C1AFBC6A5DB98C5C68"/>
        <w:category>
          <w:name w:val="כללי"/>
          <w:gallery w:val="placeholder"/>
        </w:category>
        <w:types>
          <w:type w:val="bbPlcHdr"/>
        </w:types>
        <w:behaviors>
          <w:behavior w:val="content"/>
        </w:behaviors>
        <w:guid w:val="{28EE9AA8-6BF3-4506-BE0D-AF9D7A50224A}"/>
      </w:docPartPr>
      <w:docPartBody>
        <w:p w:rsidR="00164F12" w:rsidRDefault="00994810" w:rsidP="00994810">
          <w:pPr>
            <w:pStyle w:val="ABD67586876242C1AFBC6A5DB98C5C68"/>
          </w:pPr>
          <w:r w:rsidRPr="003059F5">
            <w:rPr>
              <w:rStyle w:val="PlaceholderText"/>
              <w:rtl/>
            </w:rPr>
            <w:t>[שם ספק]</w:t>
          </w:r>
        </w:p>
      </w:docPartBody>
    </w:docPart>
    <w:docPart>
      <w:docPartPr>
        <w:name w:val="6D25D536C7FD4AA5B9BAAC49B49D768A"/>
        <w:category>
          <w:name w:val="כללי"/>
          <w:gallery w:val="placeholder"/>
        </w:category>
        <w:types>
          <w:type w:val="bbPlcHdr"/>
        </w:types>
        <w:behaviors>
          <w:behavior w:val="content"/>
        </w:behaviors>
        <w:guid w:val="{BDD0FD96-3997-422A-8275-5953763DE94F}"/>
      </w:docPartPr>
      <w:docPartBody>
        <w:p w:rsidR="00164F12" w:rsidRDefault="00994810" w:rsidP="00994810">
          <w:pPr>
            <w:pStyle w:val="6D25D536C7FD4AA5B9BAAC49B49D768A"/>
          </w:pPr>
          <w:r w:rsidRPr="003059F5">
            <w:rPr>
              <w:rStyle w:val="PlaceholderText"/>
              <w:rtl/>
            </w:rPr>
            <w:t>[שם אתר]</w:t>
          </w:r>
        </w:p>
      </w:docPartBody>
    </w:docPart>
    <w:docPart>
      <w:docPartPr>
        <w:name w:val="9F0A134E35EA49F9B7E342CAEEDAE9F2"/>
        <w:category>
          <w:name w:val="כללי"/>
          <w:gallery w:val="placeholder"/>
        </w:category>
        <w:types>
          <w:type w:val="bbPlcHdr"/>
        </w:types>
        <w:behaviors>
          <w:behavior w:val="content"/>
        </w:behaviors>
        <w:guid w:val="{13B9BC2C-0E8D-4367-BF02-5776D7C1E9EC}"/>
      </w:docPartPr>
      <w:docPartBody>
        <w:p w:rsidR="00164F12" w:rsidRDefault="00994810" w:rsidP="00994810">
          <w:pPr>
            <w:pStyle w:val="9F0A134E35EA49F9B7E342CAEEDAE9F2"/>
          </w:pPr>
          <w:r w:rsidRPr="003059F5">
            <w:rPr>
              <w:rStyle w:val="PlaceholderText"/>
              <w:rtl/>
            </w:rPr>
            <w:t>[תיאור עבודה]</w:t>
          </w:r>
        </w:p>
      </w:docPartBody>
    </w:docPart>
    <w:docPart>
      <w:docPartPr>
        <w:name w:val="A5D379F1CBDD4402BD48A1BAEEB3F379"/>
        <w:category>
          <w:name w:val="כללי"/>
          <w:gallery w:val="placeholder"/>
        </w:category>
        <w:types>
          <w:type w:val="bbPlcHdr"/>
        </w:types>
        <w:behaviors>
          <w:behavior w:val="content"/>
        </w:behaviors>
        <w:guid w:val="{7D75BEE0-30F0-49A2-B4B1-117644CB5CFE}"/>
      </w:docPartPr>
      <w:docPartBody>
        <w:p w:rsidR="00164F12" w:rsidRDefault="00994810" w:rsidP="00994810">
          <w:pPr>
            <w:pStyle w:val="A5D379F1CBDD4402BD48A1BAEEB3F379"/>
          </w:pPr>
          <w:r w:rsidRPr="009C4355">
            <w:rPr>
              <w:rStyle w:val="PlaceholderText"/>
              <w:rtl/>
            </w:rPr>
            <w:t>[שם ספק]</w:t>
          </w:r>
        </w:p>
      </w:docPartBody>
    </w:docPart>
    <w:docPart>
      <w:docPartPr>
        <w:name w:val="637D86FE697F4534BEF61B67E300B8AB"/>
        <w:category>
          <w:name w:val="כללי"/>
          <w:gallery w:val="placeholder"/>
        </w:category>
        <w:types>
          <w:type w:val="bbPlcHdr"/>
        </w:types>
        <w:behaviors>
          <w:behavior w:val="content"/>
        </w:behaviors>
        <w:guid w:val="{8461DEE2-C6C1-42F5-B401-013597B2D680}"/>
      </w:docPartPr>
      <w:docPartBody>
        <w:p w:rsidR="00164F12" w:rsidRDefault="00994810" w:rsidP="00994810">
          <w:pPr>
            <w:pStyle w:val="637D86FE697F4534BEF61B67E300B8AB"/>
          </w:pPr>
          <w:r w:rsidRPr="00C5438E">
            <w:rPr>
              <w:rStyle w:val="PlaceholderText"/>
              <w:rtl/>
            </w:rPr>
            <w:t>[צד א בחוזה]</w:t>
          </w:r>
        </w:p>
      </w:docPartBody>
    </w:docPart>
    <w:docPart>
      <w:docPartPr>
        <w:name w:val="CE352401F2954D5882E674BC0662E910"/>
        <w:category>
          <w:name w:val="כללי"/>
          <w:gallery w:val="placeholder"/>
        </w:category>
        <w:types>
          <w:type w:val="bbPlcHdr"/>
        </w:types>
        <w:behaviors>
          <w:behavior w:val="content"/>
        </w:behaviors>
        <w:guid w:val="{94825F0C-6C17-46BD-B8A5-53FE97CFC4D9}"/>
      </w:docPartPr>
      <w:docPartBody>
        <w:p w:rsidR="00164F12" w:rsidRDefault="00994810" w:rsidP="00994810">
          <w:pPr>
            <w:pStyle w:val="CE352401F2954D5882E674BC0662E910"/>
          </w:pPr>
          <w:r w:rsidRPr="003059F5">
            <w:rPr>
              <w:rStyle w:val="PlaceholderText"/>
              <w:rtl/>
            </w:rPr>
            <w:t>[שם אתר]</w:t>
          </w:r>
        </w:p>
      </w:docPartBody>
    </w:docPart>
    <w:docPart>
      <w:docPartPr>
        <w:name w:val="60138D1A720A46D180B57150198009E4"/>
        <w:category>
          <w:name w:val="כללי"/>
          <w:gallery w:val="placeholder"/>
        </w:category>
        <w:types>
          <w:type w:val="bbPlcHdr"/>
        </w:types>
        <w:behaviors>
          <w:behavior w:val="content"/>
        </w:behaviors>
        <w:guid w:val="{1B4F836E-5006-422F-BE67-C54194469B34}"/>
      </w:docPartPr>
      <w:docPartBody>
        <w:p w:rsidR="00164F12" w:rsidRDefault="00994810" w:rsidP="00994810">
          <w:pPr>
            <w:pStyle w:val="60138D1A720A46D180B57150198009E4"/>
          </w:pPr>
          <w:r w:rsidRPr="003059F5">
            <w:rPr>
              <w:rStyle w:val="PlaceholderText"/>
              <w:rtl/>
            </w:rPr>
            <w:t>[תאריך חתימת חוזה]</w:t>
          </w:r>
        </w:p>
      </w:docPartBody>
    </w:docPart>
    <w:docPart>
      <w:docPartPr>
        <w:name w:val="81140172E59E4A57B85E3AC2F18AC6B9"/>
        <w:category>
          <w:name w:val="כללי"/>
          <w:gallery w:val="placeholder"/>
        </w:category>
        <w:types>
          <w:type w:val="bbPlcHdr"/>
        </w:types>
        <w:behaviors>
          <w:behavior w:val="content"/>
        </w:behaviors>
        <w:guid w:val="{86F5178C-180A-429C-B189-FCEF45F96772}"/>
      </w:docPartPr>
      <w:docPartBody>
        <w:p w:rsidR="00164F12" w:rsidRDefault="00994810" w:rsidP="00994810">
          <w:pPr>
            <w:pStyle w:val="81140172E59E4A57B85E3AC2F18AC6B9"/>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Segoe UI"/>
    <w:charset w:val="B1"/>
    <w:family w:val="swiss"/>
    <w:pitch w:val="variable"/>
    <w:sig w:usb0="00000800" w:usb1="00000000" w:usb2="00000000" w:usb3="00000000" w:csb0="0000002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00D3E"/>
    <w:rsid w:val="00155C6E"/>
    <w:rsid w:val="00164F12"/>
    <w:rsid w:val="0032380B"/>
    <w:rsid w:val="003D3172"/>
    <w:rsid w:val="004341DB"/>
    <w:rsid w:val="004628EB"/>
    <w:rsid w:val="00655D33"/>
    <w:rsid w:val="006865A5"/>
    <w:rsid w:val="007F3369"/>
    <w:rsid w:val="00994810"/>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4810"/>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6A9ED259F79741C69A788D0DFE4E0A7C">
    <w:name w:val="6A9ED259F79741C69A788D0DFE4E0A7C"/>
    <w:rsid w:val="004628EB"/>
    <w:pPr>
      <w:bidi/>
    </w:pPr>
  </w:style>
  <w:style w:type="paragraph" w:customStyle="1" w:styleId="E704453A64E74612AA1C761578EB9789">
    <w:name w:val="E704453A64E74612AA1C761578EB9789"/>
    <w:rsid w:val="004628EB"/>
    <w:pPr>
      <w:bidi/>
    </w:pPr>
  </w:style>
  <w:style w:type="paragraph" w:customStyle="1" w:styleId="92496ACE74334D6F8D9804A945BA0832">
    <w:name w:val="92496ACE74334D6F8D9804A945BA0832"/>
    <w:rsid w:val="004628EB"/>
    <w:pPr>
      <w:bidi/>
    </w:pPr>
  </w:style>
  <w:style w:type="paragraph" w:customStyle="1" w:styleId="AA0048BC5FA54B759BF4B82692BB145D">
    <w:name w:val="AA0048BC5FA54B759BF4B82692BB145D"/>
    <w:rsid w:val="004628EB"/>
    <w:pPr>
      <w:bidi/>
    </w:pPr>
  </w:style>
  <w:style w:type="paragraph" w:customStyle="1" w:styleId="3D013FDA72814AEC877A57677FCA06F1">
    <w:name w:val="3D013FDA72814AEC877A57677FCA06F1"/>
    <w:rsid w:val="00655D33"/>
    <w:pPr>
      <w:bidi/>
    </w:pPr>
  </w:style>
  <w:style w:type="paragraph" w:customStyle="1" w:styleId="F25AD699E7BE4DD0872AFFAFED290AAE">
    <w:name w:val="F25AD699E7BE4DD0872AFFAFED290AAE"/>
    <w:rsid w:val="00155C6E"/>
    <w:pPr>
      <w:bidi/>
    </w:pPr>
  </w:style>
  <w:style w:type="paragraph" w:customStyle="1" w:styleId="4798629AB2D743C59CB94D0A63AFAD56">
    <w:name w:val="4798629AB2D743C59CB94D0A63AFAD56"/>
    <w:rsid w:val="00994810"/>
    <w:pPr>
      <w:bidi/>
    </w:pPr>
  </w:style>
  <w:style w:type="paragraph" w:customStyle="1" w:styleId="9F074DA6E8F34A398DF78B5C68BA5C80">
    <w:name w:val="9F074DA6E8F34A398DF78B5C68BA5C80"/>
    <w:rsid w:val="00994810"/>
    <w:pPr>
      <w:bidi/>
    </w:pPr>
  </w:style>
  <w:style w:type="paragraph" w:customStyle="1" w:styleId="CCCF4A67E3664BCFAD5F906570B72FF1">
    <w:name w:val="CCCF4A67E3664BCFAD5F906570B72FF1"/>
    <w:rsid w:val="00994810"/>
    <w:pPr>
      <w:bidi/>
    </w:pPr>
  </w:style>
  <w:style w:type="paragraph" w:customStyle="1" w:styleId="181E78737A4B44B2A4FBF27088516C8D">
    <w:name w:val="181E78737A4B44B2A4FBF27088516C8D"/>
    <w:rsid w:val="00994810"/>
    <w:pPr>
      <w:bidi/>
    </w:pPr>
  </w:style>
  <w:style w:type="paragraph" w:customStyle="1" w:styleId="B56B34ED28AA4A3BAB483FF60DF5AB53">
    <w:name w:val="B56B34ED28AA4A3BAB483FF60DF5AB53"/>
    <w:rsid w:val="00994810"/>
    <w:pPr>
      <w:bidi/>
    </w:pPr>
  </w:style>
  <w:style w:type="paragraph" w:customStyle="1" w:styleId="255BCD959CDC4663A72F60C61E826D1C">
    <w:name w:val="255BCD959CDC4663A72F60C61E826D1C"/>
    <w:rsid w:val="00994810"/>
    <w:pPr>
      <w:bidi/>
    </w:pPr>
  </w:style>
  <w:style w:type="paragraph" w:customStyle="1" w:styleId="AE6C6D9AC5B642BD8E014E2B8A80BB7E">
    <w:name w:val="AE6C6D9AC5B642BD8E014E2B8A80BB7E"/>
    <w:rsid w:val="00994810"/>
    <w:pPr>
      <w:bidi/>
    </w:pPr>
  </w:style>
  <w:style w:type="paragraph" w:customStyle="1" w:styleId="6A09361AF0D244F08BA31F9FED7F4335">
    <w:name w:val="6A09361AF0D244F08BA31F9FED7F4335"/>
    <w:rsid w:val="00994810"/>
    <w:pPr>
      <w:bidi/>
    </w:pPr>
  </w:style>
  <w:style w:type="paragraph" w:customStyle="1" w:styleId="C1248346886F4EACAADD527A8E6C8CA9">
    <w:name w:val="C1248346886F4EACAADD527A8E6C8CA9"/>
    <w:rsid w:val="00994810"/>
    <w:pPr>
      <w:bidi/>
    </w:pPr>
  </w:style>
  <w:style w:type="paragraph" w:customStyle="1" w:styleId="3246384E4BE546038F4B1559E7A98B1C">
    <w:name w:val="3246384E4BE546038F4B1559E7A98B1C"/>
    <w:rsid w:val="00994810"/>
    <w:pPr>
      <w:bidi/>
    </w:pPr>
  </w:style>
  <w:style w:type="paragraph" w:customStyle="1" w:styleId="6CACA939F8A44347B87F226F6EB8007B">
    <w:name w:val="6CACA939F8A44347B87F226F6EB8007B"/>
    <w:rsid w:val="00994810"/>
    <w:pPr>
      <w:bidi/>
    </w:pPr>
  </w:style>
  <w:style w:type="paragraph" w:customStyle="1" w:styleId="6226702E87D24ED4BA07512D2DCD1D35">
    <w:name w:val="6226702E87D24ED4BA07512D2DCD1D35"/>
    <w:rsid w:val="00994810"/>
    <w:pPr>
      <w:bidi/>
    </w:pPr>
  </w:style>
  <w:style w:type="paragraph" w:customStyle="1" w:styleId="39056136E64D48CD835D6FEC03ACAB39">
    <w:name w:val="39056136E64D48CD835D6FEC03ACAB39"/>
    <w:rsid w:val="00994810"/>
    <w:pPr>
      <w:bidi/>
    </w:pPr>
  </w:style>
  <w:style w:type="paragraph" w:customStyle="1" w:styleId="0EC2C2A165C34F598CCF852A4B5946B9">
    <w:name w:val="0EC2C2A165C34F598CCF852A4B5946B9"/>
    <w:rsid w:val="00994810"/>
    <w:pPr>
      <w:bidi/>
    </w:pPr>
  </w:style>
  <w:style w:type="paragraph" w:customStyle="1" w:styleId="9A34B4DDA7BE45B7B3AA0F4ADCC3D4FE">
    <w:name w:val="9A34B4DDA7BE45B7B3AA0F4ADCC3D4FE"/>
    <w:rsid w:val="00994810"/>
    <w:pPr>
      <w:bidi/>
    </w:pPr>
  </w:style>
  <w:style w:type="paragraph" w:customStyle="1" w:styleId="A8CEFD3F68CC4139B29B9B12A521A3F4">
    <w:name w:val="A8CEFD3F68CC4139B29B9B12A521A3F4"/>
    <w:rsid w:val="00994810"/>
    <w:pPr>
      <w:bidi/>
    </w:pPr>
  </w:style>
  <w:style w:type="paragraph" w:customStyle="1" w:styleId="E225FFBAC2A4410DB6A269A78F5ADBA0">
    <w:name w:val="E225FFBAC2A4410DB6A269A78F5ADBA0"/>
    <w:rsid w:val="00994810"/>
    <w:pPr>
      <w:bidi/>
    </w:pPr>
  </w:style>
  <w:style w:type="paragraph" w:customStyle="1" w:styleId="0B9828A939B74A8D8C7BD8C185853624">
    <w:name w:val="0B9828A939B74A8D8C7BD8C185853624"/>
    <w:rsid w:val="00994810"/>
    <w:pPr>
      <w:bidi/>
    </w:pPr>
  </w:style>
  <w:style w:type="paragraph" w:customStyle="1" w:styleId="5F6D175CD22C4BA791C953C4E0DB8B70">
    <w:name w:val="5F6D175CD22C4BA791C953C4E0DB8B70"/>
    <w:rsid w:val="00994810"/>
    <w:pPr>
      <w:bidi/>
    </w:pPr>
  </w:style>
  <w:style w:type="paragraph" w:customStyle="1" w:styleId="41B38F50E4FC49B8A0512A4EDC9FC7AD">
    <w:name w:val="41B38F50E4FC49B8A0512A4EDC9FC7AD"/>
    <w:rsid w:val="00994810"/>
    <w:pPr>
      <w:bidi/>
    </w:pPr>
  </w:style>
  <w:style w:type="paragraph" w:customStyle="1" w:styleId="D559730C708248E59001A8218D03B7DD">
    <w:name w:val="D559730C708248E59001A8218D03B7DD"/>
    <w:rsid w:val="00994810"/>
    <w:pPr>
      <w:bidi/>
    </w:pPr>
  </w:style>
  <w:style w:type="paragraph" w:customStyle="1" w:styleId="9FDC1813FBC1470187EC7920F5180561">
    <w:name w:val="9FDC1813FBC1470187EC7920F5180561"/>
    <w:rsid w:val="00994810"/>
    <w:pPr>
      <w:bidi/>
    </w:pPr>
  </w:style>
  <w:style w:type="paragraph" w:customStyle="1" w:styleId="47FCC6D2593F4649B0CE7764DAB0DD25">
    <w:name w:val="47FCC6D2593F4649B0CE7764DAB0DD25"/>
    <w:rsid w:val="00994810"/>
    <w:pPr>
      <w:bidi/>
    </w:pPr>
  </w:style>
  <w:style w:type="paragraph" w:customStyle="1" w:styleId="CF054D32B7D04222A6952B0E378B1FE6">
    <w:name w:val="CF054D32B7D04222A6952B0E378B1FE6"/>
    <w:rsid w:val="00994810"/>
    <w:pPr>
      <w:bidi/>
    </w:pPr>
  </w:style>
  <w:style w:type="paragraph" w:customStyle="1" w:styleId="CFEC286F9F584BC5AF846440A8237578">
    <w:name w:val="CFEC286F9F584BC5AF846440A8237578"/>
    <w:rsid w:val="00994810"/>
    <w:pPr>
      <w:bidi/>
    </w:pPr>
  </w:style>
  <w:style w:type="paragraph" w:customStyle="1" w:styleId="029957132BB74F55B794BDECACC9D3A6">
    <w:name w:val="029957132BB74F55B794BDECACC9D3A6"/>
    <w:rsid w:val="00994810"/>
    <w:pPr>
      <w:bidi/>
    </w:pPr>
  </w:style>
  <w:style w:type="paragraph" w:customStyle="1" w:styleId="93CC75DFAD5B4B2FAADCEFCD6DCD34CC">
    <w:name w:val="93CC75DFAD5B4B2FAADCEFCD6DCD34CC"/>
    <w:rsid w:val="00994810"/>
    <w:pPr>
      <w:bidi/>
    </w:pPr>
  </w:style>
  <w:style w:type="paragraph" w:customStyle="1" w:styleId="C4600ADE62B647C5A0F5B9947DBB61D3">
    <w:name w:val="C4600ADE62B647C5A0F5B9947DBB61D3"/>
    <w:rsid w:val="00994810"/>
    <w:pPr>
      <w:bidi/>
    </w:pPr>
  </w:style>
  <w:style w:type="paragraph" w:customStyle="1" w:styleId="ED70F5D4F8514281B4B33BE639994A2A">
    <w:name w:val="ED70F5D4F8514281B4B33BE639994A2A"/>
    <w:rsid w:val="00994810"/>
    <w:pPr>
      <w:bidi/>
    </w:pPr>
  </w:style>
  <w:style w:type="paragraph" w:customStyle="1" w:styleId="75B52C8DEE9E47E8B98F45D6138B5D22">
    <w:name w:val="75B52C8DEE9E47E8B98F45D6138B5D22"/>
    <w:rsid w:val="00994810"/>
    <w:pPr>
      <w:bidi/>
    </w:pPr>
  </w:style>
  <w:style w:type="paragraph" w:customStyle="1" w:styleId="6BE6646D28BC4EB8BC772280071A48D3">
    <w:name w:val="6BE6646D28BC4EB8BC772280071A48D3"/>
    <w:rsid w:val="00994810"/>
    <w:pPr>
      <w:bidi/>
    </w:pPr>
  </w:style>
  <w:style w:type="paragraph" w:customStyle="1" w:styleId="1842849D7C6F43DDBAA405053616EB32">
    <w:name w:val="1842849D7C6F43DDBAA405053616EB32"/>
    <w:rsid w:val="00994810"/>
    <w:pPr>
      <w:bidi/>
    </w:pPr>
  </w:style>
  <w:style w:type="paragraph" w:customStyle="1" w:styleId="30B1670212224C33A9DAED4EE71623DE">
    <w:name w:val="30B1670212224C33A9DAED4EE71623DE"/>
    <w:rsid w:val="00994810"/>
    <w:pPr>
      <w:bidi/>
    </w:pPr>
  </w:style>
  <w:style w:type="paragraph" w:customStyle="1" w:styleId="08A7F24747B14DBEA2E76D0ABF825F8C">
    <w:name w:val="08A7F24747B14DBEA2E76D0ABF825F8C"/>
    <w:rsid w:val="00994810"/>
    <w:pPr>
      <w:bidi/>
    </w:pPr>
  </w:style>
  <w:style w:type="paragraph" w:customStyle="1" w:styleId="9753A9C8699448A7AE4A80DB95AA8C60">
    <w:name w:val="9753A9C8699448A7AE4A80DB95AA8C60"/>
    <w:rsid w:val="00994810"/>
    <w:pPr>
      <w:bidi/>
    </w:pPr>
  </w:style>
  <w:style w:type="paragraph" w:customStyle="1" w:styleId="ABD67586876242C1AFBC6A5DB98C5C68">
    <w:name w:val="ABD67586876242C1AFBC6A5DB98C5C68"/>
    <w:rsid w:val="00994810"/>
    <w:pPr>
      <w:bidi/>
    </w:pPr>
  </w:style>
  <w:style w:type="paragraph" w:customStyle="1" w:styleId="6D25D536C7FD4AA5B9BAAC49B49D768A">
    <w:name w:val="6D25D536C7FD4AA5B9BAAC49B49D768A"/>
    <w:rsid w:val="00994810"/>
    <w:pPr>
      <w:bidi/>
    </w:pPr>
  </w:style>
  <w:style w:type="paragraph" w:customStyle="1" w:styleId="9F0A134E35EA49F9B7E342CAEEDAE9F2">
    <w:name w:val="9F0A134E35EA49F9B7E342CAEEDAE9F2"/>
    <w:rsid w:val="00994810"/>
    <w:pPr>
      <w:bidi/>
    </w:pPr>
  </w:style>
  <w:style w:type="paragraph" w:customStyle="1" w:styleId="A5D379F1CBDD4402BD48A1BAEEB3F379">
    <w:name w:val="A5D379F1CBDD4402BD48A1BAEEB3F379"/>
    <w:rsid w:val="00994810"/>
    <w:pPr>
      <w:bidi/>
    </w:pPr>
  </w:style>
  <w:style w:type="paragraph" w:customStyle="1" w:styleId="637D86FE697F4534BEF61B67E300B8AB">
    <w:name w:val="637D86FE697F4534BEF61B67E300B8AB"/>
    <w:rsid w:val="00994810"/>
    <w:pPr>
      <w:bidi/>
    </w:pPr>
  </w:style>
  <w:style w:type="paragraph" w:customStyle="1" w:styleId="CE352401F2954D5882E674BC0662E910">
    <w:name w:val="CE352401F2954D5882E674BC0662E910"/>
    <w:rsid w:val="00994810"/>
    <w:pPr>
      <w:bidi/>
    </w:pPr>
  </w:style>
  <w:style w:type="paragraph" w:customStyle="1" w:styleId="60138D1A720A46D180B57150198009E4">
    <w:name w:val="60138D1A720A46D180B57150198009E4"/>
    <w:rsid w:val="00994810"/>
    <w:pPr>
      <w:bidi/>
    </w:pPr>
  </w:style>
  <w:style w:type="paragraph" w:customStyle="1" w:styleId="81140172E59E4A57B85E3AC2F18AC6B9">
    <w:name w:val="81140172E59E4A57B85E3AC2F18AC6B9"/>
    <w:rsid w:val="00994810"/>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4FA5FA-8779-4AA6-99B0-033959095C38}">
  <ds:schemaRefs>
    <ds:schemaRef ds:uri="http://schemas.microsoft.com/office/2006/metadata/customXsn"/>
  </ds:schemaRefs>
</ds:datastoreItem>
</file>

<file path=customXml/itemProps2.xml><?xml version="1.0" encoding="utf-8"?>
<ds:datastoreItem xmlns:ds="http://schemas.openxmlformats.org/officeDocument/2006/customXml" ds:itemID="{0E66561B-C77E-4D0E-B9A3-BCBD3C772230}"/>
</file>

<file path=customXml/itemProps3.xml><?xml version="1.0" encoding="utf-8"?>
<ds:datastoreItem xmlns:ds="http://schemas.openxmlformats.org/officeDocument/2006/customXml" ds:itemID="{81709D4C-33DC-48CC-AC7E-130A245806EE}">
  <ds:schemaRefs>
    <ds:schemaRef ds:uri="http://schemas.microsoft.com/office/2006/documentManagement/types"/>
    <ds:schemaRef ds:uri="http://schemas.openxmlformats.org/package/2006/metadata/core-properties"/>
    <ds:schemaRef ds:uri="http://purl.org/dc/dcmitype/"/>
    <ds:schemaRef ds:uri="e82e0497-401b-493b-ab66-61f85c09ed30"/>
    <ds:schemaRef ds:uri="http://purl.org/dc/elements/1.1/"/>
    <ds:schemaRef ds:uri="http://schemas.microsoft.com/office/2006/metadata/properties"/>
    <ds:schemaRef ds:uri="http://schemas.microsoft.com/sharepoint/v3"/>
    <ds:schemaRef ds:uri="http://schemas.microsoft.com/office/infopath/2007/PartnerControls"/>
    <ds:schemaRef ds:uri="http://www.w3.org/XML/1998/namespace"/>
    <ds:schemaRef ds:uri="http://purl.org/dc/terms/"/>
  </ds:schemaRefs>
</ds:datastoreItem>
</file>

<file path=customXml/itemProps4.xml><?xml version="1.0" encoding="utf-8"?>
<ds:datastoreItem xmlns:ds="http://schemas.openxmlformats.org/officeDocument/2006/customXml" ds:itemID="{A7257521-E8B6-40C3-BD8B-70ABC08B27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6.xml><?xml version="1.0" encoding="utf-8"?>
<ds:datastoreItem xmlns:ds="http://schemas.openxmlformats.org/officeDocument/2006/customXml" ds:itemID="{E0449AD4-50ED-46D7-915F-F141554D53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2702</TotalTime>
  <Pages>61</Pages>
  <Words>12688</Words>
  <Characters>63444</Characters>
  <Application>Microsoft Office Word</Application>
  <DocSecurity>0</DocSecurity>
  <Lines>528</Lines>
  <Paragraphs>151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75981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גרמן קגנובסקי</dc:creator>
  <cp:keywords/>
  <dc:description/>
  <cp:lastModifiedBy>גרמן קגנובסקי</cp:lastModifiedBy>
  <cp:revision>10</cp:revision>
  <cp:lastPrinted>2021-01-07T09:04:00Z</cp:lastPrinted>
  <dcterms:created xsi:type="dcterms:W3CDTF">2020-11-02T12:41:00Z</dcterms:created>
  <dcterms:modified xsi:type="dcterms:W3CDTF">2021-01-07T09:10:00Z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7ed947a7-5729-403b-8da8-1c1e022a07bd</vt:lpwstr>
  </property>
</Properties>
</file>