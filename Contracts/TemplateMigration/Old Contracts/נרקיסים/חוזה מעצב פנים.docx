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3A3FEF0"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hint="cs"/>
          <w:sz w:val="20"/>
          <w:szCs w:val="24"/>
          <w:rtl/>
          <w:lang w:eastAsia="he-IL"/>
        </w:rPr>
      </w:pPr>
    </w:p>
    <w:p w14:paraId="6577F023"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5445C56"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A971F1D"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2918D80"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64EE4BE7"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24E2C60B"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r w:rsidRPr="0045396B">
        <w:rPr>
          <w:rFonts w:ascii="Times New Roman" w:eastAsia="Times New Roman" w:hAnsi="Times New Roman" w:cs="David"/>
          <w:bCs/>
          <w:i/>
          <w:iCs/>
          <w:noProof/>
          <w:sz w:val="32"/>
          <w:szCs w:val="32"/>
        </w:rPr>
        <w:drawing>
          <wp:inline distT="0" distB="0" distL="0" distR="0" wp14:anchorId="19727416" wp14:editId="56DC403D">
            <wp:extent cx="5276850" cy="4667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3">
                      <a:extLst>
                        <a:ext uri="{28A0092B-C50C-407E-A947-70E740481C1C}">
                          <a14:useLocalDpi xmlns:a14="http://schemas.microsoft.com/office/drawing/2010/main" val="0"/>
                        </a:ext>
                      </a:extLst>
                    </a:blip>
                    <a:srcRect t="30597" b="23880"/>
                    <a:stretch>
                      <a:fillRect/>
                    </a:stretch>
                  </pic:blipFill>
                  <pic:spPr bwMode="auto">
                    <a:xfrm>
                      <a:off x="0" y="0"/>
                      <a:ext cx="5276850" cy="466725"/>
                    </a:xfrm>
                    <a:prstGeom prst="rect">
                      <a:avLst/>
                    </a:prstGeom>
                    <a:noFill/>
                    <a:ln>
                      <a:noFill/>
                    </a:ln>
                  </pic:spPr>
                </pic:pic>
              </a:graphicData>
            </a:graphic>
          </wp:inline>
        </w:drawing>
      </w:r>
    </w:p>
    <w:p w14:paraId="2AD467C4"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319DA6E4"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81846C2" w14:textId="77777777" w:rsidR="009A05A4" w:rsidRDefault="009A05A4"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65F305C" w14:textId="77777777" w:rsidR="009A05A4" w:rsidRDefault="009A05A4"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CCEEF86" w14:textId="77777777" w:rsid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45396B">
        <w:rPr>
          <w:rFonts w:ascii="Times New Roman" w:eastAsia="Times New Roman" w:hAnsi="Times New Roman" w:cs="David" w:hint="cs"/>
          <w:bCs/>
          <w:sz w:val="32"/>
          <w:szCs w:val="32"/>
          <w:u w:val="single"/>
          <w:rtl/>
          <w:lang w:eastAsia="he-IL"/>
        </w:rPr>
        <w:t>חוזה מעצב פנים</w:t>
      </w:r>
    </w:p>
    <w:p w14:paraId="19C7A0B4" w14:textId="77777777" w:rsidR="00CF37E4" w:rsidRDefault="00CF37E4"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A6CD5A3" w14:textId="77777777" w:rsidR="009A05A4" w:rsidRDefault="009A05A4" w:rsidP="009A05A4">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p w14:paraId="5C4C8330" w14:textId="77777777" w:rsidR="009A05A4" w:rsidRDefault="009A05A4" w:rsidP="009A05A4">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p w14:paraId="7E51B262" w14:textId="77777777" w:rsidR="009A05A4" w:rsidRDefault="009A05A4" w:rsidP="009A05A4">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sdt>
      <w:sdtPr>
        <w:rPr>
          <w:rFonts w:ascii="Times New Roman" w:eastAsia="Times New Roman" w:hAnsi="Times New Roman" w:cs="David"/>
          <w:bCs/>
          <w:color w:val="00B0F0"/>
          <w:sz w:val="32"/>
          <w:szCs w:val="32"/>
          <w:u w:val="single"/>
          <w:rtl/>
          <w:lang w:eastAsia="he-IL"/>
        </w:rPr>
        <w:alias w:val="שם הפרויקט"/>
        <w:tag w:val="cntProjectName"/>
        <w:id w:val="1124963249"/>
        <w:placeholder>
          <w:docPart w:val="20AE9C025641495FAD8A6F22A552E0E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p w14:paraId="1F3553A9" w14:textId="01F2A8BE" w:rsidR="0045396B" w:rsidRPr="009A05A4" w:rsidRDefault="00A538E1" w:rsidP="009A05A4">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ins w:id="0" w:author="גרמן קגנובסקי" w:date="2020-12-09T14:57:00Z">
            <w:r>
              <w:rPr>
                <w:rFonts w:ascii="Times New Roman" w:eastAsia="Times New Roman" w:hAnsi="Times New Roman" w:cs="David" w:hint="cs"/>
                <w:bCs/>
                <w:color w:val="00B0F0"/>
                <w:sz w:val="32"/>
                <w:szCs w:val="32"/>
                <w:u w:val="single"/>
                <w:rtl/>
                <w:lang w:eastAsia="he-IL"/>
              </w:rPr>
              <w:t>סביוני ראשון לציון</w:t>
            </w:r>
          </w:ins>
        </w:p>
      </w:sdtContent>
    </w:sdt>
    <w:p w14:paraId="5BD75030" w14:textId="77777777" w:rsidR="0045396B" w:rsidRPr="009A05A4" w:rsidRDefault="0045396B" w:rsidP="0045396B">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sdt>
      <w:sdtPr>
        <w:rPr>
          <w:rFonts w:ascii="Times New Roman" w:eastAsia="Times New Roman" w:hAnsi="Times New Roman" w:cs="David"/>
          <w:bCs/>
          <w:color w:val="00B0F0"/>
          <w:sz w:val="32"/>
          <w:szCs w:val="32"/>
          <w:u w:val="single"/>
          <w:rtl/>
          <w:lang w:eastAsia="he-IL"/>
        </w:rPr>
        <w:alias w:val="שם אתר"/>
        <w:tag w:val="cntSite"/>
        <w:id w:val="-1240408474"/>
        <w:placeholder>
          <w:docPart w:val="26D8EDE1EF564FB9BD899410AF8AEEF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p w14:paraId="6E2C1A73" w14:textId="454DDC3F" w:rsidR="00CF37E4" w:rsidRPr="009A05A4" w:rsidRDefault="005420F1" w:rsidP="003329AC">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ins w:id="1" w:author="גרמן קגנובסקי" w:date="2020-11-02T15:54:00Z">
            <w:r>
              <w:rPr>
                <w:rFonts w:ascii="Times New Roman" w:eastAsia="Times New Roman" w:hAnsi="Times New Roman" w:cs="David" w:hint="cs"/>
                <w:bCs/>
                <w:color w:val="00B0F0"/>
                <w:sz w:val="32"/>
                <w:szCs w:val="32"/>
                <w:u w:val="single"/>
                <w:rtl/>
                <w:lang w:eastAsia="he-IL"/>
              </w:rPr>
              <w:t>נרקיסים</w:t>
            </w:r>
          </w:ins>
        </w:p>
      </w:sdtContent>
    </w:sdt>
    <w:p w14:paraId="2CFFA5E4" w14:textId="77777777" w:rsidR="00CF37E4" w:rsidRPr="009A05A4" w:rsidRDefault="00CF37E4" w:rsidP="0045396B">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p w14:paraId="668BD5E5"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D99A9A1"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B0D4D7F"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862C9F8"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0EAF7D9"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13327FC"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291B474"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AC4B209"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6EEF2B0"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7E12799"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3B8F45E"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983A78C"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ABF60D3"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AF27CFB"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3B18C76"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D667E8E"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011F8CF" w14:textId="77777777" w:rsidR="0045396B" w:rsidRPr="009A05A4"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lang w:eastAsia="he-IL"/>
        </w:rPr>
      </w:pPr>
      <w:r w:rsidRPr="009A05A4">
        <w:rPr>
          <w:rFonts w:ascii="Times New Roman" w:eastAsia="Times New Roman" w:hAnsi="Times New Roman" w:cs="David"/>
          <w:bCs/>
          <w:sz w:val="32"/>
          <w:szCs w:val="32"/>
          <w:u w:val="single"/>
          <w:rtl/>
          <w:lang w:eastAsia="he-IL"/>
        </w:rPr>
        <w:br w:type="page"/>
      </w:r>
      <w:r w:rsidRPr="009A05A4">
        <w:rPr>
          <w:rFonts w:ascii="Times New Roman" w:eastAsia="Times New Roman" w:hAnsi="Times New Roman" w:cs="David" w:hint="cs"/>
          <w:bCs/>
          <w:sz w:val="32"/>
          <w:szCs w:val="32"/>
          <w:u w:val="single"/>
          <w:rtl/>
          <w:lang w:eastAsia="he-IL"/>
        </w:rPr>
        <w:lastRenderedPageBreak/>
        <w:t>חוזה</w:t>
      </w:r>
      <w:r w:rsidR="009A05A4" w:rsidRPr="009A05A4">
        <w:rPr>
          <w:rFonts w:ascii="Times New Roman" w:eastAsia="Times New Roman" w:hAnsi="Times New Roman" w:cs="David" w:hint="cs"/>
          <w:bCs/>
          <w:sz w:val="32"/>
          <w:szCs w:val="32"/>
          <w:u w:val="single"/>
          <w:rtl/>
          <w:lang w:eastAsia="he-IL"/>
        </w:rPr>
        <w:t xml:space="preserve"> מעצב פנים</w:t>
      </w:r>
    </w:p>
    <w:p w14:paraId="0C82F445"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16E1B118" w14:textId="67459875" w:rsidR="0045396B" w:rsidRPr="0045396B" w:rsidRDefault="0045396B" w:rsidP="009A05A4">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45396B">
        <w:rPr>
          <w:rFonts w:ascii="Times New Roman" w:eastAsia="Times New Roman" w:hAnsi="Times New Roman" w:cs="David" w:hint="cs"/>
          <w:sz w:val="20"/>
          <w:szCs w:val="24"/>
          <w:rtl/>
          <w:lang w:eastAsia="he-IL"/>
        </w:rPr>
        <w:t xml:space="preserve">שנערך ונחתם ביום </w:t>
      </w:r>
      <w:sdt>
        <w:sdtPr>
          <w:rPr>
            <w:rFonts w:ascii="Times New Roman" w:eastAsia="Times New Roman" w:hAnsi="Times New Roman" w:cs="David"/>
            <w:color w:val="800080"/>
            <w:sz w:val="24"/>
            <w:szCs w:val="24"/>
            <w:rtl/>
          </w:rPr>
          <w:alias w:val="תאריך חתימת חוזה"/>
          <w:tag w:val="cntSignDate"/>
          <w:id w:val="-501973257"/>
          <w:placeholder>
            <w:docPart w:val="F8655416947D45DE91524A0B0107927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0-12-09T00:00:00Z">
            <w:dateFormat w:val="dd/MM/yyyy"/>
            <w:lid w:val="he-IL"/>
            <w:storeMappedDataAs w:val="dateTime"/>
            <w:calendar w:val="gregorian"/>
          </w:date>
        </w:sdtPr>
        <w:sdtContent>
          <w:ins w:id="2" w:author="גרמן קגנובסקי" w:date="2020-12-09T15:15:00Z">
            <w:r w:rsidR="002E3856">
              <w:rPr>
                <w:rFonts w:ascii="Times New Roman" w:eastAsia="Times New Roman" w:hAnsi="Times New Roman" w:cs="David" w:hint="cs"/>
                <w:color w:val="800080"/>
                <w:sz w:val="24"/>
                <w:szCs w:val="24"/>
                <w:rtl/>
              </w:rPr>
              <w:t>‏09/12/2020</w:t>
            </w:r>
          </w:ins>
        </w:sdtContent>
      </w:sdt>
    </w:p>
    <w:p w14:paraId="6B5397C5" w14:textId="77777777" w:rsidR="0045396B" w:rsidRPr="0045396B" w:rsidRDefault="0045396B" w:rsidP="0045396B">
      <w:pPr>
        <w:widowControl w:val="0"/>
        <w:spacing w:before="0" w:beforeAutospacing="0" w:after="0" w:afterAutospacing="0" w:line="240" w:lineRule="auto"/>
        <w:rPr>
          <w:rFonts w:ascii="Times New Roman" w:eastAsia="Times New Roman" w:hAnsi="Times New Roman" w:cs="Times New Roman"/>
          <w:sz w:val="20"/>
          <w:szCs w:val="20"/>
          <w:rtl/>
        </w:rPr>
      </w:pPr>
    </w:p>
    <w:p w14:paraId="00F2474C"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69A5E348"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C0D3599" w14:textId="77777777" w:rsidR="0045396B" w:rsidRPr="0045396B" w:rsidRDefault="0045396B" w:rsidP="0045396B">
      <w:pPr>
        <w:widowControl w:val="0"/>
        <w:spacing w:before="0" w:beforeAutospacing="0" w:after="0" w:afterAutospacing="0" w:line="240" w:lineRule="auto"/>
        <w:ind w:left="3600" w:right="3600" w:firstLine="720"/>
        <w:outlineLvl w:val="1"/>
        <w:rPr>
          <w:rFonts w:ascii="Times New Roman" w:eastAsia="Times New Roman" w:hAnsi="Times New Roman" w:cs="David"/>
          <w:bCs/>
          <w:sz w:val="20"/>
          <w:szCs w:val="24"/>
          <w:rtl/>
          <w:lang w:eastAsia="he-IL"/>
        </w:rPr>
      </w:pPr>
      <w:r w:rsidRPr="0045396B">
        <w:rPr>
          <w:rFonts w:ascii="Times New Roman" w:eastAsia="Times New Roman" w:hAnsi="Times New Roman" w:cs="David" w:hint="cs"/>
          <w:bCs/>
          <w:sz w:val="20"/>
          <w:szCs w:val="24"/>
          <w:rtl/>
          <w:lang w:eastAsia="he-IL"/>
        </w:rPr>
        <w:t>ב י ן</w:t>
      </w:r>
    </w:p>
    <w:p w14:paraId="41CDF7DD" w14:textId="45241235" w:rsidR="00CF37E4" w:rsidRDefault="009A05A4" w:rsidP="00EE027A">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w:t>
      </w:r>
      <w:customXmlInsRangeStart w:id="3" w:author="גרמן קגנובסקי" w:date="2020-12-09T15:13:00Z"/>
      <w:sdt>
        <w:sdtPr>
          <w:rPr>
            <w:rFonts w:ascii="Times New Roman" w:eastAsia="Times New Roman" w:hAnsi="Times New Roman" w:cs="David" w:hint="cs"/>
            <w:sz w:val="20"/>
            <w:szCs w:val="24"/>
            <w:rtl/>
            <w:lang w:eastAsia="he-IL"/>
          </w:rPr>
          <w:alias w:val="צד א בחוזה"/>
          <w:tag w:val="cntTzadA"/>
          <w:id w:val="-615361631"/>
          <w:placeholder>
            <w:docPart w:val="EE697B3E17104EA0880A9AE05C00890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customXmlInsRangeEnd w:id="3"/>
          <w:ins w:id="4" w:author="גרמן קגנובסקי" w:date="2020-12-09T15:13:00Z">
            <w:r w:rsidR="002E3856">
              <w:rPr>
                <w:rFonts w:ascii="Times New Roman" w:eastAsia="Times New Roman" w:hAnsi="Times New Roman" w:cs="David" w:hint="cs"/>
                <w:sz w:val="20"/>
                <w:szCs w:val="24"/>
                <w:rtl/>
                <w:lang w:eastAsia="he-IL"/>
              </w:rPr>
              <w:br/>
              <w:t>א.מ.ד.ס מחיר למשתכן</w:t>
            </w:r>
            <w:r w:rsidR="002E3856">
              <w:rPr>
                <w:rFonts w:ascii="Times New Roman" w:eastAsia="Times New Roman" w:hAnsi="Times New Roman" w:cs="David" w:hint="cs"/>
                <w:sz w:val="20"/>
                <w:szCs w:val="24"/>
                <w:rtl/>
                <w:lang w:eastAsia="he-IL"/>
              </w:rPr>
              <w:br/>
              <w:t>יהונתן נתניהו 1ג', אור יהודה</w:t>
            </w:r>
            <w:r w:rsidR="002E3856">
              <w:rPr>
                <w:rFonts w:ascii="Times New Roman" w:eastAsia="Times New Roman" w:hAnsi="Times New Roman" w:cs="David" w:hint="cs"/>
                <w:sz w:val="20"/>
                <w:szCs w:val="24"/>
                <w:rtl/>
                <w:lang w:eastAsia="he-IL"/>
              </w:rPr>
              <w:br/>
              <w:t>ש.ר 540274883</w:t>
            </w:r>
            <w:r w:rsidR="002E3856">
              <w:rPr>
                <w:rFonts w:ascii="Times New Roman" w:eastAsia="Times New Roman" w:hAnsi="Times New Roman" w:cs="David" w:hint="cs"/>
                <w:sz w:val="20"/>
                <w:szCs w:val="24"/>
                <w:rtl/>
                <w:lang w:eastAsia="he-IL"/>
              </w:rPr>
              <w:br/>
            </w:r>
          </w:ins>
          <w:customXmlInsRangeStart w:id="5" w:author="גרמן קגנובסקי" w:date="2020-12-09T15:13:00Z"/>
        </w:sdtContent>
      </w:sdt>
      <w:customXmlInsRangeEnd w:id="5"/>
      <w:r>
        <w:rPr>
          <w:rFonts w:ascii="Times New Roman" w:eastAsia="Times New Roman" w:hAnsi="Times New Roman" w:cs="David" w:hint="cs"/>
          <w:sz w:val="20"/>
          <w:szCs w:val="24"/>
          <w:rtl/>
          <w:lang w:eastAsia="he-IL"/>
        </w:rPr>
        <w:t xml:space="preserve">   </w:t>
      </w:r>
      <w:customXmlDelRangeStart w:id="6" w:author="גרמן קגנובסקי" w:date="2020-12-09T15:13:00Z"/>
      <w:sdt>
        <w:sdtPr>
          <w:rPr>
            <w:rFonts w:ascii="Times New Roman" w:eastAsia="Times New Roman" w:hAnsi="Times New Roman" w:cs="David" w:hint="cs"/>
            <w:sz w:val="20"/>
            <w:szCs w:val="24"/>
            <w:rtl/>
            <w:lang w:eastAsia="he-IL"/>
          </w:rPr>
          <w:alias w:val="שם צד א"/>
          <w:tag w:val="cmtTzadAName"/>
          <w:id w:val="963767692"/>
          <w:placeholder>
            <w:docPart w:val="375994832DE1484AAED5F8C46BD894B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Content>
          <w:customXmlDelRangeEnd w:id="6"/>
          <w:customXmlDelRangeStart w:id="7" w:author="גרמן קגנובסקי" w:date="2020-12-09T15:13:00Z"/>
        </w:sdtContent>
      </w:sdt>
      <w:customXmlDelRangeEnd w:id="7"/>
    </w:p>
    <w:p w14:paraId="15AAA57D" w14:textId="77777777" w:rsidR="0045396B" w:rsidRPr="0045396B" w:rsidRDefault="0045396B" w:rsidP="0045396B">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45396B">
        <w:rPr>
          <w:rFonts w:ascii="Times New Roman" w:eastAsia="Times New Roman" w:hAnsi="Times New Roman" w:cs="David" w:hint="cs"/>
          <w:sz w:val="20"/>
          <w:szCs w:val="24"/>
          <w:rtl/>
          <w:lang w:eastAsia="he-IL"/>
        </w:rPr>
        <w:t>(להלן: "</w:t>
      </w:r>
      <w:r w:rsidRPr="0045396B">
        <w:rPr>
          <w:rFonts w:ascii="Times New Roman" w:eastAsia="Times New Roman" w:hAnsi="Times New Roman" w:cs="David" w:hint="cs"/>
          <w:b/>
          <w:bCs/>
          <w:sz w:val="20"/>
          <w:szCs w:val="24"/>
          <w:rtl/>
          <w:lang w:eastAsia="he-IL"/>
        </w:rPr>
        <w:t>המזמין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hint="cs"/>
          <w:bCs/>
          <w:sz w:val="20"/>
          <w:szCs w:val="24"/>
          <w:rtl/>
          <w:lang w:eastAsia="he-IL"/>
        </w:rPr>
        <w:t xml:space="preserve">       </w:t>
      </w:r>
    </w:p>
    <w:p w14:paraId="4E9B7BD5" w14:textId="77777777" w:rsidR="0045396B" w:rsidRPr="0045396B" w:rsidRDefault="0045396B" w:rsidP="0045396B">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45396B">
        <w:rPr>
          <w:rFonts w:ascii="Times New Roman" w:eastAsia="Times New Roman" w:hAnsi="Times New Roman" w:cs="David" w:hint="cs"/>
          <w:bCs/>
          <w:sz w:val="20"/>
          <w:szCs w:val="24"/>
          <w:rtl/>
          <w:lang w:eastAsia="he-IL"/>
        </w:rPr>
        <w:t xml:space="preserve">         מצד אחד;</w:t>
      </w:r>
    </w:p>
    <w:p w14:paraId="3DEA88E6" w14:textId="77777777" w:rsidR="0045396B" w:rsidRPr="0045396B" w:rsidRDefault="0045396B" w:rsidP="0045396B">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p>
    <w:p w14:paraId="6992B652" w14:textId="77777777" w:rsidR="0045396B" w:rsidRPr="0045396B" w:rsidRDefault="0045396B" w:rsidP="0045396B">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r w:rsidRPr="0045396B">
        <w:rPr>
          <w:rFonts w:ascii="Times New Roman" w:eastAsia="Times New Roman" w:hAnsi="Times New Roman" w:cs="David" w:hint="cs"/>
          <w:bCs/>
          <w:sz w:val="20"/>
          <w:szCs w:val="24"/>
          <w:rtl/>
          <w:lang w:eastAsia="he-IL"/>
        </w:rPr>
        <w:t>ל ב י ן</w:t>
      </w:r>
    </w:p>
    <w:p w14:paraId="3C694EAB"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sdt>
      <w:sdtPr>
        <w:rPr>
          <w:rFonts w:ascii="Times New Roman" w:eastAsia="Times New Roman" w:hAnsi="Times New Roman" w:cs="David"/>
          <w:color w:val="800080"/>
          <w:sz w:val="24"/>
          <w:szCs w:val="24"/>
          <w:rtl/>
        </w:rPr>
        <w:alias w:val="צדדים נוספים"/>
        <w:tag w:val="cntTzadB_x002C__x0020_cntTzadC_x002C__x0020_cntTzadD"/>
        <w:id w:val="2145466045"/>
        <w:placeholder>
          <w:docPart w:val="EE2AE74DC1484728BD0F5AD74A2FBDD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Content>
        <w:p w14:paraId="2EFBB8A9" w14:textId="778A414C" w:rsidR="0045396B" w:rsidRPr="0045396B" w:rsidRDefault="00EE027A" w:rsidP="00D95DCC">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del w:id="8" w:author="גרמן קגנובסקי" w:date="2020-12-09T15:06:00Z">
            <w:r w:rsidDel="00EE027A">
              <w:rPr>
                <w:rFonts w:ascii="Times New Roman" w:eastAsia="Times New Roman" w:hAnsi="Times New Roman" w:cs="David"/>
                <w:color w:val="800080"/>
                <w:sz w:val="24"/>
                <w:szCs w:val="24"/>
                <w:rtl/>
              </w:rPr>
              <w:br/>
            </w:r>
            <w:r w:rsidDel="00EE027A">
              <w:rPr>
                <w:rFonts w:ascii="Times New Roman" w:eastAsia="Times New Roman" w:hAnsi="Times New Roman" w:cs="David"/>
                <w:color w:val="800080"/>
                <w:sz w:val="24"/>
                <w:szCs w:val="24"/>
                <w:rtl/>
              </w:rPr>
              <w:br/>
            </w:r>
          </w:del>
          <w:ins w:id="9" w:author="גרמן קגנובסקי" w:date="2020-12-09T15:06:00Z">
            <w:r>
              <w:rPr>
                <w:rFonts w:ascii="Times New Roman" w:eastAsia="Times New Roman" w:hAnsi="Times New Roman" w:cs="David" w:hint="cs"/>
                <w:color w:val="800080"/>
                <w:sz w:val="24"/>
                <w:szCs w:val="24"/>
                <w:rtl/>
              </w:rPr>
              <w:br/>
              <w:t>מיכל גינזבורג</w:t>
            </w:r>
            <w:r>
              <w:rPr>
                <w:rFonts w:ascii="Times New Roman" w:eastAsia="Times New Roman" w:hAnsi="Times New Roman" w:cs="David" w:hint="cs"/>
                <w:color w:val="800080"/>
                <w:sz w:val="24"/>
                <w:szCs w:val="24"/>
                <w:rtl/>
              </w:rPr>
              <w:br/>
              <w:t>רשי 8 רמת השרון</w:t>
            </w:r>
            <w:r>
              <w:rPr>
                <w:rFonts w:ascii="Times New Roman" w:eastAsia="Times New Roman" w:hAnsi="Times New Roman" w:cs="David"/>
                <w:color w:val="800080"/>
                <w:sz w:val="24"/>
                <w:szCs w:val="24"/>
                <w:rtl/>
              </w:rPr>
              <w:br/>
            </w:r>
            <w:r>
              <w:rPr>
                <w:rFonts w:ascii="Times New Roman" w:eastAsia="Times New Roman" w:hAnsi="Times New Roman" w:cs="David" w:hint="cs"/>
                <w:color w:val="800080"/>
                <w:sz w:val="24"/>
                <w:szCs w:val="24"/>
                <w:rtl/>
              </w:rPr>
              <w:t>022646095</w:t>
            </w:r>
            <w:r>
              <w:rPr>
                <w:rFonts w:ascii="Times New Roman" w:eastAsia="Times New Roman" w:hAnsi="Times New Roman" w:cs="David"/>
                <w:color w:val="800080"/>
                <w:sz w:val="24"/>
                <w:szCs w:val="24"/>
                <w:rtl/>
              </w:rPr>
              <w:br/>
            </w:r>
            <w:r>
              <w:rPr>
                <w:rFonts w:ascii="Times New Roman" w:eastAsia="Times New Roman" w:hAnsi="Times New Roman" w:cs="David" w:hint="cs"/>
                <w:color w:val="800080"/>
                <w:sz w:val="24"/>
                <w:szCs w:val="24"/>
                <w:rtl/>
              </w:rPr>
              <w:br/>
            </w:r>
          </w:ins>
        </w:p>
      </w:sdtContent>
    </w:sdt>
    <w:p w14:paraId="09E7EA43" w14:textId="77777777" w:rsidR="0045396B" w:rsidRPr="0045396B" w:rsidRDefault="0045396B" w:rsidP="0045396B">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45396B">
        <w:rPr>
          <w:rFonts w:ascii="Times New Roman" w:eastAsia="Times New Roman" w:hAnsi="Times New Roman" w:cs="David" w:hint="cs"/>
          <w:sz w:val="20"/>
          <w:szCs w:val="24"/>
          <w:rtl/>
          <w:lang w:eastAsia="he-IL"/>
        </w:rPr>
        <w:t>(להלן: "</w:t>
      </w:r>
      <w:r w:rsidRPr="0045396B">
        <w:rPr>
          <w:rFonts w:ascii="Times New Roman" w:eastAsia="Times New Roman" w:hAnsi="Times New Roman" w:cs="David" w:hint="cs"/>
          <w:b/>
          <w:bCs/>
          <w:sz w:val="20"/>
          <w:szCs w:val="24"/>
          <w:rtl/>
          <w:lang w:eastAsia="he-IL"/>
        </w:rPr>
        <w:t>המתכנן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hint="cs"/>
          <w:bCs/>
          <w:sz w:val="20"/>
          <w:szCs w:val="24"/>
          <w:rtl/>
          <w:lang w:eastAsia="he-IL"/>
        </w:rPr>
        <w:t xml:space="preserve">  </w:t>
      </w:r>
    </w:p>
    <w:p w14:paraId="2112CF07"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45396B">
        <w:rPr>
          <w:rFonts w:ascii="Times New Roman" w:eastAsia="Times New Roman" w:hAnsi="Times New Roman" w:cs="David" w:hint="cs"/>
          <w:bCs/>
          <w:sz w:val="20"/>
          <w:szCs w:val="24"/>
          <w:rtl/>
          <w:lang w:eastAsia="he-IL"/>
        </w:rPr>
        <w:t xml:space="preserve">         מצד שני;</w:t>
      </w:r>
    </w:p>
    <w:p w14:paraId="699D0C58"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48EF6CC7" w14:textId="77777777" w:rsidR="0045396B" w:rsidRPr="0045396B" w:rsidRDefault="0045396B" w:rsidP="0045396B">
      <w:pPr>
        <w:widowControl w:val="0"/>
        <w:spacing w:before="0" w:beforeAutospacing="0" w:after="480" w:afterAutospacing="0" w:line="240" w:lineRule="auto"/>
        <w:ind w:left="1440" w:hanging="1440"/>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rtl/>
          <w:lang w:eastAsia="he-IL"/>
        </w:rPr>
        <w:t>והואיל:</w:t>
      </w:r>
      <w:r w:rsidRPr="0045396B">
        <w:rPr>
          <w:rFonts w:ascii="Times New Roman" w:eastAsia="Times New Roman" w:hAnsi="Times New Roman" w:cs="David"/>
          <w:bCs/>
          <w:sz w:val="20"/>
          <w:szCs w:val="24"/>
          <w:rtl/>
          <w:lang w:eastAsia="he-IL"/>
        </w:rPr>
        <w:tab/>
      </w:r>
      <w:r w:rsidRPr="0045396B">
        <w:rPr>
          <w:rFonts w:ascii="Times New Roman" w:eastAsia="Times New Roman" w:hAnsi="Times New Roman" w:cs="David"/>
          <w:sz w:val="20"/>
          <w:szCs w:val="24"/>
          <w:rtl/>
          <w:lang w:eastAsia="he-IL"/>
        </w:rPr>
        <w:t>וברצון המזמין למסור למתכנן את ביצוע שירותי המתכנן כמפורט להלן, כל זאת בתנאים המפורטים להלן בחוזה זה והמתכנן הסכים לקבל על עצמו את העבודה הנ"ל;</w:t>
      </w:r>
    </w:p>
    <w:p w14:paraId="242CDBD9" w14:textId="77777777" w:rsidR="0045396B" w:rsidRPr="0045396B" w:rsidRDefault="0045396B" w:rsidP="0045396B">
      <w:pPr>
        <w:widowControl w:val="0"/>
        <w:spacing w:before="0" w:beforeAutospacing="0" w:after="360" w:afterAutospacing="0" w:line="240" w:lineRule="auto"/>
        <w:jc w:val="center"/>
        <w:outlineLvl w:val="1"/>
        <w:rPr>
          <w:rFonts w:ascii="Times New Roman" w:eastAsia="Times New Roman" w:hAnsi="Times New Roman" w:cs="David"/>
          <w:bCs/>
          <w:sz w:val="20"/>
          <w:szCs w:val="24"/>
          <w:rtl/>
          <w:lang w:eastAsia="he-IL"/>
        </w:rPr>
      </w:pPr>
      <w:r w:rsidRPr="0045396B">
        <w:rPr>
          <w:rFonts w:ascii="Times New Roman" w:eastAsia="Times New Roman" w:hAnsi="Times New Roman" w:cs="David"/>
          <w:bCs/>
          <w:sz w:val="20"/>
          <w:szCs w:val="24"/>
          <w:rtl/>
          <w:lang w:eastAsia="he-IL"/>
        </w:rPr>
        <w:t>לפיכך הותנה והוסכם בין הצדדים כדלקמן:</w:t>
      </w:r>
    </w:p>
    <w:p w14:paraId="67FAC73B" w14:textId="77777777" w:rsidR="0045396B" w:rsidRPr="0045396B" w:rsidRDefault="0045396B" w:rsidP="0045396B">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sz w:val="20"/>
          <w:szCs w:val="24"/>
          <w:rtl/>
          <w:lang w:eastAsia="he-IL"/>
        </w:rPr>
      </w:pPr>
      <w:r w:rsidRPr="0045396B">
        <w:rPr>
          <w:rFonts w:ascii="Times New Roman" w:eastAsia="Times New Roman" w:hAnsi="Times New Roman" w:cs="David"/>
          <w:b/>
          <w:bCs/>
          <w:sz w:val="20"/>
          <w:szCs w:val="24"/>
          <w:u w:val="single"/>
          <w:rtl/>
          <w:lang w:eastAsia="he-IL"/>
        </w:rPr>
        <w:t>מבוא</w:t>
      </w:r>
    </w:p>
    <w:p w14:paraId="1ABA1381" w14:textId="77777777" w:rsidR="0045396B" w:rsidRPr="0045396B" w:rsidRDefault="0045396B" w:rsidP="0045396B">
      <w:pPr>
        <w:widowControl w:val="0"/>
        <w:numPr>
          <w:ilvl w:val="1"/>
          <w:numId w:val="1"/>
        </w:numPr>
        <w:spacing w:before="0" w:beforeAutospacing="0" w:after="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למונחים הבאים יהא הפרוש הנקוב בצידם דהיינו:</w:t>
      </w:r>
    </w:p>
    <w:p w14:paraId="6F8AF302" w14:textId="77777777" w:rsidR="0045396B" w:rsidRPr="0045396B" w:rsidRDefault="0045396B" w:rsidP="0045396B">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p>
    <w:p w14:paraId="409987F1"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rtl/>
          <w:lang w:eastAsia="he-IL"/>
        </w:rPr>
        <w:t>"הפרויקט"</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t xml:space="preserve">כמוגדר בנספח </w:t>
      </w:r>
      <w:r w:rsidRPr="0045396B">
        <w:rPr>
          <w:rFonts w:ascii="Times New Roman" w:eastAsia="Times New Roman" w:hAnsi="Times New Roman" w:cs="David"/>
          <w:b/>
          <w:bCs/>
          <w:sz w:val="20"/>
          <w:szCs w:val="24"/>
          <w:rtl/>
          <w:lang w:eastAsia="he-IL"/>
        </w:rPr>
        <w:t>א'</w:t>
      </w:r>
      <w:r w:rsidRPr="0045396B">
        <w:rPr>
          <w:rFonts w:ascii="Times New Roman" w:eastAsia="Times New Roman" w:hAnsi="Times New Roman" w:cs="David"/>
          <w:sz w:val="20"/>
          <w:szCs w:val="24"/>
          <w:rtl/>
          <w:lang w:eastAsia="he-IL"/>
        </w:rPr>
        <w:t xml:space="preserve"> המצ"ב.</w:t>
      </w:r>
    </w:p>
    <w:p w14:paraId="5D00F7E6"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9331A1C"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rtl/>
          <w:lang w:eastAsia="he-IL"/>
        </w:rPr>
        <w:t xml:space="preserve">"התכנית" </w:t>
      </w:r>
      <w:r w:rsidRPr="0045396B">
        <w:rPr>
          <w:rFonts w:ascii="Times New Roman" w:eastAsia="Times New Roman" w:hAnsi="Times New Roman" w:cs="David"/>
          <w:sz w:val="20"/>
          <w:szCs w:val="24"/>
          <w:rtl/>
          <w:lang w:eastAsia="he-IL"/>
        </w:rPr>
        <w:t>/</w:t>
      </w:r>
    </w:p>
    <w:p w14:paraId="087D58B3"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45396B">
        <w:rPr>
          <w:rFonts w:ascii="Times New Roman" w:eastAsia="Times New Roman" w:hAnsi="Times New Roman" w:cs="David"/>
          <w:b/>
          <w:bCs/>
          <w:sz w:val="20"/>
          <w:szCs w:val="24"/>
          <w:rtl/>
          <w:lang w:eastAsia="he-IL"/>
        </w:rPr>
        <w:t>"המקרקעין"</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t xml:space="preserve">כמוגדר בנספח </w:t>
      </w:r>
      <w:r w:rsidRPr="0045396B">
        <w:rPr>
          <w:rFonts w:ascii="Times New Roman" w:eastAsia="Times New Roman" w:hAnsi="Times New Roman" w:cs="David"/>
          <w:b/>
          <w:bCs/>
          <w:sz w:val="20"/>
          <w:szCs w:val="24"/>
          <w:rtl/>
          <w:lang w:eastAsia="he-IL"/>
        </w:rPr>
        <w:t>א'</w:t>
      </w:r>
      <w:r w:rsidRPr="0045396B">
        <w:rPr>
          <w:rFonts w:ascii="Times New Roman" w:eastAsia="Times New Roman" w:hAnsi="Times New Roman" w:cs="David"/>
          <w:sz w:val="20"/>
          <w:szCs w:val="24"/>
          <w:rtl/>
          <w:lang w:eastAsia="he-IL"/>
        </w:rPr>
        <w:t xml:space="preserve"> המצ"ב.</w:t>
      </w:r>
    </w:p>
    <w:p w14:paraId="4BC08B2A"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4A7B6AE" w14:textId="77777777" w:rsidR="0045396B" w:rsidRPr="0045396B" w:rsidRDefault="0045396B" w:rsidP="0045396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rtl/>
          <w:lang w:eastAsia="he-IL"/>
        </w:rPr>
        <w:t>"האתר"</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t>שטח התכנית/המקרקעין לרבות כל חלק ממנו כפי שיקבע ע"י המזמין מעת לעת על פי שיקול דעתו הבלעדי.</w:t>
      </w:r>
    </w:p>
    <w:p w14:paraId="211804AF"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1786E63" w14:textId="77777777" w:rsidR="0045396B" w:rsidRPr="0045396B" w:rsidRDefault="0045396B" w:rsidP="0045396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b/>
          <w:bCs/>
          <w:sz w:val="20"/>
          <w:szCs w:val="24"/>
          <w:rtl/>
          <w:lang w:eastAsia="he-IL"/>
        </w:rPr>
        <w:t>היועצים</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t xml:space="preserve">מתכננים, אדריכלים, מהנדסים, יועצים מקצועיים, ובעלי מקצוע הנדסי וטכנולוגי אחרים שיועסקו ע"י המזמין ו/או הרשות המקומית בקשר לפרויקט, פרט </w:t>
      </w:r>
      <w:r w:rsidRPr="0045396B">
        <w:rPr>
          <w:rFonts w:ascii="Times New Roman" w:eastAsia="Times New Roman" w:hAnsi="Times New Roman" w:cs="David"/>
          <w:sz w:val="20"/>
          <w:szCs w:val="24"/>
          <w:rtl/>
          <w:lang w:eastAsia="he-IL"/>
        </w:rPr>
        <w:lastRenderedPageBreak/>
        <w:t>למתכנן.</w:t>
      </w:r>
    </w:p>
    <w:p w14:paraId="742FAA5F"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3A7F99E" w14:textId="77777777" w:rsidR="0045396B" w:rsidRPr="0045396B" w:rsidRDefault="0045396B" w:rsidP="0045396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b/>
          <w:bCs/>
          <w:sz w:val="20"/>
          <w:szCs w:val="24"/>
          <w:rtl/>
          <w:lang w:eastAsia="he-IL"/>
        </w:rPr>
        <w:t>התכניות</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המתכנן תוך כדי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שרותי המתכנן,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45396B">
        <w:rPr>
          <w:rFonts w:ascii="Times New Roman" w:eastAsia="Times New Roman" w:hAnsi="Times New Roman" w:cs="David"/>
          <w:b/>
          <w:bCs/>
          <w:sz w:val="20"/>
          <w:szCs w:val="24"/>
          <w:rtl/>
          <w:lang w:eastAsia="he-IL"/>
        </w:rPr>
        <w:t>ח'</w:t>
      </w:r>
      <w:r w:rsidRPr="0045396B">
        <w:rPr>
          <w:rFonts w:ascii="Times New Roman" w:eastAsia="Times New Roman" w:hAnsi="Times New Roman" w:cs="David"/>
          <w:sz w:val="20"/>
          <w:szCs w:val="24"/>
          <w:rtl/>
          <w:lang w:eastAsia="he-IL"/>
        </w:rPr>
        <w:t>. כל המסמכים שיערכו ע"י המתכנן כאמור יערכו בשפה העברית.</w:t>
      </w:r>
    </w:p>
    <w:p w14:paraId="3E200D06"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EA064DC"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b/>
          <w:bCs/>
          <w:sz w:val="20"/>
          <w:szCs w:val="24"/>
          <w:rtl/>
          <w:lang w:eastAsia="he-IL"/>
        </w:rPr>
        <w:t>שירותי</w:t>
      </w:r>
    </w:p>
    <w:p w14:paraId="1A4A4948"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45396B">
        <w:rPr>
          <w:rFonts w:ascii="Times New Roman" w:eastAsia="Times New Roman" w:hAnsi="Times New Roman" w:cs="David"/>
          <w:b/>
          <w:bCs/>
          <w:sz w:val="20"/>
          <w:szCs w:val="24"/>
          <w:rtl/>
          <w:lang w:eastAsia="he-IL"/>
        </w:rPr>
        <w:t xml:space="preserve"> המתכנן</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r>
    </w:p>
    <w:p w14:paraId="2EE9FE4A"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b/>
          <w:bCs/>
          <w:sz w:val="20"/>
          <w:szCs w:val="24"/>
          <w:rtl/>
          <w:lang w:eastAsia="he-IL"/>
        </w:rPr>
        <w:t>השירותים</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t xml:space="preserve">השירותים כמוגדר וכמפורט בחוזה זה ובנספח </w:t>
      </w:r>
      <w:r w:rsidRPr="0045396B">
        <w:rPr>
          <w:rFonts w:ascii="Times New Roman" w:eastAsia="Times New Roman" w:hAnsi="Times New Roman" w:cs="David"/>
          <w:b/>
          <w:bCs/>
          <w:sz w:val="20"/>
          <w:szCs w:val="24"/>
          <w:rtl/>
          <w:lang w:eastAsia="he-IL"/>
        </w:rPr>
        <w:t>ב'</w:t>
      </w:r>
      <w:r w:rsidRPr="0045396B">
        <w:rPr>
          <w:rFonts w:ascii="Times New Roman" w:eastAsia="Times New Roman" w:hAnsi="Times New Roman" w:cs="David" w:hint="cs"/>
          <w:b/>
          <w:bCs/>
          <w:sz w:val="20"/>
          <w:szCs w:val="24"/>
          <w:rtl/>
          <w:lang w:eastAsia="he-IL"/>
        </w:rPr>
        <w:t xml:space="preserve"> </w:t>
      </w:r>
      <w:r w:rsidRPr="0045396B">
        <w:rPr>
          <w:rFonts w:ascii="Times New Roman" w:eastAsia="Times New Roman" w:hAnsi="Times New Roman" w:cs="David" w:hint="cs"/>
          <w:sz w:val="20"/>
          <w:szCs w:val="24"/>
          <w:rtl/>
          <w:lang w:eastAsia="he-IL"/>
        </w:rPr>
        <w:t>המצ"ב</w:t>
      </w:r>
      <w:r w:rsidRPr="0045396B">
        <w:rPr>
          <w:rFonts w:ascii="Times New Roman" w:eastAsia="Times New Roman" w:hAnsi="Times New Roman" w:cs="David"/>
          <w:sz w:val="20"/>
          <w:szCs w:val="24"/>
          <w:rtl/>
          <w:lang w:eastAsia="he-IL"/>
        </w:rPr>
        <w:t>.</w:t>
      </w:r>
    </w:p>
    <w:p w14:paraId="61CD1A06"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146C3A6A" w14:textId="77777777" w:rsidR="0045396B" w:rsidRPr="0045396B" w:rsidRDefault="0045396B" w:rsidP="0045396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b/>
          <w:bCs/>
          <w:sz w:val="20"/>
          <w:szCs w:val="24"/>
          <w:rtl/>
          <w:lang w:eastAsia="he-IL"/>
        </w:rPr>
        <w:t>המנהל</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1709AD02"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93ED78D"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t>מקום שמדובר בחוזה זה במזמין - גם המנהל במשמע.</w:t>
      </w:r>
    </w:p>
    <w:p w14:paraId="2AE03469"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647611B"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b/>
          <w:bCs/>
          <w:sz w:val="20"/>
          <w:szCs w:val="24"/>
          <w:rtl/>
          <w:lang w:eastAsia="he-IL"/>
        </w:rPr>
        <w:t>החוזה</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hint="cs"/>
          <w:sz w:val="20"/>
          <w:szCs w:val="24"/>
          <w:rtl/>
          <w:lang w:eastAsia="he-IL"/>
        </w:rPr>
        <w:t>/</w:t>
      </w:r>
    </w:p>
    <w:p w14:paraId="2B653528"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hint="cs"/>
          <w:b/>
          <w:bCs/>
          <w:sz w:val="20"/>
          <w:szCs w:val="24"/>
          <w:rtl/>
          <w:lang w:eastAsia="he-IL"/>
        </w:rPr>
        <w:t>ההסכם</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t>חוזה זה על נספחיו.</w:t>
      </w:r>
    </w:p>
    <w:p w14:paraId="64B50C2E" w14:textId="77777777" w:rsidR="0045396B" w:rsidRPr="0045396B" w:rsidRDefault="0045396B" w:rsidP="0045396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p>
    <w:p w14:paraId="10A139F3" w14:textId="77777777" w:rsidR="0045396B" w:rsidRPr="0045396B" w:rsidRDefault="0045396B" w:rsidP="0045396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b/>
          <w:bCs/>
          <w:sz w:val="20"/>
          <w:szCs w:val="24"/>
          <w:rtl/>
          <w:lang w:eastAsia="he-IL"/>
        </w:rPr>
        <w:t>הדין</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t>כהגדרתו בחוק ה</w:t>
      </w:r>
      <w:r w:rsidRPr="0045396B">
        <w:rPr>
          <w:rFonts w:ascii="Times New Roman" w:eastAsia="Times New Roman" w:hAnsi="Times New Roman" w:cs="David" w:hint="cs"/>
          <w:sz w:val="20"/>
          <w:szCs w:val="24"/>
          <w:rtl/>
          <w:lang w:eastAsia="he-IL"/>
        </w:rPr>
        <w:t>פרשנות, התשמ"א-1981</w:t>
      </w:r>
      <w:r w:rsidRPr="0045396B">
        <w:rPr>
          <w:rFonts w:ascii="Times New Roman" w:eastAsia="Times New Roman" w:hAnsi="Times New Roman" w:cs="David"/>
          <w:sz w:val="20"/>
          <w:szCs w:val="24"/>
          <w:rtl/>
          <w:lang w:eastAsia="he-IL"/>
        </w:rPr>
        <w:t xml:space="preserve"> לרבות כל </w:t>
      </w:r>
      <w:r w:rsidRPr="0045396B">
        <w:rPr>
          <w:rFonts w:ascii="Times New Roman" w:eastAsia="Times New Roman" w:hAnsi="Times New Roman" w:cs="David" w:hint="cs"/>
          <w:sz w:val="20"/>
          <w:szCs w:val="24"/>
          <w:rtl/>
          <w:lang w:eastAsia="he-IL"/>
        </w:rPr>
        <w:t xml:space="preserve">תקנה ו/או </w:t>
      </w:r>
      <w:r w:rsidRPr="0045396B">
        <w:rPr>
          <w:rFonts w:ascii="Times New Roman" w:eastAsia="Times New Roman" w:hAnsi="Times New Roman" w:cs="David"/>
          <w:sz w:val="20"/>
          <w:szCs w:val="24"/>
          <w:rtl/>
          <w:lang w:eastAsia="he-IL"/>
        </w:rPr>
        <w:t>הוראה של רשות מוסמכת בתוקף סמכותה על פי הדין.</w:t>
      </w:r>
    </w:p>
    <w:p w14:paraId="1438CEB6"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25ECEC4"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b/>
          <w:bCs/>
          <w:sz w:val="20"/>
          <w:szCs w:val="24"/>
          <w:rtl/>
          <w:lang w:eastAsia="he-IL"/>
        </w:rPr>
        <w:t>הרשות</w:t>
      </w:r>
    </w:p>
    <w:p w14:paraId="6A2F2D50"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45396B">
        <w:rPr>
          <w:rFonts w:ascii="Times New Roman" w:eastAsia="Times New Roman" w:hAnsi="Times New Roman" w:cs="David"/>
          <w:b/>
          <w:bCs/>
          <w:sz w:val="20"/>
          <w:szCs w:val="24"/>
          <w:rtl/>
          <w:lang w:eastAsia="he-IL"/>
        </w:rPr>
        <w:t xml:space="preserve"> המקומית</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t xml:space="preserve">כמוגדר בנספח </w:t>
      </w:r>
      <w:r w:rsidRPr="0045396B">
        <w:rPr>
          <w:rFonts w:ascii="Times New Roman" w:eastAsia="Times New Roman" w:hAnsi="Times New Roman" w:cs="David"/>
          <w:b/>
          <w:bCs/>
          <w:sz w:val="20"/>
          <w:szCs w:val="24"/>
          <w:rtl/>
          <w:lang w:eastAsia="he-IL"/>
        </w:rPr>
        <w:t>א'</w:t>
      </w:r>
      <w:r w:rsidRPr="0045396B">
        <w:rPr>
          <w:rFonts w:ascii="Times New Roman" w:eastAsia="Times New Roman" w:hAnsi="Times New Roman" w:cs="David"/>
          <w:sz w:val="20"/>
          <w:szCs w:val="24"/>
          <w:rtl/>
          <w:lang w:eastAsia="he-IL"/>
        </w:rPr>
        <w:t xml:space="preserve"> המצ"ב.</w:t>
      </w:r>
    </w:p>
    <w:p w14:paraId="2EEA366C"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A369756"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b/>
          <w:bCs/>
          <w:sz w:val="20"/>
          <w:szCs w:val="24"/>
          <w:rtl/>
          <w:lang w:eastAsia="he-IL"/>
        </w:rPr>
        <w:t>חוזה</w:t>
      </w:r>
    </w:p>
    <w:p w14:paraId="4B58B0BB" w14:textId="77777777" w:rsidR="0045396B" w:rsidRPr="0045396B" w:rsidRDefault="0045396B" w:rsidP="0045396B">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r w:rsidRPr="0045396B">
        <w:rPr>
          <w:rFonts w:ascii="Times New Roman" w:eastAsia="Times New Roman" w:hAnsi="Times New Roman" w:cs="David"/>
          <w:b/>
          <w:bCs/>
          <w:sz w:val="20"/>
          <w:szCs w:val="24"/>
          <w:rtl/>
          <w:lang w:eastAsia="he-IL"/>
        </w:rPr>
        <w:t xml:space="preserve"> הפיתוח</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t xml:space="preserve">כמוגדר בנספח </w:t>
      </w:r>
      <w:r w:rsidRPr="0045396B">
        <w:rPr>
          <w:rFonts w:ascii="Times New Roman" w:eastAsia="Times New Roman" w:hAnsi="Times New Roman" w:cs="David"/>
          <w:b/>
          <w:bCs/>
          <w:sz w:val="20"/>
          <w:szCs w:val="24"/>
          <w:rtl/>
          <w:lang w:eastAsia="he-IL"/>
        </w:rPr>
        <w:t>א'</w:t>
      </w:r>
      <w:r w:rsidRPr="0045396B">
        <w:rPr>
          <w:rFonts w:ascii="Times New Roman" w:eastAsia="Times New Roman" w:hAnsi="Times New Roman" w:cs="David" w:hint="cs"/>
          <w:sz w:val="20"/>
          <w:szCs w:val="24"/>
          <w:rtl/>
          <w:lang w:eastAsia="he-IL"/>
        </w:rPr>
        <w:t xml:space="preserve"> המצ"ב</w:t>
      </w:r>
      <w:r w:rsidRPr="0045396B">
        <w:rPr>
          <w:rFonts w:ascii="Times New Roman" w:eastAsia="Times New Roman" w:hAnsi="Times New Roman" w:cs="David"/>
          <w:sz w:val="20"/>
          <w:szCs w:val="24"/>
          <w:rtl/>
          <w:lang w:eastAsia="he-IL"/>
        </w:rPr>
        <w:t>.</w:t>
      </w:r>
    </w:p>
    <w:p w14:paraId="2480E4C1" w14:textId="77777777" w:rsidR="0045396B" w:rsidRPr="0045396B" w:rsidRDefault="0045396B" w:rsidP="0045396B">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p>
    <w:p w14:paraId="7FD48C63" w14:textId="77777777" w:rsidR="0045396B" w:rsidRPr="0045396B" w:rsidRDefault="0045396B" w:rsidP="0045396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הכותרות בחוזה זה </w:t>
      </w:r>
      <w:r w:rsidRPr="0045396B">
        <w:rPr>
          <w:rFonts w:ascii="Times New Roman" w:eastAsia="Times New Roman" w:hAnsi="Times New Roman" w:cs="David" w:hint="cs"/>
          <w:sz w:val="20"/>
          <w:szCs w:val="24"/>
          <w:rtl/>
          <w:lang w:eastAsia="he-IL"/>
        </w:rPr>
        <w:t xml:space="preserve">הינן לנוחיות בלבד ובכל מקרה </w:t>
      </w:r>
      <w:r w:rsidRPr="0045396B">
        <w:rPr>
          <w:rFonts w:ascii="Times New Roman" w:eastAsia="Times New Roman" w:hAnsi="Times New Roman" w:cs="David"/>
          <w:sz w:val="20"/>
          <w:szCs w:val="24"/>
          <w:rtl/>
          <w:lang w:eastAsia="he-IL"/>
        </w:rPr>
        <w:t xml:space="preserve">לא ישמשו </w:t>
      </w:r>
      <w:r w:rsidRPr="0045396B">
        <w:rPr>
          <w:rFonts w:ascii="Times New Roman" w:eastAsia="Times New Roman" w:hAnsi="Times New Roman" w:cs="David" w:hint="cs"/>
          <w:sz w:val="20"/>
          <w:szCs w:val="24"/>
          <w:rtl/>
          <w:lang w:eastAsia="he-IL"/>
        </w:rPr>
        <w:t>ל</w:t>
      </w:r>
      <w:r w:rsidRPr="0045396B">
        <w:rPr>
          <w:rFonts w:ascii="Times New Roman" w:eastAsia="Times New Roman" w:hAnsi="Times New Roman" w:cs="David"/>
          <w:sz w:val="20"/>
          <w:szCs w:val="24"/>
          <w:rtl/>
          <w:lang w:eastAsia="he-IL"/>
        </w:rPr>
        <w:t>פרש</w:t>
      </w:r>
      <w:r w:rsidRPr="0045396B">
        <w:rPr>
          <w:rFonts w:ascii="Times New Roman" w:eastAsia="Times New Roman" w:hAnsi="Times New Roman" w:cs="David" w:hint="cs"/>
          <w:sz w:val="20"/>
          <w:szCs w:val="24"/>
          <w:rtl/>
          <w:lang w:eastAsia="he-IL"/>
        </w:rPr>
        <w:t>נות</w:t>
      </w:r>
      <w:r w:rsidRPr="0045396B">
        <w:rPr>
          <w:rFonts w:ascii="Times New Roman" w:eastAsia="Times New Roman" w:hAnsi="Times New Roman" w:cs="David"/>
          <w:sz w:val="20"/>
          <w:szCs w:val="24"/>
          <w:rtl/>
          <w:lang w:eastAsia="he-IL"/>
        </w:rPr>
        <w:t>ו.</w:t>
      </w:r>
    </w:p>
    <w:p w14:paraId="181AAEB9" w14:textId="77777777" w:rsidR="0045396B" w:rsidRPr="0045396B" w:rsidRDefault="0045396B" w:rsidP="0045396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הנספחים לחוזה זה מהווים חלק בלתי נפרד הימנו ואלה הם:</w:t>
      </w:r>
    </w:p>
    <w:p w14:paraId="52ADB351" w14:textId="77777777" w:rsidR="0045396B" w:rsidRPr="0045396B" w:rsidRDefault="0045396B" w:rsidP="0045396B">
      <w:pPr>
        <w:widowControl w:val="0"/>
        <w:spacing w:before="0" w:beforeAutospacing="0" w:after="0" w:afterAutospacing="0" w:line="240" w:lineRule="auto"/>
        <w:ind w:left="720"/>
        <w:jc w:val="both"/>
        <w:rPr>
          <w:rFonts w:ascii="Times New Roman" w:eastAsia="Times New Roman" w:hAnsi="Times New Roman" w:cs="David"/>
          <w:bCs/>
          <w:sz w:val="20"/>
          <w:szCs w:val="24"/>
          <w:rtl/>
          <w:lang w:eastAsia="he-IL"/>
        </w:rPr>
      </w:pPr>
    </w:p>
    <w:p w14:paraId="6CC50889" w14:textId="77777777" w:rsidR="0045396B" w:rsidRPr="0045396B" w:rsidRDefault="0045396B" w:rsidP="0045396B">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rtl/>
          <w:lang w:eastAsia="he-IL"/>
        </w:rPr>
        <w:t xml:space="preserve">נספח א' </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t>נספח כללי;</w:t>
      </w:r>
    </w:p>
    <w:p w14:paraId="5DE54F00" w14:textId="77777777" w:rsidR="0045396B" w:rsidRPr="0045396B" w:rsidRDefault="0045396B" w:rsidP="0045396B">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rtl/>
          <w:lang w:eastAsia="he-IL"/>
        </w:rPr>
        <w:t>נספח ב'</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sz w:val="20"/>
          <w:szCs w:val="24"/>
          <w:rtl/>
          <w:lang w:eastAsia="he-IL"/>
        </w:rPr>
        <w:tab/>
        <w:t>שירותי המתכנן;</w:t>
      </w:r>
    </w:p>
    <w:p w14:paraId="4114AE1C" w14:textId="77777777" w:rsidR="0045396B" w:rsidRPr="0045396B" w:rsidRDefault="0045396B" w:rsidP="0045396B">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45396B">
        <w:rPr>
          <w:rFonts w:ascii="Times New Roman" w:eastAsia="Times New Roman" w:hAnsi="Times New Roman" w:cs="David"/>
          <w:b/>
          <w:bCs/>
          <w:color w:val="000000"/>
          <w:sz w:val="20"/>
          <w:szCs w:val="24"/>
          <w:rtl/>
          <w:lang w:eastAsia="he-IL"/>
        </w:rPr>
        <w:t>נספח ג'</w:t>
      </w:r>
      <w:r w:rsidRPr="0045396B">
        <w:rPr>
          <w:rFonts w:ascii="Times New Roman" w:eastAsia="Times New Roman" w:hAnsi="Times New Roman" w:cs="David"/>
          <w:color w:val="000000"/>
          <w:sz w:val="20"/>
          <w:szCs w:val="24"/>
          <w:rtl/>
          <w:lang w:eastAsia="he-IL"/>
        </w:rPr>
        <w:t xml:space="preserve"> </w:t>
      </w:r>
      <w:r w:rsidRPr="0045396B">
        <w:rPr>
          <w:rFonts w:ascii="Times New Roman" w:eastAsia="Times New Roman" w:hAnsi="Times New Roman" w:cs="David"/>
          <w:color w:val="000000"/>
          <w:sz w:val="20"/>
          <w:szCs w:val="24"/>
          <w:lang w:eastAsia="he-IL"/>
        </w:rPr>
        <w:t>–</w:t>
      </w:r>
      <w:r w:rsidRPr="0045396B">
        <w:rPr>
          <w:rFonts w:ascii="Times New Roman" w:eastAsia="Times New Roman" w:hAnsi="Times New Roman" w:cs="David"/>
          <w:color w:val="000000"/>
          <w:sz w:val="20"/>
          <w:szCs w:val="24"/>
          <w:rtl/>
          <w:lang w:eastAsia="he-IL"/>
        </w:rPr>
        <w:t xml:space="preserve"> </w:t>
      </w:r>
      <w:r w:rsidRPr="0045396B">
        <w:rPr>
          <w:rFonts w:ascii="Times New Roman" w:eastAsia="Times New Roman" w:hAnsi="Times New Roman" w:cs="David"/>
          <w:color w:val="000000"/>
          <w:sz w:val="20"/>
          <w:szCs w:val="24"/>
          <w:rtl/>
          <w:lang w:eastAsia="he-IL"/>
        </w:rPr>
        <w:tab/>
        <w:t>לוח זמנים;</w:t>
      </w:r>
    </w:p>
    <w:p w14:paraId="51682C5B" w14:textId="77777777" w:rsidR="0045396B" w:rsidRPr="0045396B" w:rsidRDefault="0045396B" w:rsidP="0045396B">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45396B">
        <w:rPr>
          <w:rFonts w:ascii="Times New Roman" w:eastAsia="Times New Roman" w:hAnsi="Times New Roman" w:cs="David"/>
          <w:b/>
          <w:bCs/>
          <w:color w:val="000000"/>
          <w:sz w:val="20"/>
          <w:szCs w:val="24"/>
          <w:rtl/>
          <w:lang w:eastAsia="he-IL"/>
        </w:rPr>
        <w:t>נספח ד'</w:t>
      </w:r>
      <w:r w:rsidRPr="0045396B">
        <w:rPr>
          <w:rFonts w:ascii="Times New Roman" w:eastAsia="Times New Roman" w:hAnsi="Times New Roman" w:cs="David"/>
          <w:color w:val="000000"/>
          <w:sz w:val="20"/>
          <w:szCs w:val="24"/>
          <w:rtl/>
          <w:lang w:eastAsia="he-IL"/>
        </w:rPr>
        <w:t xml:space="preserve"> - </w:t>
      </w:r>
      <w:r w:rsidRPr="0045396B">
        <w:rPr>
          <w:rFonts w:ascii="Times New Roman" w:eastAsia="Times New Roman" w:hAnsi="Times New Roman" w:cs="David"/>
          <w:color w:val="000000"/>
          <w:sz w:val="20"/>
          <w:szCs w:val="24"/>
          <w:rtl/>
          <w:lang w:eastAsia="he-IL"/>
        </w:rPr>
        <w:tab/>
        <w:t>שכר המתכנן;</w:t>
      </w:r>
    </w:p>
    <w:p w14:paraId="247A8424" w14:textId="77777777" w:rsidR="0045396B" w:rsidRPr="0045396B" w:rsidRDefault="0045396B" w:rsidP="0045396B">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45396B">
        <w:rPr>
          <w:rFonts w:ascii="Times New Roman" w:eastAsia="Times New Roman" w:hAnsi="Times New Roman" w:cs="David"/>
          <w:b/>
          <w:bCs/>
          <w:color w:val="000000"/>
          <w:sz w:val="20"/>
          <w:szCs w:val="24"/>
          <w:rtl/>
          <w:lang w:eastAsia="he-IL"/>
        </w:rPr>
        <w:t>נספח ה'</w:t>
      </w:r>
      <w:r w:rsidRPr="0045396B">
        <w:rPr>
          <w:rFonts w:ascii="Times New Roman" w:eastAsia="Times New Roman" w:hAnsi="Times New Roman" w:cs="David"/>
          <w:color w:val="000000"/>
          <w:sz w:val="20"/>
          <w:szCs w:val="24"/>
          <w:rtl/>
          <w:lang w:eastAsia="he-IL"/>
        </w:rPr>
        <w:t xml:space="preserve"> - </w:t>
      </w:r>
      <w:r w:rsidRPr="0045396B">
        <w:rPr>
          <w:rFonts w:ascii="Times New Roman" w:eastAsia="Times New Roman" w:hAnsi="Times New Roman" w:cs="David"/>
          <w:color w:val="000000"/>
          <w:sz w:val="20"/>
          <w:szCs w:val="24"/>
          <w:rtl/>
          <w:lang w:eastAsia="he-IL"/>
        </w:rPr>
        <w:tab/>
        <w:t>תשלומי שכר המתכנן;</w:t>
      </w:r>
    </w:p>
    <w:p w14:paraId="0B2C0DD5" w14:textId="77777777" w:rsidR="0045396B" w:rsidRPr="0045396B" w:rsidRDefault="0045396B" w:rsidP="0045396B">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rtl/>
          <w:lang w:eastAsia="he-IL"/>
        </w:rPr>
        <w:t xml:space="preserve">נספח ו </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t>הצהרה והתחייבות לשמירת סודיות;</w:t>
      </w:r>
    </w:p>
    <w:p w14:paraId="341B530F" w14:textId="77777777" w:rsidR="00906AB8" w:rsidRDefault="00906AB8" w:rsidP="00906AB8">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Pr="00E034F9">
        <w:rPr>
          <w:rFonts w:ascii="Times New Roman" w:eastAsia="Times New Roman" w:hAnsi="Times New Roman" w:cs="David" w:hint="cs"/>
          <w:sz w:val="20"/>
          <w:szCs w:val="24"/>
          <w:rtl/>
          <w:lang w:eastAsia="he-IL"/>
        </w:rPr>
        <w:t>מפרט</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ביטוחי</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המתכנן</w:t>
      </w:r>
      <w:r w:rsidRPr="00B27B4C">
        <w:rPr>
          <w:rFonts w:ascii="Times New Roman" w:eastAsia="Times New Roman" w:hAnsi="Times New Roman" w:cs="David"/>
          <w:sz w:val="20"/>
          <w:szCs w:val="24"/>
          <w:rtl/>
          <w:lang w:eastAsia="he-IL"/>
        </w:rPr>
        <w:t>;</w:t>
      </w:r>
    </w:p>
    <w:p w14:paraId="174E4683" w14:textId="77777777" w:rsidR="00906AB8" w:rsidRDefault="00906AB8" w:rsidP="00906AB8">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lastRenderedPageBreak/>
        <w:t>נספח ז</w:t>
      </w:r>
      <w:r>
        <w:rPr>
          <w:rFonts w:ascii="Times New Roman" w:eastAsia="Times New Roman" w:hAnsi="Times New Roman" w:cs="David" w:hint="cs"/>
          <w:bCs/>
          <w:sz w:val="20"/>
          <w:szCs w:val="24"/>
          <w:rtl/>
          <w:lang w:eastAsia="he-IL"/>
        </w:rPr>
        <w:t>1</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על קיום ביטוחי המתכנן;</w:t>
      </w:r>
    </w:p>
    <w:p w14:paraId="30F3BDD2" w14:textId="77777777" w:rsidR="0045396B" w:rsidRPr="0045396B" w:rsidRDefault="0045396B" w:rsidP="0045396B">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45396B">
        <w:rPr>
          <w:rFonts w:ascii="Times New Roman" w:eastAsia="Times New Roman" w:hAnsi="Times New Roman" w:cs="David"/>
          <w:b/>
          <w:bCs/>
          <w:sz w:val="20"/>
          <w:szCs w:val="24"/>
          <w:rtl/>
          <w:lang w:eastAsia="he-IL"/>
        </w:rPr>
        <w:t>נספח ח'</w:t>
      </w:r>
      <w:r w:rsidRPr="0045396B">
        <w:rPr>
          <w:rFonts w:ascii="Times New Roman" w:eastAsia="Times New Roman" w:hAnsi="Times New Roman" w:cs="David"/>
          <w:sz w:val="20"/>
          <w:szCs w:val="24"/>
          <w:rtl/>
          <w:lang w:eastAsia="he-IL"/>
        </w:rPr>
        <w:t xml:space="preserve"> - </w:t>
      </w:r>
      <w:r w:rsidRPr="0045396B">
        <w:rPr>
          <w:rFonts w:ascii="Times New Roman" w:eastAsia="Times New Roman" w:hAnsi="Times New Roman" w:cs="David"/>
          <w:sz w:val="20"/>
          <w:szCs w:val="24"/>
          <w:rtl/>
          <w:lang w:eastAsia="he-IL"/>
        </w:rPr>
        <w:tab/>
        <w:t>רשימת התכניות והמסמכים שעל המתכנן להנפיק</w:t>
      </w:r>
      <w:r w:rsidR="00906AB8">
        <w:rPr>
          <w:rFonts w:ascii="Times New Roman" w:eastAsia="Times New Roman" w:hAnsi="Times New Roman" w:cs="David" w:hint="cs"/>
          <w:sz w:val="20"/>
          <w:szCs w:val="24"/>
          <w:rtl/>
          <w:lang w:eastAsia="he-IL"/>
        </w:rPr>
        <w:t>;</w:t>
      </w:r>
    </w:p>
    <w:p w14:paraId="11C5FDE7" w14:textId="77777777" w:rsidR="0045396B" w:rsidRPr="0045396B" w:rsidRDefault="0045396B" w:rsidP="0045396B">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45396B">
        <w:rPr>
          <w:rFonts w:ascii="Times New Roman" w:eastAsia="Times New Roman" w:hAnsi="Times New Roman" w:cs="David"/>
          <w:b/>
          <w:bCs/>
          <w:sz w:val="20"/>
          <w:szCs w:val="24"/>
          <w:rtl/>
          <w:lang w:eastAsia="he-IL"/>
        </w:rPr>
        <w:t>נספח ט'</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sz w:val="20"/>
          <w:szCs w:val="24"/>
          <w:rtl/>
          <w:lang w:eastAsia="he-IL"/>
        </w:rPr>
        <w:tab/>
        <w:t>אישור להשלמת הפרויקט/קטע מהפרויקט</w:t>
      </w:r>
      <w:r w:rsidR="00906AB8">
        <w:rPr>
          <w:rFonts w:ascii="Times New Roman" w:eastAsia="Times New Roman" w:hAnsi="Times New Roman" w:cs="David" w:hint="cs"/>
          <w:sz w:val="20"/>
          <w:szCs w:val="24"/>
          <w:rtl/>
          <w:lang w:eastAsia="he-IL"/>
        </w:rPr>
        <w:t>;</w:t>
      </w:r>
    </w:p>
    <w:p w14:paraId="73AA4DDF" w14:textId="77777777" w:rsidR="0045396B" w:rsidRPr="0045396B" w:rsidRDefault="0045396B" w:rsidP="0045396B">
      <w:pPr>
        <w:widowControl w:val="0"/>
        <w:spacing w:before="0" w:beforeAutospacing="0" w:after="240" w:afterAutospacing="0" w:line="240" w:lineRule="auto"/>
        <w:ind w:left="799"/>
        <w:jc w:val="both"/>
        <w:rPr>
          <w:rFonts w:ascii="Times New Roman" w:eastAsia="Times New Roman" w:hAnsi="Times New Roman" w:cs="David"/>
          <w:sz w:val="20"/>
          <w:szCs w:val="24"/>
          <w:rtl/>
          <w:lang w:eastAsia="he-IL"/>
        </w:rPr>
      </w:pPr>
      <w:r w:rsidRPr="0045396B">
        <w:rPr>
          <w:rFonts w:ascii="Times New Roman" w:eastAsia="Times New Roman" w:hAnsi="Times New Roman" w:cs="David"/>
          <w:b/>
          <w:bCs/>
          <w:sz w:val="20"/>
          <w:szCs w:val="24"/>
          <w:rtl/>
          <w:lang w:eastAsia="he-IL"/>
        </w:rPr>
        <w:t xml:space="preserve">נספח י' </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t>נספח היעדר תביעות</w:t>
      </w:r>
      <w:r w:rsidR="00906AB8">
        <w:rPr>
          <w:rFonts w:ascii="Times New Roman" w:eastAsia="Times New Roman" w:hAnsi="Times New Roman" w:cs="David" w:hint="cs"/>
          <w:sz w:val="20"/>
          <w:szCs w:val="24"/>
          <w:rtl/>
          <w:lang w:eastAsia="he-IL"/>
        </w:rPr>
        <w:t>;</w:t>
      </w:r>
    </w:p>
    <w:p w14:paraId="677A64BD" w14:textId="77777777" w:rsidR="0045396B" w:rsidRPr="0045396B" w:rsidRDefault="0045396B" w:rsidP="0045396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u w:val="single"/>
          <w:rtl/>
          <w:lang w:eastAsia="he-IL"/>
        </w:rPr>
        <w:t>שירותי המתכנן</w:t>
      </w:r>
    </w:p>
    <w:p w14:paraId="5D7782E5"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המזמין מוסר בזה למתכנן והמתכנן מקבל על עצמו את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 המתכנן.</w:t>
      </w:r>
    </w:p>
    <w:p w14:paraId="4CE57C08"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מצהיר ומאשר</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הינו מכיר ויודע את כל הנדרש למטרת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רותי המתכנן וכי הינו מורשה על פי </w:t>
      </w:r>
      <w:r w:rsidRPr="0045396B">
        <w:rPr>
          <w:rFonts w:ascii="Times New Roman" w:eastAsia="Times New Roman" w:hAnsi="Times New Roman" w:cs="David" w:hint="cs"/>
          <w:sz w:val="20"/>
          <w:szCs w:val="24"/>
          <w:rtl/>
          <w:lang w:eastAsia="he-IL"/>
        </w:rPr>
        <w:t xml:space="preserve">כל </w:t>
      </w:r>
      <w:r w:rsidRPr="0045396B">
        <w:rPr>
          <w:rFonts w:ascii="Times New Roman" w:eastAsia="Times New Roman" w:hAnsi="Times New Roman" w:cs="David"/>
          <w:sz w:val="20"/>
          <w:szCs w:val="24"/>
          <w:rtl/>
          <w:lang w:eastAsia="he-IL"/>
        </w:rPr>
        <w:t>דין למתן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w:t>
      </w:r>
      <w:r w:rsidRPr="0045396B">
        <w:rPr>
          <w:rFonts w:ascii="Times New Roman" w:eastAsia="Times New Roman" w:hAnsi="Times New Roman" w:cs="David" w:hint="cs"/>
          <w:sz w:val="20"/>
          <w:szCs w:val="24"/>
          <w:rtl/>
          <w:lang w:eastAsia="he-IL"/>
        </w:rPr>
        <w:t xml:space="preserve"> </w:t>
      </w:r>
      <w:r w:rsidRPr="0045396B">
        <w:rPr>
          <w:rFonts w:ascii="Times New Roman" w:eastAsia="Times New Roman" w:hAnsi="Times New Roman" w:cs="David"/>
          <w:sz w:val="20"/>
          <w:szCs w:val="24"/>
          <w:rtl/>
          <w:lang w:eastAsia="he-IL"/>
        </w:rPr>
        <w:t xml:space="preserve"> המתכנן, לרבות</w:t>
      </w:r>
      <w:r w:rsidRPr="0045396B">
        <w:rPr>
          <w:rFonts w:ascii="Times New Roman" w:eastAsia="Times New Roman" w:hAnsi="Times New Roman" w:cs="David" w:hint="cs"/>
          <w:sz w:val="20"/>
          <w:szCs w:val="24"/>
          <w:rtl/>
          <w:lang w:eastAsia="he-IL"/>
        </w:rPr>
        <w:t xml:space="preserve"> אך לא רק</w:t>
      </w:r>
      <w:r w:rsidRPr="0045396B">
        <w:rPr>
          <w:rFonts w:ascii="Times New Roman" w:eastAsia="Times New Roman" w:hAnsi="Times New Roman" w:cs="David"/>
          <w:sz w:val="20"/>
          <w:szCs w:val="24"/>
          <w:rtl/>
          <w:lang w:eastAsia="he-IL"/>
        </w:rPr>
        <w:t>,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חוק המהנדסים והאדריכלים</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ה</w:t>
      </w:r>
      <w:r w:rsidRPr="0045396B">
        <w:rPr>
          <w:rFonts w:ascii="Times New Roman" w:eastAsia="Times New Roman" w:hAnsi="Times New Roman" w:cs="David"/>
          <w:sz w:val="20"/>
          <w:szCs w:val="24"/>
          <w:rtl/>
          <w:lang w:eastAsia="he-IL"/>
        </w:rPr>
        <w:t>תשי"ח - 1958, כי יש בידו ר</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שיון </w:t>
      </w:r>
      <w:r w:rsidRPr="0045396B">
        <w:rPr>
          <w:rFonts w:ascii="Times New Roman" w:eastAsia="Times New Roman" w:hAnsi="Times New Roman" w:cs="David" w:hint="cs"/>
          <w:sz w:val="20"/>
          <w:szCs w:val="24"/>
          <w:rtl/>
          <w:lang w:eastAsia="he-IL"/>
        </w:rPr>
        <w:t xml:space="preserve">בר </w:t>
      </w:r>
      <w:r w:rsidRPr="0045396B">
        <w:rPr>
          <w:rFonts w:ascii="Times New Roman" w:eastAsia="Times New Roman" w:hAnsi="Times New Roman" w:cs="David"/>
          <w:sz w:val="20"/>
          <w:szCs w:val="24"/>
          <w:rtl/>
          <w:lang w:eastAsia="he-IL"/>
        </w:rPr>
        <w:t>ת</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קף לביצוע שירותי </w:t>
      </w:r>
      <w:r w:rsidRPr="0045396B">
        <w:rPr>
          <w:rFonts w:ascii="Times New Roman" w:eastAsia="Times New Roman" w:hAnsi="Times New Roman" w:cs="David" w:hint="cs"/>
          <w:sz w:val="20"/>
          <w:szCs w:val="24"/>
          <w:rtl/>
          <w:lang w:eastAsia="he-IL"/>
        </w:rPr>
        <w:t xml:space="preserve"> המתכנן על פי הדין</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כי הוא בעל הכישורים, הר</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שיונות, הידע, הניסיון והאמצעים המאפשרים לו </w:t>
      </w:r>
      <w:r w:rsidRPr="0045396B">
        <w:rPr>
          <w:rFonts w:ascii="Times New Roman" w:eastAsia="Times New Roman" w:hAnsi="Times New Roman" w:cs="David" w:hint="cs"/>
          <w:sz w:val="20"/>
          <w:szCs w:val="24"/>
          <w:rtl/>
          <w:lang w:eastAsia="he-IL"/>
        </w:rPr>
        <w:t xml:space="preserve">את </w:t>
      </w:r>
      <w:r w:rsidRPr="0045396B">
        <w:rPr>
          <w:rFonts w:ascii="Times New Roman" w:eastAsia="Times New Roman" w:hAnsi="Times New Roman" w:cs="David"/>
          <w:sz w:val="20"/>
          <w:szCs w:val="24"/>
          <w:rtl/>
          <w:lang w:eastAsia="he-IL"/>
        </w:rPr>
        <w:t>ביצועם ברמה מקצועית גבוהה ובהתאם למותנה בחוזה.</w:t>
      </w:r>
    </w:p>
    <w:p w14:paraId="1AD42DE1"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מצהיר</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ידוע לו שש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 המתכנן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חוזה זה הינם לשלבים ו/או קטעים בפרויקט כפי שיוזמנו בכתב ע"י המזמין מעת לעת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שיקול דעתו</w:t>
      </w:r>
      <w:r w:rsidRPr="0045396B">
        <w:rPr>
          <w:rFonts w:ascii="Times New Roman" w:eastAsia="Times New Roman" w:hAnsi="Times New Roman" w:cs="David" w:hint="cs"/>
          <w:sz w:val="20"/>
          <w:szCs w:val="24"/>
          <w:rtl/>
          <w:lang w:eastAsia="he-IL"/>
        </w:rPr>
        <w:t xml:space="preserve"> הבלעדי</w:t>
      </w:r>
      <w:r w:rsidRPr="0045396B">
        <w:rPr>
          <w:rFonts w:ascii="Times New Roman" w:eastAsia="Times New Roman" w:hAnsi="Times New Roman" w:cs="David"/>
          <w:sz w:val="20"/>
          <w:szCs w:val="24"/>
          <w:rtl/>
          <w:lang w:eastAsia="he-IL"/>
        </w:rPr>
        <w:t xml:space="preserve"> ו</w:t>
      </w:r>
      <w:r w:rsidRPr="0045396B">
        <w:rPr>
          <w:rFonts w:ascii="Times New Roman" w:eastAsia="Times New Roman" w:hAnsi="Times New Roman" w:cs="David" w:hint="cs"/>
          <w:sz w:val="20"/>
          <w:szCs w:val="24"/>
          <w:rtl/>
          <w:lang w:eastAsia="he-IL"/>
        </w:rPr>
        <w:t xml:space="preserve">כי </w:t>
      </w:r>
      <w:r w:rsidRPr="0045396B">
        <w:rPr>
          <w:rFonts w:ascii="Times New Roman" w:eastAsia="Times New Roman" w:hAnsi="Times New Roman" w:cs="David"/>
          <w:sz w:val="20"/>
          <w:szCs w:val="24"/>
          <w:rtl/>
          <w:lang w:eastAsia="he-IL"/>
        </w:rPr>
        <w:t xml:space="preserve">הם יינתנו על ידו בשלבי עבודה כמפורט בנספח </w:t>
      </w:r>
      <w:r w:rsidRPr="0045396B">
        <w:rPr>
          <w:rFonts w:ascii="Times New Roman" w:eastAsia="Times New Roman" w:hAnsi="Times New Roman" w:cs="David"/>
          <w:bCs/>
          <w:sz w:val="20"/>
          <w:szCs w:val="24"/>
          <w:rtl/>
          <w:lang w:eastAsia="he-IL"/>
        </w:rPr>
        <w:t>ב'</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המצ"ב</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עוד</w:t>
      </w:r>
      <w:r w:rsidRPr="0045396B">
        <w:rPr>
          <w:rFonts w:ascii="Times New Roman" w:eastAsia="Times New Roman" w:hAnsi="Times New Roman" w:cs="David"/>
          <w:sz w:val="20"/>
          <w:szCs w:val="24"/>
          <w:rtl/>
          <w:lang w:eastAsia="he-IL"/>
        </w:rPr>
        <w:t xml:space="preserve"> מוסיף ומצהיר</w:t>
      </w:r>
      <w:r w:rsidRPr="0045396B">
        <w:rPr>
          <w:rFonts w:ascii="Times New Roman" w:eastAsia="Times New Roman" w:hAnsi="Times New Roman" w:cs="David" w:hint="cs"/>
          <w:sz w:val="20"/>
          <w:szCs w:val="24"/>
          <w:rtl/>
          <w:lang w:eastAsia="he-IL"/>
        </w:rPr>
        <w:t xml:space="preserve"> המתכנן,</w:t>
      </w:r>
      <w:r w:rsidRPr="0045396B">
        <w:rPr>
          <w:rFonts w:ascii="Times New Roman" w:eastAsia="Times New Roman" w:hAnsi="Times New Roman" w:cs="David"/>
          <w:sz w:val="20"/>
          <w:szCs w:val="24"/>
          <w:rtl/>
          <w:lang w:eastAsia="he-IL"/>
        </w:rPr>
        <w:t xml:space="preserve"> כי ידוע לו שהמזמין אינו מתחייב להזמין מ</w:t>
      </w:r>
      <w:r w:rsidRPr="0045396B">
        <w:rPr>
          <w:rFonts w:ascii="Times New Roman" w:eastAsia="Times New Roman" w:hAnsi="Times New Roman" w:cs="David" w:hint="cs"/>
          <w:sz w:val="20"/>
          <w:szCs w:val="24"/>
          <w:rtl/>
          <w:lang w:eastAsia="he-IL"/>
        </w:rPr>
        <w:t>מנו</w:t>
      </w:r>
      <w:r w:rsidRPr="0045396B">
        <w:rPr>
          <w:rFonts w:ascii="Times New Roman" w:eastAsia="Times New Roman" w:hAnsi="Times New Roman" w:cs="David"/>
          <w:sz w:val="20"/>
          <w:szCs w:val="24"/>
          <w:rtl/>
          <w:lang w:eastAsia="he-IL"/>
        </w:rPr>
        <w:t xml:space="preserve"> שירותים נוספים מעבר לנקוב בחוזה זה ו</w:t>
      </w:r>
      <w:r w:rsidRPr="0045396B">
        <w:rPr>
          <w:rFonts w:ascii="Times New Roman" w:eastAsia="Times New Roman" w:hAnsi="Times New Roman" w:cs="David" w:hint="cs"/>
          <w:sz w:val="20"/>
          <w:szCs w:val="24"/>
          <w:rtl/>
          <w:lang w:eastAsia="he-IL"/>
        </w:rPr>
        <w:t xml:space="preserve">כמפורט </w:t>
      </w:r>
      <w:r w:rsidRPr="0045396B">
        <w:rPr>
          <w:rFonts w:ascii="Times New Roman" w:eastAsia="Times New Roman" w:hAnsi="Times New Roman" w:cs="David"/>
          <w:sz w:val="20"/>
          <w:szCs w:val="24"/>
          <w:rtl/>
          <w:lang w:eastAsia="he-IL"/>
        </w:rPr>
        <w:t xml:space="preserve">בנספח </w:t>
      </w:r>
      <w:r w:rsidRPr="0045396B">
        <w:rPr>
          <w:rFonts w:ascii="Times New Roman" w:eastAsia="Times New Roman" w:hAnsi="Times New Roman" w:cs="David"/>
          <w:bCs/>
          <w:sz w:val="20"/>
          <w:szCs w:val="24"/>
          <w:rtl/>
          <w:lang w:eastAsia="he-IL"/>
        </w:rPr>
        <w:t xml:space="preserve">ב' </w:t>
      </w:r>
      <w:r w:rsidRPr="0045396B">
        <w:rPr>
          <w:rFonts w:ascii="Times New Roman" w:eastAsia="Times New Roman" w:hAnsi="Times New Roman" w:cs="David" w:hint="cs"/>
          <w:sz w:val="20"/>
          <w:szCs w:val="24"/>
          <w:rtl/>
          <w:lang w:eastAsia="he-IL"/>
        </w:rPr>
        <w:t>המצ"ב</w:t>
      </w:r>
      <w:r w:rsidRPr="0045396B">
        <w:rPr>
          <w:rFonts w:ascii="Times New Roman" w:eastAsia="Times New Roman" w:hAnsi="Times New Roman" w:cs="David"/>
          <w:sz w:val="20"/>
          <w:szCs w:val="24"/>
          <w:rtl/>
          <w:lang w:eastAsia="he-IL"/>
        </w:rPr>
        <w:t>.</w:t>
      </w:r>
    </w:p>
    <w:p w14:paraId="58F0C496" w14:textId="77777777" w:rsidR="0045396B" w:rsidRPr="0045396B" w:rsidRDefault="0045396B" w:rsidP="0045396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מתחייב לבצע את שרותי המתכנן בזהירות, בנאמנות וברמה מקצועית גבוהה, תוך ציות לדין ולהנחת דעת המזמין, ותוך שמירת לוחות הזמנים והמסגרת התקציבית, שייקבעו על ידי המזמין.</w:t>
      </w:r>
    </w:p>
    <w:p w14:paraId="27B2A302"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יבסס את שרותי המתכנן על הנתונים, קווי היסוד, התקציב וההנחיות שיקבעו ע"י המזמין ובתאום מלא עם הגורמים השונים</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כפי שיקבעו מ</w:t>
      </w:r>
      <w:r w:rsidRPr="0045396B">
        <w:rPr>
          <w:rFonts w:ascii="Times New Roman" w:eastAsia="Times New Roman" w:hAnsi="Times New Roman" w:cs="David" w:hint="cs"/>
          <w:sz w:val="20"/>
          <w:szCs w:val="24"/>
          <w:rtl/>
          <w:lang w:eastAsia="he-IL"/>
        </w:rPr>
        <w:t>עת לעת</w:t>
      </w:r>
      <w:r w:rsidRPr="0045396B">
        <w:rPr>
          <w:rFonts w:ascii="Times New Roman" w:eastAsia="Times New Roman" w:hAnsi="Times New Roman" w:cs="David"/>
          <w:sz w:val="20"/>
          <w:szCs w:val="24"/>
          <w:rtl/>
          <w:lang w:eastAsia="he-IL"/>
        </w:rPr>
        <w:t xml:space="preserve"> ע"י המזמין ויהיה חייב לנהוג לפיהם ולקיימם ללא סטייה</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אלא אם כן ק</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בל הוראה</w:t>
      </w:r>
      <w:r w:rsidRPr="0045396B">
        <w:rPr>
          <w:rFonts w:ascii="Times New Roman" w:eastAsia="Times New Roman" w:hAnsi="Times New Roman" w:cs="David" w:hint="cs"/>
          <w:sz w:val="20"/>
          <w:szCs w:val="24"/>
          <w:rtl/>
          <w:lang w:eastAsia="he-IL"/>
        </w:rPr>
        <w:t xml:space="preserve"> מפורשת</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א</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שור בכתב מהמזמין.</w:t>
      </w:r>
    </w:p>
    <w:p w14:paraId="0B244884"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מתחייב לבצע את שרותי המתכנן בתיאום מלא, בשיתוף פעולה ותוך קיום קשר מתמיד עם המזמין והמנהל, עם צוותו המקצועי וצוות הניהול, ת</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אום ופיקוח של המזמין, עם היועצים, ועם כל יתר הגורמים שיפעלו באתר, ככל שיידרש לקידום, תכנון וב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רותי המתכנן,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הכל כפי שיקבע ע"י המנהל. כן מתחייב המתכנן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להשתתף בת</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אום מראש בכל ישיבות התיאום אליהן יוזמן.</w:t>
      </w:r>
    </w:p>
    <w:p w14:paraId="09FE99B1"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ישמור על נוהלי קשר, תיאום, ר</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שום וצורת המסמכים לפי דרישת המנהל.</w:t>
      </w:r>
    </w:p>
    <w:p w14:paraId="075AD573"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כל עוד לא יקבע אחרת ע"י המזמין, יהיה המנהל כ</w:t>
      </w:r>
      <w:r w:rsidRPr="0045396B">
        <w:rPr>
          <w:rFonts w:ascii="Times New Roman" w:eastAsia="Times New Roman" w:hAnsi="Times New Roman" w:cs="David" w:hint="cs"/>
          <w:sz w:val="20"/>
          <w:szCs w:val="24"/>
          <w:rtl/>
          <w:lang w:eastAsia="he-IL"/>
        </w:rPr>
        <w:t>הגדרתו</w:t>
      </w:r>
      <w:r w:rsidRPr="0045396B">
        <w:rPr>
          <w:rFonts w:ascii="Times New Roman" w:eastAsia="Times New Roman" w:hAnsi="Times New Roman" w:cs="David"/>
          <w:sz w:val="20"/>
          <w:szCs w:val="24"/>
          <w:rtl/>
          <w:lang w:eastAsia="he-IL"/>
        </w:rPr>
        <w:t xml:space="preserve"> בנספח </w:t>
      </w:r>
      <w:r w:rsidRPr="0045396B">
        <w:rPr>
          <w:rFonts w:ascii="Times New Roman" w:eastAsia="Times New Roman" w:hAnsi="Times New Roman" w:cs="David"/>
          <w:bCs/>
          <w:sz w:val="20"/>
          <w:szCs w:val="24"/>
          <w:rtl/>
          <w:lang w:eastAsia="he-IL"/>
        </w:rPr>
        <w:t xml:space="preserve">א' </w:t>
      </w:r>
      <w:r w:rsidRPr="0045396B">
        <w:rPr>
          <w:rFonts w:ascii="Times New Roman" w:eastAsia="Times New Roman" w:hAnsi="Times New Roman" w:cs="David"/>
          <w:sz w:val="20"/>
          <w:szCs w:val="24"/>
          <w:rtl/>
          <w:lang w:eastAsia="he-IL"/>
        </w:rPr>
        <w:t>ועל המתכנן להיות</w:t>
      </w:r>
      <w:r w:rsidRPr="0045396B">
        <w:rPr>
          <w:rFonts w:ascii="Times New Roman" w:eastAsia="Times New Roman" w:hAnsi="Times New Roman" w:cs="David" w:hint="cs"/>
          <w:sz w:val="20"/>
          <w:szCs w:val="24"/>
          <w:rtl/>
          <w:lang w:eastAsia="he-IL"/>
        </w:rPr>
        <w:t xml:space="preserve"> עמו</w:t>
      </w:r>
      <w:r w:rsidRPr="0045396B">
        <w:rPr>
          <w:rFonts w:ascii="Times New Roman" w:eastAsia="Times New Roman" w:hAnsi="Times New Roman" w:cs="David"/>
          <w:sz w:val="20"/>
          <w:szCs w:val="24"/>
          <w:rtl/>
          <w:lang w:eastAsia="he-IL"/>
        </w:rPr>
        <w:t xml:space="preserve"> בקשר מתמי</w:t>
      </w:r>
      <w:r w:rsidRPr="0045396B">
        <w:rPr>
          <w:rFonts w:ascii="Times New Roman" w:eastAsia="Times New Roman" w:hAnsi="Times New Roman" w:cs="David" w:hint="cs"/>
          <w:sz w:val="20"/>
          <w:szCs w:val="24"/>
          <w:rtl/>
          <w:lang w:eastAsia="he-IL"/>
        </w:rPr>
        <w:t>ד</w:t>
      </w:r>
      <w:r w:rsidRPr="0045396B">
        <w:rPr>
          <w:rFonts w:ascii="Times New Roman" w:eastAsia="Times New Roman" w:hAnsi="Times New Roman" w:cs="David"/>
          <w:sz w:val="20"/>
          <w:szCs w:val="24"/>
          <w:rtl/>
          <w:lang w:eastAsia="he-IL"/>
        </w:rPr>
        <w:t xml:space="preserve"> ולתאם עמו את כל פעולותיו, אלא אם נקבע </w:t>
      </w:r>
      <w:r w:rsidRPr="0045396B">
        <w:rPr>
          <w:rFonts w:ascii="Times New Roman" w:eastAsia="Times New Roman" w:hAnsi="Times New Roman" w:cs="David" w:hint="cs"/>
          <w:sz w:val="20"/>
          <w:szCs w:val="24"/>
          <w:rtl/>
          <w:lang w:eastAsia="he-IL"/>
        </w:rPr>
        <w:t xml:space="preserve">מפורשות </w:t>
      </w:r>
      <w:r w:rsidRPr="0045396B">
        <w:rPr>
          <w:rFonts w:ascii="Times New Roman" w:eastAsia="Times New Roman" w:hAnsi="Times New Roman" w:cs="David"/>
          <w:sz w:val="20"/>
          <w:szCs w:val="24"/>
          <w:rtl/>
          <w:lang w:eastAsia="he-IL"/>
        </w:rPr>
        <w:t>אחרת ע"י המזמין.</w:t>
      </w:r>
    </w:p>
    <w:p w14:paraId="42BB4E74"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מצהיר</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ידועות לו הוראות כל התכניות הקיימות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הנמצאות בשלבי הכנה על ידי הרשויות המוסמכות לכך לגבי האתר וכן הוראות</w:t>
      </w:r>
      <w:r w:rsidRPr="0045396B">
        <w:rPr>
          <w:rFonts w:ascii="Times New Roman" w:eastAsia="Times New Roman" w:hAnsi="Times New Roman" w:cs="David" w:hint="cs"/>
          <w:sz w:val="20"/>
          <w:szCs w:val="24"/>
          <w:rtl/>
          <w:lang w:eastAsia="he-IL"/>
        </w:rPr>
        <w:t>יהם של</w:t>
      </w:r>
      <w:r w:rsidRPr="0045396B">
        <w:rPr>
          <w:rFonts w:ascii="Times New Roman" w:eastAsia="Times New Roman" w:hAnsi="Times New Roman" w:cs="David"/>
          <w:sz w:val="20"/>
          <w:szCs w:val="24"/>
          <w:rtl/>
          <w:lang w:eastAsia="he-IL"/>
        </w:rPr>
        <w:t xml:space="preserve"> הדין</w:t>
      </w:r>
      <w:r w:rsidRPr="0045396B">
        <w:rPr>
          <w:rFonts w:ascii="Times New Roman" w:eastAsia="Times New Roman" w:hAnsi="Times New Roman" w:cs="David" w:hint="cs"/>
          <w:sz w:val="20"/>
          <w:szCs w:val="24"/>
          <w:rtl/>
          <w:lang w:eastAsia="he-IL"/>
        </w:rPr>
        <w:t xml:space="preserve"> ו/או</w:t>
      </w:r>
      <w:r w:rsidRPr="0045396B">
        <w:rPr>
          <w:rFonts w:ascii="Times New Roman" w:eastAsia="Times New Roman" w:hAnsi="Times New Roman" w:cs="David"/>
          <w:sz w:val="20"/>
          <w:szCs w:val="24"/>
          <w:rtl/>
          <w:lang w:eastAsia="he-IL"/>
        </w:rPr>
        <w:t xml:space="preserve"> הנהלים</w:t>
      </w:r>
      <w:r w:rsidRPr="0045396B">
        <w:rPr>
          <w:rFonts w:ascii="Times New Roman" w:eastAsia="Times New Roman" w:hAnsi="Times New Roman" w:cs="David" w:hint="cs"/>
          <w:sz w:val="20"/>
          <w:szCs w:val="24"/>
          <w:rtl/>
          <w:lang w:eastAsia="he-IL"/>
        </w:rPr>
        <w:t xml:space="preserve"> ו/או</w:t>
      </w:r>
      <w:r w:rsidRPr="0045396B">
        <w:rPr>
          <w:rFonts w:ascii="Times New Roman" w:eastAsia="Times New Roman" w:hAnsi="Times New Roman" w:cs="David"/>
          <w:sz w:val="20"/>
          <w:szCs w:val="24"/>
          <w:rtl/>
          <w:lang w:eastAsia="he-IL"/>
        </w:rPr>
        <w:t xml:space="preserve"> התקנים ו</w:t>
      </w:r>
      <w:r w:rsidRPr="0045396B">
        <w:rPr>
          <w:rFonts w:ascii="Times New Roman" w:eastAsia="Times New Roman" w:hAnsi="Times New Roman" w:cs="David" w:hint="cs"/>
          <w:sz w:val="20"/>
          <w:szCs w:val="24"/>
          <w:rtl/>
          <w:lang w:eastAsia="he-IL"/>
        </w:rPr>
        <w:t xml:space="preserve">/או </w:t>
      </w:r>
      <w:r w:rsidRPr="0045396B">
        <w:rPr>
          <w:rFonts w:ascii="Times New Roman" w:eastAsia="Times New Roman" w:hAnsi="Times New Roman" w:cs="David"/>
          <w:sz w:val="20"/>
          <w:szCs w:val="24"/>
          <w:rtl/>
          <w:lang w:eastAsia="he-IL"/>
        </w:rPr>
        <w:t>התקנות החלים בקשר עם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שרותי המתכנן והוא מתחייב לפעול בהתאם לקבוע בהם. כמו כן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מצהיר המתכנן כי </w:t>
      </w:r>
      <w:r w:rsidRPr="0045396B">
        <w:rPr>
          <w:rFonts w:ascii="Times New Roman" w:eastAsia="Times New Roman" w:hAnsi="Times New Roman" w:cs="David" w:hint="cs"/>
          <w:sz w:val="20"/>
          <w:szCs w:val="24"/>
          <w:rtl/>
          <w:lang w:eastAsia="he-IL"/>
        </w:rPr>
        <w:t xml:space="preserve">הוא </w:t>
      </w:r>
      <w:r w:rsidRPr="0045396B">
        <w:rPr>
          <w:rFonts w:ascii="Times New Roman" w:eastAsia="Times New Roman" w:hAnsi="Times New Roman" w:cs="David"/>
          <w:sz w:val="20"/>
          <w:szCs w:val="24"/>
          <w:rtl/>
          <w:lang w:eastAsia="he-IL"/>
        </w:rPr>
        <w:t xml:space="preserve">בדק בעצמו את כל הנושאים הרלוונטיים </w:t>
      </w:r>
      <w:r w:rsidRPr="0045396B">
        <w:rPr>
          <w:rFonts w:ascii="Times New Roman" w:eastAsia="Times New Roman" w:hAnsi="Times New Roman" w:cs="David" w:hint="cs"/>
          <w:sz w:val="20"/>
          <w:szCs w:val="24"/>
          <w:rtl/>
          <w:lang w:eastAsia="he-IL"/>
        </w:rPr>
        <w:t xml:space="preserve">ו/או </w:t>
      </w:r>
      <w:r w:rsidRPr="0045396B">
        <w:rPr>
          <w:rFonts w:ascii="Times New Roman" w:eastAsia="Times New Roman" w:hAnsi="Times New Roman" w:cs="David"/>
          <w:sz w:val="20"/>
          <w:szCs w:val="24"/>
          <w:rtl/>
          <w:lang w:eastAsia="he-IL"/>
        </w:rPr>
        <w:t xml:space="preserve">הקשורים למתן שירותי המתכנן,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w:t>
      </w:r>
      <w:r w:rsidRPr="0045396B">
        <w:rPr>
          <w:rFonts w:ascii="Times New Roman" w:eastAsia="Times New Roman" w:hAnsi="Times New Roman" w:cs="David"/>
          <w:sz w:val="20"/>
          <w:szCs w:val="24"/>
          <w:rtl/>
          <w:lang w:eastAsia="he-IL"/>
        </w:rPr>
        <w:lastRenderedPageBreak/>
        <w:t>האקלימיים והאקולוגיים השוררים בו, ומצא הכל מתאים למטרותיו, ויש בידיו את כל הנתונים הנוגעים לאתר, כנדרש לשם ביצוע שירותי המתכנן.</w:t>
      </w:r>
    </w:p>
    <w:p w14:paraId="26BDA264"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מתחייב</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להפיק את כל התכניות </w:t>
      </w:r>
      <w:r w:rsidRPr="0045396B">
        <w:rPr>
          <w:rFonts w:ascii="Times New Roman" w:eastAsia="Times New Roman" w:hAnsi="Times New Roman" w:cs="David" w:hint="cs"/>
          <w:sz w:val="20"/>
          <w:szCs w:val="24"/>
          <w:rtl/>
          <w:lang w:eastAsia="he-IL"/>
        </w:rPr>
        <w:t>נשוא</w:t>
      </w:r>
      <w:r w:rsidRPr="0045396B">
        <w:rPr>
          <w:rFonts w:ascii="Times New Roman" w:eastAsia="Times New Roman" w:hAnsi="Times New Roman" w:cs="David"/>
          <w:sz w:val="20"/>
          <w:szCs w:val="24"/>
          <w:rtl/>
          <w:lang w:eastAsia="he-IL"/>
        </w:rPr>
        <w:t xml:space="preserve"> חוזה זה, בכל שלבי הביצוע של שירותי המתכנן, ולרבות כל שינוי בתכניותיו</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באמצעות מחשב בתוכנה או בקבצים במתכונת הקבועה בנספח </w:t>
      </w:r>
      <w:r w:rsidRPr="0045396B">
        <w:rPr>
          <w:rFonts w:ascii="Times New Roman" w:eastAsia="Times New Roman" w:hAnsi="Times New Roman" w:cs="David"/>
          <w:b/>
          <w:bCs/>
          <w:sz w:val="20"/>
          <w:szCs w:val="24"/>
          <w:rtl/>
          <w:lang w:eastAsia="he-IL"/>
        </w:rPr>
        <w:t>א'</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 xml:space="preserve">המצ"ב </w:t>
      </w:r>
      <w:r w:rsidRPr="0045396B">
        <w:rPr>
          <w:rFonts w:ascii="Times New Roman" w:eastAsia="Times New Roman" w:hAnsi="Times New Roman" w:cs="David"/>
          <w:sz w:val="20"/>
          <w:szCs w:val="24"/>
          <w:rtl/>
          <w:lang w:eastAsia="he-IL"/>
        </w:rPr>
        <w:t>וע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הנחיות המזמין מעת לעת. המתכנן מתחייב להעביר ליועצים ולקבל מהם קבצים אך ורק באותה מתכונת שנקבעה</w:t>
      </w:r>
      <w:r w:rsidRPr="0045396B">
        <w:rPr>
          <w:rFonts w:ascii="Times New Roman" w:eastAsia="Times New Roman" w:hAnsi="Times New Roman" w:cs="David" w:hint="cs"/>
          <w:sz w:val="20"/>
          <w:szCs w:val="24"/>
          <w:rtl/>
          <w:lang w:eastAsia="he-IL"/>
        </w:rPr>
        <w:t xml:space="preserve"> בנספח </w:t>
      </w:r>
      <w:r w:rsidRPr="0045396B">
        <w:rPr>
          <w:rFonts w:ascii="Times New Roman" w:eastAsia="Times New Roman" w:hAnsi="Times New Roman" w:cs="David" w:hint="cs"/>
          <w:b/>
          <w:bCs/>
          <w:sz w:val="20"/>
          <w:szCs w:val="24"/>
          <w:rtl/>
          <w:lang w:eastAsia="he-IL"/>
        </w:rPr>
        <w:t>א'</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כאמור.</w:t>
      </w:r>
    </w:p>
    <w:p w14:paraId="540B9F88"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לא יגיש ליועצים</w:t>
      </w:r>
      <w:r w:rsidRPr="0045396B">
        <w:rPr>
          <w:rFonts w:ascii="Times New Roman" w:eastAsia="Times New Roman" w:hAnsi="Times New Roman" w:cs="David" w:hint="cs"/>
          <w:sz w:val="20"/>
          <w:szCs w:val="24"/>
          <w:rtl/>
          <w:lang w:eastAsia="he-IL"/>
        </w:rPr>
        <w:t xml:space="preserve"> ו/או</w:t>
      </w:r>
      <w:r w:rsidRPr="0045396B">
        <w:rPr>
          <w:rFonts w:ascii="Times New Roman" w:eastAsia="Times New Roman" w:hAnsi="Times New Roman" w:cs="David"/>
          <w:sz w:val="20"/>
          <w:szCs w:val="24"/>
          <w:rtl/>
          <w:lang w:eastAsia="he-IL"/>
        </w:rPr>
        <w:t xml:space="preserve"> לקבלנים ו</w:t>
      </w:r>
      <w:r w:rsidRPr="0045396B">
        <w:rPr>
          <w:rFonts w:ascii="Times New Roman" w:eastAsia="Times New Roman" w:hAnsi="Times New Roman" w:cs="David" w:hint="cs"/>
          <w:sz w:val="20"/>
          <w:szCs w:val="24"/>
          <w:rtl/>
          <w:lang w:eastAsia="he-IL"/>
        </w:rPr>
        <w:t xml:space="preserve">/או </w:t>
      </w:r>
      <w:r w:rsidRPr="0045396B">
        <w:rPr>
          <w:rFonts w:ascii="Times New Roman" w:eastAsia="Times New Roman" w:hAnsi="Times New Roman" w:cs="David"/>
          <w:sz w:val="20"/>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45396B">
        <w:rPr>
          <w:rFonts w:ascii="Times New Roman" w:eastAsia="Times New Roman" w:hAnsi="Times New Roman" w:cs="David" w:hint="cs"/>
          <w:sz w:val="20"/>
          <w:szCs w:val="24"/>
          <w:rtl/>
          <w:lang w:eastAsia="he-IL"/>
        </w:rPr>
        <w:t xml:space="preserve">מפורשות על פי </w:t>
      </w:r>
      <w:r w:rsidRPr="0045396B">
        <w:rPr>
          <w:rFonts w:ascii="Times New Roman" w:eastAsia="Times New Roman" w:hAnsi="Times New Roman" w:cs="David"/>
          <w:sz w:val="20"/>
          <w:szCs w:val="24"/>
          <w:rtl/>
          <w:lang w:eastAsia="he-IL"/>
        </w:rPr>
        <w:t>חוזה זה.</w:t>
      </w:r>
    </w:p>
    <w:p w14:paraId="5CF41000"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המזמין רשאי להזמין אצל מתכננים אחרים שירותים כלשהם על פי שיקול דעתו הבלעדי והמתכנן מצהיר</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אין לו ולא תהינה לו </w:t>
      </w:r>
      <w:r w:rsidRPr="0045396B">
        <w:rPr>
          <w:rFonts w:ascii="Times New Roman" w:eastAsia="Times New Roman" w:hAnsi="Times New Roman" w:cs="David" w:hint="cs"/>
          <w:sz w:val="20"/>
          <w:szCs w:val="24"/>
          <w:rtl/>
          <w:lang w:eastAsia="he-IL"/>
        </w:rPr>
        <w:t xml:space="preserve">כל </w:t>
      </w:r>
      <w:r w:rsidRPr="0045396B">
        <w:rPr>
          <w:rFonts w:ascii="Times New Roman" w:eastAsia="Times New Roman" w:hAnsi="Times New Roman" w:cs="David"/>
          <w:sz w:val="20"/>
          <w:szCs w:val="24"/>
          <w:rtl/>
          <w:lang w:eastAsia="he-IL"/>
        </w:rPr>
        <w:t>תביעות ו/או טענות</w:t>
      </w:r>
      <w:r w:rsidRPr="0045396B">
        <w:rPr>
          <w:rFonts w:ascii="Times New Roman" w:eastAsia="Times New Roman" w:hAnsi="Times New Roman" w:cs="David" w:hint="cs"/>
          <w:sz w:val="20"/>
          <w:szCs w:val="24"/>
          <w:rtl/>
          <w:lang w:eastAsia="he-IL"/>
        </w:rPr>
        <w:t xml:space="preserve"> ו/או דרישות ו/או תלונות</w:t>
      </w:r>
      <w:r w:rsidRPr="0045396B">
        <w:rPr>
          <w:rFonts w:ascii="Times New Roman" w:eastAsia="Times New Roman" w:hAnsi="Times New Roman" w:cs="David"/>
          <w:sz w:val="20"/>
          <w:szCs w:val="24"/>
          <w:rtl/>
          <w:lang w:eastAsia="he-IL"/>
        </w:rPr>
        <w:t xml:space="preserve"> כלפי המזמין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כלפי המתכננים האחרים בגין מסירת העבודות</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כאמור. משמסר המזמין </w:t>
      </w:r>
      <w:r w:rsidRPr="0045396B">
        <w:rPr>
          <w:rFonts w:ascii="Times New Roman" w:eastAsia="Times New Roman" w:hAnsi="Times New Roman" w:cs="David" w:hint="cs"/>
          <w:sz w:val="20"/>
          <w:szCs w:val="24"/>
          <w:rtl/>
          <w:lang w:eastAsia="he-IL"/>
        </w:rPr>
        <w:t xml:space="preserve">את </w:t>
      </w:r>
      <w:r w:rsidRPr="0045396B">
        <w:rPr>
          <w:rFonts w:ascii="Times New Roman" w:eastAsia="Times New Roman" w:hAnsi="Times New Roman" w:cs="David"/>
          <w:sz w:val="20"/>
          <w:szCs w:val="24"/>
          <w:rtl/>
          <w:lang w:eastAsia="he-IL"/>
        </w:rPr>
        <w:t xml:space="preserve">ביצוע </w:t>
      </w:r>
      <w:r w:rsidRPr="0045396B">
        <w:rPr>
          <w:rFonts w:ascii="Times New Roman" w:eastAsia="Times New Roman" w:hAnsi="Times New Roman" w:cs="David" w:hint="cs"/>
          <w:sz w:val="20"/>
          <w:szCs w:val="24"/>
          <w:rtl/>
          <w:lang w:eastAsia="he-IL"/>
        </w:rPr>
        <w:t>ה</w:t>
      </w:r>
      <w:r w:rsidRPr="0045396B">
        <w:rPr>
          <w:rFonts w:ascii="Times New Roman" w:eastAsia="Times New Roman" w:hAnsi="Times New Roman" w:cs="David"/>
          <w:sz w:val="20"/>
          <w:szCs w:val="24"/>
          <w:rtl/>
          <w:lang w:eastAsia="he-IL"/>
        </w:rPr>
        <w:t>שירותים כאמור למתכנן אחר, מתחייב המתכנן לשתף עמו פעולה ככל שיידרש.</w:t>
      </w:r>
    </w:p>
    <w:p w14:paraId="1A16C9E9" w14:textId="77777777" w:rsidR="0045396B" w:rsidRPr="0045396B" w:rsidRDefault="0045396B" w:rsidP="0045396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ערוך לביצוע העבודות, בין היתר, גם במערכת ניהול ותיאום פרויקטים באמצעות האינטרנט, כדוגמת "</w:t>
      </w:r>
      <w:r w:rsidRPr="0045396B">
        <w:rPr>
          <w:rFonts w:ascii="Times New Roman" w:eastAsia="Times New Roman" w:hAnsi="Times New Roman" w:cs="David"/>
          <w:sz w:val="24"/>
          <w:szCs w:val="24"/>
          <w:lang w:eastAsia="he-IL"/>
        </w:rPr>
        <w:t>view</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hint="cs"/>
          <w:sz w:val="20"/>
          <w:szCs w:val="24"/>
          <w:rtl/>
          <w:lang w:eastAsia="he-IL"/>
        </w:rPr>
        <w:t>", "רמדורנט"</w:t>
      </w:r>
      <w:r w:rsidRPr="0045396B">
        <w:rPr>
          <w:rFonts w:ascii="Times New Roman" w:eastAsia="Times New Roman" w:hAnsi="Times New Roman" w:cs="David"/>
          <w:sz w:val="20"/>
          <w:szCs w:val="24"/>
          <w:rtl/>
          <w:lang w:eastAsia="he-IL"/>
        </w:rPr>
        <w:t xml:space="preserve"> של רמדור או אחרת המאושרת ע"י המזמין ויפעל במערכת זו ללא כל תמורה נוספת</w:t>
      </w:r>
      <w:r w:rsidRPr="0045396B">
        <w:rPr>
          <w:rFonts w:ascii="Times New Roman" w:eastAsia="Times New Roman" w:hAnsi="Times New Roman" w:cs="David" w:hint="cs"/>
          <w:sz w:val="20"/>
          <w:szCs w:val="24"/>
          <w:rtl/>
          <w:lang w:eastAsia="he-IL"/>
        </w:rPr>
        <w:t>.</w:t>
      </w:r>
    </w:p>
    <w:p w14:paraId="774CB76C" w14:textId="77777777" w:rsidR="0045396B" w:rsidRPr="0045396B" w:rsidRDefault="0045396B" w:rsidP="0045396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u w:val="single"/>
          <w:rtl/>
          <w:lang w:eastAsia="he-IL"/>
        </w:rPr>
        <w:t>צוות עובדים ואמצעים</w:t>
      </w:r>
    </w:p>
    <w:p w14:paraId="5525AAE3"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מתחייב</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במשך כל תקופת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שרותי המתכנן יקיים משרד מאויש</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מאורגן ומצויד</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באופן שיאפשר </w:t>
      </w:r>
      <w:r w:rsidRPr="0045396B">
        <w:rPr>
          <w:rFonts w:ascii="Times New Roman" w:eastAsia="Times New Roman" w:hAnsi="Times New Roman" w:cs="David" w:hint="cs"/>
          <w:sz w:val="20"/>
          <w:szCs w:val="24"/>
          <w:rtl/>
          <w:lang w:eastAsia="he-IL"/>
        </w:rPr>
        <w:t xml:space="preserve">את </w:t>
      </w:r>
      <w:r w:rsidRPr="0045396B">
        <w:rPr>
          <w:rFonts w:ascii="Times New Roman" w:eastAsia="Times New Roman" w:hAnsi="Times New Roman" w:cs="David"/>
          <w:sz w:val="20"/>
          <w:szCs w:val="24"/>
          <w:rtl/>
          <w:lang w:eastAsia="he-IL"/>
        </w:rPr>
        <w:t>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 המתכנן בהתאם להוראות חוזה זה.</w:t>
      </w:r>
    </w:p>
    <w:p w14:paraId="21199BA9"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מתחייב</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שהרכבם המספרי והמקצועי של צוות עובדיו, כמפורט בנספח </w:t>
      </w:r>
      <w:r w:rsidRPr="0045396B">
        <w:rPr>
          <w:rFonts w:ascii="Times New Roman" w:eastAsia="Times New Roman" w:hAnsi="Times New Roman" w:cs="David"/>
          <w:bCs/>
          <w:sz w:val="20"/>
          <w:szCs w:val="24"/>
          <w:rtl/>
          <w:lang w:eastAsia="he-IL"/>
        </w:rPr>
        <w:t>א'</w:t>
      </w:r>
      <w:r w:rsidRPr="0045396B">
        <w:rPr>
          <w:rFonts w:ascii="Times New Roman" w:eastAsia="Times New Roman" w:hAnsi="Times New Roman" w:cs="David" w:hint="cs"/>
          <w:bCs/>
          <w:sz w:val="20"/>
          <w:szCs w:val="24"/>
          <w:rtl/>
          <w:lang w:eastAsia="he-IL"/>
        </w:rPr>
        <w:t xml:space="preserve"> </w:t>
      </w:r>
      <w:r w:rsidRPr="0045396B">
        <w:rPr>
          <w:rFonts w:ascii="Times New Roman" w:eastAsia="Times New Roman" w:hAnsi="Times New Roman" w:cs="David" w:hint="cs"/>
          <w:b/>
          <w:sz w:val="20"/>
          <w:szCs w:val="24"/>
          <w:rtl/>
          <w:lang w:eastAsia="he-IL"/>
        </w:rPr>
        <w:t>המצ"ב,</w:t>
      </w:r>
      <w:r w:rsidRPr="0045396B">
        <w:rPr>
          <w:rFonts w:ascii="Times New Roman" w:eastAsia="Times New Roman" w:hAnsi="Times New Roman" w:cs="David"/>
          <w:sz w:val="20"/>
          <w:szCs w:val="24"/>
          <w:rtl/>
          <w:lang w:eastAsia="he-IL"/>
        </w:rPr>
        <w:t xml:space="preserve"> יתאים לביצוע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 המתכנן ברמה ובמועדים</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המפורטים בחוזה זה ויניח את דעתו של המנהל במשך כל תקופת מתן שרותי המתכנן.</w:t>
      </w:r>
    </w:p>
    <w:p w14:paraId="6E756A06"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מבלי לגרוע מהתחייבותו האמורה של המתכנן, רשאי המנהל - אם וכאשר יראה צורך בכך על פי שיקול דעתו </w:t>
      </w:r>
      <w:r w:rsidRPr="0045396B">
        <w:rPr>
          <w:rFonts w:ascii="Times New Roman" w:eastAsia="Times New Roman" w:hAnsi="Times New Roman" w:cs="David" w:hint="cs"/>
          <w:sz w:val="20"/>
          <w:szCs w:val="24"/>
          <w:rtl/>
          <w:lang w:eastAsia="he-IL"/>
        </w:rPr>
        <w:t xml:space="preserve">המוחלט </w:t>
      </w:r>
      <w:r w:rsidRPr="0045396B">
        <w:rPr>
          <w:rFonts w:ascii="Times New Roman" w:eastAsia="Times New Roman" w:hAnsi="Times New Roman" w:cs="David"/>
          <w:sz w:val="20"/>
          <w:szCs w:val="24"/>
          <w:rtl/>
          <w:lang w:eastAsia="he-IL"/>
        </w:rPr>
        <w:t>- להורות למתכנן מ</w:t>
      </w:r>
      <w:r w:rsidRPr="0045396B">
        <w:rPr>
          <w:rFonts w:ascii="Times New Roman" w:eastAsia="Times New Roman" w:hAnsi="Times New Roman" w:cs="David" w:hint="cs"/>
          <w:sz w:val="20"/>
          <w:szCs w:val="24"/>
          <w:rtl/>
          <w:lang w:eastAsia="he-IL"/>
        </w:rPr>
        <w:t>עת לעת,</w:t>
      </w:r>
      <w:r w:rsidRPr="0045396B">
        <w:rPr>
          <w:rFonts w:ascii="Times New Roman" w:eastAsia="Times New Roman" w:hAnsi="Times New Roman" w:cs="David"/>
          <w:sz w:val="20"/>
          <w:szCs w:val="24"/>
          <w:rtl/>
          <w:lang w:eastAsia="he-IL"/>
        </w:rPr>
        <w:t xml:space="preserve"> להגדיל את צוות עובדיו, על חשבונו ואחריותו של המתכנן, במספר, לתקופה ובמקומות אותם יציין המנהל בהוראותיו.</w:t>
      </w:r>
    </w:p>
    <w:p w14:paraId="29715AE6"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מוסכם בזה</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במשך כל תקופת החוזה יהיה האדריכל ו/או המהנדס ו/או היועץ הנקוב בנספח </w:t>
      </w:r>
      <w:r w:rsidRPr="0045396B">
        <w:rPr>
          <w:rFonts w:ascii="Times New Roman" w:eastAsia="Times New Roman" w:hAnsi="Times New Roman" w:cs="David"/>
          <w:bCs/>
          <w:sz w:val="20"/>
          <w:szCs w:val="24"/>
          <w:rtl/>
          <w:lang w:eastAsia="he-IL"/>
        </w:rPr>
        <w:t>א'</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המצ"ב</w:t>
      </w:r>
      <w:r w:rsidRPr="0045396B">
        <w:rPr>
          <w:rFonts w:ascii="Times New Roman" w:eastAsia="Times New Roman" w:hAnsi="Times New Roman" w:cs="David"/>
          <w:sz w:val="20"/>
          <w:szCs w:val="24"/>
          <w:rtl/>
          <w:lang w:eastAsia="he-IL"/>
        </w:rPr>
        <w:t>, מנהלו הראשי של המתכנן למטרת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xml:space="preserve"> (להלן: "</w:t>
      </w:r>
      <w:r w:rsidRPr="0045396B">
        <w:rPr>
          <w:rFonts w:ascii="Times New Roman" w:eastAsia="Times New Roman" w:hAnsi="Times New Roman" w:cs="David"/>
          <w:b/>
          <w:bCs/>
          <w:sz w:val="20"/>
          <w:szCs w:val="24"/>
          <w:rtl/>
          <w:lang w:eastAsia="he-IL"/>
        </w:rPr>
        <w:t>המנהל הראשי</w:t>
      </w:r>
      <w:r w:rsidRPr="0045396B">
        <w:rPr>
          <w:rFonts w:ascii="Times New Roman" w:eastAsia="Times New Roman" w:hAnsi="Times New Roman" w:cs="David"/>
          <w:sz w:val="20"/>
          <w:szCs w:val="24"/>
          <w:rtl/>
          <w:lang w:eastAsia="he-IL"/>
        </w:rPr>
        <w:t>"). החלפת המנהל הראשי בממלא מקום מתאים ולתקופה מוגדרת, תיעשה לאחר אישורו של המזמין</w:t>
      </w:r>
      <w:r w:rsidRPr="0045396B">
        <w:rPr>
          <w:rFonts w:ascii="Times New Roman" w:eastAsia="Times New Roman" w:hAnsi="Times New Roman" w:cs="David" w:hint="cs"/>
          <w:sz w:val="20"/>
          <w:szCs w:val="24"/>
          <w:rtl/>
          <w:lang w:eastAsia="he-IL"/>
        </w:rPr>
        <w:t xml:space="preserve"> מראש ובכתב</w:t>
      </w:r>
      <w:r w:rsidRPr="0045396B">
        <w:rPr>
          <w:rFonts w:ascii="Times New Roman" w:eastAsia="Times New Roman" w:hAnsi="Times New Roman" w:cs="David"/>
          <w:sz w:val="20"/>
          <w:szCs w:val="24"/>
          <w:rtl/>
          <w:lang w:eastAsia="he-IL"/>
        </w:rPr>
        <w:t>.</w:t>
      </w:r>
    </w:p>
    <w:p w14:paraId="7CB8E0A0" w14:textId="77777777" w:rsidR="0045396B" w:rsidRPr="0045396B" w:rsidRDefault="0045396B" w:rsidP="0045396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מ</w:t>
      </w:r>
      <w:r w:rsidRPr="0045396B">
        <w:rPr>
          <w:rFonts w:ascii="Times New Roman" w:eastAsia="Times New Roman" w:hAnsi="Times New Roman" w:cs="David" w:hint="cs"/>
          <w:sz w:val="20"/>
          <w:szCs w:val="24"/>
          <w:rtl/>
          <w:lang w:eastAsia="he-IL"/>
        </w:rPr>
        <w:t>צהיר, כי ידוע לו, ש</w:t>
      </w:r>
      <w:r w:rsidRPr="0045396B">
        <w:rPr>
          <w:rFonts w:ascii="Times New Roman" w:eastAsia="Times New Roman" w:hAnsi="Times New Roman" w:cs="David"/>
          <w:sz w:val="20"/>
          <w:szCs w:val="24"/>
          <w:rtl/>
          <w:lang w:eastAsia="he-IL"/>
        </w:rPr>
        <w:t>במשך כל ת</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קפ</w:t>
      </w:r>
      <w:r w:rsidRPr="0045396B">
        <w:rPr>
          <w:rFonts w:ascii="Times New Roman" w:eastAsia="Times New Roman" w:hAnsi="Times New Roman" w:cs="David" w:hint="cs"/>
          <w:sz w:val="20"/>
          <w:szCs w:val="24"/>
          <w:rtl/>
          <w:lang w:eastAsia="he-IL"/>
        </w:rPr>
        <w:t>ו של</w:t>
      </w:r>
      <w:r w:rsidRPr="0045396B">
        <w:rPr>
          <w:rFonts w:ascii="Times New Roman" w:eastAsia="Times New Roman" w:hAnsi="Times New Roman" w:cs="David"/>
          <w:sz w:val="20"/>
          <w:szCs w:val="24"/>
          <w:rtl/>
          <w:lang w:eastAsia="he-IL"/>
        </w:rPr>
        <w:t xml:space="preserve">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xml:space="preserve"> יעמוד המנהל הראשי בראשו, יהיה מעורב אישית בב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המתכנן שיעסוק בב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 התכנון. מבלי לגרוע מהתחייבויות המתכנן כמתחייב מ</w:t>
      </w:r>
      <w:r w:rsidRPr="0045396B">
        <w:rPr>
          <w:rFonts w:ascii="Times New Roman" w:eastAsia="Times New Roman" w:hAnsi="Times New Roman" w:cs="David" w:hint="cs"/>
          <w:sz w:val="20"/>
          <w:szCs w:val="24"/>
          <w:rtl/>
          <w:lang w:eastAsia="he-IL"/>
        </w:rPr>
        <w:t>חוזה זה,</w:t>
      </w:r>
      <w:r w:rsidRPr="0045396B">
        <w:rPr>
          <w:rFonts w:ascii="Times New Roman" w:eastAsia="Times New Roman" w:hAnsi="Times New Roman" w:cs="David"/>
          <w:sz w:val="20"/>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5B8E475E" w14:textId="77777777" w:rsidR="0045396B" w:rsidRPr="0045396B" w:rsidRDefault="0045396B" w:rsidP="0045396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p>
    <w:p w14:paraId="7C54DB0E"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 xml:space="preserve">המזמין רשאי </w:t>
      </w:r>
      <w:r w:rsidRPr="0045396B">
        <w:rPr>
          <w:rFonts w:ascii="Times New Roman" w:eastAsia="Times New Roman" w:hAnsi="Times New Roman" w:cs="David"/>
          <w:sz w:val="20"/>
          <w:szCs w:val="24"/>
          <w:rtl/>
          <w:lang w:eastAsia="he-IL"/>
        </w:rPr>
        <w:t xml:space="preserve">לדרוש מהמתכנן להחליף כל עובד מעובדיו של המתכנן שלדעת המזמין אינו מתאים לתפקידו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או אינו מבצעו להנחת דעתו, אף אם אושר תחילה ע"י המזמין וכן לדרוש תגבור צוות המתכנן, ועל המתכנן למלא </w:t>
      </w:r>
      <w:r w:rsidRPr="0045396B">
        <w:rPr>
          <w:rFonts w:ascii="Times New Roman" w:eastAsia="Times New Roman" w:hAnsi="Times New Roman" w:cs="David" w:hint="cs"/>
          <w:sz w:val="20"/>
          <w:szCs w:val="24"/>
          <w:rtl/>
          <w:lang w:eastAsia="he-IL"/>
        </w:rPr>
        <w:t xml:space="preserve">אחר </w:t>
      </w:r>
      <w:r w:rsidRPr="0045396B">
        <w:rPr>
          <w:rFonts w:ascii="Times New Roman" w:eastAsia="Times New Roman" w:hAnsi="Times New Roman" w:cs="David"/>
          <w:sz w:val="20"/>
          <w:szCs w:val="24"/>
          <w:rtl/>
          <w:lang w:eastAsia="he-IL"/>
        </w:rPr>
        <w:t>דרישת המזמין לאלתר.</w:t>
      </w:r>
    </w:p>
    <w:p w14:paraId="5E64963B"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החלטות המזמין בדבר א</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שור ו/או החלפת עובד מעובדי המתכנן תינתנה לפי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קול דעתו המוחלט</w:t>
      </w:r>
      <w:r w:rsidRPr="0045396B">
        <w:rPr>
          <w:rFonts w:ascii="Times New Roman" w:eastAsia="Times New Roman" w:hAnsi="Times New Roman" w:cs="David" w:hint="cs"/>
          <w:sz w:val="20"/>
          <w:szCs w:val="24"/>
          <w:rtl/>
          <w:lang w:eastAsia="he-IL"/>
        </w:rPr>
        <w:t xml:space="preserve"> של המזמין</w:t>
      </w:r>
      <w:r w:rsidRPr="0045396B">
        <w:rPr>
          <w:rFonts w:ascii="Times New Roman" w:eastAsia="Times New Roman" w:hAnsi="Times New Roman" w:cs="David"/>
          <w:sz w:val="20"/>
          <w:szCs w:val="24"/>
          <w:rtl/>
          <w:lang w:eastAsia="he-IL"/>
        </w:rPr>
        <w:t xml:space="preserve"> וללא צורך במתן נימוקים</w:t>
      </w:r>
      <w:r w:rsidRPr="0045396B">
        <w:rPr>
          <w:rFonts w:ascii="Times New Roman" w:eastAsia="Times New Roman" w:hAnsi="Times New Roman" w:cs="David" w:hint="cs"/>
          <w:sz w:val="20"/>
          <w:szCs w:val="24"/>
          <w:rtl/>
          <w:lang w:eastAsia="he-IL"/>
        </w:rPr>
        <w:t xml:space="preserve"> כאלה ואחרים</w:t>
      </w:r>
      <w:r w:rsidRPr="0045396B">
        <w:rPr>
          <w:rFonts w:ascii="Times New Roman" w:eastAsia="Times New Roman" w:hAnsi="Times New Roman" w:cs="David"/>
          <w:sz w:val="20"/>
          <w:szCs w:val="24"/>
          <w:rtl/>
          <w:lang w:eastAsia="he-IL"/>
        </w:rPr>
        <w:t>. אין בהחלטות אלה</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כדי לשחרר את המתכנן מאי</w:t>
      </w:r>
      <w:r w:rsidRPr="0045396B">
        <w:rPr>
          <w:rFonts w:ascii="Times New Roman" w:eastAsia="Times New Roman" w:hAnsi="Times New Roman" w:cs="David" w:hint="cs"/>
          <w:sz w:val="20"/>
          <w:szCs w:val="24"/>
          <w:rtl/>
          <w:lang w:eastAsia="he-IL"/>
        </w:rPr>
        <w:t>לו</w:t>
      </w:r>
      <w:r w:rsidRPr="0045396B">
        <w:rPr>
          <w:rFonts w:ascii="Times New Roman" w:eastAsia="Times New Roman" w:hAnsi="Times New Roman" w:cs="David"/>
          <w:sz w:val="20"/>
          <w:szCs w:val="24"/>
          <w:rtl/>
          <w:lang w:eastAsia="he-IL"/>
        </w:rPr>
        <w:t xml:space="preserve"> מהתחייבויותיו לפי חוזה זה ואין בהן כדי להטיל על המזמין כל אחריות</w:t>
      </w:r>
      <w:r w:rsidRPr="0045396B">
        <w:rPr>
          <w:rFonts w:ascii="Times New Roman" w:eastAsia="Times New Roman" w:hAnsi="Times New Roman" w:cs="David" w:hint="cs"/>
          <w:sz w:val="20"/>
          <w:szCs w:val="24"/>
          <w:rtl/>
          <w:lang w:eastAsia="he-IL"/>
        </w:rPr>
        <w:t xml:space="preserve"> ו/או חבות</w:t>
      </w:r>
      <w:r w:rsidRPr="0045396B">
        <w:rPr>
          <w:rFonts w:ascii="Times New Roman" w:eastAsia="Times New Roman" w:hAnsi="Times New Roman" w:cs="David"/>
          <w:sz w:val="20"/>
          <w:szCs w:val="24"/>
          <w:rtl/>
          <w:lang w:eastAsia="he-IL"/>
        </w:rPr>
        <w:t xml:space="preserve"> שהיא.</w:t>
      </w:r>
    </w:p>
    <w:p w14:paraId="53E42FDF" w14:textId="77777777" w:rsidR="0045396B" w:rsidRPr="0045396B" w:rsidRDefault="0045396B" w:rsidP="0045396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מתחייב</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לצייד על חשבונו את צוות עובדיו בכל הציוד הדרוש לב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צוע שרותי המתכנן. </w:t>
      </w:r>
      <w:r w:rsidRPr="0045396B">
        <w:rPr>
          <w:rFonts w:ascii="Times New Roman" w:eastAsia="Times New Roman" w:hAnsi="Times New Roman" w:cs="David" w:hint="cs"/>
          <w:sz w:val="20"/>
          <w:szCs w:val="24"/>
          <w:rtl/>
          <w:lang w:eastAsia="he-IL"/>
        </w:rPr>
        <w:t>האחריות בגין אחזקת</w:t>
      </w:r>
      <w:r w:rsidRPr="0045396B">
        <w:rPr>
          <w:rFonts w:ascii="Times New Roman" w:eastAsia="Times New Roman" w:hAnsi="Times New Roman" w:cs="David"/>
          <w:sz w:val="20"/>
          <w:szCs w:val="24"/>
          <w:rtl/>
          <w:lang w:eastAsia="he-IL"/>
        </w:rPr>
        <w:t xml:space="preserve"> ושמיר</w:t>
      </w:r>
      <w:r w:rsidRPr="0045396B">
        <w:rPr>
          <w:rFonts w:ascii="Times New Roman" w:eastAsia="Times New Roman" w:hAnsi="Times New Roman" w:cs="David" w:hint="cs"/>
          <w:sz w:val="20"/>
          <w:szCs w:val="24"/>
          <w:rtl/>
          <w:lang w:eastAsia="he-IL"/>
        </w:rPr>
        <w:t>ת</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ה</w:t>
      </w:r>
      <w:r w:rsidRPr="0045396B">
        <w:rPr>
          <w:rFonts w:ascii="Times New Roman" w:eastAsia="Times New Roman" w:hAnsi="Times New Roman" w:cs="David"/>
          <w:sz w:val="20"/>
          <w:szCs w:val="24"/>
          <w:rtl/>
          <w:lang w:eastAsia="he-IL"/>
        </w:rPr>
        <w:t>ציוד</w:t>
      </w:r>
      <w:r w:rsidRPr="0045396B">
        <w:rPr>
          <w:rFonts w:ascii="Times New Roman" w:eastAsia="Times New Roman" w:hAnsi="Times New Roman" w:cs="David" w:hint="cs"/>
          <w:sz w:val="20"/>
          <w:szCs w:val="24"/>
          <w:rtl/>
          <w:lang w:eastAsia="he-IL"/>
        </w:rPr>
        <w:t xml:space="preserve"> כאמור,</w:t>
      </w:r>
      <w:r w:rsidRPr="0045396B">
        <w:rPr>
          <w:rFonts w:ascii="Times New Roman" w:eastAsia="Times New Roman" w:hAnsi="Times New Roman" w:cs="David"/>
          <w:sz w:val="20"/>
          <w:szCs w:val="24"/>
          <w:rtl/>
          <w:lang w:eastAsia="he-IL"/>
        </w:rPr>
        <w:t xml:space="preserve"> תהיה בידי המתכנן ועל חשבונו, והמזמין לא </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ישא בכל אחריות </w:t>
      </w:r>
      <w:r w:rsidRPr="0045396B">
        <w:rPr>
          <w:rFonts w:ascii="Times New Roman" w:eastAsia="Times New Roman" w:hAnsi="Times New Roman" w:cs="David" w:hint="cs"/>
          <w:sz w:val="20"/>
          <w:szCs w:val="24"/>
          <w:rtl/>
          <w:lang w:eastAsia="he-IL"/>
        </w:rPr>
        <w:t xml:space="preserve">ו/או חבות </w:t>
      </w:r>
      <w:r w:rsidRPr="0045396B">
        <w:rPr>
          <w:rFonts w:ascii="Times New Roman" w:eastAsia="Times New Roman" w:hAnsi="Times New Roman" w:cs="David"/>
          <w:sz w:val="20"/>
          <w:szCs w:val="24"/>
          <w:rtl/>
          <w:lang w:eastAsia="he-IL"/>
        </w:rPr>
        <w:t>בגין א</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בדן </w:t>
      </w:r>
      <w:r w:rsidRPr="0045396B">
        <w:rPr>
          <w:rFonts w:ascii="Times New Roman" w:eastAsia="Times New Roman" w:hAnsi="Times New Roman" w:cs="David" w:hint="cs"/>
          <w:sz w:val="20"/>
          <w:szCs w:val="24"/>
          <w:rtl/>
          <w:lang w:eastAsia="he-IL"/>
        </w:rPr>
        <w:t>ן/</w:t>
      </w:r>
      <w:r w:rsidRPr="0045396B">
        <w:rPr>
          <w:rFonts w:ascii="Times New Roman" w:eastAsia="Times New Roman" w:hAnsi="Times New Roman" w:cs="David"/>
          <w:sz w:val="20"/>
          <w:szCs w:val="24"/>
          <w:rtl/>
          <w:lang w:eastAsia="he-IL"/>
        </w:rPr>
        <w:t>או נזק</w:t>
      </w:r>
      <w:r w:rsidRPr="0045396B">
        <w:rPr>
          <w:rFonts w:ascii="Times New Roman" w:eastAsia="Times New Roman" w:hAnsi="Times New Roman" w:cs="David" w:hint="cs"/>
          <w:sz w:val="20"/>
          <w:szCs w:val="24"/>
          <w:rtl/>
          <w:lang w:eastAsia="he-IL"/>
        </w:rPr>
        <w:t xml:space="preserve"> ו/או קלקול</w:t>
      </w:r>
      <w:r w:rsidRPr="0045396B">
        <w:rPr>
          <w:rFonts w:ascii="Times New Roman" w:eastAsia="Times New Roman" w:hAnsi="Times New Roman" w:cs="David"/>
          <w:sz w:val="20"/>
          <w:szCs w:val="24"/>
          <w:rtl/>
          <w:lang w:eastAsia="he-IL"/>
        </w:rPr>
        <w:t xml:space="preserve"> כלשהו לציוד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לכל חלק ממנו מכל סיבה שהיא.</w:t>
      </w:r>
    </w:p>
    <w:p w14:paraId="740D6110" w14:textId="77777777" w:rsidR="0045396B" w:rsidRPr="0045396B" w:rsidRDefault="0045396B" w:rsidP="0045396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u w:val="single"/>
          <w:rtl/>
          <w:lang w:eastAsia="he-IL"/>
        </w:rPr>
        <w:t>סמכויות המתכנן</w:t>
      </w:r>
    </w:p>
    <w:p w14:paraId="4051A7F6"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במגעים עם רשויות מוסמכות</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לרבות עם הרשות המקומית</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בכל הנוגע לש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 המתכנן וכל הכרוך בכך</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יפעל המתכנן בתור בא-כוחו הטכני של המזמין והמזמין מסמיכו לכך</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ובלבד:</w:t>
      </w:r>
    </w:p>
    <w:p w14:paraId="17A559AB"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שהמתכנן לא יגיש תכניות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תיקונים לתכניות לא</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שור הרשויות המוסמכות</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אלא אם כן אושרו קודם לכן</w:t>
      </w:r>
      <w:r w:rsidRPr="0045396B">
        <w:rPr>
          <w:rFonts w:ascii="Times New Roman" w:eastAsia="Times New Roman" w:hAnsi="Times New Roman" w:cs="David" w:hint="cs"/>
          <w:sz w:val="20"/>
          <w:szCs w:val="24"/>
          <w:rtl/>
          <w:lang w:eastAsia="he-IL"/>
        </w:rPr>
        <w:t>, מראש ובכתב,</w:t>
      </w:r>
      <w:r w:rsidRPr="0045396B">
        <w:rPr>
          <w:rFonts w:ascii="Times New Roman" w:eastAsia="Times New Roman" w:hAnsi="Times New Roman" w:cs="David"/>
          <w:sz w:val="20"/>
          <w:szCs w:val="24"/>
          <w:rtl/>
          <w:lang w:eastAsia="he-IL"/>
        </w:rPr>
        <w:t xml:space="preserve"> ע"י המזמין.</w:t>
      </w:r>
    </w:p>
    <w:p w14:paraId="3D6DABAB"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שהמתכנן לא יקבל כל החלטה ולא יפעל ולא יחייב את המזמין בכל עניין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הכרוך בהתחייבות חוקית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כספית</w:t>
      </w:r>
      <w:r w:rsidRPr="0045396B">
        <w:rPr>
          <w:rFonts w:ascii="Times New Roman" w:eastAsia="Times New Roman" w:hAnsi="Times New Roman" w:cs="David" w:hint="cs"/>
          <w:sz w:val="20"/>
          <w:szCs w:val="24"/>
          <w:rtl/>
          <w:lang w:eastAsia="he-IL"/>
        </w:rPr>
        <w:t xml:space="preserve"> ו/או אחרת,</w:t>
      </w:r>
      <w:r w:rsidRPr="0045396B">
        <w:rPr>
          <w:rFonts w:ascii="Times New Roman" w:eastAsia="Times New Roman" w:hAnsi="Times New Roman" w:cs="David"/>
          <w:sz w:val="20"/>
          <w:szCs w:val="24"/>
          <w:rtl/>
          <w:lang w:eastAsia="he-IL"/>
        </w:rPr>
        <w:t xml:space="preserve"> אלא בא</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שורו של המזמין</w:t>
      </w:r>
      <w:r w:rsidRPr="0045396B">
        <w:rPr>
          <w:rFonts w:ascii="Times New Roman" w:eastAsia="Times New Roman" w:hAnsi="Times New Roman" w:cs="David" w:hint="cs"/>
          <w:sz w:val="20"/>
          <w:szCs w:val="24"/>
          <w:rtl/>
          <w:lang w:eastAsia="he-IL"/>
        </w:rPr>
        <w:t xml:space="preserve"> מראש ובכתב</w:t>
      </w:r>
      <w:r w:rsidRPr="0045396B">
        <w:rPr>
          <w:rFonts w:ascii="Times New Roman" w:eastAsia="Times New Roman" w:hAnsi="Times New Roman" w:cs="David"/>
          <w:sz w:val="20"/>
          <w:szCs w:val="24"/>
          <w:rtl/>
          <w:lang w:eastAsia="he-IL"/>
        </w:rPr>
        <w:t>.</w:t>
      </w:r>
    </w:p>
    <w:p w14:paraId="335FA1F4" w14:textId="77777777" w:rsidR="0045396B" w:rsidRPr="0045396B" w:rsidRDefault="0045396B" w:rsidP="0045396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זולת אם</w:t>
      </w:r>
      <w:r w:rsidRPr="0045396B">
        <w:rPr>
          <w:rFonts w:ascii="Times New Roman" w:eastAsia="Times New Roman" w:hAnsi="Times New Roman" w:cs="David"/>
          <w:sz w:val="20"/>
          <w:szCs w:val="24"/>
          <w:rtl/>
          <w:lang w:eastAsia="he-IL"/>
        </w:rPr>
        <w:t xml:space="preserve"> יוסמך לכך ע"י המזמין </w:t>
      </w:r>
      <w:r w:rsidRPr="0045396B">
        <w:rPr>
          <w:rFonts w:ascii="Times New Roman" w:eastAsia="Times New Roman" w:hAnsi="Times New Roman" w:cs="David" w:hint="cs"/>
          <w:sz w:val="20"/>
          <w:szCs w:val="24"/>
          <w:rtl/>
          <w:lang w:eastAsia="he-IL"/>
        </w:rPr>
        <w:t>מראש ו</w:t>
      </w:r>
      <w:r w:rsidRPr="0045396B">
        <w:rPr>
          <w:rFonts w:ascii="Times New Roman" w:eastAsia="Times New Roman" w:hAnsi="Times New Roman" w:cs="David"/>
          <w:sz w:val="20"/>
          <w:szCs w:val="24"/>
          <w:rtl/>
          <w:lang w:eastAsia="he-IL"/>
        </w:rPr>
        <w:t>בכתב</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לא יהיה המתכנן רשאי ליתן הוראות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הנחיות</w:t>
      </w:r>
      <w:r w:rsidRPr="0045396B">
        <w:rPr>
          <w:rFonts w:ascii="Times New Roman" w:eastAsia="Times New Roman" w:hAnsi="Times New Roman" w:cs="David" w:hint="cs"/>
          <w:sz w:val="20"/>
          <w:szCs w:val="24"/>
          <w:rtl/>
          <w:lang w:eastAsia="he-IL"/>
        </w:rPr>
        <w:t>, בין</w:t>
      </w:r>
      <w:r w:rsidRPr="0045396B">
        <w:rPr>
          <w:rFonts w:ascii="Times New Roman" w:eastAsia="Times New Roman" w:hAnsi="Times New Roman" w:cs="David"/>
          <w:sz w:val="20"/>
          <w:szCs w:val="24"/>
          <w:rtl/>
          <w:lang w:eastAsia="he-IL"/>
        </w:rPr>
        <w:t xml:space="preserve"> במישרין</w:t>
      </w:r>
      <w:r w:rsidRPr="0045396B">
        <w:rPr>
          <w:rFonts w:ascii="Times New Roman" w:eastAsia="Times New Roman" w:hAnsi="Times New Roman" w:cs="David" w:hint="cs"/>
          <w:sz w:val="20"/>
          <w:szCs w:val="24"/>
          <w:rtl/>
          <w:lang w:eastAsia="he-IL"/>
        </w:rPr>
        <w:t xml:space="preserve"> ובין בעקיפין,</w:t>
      </w:r>
      <w:r w:rsidRPr="0045396B">
        <w:rPr>
          <w:rFonts w:ascii="Times New Roman" w:eastAsia="Times New Roman" w:hAnsi="Times New Roman" w:cs="David"/>
          <w:sz w:val="20"/>
          <w:szCs w:val="24"/>
          <w:rtl/>
          <w:lang w:eastAsia="he-IL"/>
        </w:rPr>
        <w:t xml:space="preserve"> לקבלן הראשי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או לקבלן העבודות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או לנהל עמם מו"מ ביחס למחירים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או </w:t>
      </w:r>
      <w:r w:rsidRPr="0045396B">
        <w:rPr>
          <w:rFonts w:ascii="Times New Roman" w:eastAsia="Times New Roman" w:hAnsi="Times New Roman" w:cs="David" w:hint="cs"/>
          <w:sz w:val="20"/>
          <w:szCs w:val="24"/>
          <w:rtl/>
          <w:lang w:eastAsia="he-IL"/>
        </w:rPr>
        <w:t>ל</w:t>
      </w:r>
      <w:r w:rsidRPr="0045396B">
        <w:rPr>
          <w:rFonts w:ascii="Times New Roman" w:eastAsia="Times New Roman" w:hAnsi="Times New Roman" w:cs="David"/>
          <w:sz w:val="20"/>
          <w:szCs w:val="24"/>
          <w:rtl/>
          <w:lang w:eastAsia="he-IL"/>
        </w:rPr>
        <w:t>דרכי ביצוע הכרוכים בש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נוי מחירים</w:t>
      </w:r>
      <w:r w:rsidRPr="0045396B">
        <w:rPr>
          <w:rFonts w:ascii="Times New Roman" w:eastAsia="Times New Roman" w:hAnsi="Times New Roman" w:cs="David" w:hint="cs"/>
          <w:sz w:val="20"/>
          <w:szCs w:val="24"/>
          <w:rtl/>
          <w:lang w:eastAsia="he-IL"/>
        </w:rPr>
        <w:t xml:space="preserve"> ו/או כמויות</w:t>
      </w:r>
      <w:r w:rsidRPr="0045396B">
        <w:rPr>
          <w:rFonts w:ascii="Times New Roman" w:eastAsia="Times New Roman" w:hAnsi="Times New Roman" w:cs="David"/>
          <w:sz w:val="20"/>
          <w:szCs w:val="24"/>
          <w:rtl/>
          <w:lang w:eastAsia="he-IL"/>
        </w:rPr>
        <w:t>, אלא באמצעות המזמין או המנהל.</w:t>
      </w:r>
    </w:p>
    <w:p w14:paraId="76D4D784" w14:textId="77777777" w:rsidR="0045396B" w:rsidRPr="0045396B" w:rsidRDefault="0045396B" w:rsidP="0045396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u w:val="single"/>
          <w:rtl/>
          <w:lang w:eastAsia="he-IL"/>
        </w:rPr>
        <w:t>סמכויות המנהל</w:t>
      </w:r>
    </w:p>
    <w:p w14:paraId="5E5CE6E6"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המנהל רשאי לבדוק</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בכל עת</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את שרותי המתכנן כולם או </w:t>
      </w:r>
      <w:r w:rsidRPr="0045396B">
        <w:rPr>
          <w:rFonts w:ascii="Times New Roman" w:eastAsia="Times New Roman" w:hAnsi="Times New Roman" w:cs="David" w:hint="cs"/>
          <w:sz w:val="20"/>
          <w:szCs w:val="24"/>
          <w:rtl/>
          <w:lang w:eastAsia="he-IL"/>
        </w:rPr>
        <w:t>מקצתם</w:t>
      </w:r>
      <w:r w:rsidRPr="0045396B">
        <w:rPr>
          <w:rFonts w:ascii="Times New Roman" w:eastAsia="Times New Roman" w:hAnsi="Times New Roman" w:cs="David"/>
          <w:sz w:val="20"/>
          <w:szCs w:val="24"/>
          <w:rtl/>
          <w:lang w:eastAsia="he-IL"/>
        </w:rPr>
        <w:t xml:space="preserve">, להשגיח על ביצוע שרותי המתכנן וכן לבדוק את טיב שירותי המתכנן הנעשים על ידי המתכנן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או </w:t>
      </w:r>
      <w:r w:rsidRPr="0045396B">
        <w:rPr>
          <w:rFonts w:ascii="Times New Roman" w:eastAsia="Times New Roman" w:hAnsi="Times New Roman" w:cs="David" w:hint="cs"/>
          <w:sz w:val="20"/>
          <w:szCs w:val="24"/>
          <w:rtl/>
          <w:lang w:eastAsia="he-IL"/>
        </w:rPr>
        <w:t xml:space="preserve">על ידי מי </w:t>
      </w:r>
      <w:r w:rsidRPr="0045396B">
        <w:rPr>
          <w:rFonts w:ascii="Times New Roman" w:eastAsia="Times New Roman" w:hAnsi="Times New Roman" w:cs="David"/>
          <w:sz w:val="20"/>
          <w:szCs w:val="24"/>
          <w:rtl/>
          <w:lang w:eastAsia="he-IL"/>
        </w:rPr>
        <w:t>מטעמו. כן רשאי המנהל</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לבדוק אם המתכנן מבצע כהלכה את הוראות חוזה זה, את הוראות המזמין ואת הוראותיו.</w:t>
      </w:r>
    </w:p>
    <w:p w14:paraId="2D1300D0"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המתכנן ימסור למנהל על פי דרישתו דין וחשבון על התקדמות ביצוע שרותי המתכנן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45396B">
        <w:rPr>
          <w:rFonts w:ascii="Times New Roman" w:eastAsia="Times New Roman" w:hAnsi="Times New Roman" w:cs="David"/>
          <w:bCs/>
          <w:sz w:val="20"/>
          <w:szCs w:val="24"/>
          <w:rtl/>
          <w:lang w:eastAsia="he-IL"/>
        </w:rPr>
        <w:t>א'</w:t>
      </w:r>
      <w:r w:rsidRPr="0045396B">
        <w:rPr>
          <w:rFonts w:ascii="Times New Roman" w:eastAsia="Times New Roman" w:hAnsi="Times New Roman" w:cs="David" w:hint="cs"/>
          <w:b/>
          <w:sz w:val="20"/>
          <w:szCs w:val="24"/>
          <w:rtl/>
          <w:lang w:eastAsia="he-IL"/>
        </w:rPr>
        <w:t xml:space="preserve"> המצ"ב</w:t>
      </w:r>
      <w:r w:rsidRPr="0045396B">
        <w:rPr>
          <w:rFonts w:ascii="Times New Roman" w:eastAsia="Times New Roman" w:hAnsi="Times New Roman" w:cs="David"/>
          <w:sz w:val="20"/>
          <w:szCs w:val="24"/>
          <w:rtl/>
          <w:lang w:eastAsia="he-IL"/>
        </w:rPr>
        <w:t>.</w:t>
      </w:r>
    </w:p>
    <w:p w14:paraId="4D12FDAF"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לצורך הפעלת סמכויותיו</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רשאי המנהל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או מי מטעמו לבקר במשרד המתכנן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בכל מקום אחר</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sz w:val="20"/>
          <w:szCs w:val="24"/>
          <w:rtl/>
          <w:lang w:eastAsia="he-IL"/>
        </w:rPr>
        <w:lastRenderedPageBreak/>
        <w:t>בו מבוצעים שירותי המתכנן והמתכנן מתחייב למסור כל הסבר שיידרש על יד</w:t>
      </w:r>
      <w:r w:rsidRPr="0045396B">
        <w:rPr>
          <w:rFonts w:ascii="Times New Roman" w:eastAsia="Times New Roman" w:hAnsi="Times New Roman" w:cs="David" w:hint="cs"/>
          <w:sz w:val="20"/>
          <w:szCs w:val="24"/>
          <w:rtl/>
          <w:lang w:eastAsia="he-IL"/>
        </w:rPr>
        <w:t>י המנהל ו/</w:t>
      </w:r>
      <w:r w:rsidRPr="0045396B">
        <w:rPr>
          <w:rFonts w:ascii="Times New Roman" w:eastAsia="Times New Roman" w:hAnsi="Times New Roman" w:cs="David"/>
          <w:sz w:val="20"/>
          <w:szCs w:val="24"/>
          <w:rtl/>
          <w:lang w:eastAsia="he-IL"/>
        </w:rPr>
        <w:t xml:space="preserve">או </w:t>
      </w:r>
      <w:r w:rsidRPr="0045396B">
        <w:rPr>
          <w:rFonts w:ascii="Times New Roman" w:eastAsia="Times New Roman" w:hAnsi="Times New Roman" w:cs="David" w:hint="cs"/>
          <w:sz w:val="20"/>
          <w:szCs w:val="24"/>
          <w:rtl/>
          <w:lang w:eastAsia="he-IL"/>
        </w:rPr>
        <w:t xml:space="preserve">על ידי מי </w:t>
      </w:r>
      <w:r w:rsidRPr="0045396B">
        <w:rPr>
          <w:rFonts w:ascii="Times New Roman" w:eastAsia="Times New Roman" w:hAnsi="Times New Roman" w:cs="David"/>
          <w:sz w:val="20"/>
          <w:szCs w:val="24"/>
          <w:rtl/>
          <w:lang w:eastAsia="he-IL"/>
        </w:rPr>
        <w:t>מטעמו.</w:t>
      </w:r>
    </w:p>
    <w:p w14:paraId="6C9AFF68"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אין בהפעלת סמכויות המנהל על פי חוזה זה</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כדי לגרוע </w:t>
      </w:r>
      <w:r w:rsidRPr="0045396B">
        <w:rPr>
          <w:rFonts w:ascii="Times New Roman" w:eastAsia="Times New Roman" w:hAnsi="Times New Roman" w:cs="David" w:hint="cs"/>
          <w:sz w:val="20"/>
          <w:szCs w:val="24"/>
          <w:rtl/>
          <w:lang w:eastAsia="he-IL"/>
        </w:rPr>
        <w:t xml:space="preserve">ו/או לשחרר </w:t>
      </w:r>
      <w:r w:rsidRPr="0045396B">
        <w:rPr>
          <w:rFonts w:ascii="Times New Roman" w:eastAsia="Times New Roman" w:hAnsi="Times New Roman" w:cs="David"/>
          <w:sz w:val="20"/>
          <w:szCs w:val="24"/>
          <w:rtl/>
          <w:lang w:eastAsia="he-IL"/>
        </w:rPr>
        <w:t xml:space="preserve">מאחריות </w:t>
      </w:r>
      <w:r w:rsidRPr="0045396B">
        <w:rPr>
          <w:rFonts w:ascii="Times New Roman" w:eastAsia="Times New Roman" w:hAnsi="Times New Roman" w:cs="David" w:hint="cs"/>
          <w:sz w:val="20"/>
          <w:szCs w:val="24"/>
          <w:rtl/>
          <w:lang w:eastAsia="he-IL"/>
        </w:rPr>
        <w:t>המתכנן על פי חוזה זה ו/או על פי כל דין.</w:t>
      </w:r>
      <w:r w:rsidRPr="0045396B">
        <w:rPr>
          <w:rFonts w:ascii="Times New Roman" w:eastAsia="Times New Roman" w:hAnsi="Times New Roman" w:cs="David"/>
          <w:sz w:val="20"/>
          <w:szCs w:val="24"/>
          <w:rtl/>
          <w:lang w:eastAsia="he-IL"/>
        </w:rPr>
        <w:t xml:space="preserve"> בהקשר זה מובהר</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אישור המנהל לתכניות, בין לתכנון מוקדם ובין לתכנון סופי, לא יפטור את המתכנן מחובת ביצוע שינויים ו/או התאמות ו/או תכנון מחדש של התכניות, ככל שהדבר יידרש.</w:t>
      </w:r>
    </w:p>
    <w:p w14:paraId="11453B03" w14:textId="77777777" w:rsidR="0045396B" w:rsidRPr="0045396B" w:rsidRDefault="0045396B" w:rsidP="0045396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אישר המנהל תכניות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מסמכים אחרים הקשורים בשרותי המתכנן על פי חוזה זה או שדרש המנהל מהמתכנן להכינם בהתאם ל</w:t>
      </w:r>
      <w:r w:rsidRPr="0045396B">
        <w:rPr>
          <w:rFonts w:ascii="Times New Roman" w:eastAsia="Times New Roman" w:hAnsi="Times New Roman" w:cs="David" w:hint="cs"/>
          <w:sz w:val="20"/>
          <w:szCs w:val="24"/>
          <w:rtl/>
          <w:lang w:eastAsia="he-IL"/>
        </w:rPr>
        <w:t>חוזה</w:t>
      </w:r>
      <w:r w:rsidRPr="0045396B">
        <w:rPr>
          <w:rFonts w:ascii="Times New Roman" w:eastAsia="Times New Roman" w:hAnsi="Times New Roman" w:cs="David"/>
          <w:sz w:val="20"/>
          <w:szCs w:val="24"/>
          <w:rtl/>
          <w:lang w:eastAsia="he-IL"/>
        </w:rPr>
        <w:t xml:space="preserve"> זה, </w:t>
      </w:r>
      <w:r w:rsidRPr="0045396B">
        <w:rPr>
          <w:rFonts w:ascii="Times New Roman" w:eastAsia="Times New Roman" w:hAnsi="Times New Roman" w:cs="David" w:hint="cs"/>
          <w:sz w:val="20"/>
          <w:szCs w:val="24"/>
          <w:rtl/>
          <w:lang w:eastAsia="he-IL"/>
        </w:rPr>
        <w:t>לא יהא</w:t>
      </w:r>
      <w:r w:rsidRPr="0045396B">
        <w:rPr>
          <w:rFonts w:ascii="Times New Roman" w:eastAsia="Times New Roman" w:hAnsi="Times New Roman" w:cs="David"/>
          <w:sz w:val="20"/>
          <w:szCs w:val="24"/>
          <w:rtl/>
          <w:lang w:eastAsia="he-IL"/>
        </w:rPr>
        <w:t xml:space="preserve"> בכך כדי לשחרר את המתכנן מאחריותו המקצועית המלאה ו</w:t>
      </w:r>
      <w:r w:rsidRPr="0045396B">
        <w:rPr>
          <w:rFonts w:ascii="Times New Roman" w:eastAsia="Times New Roman" w:hAnsi="Times New Roman" w:cs="David" w:hint="cs"/>
          <w:sz w:val="20"/>
          <w:szCs w:val="24"/>
          <w:rtl/>
          <w:lang w:eastAsia="he-IL"/>
        </w:rPr>
        <w:t>לא יהא</w:t>
      </w:r>
      <w:r w:rsidRPr="0045396B">
        <w:rPr>
          <w:rFonts w:ascii="Times New Roman" w:eastAsia="Times New Roman" w:hAnsi="Times New Roman" w:cs="David"/>
          <w:sz w:val="20"/>
          <w:szCs w:val="24"/>
          <w:rtl/>
          <w:lang w:eastAsia="he-IL"/>
        </w:rPr>
        <w:t xml:space="preserve"> בכך כדי להטיל על המנהל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או על המזמין אחריות כלשהי לטיב התכניות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המסמכים האמורים.</w:t>
      </w:r>
    </w:p>
    <w:p w14:paraId="27F589E1" w14:textId="77777777" w:rsidR="0045396B" w:rsidRPr="0045396B" w:rsidRDefault="0045396B" w:rsidP="0045396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u w:val="single"/>
          <w:rtl/>
          <w:lang w:eastAsia="he-IL"/>
        </w:rPr>
        <w:t>לוח זמנים ושלבי ב</w:t>
      </w:r>
      <w:r w:rsidRPr="0045396B">
        <w:rPr>
          <w:rFonts w:ascii="Times New Roman" w:eastAsia="Times New Roman" w:hAnsi="Times New Roman" w:cs="David" w:hint="cs"/>
          <w:bCs/>
          <w:sz w:val="20"/>
          <w:szCs w:val="24"/>
          <w:u w:val="single"/>
          <w:rtl/>
          <w:lang w:eastAsia="he-IL"/>
        </w:rPr>
        <w:t>י</w:t>
      </w:r>
      <w:r w:rsidRPr="0045396B">
        <w:rPr>
          <w:rFonts w:ascii="Times New Roman" w:eastAsia="Times New Roman" w:hAnsi="Times New Roman" w:cs="David"/>
          <w:bCs/>
          <w:sz w:val="20"/>
          <w:szCs w:val="24"/>
          <w:u w:val="single"/>
          <w:rtl/>
          <w:lang w:eastAsia="he-IL"/>
        </w:rPr>
        <w:t>צוע</w:t>
      </w:r>
    </w:p>
    <w:p w14:paraId="11B74187"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המתכנן יבצע את שרותי המתכנן בשלבים ובמועדים כמפורט בנספח </w:t>
      </w:r>
      <w:r w:rsidRPr="0045396B">
        <w:rPr>
          <w:rFonts w:ascii="Times New Roman" w:eastAsia="Times New Roman" w:hAnsi="Times New Roman" w:cs="David"/>
          <w:b/>
          <w:bCs/>
          <w:sz w:val="20"/>
          <w:szCs w:val="24"/>
          <w:rtl/>
          <w:lang w:eastAsia="he-IL"/>
        </w:rPr>
        <w:t>ג'</w:t>
      </w:r>
      <w:r w:rsidRPr="0045396B">
        <w:rPr>
          <w:rFonts w:ascii="Times New Roman" w:eastAsia="Times New Roman" w:hAnsi="Times New Roman" w:cs="David" w:hint="cs"/>
          <w:sz w:val="20"/>
          <w:szCs w:val="24"/>
          <w:rtl/>
          <w:lang w:eastAsia="he-IL"/>
        </w:rPr>
        <w:t xml:space="preserve"> המצ"ב</w:t>
      </w:r>
      <w:r w:rsidRPr="0045396B">
        <w:rPr>
          <w:rFonts w:ascii="Times New Roman" w:eastAsia="Times New Roman" w:hAnsi="Times New Roman" w:cs="David"/>
          <w:sz w:val="20"/>
          <w:szCs w:val="24"/>
          <w:rtl/>
          <w:lang w:eastAsia="he-IL"/>
        </w:rPr>
        <w:t xml:space="preserve"> (להלן: "</w:t>
      </w:r>
      <w:r w:rsidRPr="0045396B">
        <w:rPr>
          <w:rFonts w:ascii="Times New Roman" w:eastAsia="Times New Roman" w:hAnsi="Times New Roman" w:cs="David"/>
          <w:b/>
          <w:bCs/>
          <w:sz w:val="20"/>
          <w:szCs w:val="24"/>
          <w:rtl/>
          <w:lang w:eastAsia="he-IL"/>
        </w:rPr>
        <w:t>לוח הזמנים</w:t>
      </w:r>
      <w:r w:rsidRPr="0045396B">
        <w:rPr>
          <w:rFonts w:ascii="Times New Roman" w:eastAsia="Times New Roman" w:hAnsi="Times New Roman" w:cs="David"/>
          <w:sz w:val="20"/>
          <w:szCs w:val="24"/>
          <w:rtl/>
          <w:lang w:eastAsia="he-IL"/>
        </w:rPr>
        <w:t>"). כל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 הכלול בשרותי המתכנן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אשר לא נקבע לו מועד בלוח הזמנים</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יבוצע על ידי המתכנן במועד שיהיה דרוש על מנת להבטיח</w:t>
      </w:r>
      <w:r w:rsidRPr="0045396B">
        <w:rPr>
          <w:rFonts w:ascii="Times New Roman" w:eastAsia="Times New Roman" w:hAnsi="Times New Roman" w:cs="David" w:hint="cs"/>
          <w:sz w:val="20"/>
          <w:szCs w:val="24"/>
          <w:rtl/>
          <w:lang w:eastAsia="he-IL"/>
        </w:rPr>
        <w:t xml:space="preserve"> את</w:t>
      </w:r>
      <w:r w:rsidRPr="0045396B">
        <w:rPr>
          <w:rFonts w:ascii="Times New Roman" w:eastAsia="Times New Roman" w:hAnsi="Times New Roman" w:cs="David"/>
          <w:sz w:val="20"/>
          <w:szCs w:val="24"/>
          <w:rtl/>
          <w:lang w:eastAsia="he-IL"/>
        </w:rPr>
        <w:t xml:space="preserve">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צוע שרותי המתכנן בהתאם ללוח הזמנים ובאופן שיאפשר את גמר ביצוע הפרויקט על ידי הקבלן הראשי וגמר ביצוע עבודות </w:t>
      </w:r>
      <w:r w:rsidRPr="0045396B">
        <w:rPr>
          <w:rFonts w:ascii="Times New Roman" w:eastAsia="Times New Roman" w:hAnsi="Times New Roman" w:cs="David" w:hint="cs"/>
          <w:sz w:val="20"/>
          <w:szCs w:val="24"/>
          <w:rtl/>
          <w:lang w:eastAsia="he-IL"/>
        </w:rPr>
        <w:t>ה</w:t>
      </w:r>
      <w:r w:rsidRPr="0045396B">
        <w:rPr>
          <w:rFonts w:ascii="Times New Roman" w:eastAsia="Times New Roman" w:hAnsi="Times New Roman" w:cs="David"/>
          <w:sz w:val="20"/>
          <w:szCs w:val="24"/>
          <w:rtl/>
          <w:lang w:eastAsia="he-IL"/>
        </w:rPr>
        <w:t xml:space="preserve">קבלנים </w:t>
      </w:r>
      <w:r w:rsidRPr="0045396B">
        <w:rPr>
          <w:rFonts w:ascii="Times New Roman" w:eastAsia="Times New Roman" w:hAnsi="Times New Roman" w:cs="David" w:hint="cs"/>
          <w:sz w:val="20"/>
          <w:szCs w:val="24"/>
          <w:rtl/>
          <w:lang w:eastAsia="he-IL"/>
        </w:rPr>
        <w:t>ה</w:t>
      </w:r>
      <w:r w:rsidRPr="0045396B">
        <w:rPr>
          <w:rFonts w:ascii="Times New Roman" w:eastAsia="Times New Roman" w:hAnsi="Times New Roman" w:cs="David"/>
          <w:sz w:val="20"/>
          <w:szCs w:val="24"/>
          <w:rtl/>
          <w:lang w:eastAsia="he-IL"/>
        </w:rPr>
        <w:t>אחרים בהתאם ללוח הזמנים המוסכם ע</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מם.</w:t>
      </w:r>
    </w:p>
    <w:p w14:paraId="3E5981C7"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לא יתחיל המתכנן בב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צוע קטע מהפרויקט ו/או שלב משלבי העבודה כמפורט בנספח </w:t>
      </w:r>
      <w:r w:rsidRPr="0045396B">
        <w:rPr>
          <w:rFonts w:ascii="Times New Roman" w:eastAsia="Times New Roman" w:hAnsi="Times New Roman" w:cs="David"/>
          <w:bCs/>
          <w:sz w:val="20"/>
          <w:szCs w:val="24"/>
          <w:rtl/>
          <w:lang w:eastAsia="he-IL"/>
        </w:rPr>
        <w:t>ב'</w:t>
      </w:r>
      <w:r w:rsidRPr="0045396B">
        <w:rPr>
          <w:rFonts w:ascii="Times New Roman" w:eastAsia="Times New Roman" w:hAnsi="Times New Roman" w:cs="David"/>
          <w:sz w:val="20"/>
          <w:szCs w:val="24"/>
          <w:rtl/>
          <w:lang w:eastAsia="he-IL"/>
        </w:rPr>
        <w:t xml:space="preserve"> או </w:t>
      </w:r>
      <w:r w:rsidRPr="0045396B">
        <w:rPr>
          <w:rFonts w:ascii="Times New Roman" w:eastAsia="Times New Roman" w:hAnsi="Times New Roman" w:cs="David"/>
          <w:b/>
          <w:bCs/>
          <w:sz w:val="20"/>
          <w:szCs w:val="24"/>
          <w:rtl/>
          <w:lang w:eastAsia="he-IL"/>
        </w:rPr>
        <w:t xml:space="preserve">ג' </w:t>
      </w:r>
      <w:r w:rsidRPr="0045396B">
        <w:rPr>
          <w:rFonts w:ascii="Times New Roman" w:eastAsia="Times New Roman" w:hAnsi="Times New Roman" w:cs="David" w:hint="cs"/>
          <w:sz w:val="20"/>
          <w:szCs w:val="24"/>
          <w:rtl/>
          <w:lang w:eastAsia="he-IL"/>
        </w:rPr>
        <w:t xml:space="preserve">המצ"ב, </w:t>
      </w:r>
      <w:r w:rsidRPr="0045396B">
        <w:rPr>
          <w:rFonts w:ascii="Times New Roman" w:eastAsia="Times New Roman" w:hAnsi="Times New Roman" w:cs="David"/>
          <w:sz w:val="20"/>
          <w:szCs w:val="24"/>
          <w:rtl/>
          <w:lang w:eastAsia="he-IL"/>
        </w:rPr>
        <w:t>אלא אם כן הודיע למזמין תחילה</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הגיע לדעתו מועד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שלב זה וק</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בל מהמזמין א</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שור בכתב לביצועו.</w:t>
      </w:r>
    </w:p>
    <w:p w14:paraId="0AD48FCE"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יש לראות </w:t>
      </w:r>
      <w:r w:rsidRPr="0045396B">
        <w:rPr>
          <w:rFonts w:ascii="Times New Roman" w:eastAsia="Times New Roman" w:hAnsi="Times New Roman" w:cs="David" w:hint="cs"/>
          <w:sz w:val="20"/>
          <w:szCs w:val="24"/>
          <w:rtl/>
          <w:lang w:eastAsia="he-IL"/>
        </w:rPr>
        <w:t>ב</w:t>
      </w:r>
      <w:r w:rsidRPr="0045396B">
        <w:rPr>
          <w:rFonts w:ascii="Times New Roman" w:eastAsia="Times New Roman" w:hAnsi="Times New Roman" w:cs="David"/>
          <w:sz w:val="20"/>
          <w:szCs w:val="24"/>
          <w:rtl/>
          <w:lang w:eastAsia="he-IL"/>
        </w:rPr>
        <w:t>חוזה זה כהתקשרות בין המזמין לבין המתכנן לגבי כל קטעי הפרויקט או לגבי כל קטע שלו בנפרד ולגבי כל שרותי המתכנן או לגבי כל שלב שלהם בנפרד, לפי בחירת המזמין. המזמין יהיה זכאי אפוא להפסיק את שרותי המתכנן עם השלמת כל קטע ואף במהלכו ועם השלמת כל שלב ואף במהלכו ויחולו הוראות סעיף 12 להלן.</w:t>
      </w:r>
    </w:p>
    <w:p w14:paraId="179D8384" w14:textId="77777777" w:rsidR="0045396B" w:rsidRPr="0045396B" w:rsidRDefault="0045396B" w:rsidP="0045396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ידוע למתכנן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התחייבויות היועצים</w:t>
      </w:r>
      <w:r w:rsidRPr="0045396B">
        <w:rPr>
          <w:rFonts w:ascii="Times New Roman" w:eastAsia="Times New Roman" w:hAnsi="Times New Roman" w:cs="David" w:hint="cs"/>
          <w:sz w:val="20"/>
          <w:szCs w:val="24"/>
          <w:rtl/>
          <w:lang w:eastAsia="he-IL"/>
        </w:rPr>
        <w:t xml:space="preserve"> ו/או</w:t>
      </w:r>
      <w:r w:rsidRPr="0045396B">
        <w:rPr>
          <w:rFonts w:ascii="Times New Roman" w:eastAsia="Times New Roman" w:hAnsi="Times New Roman" w:cs="David"/>
          <w:sz w:val="20"/>
          <w:szCs w:val="24"/>
          <w:rtl/>
          <w:lang w:eastAsia="he-IL"/>
        </w:rPr>
        <w:t xml:space="preserve"> הקבלנים ו</w:t>
      </w:r>
      <w:r w:rsidRPr="0045396B">
        <w:rPr>
          <w:rFonts w:ascii="Times New Roman" w:eastAsia="Times New Roman" w:hAnsi="Times New Roman" w:cs="David" w:hint="cs"/>
          <w:sz w:val="20"/>
          <w:szCs w:val="24"/>
          <w:rtl/>
          <w:lang w:eastAsia="he-IL"/>
        </w:rPr>
        <w:t xml:space="preserve">/או </w:t>
      </w:r>
      <w:r w:rsidRPr="0045396B">
        <w:rPr>
          <w:rFonts w:ascii="Times New Roman" w:eastAsia="Times New Roman" w:hAnsi="Times New Roman" w:cs="David"/>
          <w:sz w:val="20"/>
          <w:szCs w:val="24"/>
          <w:rtl/>
          <w:lang w:eastAsia="he-IL"/>
        </w:rPr>
        <w:t>יתר הגורמים, מותנות בכך שיסופקו להם כל התכניות</w:t>
      </w:r>
      <w:r w:rsidRPr="0045396B">
        <w:rPr>
          <w:rFonts w:ascii="Times New Roman" w:eastAsia="Times New Roman" w:hAnsi="Times New Roman" w:cs="David" w:hint="cs"/>
          <w:sz w:val="20"/>
          <w:szCs w:val="24"/>
          <w:rtl/>
          <w:lang w:eastAsia="he-IL"/>
        </w:rPr>
        <w:t xml:space="preserve"> ו/או</w:t>
      </w:r>
      <w:r w:rsidRPr="0045396B">
        <w:rPr>
          <w:rFonts w:ascii="Times New Roman" w:eastAsia="Times New Roman" w:hAnsi="Times New Roman" w:cs="David"/>
          <w:sz w:val="20"/>
          <w:szCs w:val="24"/>
          <w:rtl/>
          <w:lang w:eastAsia="he-IL"/>
        </w:rPr>
        <w:t xml:space="preserve"> ההנחיות</w:t>
      </w:r>
      <w:r w:rsidRPr="0045396B">
        <w:rPr>
          <w:rFonts w:ascii="Times New Roman" w:eastAsia="Times New Roman" w:hAnsi="Times New Roman" w:cs="David" w:hint="cs"/>
          <w:sz w:val="20"/>
          <w:szCs w:val="24"/>
          <w:rtl/>
          <w:lang w:eastAsia="he-IL"/>
        </w:rPr>
        <w:t xml:space="preserve"> ו/או</w:t>
      </w:r>
      <w:r w:rsidRPr="0045396B">
        <w:rPr>
          <w:rFonts w:ascii="Times New Roman" w:eastAsia="Times New Roman" w:hAnsi="Times New Roman" w:cs="David"/>
          <w:sz w:val="20"/>
          <w:szCs w:val="24"/>
          <w:rtl/>
          <w:lang w:eastAsia="he-IL"/>
        </w:rPr>
        <w:t xml:space="preserve"> ההוראות</w:t>
      </w:r>
      <w:r w:rsidRPr="0045396B">
        <w:rPr>
          <w:rFonts w:ascii="Times New Roman" w:eastAsia="Times New Roman" w:hAnsi="Times New Roman" w:cs="David" w:hint="cs"/>
          <w:sz w:val="20"/>
          <w:szCs w:val="24"/>
          <w:rtl/>
          <w:lang w:eastAsia="he-IL"/>
        </w:rPr>
        <w:t xml:space="preserve"> ו/או</w:t>
      </w:r>
      <w:r w:rsidRPr="0045396B">
        <w:rPr>
          <w:rFonts w:ascii="Times New Roman" w:eastAsia="Times New Roman" w:hAnsi="Times New Roman" w:cs="David"/>
          <w:sz w:val="20"/>
          <w:szCs w:val="24"/>
          <w:rtl/>
          <w:lang w:eastAsia="he-IL"/>
        </w:rPr>
        <w:t xml:space="preserve"> הפרטים ו</w:t>
      </w:r>
      <w:r w:rsidRPr="0045396B">
        <w:rPr>
          <w:rFonts w:ascii="Times New Roman" w:eastAsia="Times New Roman" w:hAnsi="Times New Roman" w:cs="David" w:hint="cs"/>
          <w:sz w:val="20"/>
          <w:szCs w:val="24"/>
          <w:rtl/>
          <w:lang w:eastAsia="he-IL"/>
        </w:rPr>
        <w:t xml:space="preserve">/או </w:t>
      </w:r>
      <w:r w:rsidRPr="0045396B">
        <w:rPr>
          <w:rFonts w:ascii="Times New Roman" w:eastAsia="Times New Roman" w:hAnsi="Times New Roman" w:cs="David"/>
          <w:sz w:val="20"/>
          <w:szCs w:val="24"/>
          <w:rtl/>
          <w:lang w:eastAsia="he-IL"/>
        </w:rPr>
        <w:t>הביאורים שידרשו לב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עבודותיהם ושרותיהם במהירות ובקצב שימנעו כל עיכוב בביצועם וברציפותם. המתכנן מתחייב לבצע את שרותי המתכנן באופן שימנע כל עילה מהיועצים ו</w:t>
      </w:r>
      <w:r w:rsidRPr="0045396B">
        <w:rPr>
          <w:rFonts w:ascii="Times New Roman" w:eastAsia="Times New Roman" w:hAnsi="Times New Roman" w:cs="David" w:hint="cs"/>
          <w:sz w:val="20"/>
          <w:szCs w:val="24"/>
          <w:rtl/>
          <w:lang w:eastAsia="he-IL"/>
        </w:rPr>
        <w:t xml:space="preserve">/או </w:t>
      </w:r>
      <w:r w:rsidRPr="0045396B">
        <w:rPr>
          <w:rFonts w:ascii="Times New Roman" w:eastAsia="Times New Roman" w:hAnsi="Times New Roman" w:cs="David"/>
          <w:sz w:val="20"/>
          <w:szCs w:val="24"/>
          <w:rtl/>
          <w:lang w:eastAsia="he-IL"/>
        </w:rPr>
        <w:t>מהקבלנים מלטעון לעיכוב מוצדק בב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עבודותיהם ובאופן שיבטיח ביצועם בהתאם ללוחות הזמנים שיהיו רצופים לחוזים שיחתמו עמם.</w:t>
      </w:r>
    </w:p>
    <w:p w14:paraId="10CB22D7" w14:textId="77777777" w:rsidR="0045396B" w:rsidRPr="0045396B" w:rsidRDefault="0045396B" w:rsidP="0045396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45396B">
        <w:rPr>
          <w:rFonts w:ascii="Times New Roman" w:eastAsia="Times New Roman" w:hAnsi="Times New Roman" w:cs="David"/>
          <w:sz w:val="20"/>
          <w:szCs w:val="24"/>
          <w:rtl/>
          <w:lang w:eastAsia="he-IL"/>
        </w:rPr>
        <w:t>עיכוב בב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שירותי המתכנן יוכר כמוצדק</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אך ו</w:t>
      </w:r>
      <w:r w:rsidRPr="0045396B">
        <w:rPr>
          <w:rFonts w:ascii="Times New Roman" w:eastAsia="Times New Roman" w:hAnsi="Times New Roman" w:cs="David"/>
          <w:sz w:val="20"/>
          <w:szCs w:val="24"/>
          <w:rtl/>
          <w:lang w:eastAsia="he-IL"/>
        </w:rPr>
        <w:t>רק בהימלא כל התנאים המצטברים הבאים ולמשך הזמן שהמנהל יקבע, דהיינו:</w:t>
      </w:r>
    </w:p>
    <w:p w14:paraId="5C045B4F"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הוא נובע מכ</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ח עליון או גורם אחר (להלן יחדיו: "</w:t>
      </w:r>
      <w:r w:rsidRPr="0045396B">
        <w:rPr>
          <w:rFonts w:ascii="Times New Roman" w:eastAsia="Times New Roman" w:hAnsi="Times New Roman" w:cs="David"/>
          <w:b/>
          <w:bCs/>
          <w:sz w:val="20"/>
          <w:szCs w:val="24"/>
          <w:rtl/>
          <w:lang w:eastAsia="he-IL"/>
        </w:rPr>
        <w:t>אירוע דוחה</w:t>
      </w:r>
      <w:r w:rsidRPr="0045396B">
        <w:rPr>
          <w:rFonts w:ascii="Times New Roman" w:eastAsia="Times New Roman" w:hAnsi="Times New Roman" w:cs="David"/>
          <w:sz w:val="20"/>
          <w:szCs w:val="24"/>
          <w:rtl/>
          <w:lang w:eastAsia="he-IL"/>
        </w:rPr>
        <w:t>") שלדעת המנהל לא הייתה למתכנן שליטה עליו.</w:t>
      </w:r>
    </w:p>
    <w:p w14:paraId="2E2FD14C"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מיד משהתרחש אירוע דוחה הודיע המתכנן למנהל על קיומו ועל משך העיכוב הצפוי.</w:t>
      </w:r>
    </w:p>
    <w:p w14:paraId="7B7D2427"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lastRenderedPageBreak/>
        <w:t>המתכנן לא קיבל תכניות, הנחיות, הוראות, פרטים וב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אורים שנדרשו על ידו ונדרשים לביצוע התכנון מהמזמין או היועצים במועד שסוכם עימם.</w:t>
      </w:r>
    </w:p>
    <w:p w14:paraId="0AE0DA51"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המנהל אישר</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האירוע הדוחה אכן מצדיק עיכוב בב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השירות ואת משך הדחייה.</w:t>
      </w:r>
    </w:p>
    <w:p w14:paraId="6F240980" w14:textId="77777777" w:rsidR="0045396B" w:rsidRPr="0045396B" w:rsidRDefault="0045396B" w:rsidP="0045396B">
      <w:pPr>
        <w:widowControl w:val="0"/>
        <w:spacing w:before="0" w:beforeAutospacing="0" w:after="200" w:afterAutospacing="0" w:line="240" w:lineRule="auto"/>
        <w:ind w:left="144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מבלי לגרוע מ</w:t>
      </w:r>
      <w:r w:rsidRPr="0045396B">
        <w:rPr>
          <w:rFonts w:ascii="Times New Roman" w:eastAsia="Times New Roman" w:hAnsi="Times New Roman" w:cs="David" w:hint="cs"/>
          <w:sz w:val="20"/>
          <w:szCs w:val="24"/>
          <w:rtl/>
          <w:lang w:eastAsia="he-IL"/>
        </w:rPr>
        <w:t xml:space="preserve">כלליות </w:t>
      </w:r>
      <w:r w:rsidRPr="0045396B">
        <w:rPr>
          <w:rFonts w:ascii="Times New Roman" w:eastAsia="Times New Roman" w:hAnsi="Times New Roman" w:cs="David"/>
          <w:sz w:val="20"/>
          <w:szCs w:val="24"/>
          <w:rtl/>
          <w:lang w:eastAsia="he-IL"/>
        </w:rPr>
        <w:t>האמור לעיל</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מותנה בזה</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א</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חור בב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עבודות תכנון ע"י אחרים לא יהווה עילה לעיכוב בב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שירותי המתכנן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אלא בא</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שור המנהל </w:t>
      </w:r>
      <w:r w:rsidRPr="0045396B">
        <w:rPr>
          <w:rFonts w:ascii="Times New Roman" w:eastAsia="Times New Roman" w:hAnsi="Times New Roman" w:cs="David" w:hint="cs"/>
          <w:sz w:val="20"/>
          <w:szCs w:val="24"/>
          <w:rtl/>
          <w:lang w:eastAsia="he-IL"/>
        </w:rPr>
        <w:t>מראש ו</w:t>
      </w:r>
      <w:r w:rsidRPr="0045396B">
        <w:rPr>
          <w:rFonts w:ascii="Times New Roman" w:eastAsia="Times New Roman" w:hAnsi="Times New Roman" w:cs="David"/>
          <w:sz w:val="20"/>
          <w:szCs w:val="24"/>
          <w:rtl/>
          <w:lang w:eastAsia="he-IL"/>
        </w:rPr>
        <w:t>בכתב.</w:t>
      </w:r>
    </w:p>
    <w:p w14:paraId="548D568E"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מתחייב להודיע למנהל מידית, על כל עיכוב</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אשר לפי הערכתו עלול לגרום לאיחור בקיום לוח הזמנים.</w:t>
      </w:r>
    </w:p>
    <w:p w14:paraId="4D3E6485"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ב- 1 לכל חודש גרגוריאני וכן בכל מועד שיידרש על ידי המזמין, ימסור המתכנן למזמין דו"ח על התקדמות ביצוע שרותי המתכנן ועם תחילת ביצוע העבודות באתר גם דו"ח פיקוח על ביצוען.</w:t>
      </w:r>
    </w:p>
    <w:p w14:paraId="6DA32179" w14:textId="77777777" w:rsidR="0045396B" w:rsidRPr="0045396B" w:rsidRDefault="0045396B" w:rsidP="0045396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המנהל רשאי לבקר במשרד המתכנן ולעיין בהתקדמות ובאופן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צוע שרותי המתכנן, והמתכנן ימסור למנהל כל הסבר </w:t>
      </w:r>
      <w:r w:rsidRPr="0045396B">
        <w:rPr>
          <w:rFonts w:ascii="Times New Roman" w:eastAsia="Times New Roman" w:hAnsi="Times New Roman" w:cs="David" w:hint="cs"/>
          <w:sz w:val="20"/>
          <w:szCs w:val="24"/>
          <w:rtl/>
          <w:lang w:eastAsia="he-IL"/>
        </w:rPr>
        <w:t xml:space="preserve">ו/או </w:t>
      </w:r>
      <w:r w:rsidRPr="0045396B">
        <w:rPr>
          <w:rFonts w:ascii="Times New Roman" w:eastAsia="Times New Roman" w:hAnsi="Times New Roman" w:cs="David"/>
          <w:sz w:val="20"/>
          <w:szCs w:val="24"/>
          <w:rtl/>
          <w:lang w:eastAsia="he-IL"/>
        </w:rPr>
        <w:t>פרט ו</w:t>
      </w:r>
      <w:r w:rsidRPr="0045396B">
        <w:rPr>
          <w:rFonts w:ascii="Times New Roman" w:eastAsia="Times New Roman" w:hAnsi="Times New Roman" w:cs="David" w:hint="cs"/>
          <w:sz w:val="20"/>
          <w:szCs w:val="24"/>
          <w:rtl/>
          <w:lang w:eastAsia="he-IL"/>
        </w:rPr>
        <w:t xml:space="preserve">/או </w:t>
      </w:r>
      <w:r w:rsidRPr="0045396B">
        <w:rPr>
          <w:rFonts w:ascii="Times New Roman" w:eastAsia="Times New Roman" w:hAnsi="Times New Roman" w:cs="David"/>
          <w:sz w:val="20"/>
          <w:szCs w:val="24"/>
          <w:rtl/>
          <w:lang w:eastAsia="he-IL"/>
        </w:rPr>
        <w:t>דיווח</w:t>
      </w:r>
      <w:r w:rsidRPr="0045396B">
        <w:rPr>
          <w:rFonts w:ascii="Times New Roman" w:eastAsia="Times New Roman" w:hAnsi="Times New Roman" w:cs="David" w:hint="cs"/>
          <w:sz w:val="20"/>
          <w:szCs w:val="24"/>
          <w:rtl/>
          <w:lang w:eastAsia="he-IL"/>
        </w:rPr>
        <w:t>, מיד</w:t>
      </w:r>
      <w:r w:rsidRPr="0045396B">
        <w:rPr>
          <w:rFonts w:ascii="Times New Roman" w:eastAsia="Times New Roman" w:hAnsi="Times New Roman" w:cs="David"/>
          <w:sz w:val="20"/>
          <w:szCs w:val="24"/>
          <w:rtl/>
          <w:lang w:eastAsia="he-IL"/>
        </w:rPr>
        <w:t xml:space="preserve"> לפי בקשתו. אין בסעיף זה כדי לגרוע מהתחייבויות המתכנן לפי חוזה</w:t>
      </w:r>
      <w:r w:rsidRPr="0045396B">
        <w:rPr>
          <w:rFonts w:ascii="Times New Roman" w:eastAsia="Times New Roman" w:hAnsi="Times New Roman" w:cs="David" w:hint="cs"/>
          <w:sz w:val="20"/>
          <w:szCs w:val="24"/>
          <w:rtl/>
          <w:lang w:eastAsia="he-IL"/>
        </w:rPr>
        <w:t xml:space="preserve"> זה ו/או לפי כל דין</w:t>
      </w:r>
      <w:r w:rsidRPr="0045396B">
        <w:rPr>
          <w:rFonts w:ascii="Times New Roman" w:eastAsia="Times New Roman" w:hAnsi="Times New Roman" w:cs="David"/>
          <w:sz w:val="20"/>
          <w:szCs w:val="24"/>
          <w:rtl/>
          <w:lang w:eastAsia="he-IL"/>
        </w:rPr>
        <w:t>.</w:t>
      </w:r>
    </w:p>
    <w:p w14:paraId="26481306" w14:textId="77777777" w:rsidR="0045396B" w:rsidRPr="0045396B" w:rsidRDefault="0045396B" w:rsidP="0045396B">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360E8E98" w14:textId="77777777" w:rsidR="0045396B" w:rsidRPr="0045396B" w:rsidRDefault="0045396B" w:rsidP="0045396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Cs/>
          <w:sz w:val="20"/>
          <w:szCs w:val="24"/>
          <w:u w:val="single"/>
          <w:rtl/>
          <w:lang w:eastAsia="he-IL"/>
        </w:rPr>
      </w:pPr>
      <w:r w:rsidRPr="0045396B">
        <w:rPr>
          <w:rFonts w:ascii="Times New Roman" w:eastAsia="Times New Roman" w:hAnsi="Times New Roman" w:cs="David"/>
          <w:bCs/>
          <w:sz w:val="20"/>
          <w:szCs w:val="24"/>
          <w:u w:val="single"/>
          <w:rtl/>
          <w:lang w:eastAsia="he-IL"/>
        </w:rPr>
        <w:t>שכר המתכנן</w:t>
      </w:r>
    </w:p>
    <w:p w14:paraId="678126A5" w14:textId="77777777" w:rsidR="0045396B" w:rsidRPr="0045396B" w:rsidRDefault="0045396B" w:rsidP="0045396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תמורת שרותי המתכנן וכל יתר התחייבויותיו לפי חוזה זה</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ישלם המזמין למתכנן שכר כמפורט בנספח </w:t>
      </w:r>
      <w:r w:rsidRPr="0045396B">
        <w:rPr>
          <w:rFonts w:ascii="Times New Roman" w:eastAsia="Times New Roman" w:hAnsi="Times New Roman" w:cs="David"/>
          <w:bCs/>
          <w:sz w:val="20"/>
          <w:szCs w:val="24"/>
          <w:rtl/>
          <w:lang w:eastAsia="he-IL"/>
        </w:rPr>
        <w:t xml:space="preserve">ד' </w:t>
      </w:r>
      <w:r w:rsidRPr="0045396B">
        <w:rPr>
          <w:rFonts w:ascii="Times New Roman" w:eastAsia="Times New Roman" w:hAnsi="Times New Roman" w:cs="David" w:hint="cs"/>
          <w:b/>
          <w:sz w:val="20"/>
          <w:szCs w:val="24"/>
          <w:rtl/>
          <w:lang w:eastAsia="he-IL"/>
        </w:rPr>
        <w:t xml:space="preserve">המצ"ב </w:t>
      </w:r>
      <w:r w:rsidRPr="0045396B">
        <w:rPr>
          <w:rFonts w:ascii="Times New Roman" w:eastAsia="Times New Roman" w:hAnsi="Times New Roman" w:cs="David"/>
          <w:sz w:val="20"/>
          <w:szCs w:val="24"/>
          <w:rtl/>
          <w:lang w:eastAsia="he-IL"/>
        </w:rPr>
        <w:t>(להלן: "</w:t>
      </w:r>
      <w:r w:rsidRPr="0045396B">
        <w:rPr>
          <w:rFonts w:ascii="Times New Roman" w:eastAsia="Times New Roman" w:hAnsi="Times New Roman" w:cs="David"/>
          <w:b/>
          <w:bCs/>
          <w:sz w:val="20"/>
          <w:szCs w:val="24"/>
          <w:rtl/>
          <w:lang w:eastAsia="he-IL"/>
        </w:rPr>
        <w:t>שכר המתכנן</w:t>
      </w:r>
      <w:r w:rsidRPr="0045396B">
        <w:rPr>
          <w:rFonts w:ascii="Times New Roman" w:eastAsia="Times New Roman" w:hAnsi="Times New Roman" w:cs="David"/>
          <w:sz w:val="20"/>
          <w:szCs w:val="24"/>
          <w:rtl/>
          <w:lang w:eastAsia="he-IL"/>
        </w:rPr>
        <w:t>").</w:t>
      </w:r>
    </w:p>
    <w:p w14:paraId="60B48871" w14:textId="77777777" w:rsidR="0045396B" w:rsidRPr="0045396B" w:rsidRDefault="0045396B" w:rsidP="0045396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בהוצאות הממשיות בשרותי העזר המפורטים להלן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שא המזמין:</w:t>
      </w:r>
    </w:p>
    <w:p w14:paraId="08E3449A"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הדפסות המיועדות להפצה לאחרים</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למעט הדפסות שיפיק המתכנן במשרדו. להסרת ספקות, יובהר כי בגין הוצאות הדפסות</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אשר מיועדות למתכנן בהליך עבודתו, לא יהיה המתכנן זכאי לקבל</w:t>
      </w:r>
      <w:r w:rsidRPr="0045396B">
        <w:rPr>
          <w:rFonts w:ascii="Times New Roman" w:eastAsia="Times New Roman" w:hAnsi="Times New Roman" w:cs="David" w:hint="cs"/>
          <w:sz w:val="20"/>
          <w:szCs w:val="24"/>
          <w:rtl/>
          <w:lang w:eastAsia="he-IL"/>
        </w:rPr>
        <w:t>ת</w:t>
      </w:r>
      <w:r w:rsidRPr="0045396B">
        <w:rPr>
          <w:rFonts w:ascii="Times New Roman" w:eastAsia="Times New Roman" w:hAnsi="Times New Roman" w:cs="David"/>
          <w:sz w:val="20"/>
          <w:szCs w:val="24"/>
          <w:rtl/>
          <w:lang w:eastAsia="he-IL"/>
        </w:rPr>
        <w:t xml:space="preserve"> החזר.</w:t>
      </w:r>
    </w:p>
    <w:p w14:paraId="11CB6A7E"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העתקות שנמסרו ע"י המתכנן למזמין</w:t>
      </w:r>
      <w:r w:rsidRPr="0045396B">
        <w:rPr>
          <w:rFonts w:ascii="Times New Roman" w:eastAsia="Times New Roman" w:hAnsi="Times New Roman" w:cs="David" w:hint="cs"/>
          <w:sz w:val="20"/>
          <w:szCs w:val="24"/>
          <w:rtl/>
          <w:lang w:eastAsia="he-IL"/>
        </w:rPr>
        <w:t xml:space="preserve"> ו/או</w:t>
      </w:r>
      <w:r w:rsidRPr="0045396B">
        <w:rPr>
          <w:rFonts w:ascii="Times New Roman" w:eastAsia="Times New Roman" w:hAnsi="Times New Roman" w:cs="David"/>
          <w:sz w:val="20"/>
          <w:szCs w:val="24"/>
          <w:rtl/>
          <w:lang w:eastAsia="he-IL"/>
        </w:rPr>
        <w:t xml:space="preserve"> לרשויות המוסמכות</w:t>
      </w:r>
      <w:r w:rsidRPr="0045396B">
        <w:rPr>
          <w:rFonts w:ascii="Times New Roman" w:eastAsia="Times New Roman" w:hAnsi="Times New Roman" w:cs="David" w:hint="cs"/>
          <w:sz w:val="20"/>
          <w:szCs w:val="24"/>
          <w:rtl/>
          <w:lang w:eastAsia="he-IL"/>
        </w:rPr>
        <w:t xml:space="preserve"> ו/או</w:t>
      </w:r>
      <w:r w:rsidRPr="0045396B">
        <w:rPr>
          <w:rFonts w:ascii="Times New Roman" w:eastAsia="Times New Roman" w:hAnsi="Times New Roman" w:cs="David"/>
          <w:sz w:val="20"/>
          <w:szCs w:val="24"/>
          <w:rtl/>
          <w:lang w:eastAsia="he-IL"/>
        </w:rPr>
        <w:t xml:space="preserve"> ליועצים, למעט העתקות וצילומים שיפיק המתכנן במשרדו.</w:t>
      </w:r>
    </w:p>
    <w:p w14:paraId="43C10D22"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שכפול מסמכים.</w:t>
      </w:r>
    </w:p>
    <w:p w14:paraId="6021B561"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מודלים, פרוספקטים ופרספקטיבות, המוזמנים לצורכי שיווק (למעט מודלים ופרספקטיבות לצורכי עבודה והחלטה).</w:t>
      </w:r>
    </w:p>
    <w:p w14:paraId="083836E3"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מדידות וצילומי אויר.</w:t>
      </w:r>
    </w:p>
    <w:p w14:paraId="6F9E6479"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קידוחים ובדיקות קרקע.</w:t>
      </w:r>
    </w:p>
    <w:p w14:paraId="2A817723"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שליחויות.</w:t>
      </w:r>
    </w:p>
    <w:p w14:paraId="43C432E3" w14:textId="77777777" w:rsidR="0045396B" w:rsidRPr="0045396B" w:rsidRDefault="0045396B" w:rsidP="0045396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lastRenderedPageBreak/>
        <w:t>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 העזר המפורטים בסעיפים 7.2.1 עד 7.2.3 לעיל</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יוזמנו על ידי המתכנן באמצעות מערכת ניהול פרויקטים </w:t>
      </w:r>
      <w:r w:rsidRPr="0045396B">
        <w:rPr>
          <w:rFonts w:ascii="Times New Roman" w:eastAsia="Times New Roman" w:hAnsi="Times New Roman" w:cs="David"/>
          <w:sz w:val="20"/>
          <w:szCs w:val="24"/>
          <w:lang w:eastAsia="he-IL"/>
        </w:rPr>
        <w:t>VIEW</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 מערכת רמדורנט מודול ניהול מסמכים (</w:t>
      </w:r>
      <w:r w:rsidRPr="0045396B">
        <w:rPr>
          <w:rFonts w:ascii="Times New Roman" w:eastAsia="Times New Roman" w:hAnsi="Times New Roman" w:cs="David"/>
          <w:sz w:val="20"/>
          <w:szCs w:val="24"/>
          <w:lang w:eastAsia="he-IL"/>
        </w:rPr>
        <w:t>DM</w:t>
      </w:r>
      <w:r w:rsidRPr="0045396B">
        <w:rPr>
          <w:rFonts w:ascii="Times New Roman" w:eastAsia="Times New Roman" w:hAnsi="Times New Roman" w:cs="David"/>
          <w:sz w:val="20"/>
          <w:szCs w:val="24"/>
          <w:rtl/>
          <w:lang w:eastAsia="he-IL"/>
        </w:rPr>
        <w:t>) רק ממכונים המאושרים ע"י המזמין לבצע עבודות עבורו</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הוצאות לפי סעיפים 7.2.4 עד 7.2.7 ועבור הדפסות והעתקות צבעוניות יוצאו רק אם אושרו תחילה בכתב, טרם הזמנתם ע"י המנהל.</w:t>
      </w:r>
    </w:p>
    <w:p w14:paraId="58E0F8A5"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על חשבון שכר המתכנן ישולמו למתכנן תשלומי ביניים בש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עורים ובמועדים המפורטים בנספח</w:t>
      </w:r>
      <w:r w:rsidRPr="0045396B">
        <w:rPr>
          <w:rFonts w:ascii="Times New Roman" w:eastAsia="Times New Roman" w:hAnsi="Times New Roman" w:cs="David"/>
          <w:bCs/>
          <w:sz w:val="20"/>
          <w:szCs w:val="24"/>
          <w:rtl/>
          <w:lang w:eastAsia="he-IL"/>
        </w:rPr>
        <w:t xml:space="preserve"> ה'</w:t>
      </w:r>
      <w:r w:rsidRPr="0045396B">
        <w:rPr>
          <w:rFonts w:ascii="Times New Roman" w:eastAsia="Times New Roman" w:hAnsi="Times New Roman" w:cs="David" w:hint="cs"/>
          <w:sz w:val="20"/>
          <w:szCs w:val="24"/>
          <w:rtl/>
          <w:lang w:eastAsia="he-IL"/>
        </w:rPr>
        <w:t xml:space="preserve"> המצ"ב,</w:t>
      </w:r>
      <w:r w:rsidRPr="0045396B">
        <w:rPr>
          <w:rFonts w:ascii="Times New Roman" w:eastAsia="Times New Roman" w:hAnsi="Times New Roman" w:cs="David"/>
          <w:sz w:val="20"/>
          <w:szCs w:val="24"/>
          <w:rtl/>
          <w:lang w:eastAsia="he-IL"/>
        </w:rPr>
        <w:t xml:space="preserve"> וכן כל תשלומי ביניים נוספים במידה והמזמין יחליט לשלמם לפי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קול דעתו הבלעדי.</w:t>
      </w:r>
    </w:p>
    <w:p w14:paraId="49AFA509" w14:textId="77777777" w:rsidR="0045396B" w:rsidRPr="0045396B" w:rsidRDefault="0045396B" w:rsidP="0045396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כל תשלומי הביניים לפי פסקה זו</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הינם מקדמות על חשבון שכר המתכנן ואין באישורם ו/או בתשלומם משום אישור כלשהו מצד המזמין לגבי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שלב משלבי שירותי המתכנן ו/או טיב הש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רות ו/או הסכום המגיע למתכנן. במקרה של הפסקת עבודתו של המתכנן כאמור בסעיף 6.3 לעיל, יחולו הוראות סעיף 12.1.2 להלן. </w:t>
      </w:r>
    </w:p>
    <w:p w14:paraId="725B34F7"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trike/>
          <w:sz w:val="20"/>
          <w:szCs w:val="24"/>
          <w:rtl/>
          <w:lang w:eastAsia="he-IL"/>
        </w:rPr>
      </w:pPr>
      <w:r w:rsidRPr="0045396B">
        <w:rPr>
          <w:rFonts w:ascii="Times New Roman" w:eastAsia="Times New Roman" w:hAnsi="Times New Roman" w:cs="David"/>
          <w:sz w:val="20"/>
          <w:szCs w:val="24"/>
          <w:rtl/>
          <w:lang w:eastAsia="he-IL"/>
        </w:rPr>
        <w:t>מוסכם במפורש</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השכר האמור בנספח </w:t>
      </w:r>
      <w:r w:rsidRPr="0045396B">
        <w:rPr>
          <w:rFonts w:ascii="Times New Roman" w:eastAsia="Times New Roman" w:hAnsi="Times New Roman" w:cs="David"/>
          <w:b/>
          <w:bCs/>
          <w:sz w:val="20"/>
          <w:szCs w:val="24"/>
          <w:rtl/>
          <w:lang w:eastAsia="he-IL"/>
        </w:rPr>
        <w:t xml:space="preserve">ד' </w:t>
      </w:r>
      <w:r w:rsidRPr="0045396B">
        <w:rPr>
          <w:rFonts w:ascii="Times New Roman" w:eastAsia="Times New Roman" w:hAnsi="Times New Roman" w:cs="David" w:hint="cs"/>
          <w:sz w:val="20"/>
          <w:szCs w:val="24"/>
          <w:rtl/>
          <w:lang w:eastAsia="he-IL"/>
        </w:rPr>
        <w:t xml:space="preserve">המצ"ב, </w:t>
      </w:r>
      <w:r w:rsidRPr="0045396B">
        <w:rPr>
          <w:rFonts w:ascii="Times New Roman" w:eastAsia="Times New Roman" w:hAnsi="Times New Roman" w:cs="David"/>
          <w:sz w:val="20"/>
          <w:szCs w:val="24"/>
          <w:rtl/>
          <w:lang w:eastAsia="he-IL"/>
        </w:rPr>
        <w:t>ה</w:t>
      </w:r>
      <w:r w:rsidRPr="0045396B">
        <w:rPr>
          <w:rFonts w:ascii="Times New Roman" w:eastAsia="Times New Roman" w:hAnsi="Times New Roman" w:cs="David" w:hint="cs"/>
          <w:sz w:val="20"/>
          <w:szCs w:val="24"/>
          <w:rtl/>
          <w:lang w:eastAsia="he-IL"/>
        </w:rPr>
        <w:t xml:space="preserve">ינו </w:t>
      </w:r>
      <w:r w:rsidRPr="0045396B">
        <w:rPr>
          <w:rFonts w:ascii="Times New Roman" w:eastAsia="Times New Roman" w:hAnsi="Times New Roman" w:cs="David"/>
          <w:sz w:val="20"/>
          <w:szCs w:val="24"/>
          <w:rtl/>
          <w:lang w:eastAsia="he-IL"/>
        </w:rPr>
        <w:t xml:space="preserve">סופי ומוחלט, והמתכנן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45396B">
        <w:rPr>
          <w:rFonts w:ascii="Times New Roman" w:eastAsia="Times New Roman" w:hAnsi="Times New Roman" w:cs="David" w:hint="cs"/>
          <w:sz w:val="20"/>
          <w:szCs w:val="24"/>
          <w:rtl/>
          <w:lang w:eastAsia="he-IL"/>
        </w:rPr>
        <w:t xml:space="preserve">זה </w:t>
      </w:r>
      <w:r w:rsidRPr="0045396B">
        <w:rPr>
          <w:rFonts w:ascii="Times New Roman" w:eastAsia="Times New Roman" w:hAnsi="Times New Roman" w:cs="David"/>
          <w:sz w:val="20"/>
          <w:szCs w:val="24"/>
          <w:rtl/>
          <w:lang w:eastAsia="he-IL"/>
        </w:rPr>
        <w:t>במפורש אחרת. תנאי לתשלום שכר המתכנן במלואו</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הינו המצאת הצהרה</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לפיה בדק המתכנן את העבודות ומצא אותן תואמות לתכניותיו ולתקנים המחייבים וכי הן בוצעו לשביעות רצונו בנוסח המצורף כנספח </w:t>
      </w:r>
      <w:r w:rsidRPr="0045396B">
        <w:rPr>
          <w:rFonts w:ascii="Times New Roman" w:eastAsia="Times New Roman" w:hAnsi="Times New Roman" w:cs="David"/>
          <w:b/>
          <w:bCs/>
          <w:sz w:val="20"/>
          <w:szCs w:val="24"/>
          <w:rtl/>
          <w:lang w:eastAsia="he-IL"/>
        </w:rPr>
        <w:t>ט'</w:t>
      </w:r>
      <w:r w:rsidRPr="0045396B">
        <w:rPr>
          <w:rFonts w:ascii="Times New Roman" w:eastAsia="Times New Roman" w:hAnsi="Times New Roman" w:cs="David"/>
          <w:sz w:val="20"/>
          <w:szCs w:val="24"/>
          <w:rtl/>
          <w:lang w:eastAsia="he-IL"/>
        </w:rPr>
        <w:t xml:space="preserve"> לחוזה זה וכתב היעדר תביעות המצורף כנספח</w:t>
      </w:r>
      <w:r w:rsidRPr="0045396B">
        <w:rPr>
          <w:rFonts w:ascii="Times New Roman" w:eastAsia="Times New Roman" w:hAnsi="Times New Roman" w:cs="David"/>
          <w:b/>
          <w:bCs/>
          <w:sz w:val="20"/>
          <w:szCs w:val="24"/>
          <w:rtl/>
          <w:lang w:eastAsia="he-IL"/>
        </w:rPr>
        <w:t xml:space="preserve"> י'</w:t>
      </w:r>
      <w:r w:rsidRPr="0045396B">
        <w:rPr>
          <w:rFonts w:ascii="Times New Roman" w:eastAsia="Times New Roman" w:hAnsi="Times New Roman" w:cs="David"/>
          <w:sz w:val="20"/>
          <w:szCs w:val="24"/>
          <w:rtl/>
          <w:lang w:eastAsia="he-IL"/>
        </w:rPr>
        <w:t xml:space="preserve"> לחוזה זה למזמין, חתום ע"י המתכנן ומאומת כנדרש בו.</w:t>
      </w:r>
    </w:p>
    <w:p w14:paraId="300BDABF"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45396B">
        <w:rPr>
          <w:rFonts w:ascii="Times New Roman" w:eastAsia="Times New Roman" w:hAnsi="Times New Roman" w:cs="David"/>
          <w:sz w:val="20"/>
          <w:szCs w:val="24"/>
          <w:rtl/>
          <w:lang w:eastAsia="he-IL"/>
        </w:rPr>
        <w:t xml:space="preserve">מבלי לפגוע בכלליות האמור בסעיף </w:t>
      </w:r>
      <w:r w:rsidRPr="0045396B">
        <w:rPr>
          <w:rFonts w:ascii="Times New Roman" w:eastAsia="Times New Roman" w:hAnsi="Times New Roman" w:cs="David" w:hint="cs"/>
          <w:sz w:val="20"/>
          <w:szCs w:val="24"/>
          <w:rtl/>
          <w:lang w:eastAsia="he-IL"/>
        </w:rPr>
        <w:t>7 לעיל</w:t>
      </w:r>
      <w:r w:rsidRPr="0045396B">
        <w:rPr>
          <w:rFonts w:ascii="Times New Roman" w:eastAsia="Times New Roman" w:hAnsi="Times New Roman" w:cs="David"/>
          <w:sz w:val="20"/>
          <w:szCs w:val="24"/>
          <w:rtl/>
          <w:lang w:eastAsia="he-IL"/>
        </w:rPr>
        <w:t>, מוסכם בזה</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המתכנן לא יהיה זכאי, בשום מקרה, לקבל תמורה ו/או שכר ו/או טובות הנאה כלשהן מכל צד שלישי אחר, לרבות מהיועצים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מהקבלן, וכל סכום שיתקבל על ידו כאמור, בין במישרין ובין בעקיפין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יהיה רכוש ה</w:t>
      </w:r>
      <w:r w:rsidRPr="0045396B">
        <w:rPr>
          <w:rFonts w:ascii="Times New Roman" w:eastAsia="Times New Roman" w:hAnsi="Times New Roman" w:cs="David" w:hint="cs"/>
          <w:sz w:val="20"/>
          <w:szCs w:val="24"/>
          <w:rtl/>
          <w:lang w:eastAsia="he-IL"/>
        </w:rPr>
        <w:t>מזמין</w:t>
      </w:r>
      <w:r w:rsidRPr="0045396B">
        <w:rPr>
          <w:rFonts w:ascii="Times New Roman" w:eastAsia="Times New Roman" w:hAnsi="Times New Roman" w:cs="David"/>
          <w:sz w:val="20"/>
          <w:szCs w:val="24"/>
          <w:rtl/>
          <w:lang w:eastAsia="he-IL"/>
        </w:rPr>
        <w:t>. מובהר בזה</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הפרת סעיף זה על ידי המתכנן תה</w:t>
      </w:r>
      <w:r w:rsidRPr="0045396B">
        <w:rPr>
          <w:rFonts w:ascii="Times New Roman" w:eastAsia="Times New Roman" w:hAnsi="Times New Roman" w:cs="David" w:hint="cs"/>
          <w:sz w:val="20"/>
          <w:szCs w:val="24"/>
          <w:rtl/>
          <w:lang w:eastAsia="he-IL"/>
        </w:rPr>
        <w:t>ווה</w:t>
      </w:r>
      <w:r w:rsidRPr="0045396B">
        <w:rPr>
          <w:rFonts w:ascii="Times New Roman" w:eastAsia="Times New Roman" w:hAnsi="Times New Roman" w:cs="David"/>
          <w:sz w:val="20"/>
          <w:szCs w:val="24"/>
          <w:rtl/>
          <w:lang w:eastAsia="he-IL"/>
        </w:rPr>
        <w:t xml:space="preserve"> הפרה יסודית של חוזה</w:t>
      </w:r>
      <w:r w:rsidRPr="0045396B">
        <w:rPr>
          <w:rFonts w:ascii="Times New Roman" w:eastAsia="Times New Roman" w:hAnsi="Times New Roman" w:cs="David" w:hint="cs"/>
          <w:sz w:val="20"/>
          <w:szCs w:val="24"/>
          <w:rtl/>
          <w:lang w:eastAsia="he-IL"/>
        </w:rPr>
        <w:t xml:space="preserve"> זה. </w:t>
      </w:r>
    </w:p>
    <w:p w14:paraId="51D3A455" w14:textId="77777777" w:rsidR="0045396B" w:rsidRPr="0045396B" w:rsidRDefault="0045396B" w:rsidP="0045396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תנאים מקדמיים לביצוע תשלום כלשהו ע"ח שכר המתכנן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הינם הצגת ר</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שיון המתכנן כאמור בסעיף 2.2 לעיל והמצאת אישור בדבר ניהול ספרי המתכנן כדין, חתום ע"י רו"ח או רשויות המס, כנדרש. כמו כן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ככל שהמתכנן לא ימציא למזמין אישור תקף בדבר פטור מניכוי מס במקור, </w:t>
      </w:r>
      <w:r w:rsidRPr="0045396B">
        <w:rPr>
          <w:rFonts w:ascii="Times New Roman" w:eastAsia="Times New Roman" w:hAnsi="Times New Roman" w:cs="David" w:hint="cs"/>
          <w:sz w:val="20"/>
          <w:szCs w:val="24"/>
          <w:rtl/>
          <w:lang w:eastAsia="he-IL"/>
        </w:rPr>
        <w:t>עובר</w:t>
      </w:r>
      <w:r w:rsidRPr="0045396B">
        <w:rPr>
          <w:rFonts w:ascii="Times New Roman" w:eastAsia="Times New Roman" w:hAnsi="Times New Roman" w:cs="David"/>
          <w:sz w:val="20"/>
          <w:szCs w:val="24"/>
          <w:rtl/>
          <w:lang w:eastAsia="he-IL"/>
        </w:rPr>
        <w:t xml:space="preserve"> לביצוע כל תשלום ע"ח שכר המתכנן, ינוכה מס במקור כדין, מכל סכום ע"ח שכר המתכנן שישולם ע"י המזמין. למען הסר ספק מובהר ומוסכם</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המצאת אישור בדבר ניכוי המס במקור, תיחשב כביצוע תשלום של המזמין ע"ח שכר המתכנן בגובה הסכום הנקוב באישור.  </w:t>
      </w:r>
    </w:p>
    <w:p w14:paraId="3F542DA4" w14:textId="77777777" w:rsidR="0045396B" w:rsidRPr="0045396B" w:rsidRDefault="0045396B" w:rsidP="0045396B">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1B67C179" w14:textId="77777777" w:rsidR="0045396B" w:rsidRPr="0045396B" w:rsidRDefault="0045396B" w:rsidP="0045396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u w:val="single"/>
          <w:rtl/>
          <w:lang w:eastAsia="he-IL"/>
        </w:rPr>
        <w:t>שנויים בתכנון</w:t>
      </w:r>
    </w:p>
    <w:p w14:paraId="76761113" w14:textId="77777777" w:rsid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45396B">
        <w:rPr>
          <w:rFonts w:ascii="Times New Roman" w:eastAsia="Times New Roman" w:hAnsi="Times New Roman" w:cs="David"/>
          <w:sz w:val="20"/>
          <w:szCs w:val="24"/>
          <w:rtl/>
          <w:lang w:eastAsia="he-IL"/>
        </w:rPr>
        <w:t>המתכנן מתחייב</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לפי דרישת המנהל</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2A7A091A"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נדרשו השינויים לאחר שלב התכנון המפורט שהוזמן ע"י המזמין כמפורט בנספח</w:t>
      </w:r>
      <w:r w:rsidRPr="0045396B">
        <w:rPr>
          <w:rFonts w:ascii="Times New Roman" w:eastAsia="Times New Roman" w:hAnsi="Times New Roman" w:cs="David" w:hint="cs"/>
          <w:sz w:val="20"/>
          <w:szCs w:val="24"/>
          <w:rtl/>
          <w:lang w:eastAsia="he-IL"/>
        </w:rPr>
        <w:t>ים</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bCs/>
          <w:sz w:val="20"/>
          <w:szCs w:val="24"/>
          <w:rtl/>
          <w:lang w:eastAsia="he-IL"/>
        </w:rPr>
        <w:t>ב' או ג'</w:t>
      </w:r>
      <w:r w:rsidRPr="0045396B">
        <w:rPr>
          <w:rFonts w:ascii="Times New Roman" w:eastAsia="Times New Roman" w:hAnsi="Times New Roman" w:cs="David" w:hint="cs"/>
          <w:b/>
          <w:sz w:val="20"/>
          <w:szCs w:val="24"/>
          <w:rtl/>
          <w:lang w:eastAsia="he-IL"/>
        </w:rPr>
        <w:t xml:space="preserve"> המצ"ב</w:t>
      </w:r>
      <w:r w:rsidRPr="0045396B">
        <w:rPr>
          <w:rFonts w:ascii="Times New Roman" w:eastAsia="Times New Roman" w:hAnsi="Times New Roman" w:cs="David"/>
          <w:sz w:val="20"/>
          <w:szCs w:val="24"/>
          <w:rtl/>
          <w:lang w:eastAsia="he-IL"/>
        </w:rPr>
        <w:t>, וב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השינויים מחייב את המתכנן בעבודה העולה במידה רבה ובאופן יסודי על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 המתכנן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sz w:val="20"/>
          <w:szCs w:val="24"/>
          <w:rtl/>
          <w:lang w:eastAsia="he-IL"/>
        </w:rPr>
        <w:lastRenderedPageBreak/>
        <w:t>אלמלא השנויים</w:t>
      </w:r>
      <w:r w:rsidRPr="0045396B">
        <w:rPr>
          <w:rFonts w:ascii="Times New Roman" w:eastAsia="Times New Roman" w:hAnsi="Times New Roman" w:cs="David" w:hint="cs"/>
          <w:sz w:val="20"/>
          <w:szCs w:val="24"/>
          <w:rtl/>
          <w:lang w:eastAsia="he-IL"/>
        </w:rPr>
        <w:t xml:space="preserve"> כאמור</w:t>
      </w:r>
      <w:r w:rsidRPr="0045396B">
        <w:rPr>
          <w:rFonts w:ascii="Times New Roman" w:eastAsia="Times New Roman" w:hAnsi="Times New Roman" w:cs="David"/>
          <w:sz w:val="20"/>
          <w:szCs w:val="24"/>
          <w:rtl/>
          <w:lang w:eastAsia="he-IL"/>
        </w:rPr>
        <w:t>, יהיה</w:t>
      </w:r>
      <w:r w:rsidRPr="0045396B">
        <w:rPr>
          <w:rFonts w:ascii="Times New Roman" w:eastAsia="Times New Roman" w:hAnsi="Times New Roman" w:cs="David" w:hint="cs"/>
          <w:sz w:val="20"/>
          <w:szCs w:val="24"/>
          <w:rtl/>
          <w:lang w:eastAsia="he-IL"/>
        </w:rPr>
        <w:t xml:space="preserve"> </w:t>
      </w:r>
      <w:r w:rsidRPr="0045396B">
        <w:rPr>
          <w:rFonts w:ascii="Times New Roman" w:eastAsia="Times New Roman" w:hAnsi="Times New Roman" w:cs="David"/>
          <w:sz w:val="20"/>
          <w:szCs w:val="24"/>
          <w:rtl/>
          <w:lang w:eastAsia="he-IL"/>
        </w:rPr>
        <w:t>זכאי לפיצוי בעד העבודה הנוספת שב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צע עקב השנויים</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כאמור</w:t>
      </w:r>
      <w:r w:rsidRPr="0045396B">
        <w:rPr>
          <w:rFonts w:ascii="Times New Roman" w:eastAsia="Times New Roman" w:hAnsi="Times New Roman" w:cs="David"/>
          <w:sz w:val="20"/>
          <w:szCs w:val="24"/>
          <w:rtl/>
          <w:lang w:eastAsia="he-IL"/>
        </w:rPr>
        <w:t>. הפיצוי ישולם בגין העבודה הנוספת שהמתכנן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45396B">
        <w:rPr>
          <w:rFonts w:ascii="Times New Roman" w:eastAsia="Times New Roman" w:hAnsi="Times New Roman" w:cs="David" w:hint="cs"/>
          <w:sz w:val="20"/>
          <w:szCs w:val="24"/>
          <w:rtl/>
          <w:lang w:eastAsia="he-IL"/>
        </w:rPr>
        <w:t xml:space="preserve"> </w:t>
      </w:r>
      <w:r w:rsidRPr="0045396B">
        <w:rPr>
          <w:rFonts w:ascii="Times New Roman" w:eastAsia="Times New Roman" w:hAnsi="Times New Roman" w:cs="David"/>
          <w:sz w:val="20"/>
          <w:szCs w:val="24"/>
          <w:rtl/>
          <w:lang w:eastAsia="he-IL"/>
        </w:rPr>
        <w:t xml:space="preserve"> המתכנן ושכר המתכנן. בכל מקרה</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ה</w:t>
      </w:r>
      <w:r w:rsidRPr="0045396B">
        <w:rPr>
          <w:rFonts w:ascii="Times New Roman" w:eastAsia="Times New Roman" w:hAnsi="Times New Roman" w:cs="David"/>
          <w:sz w:val="20"/>
          <w:szCs w:val="24"/>
          <w:rtl/>
          <w:lang w:eastAsia="he-IL"/>
        </w:rPr>
        <w:t>שנויים</w:t>
      </w:r>
      <w:r w:rsidRPr="0045396B">
        <w:rPr>
          <w:rFonts w:ascii="Times New Roman" w:eastAsia="Times New Roman" w:hAnsi="Times New Roman" w:cs="David" w:hint="cs"/>
          <w:sz w:val="20"/>
          <w:szCs w:val="24"/>
          <w:rtl/>
          <w:lang w:eastAsia="he-IL"/>
        </w:rPr>
        <w:t xml:space="preserve"> כאמור, לא יהוו</w:t>
      </w:r>
      <w:r w:rsidRPr="0045396B">
        <w:rPr>
          <w:rFonts w:ascii="Times New Roman" w:eastAsia="Times New Roman" w:hAnsi="Times New Roman" w:cs="David"/>
          <w:sz w:val="20"/>
          <w:szCs w:val="24"/>
          <w:rtl/>
          <w:lang w:eastAsia="he-IL"/>
        </w:rPr>
        <w:t xml:space="preserve"> עילה לש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נוי בלוח הזמנים</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אלא בא</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שור המנהל </w:t>
      </w:r>
      <w:r w:rsidRPr="0045396B">
        <w:rPr>
          <w:rFonts w:ascii="Times New Roman" w:eastAsia="Times New Roman" w:hAnsi="Times New Roman" w:cs="David" w:hint="cs"/>
          <w:sz w:val="20"/>
          <w:szCs w:val="24"/>
          <w:rtl/>
          <w:lang w:eastAsia="he-IL"/>
        </w:rPr>
        <w:t>מראש ו</w:t>
      </w:r>
      <w:r w:rsidRPr="0045396B">
        <w:rPr>
          <w:rFonts w:ascii="Times New Roman" w:eastAsia="Times New Roman" w:hAnsi="Times New Roman" w:cs="David"/>
          <w:sz w:val="20"/>
          <w:szCs w:val="24"/>
          <w:rtl/>
          <w:lang w:eastAsia="he-IL"/>
        </w:rPr>
        <w:t>בכתב.</w:t>
      </w:r>
    </w:p>
    <w:p w14:paraId="26BC0662"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על אף</w:t>
      </w:r>
      <w:r w:rsidRPr="0045396B">
        <w:rPr>
          <w:rFonts w:ascii="Times New Roman" w:eastAsia="Times New Roman" w:hAnsi="Times New Roman" w:cs="David"/>
          <w:sz w:val="20"/>
          <w:szCs w:val="24"/>
          <w:rtl/>
          <w:lang w:eastAsia="he-IL"/>
        </w:rPr>
        <w:t xml:space="preserve"> האמור בסעיף 8.2 לעיל</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לא יגיע למתכנן דבר בגין שינויים הנובעים מ:</w:t>
      </w:r>
    </w:p>
    <w:p w14:paraId="164DB293"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טעות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ל</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קוי בתכנון ו/או באומדן של המתכנן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של היועצים.</w:t>
      </w:r>
    </w:p>
    <w:p w14:paraId="3DC86421"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התכנון אינו התכנון היעיל ביותר.</w:t>
      </w:r>
    </w:p>
    <w:p w14:paraId="4BB61EB4"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השינוי מתחייב במישרין או בעקיפין מהפרת איזה מהוראות חוזה זה ע"י המתכנן.</w:t>
      </w:r>
    </w:p>
    <w:p w14:paraId="24C4BBA1"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השינויים מתחייבים מדרישת רשויות מוסמכות. </w:t>
      </w:r>
    </w:p>
    <w:p w14:paraId="2A5ED9F8" w14:textId="04642B71" w:rsidR="0045396B" w:rsidRPr="0045396B" w:rsidDel="00CC1DD8" w:rsidRDefault="00CC1DD8" w:rsidP="00EE027A">
      <w:pPr>
        <w:widowControl w:val="0"/>
        <w:numPr>
          <w:ilvl w:val="1"/>
          <w:numId w:val="1"/>
        </w:numPr>
        <w:spacing w:before="0" w:beforeAutospacing="0" w:after="240" w:afterAutospacing="0" w:line="240" w:lineRule="auto"/>
        <w:ind w:left="794"/>
        <w:jc w:val="both"/>
        <w:rPr>
          <w:del w:id="10" w:author="גרמן קגנובסקי" w:date="2020-12-09T15:03:00Z"/>
          <w:rFonts w:ascii="Times New Roman" w:eastAsia="Times New Roman" w:hAnsi="Times New Roman" w:cs="David"/>
          <w:sz w:val="20"/>
          <w:szCs w:val="24"/>
          <w:rtl/>
          <w:lang w:eastAsia="he-IL"/>
        </w:rPr>
        <w:pPrChange w:id="11" w:author="גרמן קגנובסקי" w:date="2020-12-09T15:03:00Z">
          <w:pPr>
            <w:widowControl w:val="0"/>
            <w:numPr>
              <w:ilvl w:val="1"/>
              <w:numId w:val="1"/>
            </w:numPr>
            <w:tabs>
              <w:tab w:val="num" w:pos="792"/>
            </w:tabs>
            <w:spacing w:before="0" w:beforeAutospacing="0" w:after="200" w:afterAutospacing="0" w:line="240" w:lineRule="auto"/>
            <w:ind w:left="792" w:hanging="432"/>
            <w:jc w:val="both"/>
          </w:pPr>
        </w:pPrChange>
      </w:pPr>
      <w:ins w:id="12" w:author="גרמן קגנובסקי" w:date="2020-12-09T15:03:00Z">
        <w:r w:rsidRPr="00CC1DD8">
          <w:rPr>
            <w:rFonts w:ascii="Times New Roman" w:eastAsia="Times New Roman" w:hAnsi="Times New Roman" w:cs="David" w:hint="cs"/>
            <w:sz w:val="20"/>
            <w:szCs w:val="24"/>
            <w:rtl/>
            <w:lang w:eastAsia="he-IL"/>
          </w:rPr>
          <w:t xml:space="preserve">מבוטל </w:t>
        </w:r>
      </w:ins>
      <w:del w:id="13" w:author="גרמן קגנובסקי" w:date="2020-12-09T15:03:00Z">
        <w:r w:rsidR="0045396B" w:rsidRPr="0045396B" w:rsidDel="00CC1DD8">
          <w:rPr>
            <w:rFonts w:ascii="Times New Roman" w:eastAsia="Times New Roman" w:hAnsi="Times New Roman" w:cs="David"/>
            <w:sz w:val="20"/>
            <w:szCs w:val="24"/>
            <w:rtl/>
            <w:lang w:eastAsia="he-IL"/>
          </w:rPr>
          <w:delText>המתכנן מתחייב להכין</w:delText>
        </w:r>
        <w:r w:rsidR="0045396B" w:rsidRPr="0045396B" w:rsidDel="00CC1DD8">
          <w:rPr>
            <w:rFonts w:ascii="Times New Roman" w:eastAsia="Times New Roman" w:hAnsi="Times New Roman" w:cs="David" w:hint="cs"/>
            <w:sz w:val="20"/>
            <w:szCs w:val="24"/>
            <w:rtl/>
            <w:lang w:eastAsia="he-IL"/>
          </w:rPr>
          <w:delText>,</w:delText>
        </w:r>
        <w:r w:rsidR="0045396B" w:rsidRPr="0045396B" w:rsidDel="00CC1DD8">
          <w:rPr>
            <w:rFonts w:ascii="Times New Roman" w:eastAsia="Times New Roman" w:hAnsi="Times New Roman" w:cs="David"/>
            <w:sz w:val="20"/>
            <w:szCs w:val="24"/>
            <w:rtl/>
            <w:lang w:eastAsia="he-IL"/>
          </w:rPr>
          <w:delText xml:space="preserve"> עבור רוכשים שיבקשו זאת</w:delText>
        </w:r>
        <w:r w:rsidR="0045396B" w:rsidRPr="0045396B" w:rsidDel="00CC1DD8">
          <w:rPr>
            <w:rFonts w:ascii="Times New Roman" w:eastAsia="Times New Roman" w:hAnsi="Times New Roman" w:cs="David" w:hint="cs"/>
            <w:sz w:val="20"/>
            <w:szCs w:val="24"/>
            <w:rtl/>
            <w:lang w:eastAsia="he-IL"/>
          </w:rPr>
          <w:delText>,</w:delText>
        </w:r>
        <w:r w:rsidR="0045396B" w:rsidRPr="0045396B" w:rsidDel="00CC1DD8">
          <w:rPr>
            <w:rFonts w:ascii="Times New Roman" w:eastAsia="Times New Roman" w:hAnsi="Times New Roman" w:cs="David"/>
            <w:sz w:val="20"/>
            <w:szCs w:val="24"/>
            <w:rtl/>
            <w:lang w:eastAsia="he-IL"/>
          </w:rPr>
          <w:delText xml:space="preserve"> תכנית שינויים בדירות שאינם עומדים בסתירה להיתרי הבניה ולכל דין. </w:delText>
        </w:r>
      </w:del>
    </w:p>
    <w:p w14:paraId="13DCC7B4" w14:textId="77777777" w:rsidR="0045396B" w:rsidRPr="00CC1DD8" w:rsidRDefault="0045396B" w:rsidP="00EE027A">
      <w:pPr>
        <w:widowControl w:val="0"/>
        <w:numPr>
          <w:ilvl w:val="1"/>
          <w:numId w:val="1"/>
        </w:numPr>
        <w:spacing w:before="0" w:beforeAutospacing="0" w:after="240" w:afterAutospacing="0" w:line="240" w:lineRule="auto"/>
        <w:ind w:left="794"/>
        <w:jc w:val="both"/>
        <w:rPr>
          <w:rFonts w:ascii="Times New Roman" w:eastAsia="Times New Roman" w:hAnsi="Times New Roman" w:cs="David"/>
          <w:sz w:val="20"/>
          <w:szCs w:val="24"/>
          <w:rtl/>
          <w:lang w:eastAsia="he-IL"/>
          <w:rPrChange w:id="14" w:author="גרמן קגנובסקי" w:date="2020-12-09T15:03:00Z">
            <w:rPr>
              <w:rFonts w:ascii="Times New Roman" w:eastAsia="Times New Roman" w:hAnsi="Times New Roman" w:cs="David"/>
              <w:sz w:val="20"/>
              <w:szCs w:val="24"/>
              <w:rtl/>
              <w:lang w:eastAsia="he-IL"/>
            </w:rPr>
          </w:rPrChange>
        </w:rPr>
        <w:pPrChange w:id="15" w:author="גרמן קגנובסקי" w:date="2020-12-09T15:03:00Z">
          <w:pPr>
            <w:widowControl w:val="0"/>
            <w:spacing w:before="0" w:beforeAutospacing="0" w:after="240" w:afterAutospacing="0" w:line="240" w:lineRule="auto"/>
            <w:ind w:left="794"/>
            <w:jc w:val="both"/>
          </w:pPr>
        </w:pPrChange>
      </w:pPr>
      <w:bookmarkStart w:id="16" w:name="_GoBack"/>
      <w:bookmarkEnd w:id="16"/>
      <w:r w:rsidRPr="00CC1DD8">
        <w:rPr>
          <w:rFonts w:ascii="Times New Roman" w:eastAsia="Times New Roman" w:hAnsi="Times New Roman" w:cs="David"/>
          <w:sz w:val="20"/>
          <w:szCs w:val="24"/>
          <w:rtl/>
          <w:lang w:eastAsia="he-IL"/>
        </w:rPr>
        <w:t xml:space="preserve">מחיר השינויים ותנאי התשלום בגין תכנון השינויים </w:t>
      </w:r>
      <w:r w:rsidRPr="00CC1DD8">
        <w:rPr>
          <w:rFonts w:ascii="Times New Roman" w:eastAsia="Times New Roman" w:hAnsi="Times New Roman" w:cs="David" w:hint="cs"/>
          <w:sz w:val="20"/>
          <w:szCs w:val="24"/>
          <w:rtl/>
          <w:lang w:eastAsia="he-IL"/>
        </w:rPr>
        <w:t xml:space="preserve">כאמור, </w:t>
      </w:r>
      <w:r w:rsidRPr="00EE027A">
        <w:rPr>
          <w:rFonts w:ascii="Times New Roman" w:eastAsia="Times New Roman" w:hAnsi="Times New Roman" w:cs="David"/>
          <w:sz w:val="20"/>
          <w:szCs w:val="24"/>
          <w:rtl/>
          <w:lang w:eastAsia="he-IL"/>
        </w:rPr>
        <w:t>יסוכמו בין המתכנן לרוכשים. המתכנן יתקשר עם הרוכש</w:t>
      </w:r>
      <w:r w:rsidRPr="00EE027A">
        <w:rPr>
          <w:rFonts w:ascii="Times New Roman" w:eastAsia="Times New Roman" w:hAnsi="Times New Roman" w:cs="David" w:hint="cs"/>
          <w:sz w:val="20"/>
          <w:szCs w:val="24"/>
          <w:rtl/>
          <w:lang w:eastAsia="he-IL"/>
        </w:rPr>
        <w:t>ים</w:t>
      </w:r>
      <w:r w:rsidRPr="002E3856">
        <w:rPr>
          <w:rFonts w:ascii="Times New Roman" w:eastAsia="Times New Roman" w:hAnsi="Times New Roman" w:cs="David"/>
          <w:sz w:val="20"/>
          <w:szCs w:val="24"/>
          <w:rtl/>
          <w:lang w:eastAsia="he-IL"/>
        </w:rPr>
        <w:t xml:space="preserve"> בהסכם נפרד לתכנון השינויים. כל מחלוקת שתתעורר בין המתכנן לבין </w:t>
      </w:r>
      <w:r w:rsidRPr="002E3856">
        <w:rPr>
          <w:rFonts w:ascii="Times New Roman" w:eastAsia="Times New Roman" w:hAnsi="Times New Roman" w:cs="David" w:hint="cs"/>
          <w:sz w:val="20"/>
          <w:szCs w:val="24"/>
          <w:rtl/>
          <w:lang w:eastAsia="he-IL"/>
        </w:rPr>
        <w:t>ה</w:t>
      </w:r>
      <w:r w:rsidRPr="00CC1DD8">
        <w:rPr>
          <w:rFonts w:ascii="Times New Roman" w:eastAsia="Times New Roman" w:hAnsi="Times New Roman" w:cs="David"/>
          <w:sz w:val="20"/>
          <w:szCs w:val="24"/>
          <w:rtl/>
          <w:lang w:eastAsia="he-IL"/>
          <w:rPrChange w:id="17" w:author="גרמן קגנובסקי" w:date="2020-12-09T15:03:00Z">
            <w:rPr>
              <w:rFonts w:ascii="Times New Roman" w:eastAsia="Times New Roman" w:hAnsi="Times New Roman" w:cs="David"/>
              <w:sz w:val="20"/>
              <w:szCs w:val="24"/>
              <w:rtl/>
              <w:lang w:eastAsia="he-IL"/>
            </w:rPr>
          </w:rPrChange>
        </w:rPr>
        <w:t>רוכש</w:t>
      </w:r>
      <w:r w:rsidRPr="00CC1DD8">
        <w:rPr>
          <w:rFonts w:ascii="Times New Roman" w:eastAsia="Times New Roman" w:hAnsi="Times New Roman" w:cs="David" w:hint="cs"/>
          <w:sz w:val="20"/>
          <w:szCs w:val="24"/>
          <w:rtl/>
          <w:lang w:eastAsia="he-IL"/>
          <w:rPrChange w:id="18" w:author="גרמן קגנובסקי" w:date="2020-12-09T15:03:00Z">
            <w:rPr>
              <w:rFonts w:ascii="Times New Roman" w:eastAsia="Times New Roman" w:hAnsi="Times New Roman" w:cs="David" w:hint="cs"/>
              <w:sz w:val="20"/>
              <w:szCs w:val="24"/>
              <w:rtl/>
              <w:lang w:eastAsia="he-IL"/>
            </w:rPr>
          </w:rPrChange>
        </w:rPr>
        <w:t>ים</w:t>
      </w:r>
      <w:r w:rsidRPr="00CC1DD8">
        <w:rPr>
          <w:rFonts w:ascii="Times New Roman" w:eastAsia="Times New Roman" w:hAnsi="Times New Roman" w:cs="David"/>
          <w:sz w:val="20"/>
          <w:szCs w:val="24"/>
          <w:rtl/>
          <w:lang w:eastAsia="he-IL"/>
          <w:rPrChange w:id="19" w:author="גרמן קגנובסקי" w:date="2020-12-09T15:03:00Z">
            <w:rPr>
              <w:rFonts w:ascii="Times New Roman" w:eastAsia="Times New Roman" w:hAnsi="Times New Roman" w:cs="David"/>
              <w:sz w:val="20"/>
              <w:szCs w:val="24"/>
              <w:rtl/>
              <w:lang w:eastAsia="he-IL"/>
            </w:rPr>
          </w:rPrChange>
        </w:rPr>
        <w:t xml:space="preserve"> בענ</w:t>
      </w:r>
      <w:r w:rsidRPr="00CC1DD8">
        <w:rPr>
          <w:rFonts w:ascii="Times New Roman" w:eastAsia="Times New Roman" w:hAnsi="Times New Roman" w:cs="David" w:hint="cs"/>
          <w:sz w:val="20"/>
          <w:szCs w:val="24"/>
          <w:rtl/>
          <w:lang w:eastAsia="he-IL"/>
          <w:rPrChange w:id="20" w:author="גרמן קגנובסקי" w:date="2020-12-09T15:03:00Z">
            <w:rPr>
              <w:rFonts w:ascii="Times New Roman" w:eastAsia="Times New Roman" w:hAnsi="Times New Roman" w:cs="David" w:hint="cs"/>
              <w:sz w:val="20"/>
              <w:szCs w:val="24"/>
              <w:rtl/>
              <w:lang w:eastAsia="he-IL"/>
            </w:rPr>
          </w:rPrChange>
        </w:rPr>
        <w:t>י</w:t>
      </w:r>
      <w:r w:rsidRPr="00CC1DD8">
        <w:rPr>
          <w:rFonts w:ascii="Times New Roman" w:eastAsia="Times New Roman" w:hAnsi="Times New Roman" w:cs="David"/>
          <w:sz w:val="20"/>
          <w:szCs w:val="24"/>
          <w:rtl/>
          <w:lang w:eastAsia="he-IL"/>
          <w:rPrChange w:id="21" w:author="גרמן קגנובסקי" w:date="2020-12-09T15:03:00Z">
            <w:rPr>
              <w:rFonts w:ascii="Times New Roman" w:eastAsia="Times New Roman" w:hAnsi="Times New Roman" w:cs="David"/>
              <w:sz w:val="20"/>
              <w:szCs w:val="24"/>
              <w:rtl/>
              <w:lang w:eastAsia="he-IL"/>
            </w:rPr>
          </w:rPrChange>
        </w:rPr>
        <w:t>ין קביעת מחיר השינויים</w:t>
      </w:r>
      <w:r w:rsidRPr="00CC1DD8">
        <w:rPr>
          <w:rFonts w:ascii="Times New Roman" w:eastAsia="Times New Roman" w:hAnsi="Times New Roman" w:cs="David" w:hint="cs"/>
          <w:sz w:val="20"/>
          <w:szCs w:val="24"/>
          <w:rtl/>
          <w:lang w:eastAsia="he-IL"/>
          <w:rPrChange w:id="22" w:author="גרמן קגנובסקי" w:date="2020-12-09T15:03:00Z">
            <w:rPr>
              <w:rFonts w:ascii="Times New Roman" w:eastAsia="Times New Roman" w:hAnsi="Times New Roman" w:cs="David" w:hint="cs"/>
              <w:sz w:val="20"/>
              <w:szCs w:val="24"/>
              <w:rtl/>
              <w:lang w:eastAsia="he-IL"/>
            </w:rPr>
          </w:rPrChange>
        </w:rPr>
        <w:t>,</w:t>
      </w:r>
      <w:r w:rsidRPr="00CC1DD8">
        <w:rPr>
          <w:rFonts w:ascii="Times New Roman" w:eastAsia="Times New Roman" w:hAnsi="Times New Roman" w:cs="David"/>
          <w:sz w:val="20"/>
          <w:szCs w:val="24"/>
          <w:rtl/>
          <w:lang w:eastAsia="he-IL"/>
          <w:rPrChange w:id="23" w:author="גרמן קגנובסקי" w:date="2020-12-09T15:03:00Z">
            <w:rPr>
              <w:rFonts w:ascii="Times New Roman" w:eastAsia="Times New Roman" w:hAnsi="Times New Roman" w:cs="David"/>
              <w:sz w:val="20"/>
              <w:szCs w:val="24"/>
              <w:rtl/>
              <w:lang w:eastAsia="he-IL"/>
            </w:rPr>
          </w:rPrChange>
        </w:rPr>
        <w:t xml:space="preserve"> תובא בפני המנהל והוא יהיה המוסמך להכריע בה.</w:t>
      </w:r>
    </w:p>
    <w:p w14:paraId="17E5F83E" w14:textId="77777777" w:rsidR="0045396B" w:rsidRPr="0045396B" w:rsidRDefault="0045396B" w:rsidP="0045396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lang w:eastAsia="he-IL"/>
        </w:rPr>
      </w:pPr>
      <w:r w:rsidRPr="0045396B">
        <w:rPr>
          <w:rFonts w:ascii="Times New Roman" w:eastAsia="Times New Roman" w:hAnsi="Times New Roman" w:cs="David"/>
          <w:bCs/>
          <w:sz w:val="20"/>
          <w:szCs w:val="24"/>
          <w:u w:val="single"/>
          <w:rtl/>
          <w:lang w:eastAsia="he-IL"/>
        </w:rPr>
        <w:t>אחריות וביטוח</w:t>
      </w:r>
    </w:p>
    <w:p w14:paraId="6C7130AC" w14:textId="77777777" w:rsidR="00906AB8" w:rsidRPr="00013687" w:rsidRDefault="00906AB8" w:rsidP="00906AB8">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4D6521A2" w14:textId="77777777" w:rsidR="00906AB8" w:rsidRPr="00013687" w:rsidRDefault="00906AB8" w:rsidP="00906AB8">
      <w:pPr>
        <w:pStyle w:val="a2"/>
        <w:numPr>
          <w:ilvl w:val="1"/>
          <w:numId w:val="1"/>
        </w:numPr>
        <w:ind w:right="0"/>
        <w:rPr>
          <w:rFonts w:eastAsia="Times New Roman" w:cs="David"/>
          <w:color w:val="auto"/>
          <w:szCs w:val="24"/>
        </w:rPr>
      </w:pPr>
      <w:r w:rsidRPr="00013687">
        <w:rPr>
          <w:rFonts w:eastAsia="Times New Roman" w:cs="David" w:hint="cs"/>
          <w:color w:val="auto"/>
          <w:szCs w:val="24"/>
          <w:rtl/>
        </w:rPr>
        <w:t>המתכנן מתחייב לבצע את שירותי המתכנן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למתכנן ו/או לעובדיו ו/או לאדם אחר כלשהו, לגוף או לרכוש, בשל מעשה או מחדל של המתכנן ו/או עובדיו ו/או שלוחיו ו/או כל מי מטעמו בקשר עם ביצוע התחייבויותיו על פי חוזה זה. המתכנן פוטר את המזמין מכל אחריות בגין נזקים שייגרמו כאמור לעיל.</w:t>
      </w:r>
    </w:p>
    <w:p w14:paraId="3BC8141A" w14:textId="77777777" w:rsidR="00906AB8" w:rsidRPr="00013687" w:rsidRDefault="00906AB8" w:rsidP="00906AB8">
      <w:pPr>
        <w:pStyle w:val="a2"/>
        <w:ind w:left="792" w:right="0" w:firstLine="0"/>
        <w:rPr>
          <w:rFonts w:eastAsia="Times New Roman" w:cs="David"/>
          <w:color w:val="auto"/>
          <w:szCs w:val="24"/>
          <w:rtl/>
        </w:rPr>
      </w:pPr>
      <w:r w:rsidRPr="00013687">
        <w:rPr>
          <w:rFonts w:eastAsia="Times New Roman" w:cs="David" w:hint="cs"/>
          <w:color w:val="auto"/>
          <w:szCs w:val="24"/>
          <w:rtl/>
        </w:rPr>
        <w:t>המתכנן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המתכנן על פי הוראות חוזה זה, אשר המזמין רשאי לקזז בגינו סכומים ע"ח התמורה המגיעה למתכנן.</w:t>
      </w:r>
    </w:p>
    <w:p w14:paraId="05B7F188" w14:textId="77777777" w:rsidR="00906AB8" w:rsidRPr="00013687" w:rsidRDefault="00906AB8" w:rsidP="00906AB8">
      <w:pPr>
        <w:pStyle w:val="a2"/>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המתכנן ו/או מתן הוראות למתכנן אינו משחרר את המתכנן מאחריותו המלאה, ואין בו כדי להטיל על המזמין אחריות כלשהי.</w:t>
      </w:r>
    </w:p>
    <w:p w14:paraId="7CB997D7" w14:textId="77777777" w:rsidR="00906AB8" w:rsidRDefault="00906AB8" w:rsidP="00906AB8">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7702FE1A" w14:textId="77777777" w:rsidR="00906AB8" w:rsidRPr="00013687" w:rsidRDefault="00906AB8" w:rsidP="00906AB8">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lastRenderedPageBreak/>
        <w:t>ביטוח</w:t>
      </w:r>
    </w:p>
    <w:p w14:paraId="48DB13F8" w14:textId="77777777" w:rsidR="00906AB8" w:rsidRDefault="00906AB8" w:rsidP="00906AB8">
      <w:pPr>
        <w:widowControl w:val="0"/>
        <w:numPr>
          <w:ilvl w:val="1"/>
          <w:numId w:val="1"/>
        </w:numPr>
        <w:tabs>
          <w:tab w:val="left" w:pos="8306"/>
        </w:tabs>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 xml:space="preserve">מבלי לגרוע מאחריות המתכנן על פי הסכם זה או על פי כל דין, על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 xml:space="preserve"> לערוך ולקיים, על חשבון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למשך כל תקופת ההסכם וכל עוד אחריות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קיימת, את הביטוחים המפורטים במפרט ביטוחי המתכנן המצורף להסכם זה </w:t>
      </w:r>
      <w:r w:rsidRPr="002419E5">
        <w:rPr>
          <w:rFonts w:ascii="Times New Roman" w:eastAsia="Times New Roman" w:hAnsi="Times New Roman" w:cs="David" w:hint="eastAsia"/>
          <w:b/>
          <w:bCs/>
          <w:sz w:val="20"/>
          <w:szCs w:val="24"/>
          <w:u w:val="single"/>
          <w:rtl/>
          <w:lang w:eastAsia="he-IL"/>
        </w:rPr>
        <w:t>כ</w:t>
      </w:r>
      <w:r>
        <w:rPr>
          <w:rFonts w:ascii="Times New Roman" w:eastAsia="Times New Roman" w:hAnsi="Times New Roman" w:cs="David" w:hint="cs"/>
          <w:b/>
          <w:bCs/>
          <w:sz w:val="20"/>
          <w:szCs w:val="24"/>
          <w:u w:val="single"/>
          <w:rtl/>
          <w:lang w:eastAsia="he-IL"/>
        </w:rPr>
        <w:t xml:space="preserve">נספח </w:t>
      </w:r>
      <w:r w:rsidRPr="002419E5">
        <w:rPr>
          <w:rFonts w:ascii="Times New Roman" w:eastAsia="Times New Roman" w:hAnsi="Times New Roman" w:cs="David" w:hint="eastAsia"/>
          <w:b/>
          <w:bCs/>
          <w:sz w:val="20"/>
          <w:szCs w:val="24"/>
          <w:u w:val="single"/>
          <w:rtl/>
          <w:lang w:eastAsia="he-IL"/>
        </w:rPr>
        <w:t>ז</w:t>
      </w:r>
      <w:r>
        <w:rPr>
          <w:rFonts w:ascii="Times New Roman" w:eastAsia="Times New Roman" w:hAnsi="Times New Roman" w:cs="David" w:hint="cs"/>
          <w:b/>
          <w:bCs/>
          <w:sz w:val="20"/>
          <w:szCs w:val="24"/>
          <w:u w:val="single"/>
          <w:rtl/>
          <w:lang w:eastAsia="he-IL"/>
        </w:rPr>
        <w:t>'</w:t>
      </w:r>
      <w:r>
        <w:rPr>
          <w:rFonts w:ascii="Times New Roman" w:eastAsia="Times New Roman" w:hAnsi="Times New Roman" w:cs="David" w:hint="cs"/>
          <w:sz w:val="20"/>
          <w:szCs w:val="24"/>
          <w:rtl/>
          <w:lang w:eastAsia="he-IL"/>
        </w:rPr>
        <w:t xml:space="preserve"> וכן אישור עריכת הביטוח המצורף להסכם זה כ</w:t>
      </w:r>
      <w:r>
        <w:rPr>
          <w:rFonts w:ascii="Times New Roman" w:eastAsia="Times New Roman" w:hAnsi="Times New Roman" w:cs="David" w:hint="cs"/>
          <w:b/>
          <w:bCs/>
          <w:sz w:val="20"/>
          <w:szCs w:val="24"/>
          <w:u w:val="single"/>
          <w:rtl/>
          <w:lang w:eastAsia="he-IL"/>
        </w:rPr>
        <w:t xml:space="preserve">נספח </w:t>
      </w:r>
      <w:r w:rsidRPr="00235529">
        <w:rPr>
          <w:rFonts w:ascii="Times New Roman" w:eastAsia="Times New Roman" w:hAnsi="Times New Roman" w:cs="David" w:hint="cs"/>
          <w:b/>
          <w:bCs/>
          <w:sz w:val="20"/>
          <w:szCs w:val="24"/>
          <w:u w:val="single"/>
          <w:rtl/>
          <w:lang w:eastAsia="he-IL"/>
        </w:rPr>
        <w:t>ז</w:t>
      </w:r>
      <w:r>
        <w:rPr>
          <w:rFonts w:ascii="Times New Roman" w:eastAsia="Times New Roman" w:hAnsi="Times New Roman" w:cs="David" w:hint="cs"/>
          <w:b/>
          <w:bCs/>
          <w:sz w:val="20"/>
          <w:szCs w:val="24"/>
          <w:u w:val="single"/>
          <w:rtl/>
          <w:lang w:eastAsia="he-IL"/>
        </w:rPr>
        <w:t>1'</w:t>
      </w:r>
      <w:r>
        <w:rPr>
          <w:rFonts w:ascii="Times New Roman" w:eastAsia="Times New Roman" w:hAnsi="Times New Roman" w:cs="David" w:hint="cs"/>
          <w:sz w:val="20"/>
          <w:szCs w:val="24"/>
          <w:rtl/>
          <w:lang w:eastAsia="he-IL"/>
        </w:rPr>
        <w:t xml:space="preserve">, והמהווה חלק בלתי נפרד ממנו ("מפרט ביטוחי המתכנן" ו"אישור עריכת הביטוח", בהתאמה), אצל חברת ביטוח מורשית כדין בישראל ובעלת מוניטין. על אף האמור לעיל, ככל ולא יועסקו בידי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עובדים במסגרת ההסכם, יהיה רשאי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שלא לערוך את הביטוח המצוין בסעיף א' לאישור עריכת הביטוח.</w:t>
      </w:r>
    </w:p>
    <w:p w14:paraId="1799F9EC" w14:textId="77777777" w:rsidR="00906AB8" w:rsidRDefault="00906AB8" w:rsidP="00906AB8">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ללא צורך בכל דרישה מצד המזמין,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09158AA2" w14:textId="77777777" w:rsidR="00906AB8" w:rsidRDefault="00906AB8" w:rsidP="00906AB8">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כמו כן, מיד בתום תקופת הביטוח, על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להמציא לידי המזמין אישור עריכת ביטוח מעודכן, בגין חידוש תוקף ביטוחי המתכנן לתקופת ביטוח נוספת, ומידי תקופת ביטוח, כל עוד הסכם זה בתוקף או לתקופה מאוחרת יותר כמפורט בסעיף 9.3 לעיל.</w:t>
      </w:r>
    </w:p>
    <w:p w14:paraId="1A742FA9" w14:textId="77777777" w:rsidR="00906AB8" w:rsidRDefault="00906AB8" w:rsidP="00906AB8">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מובהר, כי גבולות האחריות, הנדרשים במסגרת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כמפורט באישור עריכת הביטוח, הינם בבחינת דרישה מזערית, המוטלת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שאינה פוטרת את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ממלוא החבות על פי הסכם זה. </w:t>
      </w:r>
    </w:p>
    <w:p w14:paraId="765532D2" w14:textId="77777777" w:rsidR="00906AB8" w:rsidRDefault="00906AB8" w:rsidP="00906AB8">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מוסכם בזאת, כי ל</w:t>
      </w:r>
      <w:r w:rsidRPr="00E034F9">
        <w:rPr>
          <w:rFonts w:ascii="Times New Roman" w:eastAsia="Times New Roman" w:hAnsi="Times New Roman" w:cs="David" w:hint="cs"/>
          <w:sz w:val="20"/>
          <w:szCs w:val="24"/>
          <w:rtl/>
          <w:lang w:eastAsia="he-IL"/>
        </w:rPr>
        <w:t>מתכנן</w:t>
      </w:r>
      <w:r>
        <w:rPr>
          <w:rFonts w:ascii="Times New Roman" w:eastAsia="Times New Roman" w:hAnsi="Times New Roman" w:cs="David" w:hint="cs"/>
          <w:sz w:val="20"/>
          <w:szCs w:val="24"/>
          <w:rtl/>
          <w:lang w:eastAsia="he-IL"/>
        </w:rPr>
        <w:t xml:space="preserve"> לא תהיה כל טענה כלפי המזמין או מי מטעם המזמין, בכל הקשור לגבולות האחריות כאמור.</w:t>
      </w:r>
    </w:p>
    <w:p w14:paraId="3D8B869E" w14:textId="77777777" w:rsidR="00906AB8" w:rsidRDefault="00906AB8" w:rsidP="00906AB8">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למזמין תהא הזכות, אך לא החובה, לבדוק את אישור עריכת הביטוח, שיומצא על ידי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כאמור לעיל, ועל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לבצע כל שינוי, תיקון, התאמה או הרחבה, שיידרשו על מנת להתאים את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להתחייבויות המתכנן על פי הסכם זה.</w:t>
      </w:r>
    </w:p>
    <w:p w14:paraId="2CB83DA2" w14:textId="77777777" w:rsidR="00906AB8" w:rsidRDefault="00906AB8" w:rsidP="00906AB8">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מוצהר ומוסכם כי זכויות המזמין לעריכת הבדיקה ולדרישת השינויים כמפורט לעיל, אינן מטילות על המזמין או מי מטעם המזמין כל חובה או כל אחריות שהיא לגבי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טיבם, היקפם, ותוקפם, או לגבי העדרם, ואין בהן כדי לגרוע מכל חובה שהיא, המוטלת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פי הסכם זה או על פי כל דין, וזאת בין אם דרשו עריכת שינויים כמפורט לעיל ובין אם לאו, בין אם בדקו את אישור עריכת הביטוחים ובין אם לאו.</w:t>
      </w:r>
    </w:p>
    <w:p w14:paraId="33212859" w14:textId="77777777" w:rsidR="00906AB8" w:rsidRDefault="00906AB8" w:rsidP="00906AB8">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פוטר את המזמין ואת הבאים מטעם המזמין מאחריות לכל אובדן או נזק לרכוש, המובא על ידי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או על ידי מי מטעם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לחצרי המזמין או המשמש את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לצורך מתן השירותים, ולא תהיה ל</w:t>
      </w:r>
      <w:r w:rsidRPr="00E034F9">
        <w:rPr>
          <w:rFonts w:ascii="Times New Roman" w:eastAsia="Times New Roman" w:hAnsi="Times New Roman" w:cs="David" w:hint="cs"/>
          <w:sz w:val="20"/>
          <w:szCs w:val="24"/>
          <w:rtl/>
          <w:lang w:eastAsia="he-IL"/>
        </w:rPr>
        <w:t>מתכנן</w:t>
      </w:r>
      <w:r>
        <w:rPr>
          <w:rFonts w:ascii="Times New Roman" w:eastAsia="Times New Roman" w:hAnsi="Times New Roman" w:cs="David" w:hint="cs"/>
          <w:sz w:val="20"/>
          <w:szCs w:val="24"/>
          <w:rtl/>
          <w:lang w:eastAsia="he-IL"/>
        </w:rPr>
        <w:t xml:space="preserve"> כל טענה, דרישה או תביעה כלפי הנזכרים לעיל, בגין אובדן או נזק כאמור.</w:t>
      </w:r>
    </w:p>
    <w:p w14:paraId="1A15B686" w14:textId="77777777" w:rsidR="00906AB8" w:rsidRDefault="00906AB8" w:rsidP="00906AB8">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אם לדעת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יש צורך בעריכת ביטוחים נוספים או משלימים לביטוחי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לערוך ולקיים את הביטוחים הנוספים או המשלימים כאמור. </w:t>
      </w:r>
    </w:p>
    <w:p w14:paraId="4E080480" w14:textId="77777777" w:rsidR="00906AB8" w:rsidRDefault="00906AB8" w:rsidP="00906AB8">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lastRenderedPageBreak/>
        <w:t xml:space="preserve">בכל ביטוח רכוש נוסף או משלים לביטוחי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24A189D4" w14:textId="77777777" w:rsidR="00906AB8" w:rsidRDefault="00906AB8" w:rsidP="00906AB8">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לדאוג, כי בידי קבלני המשנה פוליסות ביטוח, בהתאם לתנאים ולסכומים הנדרשים על פי הסכם זה. לחלופין, למתכנן נתונה הרשות לכלול את קבלני המשנה בשם המבוטח במסגרת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w:t>
      </w:r>
    </w:p>
    <w:p w14:paraId="64314FFF" w14:textId="77777777" w:rsidR="00906AB8" w:rsidRDefault="00906AB8" w:rsidP="00906AB8">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למען הסר ספק, מובהר בזאת כי על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מוטלת האחריות כלפי המזמין ביחס לשירותים במלואם, לרבות שירותים שניתנו או אמורים היו להינתן על ידי קבלן משנה, ועל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52D6DC80" w14:textId="77777777" w:rsidR="00906AB8" w:rsidRDefault="00906AB8" w:rsidP="00906AB8">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אין בעריכת ביטוחי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כדי לצמצם או לגרוע בצורה כל שהיא מהתחייבויותיו בהתאם להסכם, ולא יהיה בעריכת ביטוחי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כדי לשחרר את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מחובתו לשפות ו/או לפצות את המזמין ו/או מי מטעמו, בגין כל נזק ,שהוא אחראי לו על פי הסכם זה ו/או על פי כל דין.</w:t>
      </w:r>
    </w:p>
    <w:p w14:paraId="17D605CD" w14:textId="77777777" w:rsidR="00906AB8" w:rsidRDefault="00906AB8" w:rsidP="00906AB8">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מתחייב לשמור ולקיים באופן קפדני ומדוקדק את כל החוקים, התקנות, הצווים, ההוראות והתקנים המתייחסים לשירותים הניתנים על ידו על פי ההסכם. המתכנן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w:t>
      </w:r>
      <w:r w:rsidRPr="0023552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08A94126" w14:textId="77777777" w:rsidR="00906AB8" w:rsidRPr="00A42052" w:rsidRDefault="00906AB8" w:rsidP="00906AB8">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A42052">
        <w:rPr>
          <w:rFonts w:ascii="Times New Roman" w:eastAsia="Times New Roman" w:hAnsi="Times New Roman" w:cs="David"/>
          <w:sz w:val="20"/>
          <w:szCs w:val="24"/>
          <w:rtl/>
          <w:lang w:eastAsia="he-IL"/>
        </w:rPr>
        <w:t>הפרת סעיף זה על כל תנאיו תיחשב להפרה יסודית של ההסכם.</w:t>
      </w:r>
    </w:p>
    <w:p w14:paraId="603500B5" w14:textId="77777777" w:rsidR="0045396B" w:rsidRPr="0045396B" w:rsidRDefault="0045396B" w:rsidP="0045396B">
      <w:pPr>
        <w:widowControl w:val="0"/>
        <w:spacing w:before="0" w:beforeAutospacing="0" w:after="240" w:afterAutospacing="0" w:line="240" w:lineRule="auto"/>
        <w:jc w:val="both"/>
        <w:rPr>
          <w:rFonts w:ascii="Times New Roman" w:eastAsia="Times New Roman" w:hAnsi="Times New Roman" w:cs="David"/>
          <w:sz w:val="20"/>
          <w:szCs w:val="24"/>
          <w:rtl/>
          <w:lang w:eastAsia="he-IL"/>
        </w:rPr>
      </w:pPr>
    </w:p>
    <w:p w14:paraId="6C68F88B" w14:textId="77777777" w:rsidR="0045396B" w:rsidRPr="0045396B" w:rsidRDefault="0045396B" w:rsidP="0045396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u w:val="single"/>
          <w:rtl/>
          <w:lang w:eastAsia="he-IL"/>
        </w:rPr>
        <w:t>אספקת תכניות</w:t>
      </w:r>
    </w:p>
    <w:p w14:paraId="1213CFB4"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בכל עת במהלך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 המתכנן וכן בתקופת הבדק של העבודות</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ימסור המתכנן למזמין מיד לפי דרישתו כל תכניות, ובכללן, תכניות ומסמכים המנויים ברשימה המצ"ב כנספח </w:t>
      </w:r>
      <w:r w:rsidRPr="0045396B">
        <w:rPr>
          <w:rFonts w:ascii="Times New Roman" w:eastAsia="Times New Roman" w:hAnsi="Times New Roman" w:cs="David"/>
          <w:b/>
          <w:bCs/>
          <w:sz w:val="20"/>
          <w:szCs w:val="24"/>
          <w:rtl/>
          <w:lang w:eastAsia="he-IL"/>
        </w:rPr>
        <w:t>ח'</w:t>
      </w:r>
      <w:r w:rsidRPr="0045396B">
        <w:rPr>
          <w:rFonts w:ascii="Times New Roman" w:eastAsia="Times New Roman" w:hAnsi="Times New Roman" w:cs="David"/>
          <w:sz w:val="20"/>
          <w:szCs w:val="24"/>
          <w:rtl/>
          <w:lang w:eastAsia="he-IL"/>
        </w:rPr>
        <w:t xml:space="preserve"> לחוזה זה, ובמידה והדרישה מתייחסת לתכניות שאינ</w:t>
      </w:r>
      <w:r w:rsidRPr="0045396B">
        <w:rPr>
          <w:rFonts w:ascii="Times New Roman" w:eastAsia="Times New Roman" w:hAnsi="Times New Roman" w:cs="David" w:hint="cs"/>
          <w:sz w:val="20"/>
          <w:szCs w:val="24"/>
          <w:rtl/>
          <w:lang w:eastAsia="he-IL"/>
        </w:rPr>
        <w:t>ן</w:t>
      </w:r>
      <w:r w:rsidRPr="0045396B">
        <w:rPr>
          <w:rFonts w:ascii="Times New Roman" w:eastAsia="Times New Roman" w:hAnsi="Times New Roman" w:cs="David"/>
          <w:sz w:val="20"/>
          <w:szCs w:val="24"/>
          <w:rtl/>
          <w:lang w:eastAsia="he-IL"/>
        </w:rPr>
        <w:t xml:space="preserve"> בידו</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יערכ</w:t>
      </w:r>
      <w:r w:rsidRPr="0045396B">
        <w:rPr>
          <w:rFonts w:ascii="Times New Roman" w:eastAsia="Times New Roman" w:hAnsi="Times New Roman" w:cs="David" w:hint="cs"/>
          <w:sz w:val="20"/>
          <w:szCs w:val="24"/>
          <w:rtl/>
          <w:lang w:eastAsia="he-IL"/>
        </w:rPr>
        <w:t>ן</w:t>
      </w:r>
      <w:r w:rsidRPr="0045396B">
        <w:rPr>
          <w:rFonts w:ascii="Times New Roman" w:eastAsia="Times New Roman" w:hAnsi="Times New Roman" w:cs="David"/>
          <w:sz w:val="20"/>
          <w:szCs w:val="24"/>
          <w:rtl/>
          <w:lang w:eastAsia="he-IL"/>
        </w:rPr>
        <w:t xml:space="preserve"> המתכנן בהקדם האפשרי וימסר</w:t>
      </w:r>
      <w:r w:rsidRPr="0045396B">
        <w:rPr>
          <w:rFonts w:ascii="Times New Roman" w:eastAsia="Times New Roman" w:hAnsi="Times New Roman" w:cs="David" w:hint="cs"/>
          <w:sz w:val="20"/>
          <w:szCs w:val="24"/>
          <w:rtl/>
          <w:lang w:eastAsia="he-IL"/>
        </w:rPr>
        <w:t>ן</w:t>
      </w:r>
      <w:r w:rsidRPr="0045396B">
        <w:rPr>
          <w:rFonts w:ascii="Times New Roman" w:eastAsia="Times New Roman" w:hAnsi="Times New Roman" w:cs="David"/>
          <w:sz w:val="20"/>
          <w:szCs w:val="24"/>
          <w:rtl/>
          <w:lang w:eastAsia="he-IL"/>
        </w:rPr>
        <w:t xml:space="preserve"> למזמין.</w:t>
      </w:r>
    </w:p>
    <w:p w14:paraId="1D13F2C0"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עם גמר שרותי </w:t>
      </w:r>
      <w:r w:rsidRPr="0045396B">
        <w:rPr>
          <w:rFonts w:ascii="Times New Roman" w:eastAsia="Times New Roman" w:hAnsi="Times New Roman" w:cs="David" w:hint="cs"/>
          <w:sz w:val="20"/>
          <w:szCs w:val="24"/>
          <w:rtl/>
          <w:lang w:eastAsia="he-IL"/>
        </w:rPr>
        <w:t>המתכנן,</w:t>
      </w:r>
      <w:r w:rsidRPr="0045396B">
        <w:rPr>
          <w:rFonts w:ascii="Times New Roman" w:eastAsia="Times New Roman" w:hAnsi="Times New Roman" w:cs="David"/>
          <w:sz w:val="20"/>
          <w:szCs w:val="24"/>
          <w:rtl/>
          <w:lang w:eastAsia="he-IL"/>
        </w:rPr>
        <w:t xml:space="preserve"> ימסור המתכנן למזמין סדרה אחת של העתקי התכניות כשהן מעודכנות, ומשקפות את התכנון והב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צוע הסופי בשטח </w:t>
      </w:r>
      <w:r w:rsidRPr="0045396B">
        <w:rPr>
          <w:rFonts w:ascii="Times New Roman" w:eastAsia="Times New Roman" w:hAnsi="Times New Roman" w:cs="David"/>
          <w:color w:val="000000"/>
          <w:sz w:val="20"/>
          <w:szCs w:val="24"/>
          <w:lang w:eastAsia="he-IL"/>
        </w:rPr>
        <w:t>(AS MADE)</w:t>
      </w:r>
      <w:r w:rsidRPr="0045396B">
        <w:rPr>
          <w:rFonts w:ascii="Times New Roman" w:eastAsia="Times New Roman" w:hAnsi="Times New Roman" w:cs="David"/>
          <w:sz w:val="20"/>
          <w:szCs w:val="24"/>
          <w:rtl/>
          <w:lang w:eastAsia="he-IL"/>
        </w:rPr>
        <w:t xml:space="preserve">, למעט שינויי דיירים, </w:t>
      </w:r>
      <w:r w:rsidRPr="0045396B">
        <w:rPr>
          <w:rFonts w:ascii="Times New Roman" w:eastAsia="Times New Roman" w:hAnsi="Times New Roman" w:cs="David" w:hint="cs"/>
          <w:sz w:val="20"/>
          <w:szCs w:val="24"/>
          <w:rtl/>
          <w:lang w:eastAsia="he-IL"/>
        </w:rPr>
        <w:t xml:space="preserve">וקבצים </w:t>
      </w:r>
      <w:r w:rsidRPr="0045396B">
        <w:rPr>
          <w:rFonts w:ascii="Times New Roman" w:eastAsia="Times New Roman" w:hAnsi="Times New Roman" w:cs="David"/>
          <w:sz w:val="20"/>
          <w:szCs w:val="24"/>
          <w:rtl/>
          <w:lang w:eastAsia="he-IL"/>
        </w:rPr>
        <w:t>המכילים את התכנון במדיה ממוחשבת.</w:t>
      </w:r>
    </w:p>
    <w:p w14:paraId="215478BB"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הובא החוזה לידי גמר או בוטל לפי סעיף 12 להלן, ימסור המתכנן למזמין סדרה אחת של העתקי התכניות ו</w:t>
      </w:r>
      <w:r w:rsidRPr="0045396B">
        <w:rPr>
          <w:rFonts w:ascii="Times New Roman" w:eastAsia="Times New Roman" w:hAnsi="Times New Roman" w:cs="David" w:hint="cs"/>
          <w:sz w:val="20"/>
          <w:szCs w:val="24"/>
          <w:rtl/>
          <w:lang w:eastAsia="he-IL"/>
        </w:rPr>
        <w:t>הקבצים</w:t>
      </w:r>
      <w:r w:rsidRPr="0045396B">
        <w:rPr>
          <w:rFonts w:ascii="Times New Roman" w:eastAsia="Times New Roman" w:hAnsi="Times New Roman" w:cs="David"/>
          <w:sz w:val="20"/>
          <w:szCs w:val="24"/>
          <w:rtl/>
          <w:lang w:eastAsia="he-IL"/>
        </w:rPr>
        <w:t xml:space="preserve"> כשה</w:t>
      </w:r>
      <w:r w:rsidRPr="0045396B">
        <w:rPr>
          <w:rFonts w:ascii="Times New Roman" w:eastAsia="Times New Roman" w:hAnsi="Times New Roman" w:cs="David" w:hint="cs"/>
          <w:sz w:val="20"/>
          <w:szCs w:val="24"/>
          <w:rtl/>
          <w:lang w:eastAsia="he-IL"/>
        </w:rPr>
        <w:t>ם</w:t>
      </w:r>
      <w:r w:rsidRPr="0045396B">
        <w:rPr>
          <w:rFonts w:ascii="Times New Roman" w:eastAsia="Times New Roman" w:hAnsi="Times New Roman" w:cs="David"/>
          <w:sz w:val="20"/>
          <w:szCs w:val="24"/>
          <w:rtl/>
          <w:lang w:eastAsia="he-IL"/>
        </w:rPr>
        <w:t xml:space="preserve"> מעודכנ</w:t>
      </w:r>
      <w:r w:rsidRPr="0045396B">
        <w:rPr>
          <w:rFonts w:ascii="Times New Roman" w:eastAsia="Times New Roman" w:hAnsi="Times New Roman" w:cs="David" w:hint="cs"/>
          <w:sz w:val="20"/>
          <w:szCs w:val="24"/>
          <w:rtl/>
          <w:lang w:eastAsia="he-IL"/>
        </w:rPr>
        <w:t>ים</w:t>
      </w:r>
      <w:r w:rsidRPr="0045396B">
        <w:rPr>
          <w:rFonts w:ascii="Times New Roman" w:eastAsia="Times New Roman" w:hAnsi="Times New Roman" w:cs="David"/>
          <w:sz w:val="20"/>
          <w:szCs w:val="24"/>
          <w:rtl/>
          <w:lang w:eastAsia="he-IL"/>
        </w:rPr>
        <w:t xml:space="preserve"> עד לתאריך הבאת החוזה לידי גמר, או עד לתאריך ביטולו, הכל </w:t>
      </w:r>
      <w:r w:rsidRPr="0045396B">
        <w:rPr>
          <w:rFonts w:ascii="Times New Roman" w:eastAsia="Times New Roman" w:hAnsi="Times New Roman" w:cs="David"/>
          <w:sz w:val="20"/>
          <w:szCs w:val="24"/>
          <w:rtl/>
          <w:lang w:eastAsia="he-IL"/>
        </w:rPr>
        <w:lastRenderedPageBreak/>
        <w:t>לפי העניין.</w:t>
      </w:r>
    </w:p>
    <w:p w14:paraId="40A874A0" w14:textId="77777777" w:rsidR="0045396B" w:rsidRPr="0045396B" w:rsidRDefault="0045396B" w:rsidP="0045396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כמו כן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חייב המתכנן לשמור אצלו למשך תקופה של 7 שנים לפחות את התכניות בקבצי מחשב ובתדפיסים ולספק למזמין לפי דרישתו העתקים מהן בכל עת שיידרש לכך.</w:t>
      </w:r>
    </w:p>
    <w:p w14:paraId="198EFE09" w14:textId="77777777" w:rsidR="0045396B" w:rsidRPr="0045396B" w:rsidRDefault="0045396B" w:rsidP="0045396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45396B">
        <w:rPr>
          <w:rFonts w:ascii="Times New Roman" w:eastAsia="Times New Roman" w:hAnsi="Times New Roman" w:cs="David"/>
          <w:sz w:val="20"/>
          <w:szCs w:val="24"/>
          <w:rtl/>
          <w:lang w:eastAsia="he-IL"/>
        </w:rPr>
        <w:t>המתכנן לא יהיה זכאי לכל תשלום נוסף בעד תכניות שימסור למזמין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סעיף 10 זה.</w:t>
      </w:r>
    </w:p>
    <w:p w14:paraId="1DB465EE" w14:textId="77777777" w:rsidR="0045396B" w:rsidRPr="0045396B" w:rsidRDefault="0045396B" w:rsidP="0045396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זכות הקניין בכל התכניות שייכת למזמין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ובלבד ששולם שכר המתכנן בהתאם להוראות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בתוקף זכות הקניין הנ"ל זכאי המזמין לעשות כל שימוש בתכניות, לרבות להשתמש בהן באמצעות יועצים אחרים ואף לשנותן בלא שיגיע למתכנן דבר בגין זאת, ובלבד שהשימוש בתכניות יוגבל לאתר ולפרויקט שחוזה זה חל לגביו. האמור לעיל לגבי זכות הקניין בתכניות</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חל גם לגבי זכות היוצרים, במידה וקיימת, בכל עבודות שבוצעו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התכניות. המתכנן אינו רשאי להשתמש בתכניות לצורך תכנון ובניה של פרויקט אחר  שלא בהסכמת המזמין.</w:t>
      </w:r>
    </w:p>
    <w:p w14:paraId="2CB719F4" w14:textId="77777777" w:rsidR="0045396B" w:rsidRPr="0045396B" w:rsidRDefault="0045396B" w:rsidP="0045396B">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u w:val="single"/>
          <w:rtl/>
          <w:lang w:eastAsia="he-IL"/>
        </w:rPr>
        <w:t>מעמד המתכנן</w:t>
      </w:r>
    </w:p>
    <w:p w14:paraId="076B6BDA"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color w:val="000000"/>
          <w:sz w:val="24"/>
          <w:szCs w:val="24"/>
          <w:rtl/>
          <w:lang w:eastAsia="he-IL"/>
        </w:rPr>
        <w:t>מוסכם ומובהר על ידי הצדדים לחוזה זה</w:t>
      </w:r>
      <w:r w:rsidRPr="0045396B">
        <w:rPr>
          <w:rFonts w:ascii="Times New Roman" w:eastAsia="Times New Roman" w:hAnsi="Times New Roman" w:cs="David" w:hint="cs"/>
          <w:color w:val="000000"/>
          <w:sz w:val="24"/>
          <w:szCs w:val="24"/>
          <w:rtl/>
          <w:lang w:eastAsia="he-IL"/>
        </w:rPr>
        <w:t>,</w:t>
      </w:r>
      <w:r w:rsidRPr="0045396B">
        <w:rPr>
          <w:rFonts w:ascii="Times New Roman" w:eastAsia="Times New Roman" w:hAnsi="Times New Roman" w:cs="David"/>
          <w:color w:val="000000"/>
          <w:sz w:val="24"/>
          <w:szCs w:val="24"/>
          <w:rtl/>
          <w:lang w:eastAsia="he-IL"/>
        </w:rPr>
        <w:t xml:space="preserve"> כי מעמדו של המתכנן כנותן השירותים למזמין הינו של קבלן עצמאי וכל הפעולות שיעשו על ידו על פי חוזה זה נעשות על ידו, עבורו ועל חשבונו</w:t>
      </w:r>
      <w:r w:rsidRPr="0045396B">
        <w:rPr>
          <w:rFonts w:ascii="Times New Roman" w:eastAsia="Times New Roman" w:hAnsi="Times New Roman" w:cs="David" w:hint="cs"/>
          <w:sz w:val="20"/>
          <w:szCs w:val="24"/>
          <w:rtl/>
          <w:lang w:eastAsia="he-IL"/>
        </w:rPr>
        <w:t xml:space="preserve"> של המתכנן</w:t>
      </w:r>
      <w:r w:rsidRPr="0045396B">
        <w:rPr>
          <w:rFonts w:ascii="Times New Roman" w:eastAsia="Times New Roman" w:hAnsi="Times New Roman" w:cs="David"/>
          <w:sz w:val="20"/>
          <w:szCs w:val="24"/>
          <w:rtl/>
          <w:lang w:eastAsia="he-IL"/>
        </w:rPr>
        <w:t>.</w:t>
      </w:r>
    </w:p>
    <w:p w14:paraId="3F15453D"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45396B">
        <w:rPr>
          <w:rFonts w:ascii="Times New Roman" w:eastAsia="Times New Roman" w:hAnsi="Times New Roman" w:cs="David"/>
          <w:sz w:val="20"/>
          <w:szCs w:val="24"/>
          <w:rtl/>
          <w:lang w:eastAsia="he-IL"/>
        </w:rPr>
        <w:t xml:space="preserve">אין ולא יהיו יחסי עובד-מעביד בין המזמין ובין </w:t>
      </w:r>
      <w:r w:rsidRPr="0045396B">
        <w:rPr>
          <w:rFonts w:ascii="Times New Roman" w:eastAsia="Times New Roman" w:hAnsi="Times New Roman" w:cs="David"/>
          <w:color w:val="000000"/>
          <w:sz w:val="24"/>
          <w:szCs w:val="24"/>
          <w:rtl/>
          <w:lang w:eastAsia="he-IL"/>
        </w:rPr>
        <w:t xml:space="preserve">המתכנן ו/או </w:t>
      </w:r>
      <w:r w:rsidRPr="0045396B">
        <w:rPr>
          <w:rFonts w:ascii="Times New Roman" w:eastAsia="Times New Roman" w:hAnsi="Times New Roman" w:cs="David" w:hint="cs"/>
          <w:color w:val="000000"/>
          <w:sz w:val="24"/>
          <w:szCs w:val="24"/>
          <w:rtl/>
          <w:lang w:eastAsia="he-IL"/>
        </w:rPr>
        <w:t>מי מטעמו ו</w:t>
      </w:r>
      <w:r w:rsidRPr="0045396B">
        <w:rPr>
          <w:rFonts w:ascii="Times New Roman" w:eastAsia="Times New Roman" w:hAnsi="Times New Roman" w:cs="David"/>
          <w:color w:val="000000"/>
          <w:sz w:val="24"/>
          <w:szCs w:val="24"/>
          <w:rtl/>
          <w:lang w:eastAsia="he-IL"/>
        </w:rPr>
        <w:t xml:space="preserve">בין המזמין לבין עובדי </w:t>
      </w:r>
      <w:r w:rsidRPr="0045396B">
        <w:rPr>
          <w:rFonts w:ascii="Times New Roman" w:eastAsia="Times New Roman" w:hAnsi="Times New Roman" w:cs="David" w:hint="cs"/>
          <w:color w:val="000000"/>
          <w:sz w:val="24"/>
          <w:szCs w:val="24"/>
          <w:rtl/>
          <w:lang w:eastAsia="he-IL"/>
        </w:rPr>
        <w:t xml:space="preserve"> המתכנן ו/או מי מטעמיהם</w:t>
      </w:r>
      <w:r w:rsidRPr="0045396B">
        <w:rPr>
          <w:rFonts w:ascii="Times New Roman" w:eastAsia="Times New Roman" w:hAnsi="Times New Roman" w:cs="David"/>
          <w:color w:val="000000"/>
          <w:sz w:val="24"/>
          <w:szCs w:val="24"/>
          <w:rtl/>
          <w:lang w:eastAsia="he-IL"/>
        </w:rPr>
        <w:t xml:space="preserve"> </w:t>
      </w:r>
      <w:r w:rsidRPr="0045396B">
        <w:rPr>
          <w:rFonts w:ascii="Times New Roman" w:eastAsia="Times New Roman" w:hAnsi="Times New Roman" w:cs="David"/>
          <w:sz w:val="20"/>
          <w:szCs w:val="24"/>
          <w:rtl/>
          <w:lang w:eastAsia="he-IL"/>
        </w:rPr>
        <w:t>ואין בהוראות חוזה זה</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כדי ליצור בין המתכנן ו/או מי מעובדיו</w:t>
      </w:r>
      <w:r w:rsidRPr="0045396B">
        <w:rPr>
          <w:rFonts w:ascii="Times New Roman" w:eastAsia="Times New Roman" w:hAnsi="Times New Roman" w:cs="David" w:hint="cs"/>
          <w:sz w:val="20"/>
          <w:szCs w:val="24"/>
          <w:rtl/>
          <w:lang w:eastAsia="he-IL"/>
        </w:rPr>
        <w:t xml:space="preserve"> ו/או מי מטעמו</w:t>
      </w:r>
      <w:r w:rsidRPr="0045396B">
        <w:rPr>
          <w:rFonts w:ascii="Times New Roman" w:eastAsia="Times New Roman" w:hAnsi="Times New Roman" w:cs="David"/>
          <w:sz w:val="20"/>
          <w:szCs w:val="24"/>
          <w:rtl/>
          <w:lang w:eastAsia="he-IL"/>
        </w:rPr>
        <w:t xml:space="preserve"> לבין המזמין ו/או המנהל ו/או מי מטעמו יחסי עובד מעביד</w:t>
      </w:r>
      <w:r w:rsidRPr="0045396B">
        <w:rPr>
          <w:rFonts w:ascii="Times New Roman" w:eastAsia="Times New Roman" w:hAnsi="Times New Roman" w:cs="David"/>
          <w:color w:val="000000"/>
          <w:sz w:val="24"/>
          <w:szCs w:val="24"/>
          <w:rtl/>
          <w:lang w:eastAsia="he-IL"/>
        </w:rPr>
        <w:t>, לכל ענין ודבר. בכלל זה</w:t>
      </w:r>
      <w:r w:rsidRPr="0045396B">
        <w:rPr>
          <w:rFonts w:ascii="Times New Roman" w:eastAsia="Times New Roman" w:hAnsi="Times New Roman" w:cs="David" w:hint="cs"/>
          <w:color w:val="000000"/>
          <w:sz w:val="24"/>
          <w:szCs w:val="24"/>
          <w:rtl/>
          <w:lang w:eastAsia="he-IL"/>
        </w:rPr>
        <w:t>,</w:t>
      </w:r>
      <w:r w:rsidRPr="0045396B">
        <w:rPr>
          <w:rFonts w:ascii="Times New Roman" w:eastAsia="Times New Roman" w:hAnsi="Times New Roman" w:cs="David"/>
          <w:color w:val="000000"/>
          <w:sz w:val="24"/>
          <w:szCs w:val="24"/>
          <w:rtl/>
          <w:lang w:eastAsia="he-IL"/>
        </w:rPr>
        <w:t xml:space="preserve"> מוסכם ומובהר בין הצדדים</w:t>
      </w:r>
      <w:r w:rsidRPr="0045396B">
        <w:rPr>
          <w:rFonts w:ascii="Times New Roman" w:eastAsia="Times New Roman" w:hAnsi="Times New Roman" w:cs="David" w:hint="cs"/>
          <w:color w:val="000000"/>
          <w:sz w:val="24"/>
          <w:szCs w:val="24"/>
          <w:rtl/>
          <w:lang w:eastAsia="he-IL"/>
        </w:rPr>
        <w:t>,</w:t>
      </w:r>
      <w:r w:rsidRPr="0045396B">
        <w:rPr>
          <w:rFonts w:ascii="Times New Roman" w:eastAsia="Times New Roman" w:hAnsi="Times New Roman" w:cs="David"/>
          <w:color w:val="000000"/>
          <w:sz w:val="24"/>
          <w:szCs w:val="24"/>
          <w:rtl/>
          <w:lang w:eastAsia="he-IL"/>
        </w:rPr>
        <w:t xml:space="preserve"> כי המתכנן ו/או עובדיו לא יהיו זכאים כלפי המזמין לכל זכות החלה ע</w:t>
      </w:r>
      <w:r w:rsidRPr="0045396B">
        <w:rPr>
          <w:rFonts w:ascii="Times New Roman" w:eastAsia="Times New Roman" w:hAnsi="Times New Roman" w:cs="David" w:hint="cs"/>
          <w:color w:val="000000"/>
          <w:sz w:val="24"/>
          <w:szCs w:val="24"/>
          <w:rtl/>
          <w:lang w:eastAsia="he-IL"/>
        </w:rPr>
        <w:t>ל פ</w:t>
      </w:r>
      <w:r w:rsidRPr="0045396B">
        <w:rPr>
          <w:rFonts w:ascii="Times New Roman" w:eastAsia="Times New Roman" w:hAnsi="Times New Roman" w:cs="David"/>
          <w:color w:val="000000"/>
          <w:sz w:val="24"/>
          <w:szCs w:val="24"/>
          <w:rtl/>
          <w:lang w:eastAsia="he-IL"/>
        </w:rPr>
        <w:t>י הדין ו/או מכח צו הרחבה ו/או מכח הסכם כלשהו על עובד</w:t>
      </w:r>
      <w:r w:rsidRPr="0045396B">
        <w:rPr>
          <w:rFonts w:ascii="Times New Roman" w:eastAsia="Times New Roman" w:hAnsi="Times New Roman" w:cs="David" w:hint="cs"/>
          <w:sz w:val="20"/>
          <w:szCs w:val="24"/>
          <w:rtl/>
          <w:lang w:eastAsia="he-IL"/>
        </w:rPr>
        <w:t>.</w:t>
      </w:r>
    </w:p>
    <w:p w14:paraId="2E0E1419"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color w:val="000000"/>
          <w:sz w:val="24"/>
          <w:szCs w:val="24"/>
          <w:rtl/>
          <w:lang w:eastAsia="he-IL"/>
        </w:rPr>
        <w:t>מוסכם בזה</w:t>
      </w:r>
      <w:r w:rsidRPr="0045396B">
        <w:rPr>
          <w:rFonts w:ascii="Times New Roman" w:eastAsia="Times New Roman" w:hAnsi="Times New Roman" w:cs="David" w:hint="cs"/>
          <w:color w:val="000000"/>
          <w:sz w:val="24"/>
          <w:szCs w:val="24"/>
          <w:rtl/>
          <w:lang w:eastAsia="he-IL"/>
        </w:rPr>
        <w:t>,</w:t>
      </w:r>
      <w:r w:rsidRPr="0045396B">
        <w:rPr>
          <w:rFonts w:ascii="Times New Roman" w:eastAsia="Times New Roman" w:hAnsi="Times New Roman" w:cs="David"/>
          <w:color w:val="000000"/>
          <w:sz w:val="24"/>
          <w:szCs w:val="24"/>
          <w:rtl/>
          <w:lang w:eastAsia="he-IL"/>
        </w:rPr>
        <w:t xml:space="preserve"> כי המתכנן ו/או עובדיו</w:t>
      </w:r>
      <w:r w:rsidRPr="0045396B">
        <w:rPr>
          <w:rFonts w:ascii="Times New Roman" w:eastAsia="Times New Roman" w:hAnsi="Times New Roman" w:cs="David" w:hint="cs"/>
          <w:color w:val="000000"/>
          <w:sz w:val="24"/>
          <w:szCs w:val="24"/>
          <w:rtl/>
          <w:lang w:eastAsia="he-IL"/>
        </w:rPr>
        <w:t xml:space="preserve"> ו/או שלוחיו ו/או אחר מטעמו או מטעמם של אלו</w:t>
      </w:r>
      <w:r w:rsidRPr="0045396B">
        <w:rPr>
          <w:rFonts w:ascii="Times New Roman" w:eastAsia="Times New Roman" w:hAnsi="Times New Roman" w:cs="David"/>
          <w:color w:val="000000"/>
          <w:sz w:val="24"/>
          <w:szCs w:val="24"/>
          <w:rtl/>
          <w:lang w:eastAsia="he-IL"/>
        </w:rPr>
        <w:t xml:space="preserve"> מוותרים על כל טענות ו/או</w:t>
      </w:r>
      <w:r w:rsidRPr="0045396B">
        <w:rPr>
          <w:rFonts w:ascii="Times New Roman" w:eastAsia="Times New Roman" w:hAnsi="Times New Roman" w:cs="David" w:hint="cs"/>
          <w:color w:val="000000"/>
          <w:sz w:val="24"/>
          <w:szCs w:val="24"/>
          <w:rtl/>
          <w:lang w:eastAsia="he-IL"/>
        </w:rPr>
        <w:t xml:space="preserve"> דרישות ו/או תלונות ו/או</w:t>
      </w:r>
      <w:r w:rsidRPr="0045396B">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6D25BBE0"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מצהיר ומתחייב</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ישא לבדו </w:t>
      </w:r>
      <w:r w:rsidRPr="0045396B">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המתכנן ו/או עובדי המתכנן בגין מתן השירותים ו/או בגין התקבולים שיקבל ע</w:t>
      </w:r>
      <w:r w:rsidRPr="0045396B">
        <w:rPr>
          <w:rFonts w:ascii="Times New Roman" w:eastAsia="Times New Roman" w:hAnsi="Times New Roman" w:cs="David" w:hint="cs"/>
          <w:color w:val="000000"/>
          <w:sz w:val="24"/>
          <w:szCs w:val="24"/>
          <w:rtl/>
          <w:lang w:eastAsia="he-IL"/>
        </w:rPr>
        <w:t>ל פי</w:t>
      </w:r>
      <w:r w:rsidRPr="0045396B">
        <w:rPr>
          <w:rFonts w:ascii="Times New Roman" w:eastAsia="Times New Roman" w:hAnsi="Times New Roman" w:cs="David"/>
          <w:color w:val="000000"/>
          <w:sz w:val="24"/>
          <w:szCs w:val="24"/>
          <w:rtl/>
          <w:lang w:eastAsia="he-IL"/>
        </w:rPr>
        <w:t xml:space="preserve"> חוזה זה</w:t>
      </w:r>
      <w:r w:rsidRPr="0045396B">
        <w:rPr>
          <w:rFonts w:ascii="Times New Roman" w:eastAsia="Times New Roman" w:hAnsi="Times New Roman" w:cs="David" w:hint="cs"/>
          <w:color w:val="000000"/>
          <w:sz w:val="24"/>
          <w:szCs w:val="24"/>
          <w:rtl/>
          <w:lang w:eastAsia="he-IL"/>
        </w:rPr>
        <w:t>,</w:t>
      </w:r>
      <w:r w:rsidRPr="0045396B">
        <w:rPr>
          <w:rFonts w:ascii="Times New Roman" w:eastAsia="Times New Roman" w:hAnsi="Times New Roman" w:cs="David"/>
          <w:color w:val="000000"/>
          <w:sz w:val="24"/>
          <w:szCs w:val="24"/>
          <w:rtl/>
          <w:lang w:eastAsia="he-IL"/>
        </w:rPr>
        <w:t xml:space="preserve"> ובכלל זה</w:t>
      </w:r>
      <w:r w:rsidRPr="0045396B">
        <w:rPr>
          <w:rFonts w:ascii="Times New Roman" w:eastAsia="Times New Roman" w:hAnsi="Times New Roman" w:cs="David" w:hint="cs"/>
          <w:color w:val="000000"/>
          <w:sz w:val="24"/>
          <w:szCs w:val="24"/>
          <w:rtl/>
          <w:lang w:eastAsia="he-IL"/>
        </w:rPr>
        <w:t>,</w:t>
      </w:r>
      <w:r w:rsidRPr="0045396B">
        <w:rPr>
          <w:rFonts w:ascii="Times New Roman" w:eastAsia="Times New Roman" w:hAnsi="Times New Roman" w:cs="David"/>
          <w:sz w:val="20"/>
          <w:szCs w:val="24"/>
          <w:rtl/>
          <w:lang w:eastAsia="he-IL"/>
        </w:rPr>
        <w:t xml:space="preserve"> תשלומי מס הכנסה והב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טוח הלאומי שהוא חב בגין מתן שרותי המתכנן.</w:t>
      </w:r>
    </w:p>
    <w:p w14:paraId="5BA57470"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המתכנן </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ישא לבדו באחריות לכל הזכויות הסוציאליות של עובדיו (כגון - ניכויי מס הכנסה וב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טוח לאומי, תשלומים לקרנות איגודים מקצוע</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ים ותשלומים סוציאליים אחרים) ולכל החובות החלות על פי דין על מעביד כלפי עובדיו.</w:t>
      </w:r>
    </w:p>
    <w:p w14:paraId="7570D476"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color w:val="000000"/>
          <w:sz w:val="24"/>
          <w:szCs w:val="24"/>
          <w:rtl/>
          <w:lang w:eastAsia="he-IL"/>
        </w:rPr>
      </w:pPr>
      <w:r w:rsidRPr="0045396B">
        <w:rPr>
          <w:rFonts w:ascii="Times New Roman" w:eastAsia="Times New Roman" w:hAnsi="Times New Roman" w:cs="David"/>
          <w:color w:val="000000"/>
          <w:sz w:val="24"/>
          <w:szCs w:val="24"/>
          <w:rtl/>
          <w:lang w:eastAsia="he-IL"/>
        </w:rPr>
        <w:t>מבלי לגרוע מ</w:t>
      </w:r>
      <w:r w:rsidRPr="0045396B">
        <w:rPr>
          <w:rFonts w:ascii="Times New Roman" w:eastAsia="Times New Roman" w:hAnsi="Times New Roman" w:cs="David" w:hint="cs"/>
          <w:color w:val="000000"/>
          <w:sz w:val="24"/>
          <w:szCs w:val="24"/>
          <w:rtl/>
          <w:lang w:eastAsia="he-IL"/>
        </w:rPr>
        <w:t xml:space="preserve">כלליות </w:t>
      </w:r>
      <w:r w:rsidRPr="0045396B">
        <w:rPr>
          <w:rFonts w:ascii="Times New Roman" w:eastAsia="Times New Roman" w:hAnsi="Times New Roman" w:cs="David"/>
          <w:color w:val="000000"/>
          <w:sz w:val="24"/>
          <w:szCs w:val="24"/>
          <w:rtl/>
          <w:lang w:eastAsia="he-IL"/>
        </w:rPr>
        <w:t>האמור לעיל, המתכנן מצהיר ומתחייב</w:t>
      </w:r>
      <w:r w:rsidRPr="0045396B">
        <w:rPr>
          <w:rFonts w:ascii="Times New Roman" w:eastAsia="Times New Roman" w:hAnsi="Times New Roman" w:cs="David" w:hint="cs"/>
          <w:color w:val="000000"/>
          <w:sz w:val="24"/>
          <w:szCs w:val="24"/>
          <w:rtl/>
          <w:lang w:eastAsia="he-IL"/>
        </w:rPr>
        <w:t>,</w:t>
      </w:r>
      <w:r w:rsidRPr="0045396B">
        <w:rPr>
          <w:rFonts w:ascii="Times New Roman" w:eastAsia="Times New Roman" w:hAnsi="Times New Roman" w:cs="David"/>
          <w:color w:val="000000"/>
          <w:sz w:val="24"/>
          <w:szCs w:val="24"/>
          <w:rtl/>
          <w:lang w:eastAsia="he-IL"/>
        </w:rPr>
        <w:t xml:space="preserve"> כי אם י</w:t>
      </w:r>
      <w:r w:rsidRPr="0045396B">
        <w:rPr>
          <w:rFonts w:ascii="Times New Roman" w:eastAsia="Times New Roman" w:hAnsi="Times New Roman" w:cs="David" w:hint="cs"/>
          <w:color w:val="000000"/>
          <w:sz w:val="24"/>
          <w:szCs w:val="24"/>
          <w:rtl/>
          <w:lang w:eastAsia="he-IL"/>
        </w:rPr>
        <w:t>י</w:t>
      </w:r>
      <w:r w:rsidRPr="0045396B">
        <w:rPr>
          <w:rFonts w:ascii="Times New Roman" w:eastAsia="Times New Roman" w:hAnsi="Times New Roman" w:cs="David"/>
          <w:color w:val="000000"/>
          <w:sz w:val="24"/>
          <w:szCs w:val="24"/>
          <w:rtl/>
          <w:lang w:eastAsia="he-IL"/>
        </w:rPr>
        <w:t>דרש המזמין על ידי המתכנן ו/או על ידי מי מ</w:t>
      </w:r>
      <w:r w:rsidRPr="0045396B">
        <w:rPr>
          <w:rFonts w:ascii="Times New Roman" w:eastAsia="Times New Roman" w:hAnsi="Times New Roman" w:cs="David" w:hint="cs"/>
          <w:color w:val="000000"/>
          <w:sz w:val="24"/>
          <w:szCs w:val="24"/>
          <w:rtl/>
          <w:lang w:eastAsia="he-IL"/>
        </w:rPr>
        <w:t>שלוחיו ו/או עובדיו</w:t>
      </w:r>
      <w:r w:rsidRPr="0045396B">
        <w:rPr>
          <w:rFonts w:ascii="Times New Roman" w:eastAsia="Times New Roman" w:hAnsi="Times New Roman" w:cs="David"/>
          <w:color w:val="000000"/>
          <w:sz w:val="24"/>
          <w:szCs w:val="24"/>
          <w:rtl/>
          <w:lang w:eastAsia="he-IL"/>
        </w:rPr>
        <w:t xml:space="preserve"> ו/או</w:t>
      </w:r>
      <w:r w:rsidRPr="0045396B">
        <w:rPr>
          <w:rFonts w:ascii="Times New Roman" w:eastAsia="Times New Roman" w:hAnsi="Times New Roman" w:cs="David" w:hint="cs"/>
          <w:color w:val="000000"/>
          <w:sz w:val="24"/>
          <w:szCs w:val="24"/>
          <w:rtl/>
          <w:lang w:eastAsia="he-IL"/>
        </w:rPr>
        <w:t xml:space="preserve"> אחר מטעמו ו/או</w:t>
      </w:r>
      <w:r w:rsidRPr="0045396B">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45396B">
        <w:rPr>
          <w:rFonts w:ascii="Times New Roman" w:eastAsia="Times New Roman" w:hAnsi="Times New Roman" w:cs="David" w:hint="cs"/>
          <w:color w:val="000000"/>
          <w:sz w:val="24"/>
          <w:szCs w:val="24"/>
          <w:rtl/>
          <w:lang w:eastAsia="he-IL"/>
        </w:rPr>
        <w:t xml:space="preserve"> ו/או פיצוי ו/או שיפוי</w:t>
      </w:r>
      <w:r w:rsidRPr="0045396B">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45396B">
        <w:rPr>
          <w:rFonts w:ascii="Times New Roman" w:eastAsia="Times New Roman" w:hAnsi="Times New Roman" w:cs="David" w:hint="cs"/>
          <w:color w:val="000000"/>
          <w:sz w:val="24"/>
          <w:szCs w:val="24"/>
          <w:rtl/>
          <w:lang w:eastAsia="he-IL"/>
        </w:rPr>
        <w:t xml:space="preserve"> ו/או פיצוי ו/או שיפוי</w:t>
      </w:r>
      <w:r w:rsidRPr="0045396B">
        <w:rPr>
          <w:rFonts w:ascii="Times New Roman" w:eastAsia="Times New Roman" w:hAnsi="Times New Roman" w:cs="David"/>
          <w:color w:val="000000"/>
          <w:sz w:val="24"/>
          <w:szCs w:val="24"/>
          <w:rtl/>
          <w:lang w:eastAsia="he-IL"/>
        </w:rPr>
        <w:t xml:space="preserve"> כלשהם כאמור, אזי ישפה המתכנן את המזמין מיד עם דרישתו הראשונה של המזמין, בגין כל תשלום ו/או הוצאה ו/או עלות</w:t>
      </w:r>
      <w:r w:rsidRPr="0045396B">
        <w:rPr>
          <w:rFonts w:ascii="Times New Roman" w:eastAsia="Times New Roman" w:hAnsi="Times New Roman" w:cs="David" w:hint="cs"/>
          <w:color w:val="000000"/>
          <w:sz w:val="24"/>
          <w:szCs w:val="24"/>
          <w:rtl/>
          <w:lang w:eastAsia="he-IL"/>
        </w:rPr>
        <w:t xml:space="preserve"> ו/או פיצוי ו/או שיפוי</w:t>
      </w:r>
      <w:r w:rsidRPr="0045396B">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w:t>
      </w:r>
      <w:r w:rsidRPr="0045396B">
        <w:rPr>
          <w:rFonts w:ascii="Times New Roman" w:eastAsia="Times New Roman" w:hAnsi="Times New Roman" w:cs="David"/>
          <w:color w:val="000000"/>
          <w:sz w:val="24"/>
          <w:szCs w:val="24"/>
          <w:rtl/>
          <w:lang w:eastAsia="he-IL"/>
        </w:rPr>
        <w:lastRenderedPageBreak/>
        <w:t>בשל דרישה או תביעה כאמור, לרבות הוצאות משפט ושכ"ט עו"ד. סכום השיפוי כאמור</w:t>
      </w:r>
      <w:r w:rsidRPr="0045396B">
        <w:rPr>
          <w:rFonts w:ascii="Times New Roman" w:eastAsia="Times New Roman" w:hAnsi="Times New Roman" w:cs="David" w:hint="cs"/>
          <w:color w:val="000000"/>
          <w:sz w:val="24"/>
          <w:szCs w:val="24"/>
          <w:rtl/>
          <w:lang w:eastAsia="he-IL"/>
        </w:rPr>
        <w:t>,</w:t>
      </w:r>
      <w:r w:rsidRPr="0045396B">
        <w:rPr>
          <w:rFonts w:ascii="Times New Roman" w:eastAsia="Times New Roman" w:hAnsi="Times New Roman" w:cs="David"/>
          <w:color w:val="000000"/>
          <w:sz w:val="24"/>
          <w:szCs w:val="24"/>
          <w:rtl/>
          <w:lang w:eastAsia="he-IL"/>
        </w:rPr>
        <w:t xml:space="preserve"> ייחשב </w:t>
      </w:r>
      <w:r w:rsidRPr="0045396B">
        <w:rPr>
          <w:rFonts w:ascii="Times New Roman" w:eastAsia="Times New Roman" w:hAnsi="Times New Roman" w:cs="David" w:hint="cs"/>
          <w:color w:val="000000"/>
          <w:sz w:val="24"/>
          <w:szCs w:val="24"/>
          <w:rtl/>
          <w:lang w:eastAsia="he-IL"/>
        </w:rPr>
        <w:t>כ</w:t>
      </w:r>
      <w:r w:rsidRPr="0045396B">
        <w:rPr>
          <w:rFonts w:ascii="Times New Roman" w:eastAsia="Times New Roman" w:hAnsi="Times New Roman" w:cs="David"/>
          <w:color w:val="000000"/>
          <w:sz w:val="24"/>
          <w:szCs w:val="24"/>
          <w:rtl/>
          <w:lang w:eastAsia="he-IL"/>
        </w:rPr>
        <w:t>חוב המגיע למזמין מאת המתכנן על פי הוראות חוזה זה, אשר המזמין רשאי לקזז בגינו סכומים ע"ח התמורה המגיעה למתכנן.</w:t>
      </w:r>
    </w:p>
    <w:p w14:paraId="0493A2AA" w14:textId="77777777" w:rsidR="0045396B" w:rsidRPr="0045396B" w:rsidRDefault="0045396B" w:rsidP="0045396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color w:val="000000"/>
          <w:sz w:val="24"/>
          <w:szCs w:val="24"/>
          <w:rtl/>
          <w:lang w:eastAsia="he-IL"/>
        </w:rPr>
        <w:t>בשים לב לאמור לעיל, אם יקבע פורום מוסמך כלשהו</w:t>
      </w:r>
      <w:r w:rsidRPr="0045396B">
        <w:rPr>
          <w:rFonts w:ascii="Times New Roman" w:eastAsia="Times New Roman" w:hAnsi="Times New Roman" w:cs="David" w:hint="cs"/>
          <w:color w:val="000000"/>
          <w:sz w:val="24"/>
          <w:szCs w:val="24"/>
          <w:rtl/>
          <w:lang w:eastAsia="he-IL"/>
        </w:rPr>
        <w:t>,</w:t>
      </w:r>
      <w:r w:rsidRPr="0045396B">
        <w:rPr>
          <w:rFonts w:ascii="Times New Roman" w:eastAsia="Times New Roman" w:hAnsi="Times New Roman" w:cs="David"/>
          <w:color w:val="000000"/>
          <w:sz w:val="24"/>
          <w:szCs w:val="24"/>
          <w:rtl/>
          <w:lang w:eastAsia="he-IL"/>
        </w:rPr>
        <w:t xml:space="preserve"> כי נתקיימו יחסי עובד ומעביד בין המתכנן ו/או מי מעובדיו</w:t>
      </w:r>
      <w:r w:rsidRPr="0045396B">
        <w:rPr>
          <w:rFonts w:ascii="Times New Roman" w:eastAsia="Times New Roman" w:hAnsi="Times New Roman" w:cs="David" w:hint="cs"/>
          <w:color w:val="000000"/>
          <w:sz w:val="24"/>
          <w:szCs w:val="24"/>
          <w:rtl/>
          <w:lang w:eastAsia="he-IL"/>
        </w:rPr>
        <w:t xml:space="preserve"> ו/או מי משלוחיו ו/או אחר מטעמו</w:t>
      </w:r>
      <w:r w:rsidRPr="0045396B">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45396B">
        <w:rPr>
          <w:rFonts w:ascii="Times New Roman" w:eastAsia="Times New Roman" w:hAnsi="Times New Roman" w:cs="David" w:hint="cs"/>
          <w:color w:val="000000"/>
          <w:sz w:val="24"/>
          <w:szCs w:val="24"/>
          <w:rtl/>
          <w:lang w:eastAsia="he-IL"/>
        </w:rPr>
        <w:t>.</w:t>
      </w:r>
    </w:p>
    <w:p w14:paraId="2ED40789" w14:textId="77777777" w:rsidR="0045396B" w:rsidRPr="0045396B" w:rsidRDefault="0045396B" w:rsidP="0045396B">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bCs/>
          <w:sz w:val="20"/>
          <w:szCs w:val="24"/>
          <w:u w:val="single"/>
          <w:rtl/>
          <w:lang w:eastAsia="he-IL"/>
        </w:rPr>
      </w:pPr>
      <w:r w:rsidRPr="0045396B">
        <w:rPr>
          <w:rFonts w:ascii="Times New Roman" w:eastAsia="Times New Roman" w:hAnsi="Times New Roman" w:cs="David"/>
          <w:bCs/>
          <w:sz w:val="20"/>
          <w:szCs w:val="24"/>
          <w:u w:val="single"/>
          <w:rtl/>
          <w:lang w:eastAsia="he-IL"/>
        </w:rPr>
        <w:t>הבאת החוזה לגמר או ביטולו</w:t>
      </w:r>
    </w:p>
    <w:p w14:paraId="1731D9F4"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p>
    <w:p w14:paraId="6E832E8B" w14:textId="77777777" w:rsidR="0045396B" w:rsidRPr="0045396B" w:rsidRDefault="0045396B" w:rsidP="0045396B">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על אף האמור בכל מקום אחר בחוזה </w:t>
      </w:r>
      <w:r w:rsidRPr="0045396B">
        <w:rPr>
          <w:rFonts w:ascii="Times New Roman" w:eastAsia="Times New Roman" w:hAnsi="Times New Roman" w:cs="David" w:hint="cs"/>
          <w:sz w:val="20"/>
          <w:szCs w:val="24"/>
          <w:rtl/>
          <w:lang w:eastAsia="he-IL"/>
        </w:rPr>
        <w:t xml:space="preserve">זה על נספחיו, </w:t>
      </w:r>
      <w:r w:rsidRPr="0045396B">
        <w:rPr>
          <w:rFonts w:ascii="Times New Roman" w:eastAsia="Times New Roman" w:hAnsi="Times New Roman" w:cs="David"/>
          <w:sz w:val="20"/>
          <w:szCs w:val="24"/>
          <w:rtl/>
          <w:lang w:eastAsia="he-IL"/>
        </w:rPr>
        <w:t>רשאי המזמין, לפי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קול דעתו הבלעדי, בכל עת ומסיבה כלשהי, להביא חוזה זה, כולו או מקצתו, לידי גמר על ידי מתן הודעה בכתב על כך למתכנן. ניתנה הודעה כאמור</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יבוא החוזה לידי גמר בתאריך הנקוב בהודעה אשר לא יהיה פחות מ</w:t>
      </w:r>
      <w:r w:rsidRPr="0045396B">
        <w:rPr>
          <w:rFonts w:ascii="Times New Roman" w:eastAsia="Times New Roman" w:hAnsi="Times New Roman" w:cs="David" w:hint="cs"/>
          <w:sz w:val="20"/>
          <w:szCs w:val="24"/>
          <w:rtl/>
          <w:lang w:eastAsia="he-IL"/>
        </w:rPr>
        <w:t>-7</w:t>
      </w:r>
      <w:r w:rsidRPr="0045396B">
        <w:rPr>
          <w:rFonts w:ascii="Times New Roman" w:eastAsia="Times New Roman" w:hAnsi="Times New Roman" w:cs="David"/>
          <w:sz w:val="20"/>
          <w:szCs w:val="24"/>
          <w:rtl/>
          <w:lang w:eastAsia="he-IL"/>
        </w:rPr>
        <w:t xml:space="preserve"> י</w:t>
      </w:r>
      <w:r w:rsidRPr="0045396B">
        <w:rPr>
          <w:rFonts w:ascii="Times New Roman" w:eastAsia="Times New Roman" w:hAnsi="Times New Roman" w:cs="David" w:hint="cs"/>
          <w:sz w:val="20"/>
          <w:szCs w:val="24"/>
          <w:rtl/>
          <w:lang w:eastAsia="he-IL"/>
        </w:rPr>
        <w:t>מים</w:t>
      </w:r>
      <w:r w:rsidRPr="0045396B">
        <w:rPr>
          <w:rFonts w:ascii="Times New Roman" w:eastAsia="Times New Roman" w:hAnsi="Times New Roman" w:cs="David"/>
          <w:sz w:val="20"/>
          <w:szCs w:val="24"/>
          <w:rtl/>
          <w:lang w:eastAsia="he-IL"/>
        </w:rPr>
        <w:t xml:space="preserve"> מיום משלוחה (להלן: "</w:t>
      </w:r>
      <w:r w:rsidRPr="0045396B">
        <w:rPr>
          <w:rFonts w:ascii="Times New Roman" w:eastAsia="Times New Roman" w:hAnsi="Times New Roman" w:cs="David"/>
          <w:b/>
          <w:bCs/>
          <w:sz w:val="20"/>
          <w:szCs w:val="24"/>
          <w:rtl/>
          <w:lang w:eastAsia="he-IL"/>
        </w:rPr>
        <w:t>תאריך הפסקת השרות</w:t>
      </w:r>
      <w:r w:rsidRPr="0045396B">
        <w:rPr>
          <w:rFonts w:ascii="Times New Roman" w:eastAsia="Times New Roman" w:hAnsi="Times New Roman" w:cs="David"/>
          <w:sz w:val="20"/>
          <w:szCs w:val="24"/>
          <w:rtl/>
          <w:lang w:eastAsia="he-IL"/>
        </w:rPr>
        <w:t>").</w:t>
      </w:r>
    </w:p>
    <w:p w14:paraId="399D8095" w14:textId="77777777" w:rsidR="0045396B" w:rsidRPr="0045396B" w:rsidRDefault="0045396B" w:rsidP="0045396B">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הובא החוזה לידי גמר כאמור בסעיף 12.1.1 לעיל, ישלם המזמין למתכנן שכר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קביעתו הבלעדית של המנהל, בעד אותו קטע מקטעי הפרויקט ו/או שלב משרותי המתכנן שב</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צע עד לתאריך הפסקת הש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וזאת לפי השיעור המפורט בנספחים </w:t>
      </w:r>
      <w:r w:rsidRPr="0045396B">
        <w:rPr>
          <w:rFonts w:ascii="Times New Roman" w:eastAsia="Times New Roman" w:hAnsi="Times New Roman" w:cs="David"/>
          <w:bCs/>
          <w:sz w:val="20"/>
          <w:szCs w:val="24"/>
          <w:rtl/>
          <w:lang w:eastAsia="he-IL"/>
        </w:rPr>
        <w:t>ד' ו - ה'</w:t>
      </w:r>
      <w:r w:rsidRPr="0045396B">
        <w:rPr>
          <w:rFonts w:ascii="Times New Roman" w:eastAsia="Times New Roman" w:hAnsi="Times New Roman" w:cs="David"/>
          <w:sz w:val="20"/>
          <w:szCs w:val="24"/>
          <w:rtl/>
          <w:lang w:eastAsia="he-IL"/>
        </w:rPr>
        <w:t>. במקרה שבוצע חלק של קטע ו/או שלב</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ישולם חלק יחסי מתאים מהשכר הקבוע בנספחים </w:t>
      </w:r>
      <w:r w:rsidRPr="0045396B">
        <w:rPr>
          <w:rFonts w:ascii="Times New Roman" w:eastAsia="Times New Roman" w:hAnsi="Times New Roman" w:cs="David"/>
          <w:bCs/>
          <w:sz w:val="20"/>
          <w:szCs w:val="24"/>
          <w:rtl/>
          <w:lang w:eastAsia="he-IL"/>
        </w:rPr>
        <w:t xml:space="preserve">ד' ו-ה' </w:t>
      </w:r>
      <w:r w:rsidRPr="0045396B">
        <w:rPr>
          <w:rFonts w:ascii="Times New Roman" w:eastAsia="Times New Roman" w:hAnsi="Times New Roman" w:cs="David"/>
          <w:sz w:val="20"/>
          <w:szCs w:val="24"/>
          <w:rtl/>
          <w:lang w:eastAsia="he-IL"/>
        </w:rPr>
        <w:t>לאותו שלב</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כפי שיקבע המנהל.</w:t>
      </w:r>
    </w:p>
    <w:p w14:paraId="6A5AB828" w14:textId="77777777" w:rsidR="0045396B" w:rsidRPr="0045396B" w:rsidRDefault="0045396B" w:rsidP="0045396B">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הודעה בדבר הבאת החוזה לידי גמר כאמור בסעיף 12.1.1 לעיל לא תשמש עילה למתכנן לתביעת פיצויים כלשהם</w:t>
      </w:r>
      <w:r w:rsidRPr="0045396B">
        <w:rPr>
          <w:rFonts w:ascii="Times New Roman" w:eastAsia="Times New Roman" w:hAnsi="Times New Roman" w:cs="David" w:hint="cs"/>
          <w:sz w:val="20"/>
          <w:szCs w:val="24"/>
          <w:rtl/>
          <w:lang w:eastAsia="he-IL"/>
        </w:rPr>
        <w:t xml:space="preserve"> ו/או</w:t>
      </w:r>
      <w:r w:rsidRPr="0045396B">
        <w:rPr>
          <w:rFonts w:ascii="Times New Roman" w:eastAsia="Times New Roman" w:hAnsi="Times New Roman" w:cs="David"/>
          <w:sz w:val="20"/>
          <w:szCs w:val="24"/>
          <w:rtl/>
          <w:lang w:eastAsia="he-IL"/>
        </w:rPr>
        <w:t xml:space="preserve"> לטענה </w:t>
      </w:r>
      <w:r w:rsidRPr="0045396B">
        <w:rPr>
          <w:rFonts w:ascii="Times New Roman" w:eastAsia="Times New Roman" w:hAnsi="Times New Roman" w:cs="David" w:hint="cs"/>
          <w:sz w:val="20"/>
          <w:szCs w:val="24"/>
          <w:rtl/>
          <w:lang w:eastAsia="he-IL"/>
        </w:rPr>
        <w:t>ו/או דרישה ו/או תלונה ו/</w:t>
      </w:r>
      <w:r w:rsidRPr="0045396B">
        <w:rPr>
          <w:rFonts w:ascii="Times New Roman" w:eastAsia="Times New Roman" w:hAnsi="Times New Roman" w:cs="David"/>
          <w:sz w:val="20"/>
          <w:szCs w:val="24"/>
          <w:rtl/>
          <w:lang w:eastAsia="he-IL"/>
        </w:rPr>
        <w:t>או תביעה כלשהי, פרט לאמור בסעיף 12.1.2 לעיל</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והשכר שישולם לפי סעיף 12.1.2 לעיל</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יהיה לסילוק כל המגיע למתכנן מהמזמין לפי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xml:space="preserve"> ו/או עקב הבאתו לידי גמר כאמור, בין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xml:space="preserve"> ובין מכוח עילה כלשהי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הדין.</w:t>
      </w:r>
    </w:p>
    <w:p w14:paraId="3557C32E" w14:textId="77777777" w:rsidR="0045396B" w:rsidRPr="0045396B" w:rsidRDefault="0045396B" w:rsidP="0045396B">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תוך 12 חודש</w:t>
      </w:r>
      <w:r w:rsidRPr="0045396B">
        <w:rPr>
          <w:rFonts w:ascii="Times New Roman" w:eastAsia="Times New Roman" w:hAnsi="Times New Roman" w:cs="David" w:hint="cs"/>
          <w:sz w:val="20"/>
          <w:szCs w:val="24"/>
          <w:rtl/>
          <w:lang w:eastAsia="he-IL"/>
        </w:rPr>
        <w:t>ים</w:t>
      </w:r>
      <w:r w:rsidRPr="0045396B">
        <w:rPr>
          <w:rFonts w:ascii="Times New Roman" w:eastAsia="Times New Roman" w:hAnsi="Times New Roman" w:cs="David"/>
          <w:sz w:val="20"/>
          <w:szCs w:val="24"/>
          <w:rtl/>
          <w:lang w:eastAsia="he-IL"/>
        </w:rPr>
        <w:t xml:space="preserve"> מהבאת חוזה</w:t>
      </w:r>
      <w:r w:rsidRPr="0045396B">
        <w:rPr>
          <w:rFonts w:ascii="Times New Roman" w:eastAsia="Times New Roman" w:hAnsi="Times New Roman" w:cs="David" w:hint="cs"/>
          <w:sz w:val="20"/>
          <w:szCs w:val="24"/>
          <w:rtl/>
          <w:lang w:eastAsia="he-IL"/>
        </w:rPr>
        <w:t xml:space="preserve"> זה לידי</w:t>
      </w:r>
      <w:r w:rsidRPr="0045396B">
        <w:rPr>
          <w:rFonts w:ascii="Times New Roman" w:eastAsia="Times New Roman" w:hAnsi="Times New Roman" w:cs="David"/>
          <w:sz w:val="20"/>
          <w:szCs w:val="24"/>
          <w:rtl/>
          <w:lang w:eastAsia="he-IL"/>
        </w:rPr>
        <w:t xml:space="preserve"> גמר כאמור</w:t>
      </w:r>
      <w:r w:rsidRPr="0045396B">
        <w:rPr>
          <w:rFonts w:ascii="Times New Roman" w:eastAsia="Times New Roman" w:hAnsi="Times New Roman" w:cs="David" w:hint="cs"/>
          <w:sz w:val="20"/>
          <w:szCs w:val="24"/>
          <w:rtl/>
          <w:lang w:eastAsia="he-IL"/>
        </w:rPr>
        <w:t>, רשאי המזמין</w:t>
      </w:r>
      <w:r w:rsidRPr="0045396B">
        <w:rPr>
          <w:rFonts w:ascii="Times New Roman" w:eastAsia="Times New Roman" w:hAnsi="Times New Roman" w:cs="David"/>
          <w:sz w:val="20"/>
          <w:szCs w:val="24"/>
          <w:rtl/>
          <w:lang w:eastAsia="he-IL"/>
        </w:rPr>
        <w:t xml:space="preserve"> לחדשו</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במקרה זה</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יהיה המתכנן חייב</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לפי דרישת המזמין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לחדש את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 המתכנן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תנאי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w:t>
      </w:r>
    </w:p>
    <w:p w14:paraId="02E77DBA" w14:textId="77777777" w:rsidR="0045396B" w:rsidRPr="0045396B" w:rsidRDefault="0045396B" w:rsidP="0045396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במקרה שחוזה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xml:space="preserve"> יבוא לידי גמר עקב הפסקת עבודות הפרויקט מחמת כוח עליון (לרבות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מצוות הדין)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יהיה המתכנן זכאי לתשלום כמוגדר בסעיף 12.3.2 להלן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ויחולו הסעיפים 12.1.3 ו- 12.1.4 לעיל.</w:t>
      </w:r>
    </w:p>
    <w:p w14:paraId="05CEFD06"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p>
    <w:p w14:paraId="70CD885A" w14:textId="77777777" w:rsidR="0045396B" w:rsidRPr="0045396B" w:rsidRDefault="0045396B" w:rsidP="0045396B">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מבלי לגרוע מזכויות מזמין לפי סעיף 12.1 לעיל</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זכאי המזמין לבטל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לפי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קול דעתו הבלעדי</w:t>
      </w:r>
      <w:r w:rsidRPr="0045396B">
        <w:rPr>
          <w:rFonts w:ascii="Times New Roman" w:eastAsia="Times New Roman" w:hAnsi="Times New Roman" w:cs="David" w:hint="cs"/>
          <w:sz w:val="20"/>
          <w:szCs w:val="24"/>
          <w:rtl/>
          <w:lang w:eastAsia="he-IL"/>
        </w:rPr>
        <w:t xml:space="preserve">, </w:t>
      </w:r>
      <w:r w:rsidRPr="0045396B">
        <w:rPr>
          <w:rFonts w:ascii="Times New Roman" w:eastAsia="Times New Roman" w:hAnsi="Times New Roman" w:cs="David"/>
          <w:sz w:val="20"/>
          <w:szCs w:val="24"/>
          <w:rtl/>
          <w:lang w:eastAsia="he-IL"/>
        </w:rPr>
        <w:t>בלא צורך בהודעה מוקדמת</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בכל אחד מהמקרים הבאים:</w:t>
      </w:r>
    </w:p>
    <w:p w14:paraId="17F4C5DF" w14:textId="77777777" w:rsidR="0045396B" w:rsidRPr="0045396B" w:rsidRDefault="0045396B" w:rsidP="0045396B">
      <w:pPr>
        <w:widowControl w:val="0"/>
        <w:numPr>
          <w:ilvl w:val="3"/>
          <w:numId w:val="1"/>
        </w:numPr>
        <w:tabs>
          <w:tab w:val="clear" w:pos="1800"/>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הפר ו/או לא קיים איזה מהוראות החוזה ולא ת</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קן </w:t>
      </w:r>
      <w:r w:rsidRPr="0045396B">
        <w:rPr>
          <w:rFonts w:ascii="Times New Roman" w:eastAsia="Times New Roman" w:hAnsi="Times New Roman" w:cs="David" w:hint="cs"/>
          <w:sz w:val="20"/>
          <w:szCs w:val="24"/>
          <w:rtl/>
          <w:lang w:eastAsia="he-IL"/>
        </w:rPr>
        <w:t>את ה</w:t>
      </w:r>
      <w:r w:rsidRPr="0045396B">
        <w:rPr>
          <w:rFonts w:ascii="Times New Roman" w:eastAsia="Times New Roman" w:hAnsi="Times New Roman" w:cs="David"/>
          <w:sz w:val="20"/>
          <w:szCs w:val="24"/>
          <w:rtl/>
          <w:lang w:eastAsia="he-IL"/>
        </w:rPr>
        <w:t>הפרה</w:t>
      </w:r>
      <w:r w:rsidRPr="0045396B">
        <w:rPr>
          <w:rFonts w:ascii="Times New Roman" w:eastAsia="Times New Roman" w:hAnsi="Times New Roman" w:cs="David" w:hint="cs"/>
          <w:sz w:val="20"/>
          <w:szCs w:val="24"/>
          <w:rtl/>
          <w:lang w:eastAsia="he-IL"/>
        </w:rPr>
        <w:t xml:space="preserve"> כאמור,</w:t>
      </w:r>
      <w:r w:rsidRPr="0045396B">
        <w:rPr>
          <w:rFonts w:ascii="Times New Roman" w:eastAsia="Times New Roman" w:hAnsi="Times New Roman" w:cs="David"/>
          <w:sz w:val="20"/>
          <w:szCs w:val="24"/>
          <w:rtl/>
          <w:lang w:eastAsia="he-IL"/>
        </w:rPr>
        <w:t xml:space="preserve"> לאחר שק</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בל התראה על כך מהמזמין בתוך הזמן הנקוב בהתראה.</w:t>
      </w:r>
    </w:p>
    <w:p w14:paraId="2457B6D5" w14:textId="77777777" w:rsidR="0045396B" w:rsidRPr="0045396B" w:rsidRDefault="0045396B" w:rsidP="0045396B">
      <w:pPr>
        <w:widowControl w:val="0"/>
        <w:numPr>
          <w:ilvl w:val="3"/>
          <w:numId w:val="1"/>
        </w:numPr>
        <w:tabs>
          <w:tab w:val="clear" w:pos="1800"/>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lastRenderedPageBreak/>
        <w:t>המזמין התרה במתכנן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שאין הוא מבצע את עבודתו בצורה המבטיחה את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צועה התקין ו/או התקדמותה וסיומה לפי לוח הזמנים, והמתכנן לא נקט בצעדים המבטיחים לדעת המזמין את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צועה התקין ו/או התקדמותה וסיומה לפי לוח הזמנים.</w:t>
      </w:r>
    </w:p>
    <w:p w14:paraId="540DD368" w14:textId="77777777" w:rsidR="0045396B" w:rsidRPr="0045396B" w:rsidRDefault="0045396B" w:rsidP="0045396B">
      <w:pPr>
        <w:widowControl w:val="0"/>
        <w:numPr>
          <w:ilvl w:val="3"/>
          <w:numId w:val="1"/>
        </w:numPr>
        <w:tabs>
          <w:tab w:val="clear" w:pos="1800"/>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הפר את הוראת סעיף 7.5 לעיל.</w:t>
      </w:r>
    </w:p>
    <w:p w14:paraId="3174284E" w14:textId="77777777" w:rsidR="0045396B" w:rsidRPr="0045396B" w:rsidRDefault="0045396B" w:rsidP="0045396B">
      <w:pPr>
        <w:widowControl w:val="0"/>
        <w:numPr>
          <w:ilvl w:val="3"/>
          <w:numId w:val="1"/>
        </w:numPr>
        <w:tabs>
          <w:tab w:val="clear" w:pos="1800"/>
          <w:tab w:val="left" w:pos="2357"/>
        </w:tabs>
        <w:spacing w:before="0" w:beforeAutospacing="0" w:after="200" w:afterAutospacing="0" w:line="240" w:lineRule="auto"/>
        <w:ind w:left="2359" w:hanging="142"/>
        <w:jc w:val="both"/>
        <w:rPr>
          <w:rFonts w:ascii="Times New Roman" w:eastAsia="Times New Roman" w:hAnsi="Times New Roman" w:cs="David"/>
          <w:sz w:val="20"/>
          <w:szCs w:val="24"/>
          <w:lang w:eastAsia="he-IL"/>
        </w:rPr>
      </w:pPr>
      <w:r w:rsidRPr="0045396B">
        <w:rPr>
          <w:rFonts w:ascii="Times New Roman" w:eastAsia="Times New Roman" w:hAnsi="Times New Roman" w:cs="David"/>
          <w:sz w:val="20"/>
          <w:szCs w:val="24"/>
          <w:rtl/>
          <w:lang w:eastAsia="he-IL"/>
        </w:rPr>
        <w:t>נבצר מהמתכנן או מהמנהל הראשי לקיים את ה</w:t>
      </w:r>
      <w:r w:rsidRPr="0045396B">
        <w:rPr>
          <w:rFonts w:ascii="Times New Roman" w:eastAsia="Times New Roman" w:hAnsi="Times New Roman" w:cs="David" w:hint="cs"/>
          <w:sz w:val="20"/>
          <w:szCs w:val="24"/>
          <w:rtl/>
          <w:lang w:eastAsia="he-IL"/>
        </w:rPr>
        <w:t xml:space="preserve">וראות </w:t>
      </w:r>
      <w:r w:rsidRPr="0045396B">
        <w:rPr>
          <w:rFonts w:ascii="Times New Roman" w:eastAsia="Times New Roman" w:hAnsi="Times New Roman" w:cs="David"/>
          <w:sz w:val="20"/>
          <w:szCs w:val="24"/>
          <w:rtl/>
          <w:lang w:eastAsia="he-IL"/>
        </w:rPr>
        <w:t>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xml:space="preserve"> מסיבת מחלה או מכל סיבה אחרת שהיא. מבלי לפגוע בכלליות האמור לעיל</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יחול הסעיף אם המנהל הראשי במשרד המתכנן נפטר, המתכנן פשט רגל, או נעשה בלתי כש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 לפעולה משפטית או בלתי כש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 למתן שירותי המתכנן או אם ארע אירוע דומה.</w:t>
      </w:r>
    </w:p>
    <w:p w14:paraId="503B04E9" w14:textId="77777777" w:rsidR="0045396B" w:rsidRPr="0045396B" w:rsidRDefault="0045396B" w:rsidP="0045396B">
      <w:pPr>
        <w:widowControl w:val="0"/>
        <w:numPr>
          <w:ilvl w:val="3"/>
          <w:numId w:val="1"/>
        </w:numPr>
        <w:tabs>
          <w:tab w:val="clear" w:pos="1800"/>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חל שינוי בהחזקת המניות ו/או בהרכב המנהלים של המתכנן.</w:t>
      </w:r>
    </w:p>
    <w:p w14:paraId="033850EA" w14:textId="77777777" w:rsidR="0045396B" w:rsidRPr="0045396B" w:rsidRDefault="0045396B" w:rsidP="0045396B">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בוטל החוזה כאמור בסעיף 12.3.1 לעיל</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ישלם המזמין למתכנן שכר בעד אותו קטע מקטעי הפרויקט ו/או שלב משרותי המתכנן שהוא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צע עד לב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טול החוזה</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וזאת לפי השיעור המפורט בנספחים </w:t>
      </w:r>
      <w:r w:rsidRPr="0045396B">
        <w:rPr>
          <w:rFonts w:ascii="Times New Roman" w:eastAsia="Times New Roman" w:hAnsi="Times New Roman" w:cs="David"/>
          <w:bCs/>
          <w:sz w:val="20"/>
          <w:szCs w:val="24"/>
          <w:rtl/>
          <w:lang w:eastAsia="he-IL"/>
        </w:rPr>
        <w:t>ד'</w:t>
      </w:r>
      <w:r w:rsidRPr="0045396B">
        <w:rPr>
          <w:rFonts w:ascii="Times New Roman" w:eastAsia="Times New Roman" w:hAnsi="Times New Roman" w:cs="David" w:hint="cs"/>
          <w:bCs/>
          <w:sz w:val="20"/>
          <w:szCs w:val="24"/>
          <w:rtl/>
          <w:lang w:eastAsia="he-IL"/>
        </w:rPr>
        <w:t xml:space="preserve"> </w:t>
      </w:r>
      <w:r w:rsidRPr="0045396B">
        <w:rPr>
          <w:rFonts w:ascii="Times New Roman" w:eastAsia="Times New Roman" w:hAnsi="Times New Roman" w:cs="David"/>
          <w:bCs/>
          <w:sz w:val="20"/>
          <w:szCs w:val="24"/>
          <w:rtl/>
          <w:lang w:eastAsia="he-IL"/>
        </w:rPr>
        <w:t xml:space="preserve">ו -ה' </w:t>
      </w:r>
      <w:r w:rsidRPr="0045396B">
        <w:rPr>
          <w:rFonts w:ascii="Times New Roman" w:eastAsia="Times New Roman" w:hAnsi="Times New Roman" w:cs="David"/>
          <w:sz w:val="20"/>
          <w:szCs w:val="24"/>
          <w:rtl/>
          <w:lang w:eastAsia="he-IL"/>
        </w:rPr>
        <w:t xml:space="preserve">לגבי כל שלב שבוצע, ובמקרה שבוצע חלק של שלב - חלק יחסי מתאים מהשכר הקבוע בנספחים </w:t>
      </w:r>
      <w:r w:rsidRPr="0045396B">
        <w:rPr>
          <w:rFonts w:ascii="Times New Roman" w:eastAsia="Times New Roman" w:hAnsi="Times New Roman" w:cs="David"/>
          <w:bCs/>
          <w:sz w:val="20"/>
          <w:szCs w:val="24"/>
          <w:rtl/>
          <w:lang w:eastAsia="he-IL"/>
        </w:rPr>
        <w:t xml:space="preserve">ד' ו-ה' </w:t>
      </w:r>
      <w:r w:rsidRPr="0045396B">
        <w:rPr>
          <w:rFonts w:ascii="Times New Roman" w:eastAsia="Times New Roman" w:hAnsi="Times New Roman" w:cs="David"/>
          <w:sz w:val="20"/>
          <w:szCs w:val="24"/>
          <w:rtl/>
          <w:lang w:eastAsia="he-IL"/>
        </w:rPr>
        <w:t>לאותו שלב כפי שיקבע המנהל, וזאת לסילוק כל המגיע למתכנן מהמזמין.</w:t>
      </w:r>
    </w:p>
    <w:p w14:paraId="2284D490" w14:textId="77777777" w:rsidR="0045396B" w:rsidRPr="0045396B" w:rsidRDefault="0045396B" w:rsidP="0045396B">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הודעה בדבר הבאת החוזה לידי גמר כאמור בסעיף 12.3.1 לעיל</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לא תשמש עילה למתכנן לתביעת פיצויים כלשהם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לטענה</w:t>
      </w:r>
      <w:r w:rsidRPr="0045396B">
        <w:rPr>
          <w:rFonts w:ascii="Times New Roman" w:eastAsia="Times New Roman" w:hAnsi="Times New Roman" w:cs="David" w:hint="cs"/>
          <w:sz w:val="20"/>
          <w:szCs w:val="24"/>
          <w:rtl/>
          <w:lang w:eastAsia="he-IL"/>
        </w:rPr>
        <w:t xml:space="preserve"> ו/או לדרישה ו/או לתלונה</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או </w:t>
      </w:r>
      <w:r w:rsidRPr="0045396B">
        <w:rPr>
          <w:rFonts w:ascii="Times New Roman" w:eastAsia="Times New Roman" w:hAnsi="Times New Roman" w:cs="David" w:hint="cs"/>
          <w:sz w:val="20"/>
          <w:szCs w:val="24"/>
          <w:rtl/>
          <w:lang w:eastAsia="he-IL"/>
        </w:rPr>
        <w:t>ל</w:t>
      </w:r>
      <w:r w:rsidRPr="0045396B">
        <w:rPr>
          <w:rFonts w:ascii="Times New Roman" w:eastAsia="Times New Roman" w:hAnsi="Times New Roman" w:cs="David"/>
          <w:sz w:val="20"/>
          <w:szCs w:val="24"/>
          <w:rtl/>
          <w:lang w:eastAsia="he-IL"/>
        </w:rPr>
        <w:t>תביעה כלשהי, פרט לאמור בסעיף 12.3.2 לעיל, והשכר שישולם לפי סעיף 12.3.2</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יהיה לסילוק כל המגיע למתכנן מהמזמין לפי החוזה ו/או עקב הבאתו לידי גמר כאמור, בין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xml:space="preserve"> ובין מכוח עילה כלשהי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הדין.</w:t>
      </w:r>
    </w:p>
    <w:p w14:paraId="5CDB4A97"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אם המנהל הראשי במשרד המתכנן ו/או המתכנן נפטר, פשט רגל, או נעשה בלתי כש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 למתן השירותים ע</w:t>
      </w:r>
      <w:r w:rsidRPr="0045396B">
        <w:rPr>
          <w:rFonts w:ascii="Times New Roman" w:eastAsia="Times New Roman" w:hAnsi="Times New Roman" w:cs="David" w:hint="cs"/>
          <w:sz w:val="20"/>
          <w:szCs w:val="24"/>
          <w:rtl/>
          <w:lang w:eastAsia="he-IL"/>
        </w:rPr>
        <w:t>ל פ</w:t>
      </w:r>
      <w:r w:rsidRPr="0045396B">
        <w:rPr>
          <w:rFonts w:ascii="Times New Roman" w:eastAsia="Times New Roman" w:hAnsi="Times New Roman" w:cs="David"/>
          <w:sz w:val="20"/>
          <w:szCs w:val="24"/>
          <w:rtl/>
          <w:lang w:eastAsia="he-IL"/>
        </w:rPr>
        <w:t>י חוזה זה או אם אירע אירוע דומה למתכנן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יהיה המזמין זכאי לבטל </w:t>
      </w:r>
      <w:r w:rsidRPr="0045396B">
        <w:rPr>
          <w:rFonts w:ascii="Times New Roman" w:eastAsia="Times New Roman" w:hAnsi="Times New Roman" w:cs="David" w:hint="cs"/>
          <w:sz w:val="20"/>
          <w:szCs w:val="24"/>
          <w:rtl/>
          <w:lang w:eastAsia="he-IL"/>
        </w:rPr>
        <w:t xml:space="preserve">את </w:t>
      </w:r>
      <w:r w:rsidRPr="0045396B">
        <w:rPr>
          <w:rFonts w:ascii="Times New Roman" w:eastAsia="Times New Roman" w:hAnsi="Times New Roman" w:cs="David"/>
          <w:sz w:val="20"/>
          <w:szCs w:val="24"/>
          <w:rtl/>
          <w:lang w:eastAsia="he-IL"/>
        </w:rPr>
        <w:t>החוזה ויחולו הוראות סעיפים 12.3.2 ו - 12.3.3 לעיל.</w:t>
      </w:r>
    </w:p>
    <w:p w14:paraId="63C96F20"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התשלום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סעיפים 12.1, 12.2 ו-12.3 לעיל</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מותנה בכך שהמזמין קיבל לידיו את כל התכניות ועד לקבלתן לא יהיה עליו לבצע תשלום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הסעיפים הנ"ל.</w:t>
      </w:r>
    </w:p>
    <w:p w14:paraId="41B90A86"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בכל מקרה של הבאת חוזה</w:t>
      </w:r>
      <w:r w:rsidRPr="0045396B">
        <w:rPr>
          <w:rFonts w:ascii="Times New Roman" w:eastAsia="Times New Roman" w:hAnsi="Times New Roman" w:cs="David" w:hint="cs"/>
          <w:sz w:val="20"/>
          <w:szCs w:val="24"/>
          <w:rtl/>
          <w:lang w:eastAsia="he-IL"/>
        </w:rPr>
        <w:t xml:space="preserve"> זה לידי</w:t>
      </w:r>
      <w:r w:rsidRPr="0045396B">
        <w:rPr>
          <w:rFonts w:ascii="Times New Roman" w:eastAsia="Times New Roman" w:hAnsi="Times New Roman" w:cs="David"/>
          <w:sz w:val="20"/>
          <w:szCs w:val="24"/>
          <w:rtl/>
          <w:lang w:eastAsia="he-IL"/>
        </w:rPr>
        <w:t xml:space="preserve"> גמר או ביטולו</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יהיה המזמין זכאי למסור את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המשך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 המתכנן לאחר ולהשתמש ללא הגבלה בשרותי המתכנן שבוצעו עד לאותו מועד, והמתכנן מסכים לכך ולא יהיה זכאי לדבר בגין זאת.</w:t>
      </w:r>
    </w:p>
    <w:p w14:paraId="72D57FBB"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כל אימת שהמתכנן לא יקיים איזו מהתחייבויותיו לפי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03922CF6"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45396B">
        <w:rPr>
          <w:rFonts w:ascii="Times New Roman" w:eastAsia="Times New Roman" w:hAnsi="Times New Roman" w:cs="David"/>
          <w:sz w:val="20"/>
          <w:szCs w:val="24"/>
          <w:rtl/>
          <w:lang w:eastAsia="he-IL"/>
        </w:rPr>
        <w:t xml:space="preserve">השתמש המזמין בזכותו על פי סעיף 12.7 לעיל, יהיה הוא רשאי לגבות מאת המתכנן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לנכות מכל סכום שיגיע לו את הסכומים שהמזמין נשא בהם בשל כך, בתוספת 15% לכ</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סוי הוצאותיו הכלליות, וזאת מבלי שיהיה עליו להוכיח את הסכומים הנ"ל.</w:t>
      </w:r>
    </w:p>
    <w:p w14:paraId="19D38EF2" w14:textId="77777777" w:rsidR="0045396B" w:rsidRPr="0045396B" w:rsidRDefault="0045396B" w:rsidP="0045396B">
      <w:pPr>
        <w:widowControl w:val="0"/>
        <w:spacing w:before="0" w:beforeAutospacing="0" w:after="200" w:afterAutospacing="0" w:line="240" w:lineRule="auto"/>
        <w:ind w:left="792"/>
        <w:jc w:val="both"/>
        <w:rPr>
          <w:rFonts w:ascii="Times New Roman" w:eastAsia="Times New Roman" w:hAnsi="Times New Roman" w:cs="David"/>
          <w:sz w:val="20"/>
          <w:szCs w:val="24"/>
          <w:lang w:eastAsia="he-IL"/>
        </w:rPr>
      </w:pPr>
    </w:p>
    <w:p w14:paraId="641F8885" w14:textId="77777777" w:rsidR="0045396B" w:rsidRPr="0045396B" w:rsidRDefault="0045396B" w:rsidP="0045396B">
      <w:pPr>
        <w:widowControl w:val="0"/>
        <w:spacing w:before="0" w:beforeAutospacing="0" w:after="200" w:afterAutospacing="0" w:line="240" w:lineRule="auto"/>
        <w:jc w:val="both"/>
        <w:rPr>
          <w:rFonts w:ascii="Times New Roman" w:eastAsia="Times New Roman" w:hAnsi="Times New Roman" w:cs="David"/>
          <w:sz w:val="20"/>
          <w:szCs w:val="24"/>
          <w:rtl/>
          <w:lang w:eastAsia="he-IL"/>
        </w:rPr>
      </w:pPr>
    </w:p>
    <w:p w14:paraId="28C52F68" w14:textId="77777777" w:rsidR="0045396B" w:rsidRPr="0045396B" w:rsidRDefault="0045396B" w:rsidP="0045396B">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u w:val="single"/>
          <w:rtl/>
          <w:lang w:eastAsia="he-IL"/>
        </w:rPr>
        <w:t>העברת זכויות</w:t>
      </w:r>
    </w:p>
    <w:p w14:paraId="2FB8817F"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אין המתכנן רשאי להסב לאחר את החוזה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או כל חלק ממנו, וכן אין הוא רשאי להעביר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או להסב לאחר כל זכות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חובה לפי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אלא בהסכמת המזמין בכתב ומראש.</w:t>
      </w:r>
    </w:p>
    <w:p w14:paraId="544CC15F"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אין המתכנן רשאי למסור לאחר את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שרותי המתכנן, כולם או מקצתם, אלא בהסכמת המזמין בכתב ומראש.</w:t>
      </w:r>
    </w:p>
    <w:p w14:paraId="1FA34A5B"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ניתנה הסכמת המזמין לפי סעיפים 13.1 או 13.2 לעיל, הרי </w:t>
      </w:r>
      <w:r w:rsidRPr="0045396B">
        <w:rPr>
          <w:rFonts w:ascii="Times New Roman" w:eastAsia="Times New Roman" w:hAnsi="Times New Roman" w:cs="David" w:hint="cs"/>
          <w:sz w:val="20"/>
          <w:szCs w:val="24"/>
          <w:rtl/>
          <w:lang w:eastAsia="he-IL"/>
        </w:rPr>
        <w:t>ש</w:t>
      </w:r>
      <w:r w:rsidRPr="0045396B">
        <w:rPr>
          <w:rFonts w:ascii="Times New Roman" w:eastAsia="Times New Roman" w:hAnsi="Times New Roman" w:cs="David"/>
          <w:sz w:val="20"/>
          <w:szCs w:val="24"/>
          <w:rtl/>
          <w:lang w:eastAsia="he-IL"/>
        </w:rPr>
        <w:t>אין בכך כדי לפטור את המתכנן מאחריותו והתחייבויותיו לפי חוזה</w:t>
      </w:r>
      <w:r w:rsidRPr="0045396B">
        <w:rPr>
          <w:rFonts w:ascii="Times New Roman" w:eastAsia="Times New Roman" w:hAnsi="Times New Roman" w:cs="David" w:hint="cs"/>
          <w:sz w:val="20"/>
          <w:szCs w:val="24"/>
          <w:rtl/>
          <w:lang w:eastAsia="he-IL"/>
        </w:rPr>
        <w:t xml:space="preserve"> זה על נספחיו</w:t>
      </w:r>
      <w:r w:rsidRPr="0045396B">
        <w:rPr>
          <w:rFonts w:ascii="Times New Roman" w:eastAsia="Times New Roman" w:hAnsi="Times New Roman" w:cs="David"/>
          <w:sz w:val="20"/>
          <w:szCs w:val="24"/>
          <w:rtl/>
          <w:lang w:eastAsia="he-IL"/>
        </w:rPr>
        <w:t xml:space="preserve"> ומזכויות המזמין על פיו, והמתכנן </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ישא באחריות מלאה, כלפי המזמין וכלפי </w:t>
      </w:r>
      <w:r w:rsidRPr="0045396B">
        <w:rPr>
          <w:rFonts w:ascii="Times New Roman" w:eastAsia="Times New Roman" w:hAnsi="Times New Roman" w:cs="David" w:hint="cs"/>
          <w:sz w:val="20"/>
          <w:szCs w:val="24"/>
          <w:rtl/>
          <w:lang w:eastAsia="he-IL"/>
        </w:rPr>
        <w:t xml:space="preserve">כל </w:t>
      </w:r>
      <w:r w:rsidRPr="0045396B">
        <w:rPr>
          <w:rFonts w:ascii="Times New Roman" w:eastAsia="Times New Roman" w:hAnsi="Times New Roman" w:cs="David"/>
          <w:sz w:val="20"/>
          <w:szCs w:val="24"/>
          <w:rtl/>
          <w:lang w:eastAsia="he-IL"/>
        </w:rPr>
        <w:t xml:space="preserve">צד שלישי שהוא, גם לכל מעשה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מחדל של אלה שיבצעו עבודה כלשהי מכוח הוראות סעיפים 13.1 או/וגם 13.2 לעיל</w:t>
      </w:r>
      <w:r w:rsidRPr="0045396B">
        <w:rPr>
          <w:rFonts w:ascii="Times New Roman" w:eastAsia="Times New Roman" w:hAnsi="Times New Roman" w:cs="David" w:hint="cs"/>
          <w:sz w:val="20"/>
          <w:szCs w:val="24"/>
          <w:rtl/>
          <w:lang w:eastAsia="he-IL"/>
        </w:rPr>
        <w:t xml:space="preserve"> ו/או</w:t>
      </w:r>
      <w:r w:rsidRPr="0045396B">
        <w:rPr>
          <w:rFonts w:ascii="Times New Roman" w:eastAsia="Times New Roman" w:hAnsi="Times New Roman" w:cs="David"/>
          <w:sz w:val="20"/>
          <w:szCs w:val="24"/>
          <w:rtl/>
          <w:lang w:eastAsia="he-IL"/>
        </w:rPr>
        <w:t xml:space="preserve"> באי כחם ו</w:t>
      </w:r>
      <w:r w:rsidRPr="0045396B">
        <w:rPr>
          <w:rFonts w:ascii="Times New Roman" w:eastAsia="Times New Roman" w:hAnsi="Times New Roman" w:cs="David" w:hint="cs"/>
          <w:sz w:val="20"/>
          <w:szCs w:val="24"/>
          <w:rtl/>
          <w:lang w:eastAsia="he-IL"/>
        </w:rPr>
        <w:t xml:space="preserve">/או </w:t>
      </w:r>
      <w:r w:rsidRPr="0045396B">
        <w:rPr>
          <w:rFonts w:ascii="Times New Roman" w:eastAsia="Times New Roman" w:hAnsi="Times New Roman" w:cs="David"/>
          <w:sz w:val="20"/>
          <w:szCs w:val="24"/>
          <w:rtl/>
          <w:lang w:eastAsia="he-IL"/>
        </w:rPr>
        <w:t>עובדיהם</w:t>
      </w:r>
      <w:r w:rsidRPr="0045396B">
        <w:rPr>
          <w:rFonts w:ascii="Times New Roman" w:eastAsia="Times New Roman" w:hAnsi="Times New Roman" w:cs="David" w:hint="cs"/>
          <w:sz w:val="20"/>
          <w:szCs w:val="24"/>
          <w:rtl/>
          <w:lang w:eastAsia="he-IL"/>
        </w:rPr>
        <w:t xml:space="preserve"> ו/או מי מטעמם</w:t>
      </w:r>
      <w:r w:rsidRPr="0045396B">
        <w:rPr>
          <w:rFonts w:ascii="Times New Roman" w:eastAsia="Times New Roman" w:hAnsi="Times New Roman" w:cs="David"/>
          <w:sz w:val="20"/>
          <w:szCs w:val="24"/>
          <w:rtl/>
          <w:lang w:eastAsia="he-IL"/>
        </w:rPr>
        <w:t>, ואילו למזמין ישמרו כל זכויותיו כלפי המתכנן.</w:t>
      </w:r>
    </w:p>
    <w:p w14:paraId="56684DAA"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 המתכנן יינתנו באמצעות המנהל הראשי אישית ובאמצעות צוות עובדיו של המתכנן בפיקוחו הישיר של המנהל הראשי. מבלי לגרוע מהתחי</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בות המתכנן כמתחייב מהאמור</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הרי בכל מקרה שהשירותים לא יינתנו ע"י המנהל הראשי מכל סיבה שהיא יהיה המזמין זכאי לבטל </w:t>
      </w:r>
      <w:r w:rsidRPr="0045396B">
        <w:rPr>
          <w:rFonts w:ascii="Times New Roman" w:eastAsia="Times New Roman" w:hAnsi="Times New Roman" w:cs="David" w:hint="cs"/>
          <w:sz w:val="20"/>
          <w:szCs w:val="24"/>
          <w:rtl/>
          <w:lang w:eastAsia="he-IL"/>
        </w:rPr>
        <w:t xml:space="preserve">את </w:t>
      </w:r>
      <w:r w:rsidRPr="0045396B">
        <w:rPr>
          <w:rFonts w:ascii="Times New Roman" w:eastAsia="Times New Roman" w:hAnsi="Times New Roman" w:cs="David"/>
          <w:sz w:val="20"/>
          <w:szCs w:val="24"/>
          <w:rtl/>
          <w:lang w:eastAsia="he-IL"/>
        </w:rPr>
        <w:t>החוזה ויחולו הוראות סעיף 12.3.2 ו-12.3.3 לעיל.</w:t>
      </w:r>
    </w:p>
    <w:p w14:paraId="7A784CF8" w14:textId="77777777" w:rsidR="0045396B" w:rsidRPr="0045396B" w:rsidRDefault="0045396B" w:rsidP="0045396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המזמין רשאי להעביר, בכל עת, כל זכות מזכויותיו וכל חובה מחובותיו לפי חוזה זה, כפי שיראה בעיניו, בלא צורך בהסכמה כלשהי מצד המתכנן.</w:t>
      </w:r>
    </w:p>
    <w:p w14:paraId="742DBA9B" w14:textId="77777777" w:rsidR="0045396B" w:rsidRPr="0045396B" w:rsidRDefault="0045396B" w:rsidP="0045396B">
      <w:pPr>
        <w:widowControl w:val="0"/>
        <w:numPr>
          <w:ilvl w:val="0"/>
          <w:numId w:val="1"/>
        </w:numPr>
        <w:spacing w:before="0" w:beforeAutospacing="0" w:after="200" w:afterAutospacing="0" w:line="240" w:lineRule="auto"/>
        <w:ind w:left="363" w:hanging="272"/>
        <w:jc w:val="both"/>
        <w:rPr>
          <w:rFonts w:ascii="Times New Roman" w:eastAsia="Times New Roman" w:hAnsi="Times New Roman" w:cs="David"/>
          <w:sz w:val="20"/>
          <w:szCs w:val="24"/>
          <w:lang w:eastAsia="he-IL"/>
        </w:rPr>
      </w:pPr>
      <w:r w:rsidRPr="0045396B">
        <w:rPr>
          <w:rFonts w:ascii="Times New Roman" w:eastAsia="Times New Roman" w:hAnsi="Times New Roman" w:cs="David"/>
          <w:bCs/>
          <w:sz w:val="20"/>
          <w:szCs w:val="24"/>
          <w:u w:val="single"/>
          <w:rtl/>
          <w:lang w:eastAsia="he-IL"/>
        </w:rPr>
        <w:t>סיום שרותי המתכנן</w:t>
      </w:r>
    </w:p>
    <w:p w14:paraId="195CB789" w14:textId="77777777" w:rsidR="0045396B" w:rsidRPr="0045396B" w:rsidRDefault="0045396B" w:rsidP="0045396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 המתכנן יחושבו כבאים לסיום בכל אחד מהמקרים הבאים:</w:t>
      </w:r>
    </w:p>
    <w:p w14:paraId="14F9B38D" w14:textId="77777777" w:rsidR="0045396B" w:rsidRPr="0045396B" w:rsidRDefault="0045396B" w:rsidP="0045396B">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xml:space="preserve"> הובא לידי </w:t>
      </w:r>
      <w:r w:rsidRPr="0045396B">
        <w:rPr>
          <w:rFonts w:ascii="Times New Roman" w:eastAsia="Times New Roman" w:hAnsi="Times New Roman" w:cs="David" w:hint="cs"/>
          <w:sz w:val="20"/>
          <w:szCs w:val="24"/>
          <w:rtl/>
          <w:lang w:eastAsia="he-IL"/>
        </w:rPr>
        <w:t>גמר</w:t>
      </w:r>
      <w:r w:rsidRPr="0045396B">
        <w:rPr>
          <w:rFonts w:ascii="Times New Roman" w:eastAsia="Times New Roman" w:hAnsi="Times New Roman" w:cs="David"/>
          <w:sz w:val="20"/>
          <w:szCs w:val="24"/>
          <w:rtl/>
          <w:lang w:eastAsia="he-IL"/>
        </w:rPr>
        <w:t xml:space="preserve"> או בוטל כאמור בסעיף 12 לעיל, והחל במועד הנקוב בהודעה שניתנה ע"י המזמין למתכנן במסגרת הוראות אותו סעיף.</w:t>
      </w:r>
    </w:p>
    <w:p w14:paraId="4A69E537" w14:textId="77777777" w:rsidR="0045396B" w:rsidRDefault="0045396B" w:rsidP="0045396B">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lang w:eastAsia="he-IL"/>
        </w:rPr>
      </w:pPr>
      <w:r w:rsidRPr="0045396B">
        <w:rPr>
          <w:rFonts w:ascii="Times New Roman" w:eastAsia="Times New Roman" w:hAnsi="Times New Roman" w:cs="David"/>
          <w:sz w:val="20"/>
          <w:szCs w:val="24"/>
          <w:rtl/>
          <w:lang w:eastAsia="he-IL"/>
        </w:rPr>
        <w:t>עם מתן א</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שור בכתב ע"י המזמין למתכנן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הושלם מתן שרותי המתכנן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w:t>
      </w:r>
    </w:p>
    <w:p w14:paraId="5B8B4346" w14:textId="77777777" w:rsidR="009A05A4" w:rsidRPr="0045396B" w:rsidRDefault="009A05A4" w:rsidP="009A05A4">
      <w:pPr>
        <w:widowControl w:val="0"/>
        <w:spacing w:before="0" w:beforeAutospacing="0" w:after="200" w:afterAutospacing="0" w:line="240" w:lineRule="auto"/>
        <w:jc w:val="both"/>
        <w:rPr>
          <w:rFonts w:ascii="Times New Roman" w:eastAsia="Times New Roman" w:hAnsi="Times New Roman" w:cs="David"/>
          <w:sz w:val="20"/>
          <w:szCs w:val="24"/>
          <w:rtl/>
          <w:lang w:eastAsia="he-IL"/>
        </w:rPr>
      </w:pPr>
    </w:p>
    <w:p w14:paraId="08A0BB89" w14:textId="77777777" w:rsidR="0045396B" w:rsidRPr="0045396B" w:rsidRDefault="0045396B" w:rsidP="0045396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45396B">
        <w:rPr>
          <w:rFonts w:ascii="Times New Roman" w:eastAsia="Times New Roman" w:hAnsi="Times New Roman" w:cs="David"/>
          <w:bCs/>
          <w:sz w:val="20"/>
          <w:szCs w:val="24"/>
          <w:u w:val="single"/>
          <w:rtl/>
          <w:lang w:eastAsia="he-IL"/>
        </w:rPr>
        <w:t>סודיות והמצאת מסמכים</w:t>
      </w:r>
    </w:p>
    <w:p w14:paraId="194727DA"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מתחייב לשמור על סודיות התכניות, השרטוטים, המפרטים וכל יתר המפרטים וכל יתר המסמכים המתייחסים לש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 המתכנן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לרבות העתקים וניירות עבודה, בין שהוכנו על ידי המתכנן </w:t>
      </w:r>
      <w:r w:rsidRPr="0045396B">
        <w:rPr>
          <w:rFonts w:ascii="Times New Roman" w:eastAsia="Times New Roman" w:hAnsi="Times New Roman" w:cs="David" w:hint="cs"/>
          <w:sz w:val="20"/>
          <w:szCs w:val="24"/>
          <w:rtl/>
          <w:lang w:eastAsia="he-IL"/>
        </w:rPr>
        <w:t>ו/או על ידי</w:t>
      </w:r>
      <w:r w:rsidRPr="0045396B">
        <w:rPr>
          <w:rFonts w:ascii="Times New Roman" w:eastAsia="Times New Roman" w:hAnsi="Times New Roman" w:cs="David"/>
          <w:sz w:val="20"/>
          <w:szCs w:val="24"/>
          <w:rtl/>
          <w:lang w:eastAsia="he-IL"/>
        </w:rPr>
        <w:t xml:space="preserve"> מ</w:t>
      </w:r>
      <w:r w:rsidRPr="0045396B">
        <w:rPr>
          <w:rFonts w:ascii="Times New Roman" w:eastAsia="Times New Roman" w:hAnsi="Times New Roman" w:cs="David" w:hint="cs"/>
          <w:sz w:val="20"/>
          <w:szCs w:val="24"/>
          <w:rtl/>
          <w:lang w:eastAsia="he-IL"/>
        </w:rPr>
        <w:t>י מ</w:t>
      </w:r>
      <w:r w:rsidRPr="0045396B">
        <w:rPr>
          <w:rFonts w:ascii="Times New Roman" w:eastAsia="Times New Roman" w:hAnsi="Times New Roman" w:cs="David"/>
          <w:sz w:val="20"/>
          <w:szCs w:val="24"/>
          <w:rtl/>
          <w:lang w:eastAsia="he-IL"/>
        </w:rPr>
        <w:t xml:space="preserve">טעמו ובין שהוכנו על ידי המזמין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או המנהל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או </w:t>
      </w:r>
      <w:r w:rsidRPr="0045396B">
        <w:rPr>
          <w:rFonts w:ascii="Times New Roman" w:eastAsia="Times New Roman" w:hAnsi="Times New Roman" w:cs="David" w:hint="cs"/>
          <w:sz w:val="20"/>
          <w:szCs w:val="24"/>
          <w:rtl/>
          <w:lang w:eastAsia="he-IL"/>
        </w:rPr>
        <w:t xml:space="preserve">מי </w:t>
      </w:r>
      <w:r w:rsidRPr="0045396B">
        <w:rPr>
          <w:rFonts w:ascii="Times New Roman" w:eastAsia="Times New Roman" w:hAnsi="Times New Roman" w:cs="David"/>
          <w:sz w:val="20"/>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59D088B2"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lastRenderedPageBreak/>
        <w:t xml:space="preserve">מבלי לגרוע מאחריותו </w:t>
      </w:r>
      <w:r w:rsidRPr="0045396B">
        <w:rPr>
          <w:rFonts w:ascii="Times New Roman" w:eastAsia="Times New Roman" w:hAnsi="Times New Roman" w:cs="David" w:hint="cs"/>
          <w:sz w:val="20"/>
          <w:szCs w:val="24"/>
          <w:rtl/>
          <w:lang w:eastAsia="he-IL"/>
        </w:rPr>
        <w:t xml:space="preserve">של המתכנן </w:t>
      </w:r>
      <w:r w:rsidRPr="0045396B">
        <w:rPr>
          <w:rFonts w:ascii="Times New Roman" w:eastAsia="Times New Roman" w:hAnsi="Times New Roman" w:cs="David"/>
          <w:sz w:val="20"/>
          <w:szCs w:val="24"/>
          <w:rtl/>
          <w:lang w:eastAsia="he-IL"/>
        </w:rPr>
        <w:t>על פי כל דין, ינקוט המתכנן בכל אמצעי סביר כדי לשמור שמירה מעולה על כל מסמך המוחזק על ידיו בקשר לש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 המתכנן כדי למנוע עיון בו מכל אדם שהמנהל לא התיר לו זאת. כמו כן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יציית המתכנן לכל דרישה של המנהל בדבר נקיטת אמצעי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טחון נוספים לאלה שננקטו על ידיו. במקרה של תקלה כלשהי למסמכים כאמור לעיל, יודיע המתכנן למנהל מיד עם אירועה.</w:t>
      </w:r>
    </w:p>
    <w:p w14:paraId="3018FED7"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יחתים את עובדיו</w:t>
      </w:r>
      <w:r w:rsidRPr="0045396B">
        <w:rPr>
          <w:rFonts w:ascii="Times New Roman" w:eastAsia="Times New Roman" w:hAnsi="Times New Roman" w:cs="David" w:hint="cs"/>
          <w:sz w:val="20"/>
          <w:szCs w:val="24"/>
          <w:rtl/>
          <w:lang w:eastAsia="he-IL"/>
        </w:rPr>
        <w:t xml:space="preserve"> ו/או שלוחיו ו/או אחר מטעמו</w:t>
      </w:r>
      <w:r w:rsidRPr="0045396B">
        <w:rPr>
          <w:rFonts w:ascii="Times New Roman" w:eastAsia="Times New Roman" w:hAnsi="Times New Roman" w:cs="David"/>
          <w:sz w:val="20"/>
          <w:szCs w:val="24"/>
          <w:rtl/>
          <w:lang w:eastAsia="he-IL"/>
        </w:rPr>
        <w:t xml:space="preserve"> בקשר עם ביצוע הסכם זה</w:t>
      </w:r>
      <w:r w:rsidRPr="0045396B">
        <w:rPr>
          <w:rFonts w:ascii="Times New Roman" w:eastAsia="Times New Roman" w:hAnsi="Times New Roman" w:cs="David" w:hint="cs"/>
          <w:sz w:val="20"/>
          <w:szCs w:val="24"/>
          <w:rtl/>
          <w:lang w:eastAsia="he-IL"/>
        </w:rPr>
        <w:t xml:space="preserve"> על נספחיו,</w:t>
      </w:r>
      <w:r w:rsidRPr="0045396B">
        <w:rPr>
          <w:rFonts w:ascii="Times New Roman" w:eastAsia="Times New Roman" w:hAnsi="Times New Roman" w:cs="David"/>
          <w:sz w:val="20"/>
          <w:szCs w:val="24"/>
          <w:rtl/>
          <w:lang w:eastAsia="he-IL"/>
        </w:rPr>
        <w:t xml:space="preserve"> על כתב התחייבות לשמירת סודיות על פי הנוסח המפורט בנספח </w:t>
      </w:r>
      <w:r w:rsidRPr="0045396B">
        <w:rPr>
          <w:rFonts w:ascii="Times New Roman" w:eastAsia="Times New Roman" w:hAnsi="Times New Roman" w:cs="David"/>
          <w:bCs/>
          <w:sz w:val="20"/>
          <w:szCs w:val="24"/>
          <w:rtl/>
          <w:lang w:eastAsia="he-IL"/>
        </w:rPr>
        <w:t>ו'</w:t>
      </w:r>
      <w:r w:rsidRPr="0045396B">
        <w:rPr>
          <w:rFonts w:ascii="Times New Roman" w:eastAsia="Times New Roman" w:hAnsi="Times New Roman" w:cs="David"/>
          <w:sz w:val="20"/>
          <w:szCs w:val="24"/>
          <w:rtl/>
          <w:lang w:eastAsia="he-IL"/>
        </w:rPr>
        <w:t>,.</w:t>
      </w:r>
    </w:p>
    <w:p w14:paraId="49F54058" w14:textId="77777777" w:rsidR="0045396B" w:rsidRPr="0045396B" w:rsidRDefault="0045396B" w:rsidP="0045396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לפי דרישת המזמין ועם סיום שרותי המתכנן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ימסור המתכנן לידי המזמין כל חומר בכתב ו/או במדיה ממוחשבת המצוי בידו והמתייחס לפרויקט, אשר נערך על ידו</w:t>
      </w:r>
      <w:r w:rsidRPr="0045396B">
        <w:rPr>
          <w:rFonts w:ascii="Times New Roman" w:eastAsia="Times New Roman" w:hAnsi="Times New Roman" w:cs="David" w:hint="cs"/>
          <w:sz w:val="20"/>
          <w:szCs w:val="24"/>
          <w:rtl/>
          <w:lang w:eastAsia="he-IL"/>
        </w:rPr>
        <w:t>.</w:t>
      </w:r>
    </w:p>
    <w:p w14:paraId="60B23952" w14:textId="77777777" w:rsidR="0045396B" w:rsidRPr="0045396B" w:rsidRDefault="0045396B" w:rsidP="0045396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45396B">
        <w:rPr>
          <w:rFonts w:ascii="Times New Roman" w:eastAsia="Times New Roman" w:hAnsi="Times New Roman" w:cs="David"/>
          <w:bCs/>
          <w:sz w:val="20"/>
          <w:szCs w:val="24"/>
          <w:u w:val="single"/>
          <w:rtl/>
          <w:lang w:eastAsia="he-IL"/>
        </w:rPr>
        <w:t>ויתור על זכויות מצד המתכנן</w:t>
      </w:r>
    </w:p>
    <w:p w14:paraId="304DF853" w14:textId="77777777" w:rsidR="0045396B" w:rsidRPr="0045396B" w:rsidRDefault="0045396B" w:rsidP="0045396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השתמש המזמין כדין בסמכות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45396B">
        <w:rPr>
          <w:rFonts w:ascii="Times New Roman" w:eastAsia="Times New Roman" w:hAnsi="Times New Roman" w:cs="David" w:hint="cs"/>
          <w:sz w:val="20"/>
          <w:szCs w:val="24"/>
          <w:rtl/>
          <w:lang w:eastAsia="he-IL"/>
        </w:rPr>
        <w:t>מתכנן כל טענה ו/או דרישה ו/או תלונה ו/או</w:t>
      </w:r>
      <w:r w:rsidRPr="0045396B">
        <w:rPr>
          <w:rFonts w:ascii="Times New Roman" w:eastAsia="Times New Roman" w:hAnsi="Times New Roman" w:cs="David"/>
          <w:sz w:val="20"/>
          <w:szCs w:val="24"/>
          <w:rtl/>
          <w:lang w:eastAsia="he-IL"/>
        </w:rPr>
        <w:t xml:space="preserve"> עילת תביעה כלשהי נגד המזמין בגין פעולת המזמין כאמור או בשל כל סיבה אחרת, והמתכנן לא יהיה זכאי לתבוע פיצוי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w:t>
      </w:r>
      <w:r w:rsidRPr="0045396B">
        <w:rPr>
          <w:rFonts w:ascii="Times New Roman" w:eastAsia="Times New Roman" w:hAnsi="Times New Roman" w:cs="David" w:hint="cs"/>
          <w:sz w:val="20"/>
          <w:szCs w:val="24"/>
          <w:rtl/>
          <w:lang w:eastAsia="he-IL"/>
        </w:rPr>
        <w:t xml:space="preserve"> שיפוי ו/או</w:t>
      </w:r>
      <w:r w:rsidRPr="0045396B">
        <w:rPr>
          <w:rFonts w:ascii="Times New Roman" w:eastAsia="Times New Roman" w:hAnsi="Times New Roman" w:cs="David"/>
          <w:sz w:val="20"/>
          <w:szCs w:val="24"/>
          <w:rtl/>
          <w:lang w:eastAsia="he-IL"/>
        </w:rPr>
        <w:t xml:space="preserve"> תשלום כלשהו בעד נזק (לרבות נזק עקיף ו/או הפסד הזדמנויות)</w:t>
      </w:r>
      <w:r w:rsidRPr="0045396B">
        <w:rPr>
          <w:rFonts w:ascii="Times New Roman" w:eastAsia="Times New Roman" w:hAnsi="Times New Roman" w:cs="David" w:hint="cs"/>
          <w:sz w:val="20"/>
          <w:szCs w:val="24"/>
          <w:rtl/>
          <w:lang w:eastAsia="he-IL"/>
        </w:rPr>
        <w:t xml:space="preserve"> ו/או</w:t>
      </w:r>
      <w:r w:rsidRPr="0045396B">
        <w:rPr>
          <w:rFonts w:ascii="Times New Roman" w:eastAsia="Times New Roman" w:hAnsi="Times New Roman" w:cs="David"/>
          <w:sz w:val="20"/>
          <w:szCs w:val="24"/>
          <w:rtl/>
          <w:lang w:eastAsia="he-IL"/>
        </w:rPr>
        <w:t xml:space="preserve"> פגיעה במוניטין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הפסד</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לרבות הפסד רווח העלולים להיגרם לו עקב הביטול</w:t>
      </w:r>
      <w:r w:rsidRPr="0045396B">
        <w:rPr>
          <w:rFonts w:ascii="Times New Roman" w:eastAsia="Times New Roman" w:hAnsi="Times New Roman" w:cs="David" w:hint="cs"/>
          <w:sz w:val="20"/>
          <w:szCs w:val="24"/>
          <w:rtl/>
          <w:lang w:eastAsia="he-IL"/>
        </w:rPr>
        <w:t xml:space="preserve"> או</w:t>
      </w:r>
      <w:r w:rsidRPr="0045396B">
        <w:rPr>
          <w:rFonts w:ascii="Times New Roman" w:eastAsia="Times New Roman" w:hAnsi="Times New Roman" w:cs="David"/>
          <w:sz w:val="20"/>
          <w:szCs w:val="24"/>
          <w:rtl/>
          <w:lang w:eastAsia="he-IL"/>
        </w:rPr>
        <w:t xml:space="preserve"> ההפסקה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מכל סיבה אחרת.</w:t>
      </w:r>
    </w:p>
    <w:p w14:paraId="3A3C5375" w14:textId="77777777" w:rsidR="0045396B" w:rsidRPr="0045396B" w:rsidRDefault="0045396B" w:rsidP="0045396B">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המתכנן לאחר ולהשתמש ללא הגבלה בשרותי המתכנן</w:t>
      </w:r>
      <w:r w:rsidRPr="0045396B">
        <w:rPr>
          <w:rFonts w:ascii="Times New Roman" w:eastAsia="Times New Roman" w:hAnsi="Times New Roman" w:cs="David" w:hint="cs"/>
          <w:sz w:val="20"/>
          <w:szCs w:val="24"/>
          <w:rtl/>
          <w:lang w:eastAsia="he-IL"/>
        </w:rPr>
        <w:t xml:space="preserve">, </w:t>
      </w:r>
      <w:r w:rsidRPr="0045396B">
        <w:rPr>
          <w:rFonts w:ascii="Times New Roman" w:eastAsia="Times New Roman" w:hAnsi="Times New Roman" w:cs="David"/>
          <w:sz w:val="20"/>
          <w:szCs w:val="24"/>
          <w:rtl/>
          <w:lang w:eastAsia="he-IL"/>
        </w:rPr>
        <w:t>שביצע המתכנן על פי חוזה זה.</w:t>
      </w:r>
    </w:p>
    <w:p w14:paraId="375A7809" w14:textId="77777777" w:rsidR="0045396B" w:rsidRPr="0045396B" w:rsidRDefault="0045396B" w:rsidP="0045396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lang w:eastAsia="he-IL"/>
        </w:rPr>
      </w:pPr>
      <w:r w:rsidRPr="0045396B">
        <w:rPr>
          <w:rFonts w:ascii="Times New Roman" w:eastAsia="Times New Roman" w:hAnsi="Times New Roman" w:cs="David"/>
          <w:sz w:val="20"/>
          <w:szCs w:val="24"/>
          <w:rtl/>
          <w:lang w:eastAsia="he-IL"/>
        </w:rPr>
        <w:t xml:space="preserve">המתכנן מתחייב שלא לנקוט בכל צעדים מכל סוג שהוא שיהיה בהם כדי לסכל </w:t>
      </w:r>
      <w:r w:rsidRPr="0045396B">
        <w:rPr>
          <w:rFonts w:ascii="Times New Roman" w:eastAsia="Times New Roman" w:hAnsi="Times New Roman" w:cs="David" w:hint="cs"/>
          <w:sz w:val="20"/>
          <w:szCs w:val="24"/>
          <w:rtl/>
          <w:lang w:eastAsia="he-IL"/>
        </w:rPr>
        <w:t xml:space="preserve">את </w:t>
      </w:r>
      <w:r w:rsidRPr="0045396B">
        <w:rPr>
          <w:rFonts w:ascii="Times New Roman" w:eastAsia="Times New Roman" w:hAnsi="Times New Roman" w:cs="David"/>
          <w:sz w:val="20"/>
          <w:szCs w:val="24"/>
          <w:rtl/>
          <w:lang w:eastAsia="he-IL"/>
        </w:rPr>
        <w:t>המשך ביצוע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רותי המתכנן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מסירתם לידי מתכנן אחר, והינו מתחייב</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על פי דרישת המזמין ישתף המתכנן פעולה עם המזמין ו/או עם המתכנן החליפי בכל הקשור להעברת האינפורמציה לגבי מהלך הפרויקט עד להפסקת עבודתו וחפיפה נאותה של המתכנן החליפי.</w:t>
      </w:r>
    </w:p>
    <w:p w14:paraId="24BBC484" w14:textId="77777777" w:rsidR="0045396B" w:rsidRPr="0045396B" w:rsidRDefault="0045396B" w:rsidP="0045396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u w:val="single"/>
          <w:rtl/>
          <w:lang w:eastAsia="he-IL"/>
        </w:rPr>
        <w:t>שונות</w:t>
      </w:r>
    </w:p>
    <w:p w14:paraId="526ECE39"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המנהל הראשי במשרד המתכנן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מתחייב לבצע את השירותים שעליו לבצע אישית ע</w:t>
      </w:r>
      <w:r w:rsidRPr="0045396B">
        <w:rPr>
          <w:rFonts w:ascii="Times New Roman" w:eastAsia="Times New Roman" w:hAnsi="Times New Roman" w:cs="David" w:hint="cs"/>
          <w:sz w:val="20"/>
          <w:szCs w:val="24"/>
          <w:rtl/>
          <w:lang w:eastAsia="he-IL"/>
        </w:rPr>
        <w:t>ל פ</w:t>
      </w:r>
      <w:r w:rsidRPr="0045396B">
        <w:rPr>
          <w:rFonts w:ascii="Times New Roman" w:eastAsia="Times New Roman" w:hAnsi="Times New Roman" w:cs="David"/>
          <w:sz w:val="20"/>
          <w:szCs w:val="24"/>
          <w:rtl/>
          <w:lang w:eastAsia="he-IL"/>
        </w:rPr>
        <w:t>י חוזה</w:t>
      </w:r>
      <w:r w:rsidRPr="0045396B">
        <w:rPr>
          <w:rFonts w:ascii="Times New Roman" w:eastAsia="Times New Roman" w:hAnsi="Times New Roman" w:cs="David" w:hint="cs"/>
          <w:sz w:val="20"/>
          <w:szCs w:val="24"/>
          <w:rtl/>
          <w:lang w:eastAsia="he-IL"/>
        </w:rPr>
        <w:t xml:space="preserve"> זה והינו</w:t>
      </w:r>
      <w:r w:rsidRPr="0045396B">
        <w:rPr>
          <w:rFonts w:ascii="Times New Roman" w:eastAsia="Times New Roman" w:hAnsi="Times New Roman" w:cs="David"/>
          <w:sz w:val="20"/>
          <w:szCs w:val="24"/>
          <w:rtl/>
          <w:lang w:eastAsia="he-IL"/>
        </w:rPr>
        <w:t xml:space="preserve"> אחראי וערב כלפי המזמין לב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התחייבויות המתכנן לפי חוזה</w:t>
      </w:r>
      <w:r w:rsidRPr="0045396B">
        <w:rPr>
          <w:rFonts w:ascii="Times New Roman" w:eastAsia="Times New Roman" w:hAnsi="Times New Roman" w:cs="David" w:hint="cs"/>
          <w:sz w:val="20"/>
          <w:szCs w:val="24"/>
          <w:rtl/>
          <w:lang w:eastAsia="he-IL"/>
        </w:rPr>
        <w:t xml:space="preserve"> זה על נספחיו</w:t>
      </w:r>
      <w:r w:rsidRPr="0045396B">
        <w:rPr>
          <w:rFonts w:ascii="Times New Roman" w:eastAsia="Times New Roman" w:hAnsi="Times New Roman" w:cs="David"/>
          <w:sz w:val="20"/>
          <w:szCs w:val="24"/>
          <w:rtl/>
          <w:lang w:eastAsia="he-IL"/>
        </w:rPr>
        <w:t>.</w:t>
      </w:r>
    </w:p>
    <w:p w14:paraId="7FEA4B7A"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כל צד אשר יפר או לא יקיים איזו מהתחייבויותיו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xml:space="preserve"> יהיה חייב לפצות את הצד המקיים על כל הנזקים ו</w:t>
      </w:r>
      <w:r w:rsidRPr="0045396B">
        <w:rPr>
          <w:rFonts w:ascii="Times New Roman" w:eastAsia="Times New Roman" w:hAnsi="Times New Roman" w:cs="David" w:hint="cs"/>
          <w:sz w:val="20"/>
          <w:szCs w:val="24"/>
          <w:rtl/>
          <w:lang w:eastAsia="he-IL"/>
        </w:rPr>
        <w:t xml:space="preserve">/או </w:t>
      </w:r>
      <w:r w:rsidRPr="0045396B">
        <w:rPr>
          <w:rFonts w:ascii="Times New Roman" w:eastAsia="Times New Roman" w:hAnsi="Times New Roman" w:cs="David"/>
          <w:sz w:val="20"/>
          <w:szCs w:val="24"/>
          <w:rtl/>
          <w:lang w:eastAsia="he-IL"/>
        </w:rPr>
        <w:t>ההפסדים שיגרמו לו עקב כך</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וזאת מבלי לגרוע מזכות הצד המקיים לכל סעד ו</w:t>
      </w:r>
      <w:r w:rsidRPr="0045396B">
        <w:rPr>
          <w:rFonts w:ascii="Times New Roman" w:eastAsia="Times New Roman" w:hAnsi="Times New Roman" w:cs="David" w:hint="cs"/>
          <w:sz w:val="20"/>
          <w:szCs w:val="24"/>
          <w:rtl/>
          <w:lang w:eastAsia="he-IL"/>
        </w:rPr>
        <w:t xml:space="preserve">/או </w:t>
      </w:r>
      <w:r w:rsidRPr="0045396B">
        <w:rPr>
          <w:rFonts w:ascii="Times New Roman" w:eastAsia="Times New Roman" w:hAnsi="Times New Roman" w:cs="David"/>
          <w:sz w:val="20"/>
          <w:szCs w:val="24"/>
          <w:rtl/>
          <w:lang w:eastAsia="he-IL"/>
        </w:rPr>
        <w:t>תרופה אחרים ו/או נוספים.</w:t>
      </w:r>
    </w:p>
    <w:p w14:paraId="5A5E814D" w14:textId="77777777" w:rsidR="0045396B" w:rsidRPr="0045396B" w:rsidRDefault="0045396B" w:rsidP="0045396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למניעת ספקות מוצהר במפורש</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76935C15" w14:textId="77777777" w:rsidR="0045396B" w:rsidRPr="0045396B" w:rsidRDefault="0045396B" w:rsidP="0045396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מצהיר</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הוא מודע לכל אלה ולהשלכות אחרות העלולות לנבוע מעיכוב בהשלמת הפרויקט </w:t>
      </w:r>
      <w:r w:rsidRPr="0045396B">
        <w:rPr>
          <w:rFonts w:ascii="Times New Roman" w:eastAsia="Times New Roman" w:hAnsi="Times New Roman" w:cs="David"/>
          <w:sz w:val="20"/>
          <w:szCs w:val="24"/>
          <w:rtl/>
          <w:lang w:eastAsia="he-IL"/>
        </w:rPr>
        <w:lastRenderedPageBreak/>
        <w:t>ויהיה אחראי להם במידה והעיכוב בהשלמת הפרויקט י</w:t>
      </w:r>
      <w:r w:rsidRPr="0045396B">
        <w:rPr>
          <w:rFonts w:ascii="Times New Roman" w:eastAsia="Times New Roman" w:hAnsi="Times New Roman" w:cs="David" w:hint="cs"/>
          <w:sz w:val="20"/>
          <w:szCs w:val="24"/>
          <w:rtl/>
          <w:lang w:eastAsia="he-IL"/>
        </w:rPr>
        <w:t>נבע</w:t>
      </w:r>
      <w:r w:rsidRPr="0045396B">
        <w:rPr>
          <w:rFonts w:ascii="Times New Roman" w:eastAsia="Times New Roman" w:hAnsi="Times New Roman" w:cs="David"/>
          <w:sz w:val="20"/>
          <w:szCs w:val="24"/>
          <w:rtl/>
          <w:lang w:eastAsia="he-IL"/>
        </w:rPr>
        <w:t xml:space="preserve"> מאי עמידתו בהתחייבויותיו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חוזה זה.</w:t>
      </w:r>
    </w:p>
    <w:p w14:paraId="0E408E2A"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המזמין זכאי לקזז כנגד כל סכום המגיע למתכנן מאת המזמין לפי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xml:space="preserve"> כל סכום שלפי טענתו מגיע לו מהמתכנן, וכל זכות של המתכנן לתשלום מהמזמין כפופה לזכות הקיזוז הנ"ל.</w:t>
      </w:r>
    </w:p>
    <w:p w14:paraId="5D9A9089"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מוסכם במפורש</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צוע כל </w:t>
      </w:r>
      <w:r w:rsidRPr="0045396B">
        <w:rPr>
          <w:rFonts w:ascii="Times New Roman" w:eastAsia="Times New Roman" w:hAnsi="Times New Roman" w:cs="David" w:hint="cs"/>
          <w:sz w:val="20"/>
          <w:szCs w:val="24"/>
          <w:rtl/>
          <w:lang w:eastAsia="he-IL"/>
        </w:rPr>
        <w:t>אחת</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אחת מהתחייבויות המזמין ע</w:t>
      </w:r>
      <w:r w:rsidRPr="0045396B">
        <w:rPr>
          <w:rFonts w:ascii="Times New Roman" w:eastAsia="Times New Roman" w:hAnsi="Times New Roman" w:cs="David" w:hint="cs"/>
          <w:sz w:val="20"/>
          <w:szCs w:val="24"/>
          <w:rtl/>
          <w:lang w:eastAsia="he-IL"/>
        </w:rPr>
        <w:t>ל פ</w:t>
      </w:r>
      <w:r w:rsidRPr="0045396B">
        <w:rPr>
          <w:rFonts w:ascii="Times New Roman" w:eastAsia="Times New Roman" w:hAnsi="Times New Roman" w:cs="David"/>
          <w:sz w:val="20"/>
          <w:szCs w:val="24"/>
          <w:rtl/>
          <w:lang w:eastAsia="he-IL"/>
        </w:rPr>
        <w:t>י</w:t>
      </w:r>
      <w:r w:rsidRPr="0045396B">
        <w:rPr>
          <w:rFonts w:ascii="Times New Roman" w:eastAsia="Times New Roman" w:hAnsi="Times New Roman" w:cs="David" w:hint="cs"/>
          <w:sz w:val="20"/>
          <w:szCs w:val="24"/>
          <w:rtl/>
          <w:lang w:eastAsia="he-IL"/>
        </w:rPr>
        <w:t xml:space="preserve"> </w:t>
      </w:r>
      <w:r w:rsidRPr="0045396B">
        <w:rPr>
          <w:rFonts w:ascii="Times New Roman" w:eastAsia="Times New Roman" w:hAnsi="Times New Roman" w:cs="David"/>
          <w:sz w:val="20"/>
          <w:szCs w:val="24"/>
          <w:rtl/>
          <w:lang w:eastAsia="he-IL"/>
        </w:rPr>
        <w:t>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xml:space="preserve"> מותנה בכך שהמתכנן יקיים תחילה את התחייבויותיו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xml:space="preserve"> עד לאותו מועד. המזמין זכאי, מבלי לפגוע </w:t>
      </w:r>
      <w:r w:rsidRPr="0045396B">
        <w:rPr>
          <w:rFonts w:ascii="Times New Roman" w:eastAsia="Times New Roman" w:hAnsi="Times New Roman" w:cs="David" w:hint="cs"/>
          <w:sz w:val="20"/>
          <w:szCs w:val="24"/>
          <w:rtl/>
          <w:lang w:eastAsia="he-IL"/>
        </w:rPr>
        <w:t>מכלליות ה</w:t>
      </w:r>
      <w:r w:rsidRPr="0045396B">
        <w:rPr>
          <w:rFonts w:ascii="Times New Roman" w:eastAsia="Times New Roman" w:hAnsi="Times New Roman" w:cs="David"/>
          <w:sz w:val="20"/>
          <w:szCs w:val="24"/>
          <w:rtl/>
          <w:lang w:eastAsia="he-IL"/>
        </w:rPr>
        <w:t>אמור בכל מקום אחר בחוזה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לעכב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התחי</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בות כלשהי מהתחייבויותיו עד לאחר שהמתכנן קיים את התחייבויותיו כאמור.</w:t>
      </w:r>
    </w:p>
    <w:p w14:paraId="0DA7C937"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שום התנהגות מצד</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של מי</w:t>
      </w:r>
      <w:r w:rsidRPr="0045396B">
        <w:rPr>
          <w:rFonts w:ascii="Times New Roman" w:eastAsia="Times New Roman" w:hAnsi="Times New Roman" w:cs="David"/>
          <w:sz w:val="20"/>
          <w:szCs w:val="24"/>
          <w:rtl/>
          <w:lang w:eastAsia="he-IL"/>
        </w:rPr>
        <w:t xml:space="preserve"> מהצדדים לא תחשב כויתור על איזה מזכויותיו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ו/או</w:t>
      </w:r>
      <w:r w:rsidRPr="0045396B">
        <w:rPr>
          <w:rFonts w:ascii="Times New Roman" w:eastAsia="Times New Roman" w:hAnsi="Times New Roman" w:cs="David"/>
          <w:sz w:val="20"/>
          <w:szCs w:val="24"/>
          <w:rtl/>
          <w:lang w:eastAsia="he-IL"/>
        </w:rPr>
        <w:t xml:space="preserve"> ע</w:t>
      </w:r>
      <w:r w:rsidRPr="0045396B">
        <w:rPr>
          <w:rFonts w:ascii="Times New Roman" w:eastAsia="Times New Roman" w:hAnsi="Times New Roman" w:cs="David" w:hint="cs"/>
          <w:sz w:val="20"/>
          <w:szCs w:val="24"/>
          <w:rtl/>
          <w:lang w:eastAsia="he-IL"/>
        </w:rPr>
        <w:t>ל פי כל</w:t>
      </w:r>
      <w:r w:rsidRPr="0045396B">
        <w:rPr>
          <w:rFonts w:ascii="Times New Roman" w:eastAsia="Times New Roman" w:hAnsi="Times New Roman" w:cs="David"/>
          <w:sz w:val="20"/>
          <w:szCs w:val="24"/>
          <w:rtl/>
          <w:lang w:eastAsia="he-IL"/>
        </w:rPr>
        <w:t xml:space="preserve"> דין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או כויתור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או כהסכמה מצדו לאיזה הפרה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אי קיום של תנאי מתנאי חוזה</w:t>
      </w:r>
      <w:r w:rsidRPr="0045396B">
        <w:rPr>
          <w:rFonts w:ascii="Times New Roman" w:eastAsia="Times New Roman" w:hAnsi="Times New Roman" w:cs="David" w:hint="cs"/>
          <w:sz w:val="20"/>
          <w:szCs w:val="24"/>
          <w:rtl/>
          <w:lang w:eastAsia="he-IL"/>
        </w:rPr>
        <w:t xml:space="preserve"> זה ו/</w:t>
      </w:r>
      <w:r w:rsidRPr="0045396B">
        <w:rPr>
          <w:rFonts w:ascii="Times New Roman" w:eastAsia="Times New Roman" w:hAnsi="Times New Roman" w:cs="David"/>
          <w:sz w:val="20"/>
          <w:szCs w:val="24"/>
          <w:rtl/>
          <w:lang w:eastAsia="he-IL"/>
        </w:rPr>
        <w:t xml:space="preserve"> או כנותנת דחייה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ארכה לב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כל פעולה</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ש</w:t>
      </w:r>
      <w:r w:rsidRPr="0045396B">
        <w:rPr>
          <w:rFonts w:ascii="Times New Roman" w:eastAsia="Times New Roman" w:hAnsi="Times New Roman" w:cs="David"/>
          <w:sz w:val="20"/>
          <w:szCs w:val="24"/>
          <w:rtl/>
          <w:lang w:eastAsia="he-IL"/>
        </w:rPr>
        <w:t>יש לעשותה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כש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נוי</w:t>
      </w:r>
      <w:r w:rsidRPr="0045396B">
        <w:rPr>
          <w:rFonts w:ascii="Times New Roman" w:eastAsia="Times New Roman" w:hAnsi="Times New Roman" w:cs="David" w:hint="cs"/>
          <w:sz w:val="20"/>
          <w:szCs w:val="24"/>
          <w:rtl/>
          <w:lang w:eastAsia="he-IL"/>
        </w:rPr>
        <w:t xml:space="preserve"> ו/או</w:t>
      </w:r>
      <w:r w:rsidRPr="0045396B">
        <w:rPr>
          <w:rFonts w:ascii="Times New Roman" w:eastAsia="Times New Roman" w:hAnsi="Times New Roman" w:cs="David"/>
          <w:sz w:val="20"/>
          <w:szCs w:val="24"/>
          <w:rtl/>
          <w:lang w:eastAsia="he-IL"/>
        </w:rPr>
        <w:t xml:space="preserve">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טול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או תוספת של תנאי </w:t>
      </w:r>
      <w:r w:rsidRPr="0045396B">
        <w:rPr>
          <w:rFonts w:ascii="Times New Roman" w:eastAsia="Times New Roman" w:hAnsi="Times New Roman" w:cs="David" w:hint="cs"/>
          <w:sz w:val="20"/>
          <w:szCs w:val="24"/>
          <w:rtl/>
          <w:lang w:eastAsia="he-IL"/>
        </w:rPr>
        <w:t>כלשהו</w:t>
      </w:r>
      <w:r w:rsidRPr="0045396B">
        <w:rPr>
          <w:rFonts w:ascii="Times New Roman" w:eastAsia="Times New Roman" w:hAnsi="Times New Roman" w:cs="David"/>
          <w:sz w:val="20"/>
          <w:szCs w:val="24"/>
          <w:rtl/>
          <w:lang w:eastAsia="he-IL"/>
        </w:rPr>
        <w:t>, אלא אם נעשו במפורש ובכתב.</w:t>
      </w:r>
    </w:p>
    <w:p w14:paraId="78DEF69A" w14:textId="77777777" w:rsidR="0045396B" w:rsidRPr="0045396B" w:rsidRDefault="0045396B" w:rsidP="0045396B">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מבלי לגרוע מכלליות האמור לעיל -</w:t>
      </w:r>
    </w:p>
    <w:p w14:paraId="1CA777EB" w14:textId="77777777" w:rsidR="0045396B" w:rsidRPr="0045396B" w:rsidRDefault="0045396B" w:rsidP="0045396B">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הסכמה מצד המזמין או המנהל או המתכנן לסטות מתנאי החוזה במקרה מסוים לא תהווה תקדים ולא ילמדו ממנה גזירה שווה למקרה אחר.</w:t>
      </w:r>
    </w:p>
    <w:p w14:paraId="5FB04384" w14:textId="77777777" w:rsidR="0045396B" w:rsidRPr="0045396B" w:rsidRDefault="0045396B" w:rsidP="0045396B">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לא השתמשו המזמין או המנהל או המתכנן בזכויות הניתנות להם לפי החוזה במקרה מסוים, אין לראות בכך ויתור על אותן זכויות במקרה אחר ואין ללמוד מהתנהגות זו ו</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תור כלשהו על זכויות וחובות לפי החוזה.</w:t>
      </w:r>
    </w:p>
    <w:p w14:paraId="081B144B" w14:textId="77777777" w:rsidR="0045396B" w:rsidRPr="0045396B" w:rsidRDefault="0045396B" w:rsidP="0045396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במידה והמתכנן כולל מספר גופים או יחידים</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יהיו הם אחראים ביחד ולחוד כלפי המזמין למילוי התחייבויות המתכנן לפי חוזה זה.</w:t>
      </w:r>
    </w:p>
    <w:p w14:paraId="11E645F5"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45396B">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45396B">
        <w:rPr>
          <w:rFonts w:ascii="Times New Roman" w:eastAsia="Times New Roman" w:hAnsi="Times New Roman" w:cs="David" w:hint="cs"/>
          <w:sz w:val="24"/>
          <w:szCs w:val="24"/>
          <w:rtl/>
          <w:lang w:eastAsia="he-IL"/>
        </w:rPr>
        <w:t>,</w:t>
      </w:r>
      <w:r w:rsidRPr="0045396B">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המתכנן רק כפי חלקו המפורט בנספח </w:t>
      </w:r>
      <w:r w:rsidRPr="0045396B">
        <w:rPr>
          <w:rFonts w:ascii="Times New Roman" w:eastAsia="Times New Roman" w:hAnsi="Times New Roman" w:cs="David" w:hint="cs"/>
          <w:b/>
          <w:bCs/>
          <w:sz w:val="24"/>
          <w:szCs w:val="24"/>
          <w:rtl/>
          <w:lang w:eastAsia="he-IL"/>
        </w:rPr>
        <w:t>א</w:t>
      </w:r>
      <w:r w:rsidRPr="0045396B">
        <w:rPr>
          <w:rFonts w:ascii="Times New Roman" w:eastAsia="Times New Roman" w:hAnsi="Times New Roman" w:cs="David" w:hint="cs"/>
          <w:sz w:val="24"/>
          <w:szCs w:val="24"/>
          <w:rtl/>
          <w:lang w:eastAsia="he-IL"/>
        </w:rPr>
        <w:t>'</w:t>
      </w:r>
      <w:r w:rsidRPr="0045396B">
        <w:rPr>
          <w:rFonts w:ascii="Times New Roman" w:eastAsia="Times New Roman" w:hAnsi="Times New Roman" w:cs="David"/>
          <w:sz w:val="24"/>
          <w:szCs w:val="24"/>
          <w:rtl/>
          <w:lang w:eastAsia="he-IL"/>
        </w:rPr>
        <w:t xml:space="preserve"> בגין כל חיוב מחיובי המזמין </w:t>
      </w:r>
      <w:r w:rsidRPr="0045396B">
        <w:rPr>
          <w:rFonts w:ascii="Times New Roman" w:eastAsia="Times New Roman" w:hAnsi="Times New Roman" w:cs="David" w:hint="cs"/>
          <w:sz w:val="24"/>
          <w:szCs w:val="24"/>
          <w:rtl/>
          <w:lang w:eastAsia="he-IL"/>
        </w:rPr>
        <w:t>על פי</w:t>
      </w:r>
      <w:r w:rsidRPr="0045396B">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המתכנן </w:t>
      </w:r>
      <w:r w:rsidRPr="0045396B">
        <w:rPr>
          <w:rFonts w:ascii="Times New Roman" w:eastAsia="Times New Roman" w:hAnsi="Times New Roman" w:cs="David" w:hint="cs"/>
          <w:sz w:val="24"/>
          <w:szCs w:val="24"/>
          <w:rtl/>
          <w:lang w:eastAsia="he-IL"/>
        </w:rPr>
        <w:t>על פ</w:t>
      </w:r>
      <w:r w:rsidRPr="0045396B">
        <w:rPr>
          <w:rFonts w:ascii="Times New Roman" w:eastAsia="Times New Roman" w:hAnsi="Times New Roman" w:cs="David"/>
          <w:sz w:val="24"/>
          <w:szCs w:val="24"/>
          <w:rtl/>
          <w:lang w:eastAsia="he-IL"/>
        </w:rPr>
        <w:t>י חוזה זה. וזאת מבלי לגרוע מהאמור להלן בסיפא לס"ק זה.</w:t>
      </w:r>
    </w:p>
    <w:p w14:paraId="4A169122" w14:textId="77777777" w:rsidR="0045396B" w:rsidRPr="0045396B" w:rsidRDefault="0045396B" w:rsidP="0045396B">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45396B">
        <w:rPr>
          <w:rFonts w:ascii="Times New Roman" w:eastAsia="Times New Roman" w:hAnsi="Times New Roman" w:cs="David"/>
          <w:sz w:val="24"/>
          <w:szCs w:val="24"/>
          <w:rtl/>
          <w:lang w:eastAsia="he-IL"/>
        </w:rPr>
        <w:t>המתכנן מתחייב בזה</w:t>
      </w:r>
      <w:r w:rsidRPr="0045396B">
        <w:rPr>
          <w:rFonts w:ascii="Times New Roman" w:eastAsia="Times New Roman" w:hAnsi="Times New Roman" w:cs="David" w:hint="cs"/>
          <w:sz w:val="24"/>
          <w:szCs w:val="24"/>
          <w:rtl/>
          <w:lang w:eastAsia="he-IL"/>
        </w:rPr>
        <w:t>,</w:t>
      </w:r>
      <w:r w:rsidRPr="0045396B">
        <w:rPr>
          <w:rFonts w:ascii="Times New Roman" w:eastAsia="Times New Roman" w:hAnsi="Times New Roman" w:cs="David"/>
          <w:sz w:val="24"/>
          <w:szCs w:val="24"/>
          <w:rtl/>
          <w:lang w:eastAsia="he-IL"/>
        </w:rPr>
        <w:t xml:space="preserve"> כי כל דרישה</w:t>
      </w:r>
      <w:r w:rsidRPr="0045396B">
        <w:rPr>
          <w:rFonts w:ascii="Times New Roman" w:eastAsia="Times New Roman" w:hAnsi="Times New Roman" w:cs="David" w:hint="cs"/>
          <w:sz w:val="24"/>
          <w:szCs w:val="24"/>
          <w:rtl/>
          <w:lang w:eastAsia="he-IL"/>
        </w:rPr>
        <w:t xml:space="preserve"> ו/או תלונה</w:t>
      </w:r>
      <w:r w:rsidRPr="0045396B">
        <w:rPr>
          <w:rFonts w:ascii="Times New Roman" w:eastAsia="Times New Roman" w:hAnsi="Times New Roman" w:cs="David"/>
          <w:sz w:val="24"/>
          <w:szCs w:val="24"/>
          <w:rtl/>
          <w:lang w:eastAsia="he-IL"/>
        </w:rPr>
        <w:t xml:space="preserve"> </w:t>
      </w:r>
      <w:r w:rsidRPr="0045396B">
        <w:rPr>
          <w:rFonts w:ascii="Times New Roman" w:eastAsia="Times New Roman" w:hAnsi="Times New Roman" w:cs="David" w:hint="cs"/>
          <w:sz w:val="24"/>
          <w:szCs w:val="24"/>
          <w:rtl/>
          <w:lang w:eastAsia="he-IL"/>
        </w:rPr>
        <w:t xml:space="preserve">ו/או </w:t>
      </w:r>
      <w:r w:rsidRPr="0045396B">
        <w:rPr>
          <w:rFonts w:ascii="Times New Roman" w:eastAsia="Times New Roman" w:hAnsi="Times New Roman" w:cs="David"/>
          <w:sz w:val="24"/>
          <w:szCs w:val="24"/>
          <w:rtl/>
          <w:lang w:eastAsia="he-IL"/>
        </w:rPr>
        <w:t>טענה ו/או תביעה, ככל שתהיינה לו כנגד המזמין בגין חיובי המזמין ע</w:t>
      </w:r>
      <w:r w:rsidRPr="0045396B">
        <w:rPr>
          <w:rFonts w:ascii="Times New Roman" w:eastAsia="Times New Roman" w:hAnsi="Times New Roman" w:cs="David" w:hint="cs"/>
          <w:sz w:val="24"/>
          <w:szCs w:val="24"/>
          <w:rtl/>
          <w:lang w:eastAsia="he-IL"/>
        </w:rPr>
        <w:t>ל פי</w:t>
      </w:r>
      <w:r w:rsidRPr="0045396B">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45396B">
        <w:rPr>
          <w:rFonts w:ascii="Times New Roman" w:eastAsia="Times New Roman" w:hAnsi="Times New Roman" w:cs="David" w:hint="cs"/>
          <w:b/>
          <w:bCs/>
          <w:sz w:val="24"/>
          <w:szCs w:val="24"/>
          <w:rtl/>
          <w:lang w:eastAsia="he-IL"/>
        </w:rPr>
        <w:t>א</w:t>
      </w:r>
      <w:r w:rsidRPr="0045396B">
        <w:rPr>
          <w:rFonts w:ascii="Times New Roman" w:eastAsia="Times New Roman" w:hAnsi="Times New Roman" w:cs="David" w:hint="cs"/>
          <w:sz w:val="24"/>
          <w:szCs w:val="24"/>
          <w:rtl/>
          <w:lang w:eastAsia="he-IL"/>
        </w:rPr>
        <w:t>'</w:t>
      </w:r>
      <w:r w:rsidRPr="0045396B">
        <w:rPr>
          <w:rFonts w:ascii="Times New Roman" w:eastAsia="Times New Roman" w:hAnsi="Times New Roman" w:cs="David"/>
          <w:sz w:val="24"/>
          <w:szCs w:val="24"/>
          <w:rtl/>
          <w:lang w:eastAsia="he-IL"/>
        </w:rPr>
        <w:t>. אותו דין</w:t>
      </w:r>
      <w:r w:rsidRPr="0045396B">
        <w:rPr>
          <w:rFonts w:ascii="Times New Roman" w:eastAsia="Times New Roman" w:hAnsi="Times New Roman" w:cs="David" w:hint="cs"/>
          <w:sz w:val="24"/>
          <w:szCs w:val="24"/>
          <w:rtl/>
          <w:lang w:eastAsia="he-IL"/>
        </w:rPr>
        <w:t>,</w:t>
      </w:r>
      <w:r w:rsidRPr="0045396B">
        <w:rPr>
          <w:rFonts w:ascii="Times New Roman" w:eastAsia="Times New Roman" w:hAnsi="Times New Roman" w:cs="David"/>
          <w:sz w:val="24"/>
          <w:szCs w:val="24"/>
          <w:rtl/>
          <w:lang w:eastAsia="he-IL"/>
        </w:rPr>
        <w:t xml:space="preserve"> יחול לגבי תביעה של מי מיחידי המזמין כנגד המתכנן</w:t>
      </w:r>
      <w:r w:rsidRPr="0045396B">
        <w:rPr>
          <w:rFonts w:ascii="Times New Roman" w:eastAsia="Times New Roman" w:hAnsi="Times New Roman" w:cs="David" w:hint="cs"/>
          <w:sz w:val="24"/>
          <w:szCs w:val="24"/>
          <w:rtl/>
          <w:lang w:eastAsia="he-IL"/>
        </w:rPr>
        <w:t>.</w:t>
      </w:r>
      <w:r w:rsidRPr="0045396B">
        <w:rPr>
          <w:rFonts w:ascii="Times New Roman" w:eastAsia="Times New Roman" w:hAnsi="Times New Roman" w:cs="David"/>
          <w:sz w:val="24"/>
          <w:szCs w:val="24"/>
          <w:rtl/>
          <w:lang w:eastAsia="he-IL"/>
        </w:rPr>
        <w:t xml:space="preserve"> קרי</w:t>
      </w:r>
      <w:r w:rsidRPr="0045396B">
        <w:rPr>
          <w:rFonts w:ascii="Times New Roman" w:eastAsia="Times New Roman" w:hAnsi="Times New Roman" w:cs="David" w:hint="cs"/>
          <w:sz w:val="24"/>
          <w:szCs w:val="24"/>
          <w:rtl/>
          <w:lang w:eastAsia="he-IL"/>
        </w:rPr>
        <w:t>,</w:t>
      </w:r>
      <w:r w:rsidRPr="0045396B">
        <w:rPr>
          <w:rFonts w:ascii="Times New Roman" w:eastAsia="Times New Roman" w:hAnsi="Times New Roman" w:cs="David"/>
          <w:sz w:val="24"/>
          <w:szCs w:val="24"/>
          <w:rtl/>
          <w:lang w:eastAsia="he-IL"/>
        </w:rPr>
        <w:t xml:space="preserve"> תביעה כאמור</w:t>
      </w:r>
      <w:r w:rsidRPr="0045396B">
        <w:rPr>
          <w:rFonts w:ascii="Times New Roman" w:eastAsia="Times New Roman" w:hAnsi="Times New Roman" w:cs="David" w:hint="cs"/>
          <w:sz w:val="24"/>
          <w:szCs w:val="24"/>
          <w:rtl/>
          <w:lang w:eastAsia="he-IL"/>
        </w:rPr>
        <w:t>,</w:t>
      </w:r>
      <w:r w:rsidRPr="0045396B">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45396B">
        <w:rPr>
          <w:rFonts w:ascii="Times New Roman" w:eastAsia="Times New Roman" w:hAnsi="Times New Roman" w:cs="David" w:hint="cs"/>
          <w:b/>
          <w:bCs/>
          <w:sz w:val="24"/>
          <w:szCs w:val="24"/>
          <w:rtl/>
          <w:lang w:eastAsia="he-IL"/>
        </w:rPr>
        <w:t>א</w:t>
      </w:r>
      <w:r w:rsidRPr="0045396B">
        <w:rPr>
          <w:rFonts w:ascii="Times New Roman" w:eastAsia="Times New Roman" w:hAnsi="Times New Roman" w:cs="David" w:hint="cs"/>
          <w:sz w:val="24"/>
          <w:szCs w:val="24"/>
          <w:rtl/>
          <w:lang w:eastAsia="he-IL"/>
        </w:rPr>
        <w:t>'</w:t>
      </w:r>
      <w:r w:rsidRPr="0045396B">
        <w:rPr>
          <w:rFonts w:ascii="Times New Roman" w:eastAsia="Times New Roman" w:hAnsi="Times New Roman" w:cs="David"/>
          <w:sz w:val="24"/>
          <w:szCs w:val="24"/>
          <w:rtl/>
          <w:lang w:eastAsia="he-IL"/>
        </w:rPr>
        <w:t>.</w:t>
      </w:r>
    </w:p>
    <w:p w14:paraId="5ECAA9FB"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סמכות השיפוט בכל נושא הקשור לחוזה זה ו/או ביצועו תהא מוקנית לבתי המשפט המוסמכים בתל-אביב-יפו.</w:t>
      </w:r>
    </w:p>
    <w:p w14:paraId="1FE7D9DA" w14:textId="77777777" w:rsidR="0045396B" w:rsidRPr="0045396B" w:rsidRDefault="0045396B" w:rsidP="0045396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למען הסר ספק</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מוסכם ומוצהר</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המתכנן לא יהיה זכאי, בכל מקרה ובכל נסיבות, להפסיק את </w:t>
      </w:r>
      <w:r w:rsidRPr="0045396B">
        <w:rPr>
          <w:rFonts w:ascii="Times New Roman" w:eastAsia="Times New Roman" w:hAnsi="Times New Roman" w:cs="David"/>
          <w:sz w:val="20"/>
          <w:szCs w:val="24"/>
          <w:rtl/>
          <w:lang w:eastAsia="he-IL"/>
        </w:rPr>
        <w:lastRenderedPageBreak/>
        <w:t>שירותי המתכנן, מכל סיבה שהיא וכל תובענה כאמור תוגש, באם תוגש, רק לאחר השלמת שירותי המתכנן ו/או עם סיום חוזה זה, לפי העניין.</w:t>
      </w:r>
    </w:p>
    <w:p w14:paraId="1C9D479B"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המתכנן ותשולמנה על ידו.</w:t>
      </w:r>
    </w:p>
    <w:p w14:paraId="58D0BCC1" w14:textId="77777777" w:rsid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45396B">
        <w:rPr>
          <w:rFonts w:ascii="Times New Roman" w:eastAsia="Times New Roman" w:hAnsi="Times New Roman" w:cs="David"/>
          <w:sz w:val="20"/>
          <w:szCs w:val="24"/>
          <w:rtl/>
          <w:lang w:eastAsia="he-IL"/>
        </w:rPr>
        <w:t>חוזה זה על נספחיו</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יחייב את המזמין אך ורק בכפוף לחתימתו כדין ע"י מורשי החתימה של המזמין.</w:t>
      </w:r>
    </w:p>
    <w:p w14:paraId="5AE621D6" w14:textId="77777777" w:rsidR="009A05A4" w:rsidRDefault="009A05A4" w:rsidP="009A05A4">
      <w:pPr>
        <w:widowControl w:val="0"/>
        <w:spacing w:before="0" w:beforeAutospacing="0" w:after="200" w:afterAutospacing="0" w:line="240" w:lineRule="auto"/>
        <w:jc w:val="both"/>
        <w:rPr>
          <w:rFonts w:ascii="Times New Roman" w:eastAsia="Times New Roman" w:hAnsi="Times New Roman" w:cs="David"/>
          <w:sz w:val="20"/>
          <w:szCs w:val="24"/>
          <w:rtl/>
          <w:lang w:eastAsia="he-IL"/>
        </w:rPr>
      </w:pPr>
    </w:p>
    <w:p w14:paraId="49ACF3E5" w14:textId="77777777" w:rsidR="009A05A4" w:rsidRDefault="009A05A4" w:rsidP="009A05A4">
      <w:pPr>
        <w:widowControl w:val="0"/>
        <w:spacing w:before="0" w:beforeAutospacing="0" w:after="200" w:afterAutospacing="0" w:line="240" w:lineRule="auto"/>
        <w:jc w:val="both"/>
        <w:rPr>
          <w:rFonts w:ascii="Times New Roman" w:eastAsia="Times New Roman" w:hAnsi="Times New Roman" w:cs="David"/>
          <w:sz w:val="20"/>
          <w:szCs w:val="24"/>
          <w:rtl/>
          <w:lang w:eastAsia="he-IL"/>
        </w:rPr>
      </w:pPr>
    </w:p>
    <w:p w14:paraId="0B157A47" w14:textId="77777777" w:rsidR="009A05A4" w:rsidRPr="0045396B" w:rsidRDefault="009A05A4" w:rsidP="009A05A4">
      <w:pPr>
        <w:widowControl w:val="0"/>
        <w:spacing w:before="0" w:beforeAutospacing="0" w:after="200" w:afterAutospacing="0" w:line="240" w:lineRule="auto"/>
        <w:jc w:val="both"/>
        <w:rPr>
          <w:rFonts w:ascii="Times New Roman" w:eastAsia="Times New Roman" w:hAnsi="Times New Roman" w:cs="David"/>
          <w:sz w:val="20"/>
          <w:szCs w:val="24"/>
          <w:rtl/>
          <w:lang w:eastAsia="he-IL"/>
        </w:rPr>
      </w:pPr>
    </w:p>
    <w:p w14:paraId="5200A05A" w14:textId="77777777" w:rsidR="0045396B" w:rsidRPr="0045396B" w:rsidRDefault="0045396B" w:rsidP="0045396B">
      <w:pPr>
        <w:widowControl w:val="0"/>
        <w:numPr>
          <w:ilvl w:val="1"/>
          <w:numId w:val="1"/>
        </w:numPr>
        <w:spacing w:before="0" w:beforeAutospacing="0" w:after="72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45396B">
        <w:rPr>
          <w:rFonts w:ascii="Times New Roman" w:eastAsia="Times New Roman" w:hAnsi="Times New Roman" w:cs="David" w:hint="cs"/>
          <w:sz w:val="20"/>
          <w:szCs w:val="24"/>
          <w:rtl/>
          <w:lang w:eastAsia="he-IL"/>
        </w:rPr>
        <w:t>רשום</w:t>
      </w:r>
      <w:r w:rsidRPr="0045396B">
        <w:rPr>
          <w:rFonts w:ascii="Times New Roman" w:eastAsia="Times New Roman" w:hAnsi="Times New Roman" w:cs="David"/>
          <w:sz w:val="20"/>
          <w:szCs w:val="24"/>
          <w:rtl/>
          <w:lang w:eastAsia="he-IL"/>
        </w:rPr>
        <w:t>, ואם נשלחה ההודעה בפקסימיליה ביום עסקים בשעות העבודה או נמסרה ביד</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תחשב היא כמתקבלת ביום משלוח או מסירתה כאמור.</w:t>
      </w:r>
    </w:p>
    <w:p w14:paraId="7D147D20"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6112C10" w14:textId="77777777" w:rsidR="009A05A4" w:rsidRPr="00776496" w:rsidRDefault="009A05A4" w:rsidP="009A05A4">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sidRPr="00776496">
        <w:rPr>
          <w:rFonts w:ascii="Times New Roman" w:eastAsia="Times New Roman" w:hAnsi="Times New Roman" w:cs="David"/>
          <w:bCs/>
          <w:sz w:val="24"/>
          <w:szCs w:val="24"/>
          <w:rtl/>
          <w:lang w:eastAsia="he-IL"/>
        </w:rPr>
        <w:t>ולראיה באו הצדדים על החתום:</w:t>
      </w:r>
    </w:p>
    <w:p w14:paraId="2BD429F8" w14:textId="77777777" w:rsidR="009A05A4" w:rsidRPr="00776496" w:rsidRDefault="009A05A4" w:rsidP="009A05A4">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rtl/>
          <w:lang w:eastAsia="he-IL"/>
        </w:rPr>
      </w:pPr>
    </w:p>
    <w:p w14:paraId="055AE5DD" w14:textId="77777777" w:rsidR="009A05A4" w:rsidRPr="00B27B4C" w:rsidRDefault="009A05A4" w:rsidP="009A05A4">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0B310FCD" w14:textId="2E9C1DDA" w:rsidR="009A05A4" w:rsidRPr="00B27B4C" w:rsidRDefault="009A05A4" w:rsidP="009A05A4">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r>
      <w:sdt>
        <w:sdtPr>
          <w:rPr>
            <w:rFonts w:ascii="Times New Roman" w:eastAsia="Times New Roman" w:hAnsi="Times New Roman" w:cs="David"/>
            <w:color w:val="00B0F0"/>
            <w:sz w:val="20"/>
            <w:szCs w:val="24"/>
            <w:u w:val="single"/>
            <w:rtl/>
            <w:lang w:eastAsia="he-IL"/>
          </w:rPr>
          <w:alias w:val="שם ספק"/>
          <w:tag w:val="cntSupllierName"/>
          <w:id w:val="534708931"/>
          <w:placeholder>
            <w:docPart w:val="CC381D9B04C6458D811782040932388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24" w:author="גרמן קגנובסקי" w:date="2020-11-02T10:35:00Z">
            <w:r w:rsidR="008851FA">
              <w:rPr>
                <w:rFonts w:ascii="Times New Roman" w:eastAsia="Times New Roman" w:hAnsi="Times New Roman" w:cs="David" w:hint="cs"/>
                <w:color w:val="00B0F0"/>
                <w:sz w:val="20"/>
                <w:szCs w:val="24"/>
                <w:u w:val="single"/>
                <w:rtl/>
                <w:lang w:eastAsia="he-IL"/>
              </w:rPr>
              <w:t>מיכל גינזבורג</w:t>
            </w:r>
          </w:ins>
        </w:sdtContent>
      </w:sdt>
      <w:r w:rsidRPr="00B27B4C">
        <w:rPr>
          <w:rFonts w:ascii="Times New Roman" w:eastAsia="Times New Roman" w:hAnsi="Times New Roman" w:cs="David"/>
          <w:sz w:val="20"/>
          <w:szCs w:val="24"/>
          <w:rtl/>
          <w:lang w:eastAsia="he-IL"/>
        </w:rPr>
        <w:tab/>
      </w:r>
      <w:sdt>
        <w:sdtPr>
          <w:rPr>
            <w:rFonts w:ascii="Times New Roman" w:eastAsia="Times New Roman" w:hAnsi="Times New Roman" w:cs="David"/>
            <w:sz w:val="20"/>
            <w:szCs w:val="24"/>
            <w:rtl/>
            <w:lang w:eastAsia="he-IL"/>
          </w:rPr>
          <w:alias w:val="שם צד א"/>
          <w:tag w:val="cmtTzadAName"/>
          <w:id w:val="456998434"/>
          <w:placeholder>
            <w:docPart w:val="001D182A385C4B878D3B36AE5D180CB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Content>
          <w:ins w:id="25" w:author="גרמן קגנובסקי" w:date="2020-12-09T15:18:00Z">
            <w:r w:rsidR="002E3856">
              <w:rPr>
                <w:rFonts w:ascii="Times New Roman" w:eastAsia="Times New Roman" w:hAnsi="Times New Roman" w:cs="David" w:hint="cs"/>
                <w:sz w:val="20"/>
                <w:szCs w:val="24"/>
                <w:rtl/>
                <w:lang w:eastAsia="he-IL"/>
              </w:rPr>
              <w:t>א.מ.ד.ס מחיר למשתכן</w:t>
            </w:r>
          </w:ins>
        </w:sdtContent>
      </w:sdt>
    </w:p>
    <w:p w14:paraId="7437EE02" w14:textId="77777777" w:rsidR="009A05A4" w:rsidRPr="00B27B4C" w:rsidRDefault="009A05A4" w:rsidP="009A05A4">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t>המתכנן</w:t>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המזמין</w:t>
      </w:r>
      <w:r w:rsidRPr="00B27B4C">
        <w:rPr>
          <w:rFonts w:ascii="Times New Roman" w:eastAsia="Times New Roman" w:hAnsi="Times New Roman" w:cs="David"/>
          <w:sz w:val="20"/>
          <w:szCs w:val="24"/>
          <w:lang w:eastAsia="he-IL"/>
        </w:rPr>
        <w:t xml:space="preserve"> </w:t>
      </w:r>
    </w:p>
    <w:p w14:paraId="20B2A7F5" w14:textId="77777777" w:rsidR="009A05A4" w:rsidRPr="00B27B4C" w:rsidRDefault="009A05A4" w:rsidP="009A05A4">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0E224C5" w14:textId="77777777" w:rsidR="009A05A4" w:rsidRPr="00B27B4C" w:rsidRDefault="009A05A4" w:rsidP="009A05A4">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EA946F8" w14:textId="77777777" w:rsidR="009A05A4" w:rsidRPr="00B27B4C" w:rsidRDefault="009A05A4" w:rsidP="009A05A4">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אני הח"מ, ______________ עו"ד/ רו"ח מרח' __________ מאשר כי ה"ה __________ הם שחתמו בשם המתכנן על החוזה דלעיל וכי חתימתם המשותפת בצירוף חותמת החברה מחייבת את המתכנן לעני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ן זה. </w:t>
      </w:r>
    </w:p>
    <w:p w14:paraId="3F149B25" w14:textId="77777777" w:rsidR="009A05A4" w:rsidRPr="00B27B4C" w:rsidRDefault="009A05A4" w:rsidP="009A05A4">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490B3FC" w14:textId="77777777" w:rsidR="009A05A4" w:rsidRDefault="009A05A4" w:rsidP="009A05A4">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תאריך :  _______________</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p>
    <w:p w14:paraId="0E558059" w14:textId="77777777" w:rsidR="009A05A4" w:rsidRPr="00B27B4C" w:rsidRDefault="009A05A4" w:rsidP="009A05A4">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חתימה וחותמת עו"ד/ רו"ח : ________________</w:t>
      </w:r>
    </w:p>
    <w:p w14:paraId="012999D9" w14:textId="77777777" w:rsidR="009A05A4" w:rsidRPr="00B27B4C" w:rsidRDefault="009A05A4" w:rsidP="009A05A4">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3FFC032" w14:textId="77777777" w:rsidR="009A05A4" w:rsidRPr="00B27B4C" w:rsidRDefault="009A05A4" w:rsidP="009A05A4">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757D1800" w14:textId="77777777" w:rsidR="0045396B" w:rsidRPr="0045396B" w:rsidRDefault="0045396B" w:rsidP="000065AD">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B0EBB89"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5F3D5ED8"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506C69C5"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6A229A95"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4C91352C"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79B1BA2A"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323FCDA7"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54C144D3"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157A4598"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0ECCA420"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5BC1132D"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19097DFE"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1C33282E"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71993B4F"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1E85344C"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7733FEFA"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20C9C5F1"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77BB719C"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6D025D50"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0EC2B8C8"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5F3787BA"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705ED7D0"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018A4053"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2FD26A13"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363C1E0A"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3B594162"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6A2E235E"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070FB407"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007A3315"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6B066B7E"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7056A9D2"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47BDDBFE" w14:textId="77777777" w:rsidR="00D53CB3" w:rsidRDefault="00D53CB3" w:rsidP="00D53CB3">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א</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w:t>
      </w:r>
    </w:p>
    <w:p w14:paraId="59AD7F1B" w14:textId="77777777" w:rsidR="00D53CB3" w:rsidRPr="00B27B4C" w:rsidRDefault="00D53CB3" w:rsidP="00D53CB3">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Pr>
          <w:rFonts w:ascii="Times New Roman" w:eastAsia="Times New Roman" w:hAnsi="Times New Roman" w:cs="David" w:hint="cs"/>
          <w:bCs/>
          <w:sz w:val="20"/>
          <w:szCs w:val="24"/>
          <w:u w:val="single"/>
          <w:rtl/>
          <w:lang w:eastAsia="he-IL"/>
        </w:rPr>
        <w:t>נספח כללי</w:t>
      </w:r>
    </w:p>
    <w:p w14:paraId="6FF214DC"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1.1</w:t>
      </w:r>
      <w:r w:rsidRPr="00B27B4C">
        <w:rPr>
          <w:rFonts w:ascii="Times New Roman" w:eastAsia="Times New Roman" w:hAnsi="Times New Roman" w:cs="David" w:hint="cs"/>
          <w:sz w:val="24"/>
          <w:szCs w:val="24"/>
          <w:rtl/>
          <w:lang w:eastAsia="he-IL"/>
        </w:rPr>
        <w:tab/>
        <w:t>הגדרות</w:t>
      </w:r>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w:t>
      </w:r>
    </w:p>
    <w:p w14:paraId="351724E6"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3EF5176" w14:textId="7C603D30" w:rsidR="00D53CB3" w:rsidRPr="00B27B4C" w:rsidRDefault="00D53CB3" w:rsidP="000302C2">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הפרויקט</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lang w:eastAsia="he-IL"/>
        </w:rPr>
        <w:t xml:space="preserve"> </w:t>
      </w:r>
      <w:r w:rsidRPr="00B27B4C">
        <w:rPr>
          <w:rFonts w:ascii="Times New Roman" w:eastAsia="Times New Roman" w:hAnsi="Times New Roman" w:cs="David" w:hint="cs"/>
          <w:sz w:val="24"/>
          <w:szCs w:val="24"/>
          <w:rtl/>
          <w:lang w:eastAsia="he-IL"/>
        </w:rPr>
        <w:t xml:space="preserve">פרויקט לבניית יחידות דיור, </w:t>
      </w:r>
      <w:del w:id="26" w:author="גרמן קגנובסקי" w:date="2020-12-09T15:01:00Z">
        <w:r w:rsidRPr="00B27B4C" w:rsidDel="000302C2">
          <w:rPr>
            <w:rFonts w:ascii="Times New Roman" w:eastAsia="Times New Roman" w:hAnsi="Times New Roman" w:cs="David" w:hint="cs"/>
            <w:sz w:val="24"/>
            <w:szCs w:val="24"/>
            <w:rtl/>
            <w:lang w:eastAsia="he-IL"/>
          </w:rPr>
          <w:delText>שטחי מסחר ומשרדים</w:delText>
        </w:r>
      </w:del>
      <w:r w:rsidRPr="00B27B4C">
        <w:rPr>
          <w:rFonts w:ascii="Times New Roman" w:eastAsia="Times New Roman" w:hAnsi="Times New Roman" w:cs="David" w:hint="cs"/>
          <w:sz w:val="24"/>
          <w:szCs w:val="24"/>
          <w:rtl/>
          <w:lang w:eastAsia="he-IL"/>
        </w:rPr>
        <w:t>, חניונים ועבודות פיתוח ב</w:t>
      </w:r>
      <w:sdt>
        <w:sdtPr>
          <w:rPr>
            <w:rFonts w:ascii="Times New Roman" w:eastAsia="Times New Roman" w:hAnsi="Times New Roman" w:cs="David" w:hint="cs"/>
            <w:color w:val="00B0F0"/>
            <w:sz w:val="24"/>
            <w:szCs w:val="24"/>
            <w:rtl/>
            <w:lang w:eastAsia="he-IL"/>
          </w:rPr>
          <w:alias w:val="רשות מקומית"/>
          <w:tag w:val="cntLocalAuth"/>
          <w:id w:val="1782831239"/>
          <w:placeholder>
            <w:docPart w:val="6F4509FAAFF04AB58280FA611122F1C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ins w:id="27" w:author="גרמן קגנובסקי" w:date="2020-11-02T10:38:00Z">
            <w:r w:rsidR="008851FA">
              <w:rPr>
                <w:rFonts w:ascii="Times New Roman" w:eastAsia="Times New Roman" w:hAnsi="Times New Roman" w:cs="David" w:hint="cs"/>
                <w:color w:val="00B0F0"/>
                <w:sz w:val="24"/>
                <w:szCs w:val="24"/>
                <w:rtl/>
                <w:lang w:eastAsia="he-IL"/>
              </w:rPr>
              <w:t>ראשון לציון</w:t>
            </w:r>
          </w:ins>
        </w:sdtContent>
      </w:sdt>
      <w:r w:rsidRPr="00E95AE9">
        <w:rPr>
          <w:rFonts w:ascii="Times New Roman" w:eastAsia="Times New Roman" w:hAnsi="Times New Roman" w:cs="David" w:hint="cs"/>
          <w:color w:val="00B0F0"/>
          <w:sz w:val="24"/>
          <w:szCs w:val="24"/>
          <w:rtl/>
          <w:lang w:eastAsia="he-IL"/>
        </w:rPr>
        <w:t xml:space="preserve"> - </w:t>
      </w:r>
      <w:sdt>
        <w:sdtPr>
          <w:rPr>
            <w:rFonts w:ascii="Times New Roman" w:eastAsia="Times New Roman" w:hAnsi="Times New Roman" w:cs="David" w:hint="cs"/>
            <w:color w:val="00B0F0"/>
            <w:sz w:val="24"/>
            <w:szCs w:val="24"/>
            <w:rtl/>
          </w:rPr>
          <w:alias w:val="שם אתר"/>
          <w:tag w:val="cntSite"/>
          <w:id w:val="-1682512962"/>
          <w:placeholder>
            <w:docPart w:val="54F47E8B1ECB4D4FB7B6D7487F42267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ins w:id="28" w:author="גרמן קגנובסקי" w:date="2020-11-02T15:54:00Z">
            <w:r w:rsidR="005420F1">
              <w:rPr>
                <w:rFonts w:ascii="Times New Roman" w:eastAsia="Times New Roman" w:hAnsi="Times New Roman" w:cs="David" w:hint="cs"/>
                <w:color w:val="00B0F0"/>
                <w:sz w:val="24"/>
                <w:szCs w:val="24"/>
                <w:rtl/>
              </w:rPr>
              <w:t>נרקיסים</w:t>
            </w:r>
          </w:ins>
        </w:sdtContent>
      </w:sdt>
      <w:r w:rsidRPr="00E95AE9">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rPr>
          <w:alias w:val="שם הפרויקט"/>
          <w:tag w:val="cntProjectName"/>
          <w:id w:val="-1647974920"/>
          <w:placeholder>
            <w:docPart w:val="59911A407EF8497C83683F96D1D4882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ins w:id="29" w:author="גרמן קגנובסקי" w:date="2020-12-09T14:57:00Z">
            <w:r w:rsidR="00A538E1">
              <w:rPr>
                <w:rFonts w:ascii="Times New Roman" w:eastAsia="Times New Roman" w:hAnsi="Times New Roman" w:cs="David" w:hint="cs"/>
                <w:color w:val="00B0F0"/>
                <w:sz w:val="24"/>
                <w:szCs w:val="24"/>
                <w:rtl/>
              </w:rPr>
              <w:t>סביוני ראשון לציון</w:t>
            </w:r>
          </w:ins>
        </w:sdtContent>
      </w:sdt>
      <w:r w:rsidRPr="00B27B4C">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p>
    <w:p w14:paraId="1F1507C4"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4D7B343" w14:textId="77777777" w:rsidR="00D53CB3" w:rsidRPr="00B27B4C" w:rsidRDefault="00D53CB3" w:rsidP="00D53CB3">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התכנית</w:t>
      </w:r>
      <w:r w:rsidRPr="00B27B4C">
        <w:rPr>
          <w:rFonts w:ascii="Times New Roman" w:eastAsia="Times New Roman" w:hAnsi="Times New Roman" w:cs="David" w:hint="cs"/>
          <w:sz w:val="24"/>
          <w:szCs w:val="24"/>
          <w:rtl/>
          <w:lang w:eastAsia="he-IL"/>
        </w:rPr>
        <w:t xml:space="preserve">" או </w:t>
      </w:r>
      <w:r w:rsidRPr="00B27B4C">
        <w:rPr>
          <w:rFonts w:ascii="Times New Roman" w:eastAsia="Times New Roman" w:hAnsi="Times New Roman" w:cs="David" w:hint="cs"/>
          <w:b/>
          <w:bCs/>
          <w:sz w:val="24"/>
          <w:szCs w:val="24"/>
          <w:rtl/>
          <w:lang w:eastAsia="he-IL"/>
        </w:rPr>
        <w:t xml:space="preserve">"המקרקעין" </w:t>
      </w:r>
      <w:r w:rsidRPr="00B27B4C">
        <w:rPr>
          <w:rFonts w:ascii="Times New Roman" w:eastAsia="Times New Roman" w:hAnsi="Times New Roman" w:cs="David"/>
          <w:sz w:val="24"/>
          <w:szCs w:val="24"/>
          <w:lang w:eastAsia="he-IL"/>
        </w:rPr>
        <w:t>–</w:t>
      </w:r>
      <w:r w:rsidRPr="00B27B4C">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color w:val="008000"/>
            <w:sz w:val="24"/>
            <w:szCs w:val="24"/>
            <w:rtl/>
          </w:rPr>
          <w:alias w:val="שדה נוסף 2"/>
          <w:tag w:val="cntCustomField2"/>
          <w:id w:val="1880663104"/>
          <w:placeholder>
            <w:docPart w:val="75D26ABA50F64685BF9E7EB3D98EDD9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Content>
          <w:ins w:id="30" w:author="גרמן קגנובסקי" w:date="2020-11-02T10:42:00Z">
            <w:r w:rsidR="004D3060">
              <w:rPr>
                <w:rFonts w:ascii="Times New Roman" w:eastAsia="Times New Roman" w:hAnsi="Times New Roman" w:cs="David" w:hint="cs"/>
                <w:color w:val="008000"/>
                <w:sz w:val="24"/>
                <w:szCs w:val="24"/>
                <w:rtl/>
              </w:rPr>
              <w:t>413-0180570</w:t>
            </w:r>
          </w:ins>
        </w:sdtContent>
      </w:sdt>
      <w:r w:rsidRPr="00B27B4C">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cs="David" w:hint="cs"/>
            <w:sz w:val="24"/>
            <w:szCs w:val="24"/>
            <w:rtl/>
            <w:lang w:eastAsia="he-IL"/>
          </w:rPr>
          <w:alias w:val="שדה נוסף 1"/>
          <w:tag w:val="cntCustomField1"/>
          <w:id w:val="-452094098"/>
          <w:placeholder>
            <w:docPart w:val="78E087138FE549A399F8974392FAC3C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Content>
          <w:ins w:id="31" w:author="גרמן קגנובסקי" w:date="2020-11-02T10:40:00Z">
            <w:r w:rsidR="004D3060">
              <w:rPr>
                <w:rFonts w:ascii="Times New Roman" w:eastAsia="Times New Roman" w:hAnsi="Times New Roman" w:cs="David" w:hint="cs"/>
                <w:sz w:val="24"/>
                <w:szCs w:val="24"/>
                <w:rtl/>
                <w:lang w:eastAsia="he-IL"/>
              </w:rPr>
              <w:t>4240,4241</w:t>
            </w:r>
          </w:ins>
        </w:sdtContent>
      </w:sdt>
      <w:r w:rsidRPr="00B27B4C">
        <w:rPr>
          <w:rFonts w:ascii="Times New Roman" w:eastAsia="Times New Roman" w:hAnsi="Times New Roman" w:cs="David" w:hint="cs"/>
          <w:sz w:val="24"/>
          <w:szCs w:val="24"/>
          <w:rtl/>
          <w:lang w:eastAsia="he-IL"/>
        </w:rPr>
        <w:t>.</w:t>
      </w:r>
    </w:p>
    <w:p w14:paraId="6204C8A3" w14:textId="77777777" w:rsidR="00D53CB3" w:rsidRPr="00B27B4C" w:rsidRDefault="00D53CB3" w:rsidP="00D53CB3">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המזמין שומר לעצמו הזכות לערוך שינויים בתב"ע ממתכונתה היום והשירותים המוזמנים מן המתכנן הינם בהתאם לתכנית התקפה בעת הזמנת כל שלב. המתכנן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6C91F100" w14:textId="77777777" w:rsidR="00D53CB3" w:rsidRPr="00B27B4C" w:rsidRDefault="00D53CB3" w:rsidP="00D53CB3">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35D77A65" w14:textId="77777777" w:rsidR="00D53CB3" w:rsidRPr="00B27B4C" w:rsidRDefault="00D53CB3" w:rsidP="00D53CB3">
      <w:pPr>
        <w:spacing w:before="0" w:beforeAutospacing="0" w:after="0" w:afterAutospacing="0" w:line="240" w:lineRule="auto"/>
        <w:ind w:left="720"/>
        <w:rPr>
          <w:rFonts w:ascii="Times New Roman" w:eastAsia="Times New Roman" w:hAnsi="Times New Roman" w:cs="David"/>
          <w:color w:val="008000"/>
          <w:sz w:val="24"/>
          <w:szCs w:val="24"/>
          <w:rtl/>
        </w:rPr>
      </w:pPr>
      <w:r w:rsidRPr="00B27B4C">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color w:val="008000"/>
            <w:sz w:val="24"/>
            <w:szCs w:val="24"/>
            <w:rtl/>
          </w:rPr>
          <w:alias w:val="רשות מקומית"/>
          <w:tag w:val="cntLocalAuth"/>
          <w:id w:val="1088732537"/>
          <w:placeholder>
            <w:docPart w:val="4B658542B03D4D67834B150C3A619FC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ins w:id="32" w:author="גרמן קגנובסקי" w:date="2020-11-02T10:38:00Z">
            <w:r w:rsidR="008851FA">
              <w:rPr>
                <w:rFonts w:ascii="Times New Roman" w:eastAsia="Times New Roman" w:hAnsi="Times New Roman" w:cs="David" w:hint="cs"/>
                <w:color w:val="008000"/>
                <w:sz w:val="24"/>
                <w:szCs w:val="24"/>
                <w:rtl/>
              </w:rPr>
              <w:t>ראשון לציון</w:t>
            </w:r>
          </w:ins>
        </w:sdtContent>
      </w:sdt>
      <w:r w:rsidRPr="00B27B4C">
        <w:rPr>
          <w:rFonts w:ascii="Times New Roman" w:eastAsia="Times New Roman" w:hAnsi="Times New Roman" w:cs="David" w:hint="cs"/>
          <w:color w:val="008000"/>
          <w:sz w:val="24"/>
          <w:szCs w:val="24"/>
          <w:rtl/>
        </w:rPr>
        <w:t>.</w:t>
      </w:r>
    </w:p>
    <w:p w14:paraId="267F5606" w14:textId="77777777" w:rsidR="00D53CB3" w:rsidRPr="00B27B4C" w:rsidRDefault="00D53CB3" w:rsidP="00D53CB3">
      <w:pPr>
        <w:spacing w:before="0" w:beforeAutospacing="0" w:after="0" w:afterAutospacing="0" w:line="240" w:lineRule="auto"/>
        <w:ind w:left="720"/>
        <w:rPr>
          <w:rFonts w:ascii="Times New Roman" w:eastAsia="Times New Roman" w:hAnsi="Times New Roman" w:cs="David"/>
          <w:color w:val="FF0000"/>
          <w:sz w:val="24"/>
          <w:szCs w:val="24"/>
          <w:rtl/>
        </w:rPr>
      </w:pPr>
    </w:p>
    <w:p w14:paraId="7E13FC24" w14:textId="77777777" w:rsidR="00D53CB3" w:rsidRPr="00B27B4C" w:rsidRDefault="00D53CB3" w:rsidP="00D53CB3">
      <w:pPr>
        <w:spacing w:before="0" w:beforeAutospacing="0" w:after="0" w:afterAutospacing="0" w:line="240" w:lineRule="auto"/>
        <w:ind w:left="72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rPr>
        <w:t xml:space="preserve">"חוזה הפיתוח" </w:t>
      </w:r>
      <w:r w:rsidRPr="00B27B4C">
        <w:rPr>
          <w:rFonts w:ascii="Times New Roman" w:eastAsia="Times New Roman" w:hAnsi="Times New Roman" w:cs="David"/>
          <w:sz w:val="24"/>
          <w:szCs w:val="24"/>
        </w:rPr>
        <w:t>–</w:t>
      </w:r>
      <w:r w:rsidRPr="00B27B4C">
        <w:rPr>
          <w:rFonts w:ascii="Times New Roman" w:eastAsia="Times New Roman" w:hAnsi="Times New Roman" w:cs="David" w:hint="cs"/>
          <w:sz w:val="24"/>
          <w:szCs w:val="24"/>
          <w:rtl/>
        </w:rPr>
        <w:t xml:space="preserve"> חוזה הפיתוח אשר נחתם בין המזמין לבין הרשות המקומית.</w:t>
      </w:r>
    </w:p>
    <w:p w14:paraId="5FBCFAB8"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FEB589B"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Pr>
          <w:rFonts w:ascii="Times New Roman" w:eastAsia="Times New Roman" w:hAnsi="Times New Roman" w:cs="David" w:hint="cs"/>
          <w:sz w:val="24"/>
          <w:szCs w:val="24"/>
          <w:rtl/>
          <w:lang w:eastAsia="he-IL"/>
        </w:rPr>
        <w:t>2.8</w:t>
      </w:r>
      <w:r w:rsidRPr="00B27B4C">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6F7CD8EC0DD947ABAFDB672687B7B32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ins w:id="33" w:author="גרמן קגנובסקי" w:date="2020-11-02T10:42:00Z">
            <w:r w:rsidR="004D3060">
              <w:rPr>
                <w:rFonts w:ascii="Times New Roman" w:eastAsia="Times New Roman" w:hAnsi="Times New Roman" w:cs="David" w:hint="cs"/>
                <w:sz w:val="24"/>
                <w:szCs w:val="24"/>
                <w:rtl/>
                <w:lang w:eastAsia="he-IL"/>
              </w:rPr>
              <w:t>קובי רפא</w:t>
            </w:r>
          </w:ins>
        </w:sdtContent>
      </w:sdt>
    </w:p>
    <w:p w14:paraId="32B32480"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1D8C1573" w14:textId="77777777" w:rsidR="00D53CB3" w:rsidRPr="00DE0948" w:rsidRDefault="00D53CB3" w:rsidP="00D53CB3">
      <w:pPr>
        <w:widowControl w:val="0"/>
        <w:spacing w:before="0" w:beforeAutospacing="0" w:after="0" w:afterAutospacing="0" w:line="240" w:lineRule="auto"/>
        <w:ind w:left="720" w:right="720"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2.10</w:t>
      </w:r>
      <w:r w:rsidRPr="00B27B4C">
        <w:rPr>
          <w:rFonts w:ascii="Times New Roman" w:eastAsia="Times New Roman" w:hAnsi="Times New Roman" w:cs="David" w:hint="cs"/>
          <w:sz w:val="24"/>
          <w:szCs w:val="24"/>
          <w:rtl/>
          <w:lang w:eastAsia="he-IL"/>
        </w:rPr>
        <w:tab/>
      </w:r>
      <w:r w:rsidRPr="00DE0948">
        <w:rPr>
          <w:rFonts w:ascii="Times New Roman" w:eastAsia="Times New Roman" w:hAnsi="Times New Roman" w:cs="David" w:hint="cs"/>
          <w:sz w:val="24"/>
          <w:szCs w:val="24"/>
          <w:rtl/>
          <w:lang w:eastAsia="he-IL"/>
        </w:rPr>
        <w:t xml:space="preserve">התכנון יתבצע בסביבת תוכנת </w:t>
      </w:r>
      <w:r w:rsidRPr="00DE0948">
        <w:rPr>
          <w:rFonts w:ascii="Times New Roman" w:eastAsia="Times New Roman" w:hAnsi="Times New Roman" w:cs="David"/>
          <w:sz w:val="24"/>
          <w:szCs w:val="24"/>
          <w:lang w:eastAsia="he-IL"/>
        </w:rPr>
        <w:t>REVIT</w:t>
      </w:r>
      <w:r w:rsidRPr="00DE0948">
        <w:rPr>
          <w:rFonts w:ascii="Times New Roman" w:eastAsia="Times New Roman" w:hAnsi="Times New Roman" w:cs="David" w:hint="cs"/>
          <w:sz w:val="24"/>
          <w:szCs w:val="24"/>
          <w:rtl/>
          <w:lang w:eastAsia="he-IL"/>
        </w:rPr>
        <w:t xml:space="preserve"> בתלת-מימד, תוך שיתוף, תיאום וקליטת הקבצים </w:t>
      </w:r>
      <w:r>
        <w:rPr>
          <w:rFonts w:ascii="Times New Roman" w:eastAsia="Times New Roman" w:hAnsi="Times New Roman" w:cs="David" w:hint="cs"/>
          <w:sz w:val="24"/>
          <w:szCs w:val="24"/>
          <w:rtl/>
          <w:lang w:eastAsia="he-IL"/>
        </w:rPr>
        <w:t>ממתכננים ויועצים אחרים באמצעות תוכנה כדוגמת -</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lang w:eastAsia="he-IL"/>
        </w:rPr>
        <w:t>@view</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rtl/>
          <w:lang w:eastAsia="he-IL"/>
        </w:rPr>
        <w:t>כל תעבורת הקבצים תב</w:t>
      </w:r>
      <w:r>
        <w:rPr>
          <w:rFonts w:ascii="Times New Roman" w:eastAsia="Times New Roman" w:hAnsi="Times New Roman" w:cs="David"/>
          <w:sz w:val="24"/>
          <w:szCs w:val="24"/>
          <w:rtl/>
          <w:lang w:eastAsia="he-IL"/>
        </w:rPr>
        <w:t>וצע באמצע</w:t>
      </w:r>
      <w:r>
        <w:rPr>
          <w:rFonts w:ascii="Times New Roman" w:eastAsia="Times New Roman" w:hAnsi="Times New Roman" w:cs="David" w:hint="cs"/>
          <w:sz w:val="24"/>
          <w:szCs w:val="24"/>
          <w:rtl/>
          <w:lang w:eastAsia="he-IL"/>
        </w:rPr>
        <w:t>ות התוכנה בלבד או תוכנה אחרת לפי החלטת המזמין.</w:t>
      </w:r>
    </w:p>
    <w:p w14:paraId="221F932D" w14:textId="77777777" w:rsidR="00D53CB3" w:rsidRPr="00B27B4C" w:rsidRDefault="00D53CB3" w:rsidP="00D53CB3">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p>
    <w:p w14:paraId="305DFA3E"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3.2</w:t>
      </w:r>
      <w:r w:rsidRPr="00B27B4C">
        <w:rPr>
          <w:rFonts w:ascii="Times New Roman" w:eastAsia="Times New Roman" w:hAnsi="Times New Roman" w:cs="David" w:hint="cs"/>
          <w:sz w:val="24"/>
          <w:szCs w:val="24"/>
          <w:rtl/>
          <w:lang w:eastAsia="he-IL"/>
        </w:rPr>
        <w:tab/>
        <w:t>בעלי המקצוע במשרד המתכנן הם:</w:t>
      </w:r>
    </w:p>
    <w:p w14:paraId="2055EEA6"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BB10CC8" w14:textId="77777777" w:rsidR="00D53CB3" w:rsidRPr="00B27B4C" w:rsidRDefault="00D53CB3" w:rsidP="00D53CB3">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F204BB9576174FFF958E11C85D08BFE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Content>
          <w:ins w:id="34" w:author="גרמן קגנובסקי" w:date="2020-11-02T10:43:00Z">
            <w:r w:rsidR="004D3060">
              <w:rPr>
                <w:rFonts w:ascii="Times New Roman" w:eastAsia="Times New Roman" w:hAnsi="Times New Roman" w:cs="David" w:hint="cs"/>
                <w:color w:val="008000"/>
                <w:sz w:val="24"/>
                <w:szCs w:val="24"/>
                <w:rtl/>
                <w:lang w:eastAsia="he-IL"/>
              </w:rPr>
              <w:t>מיכל גינזבורג</w:t>
            </w:r>
          </w:ins>
        </w:sdtContent>
      </w:sdt>
    </w:p>
    <w:p w14:paraId="72440A27" w14:textId="77777777" w:rsidR="00D53CB3" w:rsidRPr="00B27B4C" w:rsidRDefault="00D53CB3" w:rsidP="00D53CB3">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ב. </w:t>
      </w:r>
      <w:r w:rsidRPr="00B27B4C">
        <w:rPr>
          <w:rFonts w:ascii="Times New Roman" w:eastAsia="Times New Roman" w:hAnsi="Times New Roman" w:cs="David" w:hint="cs"/>
          <w:sz w:val="24"/>
          <w:szCs w:val="24"/>
          <w:rtl/>
          <w:lang w:eastAsia="he-IL"/>
        </w:rPr>
        <w:tab/>
        <w:t xml:space="preserve">מספר העובדים המקצועיים במשרד המתכנן לצורך מתן שירותי המתכנן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D806FDE681644DDC865969DC4F5E210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Content>
          <w:r w:rsidRPr="00E95AE9">
            <w:rPr>
              <w:rStyle w:val="PlaceholderText"/>
              <w:color w:val="00B0F0"/>
              <w:rtl/>
            </w:rPr>
            <w:t>[שדה נוסף 5]</w:t>
          </w:r>
        </w:sdtContent>
      </w:sdt>
    </w:p>
    <w:p w14:paraId="37466E88"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40B34B2"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3.4</w:t>
      </w:r>
      <w:r w:rsidRPr="00B27B4C">
        <w:rPr>
          <w:rFonts w:ascii="Times New Roman" w:eastAsia="Times New Roman" w:hAnsi="Times New Roman" w:cs="David" w:hint="cs"/>
          <w:sz w:val="24"/>
          <w:szCs w:val="24"/>
          <w:rtl/>
          <w:lang w:eastAsia="he-IL"/>
        </w:rPr>
        <w:tab/>
        <w:t xml:space="preserve">המנהל הראשי במשרד המתכנן הוא אדריכל/מהנדס: </w:t>
      </w:r>
      <w:sdt>
        <w:sdtPr>
          <w:rPr>
            <w:rFonts w:ascii="Times New Roman" w:eastAsia="Times New Roman" w:hAnsi="Times New Roman" w:cs="David"/>
            <w:color w:val="008000"/>
            <w:sz w:val="24"/>
            <w:szCs w:val="24"/>
            <w:rtl/>
            <w:lang w:eastAsia="he-IL"/>
          </w:rPr>
          <w:alias w:val="שדה נוסף 6"/>
          <w:tag w:val="cntCustomField6"/>
          <w:id w:val="-1464726949"/>
          <w:placeholder>
            <w:docPart w:val="9879DDED3021444E8FCB3AC2D820C67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Content>
          <w:ins w:id="35" w:author="גרמן קגנובסקי" w:date="2020-11-02T10:42:00Z">
            <w:r w:rsidR="004D3060">
              <w:rPr>
                <w:rFonts w:ascii="Times New Roman" w:eastAsia="Times New Roman" w:hAnsi="Times New Roman" w:cs="David" w:hint="cs"/>
                <w:color w:val="008000"/>
                <w:sz w:val="24"/>
                <w:szCs w:val="24"/>
                <w:rtl/>
                <w:lang w:eastAsia="he-IL"/>
              </w:rPr>
              <w:t>מיכל גנזבורג</w:t>
            </w:r>
          </w:ins>
        </w:sdtContent>
      </w:sdt>
    </w:p>
    <w:p w14:paraId="5CF1499C"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FA1C14F"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5.2</w:t>
      </w:r>
      <w:r w:rsidRPr="00B27B4C">
        <w:rPr>
          <w:rFonts w:ascii="Times New Roman" w:eastAsia="Times New Roman" w:hAnsi="Times New Roman" w:cs="David" w:hint="cs"/>
          <w:sz w:val="24"/>
          <w:szCs w:val="24"/>
          <w:rtl/>
          <w:lang w:eastAsia="he-IL"/>
        </w:rPr>
        <w:tab/>
        <w:t>הנושאים הם:</w:t>
      </w:r>
    </w:p>
    <w:p w14:paraId="6B81D328"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E8E8F1A" w14:textId="77777777" w:rsidR="00D53CB3" w:rsidRPr="00B27B4C" w:rsidRDefault="00D53CB3" w:rsidP="00D53CB3">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התקדמות שרותי המתכנן.</w:t>
      </w:r>
    </w:p>
    <w:p w14:paraId="6E14D619" w14:textId="77777777" w:rsidR="00D53CB3" w:rsidRPr="00B27B4C" w:rsidRDefault="00D53CB3" w:rsidP="00D53CB3">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סטיות מלוח הזמנים לרבות סיבת הסטייה.</w:t>
      </w:r>
    </w:p>
    <w:p w14:paraId="30666E73" w14:textId="77777777" w:rsidR="00D53CB3" w:rsidRPr="00B27B4C" w:rsidRDefault="00D53CB3" w:rsidP="00D53CB3">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תאום לוח הזמנים המתחייב מסטיות לרבות ת</w:t>
      </w:r>
      <w:r>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אור השלכות התאום על הפרויקט.</w:t>
      </w:r>
    </w:p>
    <w:p w14:paraId="64A804DF" w14:textId="77777777" w:rsidR="00D53CB3" w:rsidRPr="00B27B4C" w:rsidRDefault="00D53CB3" w:rsidP="00D53CB3">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סטיות מהערכות ו/או תחזיות תקציביות והשלכותיהן.</w:t>
      </w:r>
    </w:p>
    <w:p w14:paraId="1CCFC9B6" w14:textId="77777777" w:rsidR="00D53CB3" w:rsidRPr="00B27B4C" w:rsidRDefault="00D53CB3" w:rsidP="00D53CB3">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ריכוז הוראות שנויים.</w:t>
      </w:r>
    </w:p>
    <w:p w14:paraId="6A7A17C4" w14:textId="77777777" w:rsidR="00D53CB3" w:rsidRPr="00B27B4C" w:rsidRDefault="00D53CB3" w:rsidP="00D53CB3">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68EEB36F" w14:textId="77777777" w:rsidR="00D53CB3" w:rsidRDefault="00D53CB3" w:rsidP="00D53CB3">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17.7</w:t>
      </w:r>
      <w:r w:rsidRPr="00B27B4C">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ab/>
        <w:t>שיעור חלקו היחסי של כל אחד מיחידי המזמין הינו כדלקמן :</w:t>
      </w:r>
    </w:p>
    <w:tbl>
      <w:tblPr>
        <w:tblStyle w:val="TableGrid"/>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D53CB3" w14:paraId="20CC98FD" w14:textId="77777777" w:rsidTr="008851FA">
        <w:trPr>
          <w:trHeight w:val="80"/>
        </w:trPr>
        <w:tc>
          <w:tcPr>
            <w:tcW w:w="3366" w:type="dxa"/>
          </w:tcPr>
          <w:p w14:paraId="2866A57B" w14:textId="43083587" w:rsidR="00D53CB3" w:rsidRDefault="00EE027A" w:rsidP="008851FA">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אחוז השתתפות צד א"/>
                <w:tag w:val="cmtTzadAPercent"/>
                <w:id w:val="160592806"/>
                <w:placeholder>
                  <w:docPart w:val="827289AEB97042138BF35D55F694A8A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ins w:id="36" w:author="גרמן קגנובסקי" w:date="2020-12-09T15:18:00Z">
                  <w:r w:rsidR="002E3856">
                    <w:rPr>
                      <w:rFonts w:ascii="Times New Roman" w:eastAsia="Times New Roman" w:hAnsi="Times New Roman" w:cs="David" w:hint="cs"/>
                      <w:color w:val="008000"/>
                      <w:sz w:val="24"/>
                      <w:szCs w:val="24"/>
                      <w:rtl/>
                      <w:lang w:eastAsia="he-IL"/>
                    </w:rPr>
                    <w:t>ניסיון</w:t>
                  </w:r>
                </w:ins>
              </w:sdtContent>
            </w:sdt>
          </w:p>
          <w:p w14:paraId="04E738B4" w14:textId="77777777" w:rsidR="00D53CB3" w:rsidRDefault="00D53CB3" w:rsidP="008851FA">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p>
        </w:tc>
        <w:tc>
          <w:tcPr>
            <w:tcW w:w="2163" w:type="dxa"/>
          </w:tcPr>
          <w:p w14:paraId="3576FCC6" w14:textId="77777777" w:rsidR="00D53CB3" w:rsidRDefault="00D53CB3" w:rsidP="008851FA">
            <w:pPr>
              <w:widowControl w:val="0"/>
              <w:spacing w:before="0" w:beforeAutospacing="0" w:after="0" w:afterAutospacing="0" w:line="240" w:lineRule="auto"/>
              <w:ind w:left="720"/>
              <w:outlineLvl w:val="2"/>
            </w:pPr>
          </w:p>
          <w:p w14:paraId="30CC184A" w14:textId="77777777" w:rsidR="00D53CB3" w:rsidRDefault="00D53CB3" w:rsidP="008851FA">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6415EE09" w14:textId="77777777" w:rsidR="00D53CB3" w:rsidRPr="00776496" w:rsidRDefault="00D53CB3" w:rsidP="00D53CB3">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Pr>
      </w:pPr>
    </w:p>
    <w:p w14:paraId="3859BE17" w14:textId="77777777" w:rsidR="00D53CB3" w:rsidRDefault="00D53CB3" w:rsidP="00D53CB3">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65DE44A1" w14:textId="77777777" w:rsidR="00D53CB3" w:rsidRDefault="00D53CB3" w:rsidP="00D53CB3">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1AFBD13F" w14:textId="77777777" w:rsidR="00D53CB3" w:rsidRDefault="00D53CB3" w:rsidP="00D53CB3">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499721EC" w14:textId="77777777" w:rsidR="00D53CB3" w:rsidRDefault="00D53CB3" w:rsidP="00D53CB3">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45FD31E0" w14:textId="77777777" w:rsidR="00D53CB3" w:rsidRDefault="00D53CB3" w:rsidP="0045396B">
      <w:pPr>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p>
    <w:p w14:paraId="1D6F41BB" w14:textId="77777777" w:rsidR="00D53CB3" w:rsidRDefault="00D53CB3" w:rsidP="0045396B">
      <w:pPr>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p>
    <w:p w14:paraId="5039773A" w14:textId="77777777" w:rsidR="00D53CB3" w:rsidRDefault="00D53CB3" w:rsidP="0045396B">
      <w:pPr>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p>
    <w:p w14:paraId="479FD32C" w14:textId="77777777" w:rsidR="0045396B" w:rsidRPr="0045396B" w:rsidRDefault="0045396B" w:rsidP="0045396B">
      <w:pPr>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r w:rsidRPr="0045396B">
        <w:rPr>
          <w:rFonts w:ascii="Times New Roman" w:eastAsia="Times New Roman" w:hAnsi="Times New Roman" w:cs="David"/>
          <w:b/>
          <w:bCs/>
          <w:sz w:val="24"/>
          <w:szCs w:val="24"/>
          <w:u w:val="single"/>
          <w:rtl/>
          <w:lang w:eastAsia="he-IL"/>
        </w:rPr>
        <w:t xml:space="preserve">ספח </w:t>
      </w:r>
      <w:r w:rsidR="00D53CB3">
        <w:rPr>
          <w:rFonts w:ascii="Times New Roman" w:eastAsia="Times New Roman" w:hAnsi="Times New Roman" w:cs="David" w:hint="cs"/>
          <w:b/>
          <w:bCs/>
          <w:sz w:val="24"/>
          <w:szCs w:val="24"/>
          <w:u w:val="single"/>
          <w:rtl/>
          <w:lang w:eastAsia="he-IL"/>
        </w:rPr>
        <w:t>"</w:t>
      </w:r>
      <w:r w:rsidRPr="0045396B">
        <w:rPr>
          <w:rFonts w:ascii="Times New Roman" w:eastAsia="Times New Roman" w:hAnsi="Times New Roman" w:cs="David"/>
          <w:b/>
          <w:bCs/>
          <w:sz w:val="24"/>
          <w:szCs w:val="24"/>
          <w:u w:val="single"/>
          <w:rtl/>
          <w:lang w:eastAsia="he-IL"/>
        </w:rPr>
        <w:t>ב</w:t>
      </w:r>
      <w:r w:rsidR="00D53CB3">
        <w:rPr>
          <w:rFonts w:ascii="Times New Roman" w:eastAsia="Times New Roman" w:hAnsi="Times New Roman" w:cs="David" w:hint="cs"/>
          <w:b/>
          <w:bCs/>
          <w:sz w:val="24"/>
          <w:szCs w:val="24"/>
          <w:u w:val="single"/>
          <w:rtl/>
          <w:lang w:eastAsia="he-IL"/>
        </w:rPr>
        <w:t>'</w:t>
      </w:r>
      <w:r w:rsidRPr="0045396B">
        <w:rPr>
          <w:rFonts w:ascii="Times New Roman" w:eastAsia="Times New Roman" w:hAnsi="Times New Roman" w:cs="David"/>
          <w:b/>
          <w:bCs/>
          <w:sz w:val="24"/>
          <w:szCs w:val="24"/>
          <w:u w:val="single"/>
          <w:rtl/>
          <w:lang w:eastAsia="he-IL"/>
        </w:rPr>
        <w:t>'</w:t>
      </w:r>
    </w:p>
    <w:p w14:paraId="5975166D"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7BEA2C76" w14:textId="77777777" w:rsidR="0045396B" w:rsidRPr="0045396B" w:rsidRDefault="0045396B" w:rsidP="0045396B">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45396B">
        <w:rPr>
          <w:rFonts w:ascii="Times New Roman" w:eastAsia="Times New Roman" w:hAnsi="Times New Roman" w:cs="David"/>
          <w:bCs/>
          <w:sz w:val="24"/>
          <w:szCs w:val="24"/>
          <w:u w:val="single"/>
          <w:rtl/>
          <w:lang w:eastAsia="he-IL"/>
        </w:rPr>
        <w:lastRenderedPageBreak/>
        <w:t>שרותי המתכנן</w:t>
      </w:r>
    </w:p>
    <w:p w14:paraId="61B8950A"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13A8950"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1.</w:t>
      </w:r>
      <w:r w:rsidRPr="0045396B">
        <w:rPr>
          <w:rFonts w:ascii="Times New Roman" w:eastAsia="Times New Roman" w:hAnsi="Times New Roman" w:cs="David"/>
          <w:sz w:val="24"/>
          <w:szCs w:val="24"/>
          <w:rtl/>
          <w:lang w:eastAsia="he-IL"/>
        </w:rPr>
        <w:tab/>
      </w:r>
      <w:r w:rsidRPr="0045396B">
        <w:rPr>
          <w:rFonts w:ascii="Times New Roman" w:eastAsia="Times New Roman" w:hAnsi="Times New Roman" w:cs="David"/>
          <w:b/>
          <w:bCs/>
          <w:sz w:val="24"/>
          <w:szCs w:val="24"/>
          <w:u w:val="single"/>
          <w:rtl/>
          <w:lang w:eastAsia="he-IL"/>
        </w:rPr>
        <w:t>כללי</w:t>
      </w:r>
    </w:p>
    <w:p w14:paraId="3DB26C06"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0E6F13C" w14:textId="77777777" w:rsidR="0045396B" w:rsidRPr="0045396B" w:rsidRDefault="0045396B" w:rsidP="0045396B">
      <w:pPr>
        <w:widowControl w:val="0"/>
        <w:numPr>
          <w:ilvl w:val="1"/>
          <w:numId w:val="39"/>
        </w:numPr>
        <w:spacing w:before="0" w:beforeAutospacing="0" w:after="0" w:afterAutospacing="0" w:line="240" w:lineRule="auto"/>
        <w:jc w:val="both"/>
        <w:rPr>
          <w:rFonts w:ascii="Times New Roman" w:eastAsia="Times New Roman" w:hAnsi="Times New Roman" w:cs="David"/>
          <w:sz w:val="24"/>
          <w:szCs w:val="24"/>
          <w:lang w:eastAsia="he-IL"/>
        </w:rPr>
      </w:pPr>
    </w:p>
    <w:p w14:paraId="36C13B93" w14:textId="77777777" w:rsidR="0045396B" w:rsidRPr="0045396B" w:rsidRDefault="0045396B" w:rsidP="0045396B">
      <w:pPr>
        <w:widowControl w:val="0"/>
        <w:spacing w:before="0" w:beforeAutospacing="0" w:after="0" w:afterAutospacing="0" w:line="240" w:lineRule="auto"/>
        <w:ind w:left="720"/>
        <w:jc w:val="both"/>
        <w:rPr>
          <w:rFonts w:ascii="Times New Roman" w:eastAsia="Times New Roman" w:hAnsi="Times New Roman" w:cs="David"/>
          <w:sz w:val="24"/>
          <w:szCs w:val="24"/>
          <w:lang w:eastAsia="he-IL"/>
        </w:rPr>
      </w:pPr>
      <w:r w:rsidRPr="0045396B">
        <w:rPr>
          <w:rFonts w:ascii="Times New Roman" w:eastAsia="Times New Roman" w:hAnsi="Times New Roman" w:cs="David"/>
          <w:sz w:val="24"/>
          <w:szCs w:val="24"/>
          <w:rtl/>
          <w:lang w:eastAsia="he-IL"/>
        </w:rPr>
        <w:t>שרותי המתכנן יכללו</w:t>
      </w:r>
      <w:r w:rsidRPr="0045396B">
        <w:rPr>
          <w:rFonts w:ascii="Times New Roman" w:eastAsia="Times New Roman" w:hAnsi="Times New Roman" w:cs="David" w:hint="cs"/>
          <w:sz w:val="24"/>
          <w:szCs w:val="24"/>
          <w:rtl/>
          <w:lang w:eastAsia="he-IL"/>
        </w:rPr>
        <w:t>:</w:t>
      </w:r>
      <w:r w:rsidRPr="0045396B">
        <w:rPr>
          <w:rFonts w:ascii="Times New Roman" w:eastAsia="Times New Roman" w:hAnsi="Times New Roman" w:cs="David"/>
          <w:sz w:val="24"/>
          <w:szCs w:val="24"/>
          <w:rtl/>
          <w:lang w:eastAsia="he-IL"/>
        </w:rPr>
        <w:t xml:space="preserve"> תכנון </w:t>
      </w:r>
      <w:r w:rsidRPr="0045396B">
        <w:rPr>
          <w:rFonts w:ascii="Times New Roman" w:eastAsia="Times New Roman" w:hAnsi="Times New Roman" w:cs="David" w:hint="cs"/>
          <w:sz w:val="24"/>
          <w:szCs w:val="24"/>
          <w:rtl/>
          <w:lang w:eastAsia="he-IL"/>
        </w:rPr>
        <w:t xml:space="preserve">ועיצוב </w:t>
      </w:r>
      <w:r w:rsidRPr="0045396B">
        <w:rPr>
          <w:rFonts w:ascii="Times New Roman" w:eastAsia="Times New Roman" w:hAnsi="Times New Roman" w:cs="David"/>
          <w:sz w:val="24"/>
          <w:szCs w:val="24"/>
          <w:rtl/>
          <w:lang w:eastAsia="he-IL"/>
        </w:rPr>
        <w:t xml:space="preserve">אדריכלות </w:t>
      </w:r>
      <w:r w:rsidRPr="0045396B">
        <w:rPr>
          <w:rFonts w:ascii="Times New Roman" w:eastAsia="Times New Roman" w:hAnsi="Times New Roman" w:cs="David" w:hint="cs"/>
          <w:sz w:val="24"/>
          <w:szCs w:val="24"/>
          <w:rtl/>
          <w:lang w:eastAsia="he-IL"/>
        </w:rPr>
        <w:t xml:space="preserve">פנים </w:t>
      </w:r>
      <w:r w:rsidRPr="0045396B">
        <w:rPr>
          <w:rFonts w:ascii="Times New Roman" w:eastAsia="Times New Roman" w:hAnsi="Times New Roman" w:cs="David"/>
          <w:sz w:val="24"/>
          <w:szCs w:val="24"/>
          <w:rtl/>
          <w:lang w:eastAsia="he-IL"/>
        </w:rPr>
        <w:t>לבנייני מגורים</w:t>
      </w:r>
      <w:r w:rsidRPr="0045396B">
        <w:rPr>
          <w:rFonts w:ascii="Times New Roman" w:eastAsia="Times New Roman" w:hAnsi="Times New Roman" w:cs="David" w:hint="cs"/>
          <w:sz w:val="24"/>
          <w:szCs w:val="24"/>
          <w:rtl/>
          <w:lang w:eastAsia="he-IL"/>
        </w:rPr>
        <w:t xml:space="preserve"> תיאום תכנון ופקוח עליון. התכנון יכלול מרכיבים כפי שייבחרו ע"י המזמין כמפורט בנספח ד' ככל שיוזמנו. ביניהם: מבואות כניסה ראשית כולל קומה מפולשת, מבואות ביניים לבניין ו</w:t>
      </w:r>
      <w:r w:rsidRPr="0045396B" w:rsidDel="00780BB5">
        <w:rPr>
          <w:rFonts w:ascii="Times New Roman" w:eastAsia="Times New Roman" w:hAnsi="Times New Roman" w:cs="David" w:hint="cs"/>
          <w:sz w:val="24"/>
          <w:szCs w:val="24"/>
          <w:rtl/>
          <w:lang w:eastAsia="he-IL"/>
        </w:rPr>
        <w:t>ב</w:t>
      </w:r>
      <w:r w:rsidRPr="0045396B">
        <w:rPr>
          <w:rFonts w:ascii="Times New Roman" w:eastAsia="Times New Roman" w:hAnsi="Times New Roman" w:cs="David" w:hint="cs"/>
          <w:sz w:val="24"/>
          <w:szCs w:val="24"/>
          <w:rtl/>
          <w:lang w:eastAsia="he-IL"/>
        </w:rPr>
        <w:t>מבואות הקומתיות ו</w:t>
      </w:r>
      <w:r w:rsidRPr="0045396B" w:rsidDel="00780BB5">
        <w:rPr>
          <w:rFonts w:ascii="Times New Roman" w:eastAsia="Times New Roman" w:hAnsi="Times New Roman" w:cs="David" w:hint="cs"/>
          <w:sz w:val="24"/>
          <w:szCs w:val="24"/>
          <w:rtl/>
          <w:lang w:eastAsia="he-IL"/>
        </w:rPr>
        <w:t>ב</w:t>
      </w:r>
      <w:r w:rsidRPr="0045396B">
        <w:rPr>
          <w:rFonts w:ascii="Times New Roman" w:eastAsia="Times New Roman" w:hAnsi="Times New Roman" w:cs="David" w:hint="cs"/>
          <w:sz w:val="24"/>
          <w:szCs w:val="24"/>
          <w:rtl/>
          <w:lang w:eastAsia="he-IL"/>
        </w:rPr>
        <w:t>מבואות החניונים</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hint="cs"/>
          <w:sz w:val="24"/>
          <w:szCs w:val="24"/>
          <w:rtl/>
          <w:lang w:eastAsia="he-IL"/>
        </w:rPr>
        <w:t xml:space="preserve"> </w:t>
      </w:r>
      <w:r w:rsidRPr="0045396B" w:rsidDel="00780BB5">
        <w:rPr>
          <w:rFonts w:ascii="Times New Roman" w:eastAsia="Times New Roman" w:hAnsi="Times New Roman" w:cs="David" w:hint="cs"/>
          <w:sz w:val="24"/>
          <w:szCs w:val="24"/>
          <w:rtl/>
          <w:lang w:eastAsia="he-IL"/>
        </w:rPr>
        <w:t xml:space="preserve">במועדון </w:t>
      </w:r>
      <w:r w:rsidRPr="0045396B">
        <w:rPr>
          <w:rFonts w:ascii="Times New Roman" w:eastAsia="Times New Roman" w:hAnsi="Times New Roman" w:cs="David" w:hint="cs"/>
          <w:sz w:val="24"/>
          <w:szCs w:val="24"/>
          <w:rtl/>
          <w:lang w:eastAsia="he-IL"/>
        </w:rPr>
        <w:t>את מועדון דיירים, מועדון כושר, עמדת השומר בכניסה ככל שיש, יעוץ לתכנון פנים דירות המגורים, תכנון פנטהאוזים,</w:t>
      </w:r>
      <w:r w:rsidRPr="0045396B">
        <w:rPr>
          <w:rFonts w:ascii="Times New Roman" w:eastAsia="Times New Roman" w:hAnsi="Times New Roman" w:cs="David"/>
          <w:sz w:val="24"/>
          <w:szCs w:val="24"/>
          <w:rtl/>
          <w:lang w:eastAsia="he-IL"/>
        </w:rPr>
        <w:t xml:space="preserve"> </w:t>
      </w:r>
      <w:r w:rsidRPr="0045396B">
        <w:rPr>
          <w:rFonts w:ascii="Times New Roman" w:eastAsia="Times New Roman" w:hAnsi="Times New Roman" w:cs="David" w:hint="cs"/>
          <w:sz w:val="24"/>
          <w:szCs w:val="24"/>
          <w:rtl/>
          <w:lang w:eastAsia="he-IL"/>
        </w:rPr>
        <w:t xml:space="preserve">, תכנון מלא של דירות לא מכורות </w:t>
      </w:r>
      <w:r w:rsidRPr="0045396B">
        <w:rPr>
          <w:rFonts w:ascii="Times New Roman" w:eastAsia="Times New Roman" w:hAnsi="Times New Roman" w:cs="David"/>
          <w:sz w:val="24"/>
          <w:szCs w:val="24"/>
          <w:rtl/>
          <w:lang w:eastAsia="he-IL"/>
        </w:rPr>
        <w:t>תכנון מבנה מכירות ו</w:t>
      </w:r>
      <w:r w:rsidRPr="0045396B" w:rsidDel="00E938F2">
        <w:rPr>
          <w:rFonts w:ascii="Times New Roman" w:eastAsia="Times New Roman" w:hAnsi="Times New Roman" w:cs="David"/>
          <w:sz w:val="24"/>
          <w:szCs w:val="24"/>
          <w:rtl/>
          <w:lang w:eastAsia="he-IL"/>
        </w:rPr>
        <w:t>/או</w:t>
      </w:r>
      <w:r w:rsidRPr="0045396B">
        <w:rPr>
          <w:rFonts w:ascii="Times New Roman" w:eastAsia="Times New Roman" w:hAnsi="Times New Roman" w:cs="David"/>
          <w:sz w:val="24"/>
          <w:szCs w:val="24"/>
          <w:rtl/>
          <w:lang w:eastAsia="he-IL"/>
        </w:rPr>
        <w:t xml:space="preserve"> דירה לדוגמא </w:t>
      </w:r>
      <w:r w:rsidRPr="0045396B">
        <w:rPr>
          <w:rFonts w:ascii="Times New Roman" w:eastAsia="Times New Roman" w:hAnsi="Times New Roman" w:cs="David" w:hint="cs"/>
          <w:sz w:val="24"/>
          <w:szCs w:val="24"/>
          <w:rtl/>
          <w:lang w:eastAsia="he-IL"/>
        </w:rPr>
        <w:t xml:space="preserve">במבנים ו/או </w:t>
      </w:r>
      <w:r w:rsidRPr="0045396B">
        <w:rPr>
          <w:rFonts w:ascii="Times New Roman" w:eastAsia="Times New Roman" w:hAnsi="Times New Roman" w:cs="David"/>
          <w:sz w:val="24"/>
          <w:szCs w:val="24"/>
          <w:rtl/>
          <w:lang w:eastAsia="he-IL"/>
        </w:rPr>
        <w:t>בסמוך למבנה המכירות</w:t>
      </w:r>
      <w:r w:rsidRPr="0045396B">
        <w:rPr>
          <w:rFonts w:ascii="Times New Roman" w:eastAsia="Times New Roman" w:hAnsi="Times New Roman" w:cs="David" w:hint="cs"/>
          <w:sz w:val="24"/>
          <w:szCs w:val="24"/>
          <w:rtl/>
          <w:lang w:eastAsia="he-IL"/>
        </w:rPr>
        <w:t>, עיצוב תאי מעליות וייעוץ לתכנון ארונות מטבחים, בחירת סטנדרט הפרויקט לרבות דירות לא מכורות, משרד מכירות והכנת אומדן תקציבי לתגמירים שייבחרו, השתתפות בבחירת חומרי הגמר אצל כל הספקים הנבחרים, השתתפות בכל ישיבות התכנון הנדרשות .</w:t>
      </w:r>
      <w:r w:rsidRPr="0045396B">
        <w:rPr>
          <w:rFonts w:ascii="Times New Roman" w:eastAsia="Times New Roman" w:hAnsi="Times New Roman" w:cs="David"/>
          <w:sz w:val="24"/>
          <w:szCs w:val="24"/>
          <w:rtl/>
          <w:lang w:eastAsia="he-IL"/>
        </w:rPr>
        <w:t xml:space="preserve"> </w:t>
      </w:r>
    </w:p>
    <w:p w14:paraId="2E1759C3" w14:textId="77777777" w:rsidR="0045396B" w:rsidRPr="0045396B" w:rsidRDefault="0045396B" w:rsidP="0045396B">
      <w:pPr>
        <w:widowControl w:val="0"/>
        <w:numPr>
          <w:ilvl w:val="1"/>
          <w:numId w:val="39"/>
        </w:numPr>
        <w:spacing w:before="0" w:beforeAutospacing="0" w:after="0" w:afterAutospacing="0" w:line="240" w:lineRule="auto"/>
        <w:jc w:val="both"/>
        <w:rPr>
          <w:rFonts w:ascii="Times New Roman" w:eastAsia="Times New Roman" w:hAnsi="Times New Roman" w:cs="David"/>
          <w:sz w:val="24"/>
          <w:szCs w:val="24"/>
          <w:lang w:eastAsia="he-IL"/>
        </w:rPr>
      </w:pPr>
      <w:r w:rsidRPr="0045396B">
        <w:rPr>
          <w:rFonts w:ascii="Times New Roman" w:eastAsia="Times New Roman" w:hAnsi="Times New Roman" w:cs="David" w:hint="cs"/>
          <w:sz w:val="24"/>
          <w:szCs w:val="24"/>
          <w:rtl/>
          <w:lang w:eastAsia="he-IL"/>
        </w:rPr>
        <w:t>עבודת המתכנן תבוצע בשיתוף ובסיוע לאדריכל הפרויקט.</w:t>
      </w:r>
    </w:p>
    <w:p w14:paraId="50DB473C"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748A7E2" w14:textId="77777777" w:rsidR="0045396B" w:rsidRPr="0045396B" w:rsidRDefault="0045396B" w:rsidP="0045396B">
      <w:pPr>
        <w:widowControl w:val="0"/>
        <w:numPr>
          <w:ilvl w:val="1"/>
          <w:numId w:val="39"/>
        </w:numPr>
        <w:spacing w:before="0" w:beforeAutospacing="0" w:after="0" w:afterAutospacing="0" w:line="240" w:lineRule="auto"/>
        <w:jc w:val="both"/>
        <w:rPr>
          <w:rFonts w:ascii="Times New Roman" w:eastAsia="Times New Roman" w:hAnsi="Times New Roman" w:cs="David"/>
          <w:sz w:val="24"/>
          <w:szCs w:val="24"/>
          <w:lang w:eastAsia="he-IL"/>
        </w:rPr>
      </w:pPr>
      <w:r w:rsidRPr="0045396B">
        <w:rPr>
          <w:rFonts w:ascii="Times New Roman" w:eastAsia="Times New Roman" w:hAnsi="Times New Roman" w:cs="David" w:hint="cs"/>
          <w:sz w:val="24"/>
          <w:szCs w:val="24"/>
          <w:rtl/>
          <w:lang w:eastAsia="he-IL"/>
        </w:rPr>
        <w:t xml:space="preserve"> על המתכנן לקבל אישור בכתב מהמנהל לפני התחלת ביצוע כל שלב, או לפני הספקת כל שירות חלקי.</w:t>
      </w:r>
    </w:p>
    <w:p w14:paraId="095D4FD6"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BCC8A33" w14:textId="77777777" w:rsidR="0045396B" w:rsidRPr="0045396B" w:rsidRDefault="0045396B" w:rsidP="0045396B">
      <w:pPr>
        <w:widowControl w:val="0"/>
        <w:numPr>
          <w:ilvl w:val="1"/>
          <w:numId w:val="39"/>
        </w:numPr>
        <w:spacing w:before="0" w:beforeAutospacing="0" w:after="0" w:afterAutospacing="0" w:line="240" w:lineRule="auto"/>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עבודת המתכנן כוללת תיאום תכנון עם כל מתכננים/יועצי הפרויקט לרבות אך לא רק דרישות כיבוי אש.</w:t>
      </w:r>
    </w:p>
    <w:p w14:paraId="50DEAEFA" w14:textId="77777777" w:rsidR="0045396B" w:rsidRPr="0045396B" w:rsidRDefault="0045396B" w:rsidP="004539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09EB8E9B" w14:textId="77777777" w:rsidR="0045396B" w:rsidRPr="0045396B" w:rsidRDefault="0045396B" w:rsidP="0045396B">
      <w:pPr>
        <w:widowControl w:val="0"/>
        <w:spacing w:before="0" w:beforeAutospacing="0" w:after="0" w:afterAutospacing="0" w:line="240" w:lineRule="auto"/>
        <w:ind w:right="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 xml:space="preserve">2. </w:t>
      </w:r>
      <w:r w:rsidRPr="0045396B">
        <w:rPr>
          <w:rFonts w:ascii="Times New Roman" w:eastAsia="Times New Roman" w:hAnsi="Times New Roman" w:cs="David" w:hint="cs"/>
          <w:sz w:val="24"/>
          <w:szCs w:val="24"/>
          <w:rtl/>
          <w:lang w:eastAsia="he-IL"/>
        </w:rPr>
        <w:tab/>
      </w:r>
      <w:r w:rsidRPr="0045396B">
        <w:rPr>
          <w:rFonts w:ascii="Times New Roman" w:eastAsia="Times New Roman" w:hAnsi="Times New Roman" w:cs="David"/>
          <w:b/>
          <w:bCs/>
          <w:sz w:val="24"/>
          <w:szCs w:val="24"/>
          <w:u w:val="single"/>
          <w:rtl/>
          <w:lang w:eastAsia="he-IL"/>
        </w:rPr>
        <w:t>פירוט השירותים</w:t>
      </w:r>
      <w:r w:rsidRPr="0045396B">
        <w:rPr>
          <w:rFonts w:ascii="Times New Roman" w:eastAsia="Times New Roman" w:hAnsi="Times New Roman" w:cs="David"/>
          <w:sz w:val="24"/>
          <w:szCs w:val="24"/>
          <w:rtl/>
          <w:lang w:eastAsia="he-IL"/>
        </w:rPr>
        <w:t>:</w:t>
      </w:r>
    </w:p>
    <w:p w14:paraId="2CCA855C" w14:textId="77777777" w:rsidR="0045396B" w:rsidRPr="0045396B" w:rsidRDefault="0045396B" w:rsidP="004539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706AE4F9" w14:textId="77777777" w:rsidR="0045396B" w:rsidRPr="0045396B" w:rsidRDefault="0045396B" w:rsidP="0045396B">
      <w:pPr>
        <w:widowControl w:val="0"/>
        <w:spacing w:before="0" w:beforeAutospacing="0" w:after="0" w:afterAutospacing="0" w:line="360" w:lineRule="auto"/>
        <w:ind w:left="720"/>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שירותי המתכנן יבוצעו בקטעים לפי התקדמות הפרויקט והנחיות המנהל</w:t>
      </w:r>
      <w:r w:rsidRPr="0045396B">
        <w:rPr>
          <w:rFonts w:ascii="Times New Roman" w:eastAsia="Times New Roman" w:hAnsi="Times New Roman" w:cs="David" w:hint="cs"/>
          <w:sz w:val="24"/>
          <w:szCs w:val="24"/>
          <w:rtl/>
          <w:lang w:eastAsia="he-IL"/>
        </w:rPr>
        <w:t>.</w:t>
      </w:r>
      <w:r w:rsidRPr="0045396B">
        <w:rPr>
          <w:rFonts w:ascii="Times New Roman" w:eastAsia="Times New Roman" w:hAnsi="Times New Roman" w:cs="David"/>
          <w:sz w:val="24"/>
          <w:szCs w:val="24"/>
          <w:rtl/>
          <w:lang w:eastAsia="he-IL"/>
        </w:rPr>
        <w:t xml:space="preserve"> </w:t>
      </w:r>
    </w:p>
    <w:p w14:paraId="4FDF1A65" w14:textId="77777777" w:rsidR="0045396B" w:rsidRPr="0045396B" w:rsidRDefault="0045396B" w:rsidP="004539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שירותי המתכנן יבוצעו בשלבים הכוללים את השירותים כלהלן:</w:t>
      </w:r>
    </w:p>
    <w:p w14:paraId="3D046AEF" w14:textId="77777777" w:rsidR="0045396B" w:rsidRPr="0045396B" w:rsidRDefault="0045396B" w:rsidP="004539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6D872F49" w14:textId="77777777" w:rsidR="0045396B" w:rsidRPr="0045396B" w:rsidRDefault="0045396B" w:rsidP="0045396B">
      <w:pPr>
        <w:widowControl w:val="0"/>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ab/>
        <w:t xml:space="preserve"> </w:t>
      </w:r>
    </w:p>
    <w:p w14:paraId="762DE2E6"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9669A99" w14:textId="77777777" w:rsidR="0045396B" w:rsidRPr="0045396B" w:rsidRDefault="0045396B" w:rsidP="0045396B">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2.1</w:t>
      </w:r>
      <w:r w:rsidRPr="0045396B">
        <w:rPr>
          <w:rFonts w:ascii="Times New Roman" w:eastAsia="Times New Roman" w:hAnsi="Times New Roman" w:cs="David"/>
          <w:sz w:val="24"/>
          <w:szCs w:val="24"/>
          <w:rtl/>
          <w:lang w:eastAsia="he-IL"/>
        </w:rPr>
        <w:tab/>
      </w:r>
      <w:r w:rsidRPr="0045396B">
        <w:rPr>
          <w:rFonts w:ascii="Times New Roman" w:eastAsia="Times New Roman" w:hAnsi="Times New Roman" w:cs="David"/>
          <w:sz w:val="24"/>
          <w:szCs w:val="24"/>
          <w:u w:val="single"/>
          <w:rtl/>
          <w:lang w:eastAsia="he-IL"/>
        </w:rPr>
        <w:t>תכנון מוקדם</w:t>
      </w:r>
      <w:r w:rsidRPr="0045396B">
        <w:rPr>
          <w:rFonts w:ascii="Times New Roman" w:eastAsia="Times New Roman" w:hAnsi="Times New Roman" w:cs="David"/>
          <w:sz w:val="24"/>
          <w:szCs w:val="24"/>
          <w:rtl/>
          <w:lang w:eastAsia="he-IL"/>
        </w:rPr>
        <w:t>:</w:t>
      </w:r>
    </w:p>
    <w:p w14:paraId="5045C1F6"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F2EE72A"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א.</w:t>
      </w:r>
      <w:r w:rsidRPr="0045396B">
        <w:rPr>
          <w:rFonts w:ascii="Times New Roman" w:eastAsia="Times New Roman" w:hAnsi="Times New Roman" w:cs="David"/>
          <w:sz w:val="24"/>
          <w:szCs w:val="24"/>
          <w:rtl/>
          <w:lang w:eastAsia="he-IL"/>
        </w:rPr>
        <w:tab/>
        <w:t>בירור הפרוגרמה עם המנהל, ביקורים באתר, חקירות מוקדמות, התייעצויות ותיאום עם המתכננים והיועצים.</w:t>
      </w:r>
    </w:p>
    <w:p w14:paraId="65670634"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C65F1D3"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ב.</w:t>
      </w:r>
      <w:r w:rsidRPr="0045396B">
        <w:rPr>
          <w:rFonts w:ascii="Times New Roman" w:eastAsia="Times New Roman" w:hAnsi="Times New Roman" w:cs="David"/>
          <w:sz w:val="24"/>
          <w:szCs w:val="24"/>
          <w:rtl/>
          <w:lang w:eastAsia="he-IL"/>
        </w:rPr>
        <w:tab/>
        <w:t>בירור ברשויות המוסמכות ו/או גורמים אחרים, בקשר לנושאים הקשורים בתכנון או בקבלת אישור הרשויות הנ"ל לביצועו.</w:t>
      </w:r>
    </w:p>
    <w:p w14:paraId="2DFB0BF0"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p>
    <w:p w14:paraId="1305B954"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ג.</w:t>
      </w:r>
      <w:r w:rsidRPr="0045396B">
        <w:rPr>
          <w:rFonts w:ascii="Times New Roman" w:eastAsia="Times New Roman" w:hAnsi="Times New Roman" w:cs="David"/>
          <w:sz w:val="24"/>
          <w:szCs w:val="24"/>
          <w:rtl/>
          <w:lang w:eastAsia="he-IL"/>
        </w:rPr>
        <w:tab/>
        <w:t xml:space="preserve">הכנת תכניות מוקדמות במספר חלופות לפי דרישת המנהל המתארות את הבינוי </w:t>
      </w:r>
      <w:r w:rsidRPr="0045396B">
        <w:rPr>
          <w:rFonts w:ascii="Times New Roman" w:eastAsia="Times New Roman" w:hAnsi="Times New Roman" w:cs="David" w:hint="cs"/>
          <w:sz w:val="24"/>
          <w:szCs w:val="24"/>
          <w:rtl/>
          <w:lang w:eastAsia="he-IL"/>
        </w:rPr>
        <w:t>וה</w:t>
      </w:r>
      <w:r w:rsidRPr="0045396B">
        <w:rPr>
          <w:rFonts w:ascii="Times New Roman" w:eastAsia="Times New Roman" w:hAnsi="Times New Roman" w:cs="David"/>
          <w:sz w:val="24"/>
          <w:szCs w:val="24"/>
          <w:rtl/>
          <w:lang w:eastAsia="he-IL"/>
        </w:rPr>
        <w:t xml:space="preserve">עיצוב </w:t>
      </w:r>
      <w:r w:rsidRPr="0045396B">
        <w:rPr>
          <w:rFonts w:ascii="Times New Roman" w:eastAsia="Times New Roman" w:hAnsi="Times New Roman" w:cs="David" w:hint="cs"/>
          <w:sz w:val="24"/>
          <w:szCs w:val="24"/>
          <w:rtl/>
          <w:lang w:eastAsia="he-IL"/>
        </w:rPr>
        <w:t>ה</w:t>
      </w:r>
      <w:r w:rsidRPr="0045396B">
        <w:rPr>
          <w:rFonts w:ascii="Times New Roman" w:eastAsia="Times New Roman" w:hAnsi="Times New Roman" w:cs="David"/>
          <w:sz w:val="24"/>
          <w:szCs w:val="24"/>
          <w:rtl/>
          <w:lang w:eastAsia="he-IL"/>
        </w:rPr>
        <w:t>ארכיטקטוני והכנסת השינויים בהן בהתאם לדרישות המזמין ו/או לפי דרישת הרשויות המוסמכות באישור המזמין, לרבות הכנת חתכים, מודלים, הדמיות ופרספקטיבות (באיכות לצרכי תכנון והצגה לרשויות להבדיל מאיכות לצרכי שיווק).</w:t>
      </w:r>
    </w:p>
    <w:p w14:paraId="5DA37566"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2DBB87F"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ד</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r>
      <w:r w:rsidRPr="0045396B">
        <w:rPr>
          <w:rFonts w:ascii="Times New Roman" w:eastAsia="Times New Roman" w:hAnsi="Times New Roman" w:cs="David" w:hint="cs"/>
          <w:sz w:val="24"/>
          <w:szCs w:val="24"/>
          <w:rtl/>
          <w:lang w:eastAsia="he-IL"/>
        </w:rPr>
        <w:t>סיוע לאדריכלי הפרויקט בגיבוש תכנון הדירות, המבואה הראשית,  מועדון הדיירים, המבואות המבואה ראשית, מבואות קומתיות, מבנה מכירות ודירה לדוגמא.</w:t>
      </w:r>
    </w:p>
    <w:p w14:paraId="2241D64D"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2C70C9B"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45396B">
        <w:rPr>
          <w:rFonts w:ascii="Times New Roman" w:eastAsia="Times New Roman" w:hAnsi="Times New Roman" w:cs="David" w:hint="cs"/>
          <w:sz w:val="24"/>
          <w:szCs w:val="24"/>
          <w:rtl/>
          <w:lang w:eastAsia="he-IL"/>
        </w:rPr>
        <w:t xml:space="preserve">ה. </w:t>
      </w:r>
      <w:r w:rsidRPr="0045396B">
        <w:rPr>
          <w:rFonts w:ascii="Times New Roman" w:eastAsia="Times New Roman" w:hAnsi="Times New Roman" w:cs="David" w:hint="cs"/>
          <w:sz w:val="24"/>
          <w:szCs w:val="24"/>
          <w:rtl/>
          <w:lang w:eastAsia="he-IL"/>
        </w:rPr>
        <w:tab/>
      </w:r>
      <w:r w:rsidRPr="0045396B">
        <w:rPr>
          <w:rFonts w:ascii="Times New Roman" w:eastAsia="Times New Roman" w:hAnsi="Times New Roman" w:cs="David"/>
          <w:sz w:val="24"/>
          <w:szCs w:val="24"/>
          <w:rtl/>
          <w:lang w:eastAsia="he-IL"/>
        </w:rPr>
        <w:t>סיוע להכנת אומדן משוער של מחיר</w:t>
      </w:r>
      <w:r w:rsidRPr="0045396B">
        <w:rPr>
          <w:rFonts w:ascii="Times New Roman" w:eastAsia="Times New Roman" w:hAnsi="Times New Roman" w:cs="David" w:hint="cs"/>
          <w:sz w:val="24"/>
          <w:szCs w:val="24"/>
          <w:rtl/>
          <w:lang w:eastAsia="he-IL"/>
        </w:rPr>
        <w:t xml:space="preserve"> חומרי הגמר השונים.</w:t>
      </w:r>
      <w:r w:rsidRPr="0045396B">
        <w:rPr>
          <w:rFonts w:ascii="Times New Roman" w:eastAsia="Times New Roman" w:hAnsi="Times New Roman" w:cs="David"/>
          <w:sz w:val="24"/>
          <w:szCs w:val="24"/>
          <w:rtl/>
          <w:lang w:eastAsia="he-IL"/>
        </w:rPr>
        <w:t xml:space="preserve"> </w:t>
      </w:r>
    </w:p>
    <w:p w14:paraId="393B7ED6"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A7D9A21"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ו</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מסירת נתונים ליועצים, בכדי שיכינו אומדן משוער של מחיר הקמת הפרויקט, כל אחד בתחומו</w:t>
      </w:r>
      <w:r w:rsidRPr="0045396B">
        <w:rPr>
          <w:rFonts w:ascii="Times New Roman" w:eastAsia="Times New Roman" w:hAnsi="Times New Roman" w:cs="David" w:hint="cs"/>
          <w:sz w:val="24"/>
          <w:szCs w:val="24"/>
          <w:rtl/>
          <w:lang w:eastAsia="he-IL"/>
        </w:rPr>
        <w:t xml:space="preserve"> בהקשר לאדריכלות הפנים</w:t>
      </w:r>
      <w:r w:rsidRPr="0045396B">
        <w:rPr>
          <w:rFonts w:ascii="Times New Roman" w:eastAsia="Times New Roman" w:hAnsi="Times New Roman" w:cs="David"/>
          <w:sz w:val="24"/>
          <w:szCs w:val="24"/>
          <w:rtl/>
          <w:lang w:eastAsia="he-IL"/>
        </w:rPr>
        <w:t>.</w:t>
      </w:r>
    </w:p>
    <w:p w14:paraId="7F8EBB47"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p>
    <w:p w14:paraId="21B38416"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ז</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 xml:space="preserve">תאום עם המתכננים והיועצים </w:t>
      </w:r>
      <w:r w:rsidRPr="0045396B">
        <w:rPr>
          <w:rFonts w:ascii="Times New Roman" w:eastAsia="Times New Roman" w:hAnsi="Times New Roman" w:cs="David" w:hint="cs"/>
          <w:sz w:val="24"/>
          <w:szCs w:val="24"/>
          <w:rtl/>
          <w:lang w:eastAsia="he-IL"/>
        </w:rPr>
        <w:t xml:space="preserve">בכל הקשור לעבודת המתכנן </w:t>
      </w:r>
      <w:r w:rsidRPr="0045396B">
        <w:rPr>
          <w:rFonts w:ascii="Times New Roman" w:eastAsia="Times New Roman" w:hAnsi="Times New Roman" w:cs="David"/>
          <w:sz w:val="24"/>
          <w:szCs w:val="24"/>
          <w:rtl/>
          <w:lang w:eastAsia="he-IL"/>
        </w:rPr>
        <w:t xml:space="preserve">והנחית היועצים </w:t>
      </w:r>
      <w:r w:rsidRPr="0045396B">
        <w:rPr>
          <w:rFonts w:ascii="Times New Roman" w:eastAsia="Times New Roman" w:hAnsi="Times New Roman" w:cs="David" w:hint="cs"/>
          <w:sz w:val="24"/>
          <w:szCs w:val="24"/>
          <w:rtl/>
          <w:lang w:eastAsia="he-IL"/>
        </w:rPr>
        <w:t>,</w:t>
      </w:r>
      <w:r w:rsidRPr="0045396B">
        <w:rPr>
          <w:rFonts w:ascii="Times New Roman" w:eastAsia="Times New Roman" w:hAnsi="Times New Roman" w:cs="David"/>
          <w:sz w:val="24"/>
          <w:szCs w:val="24"/>
          <w:rtl/>
          <w:lang w:eastAsia="he-IL"/>
        </w:rPr>
        <w:t>, אישור תכנון מוקדם של היועצים.</w:t>
      </w:r>
    </w:p>
    <w:p w14:paraId="7EDF0C0A"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p>
    <w:p w14:paraId="4DDDE9D9"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ח</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מבלי לגרוע מכלליות האמור לעיל, ביצוע כל יתר הפעולות ועריכת כל המסמכים הדרושים להשלמת התכנון המוקדם.</w:t>
      </w:r>
    </w:p>
    <w:p w14:paraId="5560FA61" w14:textId="77777777" w:rsidR="0045396B" w:rsidRPr="0045396B" w:rsidRDefault="0045396B" w:rsidP="0045396B">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04723F32" w14:textId="77777777" w:rsidR="0045396B" w:rsidRPr="0045396B" w:rsidRDefault="0045396B" w:rsidP="0045396B">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2.2</w:t>
      </w:r>
      <w:r w:rsidRPr="0045396B">
        <w:rPr>
          <w:rFonts w:ascii="Times New Roman" w:eastAsia="Times New Roman" w:hAnsi="Times New Roman" w:cs="David"/>
          <w:sz w:val="24"/>
          <w:szCs w:val="24"/>
          <w:rtl/>
          <w:lang w:eastAsia="he-IL"/>
        </w:rPr>
        <w:tab/>
      </w:r>
      <w:r w:rsidRPr="0045396B">
        <w:rPr>
          <w:rFonts w:ascii="Times New Roman" w:eastAsia="Times New Roman" w:hAnsi="Times New Roman" w:cs="David"/>
          <w:sz w:val="24"/>
          <w:szCs w:val="24"/>
          <w:u w:val="single"/>
          <w:rtl/>
          <w:lang w:eastAsia="he-IL"/>
        </w:rPr>
        <w:t>תכנון סופי</w:t>
      </w:r>
      <w:r w:rsidRPr="0045396B">
        <w:rPr>
          <w:rFonts w:ascii="Times New Roman" w:eastAsia="Times New Roman" w:hAnsi="Times New Roman" w:cs="David"/>
          <w:sz w:val="24"/>
          <w:szCs w:val="24"/>
          <w:rtl/>
          <w:lang w:eastAsia="he-IL"/>
        </w:rPr>
        <w:t>:</w:t>
      </w:r>
    </w:p>
    <w:p w14:paraId="2DEF207B"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9BDD4D1" w14:textId="77777777" w:rsidR="0045396B" w:rsidRPr="0045396B" w:rsidRDefault="0045396B" w:rsidP="0045396B">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א.</w:t>
      </w:r>
      <w:r w:rsidRPr="0045396B">
        <w:rPr>
          <w:rFonts w:ascii="Times New Roman" w:eastAsia="Times New Roman" w:hAnsi="Times New Roman" w:cs="David"/>
          <w:sz w:val="24"/>
          <w:szCs w:val="24"/>
          <w:rtl/>
          <w:lang w:eastAsia="he-IL"/>
        </w:rPr>
        <w:tab/>
        <w:t xml:space="preserve">הכנת תכניות סופיות, המתארות את הפרויקט ואישורן על ידי </w:t>
      </w:r>
      <w:r w:rsidRPr="0045396B">
        <w:rPr>
          <w:rFonts w:ascii="Times New Roman" w:eastAsia="Times New Roman" w:hAnsi="Times New Roman" w:cs="David" w:hint="cs"/>
          <w:sz w:val="24"/>
          <w:szCs w:val="24"/>
          <w:rtl/>
          <w:lang w:eastAsia="he-IL"/>
        </w:rPr>
        <w:t xml:space="preserve">האדריכל, </w:t>
      </w:r>
      <w:r w:rsidRPr="0045396B">
        <w:rPr>
          <w:rFonts w:ascii="Times New Roman" w:eastAsia="Times New Roman" w:hAnsi="Times New Roman" w:cs="David"/>
          <w:sz w:val="24"/>
          <w:szCs w:val="24"/>
          <w:rtl/>
          <w:lang w:eastAsia="he-IL"/>
        </w:rPr>
        <w:t xml:space="preserve">היועצים והמזמין. תאום התכניות האמורות עם </w:t>
      </w:r>
      <w:r w:rsidRPr="0045396B">
        <w:rPr>
          <w:rFonts w:ascii="Times New Roman" w:eastAsia="Times New Roman" w:hAnsi="Times New Roman" w:cs="David" w:hint="cs"/>
          <w:sz w:val="24"/>
          <w:szCs w:val="24"/>
          <w:rtl/>
          <w:lang w:eastAsia="he-IL"/>
        </w:rPr>
        <w:t xml:space="preserve">האדריכל, </w:t>
      </w:r>
      <w:r w:rsidRPr="0045396B">
        <w:rPr>
          <w:rFonts w:ascii="Times New Roman" w:eastAsia="Times New Roman" w:hAnsi="Times New Roman" w:cs="David"/>
          <w:sz w:val="24"/>
          <w:szCs w:val="24"/>
          <w:rtl/>
          <w:lang w:eastAsia="he-IL"/>
        </w:rPr>
        <w:t>היועצים והמזמין.</w:t>
      </w:r>
    </w:p>
    <w:p w14:paraId="129A305E" w14:textId="77777777" w:rsidR="0045396B" w:rsidRPr="0045396B" w:rsidRDefault="0045396B" w:rsidP="0045396B">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403E42D7" w14:textId="77777777" w:rsidR="0045396B" w:rsidRPr="0045396B" w:rsidRDefault="0045396B" w:rsidP="0045396B">
      <w:pPr>
        <w:widowControl w:val="0"/>
        <w:spacing w:before="0" w:beforeAutospacing="0" w:after="0" w:afterAutospacing="0" w:line="240" w:lineRule="auto"/>
        <w:ind w:left="2160" w:right="-142" w:hanging="658"/>
        <w:jc w:val="both"/>
        <w:rPr>
          <w:rFonts w:ascii="Times New Roman" w:eastAsia="Times New Roman" w:hAnsi="Times New Roman" w:cs="David"/>
          <w:sz w:val="24"/>
          <w:szCs w:val="24"/>
          <w:lang w:eastAsia="he-IL"/>
        </w:rPr>
      </w:pPr>
    </w:p>
    <w:p w14:paraId="2F9710E4" w14:textId="77777777" w:rsidR="0045396B" w:rsidRPr="0045396B" w:rsidRDefault="0045396B" w:rsidP="0045396B">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ב</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הכנסת תיקונים ושינויים בתכניות ובמסמכים האחרים, אשר נערכו על ידי המתכנן במהלך ביצוע התכנון, לפי דרישות המזמין ו/או לפי דרישת הרשויות המוסמכות, בהסכמת המנהל</w:t>
      </w:r>
      <w:r w:rsidRPr="0045396B">
        <w:rPr>
          <w:rFonts w:ascii="Times New Roman" w:eastAsia="Times New Roman" w:hAnsi="Times New Roman" w:cs="David" w:hint="cs"/>
          <w:sz w:val="24"/>
          <w:szCs w:val="24"/>
          <w:rtl/>
          <w:lang w:eastAsia="he-IL"/>
        </w:rPr>
        <w:t xml:space="preserve"> עד</w:t>
      </w:r>
      <w:r w:rsidRPr="0045396B">
        <w:rPr>
          <w:rFonts w:ascii="Times New Roman" w:eastAsia="Times New Roman" w:hAnsi="Times New Roman" w:cs="David"/>
          <w:sz w:val="24"/>
          <w:szCs w:val="24"/>
          <w:rtl/>
          <w:lang w:eastAsia="he-IL"/>
        </w:rPr>
        <w:t xml:space="preserve"> קבלת היתרי בניה מתוקנים.</w:t>
      </w:r>
    </w:p>
    <w:p w14:paraId="516FCC0D" w14:textId="77777777" w:rsidR="0045396B" w:rsidRPr="0045396B" w:rsidRDefault="0045396B" w:rsidP="0045396B">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48F3E4AA" w14:textId="77777777" w:rsidR="0045396B" w:rsidRPr="0045396B" w:rsidRDefault="0045396B" w:rsidP="0045396B">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ג</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 xml:space="preserve">תיאום, ביקורת ואישור התאמת תכניות </w:t>
      </w:r>
      <w:r w:rsidRPr="0045396B">
        <w:rPr>
          <w:rFonts w:ascii="Times New Roman" w:eastAsia="Times New Roman" w:hAnsi="Times New Roman" w:cs="David" w:hint="cs"/>
          <w:sz w:val="24"/>
          <w:szCs w:val="24"/>
          <w:rtl/>
          <w:lang w:eastAsia="he-IL"/>
        </w:rPr>
        <w:t>האדריכל ו</w:t>
      </w:r>
      <w:r w:rsidRPr="0045396B">
        <w:rPr>
          <w:rFonts w:ascii="Times New Roman" w:eastAsia="Times New Roman" w:hAnsi="Times New Roman" w:cs="David"/>
          <w:sz w:val="24"/>
          <w:szCs w:val="24"/>
          <w:rtl/>
          <w:lang w:eastAsia="he-IL"/>
        </w:rPr>
        <w:t>היועצים לתכניות אדריכלות</w:t>
      </w:r>
      <w:r w:rsidRPr="0045396B">
        <w:rPr>
          <w:rFonts w:ascii="Times New Roman" w:eastAsia="Times New Roman" w:hAnsi="Times New Roman" w:cs="David" w:hint="cs"/>
          <w:sz w:val="24"/>
          <w:szCs w:val="24"/>
          <w:rtl/>
          <w:lang w:eastAsia="he-IL"/>
        </w:rPr>
        <w:t xml:space="preserve"> הפנים</w:t>
      </w:r>
      <w:r w:rsidRPr="0045396B">
        <w:rPr>
          <w:rFonts w:ascii="Times New Roman" w:eastAsia="Times New Roman" w:hAnsi="Times New Roman" w:cs="David"/>
          <w:sz w:val="24"/>
          <w:szCs w:val="24"/>
          <w:rtl/>
          <w:lang w:eastAsia="he-IL"/>
        </w:rPr>
        <w:t>.</w:t>
      </w:r>
    </w:p>
    <w:p w14:paraId="4F9834B5" w14:textId="77777777" w:rsidR="0045396B" w:rsidRPr="0045396B" w:rsidRDefault="0045396B" w:rsidP="0045396B">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1D2AF3A0" w14:textId="77777777" w:rsidR="0045396B" w:rsidRPr="0045396B" w:rsidRDefault="0045396B" w:rsidP="0045396B">
      <w:pPr>
        <w:widowControl w:val="0"/>
        <w:spacing w:before="0" w:beforeAutospacing="0" w:after="0" w:afterAutospacing="0" w:line="240" w:lineRule="auto"/>
        <w:ind w:left="2161" w:hanging="658"/>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ד.</w:t>
      </w:r>
      <w:r w:rsidRPr="0045396B">
        <w:rPr>
          <w:rFonts w:ascii="Times New Roman" w:eastAsia="Times New Roman" w:hAnsi="Times New Roman" w:cs="David" w:hint="cs"/>
          <w:sz w:val="24"/>
          <w:szCs w:val="24"/>
          <w:rtl/>
          <w:lang w:eastAsia="he-IL"/>
        </w:rPr>
        <w:tab/>
      </w:r>
      <w:r w:rsidRPr="0045396B">
        <w:rPr>
          <w:rFonts w:ascii="Times New Roman" w:eastAsia="Times New Roman" w:hAnsi="Times New Roman" w:cs="David"/>
          <w:sz w:val="24"/>
          <w:szCs w:val="24"/>
          <w:rtl/>
          <w:lang w:eastAsia="he-IL"/>
        </w:rPr>
        <w:t>העברת הנחיות ומסמכים לבעלי מקצוע אחרים לשם הכנת הדמיות, פרספקטיביות, מודלים ותוכניות מכירה משולבות בגרפיקה, בדיקת עבודתם של בעלי המקצוע, מתן הערות ואישור.</w:t>
      </w:r>
    </w:p>
    <w:p w14:paraId="13D0FBDF" w14:textId="77777777" w:rsidR="0045396B" w:rsidRPr="0045396B" w:rsidRDefault="0045396B" w:rsidP="0045396B">
      <w:pPr>
        <w:widowControl w:val="0"/>
        <w:spacing w:before="0" w:beforeAutospacing="0" w:after="0" w:afterAutospacing="0" w:line="240" w:lineRule="auto"/>
        <w:ind w:left="2160" w:hanging="658"/>
        <w:jc w:val="both"/>
        <w:rPr>
          <w:rFonts w:ascii="Times New Roman" w:eastAsia="Times New Roman" w:hAnsi="Times New Roman" w:cs="David"/>
          <w:b/>
          <w:bCs/>
          <w:sz w:val="24"/>
          <w:szCs w:val="28"/>
          <w:u w:val="single"/>
          <w:rtl/>
          <w:lang w:eastAsia="he-IL"/>
        </w:rPr>
      </w:pPr>
    </w:p>
    <w:p w14:paraId="535B5D12" w14:textId="77777777" w:rsidR="0045396B" w:rsidRPr="0045396B" w:rsidRDefault="0045396B" w:rsidP="0045396B">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ה</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הכנת תכניות לאישור סופי של המזמין לפני התחלת שלב תכניות עבודה.</w:t>
      </w:r>
    </w:p>
    <w:p w14:paraId="730E6B2E" w14:textId="77777777" w:rsidR="0045396B" w:rsidRPr="0045396B" w:rsidRDefault="0045396B" w:rsidP="0045396B">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0B32B648" w14:textId="77777777" w:rsidR="0045396B" w:rsidRPr="0045396B" w:rsidRDefault="0045396B" w:rsidP="0045396B">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ו</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r>
      <w:r w:rsidRPr="0045396B">
        <w:rPr>
          <w:rFonts w:ascii="Times New Roman" w:eastAsia="Times New Roman" w:hAnsi="Times New Roman" w:cs="David" w:hint="cs"/>
          <w:sz w:val="24"/>
          <w:szCs w:val="24"/>
          <w:rtl/>
          <w:lang w:eastAsia="he-IL"/>
        </w:rPr>
        <w:t>מבוטל</w:t>
      </w:r>
      <w:r w:rsidRPr="0045396B">
        <w:rPr>
          <w:rFonts w:ascii="Times New Roman" w:eastAsia="Times New Roman" w:hAnsi="Times New Roman" w:cs="David"/>
          <w:sz w:val="24"/>
          <w:szCs w:val="24"/>
          <w:rtl/>
          <w:lang w:eastAsia="he-IL"/>
        </w:rPr>
        <w:t>.</w:t>
      </w:r>
    </w:p>
    <w:p w14:paraId="3387914B" w14:textId="77777777" w:rsidR="0045396B" w:rsidRPr="0045396B" w:rsidRDefault="0045396B" w:rsidP="0045396B">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72DDB95E" w14:textId="77777777" w:rsidR="0045396B" w:rsidRPr="0045396B" w:rsidRDefault="0045396B" w:rsidP="0045396B">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ז</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מבלי לגרוע מכלליות האמור לעיל, ביצוע כל יתר הפעולות ועריכת כל המסמכים הדרושים להשלמת התכנון הסופי.</w:t>
      </w:r>
    </w:p>
    <w:p w14:paraId="3F1D4428" w14:textId="77777777" w:rsidR="0045396B" w:rsidRPr="0045396B" w:rsidRDefault="0045396B" w:rsidP="0045396B">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60CC99DB" w14:textId="77777777" w:rsidR="0045396B" w:rsidRPr="0045396B" w:rsidRDefault="0045396B" w:rsidP="0045396B">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2.3</w:t>
      </w:r>
      <w:r w:rsidRPr="0045396B">
        <w:rPr>
          <w:rFonts w:ascii="Times New Roman" w:eastAsia="Times New Roman" w:hAnsi="Times New Roman" w:cs="David"/>
          <w:b/>
          <w:bCs/>
          <w:sz w:val="24"/>
          <w:szCs w:val="24"/>
          <w:rtl/>
          <w:lang w:eastAsia="he-IL"/>
        </w:rPr>
        <w:tab/>
      </w:r>
      <w:r w:rsidRPr="0045396B">
        <w:rPr>
          <w:rFonts w:ascii="Times New Roman" w:eastAsia="Times New Roman" w:hAnsi="Times New Roman" w:cs="David"/>
          <w:sz w:val="24"/>
          <w:szCs w:val="24"/>
          <w:u w:val="single"/>
          <w:rtl/>
          <w:lang w:eastAsia="he-IL"/>
        </w:rPr>
        <w:t>תכנון מפורט</w:t>
      </w:r>
      <w:r w:rsidRPr="0045396B">
        <w:rPr>
          <w:rFonts w:ascii="Times New Roman" w:eastAsia="Times New Roman" w:hAnsi="Times New Roman" w:cs="David"/>
          <w:sz w:val="24"/>
          <w:szCs w:val="24"/>
          <w:rtl/>
          <w:lang w:eastAsia="he-IL"/>
        </w:rPr>
        <w:t>:</w:t>
      </w:r>
    </w:p>
    <w:p w14:paraId="243752E8"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b/>
          <w:bCs/>
          <w:sz w:val="24"/>
          <w:szCs w:val="28"/>
          <w:u w:val="single"/>
          <w:rtl/>
          <w:lang w:eastAsia="he-IL"/>
        </w:rPr>
      </w:pPr>
    </w:p>
    <w:p w14:paraId="79745AC8" w14:textId="77777777" w:rsidR="0045396B" w:rsidRPr="0045396B" w:rsidDel="00C7497C"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sidDel="00C7497C">
        <w:rPr>
          <w:rFonts w:ascii="Times New Roman" w:eastAsia="Times New Roman" w:hAnsi="Times New Roman" w:cs="David"/>
          <w:sz w:val="24"/>
          <w:szCs w:val="24"/>
          <w:rtl/>
          <w:lang w:eastAsia="he-IL"/>
        </w:rPr>
        <w:lastRenderedPageBreak/>
        <w:t>א.</w:t>
      </w:r>
      <w:r w:rsidRPr="0045396B" w:rsidDel="00C7497C">
        <w:rPr>
          <w:rFonts w:ascii="Times New Roman" w:eastAsia="Times New Roman" w:hAnsi="Times New Roman" w:cs="David"/>
          <w:sz w:val="24"/>
          <w:szCs w:val="24"/>
          <w:rtl/>
          <w:lang w:eastAsia="he-IL"/>
        </w:rPr>
        <w:tab/>
        <w:t>הכנת תכניות עבודה מוקדמות מפורטות ומוסברות של הפרויקט, כד</w:t>
      </w:r>
      <w:r w:rsidR="00D53CB3">
        <w:rPr>
          <w:rFonts w:ascii="Times New Roman" w:eastAsia="Times New Roman" w:hAnsi="Times New Roman" w:cs="David"/>
          <w:sz w:val="24"/>
          <w:szCs w:val="24"/>
          <w:rtl/>
          <w:lang w:eastAsia="he-IL"/>
        </w:rPr>
        <w:t>רוש לביצוע העבודה, לרבות הכנת ת</w:t>
      </w:r>
      <w:r w:rsidRPr="0045396B" w:rsidDel="00C7497C">
        <w:rPr>
          <w:rFonts w:ascii="Times New Roman" w:eastAsia="Times New Roman" w:hAnsi="Times New Roman" w:cs="David"/>
          <w:sz w:val="24"/>
          <w:szCs w:val="24"/>
          <w:rtl/>
          <w:lang w:eastAsia="he-IL"/>
        </w:rPr>
        <w:t xml:space="preserve">כניות מנחות לעבודות היועצים, </w:t>
      </w:r>
      <w:r w:rsidRPr="0045396B">
        <w:rPr>
          <w:rFonts w:ascii="Times New Roman" w:eastAsia="Times New Roman" w:hAnsi="Times New Roman" w:cs="David"/>
          <w:sz w:val="24"/>
          <w:szCs w:val="24"/>
          <w:rtl/>
          <w:lang w:eastAsia="he-IL"/>
        </w:rPr>
        <w:t>הכ</w:t>
      </w:r>
      <w:r w:rsidRPr="0045396B">
        <w:rPr>
          <w:rFonts w:ascii="Times New Roman" w:eastAsia="Times New Roman" w:hAnsi="Times New Roman" w:cs="David" w:hint="cs"/>
          <w:sz w:val="24"/>
          <w:szCs w:val="24"/>
          <w:rtl/>
          <w:lang w:eastAsia="he-IL"/>
        </w:rPr>
        <w:t>ו</w:t>
      </w:r>
      <w:r w:rsidRPr="0045396B">
        <w:rPr>
          <w:rFonts w:ascii="Times New Roman" w:eastAsia="Times New Roman" w:hAnsi="Times New Roman" w:cs="David"/>
          <w:sz w:val="24"/>
          <w:szCs w:val="24"/>
          <w:rtl/>
          <w:lang w:eastAsia="he-IL"/>
        </w:rPr>
        <w:t>ל</w:t>
      </w:r>
      <w:r w:rsidRPr="0045396B" w:rsidDel="00C7497C">
        <w:rPr>
          <w:rFonts w:ascii="Times New Roman" w:eastAsia="Times New Roman" w:hAnsi="Times New Roman" w:cs="David"/>
          <w:sz w:val="24"/>
          <w:szCs w:val="24"/>
          <w:rtl/>
          <w:lang w:eastAsia="he-IL"/>
        </w:rPr>
        <w:t xml:space="preserve"> בקנ"מ המאפשר ביצוע מושלם של העבודה. תיאום התכניות עם היועצים.</w:t>
      </w:r>
    </w:p>
    <w:p w14:paraId="7FCB95F3"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40448FAD"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ב</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השלמת תכניות עבודה מ</w:t>
      </w:r>
      <w:r w:rsidR="00D53CB3">
        <w:rPr>
          <w:rFonts w:ascii="Times New Roman" w:eastAsia="Times New Roman" w:hAnsi="Times New Roman" w:cs="David"/>
          <w:sz w:val="24"/>
          <w:szCs w:val="24"/>
          <w:rtl/>
          <w:lang w:eastAsia="he-IL"/>
        </w:rPr>
        <w:t>פורטות ומוסברות של כל חלקי הפרו</w:t>
      </w:r>
      <w:r w:rsidRPr="0045396B">
        <w:rPr>
          <w:rFonts w:ascii="Times New Roman" w:eastAsia="Times New Roman" w:hAnsi="Times New Roman" w:cs="David"/>
          <w:sz w:val="24"/>
          <w:szCs w:val="24"/>
          <w:rtl/>
          <w:lang w:eastAsia="he-IL"/>
        </w:rPr>
        <w:t>יקט כולל פרטי בניין בקנ"מ מתאים ורשימות</w:t>
      </w:r>
      <w:r w:rsidRPr="0045396B">
        <w:rPr>
          <w:rFonts w:ascii="Times New Roman" w:eastAsia="Times New Roman" w:hAnsi="Times New Roman" w:cs="David" w:hint="cs"/>
          <w:sz w:val="24"/>
          <w:szCs w:val="24"/>
          <w:rtl/>
          <w:lang w:eastAsia="he-IL"/>
        </w:rPr>
        <w:t>, ופרטי ריהוט נדרשים</w:t>
      </w:r>
      <w:r w:rsidRPr="0045396B">
        <w:rPr>
          <w:rFonts w:ascii="Times New Roman" w:eastAsia="Times New Roman" w:hAnsi="Times New Roman" w:cs="David"/>
          <w:sz w:val="24"/>
          <w:szCs w:val="24"/>
          <w:rtl/>
          <w:lang w:eastAsia="he-IL"/>
        </w:rPr>
        <w:t>.</w:t>
      </w:r>
    </w:p>
    <w:p w14:paraId="2148B831"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p>
    <w:p w14:paraId="7DCEE931"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ג</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 xml:space="preserve">תאום, ביקורת ואישור התאמת תכניות </w:t>
      </w:r>
      <w:r w:rsidRPr="0045396B">
        <w:rPr>
          <w:rFonts w:ascii="Times New Roman" w:eastAsia="Times New Roman" w:hAnsi="Times New Roman" w:cs="David" w:hint="cs"/>
          <w:sz w:val="24"/>
          <w:szCs w:val="24"/>
          <w:rtl/>
          <w:lang w:eastAsia="he-IL"/>
        </w:rPr>
        <w:t>האדריכל ו</w:t>
      </w:r>
      <w:r w:rsidRPr="0045396B">
        <w:rPr>
          <w:rFonts w:ascii="Times New Roman" w:eastAsia="Times New Roman" w:hAnsi="Times New Roman" w:cs="David"/>
          <w:sz w:val="24"/>
          <w:szCs w:val="24"/>
          <w:rtl/>
          <w:lang w:eastAsia="he-IL"/>
        </w:rPr>
        <w:t>היועצים לתכניות אדריכלות</w:t>
      </w:r>
      <w:r w:rsidRPr="0045396B">
        <w:rPr>
          <w:rFonts w:ascii="Times New Roman" w:eastAsia="Times New Roman" w:hAnsi="Times New Roman" w:cs="David" w:hint="cs"/>
          <w:sz w:val="24"/>
          <w:szCs w:val="24"/>
          <w:rtl/>
          <w:lang w:eastAsia="he-IL"/>
        </w:rPr>
        <w:t xml:space="preserve"> הפנים</w:t>
      </w:r>
      <w:r w:rsidRPr="0045396B">
        <w:rPr>
          <w:rFonts w:ascii="Times New Roman" w:eastAsia="Times New Roman" w:hAnsi="Times New Roman" w:cs="David"/>
          <w:sz w:val="24"/>
          <w:szCs w:val="24"/>
          <w:rtl/>
          <w:lang w:eastAsia="he-IL"/>
        </w:rPr>
        <w:t xml:space="preserve"> וביניהן.</w:t>
      </w:r>
    </w:p>
    <w:p w14:paraId="05D50240"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p>
    <w:p w14:paraId="57C4180E"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ד</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סיוע להכנת מפרטים המתאימים למפרטים הכלליים המקובלים על המזמין, שיכללו את כל העבודות המתוכננות, תוך בדיקה של העדר כפילות עם מפרט מלאכה אחר בפרויקט ובדיקה של תכניות, מתקנים ומערכות, אף אם תוכננו ונערכו על ידי מי מהמתכננים או מהיועצים האחרים.</w:t>
      </w:r>
    </w:p>
    <w:p w14:paraId="18DBC3E1"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45396B">
        <w:rPr>
          <w:rFonts w:ascii="Times New Roman" w:eastAsia="Times New Roman" w:hAnsi="Times New Roman" w:cs="David"/>
          <w:sz w:val="24"/>
          <w:szCs w:val="24"/>
          <w:rtl/>
          <w:lang w:eastAsia="he-IL"/>
        </w:rPr>
        <w:tab/>
      </w:r>
    </w:p>
    <w:p w14:paraId="41F64CB4"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ה</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תאום המפרטים וכתבי הכמויות של</w:t>
      </w:r>
      <w:r w:rsidRPr="0045396B">
        <w:rPr>
          <w:rFonts w:ascii="Times New Roman" w:eastAsia="Times New Roman" w:hAnsi="Times New Roman" w:cs="David" w:hint="cs"/>
          <w:sz w:val="24"/>
          <w:szCs w:val="24"/>
          <w:rtl/>
          <w:lang w:eastAsia="he-IL"/>
        </w:rPr>
        <w:t xml:space="preserve"> המתכנן במפרטים וכתבי כמויות של</w:t>
      </w:r>
      <w:r w:rsidRPr="0045396B">
        <w:rPr>
          <w:rFonts w:ascii="Times New Roman" w:eastAsia="Times New Roman" w:hAnsi="Times New Roman" w:cs="David"/>
          <w:sz w:val="24"/>
          <w:szCs w:val="24"/>
          <w:rtl/>
          <w:lang w:eastAsia="he-IL"/>
        </w:rPr>
        <w:t xml:space="preserve"> ה</w:t>
      </w:r>
      <w:r w:rsidRPr="0045396B">
        <w:rPr>
          <w:rFonts w:ascii="Times New Roman" w:eastAsia="Times New Roman" w:hAnsi="Times New Roman" w:cs="David" w:hint="cs"/>
          <w:sz w:val="24"/>
          <w:szCs w:val="24"/>
          <w:rtl/>
          <w:lang w:eastAsia="he-IL"/>
        </w:rPr>
        <w:t>אדריכל וה</w:t>
      </w:r>
      <w:r w:rsidRPr="0045396B">
        <w:rPr>
          <w:rFonts w:ascii="Times New Roman" w:eastAsia="Times New Roman" w:hAnsi="Times New Roman" w:cs="David"/>
          <w:sz w:val="24"/>
          <w:szCs w:val="24"/>
          <w:rtl/>
          <w:lang w:eastAsia="he-IL"/>
        </w:rPr>
        <w:t>יועצים האחרים</w:t>
      </w:r>
      <w:r w:rsidRPr="0045396B">
        <w:rPr>
          <w:rFonts w:ascii="Times New Roman" w:eastAsia="Times New Roman" w:hAnsi="Times New Roman" w:cs="David" w:hint="cs"/>
          <w:sz w:val="24"/>
          <w:szCs w:val="24"/>
          <w:rtl/>
          <w:lang w:eastAsia="he-IL"/>
        </w:rPr>
        <w:t>.</w:t>
      </w:r>
    </w:p>
    <w:p w14:paraId="20E9778D"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79C0DC0"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ו</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כל יתר הדרוש להשלמת תכנון אדריכל</w:t>
      </w:r>
      <w:r w:rsidRPr="0045396B">
        <w:rPr>
          <w:rFonts w:ascii="Times New Roman" w:eastAsia="Times New Roman" w:hAnsi="Times New Roman" w:cs="David" w:hint="cs"/>
          <w:sz w:val="24"/>
          <w:szCs w:val="24"/>
          <w:rtl/>
          <w:lang w:eastAsia="he-IL"/>
        </w:rPr>
        <w:t>ות הפנים</w:t>
      </w:r>
      <w:r w:rsidRPr="0045396B">
        <w:rPr>
          <w:rFonts w:ascii="Times New Roman" w:eastAsia="Times New Roman" w:hAnsi="Times New Roman" w:cs="David"/>
          <w:sz w:val="24"/>
          <w:szCs w:val="24"/>
          <w:rtl/>
          <w:lang w:eastAsia="he-IL"/>
        </w:rPr>
        <w:t xml:space="preserve"> המפורט ולעריכת המסמכים האדריכליים, אשר דרושים לעריכת המכרזים.</w:t>
      </w:r>
    </w:p>
    <w:p w14:paraId="78C85B0F"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p>
    <w:p w14:paraId="395A4643"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ז</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סיוע לעדכון מפרטי המכר ואשור הנוסח וההתאמה לתכנון.</w:t>
      </w:r>
    </w:p>
    <w:p w14:paraId="57463CE6"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C9B251D"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ח</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סיוע להכנת אומדן מפורט של ערך עבוד</w:t>
      </w:r>
      <w:r w:rsidRPr="0045396B">
        <w:rPr>
          <w:rFonts w:ascii="Times New Roman" w:eastAsia="Times New Roman" w:hAnsi="Times New Roman" w:cs="David" w:hint="cs"/>
          <w:sz w:val="24"/>
          <w:szCs w:val="24"/>
          <w:rtl/>
          <w:lang w:eastAsia="he-IL"/>
        </w:rPr>
        <w:t>ת</w:t>
      </w:r>
      <w:r w:rsidRPr="0045396B">
        <w:rPr>
          <w:rFonts w:ascii="Times New Roman" w:eastAsia="Times New Roman" w:hAnsi="Times New Roman" w:cs="David"/>
          <w:sz w:val="24"/>
          <w:szCs w:val="24"/>
          <w:rtl/>
          <w:lang w:eastAsia="he-IL"/>
        </w:rPr>
        <w:t xml:space="preserve"> אדריכל</w:t>
      </w:r>
      <w:r w:rsidRPr="0045396B">
        <w:rPr>
          <w:rFonts w:ascii="Times New Roman" w:eastAsia="Times New Roman" w:hAnsi="Times New Roman" w:cs="David" w:hint="cs"/>
          <w:sz w:val="24"/>
          <w:szCs w:val="24"/>
          <w:rtl/>
          <w:lang w:eastAsia="he-IL"/>
        </w:rPr>
        <w:t>ו</w:t>
      </w:r>
      <w:r w:rsidRPr="0045396B">
        <w:rPr>
          <w:rFonts w:ascii="Times New Roman" w:eastAsia="Times New Roman" w:hAnsi="Times New Roman" w:cs="David"/>
          <w:sz w:val="24"/>
          <w:szCs w:val="24"/>
          <w:rtl/>
          <w:lang w:eastAsia="he-IL"/>
        </w:rPr>
        <w:t xml:space="preserve">ת </w:t>
      </w:r>
      <w:r w:rsidRPr="0045396B">
        <w:rPr>
          <w:rFonts w:ascii="Times New Roman" w:eastAsia="Times New Roman" w:hAnsi="Times New Roman" w:cs="David" w:hint="cs"/>
          <w:sz w:val="24"/>
          <w:szCs w:val="24"/>
          <w:rtl/>
          <w:lang w:eastAsia="he-IL"/>
        </w:rPr>
        <w:t xml:space="preserve">הפנים </w:t>
      </w:r>
      <w:r w:rsidRPr="0045396B">
        <w:rPr>
          <w:rFonts w:ascii="Times New Roman" w:eastAsia="Times New Roman" w:hAnsi="Times New Roman" w:cs="David"/>
          <w:sz w:val="24"/>
          <w:szCs w:val="24"/>
          <w:rtl/>
          <w:lang w:eastAsia="he-IL"/>
        </w:rPr>
        <w:t>המבוסס על המפרטים וכתבי הכמויות.</w:t>
      </w:r>
    </w:p>
    <w:p w14:paraId="26EB900B"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601CCEA"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ט</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הכנסת שינויים בתכניות ככל שיתחייב להתאמת התכנון למסגרת התקציבית, אשר תקבע על ידי המזמין.</w:t>
      </w:r>
    </w:p>
    <w:p w14:paraId="7E1EFB74"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p>
    <w:p w14:paraId="05A1982A"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י</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הכנסת שינויים בתכניות לפי דרישת המזמין.</w:t>
      </w:r>
    </w:p>
    <w:p w14:paraId="23574306"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p>
    <w:p w14:paraId="65B306C2"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יא</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מתן חוות דעת ויעוץ בכל הקשור בהכנת המכרזים ופרסומם.</w:t>
      </w:r>
    </w:p>
    <w:p w14:paraId="2017288E"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37B8E87"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י</w:t>
      </w:r>
      <w:r w:rsidRPr="0045396B">
        <w:rPr>
          <w:rFonts w:ascii="Times New Roman" w:eastAsia="Times New Roman" w:hAnsi="Times New Roman" w:cs="David" w:hint="cs"/>
          <w:sz w:val="24"/>
          <w:szCs w:val="24"/>
          <w:rtl/>
          <w:lang w:eastAsia="he-IL"/>
        </w:rPr>
        <w:t>ב</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השתתפות בסיורי קבלנים, הכנת תשובות לשאלות הקבלנים והגשתן למנהל.</w:t>
      </w:r>
    </w:p>
    <w:p w14:paraId="26179AB3"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p>
    <w:p w14:paraId="72968DB4"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יג</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 xml:space="preserve">מתן חוות דעת בכל הקשור להצעות הקבלנים. </w:t>
      </w:r>
    </w:p>
    <w:p w14:paraId="14C739F0"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p>
    <w:p w14:paraId="3A06764B"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יד</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השלמת תכניות עבודה ופרטי בניה, רשימות ומפרטים משלימים כפי ש</w:t>
      </w:r>
      <w:r w:rsidRPr="0045396B">
        <w:rPr>
          <w:rFonts w:ascii="Times New Roman" w:eastAsia="Times New Roman" w:hAnsi="Times New Roman" w:cs="David" w:hint="cs"/>
          <w:sz w:val="24"/>
          <w:szCs w:val="24"/>
          <w:rtl/>
          <w:lang w:eastAsia="he-IL"/>
        </w:rPr>
        <w:t>י</w:t>
      </w:r>
      <w:r w:rsidRPr="0045396B">
        <w:rPr>
          <w:rFonts w:ascii="Times New Roman" w:eastAsia="Times New Roman" w:hAnsi="Times New Roman" w:cs="David"/>
          <w:sz w:val="24"/>
          <w:szCs w:val="24"/>
          <w:rtl/>
          <w:lang w:eastAsia="he-IL"/>
        </w:rPr>
        <w:t>ידרש לביצוע הפרויקט.</w:t>
      </w:r>
    </w:p>
    <w:p w14:paraId="24F4E760"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25D1654" w14:textId="77777777" w:rsidR="0045396B" w:rsidRPr="0045396B" w:rsidRDefault="0045396B" w:rsidP="004539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lastRenderedPageBreak/>
        <w:t xml:space="preserve">מובהר בזאת שהמתכנן יכין, באם יידרש, מסמכים למכרזים </w:t>
      </w:r>
      <w:r w:rsidRPr="0045396B">
        <w:rPr>
          <w:rFonts w:ascii="Times New Roman" w:eastAsia="Times New Roman" w:hAnsi="Times New Roman" w:cs="David"/>
          <w:sz w:val="24"/>
          <w:szCs w:val="24"/>
          <w:lang w:eastAsia="he-IL"/>
        </w:rPr>
        <w:t>–</w:t>
      </w:r>
      <w:r w:rsidRPr="0045396B">
        <w:rPr>
          <w:rFonts w:ascii="Times New Roman" w:eastAsia="Times New Roman" w:hAnsi="Times New Roman" w:cs="David"/>
          <w:sz w:val="24"/>
          <w:szCs w:val="24"/>
          <w:rtl/>
          <w:lang w:eastAsia="he-IL"/>
        </w:rPr>
        <w:t xml:space="preserve"> עוד לפני השלמת התכנון המפורט והמסמכים המפורטים לביצוע.</w:t>
      </w:r>
    </w:p>
    <w:p w14:paraId="282E8728"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r>
    </w:p>
    <w:p w14:paraId="1C03DFED"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hint="cs"/>
          <w:sz w:val="20"/>
          <w:szCs w:val="24"/>
          <w:rtl/>
          <w:lang w:eastAsia="he-IL"/>
        </w:rPr>
        <w:t>2.4</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u w:val="single"/>
          <w:rtl/>
          <w:lang w:eastAsia="he-IL"/>
        </w:rPr>
        <w:t>פיקוח עליון</w:t>
      </w:r>
      <w:r w:rsidRPr="0045396B">
        <w:rPr>
          <w:rFonts w:ascii="Times New Roman" w:eastAsia="Times New Roman" w:hAnsi="Times New Roman" w:cs="David"/>
          <w:sz w:val="20"/>
          <w:szCs w:val="24"/>
          <w:rtl/>
          <w:lang w:eastAsia="he-IL"/>
        </w:rPr>
        <w:t>:</w:t>
      </w:r>
    </w:p>
    <w:p w14:paraId="5BB24B22" w14:textId="77777777" w:rsidR="0045396B" w:rsidRPr="0045396B" w:rsidRDefault="0045396B" w:rsidP="0045396B">
      <w:pPr>
        <w:widowControl w:val="0"/>
        <w:spacing w:before="0" w:beforeAutospacing="0" w:after="0" w:afterAutospacing="0" w:line="240" w:lineRule="auto"/>
        <w:ind w:left="720" w:right="720" w:firstLine="720"/>
        <w:jc w:val="both"/>
        <w:rPr>
          <w:rFonts w:ascii="Times New Roman" w:eastAsia="Times New Roman" w:hAnsi="Times New Roman" w:cs="David"/>
          <w:sz w:val="24"/>
          <w:szCs w:val="24"/>
          <w:rtl/>
          <w:lang w:eastAsia="he-IL"/>
        </w:rPr>
      </w:pPr>
    </w:p>
    <w:p w14:paraId="61F92E7E" w14:textId="77777777" w:rsidR="0045396B" w:rsidRPr="0045396B" w:rsidRDefault="0045396B" w:rsidP="0045396B">
      <w:pPr>
        <w:widowControl w:val="0"/>
        <w:spacing w:before="0" w:beforeAutospacing="0" w:after="0" w:afterAutospacing="0" w:line="240" w:lineRule="auto"/>
        <w:ind w:left="720" w:right="720" w:firstLine="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א.</w:t>
      </w:r>
      <w:r w:rsidRPr="0045396B">
        <w:rPr>
          <w:rFonts w:ascii="Times New Roman" w:eastAsia="Times New Roman" w:hAnsi="Times New Roman" w:cs="David"/>
          <w:sz w:val="24"/>
          <w:szCs w:val="24"/>
          <w:rtl/>
          <w:lang w:eastAsia="he-IL"/>
        </w:rPr>
        <w:tab/>
        <w:t>הפקוח העליון של המתכנן על בצוע העבודה האדריכלית יכלול:</w:t>
      </w:r>
    </w:p>
    <w:p w14:paraId="2F797B21" w14:textId="77777777" w:rsidR="0045396B" w:rsidRPr="0045396B" w:rsidRDefault="0045396B" w:rsidP="0045396B">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62757548" w14:textId="77777777" w:rsidR="0045396B" w:rsidRPr="0045396B" w:rsidRDefault="0045396B" w:rsidP="0045396B">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פיקוח עליון על ביצוע עבוד</w:t>
      </w:r>
      <w:r w:rsidRPr="0045396B">
        <w:rPr>
          <w:rFonts w:ascii="Times New Roman" w:eastAsia="Times New Roman" w:hAnsi="Times New Roman" w:cs="David" w:hint="cs"/>
          <w:sz w:val="24"/>
          <w:szCs w:val="24"/>
          <w:rtl/>
          <w:lang w:eastAsia="he-IL"/>
        </w:rPr>
        <w:t>ות</w:t>
      </w:r>
      <w:r w:rsidRPr="0045396B">
        <w:rPr>
          <w:rFonts w:ascii="Times New Roman" w:eastAsia="Times New Roman" w:hAnsi="Times New Roman" w:cs="David"/>
          <w:sz w:val="24"/>
          <w:szCs w:val="24"/>
          <w:rtl/>
          <w:lang w:eastAsia="he-IL"/>
        </w:rPr>
        <w:t xml:space="preserve"> אדריכל</w:t>
      </w:r>
      <w:r w:rsidRPr="0045396B">
        <w:rPr>
          <w:rFonts w:ascii="Times New Roman" w:eastAsia="Times New Roman" w:hAnsi="Times New Roman" w:cs="David" w:hint="cs"/>
          <w:sz w:val="24"/>
          <w:szCs w:val="24"/>
          <w:rtl/>
          <w:lang w:eastAsia="he-IL"/>
        </w:rPr>
        <w:t>ו</w:t>
      </w:r>
      <w:r w:rsidRPr="0045396B">
        <w:rPr>
          <w:rFonts w:ascii="Times New Roman" w:eastAsia="Times New Roman" w:hAnsi="Times New Roman" w:cs="David"/>
          <w:sz w:val="24"/>
          <w:szCs w:val="24"/>
          <w:rtl/>
          <w:lang w:eastAsia="he-IL"/>
        </w:rPr>
        <w:t>ת</w:t>
      </w:r>
      <w:r w:rsidRPr="0045396B">
        <w:rPr>
          <w:rFonts w:ascii="Times New Roman" w:eastAsia="Times New Roman" w:hAnsi="Times New Roman" w:cs="David" w:hint="cs"/>
          <w:sz w:val="24"/>
          <w:szCs w:val="24"/>
          <w:rtl/>
          <w:lang w:eastAsia="he-IL"/>
        </w:rPr>
        <w:t xml:space="preserve"> הפנים</w:t>
      </w:r>
      <w:r w:rsidRPr="0045396B">
        <w:rPr>
          <w:rFonts w:ascii="Times New Roman" w:eastAsia="Times New Roman" w:hAnsi="Times New Roman" w:cs="David"/>
          <w:sz w:val="24"/>
          <w:szCs w:val="24"/>
          <w:rtl/>
          <w:lang w:eastAsia="he-IL"/>
        </w:rPr>
        <w:t>, בהתאם לתכניות ולמסמכים האחרים המאושרים ע"י המנהל, לרבות על ביצוע התיקונים, שקבלני העבודות חייבים בהם, הן לפני מסירת העבודות והן בתקופת הבדק. כל אלה הן באתר והן בבתי מלאכה מחוץ לאתר.</w:t>
      </w:r>
    </w:p>
    <w:p w14:paraId="4F213242" w14:textId="77777777" w:rsidR="0045396B" w:rsidRPr="0045396B" w:rsidRDefault="0045396B" w:rsidP="0045396B">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4791E56B" w14:textId="77777777" w:rsidR="0045396B" w:rsidRPr="0045396B" w:rsidRDefault="0045396B" w:rsidP="0045396B">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שילוב הפיקוח העליון של היועצים עם הפיקוח העליון על ביצוע עבוד</w:t>
      </w:r>
      <w:r w:rsidRPr="0045396B">
        <w:rPr>
          <w:rFonts w:ascii="Times New Roman" w:eastAsia="Times New Roman" w:hAnsi="Times New Roman" w:cs="David" w:hint="cs"/>
          <w:sz w:val="24"/>
          <w:szCs w:val="24"/>
          <w:rtl/>
          <w:lang w:eastAsia="he-IL"/>
        </w:rPr>
        <w:t xml:space="preserve">ת </w:t>
      </w:r>
      <w:r w:rsidRPr="0045396B">
        <w:rPr>
          <w:rFonts w:ascii="Times New Roman" w:eastAsia="Times New Roman" w:hAnsi="Times New Roman" w:cs="David"/>
          <w:sz w:val="24"/>
          <w:szCs w:val="24"/>
          <w:rtl/>
          <w:lang w:eastAsia="he-IL"/>
        </w:rPr>
        <w:t>אדריכל</w:t>
      </w:r>
      <w:r w:rsidRPr="0045396B">
        <w:rPr>
          <w:rFonts w:ascii="Times New Roman" w:eastAsia="Times New Roman" w:hAnsi="Times New Roman" w:cs="David" w:hint="cs"/>
          <w:sz w:val="24"/>
          <w:szCs w:val="24"/>
          <w:rtl/>
          <w:lang w:eastAsia="he-IL"/>
        </w:rPr>
        <w:t>ו</w:t>
      </w:r>
      <w:r w:rsidRPr="0045396B">
        <w:rPr>
          <w:rFonts w:ascii="Times New Roman" w:eastAsia="Times New Roman" w:hAnsi="Times New Roman" w:cs="David"/>
          <w:sz w:val="24"/>
          <w:szCs w:val="24"/>
          <w:rtl/>
          <w:lang w:eastAsia="he-IL"/>
        </w:rPr>
        <w:t>ת</w:t>
      </w:r>
      <w:r w:rsidRPr="0045396B">
        <w:rPr>
          <w:rFonts w:ascii="Times New Roman" w:eastAsia="Times New Roman" w:hAnsi="Times New Roman" w:cs="David" w:hint="cs"/>
          <w:sz w:val="24"/>
          <w:szCs w:val="24"/>
          <w:rtl/>
          <w:lang w:eastAsia="he-IL"/>
        </w:rPr>
        <w:t xml:space="preserve"> הפנים</w:t>
      </w:r>
      <w:r w:rsidRPr="0045396B">
        <w:rPr>
          <w:rFonts w:ascii="Times New Roman" w:eastAsia="Times New Roman" w:hAnsi="Times New Roman" w:cs="David"/>
          <w:sz w:val="24"/>
          <w:szCs w:val="24"/>
          <w:rtl/>
          <w:lang w:eastAsia="he-IL"/>
        </w:rPr>
        <w:t>.</w:t>
      </w:r>
    </w:p>
    <w:p w14:paraId="431B12BC" w14:textId="77777777" w:rsidR="0045396B" w:rsidRPr="0045396B" w:rsidRDefault="0045396B" w:rsidP="0045396B">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lang w:eastAsia="he-IL"/>
        </w:rPr>
      </w:pPr>
    </w:p>
    <w:p w14:paraId="00AAA079" w14:textId="77777777" w:rsidR="0045396B" w:rsidRPr="0045396B" w:rsidRDefault="0045396B" w:rsidP="0045396B">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הדרכה ומתן הסברים למנהל, ליועצים, לקבלנים ולמפקח, במידה ונתמנה כזה לפקוח על העבודות, הדרכה ומתן הסברים לקבלני העבודות באתר ומחוצה לו.</w:t>
      </w:r>
    </w:p>
    <w:p w14:paraId="2CDB0432" w14:textId="77777777" w:rsidR="0045396B" w:rsidRPr="0045396B" w:rsidRDefault="0045396B" w:rsidP="0045396B">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93CBB85" w14:textId="77777777" w:rsidR="0045396B" w:rsidRPr="0045396B" w:rsidRDefault="0045396B" w:rsidP="0045396B">
      <w:pPr>
        <w:widowControl w:val="0"/>
        <w:tabs>
          <w:tab w:val="left" w:pos="9020"/>
        </w:tabs>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            ייעוץ והמלצה לגבי בחירה, בדיקה ואישור של חומרים וציוד.</w:t>
      </w:r>
    </w:p>
    <w:p w14:paraId="59F2BBFD" w14:textId="77777777" w:rsidR="0045396B" w:rsidRPr="0045396B" w:rsidRDefault="0045396B" w:rsidP="0045396B">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lang w:eastAsia="he-IL"/>
        </w:rPr>
      </w:pPr>
    </w:p>
    <w:p w14:paraId="5022B2D3" w14:textId="77777777" w:rsidR="0045396B" w:rsidRPr="0045396B" w:rsidRDefault="0045396B" w:rsidP="0045396B">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דווח למנהל על הממצאים ועל התקדמות ביצוע העבודה האדריכלית לאחר כל ביקור של המתכנן באתר ו/או בבית המלאכה.</w:t>
      </w:r>
    </w:p>
    <w:p w14:paraId="5E33214A" w14:textId="77777777" w:rsidR="0045396B" w:rsidRPr="0045396B" w:rsidRDefault="0045396B" w:rsidP="0045396B">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lang w:eastAsia="he-IL"/>
        </w:rPr>
      </w:pPr>
    </w:p>
    <w:p w14:paraId="6A910F83" w14:textId="77777777" w:rsidR="0045396B" w:rsidRPr="0045396B" w:rsidRDefault="0045396B" w:rsidP="0045396B">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עדכון התכניות, הפרטים וכל יתר המסמכים הדרושים, בהתאם לשינויים שיתחייבו מדרישות הרשויות או שינויים שיתגלה בהם צורך במהלך התכנון. כל עדכון יבוצע בתאום עם המנהל בכתב.</w:t>
      </w:r>
    </w:p>
    <w:p w14:paraId="5A0D098D" w14:textId="77777777" w:rsidR="0045396B" w:rsidRPr="0045396B" w:rsidRDefault="0045396B" w:rsidP="0045396B">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413454D1" w14:textId="77777777" w:rsidR="0045396B" w:rsidRPr="0045396B" w:rsidRDefault="0045396B" w:rsidP="0045396B">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 xml:space="preserve">אשרור תכניות </w:t>
      </w:r>
      <w:r w:rsidRPr="0045396B">
        <w:rPr>
          <w:rFonts w:ascii="Times New Roman" w:eastAsia="Times New Roman" w:hAnsi="Times New Roman" w:cs="David"/>
          <w:sz w:val="24"/>
          <w:szCs w:val="24"/>
          <w:lang w:eastAsia="he-IL"/>
        </w:rPr>
        <w:t>AS MADE</w:t>
      </w:r>
      <w:r w:rsidRPr="0045396B">
        <w:rPr>
          <w:rFonts w:ascii="Times New Roman" w:eastAsia="Times New Roman" w:hAnsi="Times New Roman" w:cs="David"/>
          <w:sz w:val="24"/>
          <w:szCs w:val="24"/>
          <w:rtl/>
          <w:lang w:eastAsia="he-IL"/>
        </w:rPr>
        <w:t xml:space="preserve"> שיוכנו ע"י הקבלנים על רקע תכניות המתכנן ושיכללו שנויים שבוצעו בתכנון ו/או בביצוע בזמן ביצוע העבודה האדריכלית. </w:t>
      </w:r>
    </w:p>
    <w:p w14:paraId="0FA6B3AA" w14:textId="77777777" w:rsidR="0045396B" w:rsidRPr="0045396B" w:rsidRDefault="0045396B" w:rsidP="0045396B">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09473D27" w14:textId="77777777" w:rsidR="0045396B" w:rsidRPr="0045396B" w:rsidRDefault="0045396B" w:rsidP="0045396B">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השתתפות בקבלת העבודות ואישור גמר ביצוע העבודות, בתיאום עם היועצים. העברת רשימות ליקויים לתיקון.</w:t>
      </w:r>
    </w:p>
    <w:p w14:paraId="0D01C415" w14:textId="77777777" w:rsidR="0045396B" w:rsidRPr="0045396B" w:rsidRDefault="0045396B" w:rsidP="0045396B">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17CC14FA" w14:textId="77777777" w:rsidR="0045396B" w:rsidRPr="0045396B" w:rsidRDefault="0045396B" w:rsidP="0045396B">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ייעוץ למנהל והשתתפות בדיונים ובבירורים עם הקבלנים בקשר עם ביצוע העבודה האדריכלית ובפקוח העליון עליהן ועל התאמתן לתנאי החוזים עם קבלני העבודות, הן לפני מסירת העבודות והן בתקופת הבדק.</w:t>
      </w:r>
    </w:p>
    <w:p w14:paraId="0B4D68E8" w14:textId="77777777" w:rsidR="0045396B" w:rsidRPr="0045396B" w:rsidRDefault="0045396B" w:rsidP="0045396B">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33BE3498" w14:textId="77777777" w:rsidR="0045396B" w:rsidRPr="0045396B" w:rsidRDefault="0045396B" w:rsidP="00D53CB3">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ייעוץ לפתרונות במקרים בהם יתגלו כש</w:t>
      </w:r>
      <w:r w:rsidR="00D53CB3">
        <w:rPr>
          <w:rFonts w:ascii="Times New Roman" w:eastAsia="Times New Roman" w:hAnsi="Times New Roman" w:cs="David"/>
          <w:sz w:val="24"/>
          <w:szCs w:val="24"/>
          <w:rtl/>
          <w:lang w:eastAsia="he-IL"/>
        </w:rPr>
        <w:t>לים בבצוע העבודות לעומת התכנון.</w:t>
      </w:r>
    </w:p>
    <w:p w14:paraId="22F47A6C" w14:textId="77777777" w:rsidR="0045396B" w:rsidRPr="0045396B" w:rsidRDefault="0045396B" w:rsidP="0045396B">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lang w:eastAsia="he-IL"/>
        </w:rPr>
      </w:pPr>
      <w:r w:rsidRPr="0045396B">
        <w:rPr>
          <w:rFonts w:ascii="Times New Roman" w:eastAsia="Times New Roman" w:hAnsi="Times New Roman" w:cs="David"/>
          <w:sz w:val="24"/>
          <w:szCs w:val="24"/>
          <w:rtl/>
          <w:lang w:eastAsia="he-IL"/>
        </w:rPr>
        <w:tab/>
      </w:r>
    </w:p>
    <w:p w14:paraId="1809347D" w14:textId="77777777" w:rsidR="0045396B" w:rsidRPr="0045396B" w:rsidRDefault="0045396B" w:rsidP="0045396B">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 xml:space="preserve">יעוץ למפקח בבדיקה ואישור של החשבונות החלקיים והחשבונות הסופיים של </w:t>
      </w:r>
      <w:r w:rsidRPr="0045396B">
        <w:rPr>
          <w:rFonts w:ascii="Times New Roman" w:eastAsia="Times New Roman" w:hAnsi="Times New Roman" w:cs="David"/>
          <w:sz w:val="24"/>
          <w:szCs w:val="24"/>
          <w:rtl/>
          <w:lang w:eastAsia="he-IL"/>
        </w:rPr>
        <w:lastRenderedPageBreak/>
        <w:t>קבלני העבודות, בהסתמך על ההסכמים עימם, ולאחר אישור הכמויות ע"י המפקח. יעוץ למזמין והשתתפות בבירורים עם קבלני העבודות הן במהלך ביצוע העבודות והן לאחר מכן, לתביעות בגין שינויים ולגמר חשבון סופי, לגבי מחירים חריגים ו/או הבהרת כוונות המפרט וכתב הכמויות, לרבות סיוע ככל הנדרש בכל בוררות או הליך משפטי בין המזמין לבין קבלני העבודות.</w:t>
      </w:r>
    </w:p>
    <w:p w14:paraId="342F5C2E" w14:textId="77777777" w:rsidR="0045396B" w:rsidRPr="0045396B" w:rsidRDefault="0045396B" w:rsidP="0045396B">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17F0101A" w14:textId="77777777" w:rsidR="0045396B" w:rsidRPr="0045396B" w:rsidRDefault="0045396B" w:rsidP="0045396B">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סיוע למזמין במתן מענה לפניות, אשר יופנו אליו, בקשר לתכנון ובצוע עבוד</w:t>
      </w:r>
      <w:r w:rsidRPr="0045396B">
        <w:rPr>
          <w:rFonts w:ascii="Times New Roman" w:eastAsia="Times New Roman" w:hAnsi="Times New Roman" w:cs="David" w:hint="cs"/>
          <w:sz w:val="24"/>
          <w:szCs w:val="24"/>
          <w:rtl/>
          <w:lang w:eastAsia="he-IL"/>
        </w:rPr>
        <w:t>ות</w:t>
      </w:r>
      <w:r w:rsidRPr="0045396B">
        <w:rPr>
          <w:rFonts w:ascii="Times New Roman" w:eastAsia="Times New Roman" w:hAnsi="Times New Roman" w:cs="David"/>
          <w:sz w:val="24"/>
          <w:szCs w:val="24"/>
          <w:rtl/>
          <w:lang w:eastAsia="he-IL"/>
        </w:rPr>
        <w:t xml:space="preserve"> אדריכל</w:t>
      </w:r>
      <w:r w:rsidRPr="0045396B">
        <w:rPr>
          <w:rFonts w:ascii="Times New Roman" w:eastAsia="Times New Roman" w:hAnsi="Times New Roman" w:cs="David" w:hint="cs"/>
          <w:sz w:val="24"/>
          <w:szCs w:val="24"/>
          <w:rtl/>
          <w:lang w:eastAsia="he-IL"/>
        </w:rPr>
        <w:t>ו</w:t>
      </w:r>
      <w:r w:rsidRPr="0045396B">
        <w:rPr>
          <w:rFonts w:ascii="Times New Roman" w:eastAsia="Times New Roman" w:hAnsi="Times New Roman" w:cs="David"/>
          <w:sz w:val="24"/>
          <w:szCs w:val="24"/>
          <w:rtl/>
          <w:lang w:eastAsia="he-IL"/>
        </w:rPr>
        <w:t>ת</w:t>
      </w:r>
      <w:r w:rsidRPr="0045396B">
        <w:rPr>
          <w:rFonts w:ascii="Times New Roman" w:eastAsia="Times New Roman" w:hAnsi="Times New Roman" w:cs="David" w:hint="cs"/>
          <w:sz w:val="24"/>
          <w:szCs w:val="24"/>
          <w:rtl/>
          <w:lang w:eastAsia="he-IL"/>
        </w:rPr>
        <w:t xml:space="preserve"> הפנים</w:t>
      </w:r>
      <w:r w:rsidRPr="0045396B">
        <w:rPr>
          <w:rFonts w:ascii="Times New Roman" w:eastAsia="Times New Roman" w:hAnsi="Times New Roman" w:cs="David"/>
          <w:sz w:val="24"/>
          <w:szCs w:val="24"/>
          <w:rtl/>
          <w:lang w:eastAsia="he-IL"/>
        </w:rPr>
        <w:t>.</w:t>
      </w:r>
    </w:p>
    <w:p w14:paraId="6FA6828B" w14:textId="77777777" w:rsidR="0045396B" w:rsidRPr="0045396B" w:rsidRDefault="0045396B" w:rsidP="0045396B">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61EB0B2D" w14:textId="77777777" w:rsidR="0045396B" w:rsidRPr="0045396B" w:rsidRDefault="0045396B" w:rsidP="0045396B">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r>
      <w:r w:rsidRPr="0045396B">
        <w:rPr>
          <w:rFonts w:ascii="Times New Roman" w:eastAsia="Times New Roman" w:hAnsi="Times New Roman" w:cs="David" w:hint="cs"/>
          <w:sz w:val="24"/>
          <w:szCs w:val="24"/>
          <w:rtl/>
          <w:lang w:eastAsia="he-IL"/>
        </w:rPr>
        <w:t>סיוע ל</w:t>
      </w:r>
      <w:r w:rsidRPr="0045396B">
        <w:rPr>
          <w:rFonts w:ascii="Times New Roman" w:eastAsia="Times New Roman" w:hAnsi="Times New Roman" w:cs="David"/>
          <w:sz w:val="24"/>
          <w:szCs w:val="24"/>
          <w:rtl/>
          <w:lang w:eastAsia="he-IL"/>
        </w:rPr>
        <w:t>מזמין בהגנה בפני תביעות בקשר עם תכנון ובצוע עבוד</w:t>
      </w:r>
      <w:r w:rsidRPr="0045396B">
        <w:rPr>
          <w:rFonts w:ascii="Times New Roman" w:eastAsia="Times New Roman" w:hAnsi="Times New Roman" w:cs="David" w:hint="cs"/>
          <w:sz w:val="24"/>
          <w:szCs w:val="24"/>
          <w:rtl/>
          <w:lang w:eastAsia="he-IL"/>
        </w:rPr>
        <w:t>ת</w:t>
      </w:r>
      <w:r w:rsidRPr="0045396B">
        <w:rPr>
          <w:rFonts w:ascii="Times New Roman" w:eastAsia="Times New Roman" w:hAnsi="Times New Roman" w:cs="David"/>
          <w:sz w:val="24"/>
          <w:szCs w:val="24"/>
          <w:rtl/>
          <w:lang w:eastAsia="he-IL"/>
        </w:rPr>
        <w:t xml:space="preserve"> אדריכל</w:t>
      </w:r>
      <w:r w:rsidRPr="0045396B">
        <w:rPr>
          <w:rFonts w:ascii="Times New Roman" w:eastAsia="Times New Roman" w:hAnsi="Times New Roman" w:cs="David" w:hint="cs"/>
          <w:sz w:val="24"/>
          <w:szCs w:val="24"/>
          <w:rtl/>
          <w:lang w:eastAsia="he-IL"/>
        </w:rPr>
        <w:t>ו</w:t>
      </w:r>
      <w:r w:rsidRPr="0045396B">
        <w:rPr>
          <w:rFonts w:ascii="Times New Roman" w:eastAsia="Times New Roman" w:hAnsi="Times New Roman" w:cs="David"/>
          <w:sz w:val="24"/>
          <w:szCs w:val="24"/>
          <w:rtl/>
          <w:lang w:eastAsia="he-IL"/>
        </w:rPr>
        <w:t>ת</w:t>
      </w:r>
      <w:r w:rsidRPr="0045396B">
        <w:rPr>
          <w:rFonts w:ascii="Times New Roman" w:eastAsia="Times New Roman" w:hAnsi="Times New Roman" w:cs="David" w:hint="cs"/>
          <w:sz w:val="24"/>
          <w:szCs w:val="24"/>
          <w:rtl/>
          <w:lang w:eastAsia="he-IL"/>
        </w:rPr>
        <w:t xml:space="preserve"> הפנים</w:t>
      </w:r>
      <w:r w:rsidRPr="0045396B">
        <w:rPr>
          <w:rFonts w:ascii="Times New Roman" w:eastAsia="Times New Roman" w:hAnsi="Times New Roman" w:cs="David"/>
          <w:sz w:val="24"/>
          <w:szCs w:val="24"/>
          <w:rtl/>
          <w:lang w:eastAsia="he-IL"/>
        </w:rPr>
        <w:t>, על דרך של הצטרפות כנתבע ו/או מסירת עדות מטעם המזמין והמצאת כל מסמך בקשר עם התכנון, אשר דרוש למזמין לשם ניהול ההגנה, לפי דרישת המזמין ומיד עם דרישתו הראשונה</w:t>
      </w:r>
      <w:r w:rsidRPr="0045396B">
        <w:rPr>
          <w:rFonts w:ascii="Times New Roman" w:eastAsia="Times New Roman" w:hAnsi="Times New Roman" w:cs="David" w:hint="cs"/>
          <w:sz w:val="24"/>
          <w:szCs w:val="24"/>
          <w:rtl/>
          <w:lang w:eastAsia="he-IL"/>
        </w:rPr>
        <w:t xml:space="preserve"> וכן על דרך של הצטרפות כנתבע במקרה של טעות או מחדל של המתכנן</w:t>
      </w:r>
      <w:r w:rsidRPr="0045396B">
        <w:rPr>
          <w:rFonts w:ascii="Times New Roman" w:eastAsia="Times New Roman" w:hAnsi="Times New Roman" w:cs="David"/>
          <w:sz w:val="24"/>
          <w:szCs w:val="24"/>
          <w:rtl/>
          <w:lang w:eastAsia="he-IL"/>
        </w:rPr>
        <w:t>.</w:t>
      </w:r>
    </w:p>
    <w:p w14:paraId="1118A0C8" w14:textId="77777777" w:rsidR="0045396B" w:rsidRPr="0045396B" w:rsidRDefault="0045396B" w:rsidP="0045396B">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78DCCD8D" w14:textId="77777777" w:rsidR="0045396B" w:rsidRPr="0045396B" w:rsidRDefault="0045396B" w:rsidP="0045396B">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כל יתר הדרוש לפיקוח עליון, ולביקורת על הבצוע.</w:t>
      </w:r>
    </w:p>
    <w:p w14:paraId="49C6A391"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47DC991"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ב.</w:t>
      </w:r>
      <w:r w:rsidRPr="0045396B">
        <w:rPr>
          <w:rFonts w:ascii="Times New Roman" w:eastAsia="Times New Roman" w:hAnsi="Times New Roman" w:cs="David"/>
          <w:sz w:val="24"/>
          <w:szCs w:val="24"/>
          <w:rtl/>
          <w:lang w:eastAsia="he-IL"/>
        </w:rPr>
        <w:tab/>
        <w:t>כדי למלא משימות אלה, יבקר המתכנן באתר הבניה ובמקורות החומרים והציוד באופן תדיר ו/או לפי הזמנת המנהל או המפקח ולפחות בכל אחד מהשלבים הבאים:</w:t>
      </w:r>
    </w:p>
    <w:p w14:paraId="48AA9BFD" w14:textId="77777777" w:rsidR="0045396B" w:rsidRPr="0045396B" w:rsidRDefault="0045396B" w:rsidP="0045396B">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542F0A5B" w14:textId="77777777" w:rsidR="0045396B" w:rsidRPr="0045396B" w:rsidRDefault="0045396B" w:rsidP="004539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בחירת חומרי הריצוף והחיפוי.</w:t>
      </w:r>
    </w:p>
    <w:p w14:paraId="2BAD2FE8" w14:textId="77777777" w:rsidR="0045396B" w:rsidRPr="0045396B" w:rsidRDefault="0045396B" w:rsidP="0045396B">
      <w:pPr>
        <w:widowControl w:val="0"/>
        <w:numPr>
          <w:ilvl w:val="0"/>
          <w:numId w:val="8"/>
        </w:numPr>
        <w:spacing w:before="0" w:beforeAutospacing="0" w:after="0" w:afterAutospacing="0" w:line="240" w:lineRule="auto"/>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בחירת ספק</w:t>
      </w:r>
      <w:r w:rsidRPr="0045396B">
        <w:rPr>
          <w:rFonts w:ascii="Times New Roman" w:eastAsia="Times New Roman" w:hAnsi="Times New Roman" w:cs="David" w:hint="cs"/>
          <w:sz w:val="24"/>
          <w:szCs w:val="24"/>
          <w:rtl/>
          <w:lang w:eastAsia="he-IL"/>
        </w:rPr>
        <w:t>י</w:t>
      </w:r>
      <w:r w:rsidRPr="0045396B">
        <w:rPr>
          <w:rFonts w:ascii="Times New Roman" w:eastAsia="Times New Roman" w:hAnsi="Times New Roman" w:cs="David"/>
          <w:sz w:val="24"/>
          <w:szCs w:val="24"/>
          <w:rtl/>
          <w:lang w:eastAsia="he-IL"/>
        </w:rPr>
        <w:t xml:space="preserve"> </w:t>
      </w:r>
      <w:r w:rsidRPr="0045396B">
        <w:rPr>
          <w:rFonts w:ascii="Times New Roman" w:eastAsia="Times New Roman" w:hAnsi="Times New Roman" w:cs="David" w:hint="cs"/>
          <w:sz w:val="24"/>
          <w:szCs w:val="24"/>
          <w:rtl/>
          <w:lang w:eastAsia="he-IL"/>
        </w:rPr>
        <w:t>רהיטים, גופי התאורה, אביזרי הפנים שונים</w:t>
      </w:r>
      <w:r w:rsidRPr="0045396B">
        <w:rPr>
          <w:rFonts w:ascii="Times New Roman" w:eastAsia="Times New Roman" w:hAnsi="Times New Roman" w:cs="David"/>
          <w:sz w:val="24"/>
          <w:szCs w:val="24"/>
          <w:rtl/>
          <w:lang w:eastAsia="he-IL"/>
        </w:rPr>
        <w:t>.</w:t>
      </w:r>
    </w:p>
    <w:p w14:paraId="2E13B1DF" w14:textId="77777777" w:rsidR="0045396B" w:rsidRPr="0045396B" w:rsidRDefault="0045396B" w:rsidP="004539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לבדיקת ואשור דלתות כניסה ודלתות פנים.</w:t>
      </w:r>
    </w:p>
    <w:p w14:paraId="449B82A4" w14:textId="77777777" w:rsidR="0045396B" w:rsidRPr="0045396B" w:rsidRDefault="0045396B" w:rsidP="0045396B">
      <w:pPr>
        <w:widowControl w:val="0"/>
        <w:spacing w:before="0" w:beforeAutospacing="0" w:after="0" w:afterAutospacing="0" w:line="240" w:lineRule="auto"/>
        <w:ind w:left="1440" w:firstLine="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לבדיקת ואשור פריטים אופייניים בדירה אופיינית.</w:t>
      </w:r>
    </w:p>
    <w:p w14:paraId="1CEFA41F" w14:textId="77777777" w:rsidR="0045396B" w:rsidRPr="0045396B" w:rsidRDefault="0045396B" w:rsidP="004539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בעת ביצוע עבודות גמר במבואת הכניסה</w:t>
      </w:r>
      <w:r w:rsidRPr="0045396B">
        <w:rPr>
          <w:rFonts w:ascii="Times New Roman" w:eastAsia="Times New Roman" w:hAnsi="Times New Roman" w:cs="David" w:hint="cs"/>
          <w:sz w:val="24"/>
          <w:szCs w:val="24"/>
          <w:rtl/>
          <w:lang w:eastAsia="he-IL"/>
        </w:rPr>
        <w:t>,</w:t>
      </w:r>
      <w:r w:rsidRPr="0045396B">
        <w:rPr>
          <w:rFonts w:ascii="Times New Roman" w:eastAsia="Times New Roman" w:hAnsi="Times New Roman" w:cs="David"/>
          <w:sz w:val="24"/>
          <w:szCs w:val="24"/>
          <w:rtl/>
          <w:lang w:eastAsia="he-IL"/>
        </w:rPr>
        <w:t xml:space="preserve"> במבואת הקומתיות</w:t>
      </w:r>
      <w:r w:rsidRPr="0045396B">
        <w:rPr>
          <w:rFonts w:ascii="Times New Roman" w:eastAsia="Times New Roman" w:hAnsi="Times New Roman" w:cs="David" w:hint="cs"/>
          <w:sz w:val="24"/>
          <w:szCs w:val="24"/>
          <w:rtl/>
          <w:lang w:eastAsia="he-IL"/>
        </w:rPr>
        <w:t>, במועדון הדיירים, במבנה המכירות ובדירה מבנה מכירות ודירה לדוגמא</w:t>
      </w:r>
      <w:r w:rsidRPr="0045396B">
        <w:rPr>
          <w:rFonts w:ascii="Times New Roman" w:eastAsia="Times New Roman" w:hAnsi="Times New Roman" w:cs="David"/>
          <w:sz w:val="24"/>
          <w:szCs w:val="24"/>
          <w:rtl/>
          <w:lang w:eastAsia="he-IL"/>
        </w:rPr>
        <w:t>.</w:t>
      </w:r>
    </w:p>
    <w:p w14:paraId="30780B3C" w14:textId="77777777" w:rsidR="0045396B" w:rsidRPr="0045396B" w:rsidRDefault="0045396B" w:rsidP="0045396B">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0853CBB3"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ג.</w:t>
      </w:r>
      <w:r w:rsidRPr="0045396B">
        <w:rPr>
          <w:rFonts w:ascii="Times New Roman" w:eastAsia="Times New Roman" w:hAnsi="Times New Roman" w:cs="David"/>
          <w:sz w:val="24"/>
          <w:szCs w:val="24"/>
          <w:rtl/>
          <w:lang w:eastAsia="he-IL"/>
        </w:rPr>
        <w:tab/>
        <w:t>אין המתכנן רשאי לתת הוראות לקבלנים ו/או לנהל משא ומתן עם הקבלנים, לרבות ביחס למחירים ו/או לדרכי ביצוע, אלא באמצעות נציגו המוסמך של המזמין.</w:t>
      </w:r>
    </w:p>
    <w:p w14:paraId="11BA4FC5" w14:textId="77777777" w:rsidR="0045396B" w:rsidRPr="0045396B" w:rsidRDefault="0045396B" w:rsidP="0045396B">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339305D2"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ד.</w:t>
      </w:r>
      <w:r w:rsidRPr="0045396B">
        <w:rPr>
          <w:rFonts w:ascii="Times New Roman" w:eastAsia="Times New Roman" w:hAnsi="Times New Roman" w:cs="David"/>
          <w:sz w:val="24"/>
          <w:szCs w:val="24"/>
          <w:rtl/>
          <w:lang w:eastAsia="he-IL"/>
        </w:rPr>
        <w:tab/>
        <w:t>לאחר כל בקור של המתכנן באתר יגיש המתכנן לנציג המזמין דו"ח בכתב ובו יציין את התרשמותו ואת הערותיו לגבי בצוע העבודות. בגמר ביצוע העבודות יגיש המתכנן לנציג המזמין הצהרה, בנוסח נספח ט', כי בדק את ביצוע העבודות ומצא אותן תואמות לתכניותיו ולתקנים מחייבים וכי בוצעו לשביעות רצונו. ללא דו"חות והצהרה אלה לא תשולם למתכנן יתרת שכרו עבור פיקוח עליון.</w:t>
      </w:r>
    </w:p>
    <w:p w14:paraId="2A53072E"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ab/>
      </w:r>
    </w:p>
    <w:p w14:paraId="4E474AE6"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2</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 xml:space="preserve">המתכנן מתחייב לשמור על </w:t>
      </w:r>
      <w:r w:rsidRPr="0045396B">
        <w:rPr>
          <w:rFonts w:ascii="Times New Roman" w:eastAsia="Times New Roman" w:hAnsi="Times New Roman" w:cs="David" w:hint="cs"/>
          <w:sz w:val="24"/>
          <w:szCs w:val="24"/>
          <w:rtl/>
          <w:lang w:eastAsia="he-IL"/>
        </w:rPr>
        <w:t>קבצים</w:t>
      </w:r>
      <w:r w:rsidRPr="0045396B">
        <w:rPr>
          <w:rFonts w:ascii="Times New Roman" w:eastAsia="Times New Roman" w:hAnsi="Times New Roman" w:cs="David"/>
          <w:sz w:val="24"/>
          <w:szCs w:val="24"/>
          <w:rtl/>
          <w:lang w:eastAsia="he-IL"/>
        </w:rPr>
        <w:t xml:space="preserve"> </w:t>
      </w:r>
      <w:r w:rsidRPr="0045396B">
        <w:rPr>
          <w:rFonts w:ascii="Times New Roman" w:eastAsia="Times New Roman" w:hAnsi="Times New Roman" w:cs="David" w:hint="cs"/>
          <w:sz w:val="24"/>
          <w:szCs w:val="24"/>
          <w:rtl/>
          <w:lang w:eastAsia="he-IL"/>
        </w:rPr>
        <w:t>ואוריגינלי</w:t>
      </w:r>
      <w:r w:rsidRPr="0045396B">
        <w:rPr>
          <w:rFonts w:ascii="Times New Roman" w:eastAsia="Times New Roman" w:hAnsi="Times New Roman" w:cs="David" w:hint="eastAsia"/>
          <w:sz w:val="24"/>
          <w:szCs w:val="24"/>
          <w:rtl/>
          <w:lang w:eastAsia="he-IL"/>
        </w:rPr>
        <w:t>ים</w:t>
      </w:r>
      <w:r w:rsidRPr="0045396B">
        <w:rPr>
          <w:rFonts w:ascii="Times New Roman" w:eastAsia="Times New Roman" w:hAnsi="Times New Roman" w:cs="David"/>
          <w:sz w:val="24"/>
          <w:szCs w:val="24"/>
          <w:rtl/>
          <w:lang w:eastAsia="he-IL"/>
        </w:rPr>
        <w:t xml:space="preserve"> </w:t>
      </w:r>
      <w:r w:rsidRPr="0045396B">
        <w:rPr>
          <w:rFonts w:ascii="Times New Roman" w:eastAsia="Times New Roman" w:hAnsi="Times New Roman" w:cs="David" w:hint="cs"/>
          <w:sz w:val="24"/>
          <w:szCs w:val="24"/>
          <w:rtl/>
          <w:lang w:eastAsia="he-IL"/>
        </w:rPr>
        <w:t>של</w:t>
      </w:r>
      <w:r w:rsidRPr="0045396B">
        <w:rPr>
          <w:rFonts w:ascii="Times New Roman" w:eastAsia="Times New Roman" w:hAnsi="Times New Roman" w:cs="David"/>
          <w:sz w:val="24"/>
          <w:szCs w:val="24"/>
          <w:rtl/>
          <w:lang w:eastAsia="he-IL"/>
        </w:rPr>
        <w:t xml:space="preserve"> התוכניות עד לאחר סיום הביצוע בשטח של העבודות נשוא התכנון, כך שניתן יהיה לבצע מהם העתקות, צילומים וכו' וכן כך שניתן יהיה לבצע בהם תיקונים ושינויים.</w:t>
      </w:r>
    </w:p>
    <w:p w14:paraId="20113592" w14:textId="77777777" w:rsidR="0045396B" w:rsidRPr="0045396B" w:rsidRDefault="0045396B" w:rsidP="0045396B">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4F40D79D"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3</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 xml:space="preserve">נציג המזמין רשאי להזמין מהמתכנן את כל שלבי התכנון המפורטים בנספח זה ו/או חלק מהם ו/או </w:t>
      </w:r>
      <w:r w:rsidRPr="0045396B">
        <w:rPr>
          <w:rFonts w:ascii="Times New Roman" w:eastAsia="Times New Roman" w:hAnsi="Times New Roman" w:cs="David"/>
          <w:sz w:val="24"/>
          <w:szCs w:val="24"/>
          <w:rtl/>
          <w:lang w:eastAsia="he-IL"/>
        </w:rPr>
        <w:lastRenderedPageBreak/>
        <w:t>שירותים נוספים מעבר להם.</w:t>
      </w:r>
    </w:p>
    <w:p w14:paraId="059C7702" w14:textId="77777777" w:rsidR="0045396B" w:rsidRPr="0045396B" w:rsidRDefault="0045396B" w:rsidP="00D53CB3">
      <w:pPr>
        <w:widowControl w:val="0"/>
        <w:spacing w:before="0" w:beforeAutospacing="0" w:after="0" w:afterAutospacing="0" w:line="240" w:lineRule="auto"/>
        <w:ind w:left="720" w:hanging="720"/>
        <w:jc w:val="center"/>
        <w:rPr>
          <w:rFonts w:ascii="Times New Roman" w:eastAsia="Times New Roman" w:hAnsi="Times New Roman" w:cs="David"/>
          <w:bCs/>
          <w:sz w:val="20"/>
          <w:szCs w:val="24"/>
          <w:u w:val="single"/>
          <w:rtl/>
          <w:lang w:eastAsia="he-IL"/>
        </w:rPr>
      </w:pPr>
      <w:r w:rsidRPr="0045396B">
        <w:rPr>
          <w:rFonts w:ascii="Times New Roman" w:eastAsia="Times New Roman" w:hAnsi="Times New Roman" w:cs="David"/>
          <w:bCs/>
          <w:sz w:val="20"/>
          <w:szCs w:val="24"/>
          <w:u w:val="single"/>
          <w:rtl/>
          <w:lang w:eastAsia="he-IL"/>
        </w:rPr>
        <w:t xml:space="preserve">נספח </w:t>
      </w:r>
      <w:r w:rsidR="00D53CB3">
        <w:rPr>
          <w:rFonts w:ascii="Times New Roman" w:eastAsia="Times New Roman" w:hAnsi="Times New Roman" w:cs="David" w:hint="cs"/>
          <w:bCs/>
          <w:sz w:val="20"/>
          <w:szCs w:val="24"/>
          <w:u w:val="single"/>
          <w:rtl/>
          <w:lang w:eastAsia="he-IL"/>
        </w:rPr>
        <w:t>"</w:t>
      </w:r>
      <w:r w:rsidRPr="0045396B">
        <w:rPr>
          <w:rFonts w:ascii="Times New Roman" w:eastAsia="Times New Roman" w:hAnsi="Times New Roman" w:cs="David"/>
          <w:bCs/>
          <w:sz w:val="20"/>
          <w:szCs w:val="24"/>
          <w:u w:val="single"/>
          <w:rtl/>
          <w:lang w:eastAsia="he-IL"/>
        </w:rPr>
        <w:t>ג'</w:t>
      </w:r>
      <w:r w:rsidR="00D53CB3">
        <w:rPr>
          <w:rFonts w:ascii="Times New Roman" w:eastAsia="Times New Roman" w:hAnsi="Times New Roman" w:cs="David" w:hint="cs"/>
          <w:bCs/>
          <w:sz w:val="20"/>
          <w:szCs w:val="24"/>
          <w:u w:val="single"/>
          <w:rtl/>
          <w:lang w:eastAsia="he-IL"/>
        </w:rPr>
        <w:t>'</w:t>
      </w:r>
    </w:p>
    <w:p w14:paraId="5E8E3A74"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11654CDC"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45396B">
        <w:rPr>
          <w:rFonts w:ascii="Times New Roman" w:eastAsia="Times New Roman" w:hAnsi="Times New Roman" w:cs="David"/>
          <w:bCs/>
          <w:sz w:val="20"/>
          <w:szCs w:val="24"/>
          <w:u w:val="single"/>
          <w:rtl/>
          <w:lang w:eastAsia="he-IL"/>
        </w:rPr>
        <w:t>לוח זמנים ושלבי עבודה</w:t>
      </w:r>
    </w:p>
    <w:p w14:paraId="764249CB"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6815E196"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bCs/>
          <w:sz w:val="20"/>
          <w:szCs w:val="24"/>
          <w:u w:val="single"/>
          <w:rtl/>
          <w:lang w:eastAsia="he-IL"/>
        </w:rPr>
      </w:pPr>
    </w:p>
    <w:p w14:paraId="2A7C269D"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לוח הזמנים לתכנון כל אחד מהשלבים של הפרויקט יהיה כפי שייקבע מעת לעת ע"י המנהל. לוח הזמנים לפיקוח העליון </w:t>
      </w:r>
      <w:r w:rsidRPr="0045396B">
        <w:rPr>
          <w:rFonts w:ascii="Times New Roman" w:eastAsia="Times New Roman" w:hAnsi="Times New Roman" w:cs="David"/>
          <w:sz w:val="20"/>
          <w:szCs w:val="24"/>
          <w:lang w:eastAsia="he-IL"/>
        </w:rPr>
        <w:t>–</w:t>
      </w:r>
      <w:r w:rsidRPr="0045396B">
        <w:rPr>
          <w:rFonts w:ascii="Times New Roman" w:eastAsia="Times New Roman" w:hAnsi="Times New Roman" w:cs="David"/>
          <w:sz w:val="20"/>
          <w:szCs w:val="24"/>
          <w:rtl/>
          <w:lang w:eastAsia="he-IL"/>
        </w:rPr>
        <w:t xml:space="preserve"> ברציפות מתחילת ביצוע העבודות ועד להשלמתן כולל תקופת הבדק, ככל שיידרש ע"י המנהל.</w:t>
      </w:r>
    </w:p>
    <w:p w14:paraId="77E216D2"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7926290"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ימסור את התכניות לאישור המזמין בהתאם ללוח הזמנים והתכניות לא תיחשבנה כמושלמות עד לקבלת אישור המזמין.</w:t>
      </w:r>
    </w:p>
    <w:p w14:paraId="05DBF3ED"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22974C2"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העביר המזמין למתכנן הערות או הנחיות נוספות לגבי התכניות, יתכנן המתכנן את התכניות תוך פרק זמן סביר שיוסכם בינו לבין המזמין, ואולם בכל מקרה לא יעלה על פרק הזמן הנקוב עובר אותו שלב בלוח הזמנים. האמור לעיל מותנה בכך שהמזמין ימציא למתכנן הערותיו ו/או הנחיותיו לגבי תכניות שהוגשו לו ע"י המתכנן בתוך 30 יום ממועד הגשתן למזמין.</w:t>
      </w:r>
    </w:p>
    <w:p w14:paraId="6B711003"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B80459D"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אם לא יקבע לוח זמנים במעמד חתימת החוזה יעביר המתכנן לוח זמנים ראשוני לאישור המנהל תוך 7 ימים ממועד החתימה.</w:t>
      </w:r>
    </w:p>
    <w:p w14:paraId="32FB820F"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5B9542F"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1DF8E00" w14:textId="77777777" w:rsidR="0045396B" w:rsidRPr="0045396B" w:rsidRDefault="0045396B" w:rsidP="0045396B">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45396B">
        <w:rPr>
          <w:rFonts w:ascii="Times New Roman" w:eastAsia="Times New Roman" w:hAnsi="Times New Roman" w:cs="David"/>
          <w:sz w:val="20"/>
          <w:szCs w:val="24"/>
          <w:u w:val="single"/>
          <w:rtl/>
          <w:lang w:eastAsia="he-IL"/>
        </w:rPr>
        <w:br w:type="page"/>
      </w:r>
      <w:r w:rsidRPr="0045396B">
        <w:rPr>
          <w:rFonts w:ascii="Times New Roman" w:eastAsia="Times New Roman" w:hAnsi="Times New Roman" w:cs="David"/>
          <w:bCs/>
          <w:sz w:val="24"/>
          <w:szCs w:val="24"/>
          <w:u w:val="single"/>
          <w:rtl/>
          <w:lang w:eastAsia="he-IL"/>
        </w:rPr>
        <w:lastRenderedPageBreak/>
        <w:t xml:space="preserve">נספח </w:t>
      </w:r>
      <w:r w:rsidR="00D53CB3">
        <w:rPr>
          <w:rFonts w:ascii="Times New Roman" w:eastAsia="Times New Roman" w:hAnsi="Times New Roman" w:cs="David" w:hint="cs"/>
          <w:bCs/>
          <w:sz w:val="24"/>
          <w:szCs w:val="24"/>
          <w:u w:val="single"/>
          <w:rtl/>
          <w:lang w:eastAsia="he-IL"/>
        </w:rPr>
        <w:t>"</w:t>
      </w:r>
      <w:r w:rsidRPr="0045396B">
        <w:rPr>
          <w:rFonts w:ascii="Times New Roman" w:eastAsia="Times New Roman" w:hAnsi="Times New Roman" w:cs="David"/>
          <w:bCs/>
          <w:sz w:val="24"/>
          <w:szCs w:val="24"/>
          <w:u w:val="single"/>
          <w:rtl/>
          <w:lang w:eastAsia="he-IL"/>
        </w:rPr>
        <w:t>ד'</w:t>
      </w:r>
      <w:r w:rsidR="00D53CB3">
        <w:rPr>
          <w:rFonts w:ascii="Times New Roman" w:eastAsia="Times New Roman" w:hAnsi="Times New Roman" w:cs="David" w:hint="cs"/>
          <w:bCs/>
          <w:sz w:val="24"/>
          <w:szCs w:val="24"/>
          <w:u w:val="single"/>
          <w:rtl/>
          <w:lang w:eastAsia="he-IL"/>
        </w:rPr>
        <w:t>'</w:t>
      </w:r>
    </w:p>
    <w:p w14:paraId="58578AD0" w14:textId="77777777" w:rsidR="0045396B" w:rsidRPr="0045396B" w:rsidRDefault="0045396B" w:rsidP="004539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1752E39" w14:textId="77777777" w:rsidR="0045396B" w:rsidRPr="0045396B" w:rsidRDefault="0045396B" w:rsidP="0045396B">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45396B">
        <w:rPr>
          <w:rFonts w:ascii="Times New Roman" w:eastAsia="Times New Roman" w:hAnsi="Times New Roman" w:cs="David"/>
          <w:bCs/>
          <w:sz w:val="24"/>
          <w:szCs w:val="24"/>
          <w:u w:val="single"/>
          <w:rtl/>
          <w:lang w:eastAsia="he-IL"/>
        </w:rPr>
        <w:t>שכר המתכנן</w:t>
      </w:r>
    </w:p>
    <w:p w14:paraId="777B0051" w14:textId="77777777" w:rsidR="0045396B" w:rsidRPr="0045396B" w:rsidRDefault="0045396B" w:rsidP="0045396B">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44C82BCC" w14:textId="75C2C99D" w:rsidR="0045396B" w:rsidRPr="0045396B" w:rsidDel="00EE027A" w:rsidRDefault="0045396B" w:rsidP="00EE027A">
      <w:pPr>
        <w:widowControl w:val="0"/>
        <w:numPr>
          <w:ilvl w:val="0"/>
          <w:numId w:val="17"/>
        </w:numPr>
        <w:spacing w:before="0" w:beforeAutospacing="0" w:after="0" w:afterAutospacing="0" w:line="240" w:lineRule="auto"/>
        <w:jc w:val="both"/>
        <w:rPr>
          <w:del w:id="37" w:author="גרמן קגנובסקי" w:date="2020-12-09T15:08:00Z"/>
          <w:rFonts w:ascii="Times New Roman" w:eastAsia="Times New Roman" w:hAnsi="Times New Roman" w:cs="David"/>
          <w:sz w:val="20"/>
          <w:szCs w:val="24"/>
          <w:lang w:eastAsia="he-IL"/>
        </w:rPr>
      </w:pPr>
      <w:r w:rsidRPr="00EE027A">
        <w:rPr>
          <w:rFonts w:ascii="Times New Roman" w:eastAsia="Times New Roman" w:hAnsi="Times New Roman" w:cs="David"/>
          <w:sz w:val="20"/>
          <w:szCs w:val="24"/>
          <w:rtl/>
          <w:lang w:eastAsia="he-IL"/>
        </w:rPr>
        <w:t>תמורת בצוע מלוא שרותי המתכנן, כמפורט בנספח ב'</w:t>
      </w:r>
      <w:r w:rsidRPr="00EE027A">
        <w:rPr>
          <w:rFonts w:ascii="Times New Roman" w:eastAsia="Times New Roman" w:hAnsi="Times New Roman" w:cs="David" w:hint="cs"/>
          <w:sz w:val="20"/>
          <w:szCs w:val="24"/>
          <w:rtl/>
          <w:lang w:eastAsia="he-IL"/>
        </w:rPr>
        <w:t xml:space="preserve"> ובנספח ח'</w:t>
      </w:r>
      <w:r w:rsidRPr="002E3856">
        <w:rPr>
          <w:rFonts w:ascii="Times New Roman" w:eastAsia="Times New Roman" w:hAnsi="Times New Roman" w:cs="David"/>
          <w:sz w:val="20"/>
          <w:szCs w:val="24"/>
          <w:rtl/>
          <w:lang w:eastAsia="he-IL"/>
        </w:rPr>
        <w:t>, ישלם המזמין למתכנן</w:t>
      </w:r>
      <w:ins w:id="38" w:author="גרמן קגנובסקי" w:date="2020-12-09T15:07:00Z">
        <w:r w:rsidR="00EE027A" w:rsidRPr="002E3856">
          <w:rPr>
            <w:rFonts w:ascii="Times New Roman" w:eastAsia="Times New Roman" w:hAnsi="Times New Roman" w:cs="David" w:hint="cs"/>
            <w:sz w:val="20"/>
            <w:szCs w:val="24"/>
            <w:rtl/>
            <w:lang w:eastAsia="he-IL"/>
          </w:rPr>
          <w:t xml:space="preserve"> סך של </w:t>
        </w:r>
        <w:r w:rsidR="00EE027A" w:rsidRPr="00EE027A">
          <w:rPr>
            <w:rFonts w:ascii="Times New Roman" w:eastAsia="Times New Roman" w:hAnsi="Times New Roman" w:cs="David" w:hint="cs"/>
            <w:b/>
            <w:bCs/>
            <w:sz w:val="20"/>
            <w:szCs w:val="24"/>
            <w:rtl/>
            <w:lang w:eastAsia="he-IL"/>
            <w:rPrChange w:id="39" w:author="גרמן קגנובסקי" w:date="2020-12-09T15:08:00Z">
              <w:rPr>
                <w:rFonts w:ascii="Times New Roman" w:eastAsia="Times New Roman" w:hAnsi="Times New Roman" w:cs="David" w:hint="cs"/>
                <w:sz w:val="20"/>
                <w:szCs w:val="24"/>
                <w:rtl/>
                <w:lang w:eastAsia="he-IL"/>
              </w:rPr>
            </w:rPrChange>
          </w:rPr>
          <w:t xml:space="preserve">262,000 </w:t>
        </w:r>
        <w:r w:rsidR="00EE027A" w:rsidRPr="00EE027A">
          <w:rPr>
            <w:rFonts w:ascii="Times New Roman" w:eastAsia="Times New Roman" w:hAnsi="Times New Roman" w:cs="David" w:hint="cs"/>
            <w:sz w:val="20"/>
            <w:szCs w:val="24"/>
            <w:rtl/>
            <w:lang w:eastAsia="he-IL"/>
          </w:rPr>
          <w:t>(</w:t>
        </w:r>
        <w:r w:rsidR="00EE027A" w:rsidRPr="002E3856">
          <w:rPr>
            <w:rFonts w:ascii="Times New Roman" w:eastAsia="Times New Roman" w:hAnsi="Times New Roman" w:cs="David" w:hint="cs"/>
            <w:sz w:val="20"/>
            <w:szCs w:val="24"/>
            <w:rtl/>
            <w:lang w:eastAsia="he-IL"/>
          </w:rPr>
          <w:t xml:space="preserve"> מתאים שישים ושתיים אלף ש''ח </w:t>
        </w:r>
      </w:ins>
      <w:ins w:id="40" w:author="גרמן קגנובסקי" w:date="2020-12-09T15:08:00Z">
        <w:r w:rsidR="00EE027A" w:rsidRPr="002E3856">
          <w:rPr>
            <w:rFonts w:ascii="Times New Roman" w:eastAsia="Times New Roman" w:hAnsi="Times New Roman" w:cs="David" w:hint="cs"/>
            <w:sz w:val="20"/>
            <w:szCs w:val="24"/>
            <w:rtl/>
            <w:lang w:eastAsia="he-IL"/>
          </w:rPr>
          <w:t xml:space="preserve">) בהתאם לפרוט כדלקמן: </w:t>
        </w:r>
      </w:ins>
      <w:r w:rsidRPr="002E3856">
        <w:rPr>
          <w:rFonts w:ascii="Times New Roman" w:eastAsia="Times New Roman" w:hAnsi="Times New Roman" w:cs="David"/>
          <w:sz w:val="20"/>
          <w:szCs w:val="24"/>
          <w:rtl/>
          <w:lang w:eastAsia="he-IL"/>
        </w:rPr>
        <w:t xml:space="preserve"> </w:t>
      </w:r>
      <w:del w:id="41" w:author="גרמן קגנובסקי" w:date="2020-12-09T15:08:00Z">
        <w:r w:rsidRPr="0045396B" w:rsidDel="00EE027A">
          <w:rPr>
            <w:rFonts w:ascii="Times New Roman" w:eastAsia="Times New Roman" w:hAnsi="Times New Roman" w:cs="David"/>
            <w:sz w:val="20"/>
            <w:szCs w:val="24"/>
            <w:rtl/>
            <w:lang w:eastAsia="he-IL"/>
          </w:rPr>
          <w:delText>את שכר המתכנן בשעורים ובמועדים כדלקמן:</w:delText>
        </w:r>
      </w:del>
    </w:p>
    <w:p w14:paraId="4E44FB10" w14:textId="77777777" w:rsidR="0045396B" w:rsidRPr="00EE027A" w:rsidRDefault="0045396B" w:rsidP="00EE027A">
      <w:pPr>
        <w:widowControl w:val="0"/>
        <w:numPr>
          <w:ilvl w:val="0"/>
          <w:numId w:val="17"/>
        </w:numPr>
        <w:spacing w:before="0" w:beforeAutospacing="0" w:after="0" w:afterAutospacing="0" w:line="240" w:lineRule="auto"/>
        <w:jc w:val="both"/>
        <w:rPr>
          <w:rFonts w:ascii="Times New Roman" w:eastAsia="Times New Roman" w:hAnsi="Times New Roman" w:cs="David"/>
          <w:sz w:val="20"/>
          <w:szCs w:val="24"/>
          <w:lang w:eastAsia="he-IL"/>
        </w:rPr>
        <w:pPrChange w:id="42" w:author="גרמן קגנובסקי" w:date="2020-12-09T15:08:00Z">
          <w:pPr>
            <w:widowControl w:val="0"/>
            <w:spacing w:before="0" w:beforeAutospacing="0" w:after="0" w:afterAutospacing="0" w:line="240" w:lineRule="auto"/>
            <w:jc w:val="both"/>
          </w:pPr>
        </w:pPrChange>
      </w:pPr>
    </w:p>
    <w:p w14:paraId="4760795E" w14:textId="77777777" w:rsidR="0045396B" w:rsidRPr="0045396B" w:rsidRDefault="0045396B" w:rsidP="004D3060">
      <w:pPr>
        <w:widowControl w:val="0"/>
        <w:numPr>
          <w:ilvl w:val="0"/>
          <w:numId w:val="40"/>
        </w:numPr>
        <w:spacing w:before="0" w:beforeAutospacing="0" w:after="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 xml:space="preserve">סכום קבוע ומוחלט של   </w:t>
      </w:r>
      <w:r w:rsidRPr="0045396B">
        <w:rPr>
          <w:rFonts w:ascii="Times New Roman" w:eastAsia="Times New Roman" w:hAnsi="Times New Roman" w:cs="David" w:hint="cs"/>
          <w:b/>
          <w:bCs/>
          <w:sz w:val="20"/>
          <w:szCs w:val="24"/>
          <w:rtl/>
          <w:lang w:eastAsia="he-IL"/>
        </w:rPr>
        <w:t>___________</w:t>
      </w:r>
      <w:ins w:id="43" w:author="גרמן קגנובסקי" w:date="2020-11-02T10:49:00Z">
        <w:r w:rsidR="004D3060">
          <w:rPr>
            <w:rFonts w:ascii="Times New Roman" w:eastAsia="Times New Roman" w:hAnsi="Times New Roman" w:cs="David" w:hint="cs"/>
            <w:b/>
            <w:bCs/>
            <w:sz w:val="20"/>
            <w:szCs w:val="24"/>
            <w:rtl/>
            <w:lang w:eastAsia="he-IL"/>
          </w:rPr>
          <w:t>110,000</w:t>
        </w:r>
      </w:ins>
      <w:ins w:id="44" w:author="גרמן קגנובסקי" w:date="2020-11-02T10:48:00Z">
        <w:r w:rsidR="004D3060">
          <w:rPr>
            <w:rFonts w:ascii="Times New Roman" w:eastAsia="Times New Roman" w:hAnsi="Times New Roman" w:cs="David" w:hint="cs"/>
            <w:b/>
            <w:bCs/>
            <w:sz w:val="20"/>
            <w:szCs w:val="24"/>
            <w:rtl/>
            <w:lang w:eastAsia="he-IL"/>
          </w:rPr>
          <w:t>0</w:t>
        </w:r>
      </w:ins>
      <w:r w:rsidRPr="0045396B">
        <w:rPr>
          <w:rFonts w:ascii="Times New Roman" w:eastAsia="Times New Roman" w:hAnsi="Times New Roman" w:cs="David" w:hint="cs"/>
          <w:b/>
          <w:bCs/>
          <w:sz w:val="20"/>
          <w:szCs w:val="24"/>
          <w:rtl/>
          <w:lang w:eastAsia="he-IL"/>
        </w:rPr>
        <w:t>__</w:t>
      </w:r>
      <w:r w:rsidRPr="0045396B">
        <w:rPr>
          <w:rFonts w:ascii="Times New Roman" w:eastAsia="Times New Roman" w:hAnsi="Times New Roman" w:cs="David" w:hint="cs"/>
          <w:sz w:val="20"/>
          <w:szCs w:val="24"/>
          <w:rtl/>
          <w:lang w:eastAsia="he-IL"/>
        </w:rPr>
        <w:t>(במילים: _</w:t>
      </w:r>
      <w:ins w:id="45" w:author="גרמן קגנובסקי" w:date="2020-11-02T10:49:00Z">
        <w:r w:rsidR="006F63D4">
          <w:rPr>
            <w:rFonts w:ascii="Times New Roman" w:eastAsia="Times New Roman" w:hAnsi="Times New Roman" w:cs="David" w:hint="cs"/>
            <w:sz w:val="20"/>
            <w:szCs w:val="24"/>
            <w:rtl/>
            <w:lang w:eastAsia="he-IL"/>
          </w:rPr>
          <w:t>מאה ועשר</w:t>
        </w:r>
      </w:ins>
      <w:ins w:id="46" w:author="גרמן קגנובסקי" w:date="2020-11-02T10:52:00Z">
        <w:r w:rsidR="006F63D4">
          <w:rPr>
            <w:rFonts w:ascii="Times New Roman" w:eastAsia="Times New Roman" w:hAnsi="Times New Roman" w:cs="David" w:hint="cs"/>
            <w:sz w:val="20"/>
            <w:szCs w:val="24"/>
            <w:rtl/>
            <w:lang w:eastAsia="he-IL"/>
          </w:rPr>
          <w:t>ת</w:t>
        </w:r>
      </w:ins>
      <w:ins w:id="47" w:author="גרמן קגנובסקי" w:date="2020-11-02T10:49:00Z">
        <w:r w:rsidR="006F63D4">
          <w:rPr>
            <w:rFonts w:ascii="Times New Roman" w:eastAsia="Times New Roman" w:hAnsi="Times New Roman" w:cs="David" w:hint="cs"/>
            <w:sz w:val="20"/>
            <w:szCs w:val="24"/>
            <w:rtl/>
            <w:lang w:eastAsia="he-IL"/>
          </w:rPr>
          <w:t xml:space="preserve"> </w:t>
        </w:r>
      </w:ins>
      <w:ins w:id="48" w:author="גרמן קגנובסקי" w:date="2020-11-02T10:52:00Z">
        <w:r w:rsidR="006F63D4">
          <w:rPr>
            <w:rFonts w:ascii="Times New Roman" w:eastAsia="Times New Roman" w:hAnsi="Times New Roman" w:cs="David" w:hint="cs"/>
            <w:sz w:val="20"/>
            <w:szCs w:val="24"/>
            <w:rtl/>
            <w:lang w:eastAsia="he-IL"/>
          </w:rPr>
          <w:t>ה</w:t>
        </w:r>
      </w:ins>
      <w:ins w:id="49" w:author="גרמן קגנובסקי" w:date="2020-11-02T10:49:00Z">
        <w:r w:rsidR="006F63D4">
          <w:rPr>
            <w:rFonts w:ascii="Times New Roman" w:eastAsia="Times New Roman" w:hAnsi="Times New Roman" w:cs="David" w:hint="cs"/>
            <w:sz w:val="20"/>
            <w:szCs w:val="24"/>
            <w:rtl/>
            <w:lang w:eastAsia="he-IL"/>
          </w:rPr>
          <w:t>אל</w:t>
        </w:r>
      </w:ins>
      <w:ins w:id="50" w:author="גרמן קגנובסקי" w:date="2020-11-02T10:52:00Z">
        <w:r w:rsidR="006F63D4">
          <w:rPr>
            <w:rFonts w:ascii="Times New Roman" w:eastAsia="Times New Roman" w:hAnsi="Times New Roman" w:cs="David" w:hint="cs"/>
            <w:sz w:val="20"/>
            <w:szCs w:val="24"/>
            <w:rtl/>
            <w:lang w:eastAsia="he-IL"/>
          </w:rPr>
          <w:t>פים</w:t>
        </w:r>
      </w:ins>
      <w:ins w:id="51" w:author="גרמן קגנובסקי" w:date="2020-11-02T10:48:00Z">
        <w:r w:rsidR="004D3060">
          <w:rPr>
            <w:rFonts w:ascii="Times New Roman" w:eastAsia="Times New Roman" w:hAnsi="Times New Roman" w:cs="David" w:hint="cs"/>
            <w:sz w:val="20"/>
            <w:szCs w:val="24"/>
            <w:rtl/>
            <w:lang w:eastAsia="he-IL"/>
          </w:rPr>
          <w:t xml:space="preserve"> </w:t>
        </w:r>
      </w:ins>
      <w:del w:id="52" w:author="גרמן קגנובסקי" w:date="2020-11-02T10:48:00Z">
        <w:r w:rsidRPr="0045396B" w:rsidDel="004D3060">
          <w:rPr>
            <w:rFonts w:ascii="Times New Roman" w:eastAsia="Times New Roman" w:hAnsi="Times New Roman" w:cs="David" w:hint="cs"/>
            <w:sz w:val="20"/>
            <w:szCs w:val="24"/>
            <w:rtl/>
            <w:lang w:eastAsia="he-IL"/>
          </w:rPr>
          <w:delText>_</w:delText>
        </w:r>
      </w:del>
      <w:r w:rsidRPr="0045396B">
        <w:rPr>
          <w:rFonts w:ascii="Times New Roman" w:eastAsia="Times New Roman" w:hAnsi="Times New Roman" w:cs="David" w:hint="cs"/>
          <w:sz w:val="20"/>
          <w:szCs w:val="24"/>
          <w:rtl/>
          <w:lang w:eastAsia="he-IL"/>
        </w:rPr>
        <w:t>_________ ₪) לתכנון לובאים ראשיים כפולים וכל השטחים הציבוריים בקומה.*</w:t>
      </w:r>
    </w:p>
    <w:p w14:paraId="5B1CDBD8" w14:textId="77777777" w:rsidR="0045396B" w:rsidRPr="0045396B" w:rsidRDefault="0045396B" w:rsidP="0045396B">
      <w:pPr>
        <w:widowControl w:val="0"/>
        <w:numPr>
          <w:ilvl w:val="0"/>
          <w:numId w:val="40"/>
        </w:numPr>
        <w:spacing w:before="0" w:beforeAutospacing="0" w:after="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 xml:space="preserve">סכום קבוע ומוחלט של </w:t>
      </w:r>
      <w:r w:rsidRPr="0045396B">
        <w:rPr>
          <w:rFonts w:ascii="Times New Roman" w:eastAsia="Times New Roman" w:hAnsi="Times New Roman" w:cs="David" w:hint="cs"/>
          <w:b/>
          <w:bCs/>
          <w:sz w:val="20"/>
          <w:szCs w:val="24"/>
          <w:rtl/>
          <w:lang w:eastAsia="he-IL"/>
        </w:rPr>
        <w:t>______</w:t>
      </w:r>
      <w:ins w:id="53" w:author="גרמן קגנובסקי" w:date="2020-11-02T10:49:00Z">
        <w:r w:rsidR="004D3060">
          <w:rPr>
            <w:rFonts w:ascii="Times New Roman" w:eastAsia="Times New Roman" w:hAnsi="Times New Roman" w:cs="David" w:hint="cs"/>
            <w:b/>
            <w:bCs/>
            <w:sz w:val="20"/>
            <w:szCs w:val="24"/>
            <w:rtl/>
            <w:lang w:eastAsia="he-IL"/>
          </w:rPr>
          <w:t>50,000</w:t>
        </w:r>
      </w:ins>
      <w:r w:rsidRPr="0045396B">
        <w:rPr>
          <w:rFonts w:ascii="Times New Roman" w:eastAsia="Times New Roman" w:hAnsi="Times New Roman" w:cs="David" w:hint="cs"/>
          <w:b/>
          <w:bCs/>
          <w:sz w:val="20"/>
          <w:szCs w:val="24"/>
          <w:rtl/>
          <w:lang w:eastAsia="he-IL"/>
        </w:rPr>
        <w:t>______</w:t>
      </w:r>
      <w:r w:rsidRPr="0045396B">
        <w:rPr>
          <w:rFonts w:ascii="Times New Roman" w:eastAsia="Times New Roman" w:hAnsi="Times New Roman" w:cs="David" w:hint="cs"/>
          <w:sz w:val="20"/>
          <w:szCs w:val="24"/>
          <w:rtl/>
          <w:lang w:eastAsia="he-IL"/>
        </w:rPr>
        <w:t>(במילים: _</w:t>
      </w:r>
      <w:ins w:id="54" w:author="גרמן קגנובסקי" w:date="2020-11-02T10:50:00Z">
        <w:r w:rsidR="006F63D4">
          <w:rPr>
            <w:rFonts w:ascii="Times New Roman" w:eastAsia="Times New Roman" w:hAnsi="Times New Roman" w:cs="David" w:hint="cs"/>
            <w:sz w:val="20"/>
            <w:szCs w:val="24"/>
            <w:rtl/>
            <w:lang w:eastAsia="he-IL"/>
          </w:rPr>
          <w:t xml:space="preserve">חמישים אלף </w:t>
        </w:r>
      </w:ins>
      <w:r w:rsidRPr="0045396B">
        <w:rPr>
          <w:rFonts w:ascii="Times New Roman" w:eastAsia="Times New Roman" w:hAnsi="Times New Roman" w:cs="David" w:hint="cs"/>
          <w:sz w:val="20"/>
          <w:szCs w:val="24"/>
          <w:rtl/>
          <w:lang w:eastAsia="he-IL"/>
        </w:rPr>
        <w:t>________ ₪) לתכנון לובאים קומתיים*</w:t>
      </w:r>
    </w:p>
    <w:p w14:paraId="7D2ADF5B" w14:textId="77777777" w:rsidR="0045396B" w:rsidRPr="0045396B" w:rsidRDefault="0045396B" w:rsidP="0045396B">
      <w:pPr>
        <w:widowControl w:val="0"/>
        <w:numPr>
          <w:ilvl w:val="0"/>
          <w:numId w:val="40"/>
        </w:numPr>
        <w:spacing w:before="0" w:beforeAutospacing="0" w:after="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 xml:space="preserve">סכום קבוע ומוחלט של </w:t>
      </w:r>
      <w:r w:rsidRPr="0045396B">
        <w:rPr>
          <w:rFonts w:ascii="Times New Roman" w:eastAsia="Times New Roman" w:hAnsi="Times New Roman" w:cs="David" w:hint="cs"/>
          <w:b/>
          <w:bCs/>
          <w:sz w:val="20"/>
          <w:szCs w:val="24"/>
          <w:rtl/>
          <w:lang w:eastAsia="he-IL"/>
        </w:rPr>
        <w:t>_________</w:t>
      </w:r>
      <w:r w:rsidRPr="0045396B">
        <w:rPr>
          <w:rFonts w:ascii="Times New Roman" w:eastAsia="Times New Roman" w:hAnsi="Times New Roman" w:cs="David" w:hint="cs"/>
          <w:sz w:val="20"/>
          <w:szCs w:val="24"/>
          <w:rtl/>
          <w:lang w:eastAsia="he-IL"/>
        </w:rPr>
        <w:t>₪ (במילים: _______ ₪)  לתכנון לובאים שונים (ק' פנטהוז, ק' חניה)*</w:t>
      </w:r>
    </w:p>
    <w:p w14:paraId="70C7A9DB" w14:textId="77777777" w:rsidR="0045396B" w:rsidRPr="0045396B" w:rsidRDefault="0045396B" w:rsidP="0045396B">
      <w:pPr>
        <w:widowControl w:val="0"/>
        <w:numPr>
          <w:ilvl w:val="0"/>
          <w:numId w:val="40"/>
        </w:numPr>
        <w:spacing w:before="0" w:beforeAutospacing="0" w:after="0" w:afterAutospacing="0" w:line="240" w:lineRule="auto"/>
        <w:jc w:val="both"/>
        <w:rPr>
          <w:rFonts w:ascii="Times New Roman" w:eastAsia="Times New Roman" w:hAnsi="Times New Roman" w:cs="David"/>
          <w:sz w:val="20"/>
          <w:szCs w:val="24"/>
          <w:lang w:eastAsia="he-IL"/>
        </w:rPr>
      </w:pPr>
      <w:r w:rsidRPr="0045396B">
        <w:rPr>
          <w:rFonts w:ascii="Times New Roman" w:eastAsia="Times New Roman" w:hAnsi="Times New Roman" w:cs="David" w:hint="cs"/>
          <w:sz w:val="20"/>
          <w:szCs w:val="24"/>
          <w:rtl/>
          <w:lang w:eastAsia="he-IL"/>
        </w:rPr>
        <w:t xml:space="preserve">סכום קבוע ומוחלט של </w:t>
      </w:r>
      <w:r w:rsidRPr="0045396B">
        <w:rPr>
          <w:rFonts w:ascii="Times New Roman" w:eastAsia="Times New Roman" w:hAnsi="Times New Roman" w:cs="David" w:hint="cs"/>
          <w:b/>
          <w:bCs/>
          <w:sz w:val="20"/>
          <w:szCs w:val="24"/>
          <w:rtl/>
          <w:lang w:eastAsia="he-IL"/>
        </w:rPr>
        <w:t>_________</w:t>
      </w:r>
      <w:r w:rsidRPr="0045396B">
        <w:rPr>
          <w:rFonts w:ascii="Times New Roman" w:eastAsia="Times New Roman" w:hAnsi="Times New Roman" w:cs="David" w:hint="cs"/>
          <w:sz w:val="20"/>
          <w:szCs w:val="24"/>
          <w:rtl/>
          <w:lang w:eastAsia="he-IL"/>
        </w:rPr>
        <w:t>₪ (במילים: ______ ₪) להשתתפות בתכנון קומות מגורים ותכנון דירות פנטאהוז.*</w:t>
      </w:r>
    </w:p>
    <w:p w14:paraId="36CC23E1"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 xml:space="preserve">              תכנון הפנטהאוז כולל תכנית מערך ריהוט, הכנת סט תכניות עבודה, בחירת ריצופים, חיפויים, מטבח, ארונות אמבטיה, מקלחונים, ללא ריהוט קבוע/נייד וללא דקורציה.</w:t>
      </w:r>
    </w:p>
    <w:p w14:paraId="5089492D" w14:textId="77777777" w:rsidR="0045396B" w:rsidRPr="0045396B" w:rsidRDefault="0045396B" w:rsidP="0045396B">
      <w:pPr>
        <w:widowControl w:val="0"/>
        <w:numPr>
          <w:ilvl w:val="0"/>
          <w:numId w:val="40"/>
        </w:numPr>
        <w:spacing w:before="0" w:beforeAutospacing="0" w:after="0" w:afterAutospacing="0" w:line="240" w:lineRule="auto"/>
        <w:jc w:val="both"/>
        <w:rPr>
          <w:rFonts w:ascii="Times New Roman" w:eastAsia="Times New Roman" w:hAnsi="Times New Roman" w:cs="David"/>
          <w:sz w:val="20"/>
          <w:szCs w:val="24"/>
          <w:lang w:eastAsia="he-IL"/>
        </w:rPr>
      </w:pPr>
      <w:r w:rsidRPr="0045396B">
        <w:rPr>
          <w:rFonts w:ascii="Times New Roman" w:eastAsia="Times New Roman" w:hAnsi="Times New Roman" w:cs="David" w:hint="cs"/>
          <w:sz w:val="20"/>
          <w:szCs w:val="24"/>
          <w:rtl/>
          <w:lang w:eastAsia="he-IL"/>
        </w:rPr>
        <w:t xml:space="preserve">סכום קבוע ומוחלט של </w:t>
      </w:r>
      <w:r w:rsidRPr="0045396B">
        <w:rPr>
          <w:rFonts w:ascii="Times New Roman" w:eastAsia="Times New Roman" w:hAnsi="Times New Roman" w:cs="David" w:hint="cs"/>
          <w:b/>
          <w:bCs/>
          <w:sz w:val="20"/>
          <w:szCs w:val="24"/>
          <w:rtl/>
          <w:lang w:eastAsia="he-IL"/>
        </w:rPr>
        <w:t>_</w:t>
      </w:r>
      <w:ins w:id="55" w:author="גרמן קגנובסקי" w:date="2020-11-02T10:52:00Z">
        <w:r w:rsidR="006F63D4">
          <w:rPr>
            <w:rFonts w:ascii="Times New Roman" w:eastAsia="Times New Roman" w:hAnsi="Times New Roman" w:cs="David" w:hint="cs"/>
            <w:b/>
            <w:bCs/>
            <w:sz w:val="20"/>
            <w:szCs w:val="24"/>
            <w:rtl/>
            <w:lang w:eastAsia="he-IL"/>
          </w:rPr>
          <w:t>22,000</w:t>
        </w:r>
      </w:ins>
      <w:r w:rsidRPr="0045396B">
        <w:rPr>
          <w:rFonts w:ascii="Times New Roman" w:eastAsia="Times New Roman" w:hAnsi="Times New Roman" w:cs="David" w:hint="cs"/>
          <w:b/>
          <w:bCs/>
          <w:sz w:val="20"/>
          <w:szCs w:val="24"/>
          <w:rtl/>
          <w:lang w:eastAsia="he-IL"/>
        </w:rPr>
        <w:t xml:space="preserve">_________ </w:t>
      </w:r>
      <w:r w:rsidRPr="0045396B">
        <w:rPr>
          <w:rFonts w:ascii="Times New Roman" w:eastAsia="Times New Roman" w:hAnsi="Times New Roman" w:cs="David" w:hint="cs"/>
          <w:sz w:val="20"/>
          <w:szCs w:val="24"/>
          <w:rtl/>
          <w:lang w:eastAsia="he-IL"/>
        </w:rPr>
        <w:t>₪ (במילים: _</w:t>
      </w:r>
      <w:ins w:id="56" w:author="גרמן קגנובסקי" w:date="2020-11-02T10:52:00Z">
        <w:r w:rsidR="006F63D4">
          <w:rPr>
            <w:rFonts w:ascii="Times New Roman" w:eastAsia="Times New Roman" w:hAnsi="Times New Roman" w:cs="David" w:hint="cs"/>
            <w:sz w:val="20"/>
            <w:szCs w:val="24"/>
            <w:rtl/>
            <w:lang w:eastAsia="he-IL"/>
          </w:rPr>
          <w:t>עשרים ושניים אלפים</w:t>
        </w:r>
      </w:ins>
      <w:r w:rsidRPr="0045396B">
        <w:rPr>
          <w:rFonts w:ascii="Times New Roman" w:eastAsia="Times New Roman" w:hAnsi="Times New Roman" w:cs="David" w:hint="cs"/>
          <w:sz w:val="20"/>
          <w:szCs w:val="24"/>
          <w:rtl/>
          <w:lang w:eastAsia="he-IL"/>
        </w:rPr>
        <w:t>_____ ₪) לתכנון דירה לדוגמא**.</w:t>
      </w:r>
    </w:p>
    <w:p w14:paraId="3DC92667"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 xml:space="preserve">             התכנון כולל הכנת סט תכניות עבודה, בחירת ריצופים וחיפויים, מטבח, ארונות אמבטיה, מקלחונים, בחירת ריהוט קבוע/נייד, דקורציה ווילונות עד להבאתה לגמר מושלם.</w:t>
      </w:r>
    </w:p>
    <w:p w14:paraId="68D31C33" w14:textId="77777777" w:rsidR="0045396B" w:rsidRPr="0045396B" w:rsidRDefault="0045396B" w:rsidP="0045396B">
      <w:pPr>
        <w:widowControl w:val="0"/>
        <w:numPr>
          <w:ilvl w:val="0"/>
          <w:numId w:val="40"/>
        </w:numPr>
        <w:spacing w:before="0" w:beforeAutospacing="0" w:after="0" w:afterAutospacing="0" w:line="240" w:lineRule="auto"/>
        <w:jc w:val="both"/>
        <w:rPr>
          <w:rFonts w:ascii="Times New Roman" w:eastAsia="Times New Roman" w:hAnsi="Times New Roman" w:cs="David"/>
          <w:sz w:val="20"/>
          <w:szCs w:val="24"/>
          <w:lang w:eastAsia="he-IL"/>
        </w:rPr>
      </w:pPr>
      <w:r w:rsidRPr="0045396B">
        <w:rPr>
          <w:rFonts w:ascii="Times New Roman" w:eastAsia="Times New Roman" w:hAnsi="Times New Roman" w:cs="David" w:hint="cs"/>
          <w:sz w:val="20"/>
          <w:szCs w:val="24"/>
          <w:rtl/>
          <w:lang w:eastAsia="he-IL"/>
        </w:rPr>
        <w:t>סכום קבוע ומוחלט של</w:t>
      </w:r>
      <w:ins w:id="57" w:author="גרמן קגנובסקי" w:date="2020-11-02T10:53:00Z">
        <w:r w:rsidR="006F63D4">
          <w:rPr>
            <w:rFonts w:ascii="Times New Roman" w:eastAsia="Times New Roman" w:hAnsi="Times New Roman" w:cs="David" w:hint="cs"/>
            <w:sz w:val="20"/>
            <w:szCs w:val="24"/>
            <w:rtl/>
            <w:lang w:eastAsia="he-IL"/>
          </w:rPr>
          <w:t>15,000</w:t>
        </w:r>
      </w:ins>
      <w:r w:rsidRPr="00EE027A">
        <w:rPr>
          <w:rFonts w:ascii="Times New Roman" w:eastAsia="Times New Roman" w:hAnsi="Times New Roman" w:cs="David"/>
          <w:b/>
          <w:bCs/>
          <w:sz w:val="20"/>
          <w:szCs w:val="24"/>
          <w:rtl/>
          <w:lang w:eastAsia="he-IL"/>
          <w:rPrChange w:id="58" w:author="גרמן קגנובסקי" w:date="2020-12-09T15:07:00Z">
            <w:rPr>
              <w:rFonts w:ascii="Times New Roman" w:eastAsia="Times New Roman" w:hAnsi="Times New Roman" w:cs="David"/>
              <w:sz w:val="20"/>
              <w:szCs w:val="24"/>
              <w:rtl/>
              <w:lang w:eastAsia="he-IL"/>
            </w:rPr>
          </w:rPrChange>
        </w:rPr>
        <w:t xml:space="preserve"> </w:t>
      </w:r>
      <w:r w:rsidRPr="0045396B">
        <w:rPr>
          <w:rFonts w:ascii="Times New Roman" w:eastAsia="Times New Roman" w:hAnsi="Times New Roman" w:cs="David" w:hint="cs"/>
          <w:b/>
          <w:bCs/>
          <w:sz w:val="20"/>
          <w:szCs w:val="24"/>
          <w:rtl/>
          <w:lang w:eastAsia="he-IL"/>
        </w:rPr>
        <w:t xml:space="preserve">__________ </w:t>
      </w:r>
      <w:r w:rsidRPr="0045396B">
        <w:rPr>
          <w:rFonts w:ascii="Times New Roman" w:eastAsia="Times New Roman" w:hAnsi="Times New Roman" w:cs="David" w:hint="cs"/>
          <w:sz w:val="20"/>
          <w:szCs w:val="24"/>
          <w:rtl/>
          <w:lang w:eastAsia="he-IL"/>
        </w:rPr>
        <w:t xml:space="preserve">₪ (במילים: </w:t>
      </w:r>
      <w:ins w:id="59" w:author="גרמן קגנובסקי" w:date="2020-11-02T10:53:00Z">
        <w:r w:rsidR="006F63D4">
          <w:rPr>
            <w:rFonts w:ascii="Times New Roman" w:eastAsia="Times New Roman" w:hAnsi="Times New Roman" w:cs="David" w:hint="cs"/>
            <w:sz w:val="20"/>
            <w:szCs w:val="24"/>
            <w:rtl/>
            <w:lang w:eastAsia="he-IL"/>
          </w:rPr>
          <w:t>חמשה עשר אלף</w:t>
        </w:r>
      </w:ins>
      <w:r w:rsidRPr="0045396B">
        <w:rPr>
          <w:rFonts w:ascii="Times New Roman" w:eastAsia="Times New Roman" w:hAnsi="Times New Roman" w:cs="David" w:hint="cs"/>
          <w:sz w:val="20"/>
          <w:szCs w:val="24"/>
          <w:rtl/>
          <w:lang w:eastAsia="he-IL"/>
        </w:rPr>
        <w:t>______ ₪) לתכנון משרד מכירות.</w:t>
      </w:r>
    </w:p>
    <w:p w14:paraId="05EDC81E" w14:textId="77777777" w:rsidR="0045396B" w:rsidRPr="0045396B" w:rsidRDefault="0045396B" w:rsidP="0045396B">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התכנון כולל תכניות לשינוי משרד מכירות מועבר מפרויקט אחר לרבות פיקוח עליון.</w:t>
      </w:r>
    </w:p>
    <w:p w14:paraId="0E22D67B" w14:textId="77777777" w:rsidR="0045396B" w:rsidDel="006F63D4" w:rsidRDefault="0045396B">
      <w:pPr>
        <w:widowControl w:val="0"/>
        <w:numPr>
          <w:ilvl w:val="0"/>
          <w:numId w:val="40"/>
        </w:numPr>
        <w:spacing w:before="0" w:beforeAutospacing="0" w:after="0" w:afterAutospacing="0" w:line="240" w:lineRule="auto"/>
        <w:ind w:hanging="720"/>
        <w:jc w:val="both"/>
        <w:rPr>
          <w:del w:id="60" w:author="גרמן קגנובסקי" w:date="2020-11-02T10:54:00Z"/>
          <w:rFonts w:ascii="Times New Roman" w:eastAsia="Times New Roman" w:hAnsi="Times New Roman" w:cs="David"/>
          <w:sz w:val="20"/>
          <w:szCs w:val="24"/>
          <w:lang w:eastAsia="he-IL"/>
        </w:rPr>
        <w:pPrChange w:id="61" w:author="גרמן קגנובסקי" w:date="2020-11-02T10:54:00Z">
          <w:pPr>
            <w:widowControl w:val="0"/>
            <w:numPr>
              <w:numId w:val="40"/>
            </w:numPr>
            <w:tabs>
              <w:tab w:val="num" w:pos="720"/>
            </w:tabs>
            <w:spacing w:before="0" w:beforeAutospacing="0" w:after="0" w:afterAutospacing="0" w:line="240" w:lineRule="auto"/>
            <w:ind w:left="720" w:hanging="360"/>
            <w:jc w:val="both"/>
          </w:pPr>
        </w:pPrChange>
      </w:pPr>
      <w:r w:rsidRPr="006F63D4">
        <w:rPr>
          <w:rFonts w:ascii="Times New Roman" w:eastAsia="Times New Roman" w:hAnsi="Times New Roman" w:cs="David" w:hint="cs"/>
          <w:sz w:val="20"/>
          <w:szCs w:val="24"/>
          <w:rtl/>
          <w:lang w:eastAsia="he-IL"/>
        </w:rPr>
        <w:t xml:space="preserve">סכום קבוע ומחלט של </w:t>
      </w:r>
      <w:ins w:id="62" w:author="גרמן קגנובסקי" w:date="2020-11-02T10:55:00Z">
        <w:r w:rsidR="006F63D4">
          <w:rPr>
            <w:rFonts w:ascii="Times New Roman" w:eastAsia="Times New Roman" w:hAnsi="Times New Roman" w:cs="David" w:hint="cs"/>
            <w:b/>
            <w:bCs/>
            <w:sz w:val="20"/>
            <w:szCs w:val="24"/>
            <w:rtl/>
            <w:lang w:eastAsia="he-IL"/>
          </w:rPr>
          <w:t xml:space="preserve">50,000 </w:t>
        </w:r>
      </w:ins>
      <w:r w:rsidRPr="006F63D4">
        <w:rPr>
          <w:rFonts w:ascii="Times New Roman" w:eastAsia="Times New Roman" w:hAnsi="Times New Roman" w:cs="David" w:hint="cs"/>
          <w:b/>
          <w:bCs/>
          <w:sz w:val="20"/>
          <w:szCs w:val="24"/>
          <w:rtl/>
          <w:lang w:eastAsia="he-IL"/>
        </w:rPr>
        <w:t xml:space="preserve">__________ </w:t>
      </w:r>
      <w:r w:rsidRPr="006F63D4">
        <w:rPr>
          <w:rFonts w:ascii="Times New Roman" w:eastAsia="Times New Roman" w:hAnsi="Times New Roman" w:cs="David" w:hint="cs"/>
          <w:sz w:val="20"/>
          <w:szCs w:val="24"/>
          <w:rtl/>
          <w:lang w:eastAsia="he-IL"/>
        </w:rPr>
        <w:t>₪ (במילים: __</w:t>
      </w:r>
      <w:ins w:id="63" w:author="גרמן קגנובסקי" w:date="2020-11-02T10:55:00Z">
        <w:r w:rsidR="006F63D4">
          <w:rPr>
            <w:rFonts w:ascii="Times New Roman" w:eastAsia="Times New Roman" w:hAnsi="Times New Roman" w:cs="David" w:hint="cs"/>
            <w:sz w:val="20"/>
            <w:szCs w:val="24"/>
            <w:rtl/>
            <w:lang w:eastAsia="he-IL"/>
          </w:rPr>
          <w:t>חמישים אלף</w:t>
        </w:r>
      </w:ins>
      <w:r w:rsidRPr="006F63D4">
        <w:rPr>
          <w:rFonts w:ascii="Times New Roman" w:eastAsia="Times New Roman" w:hAnsi="Times New Roman" w:cs="David" w:hint="cs"/>
          <w:sz w:val="20"/>
          <w:szCs w:val="24"/>
          <w:rtl/>
          <w:lang w:eastAsia="he-IL"/>
        </w:rPr>
        <w:t xml:space="preserve">_____ </w:t>
      </w:r>
      <w:del w:id="64" w:author="גרמן קגנובסקי" w:date="2020-11-02T10:54:00Z">
        <w:r w:rsidRPr="0045396B" w:rsidDel="006F63D4">
          <w:rPr>
            <w:rFonts w:ascii="Times New Roman" w:eastAsia="Times New Roman" w:hAnsi="Times New Roman" w:cs="David" w:hint="cs"/>
            <w:sz w:val="20"/>
            <w:szCs w:val="24"/>
            <w:rtl/>
            <w:lang w:eastAsia="he-IL"/>
          </w:rPr>
          <w:delText>₪)  לתכנון דירות לא מכורות*.</w:delText>
        </w:r>
      </w:del>
      <w:ins w:id="65" w:author="גרמן קגנובסקי" w:date="2020-11-02T10:54:00Z">
        <w:r w:rsidR="006F63D4">
          <w:rPr>
            <w:rFonts w:ascii="Times New Roman" w:eastAsia="Times New Roman" w:hAnsi="Times New Roman" w:cs="David" w:hint="cs"/>
            <w:sz w:val="20"/>
            <w:szCs w:val="24"/>
            <w:rtl/>
            <w:lang w:eastAsia="he-IL"/>
          </w:rPr>
          <w:t xml:space="preserve">לובי חניון </w:t>
        </w:r>
      </w:ins>
    </w:p>
    <w:p w14:paraId="698AED45" w14:textId="77777777" w:rsidR="006F63D4" w:rsidRPr="0045396B" w:rsidRDefault="006F63D4">
      <w:pPr>
        <w:widowControl w:val="0"/>
        <w:numPr>
          <w:ilvl w:val="0"/>
          <w:numId w:val="40"/>
        </w:numPr>
        <w:spacing w:before="0" w:beforeAutospacing="0" w:after="0" w:afterAutospacing="0" w:line="240" w:lineRule="auto"/>
        <w:ind w:hanging="720"/>
        <w:jc w:val="both"/>
        <w:rPr>
          <w:ins w:id="66" w:author="גרמן קגנובסקי" w:date="2020-11-02T10:57:00Z"/>
          <w:rFonts w:ascii="Times New Roman" w:eastAsia="Times New Roman" w:hAnsi="Times New Roman" w:cs="David"/>
          <w:sz w:val="20"/>
          <w:szCs w:val="24"/>
          <w:lang w:eastAsia="he-IL"/>
        </w:rPr>
        <w:pPrChange w:id="67" w:author="גרמן קגנובסקי" w:date="2020-11-02T10:54:00Z">
          <w:pPr>
            <w:widowControl w:val="0"/>
            <w:numPr>
              <w:numId w:val="40"/>
            </w:numPr>
            <w:tabs>
              <w:tab w:val="num" w:pos="720"/>
            </w:tabs>
            <w:spacing w:before="0" w:beforeAutospacing="0" w:after="0" w:afterAutospacing="0" w:line="240" w:lineRule="auto"/>
            <w:ind w:left="720" w:hanging="360"/>
            <w:jc w:val="both"/>
          </w:pPr>
        </w:pPrChange>
      </w:pPr>
      <w:ins w:id="68" w:author="גרמן קגנובסקי" w:date="2020-11-02T11:00:00Z">
        <w:r>
          <w:rPr>
            <w:rFonts w:ascii="Times New Roman" w:eastAsia="Times New Roman" w:hAnsi="Times New Roman" w:cs="David" w:hint="cs"/>
            <w:sz w:val="20"/>
            <w:szCs w:val="24"/>
            <w:rtl/>
            <w:lang w:eastAsia="he-IL"/>
          </w:rPr>
          <w:t xml:space="preserve">סכום קבוע ומוחלט של 15,000 ש''ח ( </w:t>
        </w:r>
        <w:r w:rsidR="0045187A">
          <w:rPr>
            <w:rFonts w:ascii="Times New Roman" w:eastAsia="Times New Roman" w:hAnsi="Times New Roman" w:cs="David" w:hint="cs"/>
            <w:sz w:val="20"/>
            <w:szCs w:val="24"/>
            <w:rtl/>
            <w:lang w:eastAsia="he-IL"/>
          </w:rPr>
          <w:t>חמשה עשר אלף )</w:t>
        </w:r>
      </w:ins>
    </w:p>
    <w:p w14:paraId="11BD5FF0" w14:textId="77777777" w:rsidR="0045396B" w:rsidRPr="00857538" w:rsidRDefault="0045396B">
      <w:pPr>
        <w:widowControl w:val="0"/>
        <w:numPr>
          <w:ilvl w:val="0"/>
          <w:numId w:val="40"/>
        </w:numPr>
        <w:spacing w:before="0" w:beforeAutospacing="0" w:after="0" w:afterAutospacing="0" w:line="240" w:lineRule="auto"/>
        <w:ind w:hanging="720"/>
        <w:jc w:val="both"/>
        <w:rPr>
          <w:rFonts w:ascii="Times New Roman" w:eastAsia="Times New Roman" w:hAnsi="Times New Roman" w:cs="David"/>
          <w:sz w:val="20"/>
          <w:szCs w:val="24"/>
          <w:lang w:eastAsia="he-IL"/>
        </w:rPr>
        <w:pPrChange w:id="69" w:author="גרמן קגנובסקי" w:date="2020-11-02T10:54:00Z">
          <w:pPr>
            <w:widowControl w:val="0"/>
            <w:spacing w:before="0" w:beforeAutospacing="0" w:after="0" w:afterAutospacing="0" w:line="240" w:lineRule="auto"/>
            <w:ind w:left="720" w:hanging="720"/>
            <w:jc w:val="both"/>
          </w:pPr>
        </w:pPrChange>
      </w:pPr>
      <w:r w:rsidRPr="006F63D4">
        <w:rPr>
          <w:rFonts w:ascii="Times New Roman" w:eastAsia="Times New Roman" w:hAnsi="Times New Roman" w:cs="David" w:hint="cs"/>
          <w:sz w:val="20"/>
          <w:szCs w:val="24"/>
          <w:rtl/>
          <w:lang w:eastAsia="he-IL"/>
        </w:rPr>
        <w:t xml:space="preserve">             התכנון כולל בחירת ריצופים וחיפויים, הכנת תכניות לריצוף הדירה, תכניות ריצוף וחיפוי לחדרים הרטובים, בחירת מטבח, ארונות אמבטיה, מקלחונים, סימון הנמכות תקרה לפי תכנית אדריכלות.</w:t>
      </w:r>
    </w:p>
    <w:p w14:paraId="291634EF" w14:textId="77777777" w:rsidR="0045396B" w:rsidRPr="0045396B" w:rsidRDefault="0045396B" w:rsidP="0045396B">
      <w:pPr>
        <w:widowControl w:val="0"/>
        <w:spacing w:before="0" w:beforeAutospacing="0" w:after="0" w:afterAutospacing="0" w:line="240" w:lineRule="auto"/>
        <w:ind w:left="720" w:hanging="720"/>
        <w:jc w:val="both"/>
        <w:rPr>
          <w:rFonts w:ascii="David" w:eastAsia="Times New Roman" w:hAnsi="David" w:cs="David"/>
          <w:sz w:val="20"/>
          <w:szCs w:val="24"/>
          <w:rtl/>
          <w:lang w:eastAsia="he-IL"/>
        </w:rPr>
      </w:pPr>
    </w:p>
    <w:p w14:paraId="53F977E2" w14:textId="77777777" w:rsidR="0045396B" w:rsidRPr="0045396B" w:rsidRDefault="0045396B" w:rsidP="0045396B">
      <w:pPr>
        <w:widowControl w:val="0"/>
        <w:numPr>
          <w:ilvl w:val="0"/>
          <w:numId w:val="41"/>
        </w:numPr>
        <w:spacing w:before="0" w:beforeAutospacing="0" w:after="0" w:afterAutospacing="0" w:line="240" w:lineRule="auto"/>
        <w:rPr>
          <w:rFonts w:ascii="David" w:eastAsia="Calibri" w:hAnsi="David" w:cs="David"/>
          <w:rtl/>
        </w:rPr>
      </w:pPr>
      <w:r w:rsidRPr="0045396B">
        <w:rPr>
          <w:rFonts w:ascii="David" w:eastAsia="Calibri" w:hAnsi="David" w:cs="David"/>
          <w:rtl/>
        </w:rPr>
        <w:t>*עיצוב שטחים משותפים יהיה חזרתי  וללא תשלום נוסף</w:t>
      </w:r>
    </w:p>
    <w:p w14:paraId="247908BF" w14:textId="77777777" w:rsidR="0045396B" w:rsidRPr="0045396B" w:rsidRDefault="0045396B" w:rsidP="0045396B">
      <w:pPr>
        <w:widowControl w:val="0"/>
        <w:numPr>
          <w:ilvl w:val="0"/>
          <w:numId w:val="41"/>
        </w:numPr>
        <w:spacing w:before="0" w:beforeAutospacing="0" w:after="0" w:afterAutospacing="0" w:line="240" w:lineRule="auto"/>
        <w:rPr>
          <w:rFonts w:ascii="David" w:eastAsia="Calibri" w:hAnsi="David" w:cs="David"/>
        </w:rPr>
      </w:pPr>
      <w:r w:rsidRPr="0045396B">
        <w:rPr>
          <w:rFonts w:ascii="David" w:eastAsia="Calibri" w:hAnsi="David" w:cs="David"/>
          <w:rtl/>
        </w:rPr>
        <w:t>**דירה לדוגמא – במידה ויתבקש עיצוב סטיילינג בלבד  העלות  תהיה ______ ₪ בלבד.</w:t>
      </w:r>
    </w:p>
    <w:p w14:paraId="52515397" w14:textId="77777777" w:rsidR="0045396B" w:rsidRPr="0045396B" w:rsidRDefault="0045396B" w:rsidP="0045396B">
      <w:pPr>
        <w:widowControl w:val="0"/>
        <w:spacing w:before="0" w:beforeAutospacing="0" w:after="0" w:afterAutospacing="0" w:line="240" w:lineRule="auto"/>
        <w:ind w:left="720" w:hanging="720"/>
        <w:jc w:val="both"/>
        <w:rPr>
          <w:rFonts w:ascii="David" w:eastAsia="Times New Roman" w:hAnsi="David" w:cs="David"/>
          <w:sz w:val="20"/>
          <w:szCs w:val="24"/>
          <w:rtl/>
          <w:lang w:eastAsia="he-IL"/>
        </w:rPr>
      </w:pPr>
    </w:p>
    <w:p w14:paraId="15009748" w14:textId="77777777" w:rsidR="0045396B" w:rsidRPr="0045396B" w:rsidRDefault="0045396B" w:rsidP="0045396B">
      <w:pPr>
        <w:widowControl w:val="0"/>
        <w:spacing w:before="0" w:beforeAutospacing="0" w:after="0" w:afterAutospacing="0" w:line="240" w:lineRule="auto"/>
        <w:ind w:left="360" w:hanging="8"/>
        <w:jc w:val="both"/>
        <w:rPr>
          <w:rFonts w:ascii="Times New Roman" w:eastAsia="Times New Roman" w:hAnsi="Times New Roman" w:cs="David"/>
          <w:sz w:val="20"/>
          <w:szCs w:val="24"/>
          <w:rtl/>
          <w:lang w:eastAsia="he-IL"/>
        </w:rPr>
      </w:pPr>
      <w:r w:rsidRPr="0045396B">
        <w:rPr>
          <w:rFonts w:ascii="David" w:eastAsia="Times New Roman" w:hAnsi="David" w:cs="David"/>
          <w:sz w:val="20"/>
          <w:szCs w:val="24"/>
          <w:rtl/>
          <w:lang w:eastAsia="he-IL"/>
        </w:rPr>
        <w:t>למען</w:t>
      </w:r>
      <w:r w:rsidRPr="0045396B">
        <w:rPr>
          <w:rFonts w:ascii="Times New Roman" w:eastAsia="Times New Roman" w:hAnsi="Times New Roman" w:cs="David" w:hint="cs"/>
          <w:sz w:val="20"/>
          <w:szCs w:val="24"/>
          <w:rtl/>
          <w:lang w:eastAsia="he-IL"/>
        </w:rPr>
        <w:t xml:space="preserve"> הסר ספק, המחירים הנ"ל קבועים וסופיים. מובהר בזאת כי לא חלה כל חובה על היזם להזמין את כל האפשרויות המפורטות לעיל. תשלום שכ"ט יהי לפי הסעיפים ככל ויוזמנו מהמזמין בכתב.</w:t>
      </w:r>
    </w:p>
    <w:p w14:paraId="52B86D50" w14:textId="77777777" w:rsidR="0045396B" w:rsidRPr="0045396B" w:rsidRDefault="0045396B" w:rsidP="0045396B">
      <w:pPr>
        <w:widowControl w:val="0"/>
        <w:spacing w:before="0" w:beforeAutospacing="0" w:after="0" w:afterAutospacing="0" w:line="240" w:lineRule="auto"/>
        <w:ind w:left="352" w:hanging="720"/>
        <w:jc w:val="both"/>
        <w:rPr>
          <w:rFonts w:ascii="Times New Roman" w:eastAsia="Times New Roman" w:hAnsi="Times New Roman" w:cs="David"/>
          <w:sz w:val="20"/>
          <w:szCs w:val="24"/>
          <w:rtl/>
          <w:lang w:eastAsia="he-IL"/>
        </w:rPr>
      </w:pPr>
    </w:p>
    <w:p w14:paraId="08466CD5" w14:textId="77777777" w:rsidR="0045396B" w:rsidRPr="0045396B" w:rsidRDefault="0045396B" w:rsidP="0045396B">
      <w:pPr>
        <w:widowControl w:val="0"/>
        <w:spacing w:before="0" w:beforeAutospacing="0" w:after="0" w:afterAutospacing="0" w:line="240" w:lineRule="auto"/>
        <w:ind w:left="1640" w:hanging="789"/>
        <w:jc w:val="both"/>
        <w:rPr>
          <w:rFonts w:ascii="Times New Roman" w:eastAsia="Times New Roman" w:hAnsi="Times New Roman" w:cs="David"/>
          <w:sz w:val="20"/>
          <w:szCs w:val="24"/>
          <w:rtl/>
          <w:lang w:eastAsia="he-IL"/>
        </w:rPr>
      </w:pPr>
    </w:p>
    <w:p w14:paraId="10C9E7E5" w14:textId="77777777" w:rsidR="0045396B" w:rsidRPr="0045396B" w:rsidRDefault="0045396B" w:rsidP="0045396B">
      <w:pPr>
        <w:widowControl w:val="0"/>
        <w:spacing w:before="0" w:beforeAutospacing="0" w:after="0" w:afterAutospacing="0" w:line="240" w:lineRule="auto"/>
        <w:ind w:left="3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 xml:space="preserve">              מובהר בזאת כי למזמין הזכות להשתמש בתכניות המתכנן במבנה חוזר לרבות לערוך שינויים והתאמות והכל ללא תמורה למתכנן בתנאי שהמתכנן לא ישא באחריות למבנים החוזרים.</w:t>
      </w:r>
    </w:p>
    <w:p w14:paraId="2CD1FEBB" w14:textId="77777777" w:rsidR="0045396B" w:rsidRPr="0045396B" w:rsidRDefault="0045396B" w:rsidP="0045396B">
      <w:pPr>
        <w:widowControl w:val="0"/>
        <w:spacing w:before="0" w:beforeAutospacing="0" w:after="0" w:afterAutospacing="0" w:line="240" w:lineRule="auto"/>
        <w:ind w:left="3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lastRenderedPageBreak/>
        <w:t xml:space="preserve">             המזמין ישתמש בתכניות היועץ בכל הבניינים בפרויקט, תשלום עברו תכנון ישולם ליועץ פעם אחת בלבד לכל תכנית ללא קשר לכמות הבניינים בהם תיושם. אף אם תבוצע בכל הבניינים או בחלקם להחלטת המזמין. ככל שיבקש המזמין מהיועץ שינויי תכנון, גובה שכ"ט יסוכם מראש בין הצדדים. למען הסר ספק, בבניינים חוזרים ככל שיתבקש היועץ לבצע פיקוח עליון, תשולם לו תוספת מחיר רק עבור הפיקוח העליון.</w:t>
      </w:r>
    </w:p>
    <w:p w14:paraId="0F260ACD" w14:textId="77777777" w:rsidR="0045396B" w:rsidRPr="0045396B" w:rsidRDefault="0045396B" w:rsidP="0045396B">
      <w:pPr>
        <w:widowControl w:val="0"/>
        <w:spacing w:before="0" w:beforeAutospacing="0" w:after="0" w:afterAutospacing="0" w:line="240" w:lineRule="auto"/>
        <w:ind w:left="3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 xml:space="preserve">              המזמין רשאי לבקש מהיועץ חלופות תכנון חדשות בבניינים עתידיים בפרויקט עפ"י המחירים המוסכמים ו/או שינויים חלקיים. נושא שכ"ט יוסכם במקרים אלו מראש בין הצדדים.</w:t>
      </w:r>
    </w:p>
    <w:p w14:paraId="41791D29" w14:textId="77777777" w:rsidR="0045396B" w:rsidRPr="0045396B" w:rsidRDefault="0045396B" w:rsidP="0045396B">
      <w:pPr>
        <w:widowControl w:val="0"/>
        <w:spacing w:before="0" w:beforeAutospacing="0" w:after="0" w:afterAutospacing="0" w:line="240" w:lineRule="auto"/>
        <w:ind w:left="851" w:hanging="789"/>
        <w:jc w:val="both"/>
        <w:rPr>
          <w:rFonts w:ascii="Times New Roman" w:eastAsia="Times New Roman" w:hAnsi="Times New Roman" w:cs="David"/>
          <w:sz w:val="20"/>
          <w:szCs w:val="24"/>
          <w:rtl/>
          <w:lang w:eastAsia="he-IL"/>
        </w:rPr>
      </w:pPr>
    </w:p>
    <w:p w14:paraId="5E607AB2" w14:textId="77777777" w:rsidR="0045396B" w:rsidRPr="0045396B" w:rsidRDefault="0045396B" w:rsidP="0045396B">
      <w:pPr>
        <w:widowControl w:val="0"/>
        <w:spacing w:before="0" w:beforeAutospacing="0" w:after="0" w:afterAutospacing="0" w:line="240" w:lineRule="auto"/>
        <w:ind w:left="360" w:right="515"/>
        <w:jc w:val="both"/>
        <w:rPr>
          <w:rFonts w:ascii="Times New Roman" w:eastAsia="Times New Roman" w:hAnsi="Times New Roman" w:cs="David"/>
          <w:sz w:val="20"/>
          <w:szCs w:val="24"/>
          <w:lang w:eastAsia="he-IL"/>
        </w:rPr>
      </w:pPr>
      <w:r w:rsidRPr="0045396B">
        <w:rPr>
          <w:rFonts w:ascii="Times New Roman" w:eastAsia="Times New Roman" w:hAnsi="Times New Roman" w:cs="David"/>
          <w:sz w:val="20"/>
          <w:szCs w:val="24"/>
          <w:rtl/>
          <w:lang w:eastAsia="he-IL"/>
        </w:rPr>
        <w:tab/>
      </w:r>
    </w:p>
    <w:p w14:paraId="364FDF79" w14:textId="77777777" w:rsidR="0045396B" w:rsidRPr="0045396B" w:rsidRDefault="0045396B" w:rsidP="0045396B">
      <w:pPr>
        <w:widowControl w:val="0"/>
        <w:numPr>
          <w:ilvl w:val="0"/>
          <w:numId w:val="9"/>
        </w:numPr>
        <w:spacing w:before="0" w:beforeAutospacing="0" w:after="0" w:afterAutospacing="0" w:line="240" w:lineRule="auto"/>
        <w:jc w:val="both"/>
        <w:rPr>
          <w:rFonts w:ascii="Times New Roman" w:eastAsia="Times New Roman" w:hAnsi="Times New Roman" w:cs="David"/>
          <w:sz w:val="24"/>
          <w:szCs w:val="24"/>
          <w:lang w:eastAsia="he-IL"/>
        </w:rPr>
      </w:pPr>
      <w:r w:rsidRPr="0045396B">
        <w:rPr>
          <w:rFonts w:ascii="Times New Roman" w:eastAsia="Times New Roman" w:hAnsi="Times New Roman" w:cs="David" w:hint="cs"/>
          <w:sz w:val="20"/>
          <w:szCs w:val="24"/>
          <w:rtl/>
          <w:lang w:eastAsia="he-IL"/>
        </w:rPr>
        <w:t xml:space="preserve">הסכום המפורט בסעיף 1 לעיל יהיה </w:t>
      </w:r>
      <w:ins w:id="70" w:author="גרמן קגנובסקי" w:date="2020-11-02T11:00:00Z">
        <w:r w:rsidR="0045187A">
          <w:rPr>
            <w:rFonts w:ascii="Times New Roman" w:eastAsia="Times New Roman" w:hAnsi="Times New Roman" w:cs="David" w:hint="cs"/>
            <w:sz w:val="20"/>
            <w:szCs w:val="24"/>
            <w:rtl/>
            <w:lang w:eastAsia="he-IL"/>
          </w:rPr>
          <w:t xml:space="preserve">לא </w:t>
        </w:r>
      </w:ins>
      <w:r w:rsidRPr="0045396B">
        <w:rPr>
          <w:rFonts w:ascii="Times New Roman" w:eastAsia="Times New Roman" w:hAnsi="Times New Roman" w:cs="David" w:hint="cs"/>
          <w:sz w:val="20"/>
          <w:szCs w:val="24"/>
          <w:rtl/>
          <w:lang w:eastAsia="he-IL"/>
        </w:rPr>
        <w:t>צמוד ל</w:t>
      </w:r>
      <w:sdt>
        <w:sdtPr>
          <w:rPr>
            <w:rFonts w:ascii="Times New Roman" w:eastAsia="Times New Roman" w:hAnsi="Times New Roman" w:cs="David" w:hint="cs"/>
            <w:color w:val="008000"/>
            <w:sz w:val="24"/>
            <w:szCs w:val="24"/>
            <w:rtl/>
          </w:rPr>
          <w:alias w:val="סוג מדד כותרת"/>
          <w:tag w:val="cntMadadTypeTitle"/>
          <w:id w:val="-1939677276"/>
          <w:placeholder>
            <w:docPart w:val="CC3EDA5DE16041389F6CEE34DC87A16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Content>
          <w:r w:rsidR="00656A43" w:rsidRPr="00D53CB3">
            <w:rPr>
              <w:rStyle w:val="AutoFieldsChar"/>
              <w:rFonts w:hint="cs"/>
              <w:color w:val="00B0F0"/>
              <w:rtl/>
            </w:rPr>
            <w:t>[סוג</w:t>
          </w:r>
          <w:r w:rsidR="00656A43" w:rsidRPr="00D53CB3">
            <w:rPr>
              <w:rStyle w:val="AutoFieldsChar"/>
              <w:color w:val="00B0F0"/>
              <w:rtl/>
            </w:rPr>
            <w:t xml:space="preserve"> </w:t>
          </w:r>
          <w:r w:rsidR="00656A43" w:rsidRPr="00D53CB3">
            <w:rPr>
              <w:rStyle w:val="AutoFieldsChar"/>
              <w:rFonts w:hint="cs"/>
              <w:color w:val="00B0F0"/>
              <w:rtl/>
            </w:rPr>
            <w:t>מדד</w:t>
          </w:r>
          <w:r w:rsidR="00656A43" w:rsidRPr="00D53CB3">
            <w:rPr>
              <w:rStyle w:val="AutoFieldsChar"/>
              <w:color w:val="00B0F0"/>
              <w:rtl/>
            </w:rPr>
            <w:t xml:space="preserve"> </w:t>
          </w:r>
          <w:r w:rsidR="00656A43" w:rsidRPr="00D53CB3">
            <w:rPr>
              <w:rStyle w:val="AutoFieldsChar"/>
              <w:rFonts w:hint="cs"/>
              <w:color w:val="00B0F0"/>
              <w:rtl/>
            </w:rPr>
            <w:t>כותרת]</w:t>
          </w:r>
        </w:sdtContent>
      </w:sdt>
      <w:r w:rsidRPr="0045396B">
        <w:rPr>
          <w:rFonts w:ascii="Times New Roman" w:eastAsia="Times New Roman" w:hAnsi="Times New Roman" w:cs="David" w:hint="cs"/>
          <w:color w:val="008000"/>
          <w:sz w:val="24"/>
          <w:szCs w:val="24"/>
          <w:rtl/>
        </w:rPr>
        <w:br/>
      </w:r>
      <w:sdt>
        <w:sdtPr>
          <w:rPr>
            <w:rFonts w:ascii="Times New Roman" w:eastAsia="Times New Roman" w:hAnsi="Times New Roman" w:cs="David" w:hint="cs"/>
            <w:color w:val="008000"/>
            <w:sz w:val="24"/>
            <w:szCs w:val="24"/>
            <w:rtl/>
          </w:rPr>
          <w:alias w:val="מדד בגין/ידוע - כותרת"/>
          <w:tag w:val="cntIsKnownTitle"/>
          <w:id w:val="-1652977095"/>
          <w:placeholder>
            <w:docPart w:val="403413E84F3D42BB849E90AA38AF580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Content>
          <w:r w:rsidR="00656A43" w:rsidRPr="00D53CB3">
            <w:rPr>
              <w:rStyle w:val="AutoFieldsChar"/>
              <w:rFonts w:hint="cs"/>
              <w:color w:val="00B0F0"/>
              <w:rtl/>
            </w:rPr>
            <w:t>[מדד</w:t>
          </w:r>
          <w:r w:rsidR="00656A43" w:rsidRPr="00D53CB3">
            <w:rPr>
              <w:rStyle w:val="AutoFieldsChar"/>
              <w:color w:val="00B0F0"/>
              <w:rtl/>
            </w:rPr>
            <w:t xml:space="preserve"> </w:t>
          </w:r>
          <w:r w:rsidR="00656A43" w:rsidRPr="00D53CB3">
            <w:rPr>
              <w:rStyle w:val="AutoFieldsChar"/>
              <w:rFonts w:hint="cs"/>
              <w:color w:val="00B0F0"/>
              <w:rtl/>
            </w:rPr>
            <w:t>בגין</w:t>
          </w:r>
          <w:r w:rsidR="00656A43" w:rsidRPr="00D53CB3">
            <w:rPr>
              <w:rStyle w:val="AutoFieldsChar"/>
              <w:color w:val="00B0F0"/>
              <w:rtl/>
            </w:rPr>
            <w:t>/</w:t>
          </w:r>
          <w:r w:rsidR="00656A43" w:rsidRPr="00D53CB3">
            <w:rPr>
              <w:rStyle w:val="AutoFieldsChar"/>
              <w:rFonts w:hint="cs"/>
              <w:color w:val="00B0F0"/>
              <w:rtl/>
            </w:rPr>
            <w:t>ידוע</w:t>
          </w:r>
          <w:r w:rsidR="00656A43" w:rsidRPr="00D53CB3">
            <w:rPr>
              <w:rStyle w:val="AutoFieldsChar"/>
              <w:color w:val="00B0F0"/>
              <w:rtl/>
            </w:rPr>
            <w:t xml:space="preserve"> - </w:t>
          </w:r>
          <w:r w:rsidR="00656A43" w:rsidRPr="00D53CB3">
            <w:rPr>
              <w:rStyle w:val="AutoFieldsChar"/>
              <w:rFonts w:hint="cs"/>
              <w:color w:val="00B0F0"/>
              <w:rtl/>
            </w:rPr>
            <w:t>כותרת]</w:t>
          </w:r>
        </w:sdtContent>
      </w:sdt>
      <w:r w:rsidRPr="0045396B">
        <w:rPr>
          <w:rFonts w:ascii="Times New Roman" w:eastAsia="Times New Roman" w:hAnsi="Times New Roman" w:cs="David" w:hint="cs"/>
          <w:color w:val="008000"/>
          <w:sz w:val="24"/>
          <w:szCs w:val="24"/>
          <w:rtl/>
        </w:rPr>
        <w:t xml:space="preserve"> </w:t>
      </w:r>
      <w:sdt>
        <w:sdtPr>
          <w:rPr>
            <w:rFonts w:ascii="Times New Roman" w:eastAsia="Times New Roman" w:hAnsi="Times New Roman" w:cs="David" w:hint="cs"/>
            <w:color w:val="008000"/>
            <w:sz w:val="24"/>
            <w:szCs w:val="24"/>
            <w:rtl/>
          </w:rPr>
          <w:alias w:val="מדד בסיס"/>
          <w:tag w:val="cntMadadBase"/>
          <w:id w:val="-1211958901"/>
          <w:placeholder>
            <w:docPart w:val="521022A540FB4F06A441EDEAA4FD35EA"/>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dateFormat w:val="dd/MM/yyyy"/>
            <w:lid w:val="he-IL"/>
            <w:storeMappedDataAs w:val="dateTime"/>
            <w:calendar w:val="gregorian"/>
          </w:date>
        </w:sdtPr>
        <w:sdtContent>
          <w:r w:rsidR="00656A43" w:rsidRPr="00D53CB3">
            <w:rPr>
              <w:rStyle w:val="AutoFieldsChar"/>
              <w:rFonts w:hint="cs"/>
              <w:color w:val="00B0F0"/>
              <w:rtl/>
            </w:rPr>
            <w:t>[מדד</w:t>
          </w:r>
          <w:r w:rsidR="00656A43" w:rsidRPr="00D53CB3">
            <w:rPr>
              <w:rStyle w:val="AutoFieldsChar"/>
              <w:color w:val="00B0F0"/>
              <w:rtl/>
            </w:rPr>
            <w:t xml:space="preserve"> </w:t>
          </w:r>
          <w:r w:rsidR="00656A43" w:rsidRPr="00D53CB3">
            <w:rPr>
              <w:rStyle w:val="AutoFieldsChar"/>
              <w:rFonts w:hint="cs"/>
              <w:color w:val="00B0F0"/>
              <w:rtl/>
            </w:rPr>
            <w:t>בסיס]</w:t>
          </w:r>
        </w:sdtContent>
      </w:sdt>
      <w:r w:rsidRPr="0045396B">
        <w:rPr>
          <w:rFonts w:ascii="Times New Roman" w:eastAsia="Times New Roman" w:hAnsi="Times New Roman" w:cs="David" w:hint="cs"/>
          <w:sz w:val="24"/>
          <w:szCs w:val="24"/>
          <w:rtl/>
        </w:rPr>
        <w:t xml:space="preserve"> (העומד על </w:t>
      </w:r>
      <w:sdt>
        <w:sdtPr>
          <w:rPr>
            <w:rFonts w:ascii="Times New Roman" w:eastAsia="Times New Roman" w:hAnsi="Times New Roman" w:cs="David" w:hint="cs"/>
            <w:color w:val="008000"/>
            <w:sz w:val="24"/>
            <w:szCs w:val="24"/>
            <w:rtl/>
          </w:rPr>
          <w:alias w:val="נקודות מדד"/>
          <w:tag w:val="cntMadadPoints"/>
          <w:id w:val="1865862276"/>
          <w:placeholder>
            <w:docPart w:val="505288CA0C5547BEBD034A2F942EF26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Content>
          <w:r w:rsidR="00656A43" w:rsidRPr="00D53CB3">
            <w:rPr>
              <w:rStyle w:val="AutoFieldsChar"/>
              <w:rFonts w:hint="cs"/>
              <w:color w:val="00B0F0"/>
              <w:rtl/>
            </w:rPr>
            <w:t>[נקודות</w:t>
          </w:r>
          <w:r w:rsidR="00656A43" w:rsidRPr="00D53CB3">
            <w:rPr>
              <w:rStyle w:val="AutoFieldsChar"/>
              <w:color w:val="00B0F0"/>
              <w:rtl/>
            </w:rPr>
            <w:t xml:space="preserve"> </w:t>
          </w:r>
          <w:r w:rsidR="00656A43" w:rsidRPr="00D53CB3">
            <w:rPr>
              <w:rStyle w:val="AutoFieldsChar"/>
              <w:rFonts w:hint="cs"/>
              <w:color w:val="00B0F0"/>
              <w:rtl/>
            </w:rPr>
            <w:t>מדד]</w:t>
          </w:r>
        </w:sdtContent>
      </w:sdt>
      <w:r w:rsidRPr="0045396B">
        <w:rPr>
          <w:rFonts w:ascii="Times New Roman" w:eastAsia="Times New Roman" w:hAnsi="Times New Roman" w:cs="David" w:hint="cs"/>
          <w:sz w:val="24"/>
          <w:szCs w:val="24"/>
          <w:rtl/>
        </w:rPr>
        <w:t xml:space="preserve"> נקודות) </w:t>
      </w:r>
      <w:r w:rsidRPr="0045396B">
        <w:rPr>
          <w:rFonts w:ascii="Times New Roman" w:eastAsia="Times New Roman" w:hAnsi="Times New Roman" w:cs="David" w:hint="cs"/>
          <w:sz w:val="24"/>
          <w:szCs w:val="24"/>
          <w:rtl/>
          <w:lang w:eastAsia="he-IL"/>
        </w:rPr>
        <w:t xml:space="preserve"> עד למדד הידוע ביום הגשת כל חשבון.</w:t>
      </w:r>
    </w:p>
    <w:p w14:paraId="313CF282"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0A303EFF" w14:textId="77777777" w:rsidR="0045396B" w:rsidRPr="0045396B" w:rsidRDefault="0045396B" w:rsidP="0045396B">
      <w:pPr>
        <w:widowControl w:val="0"/>
        <w:numPr>
          <w:ilvl w:val="0"/>
          <w:numId w:val="17"/>
        </w:numPr>
        <w:spacing w:before="0" w:beforeAutospacing="0" w:after="0" w:afterAutospacing="0" w:line="240" w:lineRule="auto"/>
        <w:ind w:right="51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למען הסר ספק:</w:t>
      </w:r>
    </w:p>
    <w:p w14:paraId="77ED60F9" w14:textId="77777777" w:rsidR="0045396B" w:rsidRPr="0045396B" w:rsidRDefault="0045396B" w:rsidP="0045396B">
      <w:pPr>
        <w:widowControl w:val="0"/>
        <w:tabs>
          <w:tab w:val="left" w:pos="9020"/>
        </w:tabs>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68AE3454" w14:textId="77777777" w:rsidR="0045396B" w:rsidRPr="0045396B" w:rsidRDefault="0045396B" w:rsidP="0045396B">
      <w:pPr>
        <w:widowControl w:val="0"/>
        <w:numPr>
          <w:ilvl w:val="1"/>
          <w:numId w:val="17"/>
        </w:numPr>
        <w:spacing w:before="0" w:beforeAutospacing="0" w:after="0" w:afterAutospacing="0" w:line="240" w:lineRule="auto"/>
        <w:jc w:val="both"/>
        <w:rPr>
          <w:rFonts w:ascii="Times New Roman" w:eastAsia="Times New Roman" w:hAnsi="Times New Roman" w:cs="David"/>
          <w:sz w:val="20"/>
          <w:szCs w:val="24"/>
          <w:lang w:eastAsia="he-IL"/>
        </w:rPr>
      </w:pPr>
      <w:r w:rsidRPr="0045396B">
        <w:rPr>
          <w:rFonts w:ascii="Times New Roman" w:eastAsia="Times New Roman" w:hAnsi="Times New Roman" w:cs="David"/>
          <w:sz w:val="20"/>
          <w:szCs w:val="24"/>
          <w:rtl/>
          <w:lang w:eastAsia="he-IL"/>
        </w:rPr>
        <w:t>מובהר כי שכר המתכנן ומועדי התשלום הינם סופיים ומוחלטים, והם לא ישתנו מכל גורם שהוא, לרבות ומבלי לפגוע בכלליות האמור לעיל, הקטנת היקף היחידות בפרויקט, כמות טיפוסי המבנים שיוזמנו ע"י המזמין, קצב הבניה, צורת ביצוע הבניה (קונבנציונלי ו/או טרומי ו/או מתועש) ו/או מידת, אופי וסוג השינויים שידרשו ע"י המזמין.</w:t>
      </w:r>
    </w:p>
    <w:p w14:paraId="7E1A6EBA" w14:textId="77777777" w:rsidR="0045396B" w:rsidRPr="0045396B" w:rsidRDefault="0045396B" w:rsidP="0045396B">
      <w:pPr>
        <w:widowControl w:val="0"/>
        <w:spacing w:before="0" w:beforeAutospacing="0" w:after="0" w:afterAutospacing="0" w:line="240" w:lineRule="auto"/>
        <w:ind w:left="360"/>
        <w:jc w:val="both"/>
        <w:rPr>
          <w:rFonts w:ascii="Times New Roman" w:eastAsia="Times New Roman" w:hAnsi="Times New Roman" w:cs="David"/>
          <w:sz w:val="20"/>
          <w:szCs w:val="24"/>
          <w:lang w:eastAsia="he-IL"/>
        </w:rPr>
      </w:pPr>
    </w:p>
    <w:p w14:paraId="5716CB35" w14:textId="77777777" w:rsidR="0045396B" w:rsidRPr="0045396B" w:rsidRDefault="0045396B" w:rsidP="0045396B">
      <w:pPr>
        <w:widowControl w:val="0"/>
        <w:numPr>
          <w:ilvl w:val="1"/>
          <w:numId w:val="17"/>
        </w:numPr>
        <w:spacing w:before="0" w:beforeAutospacing="0" w:after="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שכר המתכנן כולל את כל המפורט בחוזה על כל נספחיו, לרבות נספח ב'.</w:t>
      </w:r>
    </w:p>
    <w:p w14:paraId="207E90FD" w14:textId="77777777" w:rsidR="0045396B" w:rsidRPr="0045396B" w:rsidRDefault="0045396B" w:rsidP="0045396B">
      <w:pPr>
        <w:widowControl w:val="0"/>
        <w:spacing w:before="0" w:beforeAutospacing="0" w:after="0" w:afterAutospacing="0" w:line="240" w:lineRule="auto"/>
        <w:ind w:right="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w:t>
      </w:r>
    </w:p>
    <w:p w14:paraId="328D007E" w14:textId="77777777" w:rsidR="0045396B" w:rsidRPr="0045396B" w:rsidRDefault="0045396B" w:rsidP="0045396B">
      <w:pPr>
        <w:widowControl w:val="0"/>
        <w:numPr>
          <w:ilvl w:val="0"/>
          <w:numId w:val="17"/>
        </w:numPr>
        <w:spacing w:before="0" w:beforeAutospacing="0" w:after="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בנוסף לכל תשלום ישולם למתכנן מע"מ כשיעורו בחוק וזאת כנגד המצאת חשבונית מס כדין, למועד תשלום המע"מ ע"י המתכנן והמצאת כל אישור נוסף ע"פ כל דין, לרבות אשור על ניהול ספרים ואשור על ניכוי מס במקור.</w:t>
      </w:r>
    </w:p>
    <w:p w14:paraId="6658BFA8" w14:textId="77777777" w:rsidR="0045396B" w:rsidRPr="0045396B" w:rsidRDefault="0045396B" w:rsidP="0045396B">
      <w:pPr>
        <w:widowControl w:val="0"/>
        <w:spacing w:before="0" w:beforeAutospacing="0" w:after="0" w:afterAutospacing="0" w:line="240" w:lineRule="auto"/>
        <w:ind w:left="656" w:hanging="708"/>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w:t>
      </w:r>
    </w:p>
    <w:p w14:paraId="75BD80B8" w14:textId="77777777" w:rsidR="0045396B" w:rsidRPr="0045396B" w:rsidRDefault="0045396B" w:rsidP="0045396B">
      <w:pPr>
        <w:widowControl w:val="0"/>
        <w:numPr>
          <w:ilvl w:val="0"/>
          <w:numId w:val="17"/>
        </w:numPr>
        <w:spacing w:before="0" w:beforeAutospacing="0" w:after="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תנאי מוקדם לביצוע התשלומים לפי נספח זה הוא קיום כל התחייבויות המתכנן על פי חוזה זה, השלמת כל עבודות התכנון הכלולות בשכר המתכנן ומסירת כל המסמכים והתכניות למזמין.</w:t>
      </w:r>
    </w:p>
    <w:p w14:paraId="02001A3E" w14:textId="77777777" w:rsidR="0045396B" w:rsidRPr="0045396B" w:rsidRDefault="0045396B" w:rsidP="0045396B">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w:t>
      </w:r>
    </w:p>
    <w:p w14:paraId="58FB78B1"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45396B">
        <w:rPr>
          <w:rFonts w:ascii="Times New Roman" w:eastAsia="Times New Roman" w:hAnsi="Times New Roman" w:cs="David"/>
          <w:sz w:val="20"/>
          <w:szCs w:val="24"/>
          <w:rtl/>
          <w:lang w:eastAsia="he-IL"/>
        </w:rPr>
        <w:br w:type="page"/>
      </w:r>
    </w:p>
    <w:p w14:paraId="4251F2AC" w14:textId="77777777" w:rsidR="0045396B" w:rsidRPr="0045396B" w:rsidRDefault="0045396B" w:rsidP="0045396B">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p>
    <w:p w14:paraId="5CD78F31" w14:textId="77777777" w:rsidR="0045396B" w:rsidRPr="0045396B" w:rsidRDefault="0045396B" w:rsidP="0045396B">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45396B">
        <w:rPr>
          <w:rFonts w:ascii="Times New Roman" w:eastAsia="Times New Roman" w:hAnsi="Times New Roman" w:cs="David"/>
          <w:bCs/>
          <w:sz w:val="24"/>
          <w:szCs w:val="24"/>
          <w:u w:val="single"/>
          <w:rtl/>
          <w:lang w:eastAsia="he-IL"/>
        </w:rPr>
        <w:t xml:space="preserve">נספח </w:t>
      </w:r>
      <w:r w:rsidR="00D53CB3">
        <w:rPr>
          <w:rFonts w:ascii="Times New Roman" w:eastAsia="Times New Roman" w:hAnsi="Times New Roman" w:cs="David" w:hint="cs"/>
          <w:bCs/>
          <w:sz w:val="24"/>
          <w:szCs w:val="24"/>
          <w:u w:val="single"/>
          <w:rtl/>
          <w:lang w:eastAsia="he-IL"/>
        </w:rPr>
        <w:t>"</w:t>
      </w:r>
      <w:r w:rsidRPr="0045396B">
        <w:rPr>
          <w:rFonts w:ascii="Times New Roman" w:eastAsia="Times New Roman" w:hAnsi="Times New Roman" w:cs="David"/>
          <w:bCs/>
          <w:sz w:val="24"/>
          <w:szCs w:val="24"/>
          <w:u w:val="single"/>
          <w:rtl/>
          <w:lang w:eastAsia="he-IL"/>
        </w:rPr>
        <w:t>ה'</w:t>
      </w:r>
      <w:r w:rsidR="00D53CB3">
        <w:rPr>
          <w:rFonts w:ascii="Times New Roman" w:eastAsia="Times New Roman" w:hAnsi="Times New Roman" w:cs="David" w:hint="cs"/>
          <w:bCs/>
          <w:sz w:val="24"/>
          <w:szCs w:val="24"/>
          <w:u w:val="single"/>
          <w:rtl/>
          <w:lang w:eastAsia="he-IL"/>
        </w:rPr>
        <w:t>'</w:t>
      </w:r>
    </w:p>
    <w:p w14:paraId="549D3B6B" w14:textId="77777777" w:rsidR="0045396B" w:rsidRPr="0045396B" w:rsidRDefault="0045396B" w:rsidP="004539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EFD51F0" w14:textId="77777777" w:rsidR="0045396B" w:rsidRPr="0045396B" w:rsidRDefault="0045396B" w:rsidP="0045396B">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45396B">
        <w:rPr>
          <w:rFonts w:ascii="Times New Roman" w:eastAsia="Times New Roman" w:hAnsi="Times New Roman" w:cs="David"/>
          <w:bCs/>
          <w:sz w:val="24"/>
          <w:szCs w:val="24"/>
          <w:u w:val="single"/>
          <w:rtl/>
          <w:lang w:eastAsia="he-IL"/>
        </w:rPr>
        <w:t>תשלומי שכר המתכנן</w:t>
      </w:r>
    </w:p>
    <w:p w14:paraId="473D2467" w14:textId="77777777" w:rsidR="0045396B" w:rsidRPr="0045396B" w:rsidRDefault="0045396B" w:rsidP="0045396B">
      <w:pPr>
        <w:widowControl w:val="0"/>
        <w:spacing w:before="0" w:beforeAutospacing="0" w:after="0" w:afterAutospacing="0" w:line="240" w:lineRule="auto"/>
        <w:ind w:left="720"/>
        <w:rPr>
          <w:rFonts w:ascii="Times New Roman" w:eastAsia="Times New Roman" w:hAnsi="Times New Roman" w:cs="David"/>
          <w:sz w:val="24"/>
          <w:szCs w:val="24"/>
          <w:u w:val="single"/>
          <w:rtl/>
          <w:lang w:eastAsia="he-IL"/>
        </w:rPr>
      </w:pPr>
    </w:p>
    <w:p w14:paraId="0FAA5073" w14:textId="77777777" w:rsidR="0045396B" w:rsidRPr="0045396B" w:rsidRDefault="0045396B" w:rsidP="0045396B">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13DCF4C4" w14:textId="77777777" w:rsidR="0045396B" w:rsidRPr="0045396B" w:rsidRDefault="0045396B" w:rsidP="0045396B">
      <w:pPr>
        <w:widowControl w:val="0"/>
        <w:numPr>
          <w:ilvl w:val="0"/>
          <w:numId w:val="14"/>
        </w:numPr>
        <w:spacing w:before="0" w:beforeAutospacing="0" w:after="0" w:afterAutospacing="0" w:line="240" w:lineRule="auto"/>
        <w:ind w:hanging="631"/>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שכר המתכנן ישולם לשיעורין כנגד גמר כל שלב ושלב של שרותי המתכנן כמוגדר בחוזה לרבות בנספחים ב' ו- ח' כדלקמן:</w:t>
      </w:r>
    </w:p>
    <w:p w14:paraId="1EA6C465"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7EC90B36"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hint="cs"/>
          <w:sz w:val="20"/>
          <w:szCs w:val="24"/>
          <w:rtl/>
          <w:lang w:eastAsia="he-IL"/>
        </w:rPr>
        <w:t>1.1</w:t>
      </w:r>
    </w:p>
    <w:p w14:paraId="01C0237D"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ab/>
      </w:r>
      <w:r w:rsidRPr="0045396B">
        <w:rPr>
          <w:rFonts w:ascii="Times New Roman" w:eastAsia="Times New Roman" w:hAnsi="Times New Roman" w:cs="David"/>
          <w:sz w:val="20"/>
          <w:szCs w:val="24"/>
          <w:rtl/>
          <w:lang w:eastAsia="he-IL"/>
        </w:rPr>
        <w:tab/>
        <w:t>א.</w:t>
      </w:r>
      <w:r w:rsidRPr="0045396B">
        <w:rPr>
          <w:rFonts w:ascii="Times New Roman" w:eastAsia="Times New Roman" w:hAnsi="Times New Roman" w:cs="David"/>
          <w:sz w:val="20"/>
          <w:szCs w:val="24"/>
          <w:rtl/>
          <w:lang w:eastAsia="he-IL"/>
        </w:rPr>
        <w:tab/>
        <w:t>לאחר גמר התכנון המוקדם, ואישור עבודות</w:t>
      </w:r>
    </w:p>
    <w:p w14:paraId="431E121B" w14:textId="77777777" w:rsidR="0045396B" w:rsidRPr="0045396B" w:rsidRDefault="0045396B" w:rsidP="0045396B">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t>שלב זה על ידי המזמין -</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t>10% משכר המתכנן.</w:t>
      </w:r>
    </w:p>
    <w:p w14:paraId="73A96947"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p>
    <w:p w14:paraId="4538C6F9"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t>ב.</w:t>
      </w:r>
      <w:r w:rsidRPr="0045396B">
        <w:rPr>
          <w:rFonts w:ascii="Times New Roman" w:eastAsia="Times New Roman" w:hAnsi="Times New Roman" w:cs="David"/>
          <w:sz w:val="20"/>
          <w:szCs w:val="24"/>
          <w:rtl/>
          <w:lang w:eastAsia="he-IL"/>
        </w:rPr>
        <w:tab/>
        <w:t>לאחר גמר התכנון הסופי, ואישור עבודות</w:t>
      </w:r>
    </w:p>
    <w:p w14:paraId="2E3613CD" w14:textId="77777777" w:rsidR="0045396B" w:rsidRPr="0045396B" w:rsidRDefault="0045396B" w:rsidP="0045396B">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t>שלב זה על ידי המזמין -</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hint="cs"/>
          <w:sz w:val="20"/>
          <w:szCs w:val="24"/>
          <w:rtl/>
          <w:lang w:eastAsia="he-IL"/>
        </w:rPr>
        <w:t>2</w:t>
      </w:r>
      <w:r w:rsidRPr="0045396B">
        <w:rPr>
          <w:rFonts w:ascii="Times New Roman" w:eastAsia="Times New Roman" w:hAnsi="Times New Roman" w:cs="David"/>
          <w:sz w:val="20"/>
          <w:szCs w:val="24"/>
          <w:rtl/>
          <w:lang w:eastAsia="he-IL"/>
        </w:rPr>
        <w:t>5% משכר המתכנן.</w:t>
      </w:r>
    </w:p>
    <w:p w14:paraId="6BA2750A"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5270EB1B" w14:textId="77777777" w:rsidR="0045396B" w:rsidRPr="0045396B" w:rsidRDefault="0045396B" w:rsidP="0045396B">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ג</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t>לאחר גמר התכנון המפורט והמכרזים, ואישור</w:t>
      </w:r>
    </w:p>
    <w:p w14:paraId="50F848FE" w14:textId="77777777" w:rsidR="0045396B" w:rsidRPr="0045396B" w:rsidRDefault="0045396B" w:rsidP="0045396B">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t>עבודות שלב  זה על ידי המזמין-</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hint="cs"/>
          <w:sz w:val="20"/>
          <w:szCs w:val="24"/>
          <w:rtl/>
          <w:lang w:eastAsia="he-IL"/>
        </w:rPr>
        <w:t>35</w:t>
      </w:r>
      <w:r w:rsidRPr="0045396B">
        <w:rPr>
          <w:rFonts w:ascii="Times New Roman" w:eastAsia="Times New Roman" w:hAnsi="Times New Roman" w:cs="David"/>
          <w:sz w:val="20"/>
          <w:szCs w:val="24"/>
          <w:rtl/>
          <w:lang w:eastAsia="he-IL"/>
        </w:rPr>
        <w:t>% משכר המתכנן.</w:t>
      </w:r>
    </w:p>
    <w:p w14:paraId="60151E79"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253EFEDF" w14:textId="77777777" w:rsidR="0045396B" w:rsidRPr="0045396B" w:rsidRDefault="0045396B" w:rsidP="0045396B">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ד</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t>במהלך בצוע הפקוח העליון,</w:t>
      </w:r>
    </w:p>
    <w:p w14:paraId="7CC46E99" w14:textId="77777777" w:rsidR="0045396B" w:rsidRPr="0045396B" w:rsidRDefault="0045396B" w:rsidP="0045396B">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t>לפי שיקול דעת המזמין -</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hint="cs"/>
          <w:sz w:val="20"/>
          <w:szCs w:val="24"/>
          <w:rtl/>
          <w:lang w:eastAsia="he-IL"/>
        </w:rPr>
        <w:t>25</w:t>
      </w:r>
      <w:r w:rsidRPr="0045396B">
        <w:rPr>
          <w:rFonts w:ascii="Times New Roman" w:eastAsia="Times New Roman" w:hAnsi="Times New Roman" w:cs="David"/>
          <w:sz w:val="20"/>
          <w:szCs w:val="24"/>
          <w:rtl/>
          <w:lang w:eastAsia="he-IL"/>
        </w:rPr>
        <w:t>% משכר המתכנן.</w:t>
      </w:r>
    </w:p>
    <w:p w14:paraId="16D3EFA0"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5B9C9355" w14:textId="77777777" w:rsidR="0045396B" w:rsidRPr="0045396B" w:rsidRDefault="0045396B" w:rsidP="0045396B">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ה</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t>לאחר גמר ביצוע העבודות בהתאם לחוזה זה,</w:t>
      </w:r>
    </w:p>
    <w:p w14:paraId="20CD054A" w14:textId="77777777" w:rsidR="0045396B" w:rsidRPr="0045396B" w:rsidRDefault="0045396B" w:rsidP="0045396B">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t xml:space="preserve">הפעלת הפרויקט וקבלתו על ידי המזמין, </w:t>
      </w:r>
    </w:p>
    <w:p w14:paraId="7450A073" w14:textId="77777777" w:rsidR="0045396B" w:rsidRPr="0045396B" w:rsidRDefault="0045396B" w:rsidP="0045396B">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t xml:space="preserve">ולאחר בדיקת החשבונות הסופיים של העבודות </w:t>
      </w:r>
    </w:p>
    <w:p w14:paraId="5428614C" w14:textId="77777777" w:rsidR="0045396B" w:rsidRPr="0045396B" w:rsidRDefault="0045396B" w:rsidP="0045396B">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t>ושל הספקים בתכנון המתכנן ואישורם על ידי</w:t>
      </w:r>
    </w:p>
    <w:p w14:paraId="2C2994D3" w14:textId="77777777" w:rsidR="0045396B" w:rsidRPr="0045396B" w:rsidRDefault="0045396B" w:rsidP="0045396B">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t>המזמין, וקבלת אשור לאכלוס -</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t xml:space="preserve"> </w:t>
      </w:r>
      <w:r w:rsidRPr="0045396B">
        <w:rPr>
          <w:rFonts w:ascii="Times New Roman" w:eastAsia="Times New Roman" w:hAnsi="Times New Roman" w:cs="David"/>
          <w:sz w:val="20"/>
          <w:szCs w:val="24"/>
          <w:u w:val="single"/>
          <w:rtl/>
          <w:lang w:eastAsia="he-IL"/>
        </w:rPr>
        <w:t>5% משכר המתכנן</w:t>
      </w:r>
      <w:r w:rsidRPr="0045396B">
        <w:rPr>
          <w:rFonts w:ascii="Times New Roman" w:eastAsia="Times New Roman" w:hAnsi="Times New Roman" w:cs="David"/>
          <w:sz w:val="20"/>
          <w:szCs w:val="24"/>
          <w:rtl/>
          <w:lang w:eastAsia="he-IL"/>
        </w:rPr>
        <w:t>.</w:t>
      </w:r>
    </w:p>
    <w:p w14:paraId="523F31ED"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p>
    <w:p w14:paraId="5D6B31AE" w14:textId="77777777" w:rsidR="0045396B" w:rsidRPr="0045396B" w:rsidRDefault="0045396B" w:rsidP="0045396B">
      <w:pPr>
        <w:widowControl w:val="0"/>
        <w:spacing w:before="0" w:beforeAutospacing="0" w:after="0" w:afterAutospacing="0" w:line="240" w:lineRule="auto"/>
        <w:ind w:left="720" w:right="-142" w:firstLine="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p>
    <w:p w14:paraId="745DBF38" w14:textId="77777777" w:rsidR="0045396B" w:rsidRPr="0045396B" w:rsidRDefault="0045396B" w:rsidP="0045396B">
      <w:pPr>
        <w:widowControl w:val="0"/>
        <w:spacing w:before="0" w:beforeAutospacing="0" w:after="0" w:afterAutospacing="0" w:line="360" w:lineRule="auto"/>
        <w:ind w:left="720" w:right="-284"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hint="cs"/>
          <w:sz w:val="20"/>
          <w:szCs w:val="24"/>
          <w:rtl/>
          <w:lang w:eastAsia="he-IL"/>
        </w:rPr>
        <w:tab/>
        <w:t>סה"כ</w:t>
      </w:r>
      <w:r w:rsidRPr="0045396B">
        <w:rPr>
          <w:rFonts w:ascii="Times New Roman" w:eastAsia="Times New Roman" w:hAnsi="Times New Roman" w:cs="David" w:hint="cs"/>
          <w:sz w:val="20"/>
          <w:szCs w:val="24"/>
          <w:rtl/>
          <w:lang w:eastAsia="he-IL"/>
        </w:rPr>
        <w:tab/>
      </w:r>
      <w:r w:rsidRPr="0045396B">
        <w:rPr>
          <w:rFonts w:ascii="Times New Roman" w:eastAsia="Times New Roman" w:hAnsi="Times New Roman" w:cs="David" w:hint="cs"/>
          <w:sz w:val="20"/>
          <w:szCs w:val="24"/>
          <w:rtl/>
          <w:lang w:eastAsia="he-IL"/>
        </w:rPr>
        <w:tab/>
      </w:r>
      <w:r w:rsidRPr="0045396B">
        <w:rPr>
          <w:rFonts w:ascii="Times New Roman" w:eastAsia="Times New Roman" w:hAnsi="Times New Roman" w:cs="David" w:hint="cs"/>
          <w:sz w:val="20"/>
          <w:szCs w:val="24"/>
          <w:rtl/>
          <w:lang w:eastAsia="he-IL"/>
        </w:rPr>
        <w:tab/>
      </w:r>
      <w:r w:rsidRPr="0045396B">
        <w:rPr>
          <w:rFonts w:ascii="Times New Roman" w:eastAsia="Times New Roman" w:hAnsi="Times New Roman" w:cs="David" w:hint="cs"/>
          <w:sz w:val="20"/>
          <w:szCs w:val="24"/>
          <w:rtl/>
          <w:lang w:eastAsia="he-IL"/>
        </w:rPr>
        <w:tab/>
      </w:r>
      <w:r w:rsidRPr="0045396B">
        <w:rPr>
          <w:rFonts w:ascii="Times New Roman" w:eastAsia="Times New Roman" w:hAnsi="Times New Roman" w:cs="David" w:hint="cs"/>
          <w:sz w:val="20"/>
          <w:szCs w:val="24"/>
          <w:rtl/>
          <w:lang w:eastAsia="he-IL"/>
        </w:rPr>
        <w:tab/>
      </w:r>
      <w:r w:rsidRPr="0045396B">
        <w:rPr>
          <w:rFonts w:ascii="Times New Roman" w:eastAsia="Times New Roman" w:hAnsi="Times New Roman" w:cs="David" w:hint="cs"/>
          <w:sz w:val="20"/>
          <w:szCs w:val="24"/>
          <w:rtl/>
          <w:lang w:eastAsia="he-IL"/>
        </w:rPr>
        <w:tab/>
        <w:t>100%</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p>
    <w:p w14:paraId="4B7DAD78" w14:textId="77777777" w:rsidR="0045396B" w:rsidRPr="0045396B" w:rsidRDefault="0045396B" w:rsidP="0045396B">
      <w:pPr>
        <w:widowControl w:val="0"/>
        <w:spacing w:before="0" w:beforeAutospacing="0" w:after="0" w:afterAutospacing="0" w:line="360" w:lineRule="auto"/>
        <w:ind w:left="720" w:right="-284" w:hanging="720"/>
        <w:jc w:val="both"/>
        <w:rPr>
          <w:rFonts w:ascii="Times New Roman" w:eastAsia="Times New Roman" w:hAnsi="Times New Roman" w:cs="David"/>
          <w:sz w:val="20"/>
          <w:szCs w:val="24"/>
          <w:rtl/>
          <w:lang w:eastAsia="he-IL"/>
        </w:rPr>
      </w:pPr>
    </w:p>
    <w:p w14:paraId="2F74C49D" w14:textId="77777777" w:rsidR="0045396B" w:rsidRPr="0045396B" w:rsidRDefault="0045396B" w:rsidP="00D53CB3">
      <w:pPr>
        <w:widowControl w:val="0"/>
        <w:spacing w:before="0" w:beforeAutospacing="0" w:after="0" w:afterAutospacing="0" w:line="360" w:lineRule="auto"/>
        <w:ind w:left="793" w:hanging="85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2.</w:t>
      </w:r>
      <w:r w:rsidRPr="0045396B">
        <w:rPr>
          <w:rFonts w:ascii="Times New Roman" w:eastAsia="Times New Roman" w:hAnsi="Times New Roman" w:cs="David"/>
          <w:sz w:val="20"/>
          <w:szCs w:val="24"/>
          <w:rtl/>
          <w:lang w:eastAsia="he-IL"/>
        </w:rPr>
        <w:tab/>
        <w:t xml:space="preserve">על אף האמור בסעיף 1 לעיל, רשאי המזמין לשלם למתכנן מקדמות בגין קידום התכנון אשר </w:t>
      </w:r>
      <w:r w:rsidRPr="0045396B">
        <w:rPr>
          <w:rFonts w:ascii="Times New Roman" w:eastAsia="Times New Roman" w:hAnsi="Times New Roman" w:cs="David"/>
          <w:sz w:val="20"/>
          <w:szCs w:val="24"/>
          <w:rtl/>
          <w:lang w:eastAsia="he-IL"/>
        </w:rPr>
        <w:tab/>
        <w:t>יקוזזו משלבי התשלום, וזאת עפ"י קביעתו ושקול דעתו הבלעדי של המזמין.</w:t>
      </w:r>
    </w:p>
    <w:p w14:paraId="2DA783B8"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E74E4AA" w14:textId="77777777" w:rsidR="0045396B" w:rsidRPr="0045396B" w:rsidRDefault="0045396B" w:rsidP="00D53CB3">
      <w:pPr>
        <w:widowControl w:val="0"/>
        <w:spacing w:before="0" w:beforeAutospacing="0" w:after="0" w:afterAutospacing="0" w:line="240" w:lineRule="auto"/>
        <w:ind w:left="793" w:hanging="85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3.</w:t>
      </w:r>
      <w:r w:rsidRPr="0045396B">
        <w:rPr>
          <w:rFonts w:ascii="Times New Roman" w:eastAsia="Times New Roman" w:hAnsi="Times New Roman" w:cs="David"/>
          <w:sz w:val="20"/>
          <w:szCs w:val="24"/>
          <w:rtl/>
          <w:lang w:eastAsia="he-IL"/>
        </w:rPr>
        <w:tab/>
        <w:t>המתכנן יגיש חשבון לא יותר מאשר פעם בחודש. לכל חשבון י</w:t>
      </w:r>
      <w:r w:rsidR="00D53CB3">
        <w:rPr>
          <w:rFonts w:ascii="Times New Roman" w:eastAsia="Times New Roman" w:hAnsi="Times New Roman" w:cs="David"/>
          <w:sz w:val="20"/>
          <w:szCs w:val="24"/>
          <w:rtl/>
          <w:lang w:eastAsia="he-IL"/>
        </w:rPr>
        <w:t>צרף המתכנן אשור מאת חברת</w:t>
      </w:r>
      <w:r w:rsidR="00D53CB3">
        <w:rPr>
          <w:rFonts w:ascii="Times New Roman" w:eastAsia="Times New Roman" w:hAnsi="Times New Roman" w:cs="David" w:hint="cs"/>
          <w:sz w:val="20"/>
          <w:szCs w:val="24"/>
          <w:rtl/>
          <w:lang w:eastAsia="he-IL"/>
        </w:rPr>
        <w:t xml:space="preserve"> </w:t>
      </w:r>
      <w:r w:rsidRPr="0045396B">
        <w:rPr>
          <w:rFonts w:ascii="Times New Roman" w:eastAsia="Times New Roman" w:hAnsi="Times New Roman" w:cs="David"/>
          <w:sz w:val="20"/>
          <w:szCs w:val="24"/>
          <w:rtl/>
          <w:lang w:eastAsia="he-IL"/>
        </w:rPr>
        <w:t>הביטוח על קיומם של הביטוחים המפורטים בחוזה בנוסח המצ"ב כנספח ז' לחוזה.</w:t>
      </w:r>
    </w:p>
    <w:p w14:paraId="357517CA" w14:textId="77777777" w:rsidR="0045396B" w:rsidRPr="0045396B" w:rsidRDefault="0045396B" w:rsidP="00D53CB3">
      <w:pPr>
        <w:widowControl w:val="0"/>
        <w:spacing w:before="0" w:beforeAutospacing="0" w:after="0" w:afterAutospacing="0" w:line="240" w:lineRule="auto"/>
        <w:ind w:left="793" w:hanging="793"/>
        <w:jc w:val="both"/>
        <w:rPr>
          <w:rFonts w:ascii="Times New Roman" w:eastAsia="Times New Roman" w:hAnsi="Times New Roman" w:cs="David"/>
          <w:sz w:val="20"/>
          <w:szCs w:val="24"/>
          <w:lang w:eastAsia="he-IL"/>
        </w:rPr>
      </w:pPr>
    </w:p>
    <w:p w14:paraId="681E658A" w14:textId="77777777" w:rsidR="0045396B" w:rsidRPr="0045396B" w:rsidRDefault="0045396B" w:rsidP="00D53CB3">
      <w:pPr>
        <w:widowControl w:val="0"/>
        <w:spacing w:before="0" w:beforeAutospacing="0" w:after="0" w:afterAutospacing="0" w:line="240" w:lineRule="auto"/>
        <w:ind w:left="793" w:hanging="793"/>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t>המזמין ישלם את שכר המתכנן תוך</w:t>
      </w:r>
      <w:r w:rsidRPr="0045396B">
        <w:rPr>
          <w:rFonts w:ascii="Times New Roman" w:eastAsia="Times New Roman" w:hAnsi="Times New Roman" w:cs="David" w:hint="cs"/>
          <w:sz w:val="24"/>
          <w:szCs w:val="24"/>
          <w:rtl/>
        </w:rPr>
        <w:t xml:space="preserve"> שוטף + 60</w:t>
      </w:r>
      <w:r w:rsidRPr="0045396B">
        <w:rPr>
          <w:rFonts w:ascii="Times New Roman" w:eastAsia="Times New Roman" w:hAnsi="Times New Roman" w:cs="David"/>
          <w:sz w:val="24"/>
          <w:szCs w:val="24"/>
          <w:rtl/>
        </w:rPr>
        <w:t xml:space="preserve"> </w:t>
      </w:r>
      <w:r w:rsidRPr="0045396B">
        <w:rPr>
          <w:rFonts w:ascii="Times New Roman" w:eastAsia="Times New Roman" w:hAnsi="Times New Roman" w:cs="David"/>
          <w:sz w:val="20"/>
          <w:szCs w:val="24"/>
          <w:rtl/>
          <w:lang w:eastAsia="he-IL"/>
        </w:rPr>
        <w:t>יום מתאריך אישור החשבון ע"י המנהל.</w:t>
      </w:r>
    </w:p>
    <w:p w14:paraId="712A5212" w14:textId="77777777" w:rsidR="0045396B" w:rsidRPr="0045396B" w:rsidRDefault="0045396B" w:rsidP="0045396B">
      <w:pPr>
        <w:widowControl w:val="0"/>
        <w:spacing w:before="0" w:beforeAutospacing="0" w:after="0" w:afterAutospacing="0" w:line="240" w:lineRule="auto"/>
        <w:ind w:left="798" w:hanging="709"/>
        <w:rPr>
          <w:rFonts w:ascii="Times New Roman" w:eastAsia="Times New Roman" w:hAnsi="Times New Roman" w:cs="David"/>
          <w:sz w:val="20"/>
          <w:szCs w:val="24"/>
          <w:rtl/>
          <w:lang w:eastAsia="he-IL"/>
        </w:rPr>
      </w:pPr>
      <w:r w:rsidRPr="0045396B">
        <w:rPr>
          <w:rFonts w:ascii="Times New Roman" w:eastAsia="Times New Roman" w:hAnsi="Times New Roman" w:cs="David"/>
          <w:b/>
          <w:bCs/>
          <w:sz w:val="20"/>
          <w:szCs w:val="20"/>
          <w:u w:val="single"/>
          <w:rtl/>
          <w:lang w:eastAsia="he-IL"/>
        </w:rPr>
        <w:br w:type="page"/>
      </w:r>
    </w:p>
    <w:p w14:paraId="7F9B6ECD" w14:textId="77777777" w:rsidR="00D53CB3" w:rsidRPr="00672C76" w:rsidRDefault="00D53CB3" w:rsidP="00D53CB3">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B27B4C">
        <w:rPr>
          <w:rFonts w:ascii="Times New Roman" w:eastAsia="Times New Roman" w:hAnsi="Times New Roman" w:cs="David" w:hint="cs"/>
          <w:bCs/>
          <w:sz w:val="20"/>
          <w:szCs w:val="24"/>
          <w:u w:val="single"/>
          <w:rtl/>
          <w:lang w:eastAsia="he-IL"/>
        </w:rPr>
        <w:lastRenderedPageBreak/>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ו'</w:t>
      </w:r>
      <w:r>
        <w:rPr>
          <w:rFonts w:ascii="Times New Roman" w:eastAsia="Times New Roman" w:hAnsi="Times New Roman" w:cs="David" w:hint="cs"/>
          <w:bCs/>
          <w:sz w:val="20"/>
          <w:szCs w:val="24"/>
          <w:u w:val="single"/>
          <w:rtl/>
          <w:lang w:eastAsia="he-IL"/>
        </w:rPr>
        <w:t>'</w:t>
      </w:r>
    </w:p>
    <w:p w14:paraId="08F6AED4" w14:textId="574C8AFA" w:rsidR="00D53CB3" w:rsidRPr="00B27B4C" w:rsidRDefault="00D53CB3" w:rsidP="00D53CB3">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8C01917DFFC443E98DE1B2CF5811D69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0-12-09T00:00:00Z">
            <w:dateFormat w:val="dd/MM/yyyy"/>
            <w:lid w:val="he-IL"/>
            <w:storeMappedDataAs w:val="dateTime"/>
            <w:calendar w:val="gregorian"/>
          </w:date>
        </w:sdtPr>
        <w:sdtEndPr>
          <w:rPr>
            <w:rFonts w:hint="cs"/>
          </w:rPr>
        </w:sdtEndPr>
        <w:sdtContent>
          <w:ins w:id="71" w:author="גרמן קגנובסקי" w:date="2020-12-09T15:15:00Z">
            <w:r w:rsidR="002E3856">
              <w:rPr>
                <w:rFonts w:ascii="Times New Roman" w:eastAsia="Times New Roman" w:hAnsi="Times New Roman" w:cs="David" w:hint="cs"/>
                <w:color w:val="008000"/>
                <w:sz w:val="24"/>
                <w:szCs w:val="24"/>
                <w:rtl/>
                <w:lang w:eastAsia="he-IL"/>
              </w:rPr>
              <w:t>‏09/12/2020</w:t>
            </w:r>
          </w:ins>
        </w:sdtContent>
      </w:sdt>
      <w:r w:rsidRPr="00B27B4C">
        <w:rPr>
          <w:rFonts w:ascii="Times New Roman" w:eastAsia="Times New Roman" w:hAnsi="Times New Roman" w:cs="David" w:hint="cs"/>
          <w:bCs/>
          <w:color w:val="FF0000"/>
          <w:sz w:val="24"/>
          <w:szCs w:val="24"/>
          <w:rtl/>
          <w:lang w:eastAsia="he-IL"/>
        </w:rPr>
        <w:br/>
      </w:r>
    </w:p>
    <w:p w14:paraId="7A9DB455"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827822700"/>
        <w:placeholder>
          <w:docPart w:val="D2D46E0196A44AC7BF27EC4B04507A2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p w14:paraId="0F1C1F5C" w14:textId="42F43FA3" w:rsidR="00D53CB3" w:rsidRPr="00B27B4C" w:rsidRDefault="00A538E1" w:rsidP="00D53CB3">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ins w:id="72" w:author="גרמן קגנובסקי" w:date="2020-12-09T14:58:00Z">
            <w:r>
              <w:rPr>
                <w:rFonts w:ascii="Times New Roman" w:eastAsia="Times New Roman" w:hAnsi="Times New Roman" w:cs="David" w:hint="cs"/>
                <w:color w:val="008000"/>
                <w:sz w:val="24"/>
                <w:szCs w:val="24"/>
                <w:rtl/>
                <w:lang w:eastAsia="he-IL"/>
              </w:rPr>
              <w:br/>
              <w:t>א.מ.ד.ס מחיר למשתכן</w:t>
            </w:r>
            <w:r>
              <w:rPr>
                <w:rFonts w:ascii="Times New Roman" w:eastAsia="Times New Roman" w:hAnsi="Times New Roman" w:cs="David" w:hint="cs"/>
                <w:color w:val="008000"/>
                <w:sz w:val="24"/>
                <w:szCs w:val="24"/>
                <w:rtl/>
                <w:lang w:eastAsia="he-IL"/>
              </w:rPr>
              <w:br/>
              <w:t>יהונתן נתניהו 1ג', אור יהודה</w:t>
            </w:r>
            <w:r>
              <w:rPr>
                <w:rFonts w:ascii="Times New Roman" w:eastAsia="Times New Roman" w:hAnsi="Times New Roman" w:cs="David" w:hint="cs"/>
                <w:color w:val="008000"/>
                <w:sz w:val="24"/>
                <w:szCs w:val="24"/>
                <w:rtl/>
                <w:lang w:eastAsia="he-IL"/>
              </w:rPr>
              <w:br/>
              <w:t>ש.ר 540274883</w:t>
            </w:r>
            <w:r>
              <w:rPr>
                <w:rFonts w:ascii="Times New Roman" w:eastAsia="Times New Roman" w:hAnsi="Times New Roman" w:cs="David" w:hint="cs"/>
                <w:color w:val="008000"/>
                <w:sz w:val="24"/>
                <w:szCs w:val="24"/>
                <w:rtl/>
                <w:lang w:eastAsia="he-IL"/>
              </w:rPr>
              <w:br/>
            </w:r>
          </w:ins>
        </w:p>
      </w:sdtContent>
    </w:sdt>
    <w:p w14:paraId="44EBD746"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26AE83E1"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w:t>
      </w:r>
    </w:p>
    <w:p w14:paraId="1006145A"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54476A5B" w14:textId="77777777" w:rsidR="00D53CB3" w:rsidRPr="00B27B4C" w:rsidRDefault="00D53CB3" w:rsidP="00D53CB3">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הצהרה והתחייבות לשמירת סודיות</w:t>
      </w:r>
    </w:p>
    <w:p w14:paraId="52C7FE99"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D7F0FBE" w14:textId="77777777" w:rsidR="00D53CB3" w:rsidRPr="00B27B4C" w:rsidRDefault="00D53CB3" w:rsidP="00D53CB3">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75C10C1CECC140D381C7A3CD4F15CE1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73" w:author="גרמן קגנובסקי" w:date="2020-11-02T10:35:00Z">
            <w:r w:rsidR="008851FA">
              <w:rPr>
                <w:rFonts w:ascii="Times New Roman" w:eastAsia="Times New Roman" w:hAnsi="Times New Roman" w:cs="David" w:hint="cs"/>
                <w:color w:val="008000"/>
                <w:sz w:val="24"/>
                <w:szCs w:val="24"/>
                <w:rtl/>
                <w:lang w:eastAsia="he-IL"/>
              </w:rPr>
              <w:t>מיכל גינזבורג</w:t>
            </w:r>
          </w:ins>
        </w:sdtContent>
      </w:sdt>
      <w:r w:rsidRPr="00B27B4C">
        <w:rPr>
          <w:rFonts w:ascii="Times New Roman" w:eastAsia="Times New Roman" w:hAnsi="Times New Roman" w:cs="David" w:hint="cs"/>
          <w:sz w:val="24"/>
          <w:szCs w:val="24"/>
          <w:rtl/>
          <w:lang w:eastAsia="he-IL"/>
        </w:rPr>
        <w:t xml:space="preserve"> / הפועל בשם חברת </w:t>
      </w:r>
      <w:r w:rsidRPr="00B27B4C">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C679AF8923284260B5AAD6F69C99903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74" w:author="גרמן קגנובסקי" w:date="2020-11-02T10:35:00Z">
            <w:r w:rsidR="008851FA">
              <w:rPr>
                <w:rFonts w:ascii="Times New Roman" w:eastAsia="Times New Roman" w:hAnsi="Times New Roman" w:cs="David" w:hint="cs"/>
                <w:color w:val="008000"/>
                <w:sz w:val="24"/>
                <w:szCs w:val="24"/>
                <w:rtl/>
                <w:lang w:eastAsia="he-IL"/>
              </w:rPr>
              <w:t>מיכל גינזבורג</w:t>
            </w:r>
          </w:ins>
        </w:sdtContent>
      </w:sdt>
      <w:r w:rsidRPr="00B27B4C">
        <w:rPr>
          <w:rFonts w:ascii="Times New Roman" w:eastAsia="Times New Roman" w:hAnsi="Times New Roman" w:cs="David" w:hint="cs"/>
          <w:bCs/>
          <w:sz w:val="24"/>
          <w:szCs w:val="24"/>
          <w:rtl/>
          <w:lang w:eastAsia="he-IL"/>
        </w:rPr>
        <w:t xml:space="preserve"> /</w:t>
      </w:r>
      <w:r w:rsidRPr="00B27B4C">
        <w:rPr>
          <w:rFonts w:ascii="Times New Roman" w:eastAsia="Times New Roman" w:hAnsi="Times New Roman" w:cs="David" w:hint="cs"/>
          <w:sz w:val="24"/>
          <w:szCs w:val="24"/>
          <w:rtl/>
          <w:lang w:eastAsia="he-IL"/>
        </w:rPr>
        <w:t xml:space="preserve"> המספק שירותים לחברת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9F6D5CE2175D4228891A0F4415E33AB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75" w:author="גרמן קגנובסקי" w:date="2020-11-02T10:35:00Z">
            <w:r w:rsidR="008851FA">
              <w:rPr>
                <w:rFonts w:ascii="Times New Roman" w:eastAsia="Times New Roman" w:hAnsi="Times New Roman" w:cs="David" w:hint="cs"/>
                <w:color w:val="008000"/>
                <w:sz w:val="24"/>
                <w:szCs w:val="24"/>
                <w:rtl/>
                <w:lang w:eastAsia="he-IL"/>
              </w:rPr>
              <w:t>מיכל גינזבורג</w:t>
            </w:r>
          </w:ins>
        </w:sdtContent>
      </w:sdt>
      <w:r w:rsidRPr="00B27B4C">
        <w:rPr>
          <w:rFonts w:ascii="Times New Roman" w:eastAsia="Times New Roman" w:hAnsi="Times New Roman" w:cs="David" w:hint="cs"/>
          <w:sz w:val="24"/>
          <w:szCs w:val="24"/>
          <w:rtl/>
          <w:lang w:eastAsia="he-IL"/>
        </w:rPr>
        <w:t xml:space="preserve"> *,מצהיר בזאת ומתחייב כלפיכם כדלקמן:</w:t>
      </w:r>
    </w:p>
    <w:p w14:paraId="6E8BD5E5" w14:textId="77777777" w:rsidR="00D53CB3" w:rsidRPr="00B27B4C" w:rsidRDefault="00D53CB3" w:rsidP="00D53CB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0599A549" w14:textId="16217BA1" w:rsidR="00D53CB3" w:rsidRPr="00B27B4C" w:rsidRDefault="00D53CB3" w:rsidP="00D53CB3">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7D7F65B777D1447A959F30616375AB6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76" w:author="גרמן קגנובסקי" w:date="2020-11-02T10:35:00Z">
            <w:r w:rsidR="008851FA">
              <w:rPr>
                <w:rFonts w:ascii="Times New Roman" w:eastAsia="Times New Roman" w:hAnsi="Times New Roman" w:cs="David" w:hint="cs"/>
                <w:color w:val="008000"/>
                <w:sz w:val="24"/>
                <w:szCs w:val="24"/>
                <w:rtl/>
                <w:lang w:eastAsia="he-IL"/>
              </w:rPr>
              <w:t>מיכל גינזבורג</w:t>
            </w:r>
          </w:ins>
        </w:sdtContent>
      </w:sdt>
      <w:r w:rsidRPr="00B27B4C">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C396CD23D44D414C97F12D5C40BA4B8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Pr>
              <w:rFonts w:ascii="Times New Roman" w:eastAsia="Times New Roman" w:hAnsi="Times New Roman" w:cs="David" w:hint="cs"/>
              <w:bCs/>
              <w:color w:val="00B0F0"/>
              <w:sz w:val="24"/>
              <w:szCs w:val="24"/>
              <w:rtl/>
              <w:lang w:eastAsia="he-IL"/>
            </w:rPr>
            <w:t>מעצב פנים</w:t>
          </w:r>
        </w:sdtContent>
      </w:sdt>
      <w:r w:rsidRPr="00B27B4C">
        <w:rPr>
          <w:rFonts w:ascii="Times New Roman" w:eastAsia="Times New Roman" w:hAnsi="Times New Roman" w:cs="David" w:hint="cs"/>
          <w:bCs/>
          <w:color w:val="008000"/>
          <w:sz w:val="24"/>
          <w:szCs w:val="24"/>
          <w:rtl/>
          <w:lang w:eastAsia="he-IL"/>
        </w:rPr>
        <w:t xml:space="preserve"> </w:t>
      </w:r>
      <w:r>
        <w:rPr>
          <w:rFonts w:ascii="Times New Roman" w:eastAsia="Times New Roman" w:hAnsi="Times New Roman" w:cs="David" w:hint="cs"/>
          <w:sz w:val="24"/>
          <w:szCs w:val="24"/>
          <w:rtl/>
          <w:lang w:eastAsia="he-IL"/>
        </w:rPr>
        <w:t>בפרוי</w:t>
      </w:r>
      <w:r w:rsidRPr="00B27B4C">
        <w:rPr>
          <w:rFonts w:ascii="Times New Roman" w:eastAsia="Times New Roman" w:hAnsi="Times New Roman" w:cs="David" w:hint="cs"/>
          <w:sz w:val="24"/>
          <w:szCs w:val="24"/>
          <w:rtl/>
          <w:lang w:eastAsia="he-IL"/>
        </w:rPr>
        <w:t xml:space="preserve">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DDFC75CB7DBC40D7B07794BCEBC8208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ins w:id="77" w:author="גרמן קגנובסקי" w:date="2020-12-09T14:57:00Z">
            <w:r w:rsidR="00A538E1">
              <w:rPr>
                <w:rFonts w:ascii="Times New Roman" w:eastAsia="Times New Roman" w:hAnsi="Times New Roman" w:cs="David" w:hint="cs"/>
                <w:bCs/>
                <w:color w:val="008000"/>
                <w:sz w:val="24"/>
                <w:szCs w:val="24"/>
                <w:rtl/>
                <w:lang w:eastAsia="he-IL"/>
              </w:rPr>
              <w:t>סביוני ראשון לציון</w:t>
            </w:r>
          </w:ins>
        </w:sdtContent>
      </w:sdt>
      <w:r w:rsidRPr="00B27B4C">
        <w:rPr>
          <w:rFonts w:ascii="Times New Roman" w:eastAsia="Times New Roman" w:hAnsi="Times New Roman" w:cs="David" w:hint="cs"/>
          <w:color w:val="008000"/>
          <w:sz w:val="24"/>
          <w:szCs w:val="24"/>
          <w:rtl/>
          <w:lang w:eastAsia="he-IL"/>
        </w:rPr>
        <w:t>.</w:t>
      </w:r>
    </w:p>
    <w:p w14:paraId="726694FE" w14:textId="77777777" w:rsidR="00D53CB3" w:rsidRPr="00B27B4C" w:rsidRDefault="00D53CB3" w:rsidP="00D53CB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646ECC4F" w14:textId="77777777" w:rsidR="00D53CB3" w:rsidRPr="00B27B4C" w:rsidRDefault="00D53CB3" w:rsidP="00D53CB3">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C8EC96CCE3E04422A3347626E68D11D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78" w:author="גרמן קגנובסקי" w:date="2020-11-02T10:35:00Z">
            <w:r w:rsidR="008851FA">
              <w:rPr>
                <w:rFonts w:ascii="Times New Roman" w:eastAsia="Times New Roman" w:hAnsi="Times New Roman" w:cs="David" w:hint="cs"/>
                <w:color w:val="008000"/>
                <w:sz w:val="24"/>
                <w:szCs w:val="24"/>
                <w:rtl/>
                <w:lang w:eastAsia="he-IL"/>
              </w:rPr>
              <w:t>מיכל גינזבורג</w:t>
            </w:r>
          </w:ins>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עשוי להגיע לרשותי מידע חסוי כמוגדר להלן:</w:t>
      </w:r>
    </w:p>
    <w:p w14:paraId="09A0CC3E" w14:textId="77777777" w:rsidR="00D53CB3" w:rsidRPr="00B27B4C" w:rsidRDefault="00D53CB3" w:rsidP="00D53CB3">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78C81C52" w14:textId="77777777" w:rsidR="00D53CB3" w:rsidRPr="00B27B4C" w:rsidRDefault="00D53CB3" w:rsidP="00D53CB3">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b/>
          <w:bCs/>
          <w:sz w:val="24"/>
          <w:szCs w:val="24"/>
          <w:rtl/>
          <w:lang w:eastAsia="he-IL"/>
        </w:rPr>
        <w:t>מידע חסוי</w:t>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AE51C040CB3142A490D28D84441A92E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79" w:author="גרמן קגנובסקי" w:date="2020-11-02T10:35:00Z">
            <w:r w:rsidR="008851FA">
              <w:rPr>
                <w:rFonts w:ascii="Times New Roman" w:eastAsia="Times New Roman" w:hAnsi="Times New Roman" w:cs="David" w:hint="cs"/>
                <w:color w:val="008000"/>
                <w:sz w:val="24"/>
                <w:szCs w:val="24"/>
                <w:rtl/>
                <w:lang w:eastAsia="he-IL"/>
              </w:rPr>
              <w:t>מיכל גינזבורג</w:t>
            </w:r>
          </w:ins>
        </w:sdtContent>
      </w:sdt>
      <w:r w:rsidRPr="009130F0">
        <w:rPr>
          <w:rFonts w:ascii="Times New Roman" w:eastAsia="Times New Roman" w:hAnsi="Times New Roman" w:cs="David"/>
          <w:bCs/>
          <w:color w:val="008000"/>
          <w:sz w:val="24"/>
          <w:szCs w:val="24"/>
          <w:lang w:eastAsia="he-IL"/>
        </w:rPr>
        <w:t xml:space="preserve"> </w:t>
      </w:r>
      <w:r w:rsidRPr="009130F0">
        <w:rPr>
          <w:rFonts w:ascii="Times New Roman" w:eastAsia="Times New Roman" w:hAnsi="Times New Roman" w:cs="David" w:hint="cs"/>
          <w:bCs/>
          <w:color w:val="008000"/>
          <w:sz w:val="24"/>
          <w:szCs w:val="24"/>
          <w:rtl/>
          <w:lang w:eastAsia="he-IL"/>
        </w:rPr>
        <w:t xml:space="preserve"> </w:t>
      </w:r>
      <w:r w:rsidRPr="009130F0">
        <w:rPr>
          <w:rFonts w:ascii="Times New Roman" w:eastAsia="Times New Roman" w:hAnsi="Times New Roman" w:cs="David" w:hint="cs"/>
          <w:color w:val="008000"/>
          <w:sz w:val="24"/>
          <w:szCs w:val="24"/>
          <w:rtl/>
          <w:lang w:eastAsia="he-IL"/>
        </w:rPr>
        <w:t>.</w:t>
      </w:r>
    </w:p>
    <w:p w14:paraId="2FF35FAA" w14:textId="77777777" w:rsidR="00D53CB3" w:rsidRPr="00B27B4C" w:rsidRDefault="00D53CB3" w:rsidP="00D53CB3">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26A9C990" w14:textId="77777777" w:rsidR="00D53CB3" w:rsidRPr="00B27B4C" w:rsidRDefault="00D53CB3" w:rsidP="00D53CB3">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5AA653C1" w14:textId="77777777" w:rsidR="00D53CB3" w:rsidRPr="00B27B4C" w:rsidRDefault="00D53CB3" w:rsidP="00D53CB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39E80707" w14:textId="77777777" w:rsidR="00D53CB3" w:rsidRPr="00B27B4C" w:rsidRDefault="00D53CB3" w:rsidP="00D53CB3">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1562714F" w14:textId="77777777" w:rsidR="00D53CB3" w:rsidRPr="00B27B4C" w:rsidRDefault="00D53CB3" w:rsidP="00D53CB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7CA1AE66" w14:textId="77777777" w:rsidR="00D53CB3" w:rsidRPr="00B27B4C" w:rsidRDefault="00D53CB3" w:rsidP="00D53CB3">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lastRenderedPageBreak/>
        <w:t>הנני מאשר כי התחייבויותיי ה</w:t>
      </w:r>
      <w:r>
        <w:rPr>
          <w:rFonts w:ascii="Times New Roman" w:eastAsia="Times New Roman" w:hAnsi="Times New Roman" w:cs="David" w:hint="cs"/>
          <w:sz w:val="24"/>
          <w:szCs w:val="24"/>
          <w:rtl/>
          <w:lang w:eastAsia="he-IL"/>
        </w:rPr>
        <w:t>נ"ל תחולנה הן במהלך ביצוע הפרוי</w:t>
      </w:r>
      <w:r w:rsidRPr="00B27B4C">
        <w:rPr>
          <w:rFonts w:ascii="Times New Roman" w:eastAsia="Times New Roman" w:hAnsi="Times New Roman" w:cs="David" w:hint="cs"/>
          <w:sz w:val="24"/>
          <w:szCs w:val="24"/>
          <w:rtl/>
          <w:lang w:eastAsia="he-IL"/>
        </w:rPr>
        <w:t>קט והן לאחריו.</w:t>
      </w:r>
    </w:p>
    <w:p w14:paraId="61AC82ED" w14:textId="77777777" w:rsidR="00D53CB3" w:rsidRPr="00B27B4C" w:rsidRDefault="00D53CB3" w:rsidP="00D53CB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3227B250" w14:textId="77777777" w:rsidR="00D53CB3" w:rsidRPr="00B27B4C" w:rsidRDefault="00D53CB3" w:rsidP="00D53CB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בכבוד רב,</w:t>
      </w:r>
    </w:p>
    <w:p w14:paraId="37F07656" w14:textId="77777777" w:rsidR="00D53CB3" w:rsidRPr="00435A20" w:rsidRDefault="00D53CB3" w:rsidP="00D53CB3">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1EF8A1D4" w14:textId="77777777" w:rsidR="00D53CB3" w:rsidRPr="009130F0" w:rsidRDefault="00D53CB3" w:rsidP="00D53CB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4364FAA9" w14:textId="77777777" w:rsidR="00D53CB3" w:rsidRPr="000525E5" w:rsidRDefault="00D53CB3" w:rsidP="00D53CB3">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sidRPr="009130F0">
        <w:rPr>
          <w:rFonts w:ascii="Times New Roman" w:eastAsia="Times New Roman" w:hAnsi="Times New Roman" w:cs="David" w:hint="cs"/>
          <w:color w:val="00B0F0"/>
          <w:sz w:val="24"/>
          <w:szCs w:val="24"/>
          <w:rtl/>
          <w:lang w:eastAsia="he-IL"/>
        </w:rPr>
        <w:t xml:space="preserve">                </w:t>
      </w:r>
      <w:r>
        <w:rPr>
          <w:rFonts w:ascii="Times New Roman" w:eastAsia="Times New Roman" w:hAnsi="Times New Roman" w:cs="David" w:hint="cs"/>
          <w:color w:val="00B0F0"/>
          <w:sz w:val="24"/>
          <w:szCs w:val="24"/>
          <w:lang w:eastAsia="he-IL"/>
        </w:rPr>
        <w:t xml:space="preserve">   </w:t>
      </w:r>
      <w:sdt>
        <w:sdtPr>
          <w:rPr>
            <w:rFonts w:ascii="Times New Roman" w:eastAsia="Times New Roman" w:hAnsi="Times New Roman" w:cs="David" w:hint="cs"/>
            <w:color w:val="00B0F0"/>
            <w:sz w:val="24"/>
            <w:szCs w:val="24"/>
            <w:u w:val="single"/>
            <w:rtl/>
            <w:lang w:eastAsia="he-IL"/>
          </w:rPr>
          <w:alias w:val="שם ספק"/>
          <w:tag w:val="cntSupllierName"/>
          <w:id w:val="888917871"/>
          <w:placeholder>
            <w:docPart w:val="BE6898D816394EF5800DF12B6423A10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80" w:author="גרמן קגנובסקי" w:date="2020-11-02T10:35:00Z">
            <w:r w:rsidR="008851FA">
              <w:rPr>
                <w:rFonts w:ascii="Times New Roman" w:eastAsia="Times New Roman" w:hAnsi="Times New Roman" w:cs="David" w:hint="cs"/>
                <w:color w:val="00B0F0"/>
                <w:sz w:val="24"/>
                <w:szCs w:val="24"/>
                <w:u w:val="single"/>
                <w:rtl/>
                <w:lang w:eastAsia="he-IL"/>
              </w:rPr>
              <w:t>מיכל גינזבורג</w:t>
            </w:r>
          </w:ins>
        </w:sdtContent>
      </w:sdt>
    </w:p>
    <w:p w14:paraId="13F10B86" w14:textId="77777777" w:rsidR="00D53CB3" w:rsidRDefault="00D53CB3" w:rsidP="00D53CB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2153DD43" w14:textId="77777777" w:rsidR="00D53CB3" w:rsidRPr="00B27B4C" w:rsidRDefault="00D53CB3" w:rsidP="00D53CB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שם:____________</w:t>
      </w:r>
    </w:p>
    <w:p w14:paraId="295C150E" w14:textId="77777777" w:rsidR="00D53CB3" w:rsidRPr="00B27B4C" w:rsidRDefault="00D53CB3" w:rsidP="00D53CB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ת.ז:____________</w:t>
      </w:r>
    </w:p>
    <w:p w14:paraId="4CA07906" w14:textId="77777777" w:rsidR="00D53CB3" w:rsidRPr="00B27B4C" w:rsidRDefault="00D53CB3" w:rsidP="00D53CB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כתובת:__________</w:t>
      </w:r>
    </w:p>
    <w:p w14:paraId="434FCB33" w14:textId="77777777" w:rsidR="00D53CB3" w:rsidRPr="00B27B4C" w:rsidRDefault="00D53CB3" w:rsidP="00D53CB3">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8955F4">
        <w:rPr>
          <w:rFonts w:ascii="Times New Roman" w:eastAsia="Times New Roman" w:hAnsi="Times New Roman" w:cs="David" w:hint="cs"/>
          <w:sz w:val="24"/>
          <w:szCs w:val="24"/>
          <w:highlight w:val="yellow"/>
          <w:rtl/>
          <w:lang w:eastAsia="he-IL"/>
        </w:rPr>
        <w:t>*מחק את המיותר</w:t>
      </w:r>
    </w:p>
    <w:p w14:paraId="67332C35" w14:textId="77777777" w:rsidR="00D53CB3" w:rsidRPr="00776496" w:rsidRDefault="00D53CB3" w:rsidP="00D53CB3">
      <w:pPr>
        <w:widowControl w:val="0"/>
        <w:spacing w:before="120" w:beforeAutospacing="0" w:after="60" w:afterAutospacing="0" w:line="240" w:lineRule="auto"/>
        <w:jc w:val="center"/>
        <w:rPr>
          <w:rFonts w:ascii="Times New Roman" w:eastAsia="Times New Roman" w:hAnsi="Times New Roman" w:cs="David"/>
          <w:sz w:val="24"/>
          <w:szCs w:val="24"/>
          <w:rtl/>
          <w:lang w:eastAsia="he-IL"/>
        </w:rPr>
      </w:pPr>
    </w:p>
    <w:p w14:paraId="3133CE70" w14:textId="77777777" w:rsidR="00D53CB3" w:rsidRDefault="00D53CB3" w:rsidP="00D53CB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B8368B8" w14:textId="77777777" w:rsidR="00906AB8" w:rsidRDefault="00906AB8" w:rsidP="00D53CB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Pr>
          <w:rFonts w:ascii="Times New Roman" w:eastAsia="Times New Roman" w:hAnsi="Times New Roman" w:cs="David"/>
          <w:bCs/>
          <w:sz w:val="20"/>
          <w:szCs w:val="24"/>
          <w:u w:val="single"/>
          <w:rtl/>
          <w:lang w:eastAsia="he-IL"/>
        </w:rPr>
        <w:br w:type="page"/>
      </w:r>
    </w:p>
    <w:p w14:paraId="6B552000" w14:textId="77777777" w:rsidR="00906AB8" w:rsidRPr="00232692" w:rsidRDefault="00906AB8" w:rsidP="00906AB8">
      <w:pPr>
        <w:spacing w:before="0" w:beforeAutospacing="0" w:after="0" w:afterAutospacing="0" w:line="240" w:lineRule="auto"/>
        <w:jc w:val="center"/>
        <w:rPr>
          <w:rFonts w:ascii="Times New Roman" w:eastAsia="Times New Roman" w:hAnsi="Times New Roman" w:cs="David"/>
          <w:sz w:val="20"/>
          <w:szCs w:val="24"/>
          <w:lang w:eastAsia="he-IL"/>
        </w:rPr>
      </w:pPr>
      <w:r w:rsidRPr="00232692">
        <w:rPr>
          <w:rFonts w:ascii="Times New Roman" w:eastAsia="Times New Roman" w:hAnsi="Times New Roman" w:cs="David" w:hint="cs"/>
          <w:bCs/>
          <w:sz w:val="20"/>
          <w:szCs w:val="24"/>
          <w:u w:val="single"/>
          <w:rtl/>
          <w:lang w:eastAsia="he-IL"/>
        </w:rPr>
        <w:lastRenderedPageBreak/>
        <w:t xml:space="preserve">נספח </w:t>
      </w:r>
      <w:r>
        <w:rPr>
          <w:rFonts w:ascii="Times New Roman" w:eastAsia="Times New Roman" w:hAnsi="Times New Roman" w:cs="David" w:hint="cs"/>
          <w:bCs/>
          <w:sz w:val="20"/>
          <w:szCs w:val="24"/>
          <w:u w:val="single"/>
          <w:rtl/>
          <w:lang w:eastAsia="he-IL"/>
        </w:rPr>
        <w:t>"</w:t>
      </w:r>
      <w:r w:rsidRPr="00400B84">
        <w:rPr>
          <w:rFonts w:ascii="Times New Roman" w:eastAsia="Times New Roman" w:hAnsi="Times New Roman" w:cs="David" w:hint="cs"/>
          <w:bCs/>
          <w:sz w:val="20"/>
          <w:szCs w:val="24"/>
          <w:u w:val="single"/>
          <w:rtl/>
          <w:lang w:eastAsia="he-IL"/>
        </w:rPr>
        <w:t>ז</w:t>
      </w:r>
      <w:r>
        <w:rPr>
          <w:rFonts w:ascii="Times New Roman" w:eastAsia="Times New Roman" w:hAnsi="Times New Roman" w:cs="David" w:hint="cs"/>
          <w:bCs/>
          <w:sz w:val="20"/>
          <w:szCs w:val="24"/>
          <w:u w:val="single"/>
          <w:rtl/>
          <w:lang w:eastAsia="he-IL"/>
        </w:rPr>
        <w:t>'</w:t>
      </w:r>
      <w:r w:rsidRPr="00232692">
        <w:rPr>
          <w:rFonts w:ascii="Times New Roman" w:eastAsia="Times New Roman" w:hAnsi="Times New Roman" w:cs="David" w:hint="cs"/>
          <w:bCs/>
          <w:sz w:val="20"/>
          <w:szCs w:val="24"/>
          <w:u w:val="single"/>
          <w:rtl/>
          <w:lang w:eastAsia="he-IL"/>
        </w:rPr>
        <w:t>'</w:t>
      </w:r>
    </w:p>
    <w:p w14:paraId="3BB992F1" w14:textId="77777777" w:rsidR="00906AB8" w:rsidRPr="0009511C" w:rsidRDefault="00906AB8" w:rsidP="00906AB8">
      <w:pPr>
        <w:widowControl w:val="0"/>
        <w:spacing w:before="0" w:beforeAutospacing="0" w:after="0" w:afterAutospacing="0" w:line="240" w:lineRule="auto"/>
        <w:jc w:val="center"/>
        <w:rPr>
          <w:rFonts w:ascii="David" w:eastAsia="Times New Roman" w:hAnsi="David" w:cs="David"/>
          <w:sz w:val="24"/>
          <w:szCs w:val="24"/>
          <w:lang w:eastAsia="he-IL"/>
        </w:rPr>
      </w:pPr>
    </w:p>
    <w:p w14:paraId="5946F39A" w14:textId="77777777" w:rsidR="00906AB8" w:rsidRPr="002419E5" w:rsidRDefault="00906AB8" w:rsidP="00906AB8">
      <w:pPr>
        <w:widowControl w:val="0"/>
        <w:bidi w:val="0"/>
        <w:spacing w:before="0" w:beforeAutospacing="0" w:after="0" w:afterAutospacing="0" w:line="240" w:lineRule="auto"/>
        <w:jc w:val="center"/>
        <w:rPr>
          <w:rFonts w:eastAsia="Times New Roman" w:cs="David"/>
          <w:bCs/>
          <w:sz w:val="24"/>
          <w:szCs w:val="24"/>
          <w:u w:val="single"/>
          <w:rtl/>
          <w:lang w:eastAsia="he-IL"/>
        </w:rPr>
      </w:pPr>
      <w:r w:rsidRPr="0009511C">
        <w:rPr>
          <w:rFonts w:ascii="David" w:eastAsia="Times New Roman" w:hAnsi="David" w:cs="David" w:hint="cs"/>
          <w:bCs/>
          <w:sz w:val="24"/>
          <w:szCs w:val="24"/>
          <w:u w:val="single"/>
          <w:rtl/>
          <w:lang w:eastAsia="he-IL"/>
        </w:rPr>
        <w:t>מפרט ביטוחי</w:t>
      </w:r>
      <w:r w:rsidRPr="00E034F9">
        <w:rPr>
          <w:rFonts w:ascii="Times New Roman" w:eastAsia="Times New Roman" w:hAnsi="Times New Roman" w:cs="David" w:hint="cs"/>
          <w:b/>
          <w:bCs/>
          <w:sz w:val="20"/>
          <w:szCs w:val="24"/>
          <w:u w:val="single"/>
          <w:rtl/>
          <w:lang w:eastAsia="he-IL"/>
        </w:rPr>
        <w:t xml:space="preserve"> </w:t>
      </w:r>
      <w:r w:rsidRPr="0009511C">
        <w:rPr>
          <w:rFonts w:ascii="Times New Roman" w:eastAsia="Times New Roman" w:hAnsi="Times New Roman" w:cs="David" w:hint="cs"/>
          <w:b/>
          <w:bCs/>
          <w:sz w:val="20"/>
          <w:szCs w:val="24"/>
          <w:u w:val="single"/>
          <w:rtl/>
          <w:lang w:eastAsia="he-IL"/>
        </w:rPr>
        <w:t>המתכנן</w:t>
      </w:r>
      <w:r w:rsidRPr="0009511C">
        <w:rPr>
          <w:rFonts w:ascii="David" w:eastAsia="Times New Roman" w:hAnsi="David" w:cs="David" w:hint="cs"/>
          <w:bCs/>
          <w:sz w:val="24"/>
          <w:szCs w:val="24"/>
          <w:u w:val="single"/>
          <w:rtl/>
          <w:lang w:eastAsia="he-IL"/>
        </w:rPr>
        <w:t xml:space="preserve"> </w:t>
      </w:r>
    </w:p>
    <w:p w14:paraId="11FC42CD" w14:textId="77777777" w:rsidR="00906AB8" w:rsidRPr="0009511C" w:rsidRDefault="00906AB8" w:rsidP="00906AB8">
      <w:pPr>
        <w:tabs>
          <w:tab w:val="left" w:pos="283"/>
        </w:tabs>
        <w:spacing w:line="240" w:lineRule="auto"/>
        <w:jc w:val="both"/>
        <w:rPr>
          <w:rFonts w:ascii="David" w:eastAsia="Calibri" w:hAnsi="David" w:cs="David"/>
          <w:sz w:val="24"/>
          <w:szCs w:val="24"/>
          <w:rtl/>
        </w:rPr>
      </w:pPr>
      <w:r w:rsidRPr="0009511C">
        <w:rPr>
          <w:rFonts w:ascii="David" w:eastAsia="Calibri" w:hAnsi="David" w:cs="David" w:hint="cs"/>
          <w:sz w:val="24"/>
          <w:szCs w:val="24"/>
          <w:rtl/>
        </w:rPr>
        <w:t>ה</w:t>
      </w:r>
      <w:r>
        <w:rPr>
          <w:rFonts w:ascii="David" w:eastAsia="Calibri" w:hAnsi="David" w:cs="David" w:hint="cs"/>
          <w:sz w:val="24"/>
          <w:szCs w:val="24"/>
          <w:rtl/>
        </w:rPr>
        <w:t xml:space="preserve">מתכנן </w:t>
      </w:r>
      <w:r w:rsidRPr="0009511C">
        <w:rPr>
          <w:rFonts w:ascii="David" w:eastAsia="Calibri" w:hAnsi="David" w:cs="David" w:hint="cs"/>
          <w:sz w:val="24"/>
          <w:szCs w:val="24"/>
          <w:rtl/>
        </w:rPr>
        <w:t>מאשר שהיקף הכיסוי הניתן על פי הפוליסות בכפוף לאמור להלן אינו נופל מהכיסוי הניתן על פי נוסח הפוליסות הידוע כ"ביט" מהדורת 2013 או נוסח מאוחר יותר המחליף את תנאי "ביט" מהדורת 2013. ביחס ל"אחריות מקצועית" היקף הכיסוי אינו נופל מהאמור בסעיף 1 להלן.</w:t>
      </w:r>
    </w:p>
    <w:p w14:paraId="159B5C83" w14:textId="77777777" w:rsidR="00906AB8" w:rsidRPr="0009511C" w:rsidRDefault="00906AB8" w:rsidP="00906AB8">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1.</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מקצועית</w:t>
      </w:r>
      <w:r w:rsidRPr="0009511C">
        <w:rPr>
          <w:rFonts w:ascii="David" w:eastAsia="Calibri" w:hAnsi="David" w:cs="David" w:hint="cs"/>
          <w:sz w:val="24"/>
          <w:szCs w:val="24"/>
          <w:rtl/>
        </w:rPr>
        <w:t>, לכיסוי חבותו המקצועית של ה</w:t>
      </w:r>
      <w:r>
        <w:rPr>
          <w:rFonts w:ascii="David" w:eastAsia="Calibri" w:hAnsi="David" w:cs="David" w:hint="cs"/>
          <w:sz w:val="24"/>
          <w:szCs w:val="24"/>
          <w:rtl/>
        </w:rPr>
        <w:t>מתכנן</w:t>
      </w:r>
      <w:r w:rsidRPr="0009511C">
        <w:rPr>
          <w:rFonts w:ascii="David" w:eastAsia="Calibri" w:hAnsi="David" w:cs="David" w:hint="cs"/>
          <w:sz w:val="24"/>
          <w:szCs w:val="24"/>
          <w:rtl/>
        </w:rPr>
        <w:t xml:space="preserve"> ביחס להתחייבויותיו על פי ההסכם הנדון.</w:t>
      </w:r>
    </w:p>
    <w:p w14:paraId="0438BD40" w14:textId="77777777" w:rsidR="00906AB8" w:rsidRPr="0009511C" w:rsidRDefault="00906AB8" w:rsidP="00906AB8">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גבול האחריות על פי הפוליסה לא יפחת מ- 4,000,000 ₪  (ארבעה מליון ₪) לאירוע ובסה"כ לתקופת הביטוח.</w:t>
      </w:r>
    </w:p>
    <w:p w14:paraId="0FC0E172" w14:textId="77777777" w:rsidR="00906AB8" w:rsidRPr="0009511C" w:rsidRDefault="00906AB8" w:rsidP="00906AB8">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 xml:space="preserve">הביטוח על פי הפוליסה אינו כולל כל הגבלה ביחס לאובדן מסמכים, חריגה מסמכות שנעשתה בתום לב, הפרת סודיות , מעשה במתכוון, דיבה השמצה, מעשה מרמה ו/או אי יושר של מי מעובדי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אובדן השימוש ו/או עיכוב ו/או נזק תוצאתי כלשהו. ו/או חבות נושא משרה למעט במקרה שהיא ניתנת לכיסוי בפוליסת נושאי משרה . הכיסוי על פי הפוליסה מורחב לכלול את המזמין כמבוטח נוסף בגין חבותו כמזמין העבודה בכל הנובע מפעולותיו של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והבאים מטעמו, כמוגדר בפוליסה ובכפוף לתנאיה ולסייגיה. הביטוח כולל מועד למפרע שאינו מאוחר ממועד תחילת ביצוע העבודות על ידי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אך לא לפני התאריך _____________(להלן :" התאריך הרטרואקטיבי"),. כן כולל הביטוח הרחבת "חבות צולבת" ותקופת גילוי בת 12 חודש ביחס לתביעות הנובעות מביצוע העבודות נשוא החוזה הנדון וזאת אם פוליסה  זו לא תחודש מכל סיבה שהיא. נוסח הפוליסה לא יפחת מהנוסח היודע כ- "שפי-ב.ר. 2018".</w:t>
      </w:r>
    </w:p>
    <w:p w14:paraId="759597CB" w14:textId="77777777" w:rsidR="00906AB8" w:rsidRPr="0009511C" w:rsidRDefault="00906AB8" w:rsidP="00906AB8">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2.</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מעבידים</w:t>
      </w:r>
      <w:r w:rsidRPr="0009511C">
        <w:rPr>
          <w:rFonts w:ascii="David" w:eastAsia="Calibri" w:hAnsi="David" w:cs="David" w:hint="cs"/>
          <w:sz w:val="24"/>
          <w:szCs w:val="24"/>
          <w:rtl/>
        </w:rPr>
        <w:t xml:space="preserve">, המבטח חבות עפ"י פקודת הנזיקין (נוסח חדש) וחוק האחריות למוצרים פגומים תש"ם-1980,  כלפי כל העובדים, המועסקים על ידי </w:t>
      </w:r>
      <w:r>
        <w:rPr>
          <w:rFonts w:ascii="David" w:eastAsia="Calibri" w:hAnsi="David" w:cs="David" w:hint="cs"/>
          <w:sz w:val="24"/>
          <w:szCs w:val="24"/>
          <w:rtl/>
        </w:rPr>
        <w:t>המתכנן</w:t>
      </w:r>
      <w:r w:rsidRPr="0009511C">
        <w:rPr>
          <w:rFonts w:ascii="David" w:eastAsia="Calibri" w:hAnsi="David" w:cs="David" w:hint="cs"/>
          <w:sz w:val="24"/>
          <w:szCs w:val="24"/>
          <w:rtl/>
        </w:rPr>
        <w:t>, בגין פגיעה גופנית או מחלה העלולים להגרם למי מהם תוך כדי ועקב העסקתם על פי ההסכם בגבול האחריות שאינו נופל מ-20,000,000 ₪  (עשרים מיליון ₪ ) לעובד אחד, לאירוע ובסה"כ לתקופת ביטוח שנתית.</w:t>
      </w:r>
    </w:p>
    <w:p w14:paraId="06ED4E98" w14:textId="77777777" w:rsidR="00906AB8" w:rsidRPr="0009511C" w:rsidRDefault="00906AB8" w:rsidP="00906AB8">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יכלול כל הגבלה בדבר עבודות בגובה ובעומק, שעות עבודה, קבלנים, קבלני משנה ועובדיהם, שימוש במנופים ו/או במכונות הרמה, עבודות בגובה, פיתיונות ורעלים וכן בדבר העסקת נוער ,עבודות חוץ. הביטוח מורחב לשפות את המזמין היה ונטען</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לעניין קרות תאונת עבודה ו/או מחלה כלשהי</w:t>
      </w:r>
      <w:r w:rsidRPr="0009511C">
        <w:rPr>
          <w:rFonts w:ascii="David" w:eastAsia="Calibri" w:hAnsi="David" w:cs="David" w:hint="cs"/>
          <w:sz w:val="24"/>
          <w:szCs w:val="24"/>
        </w:rPr>
        <w:t xml:space="preserve"> </w:t>
      </w:r>
      <w:r w:rsidRPr="0009511C">
        <w:rPr>
          <w:rFonts w:ascii="David" w:eastAsia="Calibri" w:hAnsi="David" w:cs="David" w:hint="cs"/>
          <w:sz w:val="24"/>
          <w:szCs w:val="24"/>
          <w:rtl/>
        </w:rPr>
        <w:t xml:space="preserve">כי הוא נושא בחובות מעביד כלשהם כלפי מי מעובדי </w:t>
      </w:r>
      <w:r>
        <w:rPr>
          <w:rFonts w:ascii="David" w:eastAsia="Calibri" w:hAnsi="David" w:cs="David" w:hint="cs"/>
          <w:sz w:val="24"/>
          <w:szCs w:val="24"/>
          <w:rtl/>
        </w:rPr>
        <w:t>המתכנן</w:t>
      </w:r>
      <w:r w:rsidRPr="0009511C">
        <w:rPr>
          <w:rFonts w:ascii="David" w:eastAsia="Calibri" w:hAnsi="David" w:cs="David" w:hint="cs"/>
          <w:sz w:val="24"/>
          <w:szCs w:val="24"/>
          <w:rtl/>
        </w:rPr>
        <w:t>.</w:t>
      </w:r>
      <w:r w:rsidRPr="0009511C">
        <w:rPr>
          <w:rFonts w:ascii="David" w:eastAsia="Calibri" w:hAnsi="David" w:cs="David" w:hint="cs"/>
          <w:sz w:val="24"/>
          <w:szCs w:val="24"/>
          <w:rtl/>
        </w:rPr>
        <w:tab/>
      </w:r>
      <w:r w:rsidRPr="0009511C">
        <w:rPr>
          <w:rFonts w:ascii="David" w:eastAsia="Calibri" w:hAnsi="David" w:cs="David" w:hint="cs"/>
          <w:sz w:val="24"/>
          <w:szCs w:val="24"/>
          <w:rtl/>
        </w:rPr>
        <w:br/>
      </w:r>
    </w:p>
    <w:p w14:paraId="58ECDCD5" w14:textId="77777777" w:rsidR="00906AB8" w:rsidRPr="0009511C" w:rsidRDefault="00906AB8" w:rsidP="00906AB8">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3</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כלפי צד שלישי</w:t>
      </w:r>
      <w:r w:rsidRPr="0009511C">
        <w:rPr>
          <w:rFonts w:ascii="David" w:eastAsia="Calibri" w:hAnsi="David" w:cs="David" w:hint="cs"/>
          <w:sz w:val="24"/>
          <w:szCs w:val="24"/>
          <w:rtl/>
        </w:rPr>
        <w:t xml:space="preserve"> המבטח את חבות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על פי דין בגבול אחריות שלא יפחת מ- 4,000,000 ₪ (ארבעה מיליון ₪) למקרה ולתקופת ביטוח שנתית, בגין אירועים הנובעים במישרין ו/או בעקיפין מפעולותיו של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ו/או כל מי שפועל מטעמו וכל הבאים מכוחו ויחול על כל אובדן ו/או נזק לגוף ו/או לרכוש.</w:t>
      </w:r>
    </w:p>
    <w:p w14:paraId="11E0B963" w14:textId="77777777" w:rsidR="00906AB8" w:rsidRPr="0009511C" w:rsidRDefault="00906AB8" w:rsidP="00906AB8">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כפוף לכל הגבלה בדבר חבות הנובעת מאש, התפוצצות, בהלה, מכשירי הרמה, חבות</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בגין וכלפי קבלנים, קבלני משנה</w:t>
      </w:r>
      <w:r w:rsidRPr="0009511C">
        <w:rPr>
          <w:rFonts w:ascii="David" w:eastAsia="Calibri" w:hAnsi="David" w:cs="David" w:hint="cs"/>
          <w:sz w:val="24"/>
          <w:szCs w:val="24"/>
        </w:rPr>
        <w:t xml:space="preserve"> </w:t>
      </w:r>
      <w:r w:rsidRPr="0009511C">
        <w:rPr>
          <w:rFonts w:ascii="David" w:eastAsia="Calibri" w:hAnsi="David" w:cs="David" w:hint="cs"/>
          <w:sz w:val="24"/>
          <w:szCs w:val="24"/>
          <w:rtl/>
        </w:rPr>
        <w:t xml:space="preserve">ועובדיהם, פריקה וטעינה, מתקנים סניטריים פגומים, הרעלה, כל דבר מזיק במאכל או משקה, שביתה והשבתה, עבודות חוץ, וכן תביעות שיבוב מצד המוסד לביטוח לאומי. </w:t>
      </w:r>
      <w:r w:rsidRPr="0009511C">
        <w:rPr>
          <w:rFonts w:ascii="David" w:eastAsia="Calibri" w:hAnsi="David" w:cs="David" w:hint="cs"/>
          <w:sz w:val="24"/>
          <w:szCs w:val="24"/>
          <w:rtl/>
        </w:rPr>
        <w:br/>
      </w:r>
      <w:r w:rsidRPr="0009511C">
        <w:rPr>
          <w:rFonts w:ascii="David" w:eastAsia="Calibri" w:hAnsi="David" w:cs="David" w:hint="cs"/>
          <w:sz w:val="24"/>
          <w:szCs w:val="24"/>
          <w:rtl/>
        </w:rPr>
        <w:lastRenderedPageBreak/>
        <w:t xml:space="preserve">הביטוח מורחב לשפות את המזמין בגין אחריותו למעשי ו/או מחדלי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והבאים מטעמו, וזאת בכפוף לסעיף אחריות צולבת לפי נחשב הביטוח כאילו נערך בנפרד עבור כל אחד מיחידי המבוטח.  רכוש המזמין ייחשב כרכוש צד שלישי.</w:t>
      </w:r>
    </w:p>
    <w:p w14:paraId="7534D4EB" w14:textId="77777777" w:rsidR="00906AB8" w:rsidRPr="0009511C" w:rsidRDefault="00906AB8" w:rsidP="00906AB8">
      <w:pPr>
        <w:numPr>
          <w:ilvl w:val="0"/>
          <w:numId w:val="42"/>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 xml:space="preserve">הפוליסות תכלולנה  תנאי מפורש על פיו הינן קודמות לכל ביטוח אשר נערך על ידי המזמין ואנו מוותרים על כל טענה ו/או דרישה בדבר שיתוף ביטוחי המזמין. </w:t>
      </w:r>
    </w:p>
    <w:p w14:paraId="06D91FEE" w14:textId="77777777" w:rsidR="00906AB8" w:rsidRPr="0009511C" w:rsidRDefault="00906AB8" w:rsidP="00906AB8">
      <w:pPr>
        <w:numPr>
          <w:ilvl w:val="0"/>
          <w:numId w:val="42"/>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t>הפוליסה תכלולנה התחייבות לוויתור על זכות שיבוב כלפי המזמין, עובדיו והבאים מטעמו אולם האמור בדבר ויתור על זכות השיבוב לא יחול לטובת אדם שגרם לנזק בזדון.</w:t>
      </w:r>
    </w:p>
    <w:p w14:paraId="52AA97F2" w14:textId="77777777" w:rsidR="00906AB8" w:rsidRPr="0009511C" w:rsidRDefault="00906AB8" w:rsidP="00906AB8">
      <w:pPr>
        <w:numPr>
          <w:ilvl w:val="0"/>
          <w:numId w:val="42"/>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 xml:space="preserve">כמו כן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מתחייב שהכיסוי על פי הפוליסות לא יבוטל ולא יחול בו שינוי לרעה, אלא אם תימסר הודעה כתובה בדואר רשום לידי המזמין לפחות 60 יום מראש.</w:t>
      </w:r>
    </w:p>
    <w:p w14:paraId="7593F860" w14:textId="77777777" w:rsidR="00906AB8" w:rsidRPr="0009511C" w:rsidRDefault="00906AB8" w:rsidP="00906AB8">
      <w:pPr>
        <w:numPr>
          <w:ilvl w:val="0"/>
          <w:numId w:val="42"/>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t>חריג כוונה ו/או רשלנות רבתי מבוטל ככל שקיים, אך מו"מ בזה כי אין בביטול הסעיף כאמור כדי לגרוע מזכויות המבטחת וחובות המבוטח על פי חוק חוזה הביטוח, תשמ"א-1981, וזאת בכפוף לאמור באישור זה.</w:t>
      </w:r>
    </w:p>
    <w:p w14:paraId="48AC766E" w14:textId="77777777" w:rsidR="00906AB8" w:rsidRPr="0009511C" w:rsidRDefault="00906AB8" w:rsidP="00906AB8">
      <w:pPr>
        <w:jc w:val="both"/>
        <w:rPr>
          <w:rFonts w:ascii="David" w:eastAsia="Calibri" w:hAnsi="David" w:cs="David"/>
          <w:sz w:val="24"/>
          <w:szCs w:val="24"/>
          <w:rtl/>
        </w:rPr>
      </w:pPr>
      <w:r w:rsidRPr="0009511C">
        <w:rPr>
          <w:rFonts w:ascii="David" w:eastAsia="Calibri" w:hAnsi="David" w:cs="David" w:hint="cs"/>
          <w:sz w:val="24"/>
          <w:szCs w:val="24"/>
          <w:rtl/>
        </w:rPr>
        <w:t xml:space="preserve"> </w:t>
      </w:r>
    </w:p>
    <w:p w14:paraId="1B484808" w14:textId="77777777" w:rsidR="00906AB8" w:rsidRPr="0009511C" w:rsidRDefault="00906AB8" w:rsidP="00906AB8">
      <w:pPr>
        <w:ind w:left="364"/>
        <w:contextualSpacing/>
        <w:rPr>
          <w:rFonts w:ascii="Times New Roman" w:eastAsia="Calibri" w:hAnsi="Times New Roman" w:cs="Arial"/>
          <w:rtl/>
        </w:rPr>
      </w:pPr>
    </w:p>
    <w:p w14:paraId="3F002E3A" w14:textId="77777777" w:rsidR="00906AB8" w:rsidRPr="0009511C" w:rsidRDefault="00906AB8" w:rsidP="00906AB8">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04FA4050" w14:textId="77777777" w:rsidR="00906AB8" w:rsidRPr="0009511C" w:rsidRDefault="00906AB8" w:rsidP="00906AB8">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0F81FD5B" w14:textId="77777777" w:rsidR="00906AB8" w:rsidRPr="0009511C" w:rsidRDefault="00906AB8" w:rsidP="00906AB8">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08E139B2" w14:textId="77777777" w:rsidR="00906AB8" w:rsidRPr="0009511C" w:rsidRDefault="00906AB8" w:rsidP="00906AB8">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436F0687" w14:textId="77777777" w:rsidR="00906AB8" w:rsidRPr="0009511C" w:rsidRDefault="00906AB8" w:rsidP="00906AB8">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155A50F9" w14:textId="77777777" w:rsidR="00906AB8" w:rsidRPr="0009511C" w:rsidRDefault="00906AB8" w:rsidP="00906AB8">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44E11176" w14:textId="77777777" w:rsidR="00906AB8" w:rsidRPr="0009511C" w:rsidRDefault="00906AB8" w:rsidP="00906AB8">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0967ADC4" w14:textId="77777777" w:rsidR="00906AB8" w:rsidRPr="0009511C" w:rsidRDefault="00906AB8" w:rsidP="00906AB8">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69820022" w14:textId="77777777" w:rsidR="00906AB8" w:rsidRPr="0009511C" w:rsidRDefault="00906AB8" w:rsidP="00906AB8">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3B4C0094" w14:textId="77777777" w:rsidR="00906AB8" w:rsidRPr="0009511C" w:rsidRDefault="00906AB8" w:rsidP="00906AB8">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6DBEFAA4" w14:textId="77777777" w:rsidR="00906AB8" w:rsidRPr="0009511C" w:rsidRDefault="00906AB8" w:rsidP="00906AB8">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52A24D5A" w14:textId="77777777" w:rsidR="00906AB8" w:rsidRPr="0009511C" w:rsidRDefault="00906AB8" w:rsidP="00906AB8">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377E6590" w14:textId="77777777" w:rsidR="00906AB8" w:rsidRPr="0009511C" w:rsidRDefault="00906AB8" w:rsidP="00906AB8">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070B266C" w14:textId="77777777" w:rsidR="00906AB8" w:rsidRPr="0009511C" w:rsidRDefault="00906AB8" w:rsidP="00906AB8">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51CDC04B" w14:textId="77777777" w:rsidR="00906AB8" w:rsidRPr="0009511C" w:rsidRDefault="00906AB8" w:rsidP="00906AB8">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5D56ECE3" w14:textId="77777777" w:rsidR="00906AB8" w:rsidRPr="0009511C" w:rsidRDefault="00906AB8" w:rsidP="00906AB8">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6ACAB307"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D430954"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FC9CA0A"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B58921C"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FEA2A05"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55AC03B"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58D7D0A"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002A7CD"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0EC1BAB"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CEE51CE"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DC507C8"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AC8431E"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FC3D054"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61C1F3A"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FE6BF86"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24E4E26"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118D2CE"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05C2239"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999A213"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5EB83AD"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7275658"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B284748"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34382C6"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FFCDC2B"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297293A"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C15541C"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9489F4B" w14:textId="77777777" w:rsidR="00906AB8"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r>
        <w:rPr>
          <w:rFonts w:ascii="Times New Roman" w:eastAsia="Times New Roman" w:hAnsi="Times New Roman" w:cs="David"/>
          <w:bCs/>
          <w:sz w:val="24"/>
          <w:szCs w:val="24"/>
          <w:u w:val="single"/>
          <w:rtl/>
          <w:lang w:eastAsia="he-IL"/>
        </w:rPr>
        <w:br w:type="page"/>
      </w:r>
    </w:p>
    <w:p w14:paraId="2213FA62" w14:textId="77777777" w:rsidR="00906AB8" w:rsidRPr="002419E5" w:rsidRDefault="00906AB8" w:rsidP="00906AB8">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Times New Roman" w:eastAsia="Times New Roman" w:hAnsi="Times New Roman" w:cs="David" w:hint="cs"/>
          <w:bCs/>
          <w:sz w:val="20"/>
          <w:szCs w:val="24"/>
          <w:u w:val="single"/>
          <w:rtl/>
          <w:lang w:eastAsia="he-IL"/>
        </w:rPr>
        <w:lastRenderedPageBreak/>
        <w:t>נספח "</w:t>
      </w:r>
      <w:r w:rsidRPr="002419E5">
        <w:rPr>
          <w:rFonts w:ascii="Times New Roman" w:eastAsia="Times New Roman" w:hAnsi="Times New Roman" w:cs="David" w:hint="eastAsia"/>
          <w:bCs/>
          <w:sz w:val="20"/>
          <w:szCs w:val="24"/>
          <w:u w:val="single"/>
          <w:rtl/>
          <w:lang w:eastAsia="he-IL"/>
        </w:rPr>
        <w:t>ז</w:t>
      </w:r>
      <w:r>
        <w:rPr>
          <w:rFonts w:ascii="Times New Roman" w:eastAsia="Times New Roman" w:hAnsi="Times New Roman" w:cs="David" w:hint="cs"/>
          <w:bCs/>
          <w:sz w:val="20"/>
          <w:szCs w:val="24"/>
          <w:u w:val="single"/>
          <w:rtl/>
          <w:lang w:eastAsia="he-IL"/>
        </w:rPr>
        <w:t>1</w:t>
      </w:r>
      <w:r w:rsidRPr="0009511C">
        <w:rPr>
          <w:rFonts w:ascii="Times New Roman" w:eastAsia="Times New Roman" w:hAnsi="Times New Roman" w:cs="David" w:hint="cs"/>
          <w:bCs/>
          <w:sz w:val="20"/>
          <w:szCs w:val="24"/>
          <w:u w:val="single"/>
          <w:rtl/>
          <w:lang w:eastAsia="he-IL"/>
        </w:rPr>
        <w:t>'"</w:t>
      </w:r>
    </w:p>
    <w:p w14:paraId="737937EC" w14:textId="77777777" w:rsidR="00906AB8" w:rsidRDefault="00906AB8" w:rsidP="00906AB8">
      <w:pPr>
        <w:widowControl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09511C">
        <w:rPr>
          <w:rFonts w:ascii="Times New Roman" w:eastAsia="Times New Roman" w:hAnsi="Times New Roman" w:cs="David" w:hint="cs"/>
          <w:b/>
          <w:bCs/>
          <w:sz w:val="20"/>
          <w:szCs w:val="24"/>
          <w:u w:val="single"/>
          <w:rtl/>
          <w:lang w:eastAsia="he-IL"/>
        </w:rPr>
        <w:t>אישור על קיום ביטוחי המתכנן</w:t>
      </w:r>
    </w:p>
    <w:p w14:paraId="0C634D07" w14:textId="77777777" w:rsidR="00906AB8" w:rsidRPr="00400B84" w:rsidRDefault="00906AB8" w:rsidP="00906AB8">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tbl>
      <w:tblPr>
        <w:tblpPr w:leftFromText="180" w:rightFromText="180" w:bottomFromText="160" w:vertAnchor="text" w:horzAnchor="margin" w:tblpXSpec="center" w:tblpY="102"/>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68"/>
        <w:gridCol w:w="1974"/>
        <w:gridCol w:w="2176"/>
        <w:gridCol w:w="3317"/>
      </w:tblGrid>
      <w:tr w:rsidR="00906AB8" w:rsidRPr="0009511C" w14:paraId="3303A80D" w14:textId="77777777" w:rsidTr="008851FA">
        <w:trPr>
          <w:trHeight w:val="463"/>
          <w:tblHeader/>
        </w:trPr>
        <w:tc>
          <w:tcPr>
            <w:tcW w:w="8218" w:type="dxa"/>
            <w:gridSpan w:val="3"/>
            <w:tcBorders>
              <w:top w:val="single" w:sz="4" w:space="0" w:color="auto"/>
              <w:left w:val="single" w:sz="4" w:space="0" w:color="auto"/>
              <w:bottom w:val="single" w:sz="4" w:space="0" w:color="auto"/>
              <w:right w:val="single" w:sz="4" w:space="0" w:color="auto"/>
            </w:tcBorders>
            <w:shd w:val="clear" w:color="auto" w:fill="F2F2F2"/>
            <w:hideMark/>
          </w:tcPr>
          <w:p w14:paraId="588EB56C" w14:textId="77777777" w:rsidR="00906AB8" w:rsidRPr="0009511C" w:rsidRDefault="00906AB8" w:rsidP="008851F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קיום ביטוחים</w:t>
            </w:r>
          </w:p>
        </w:tc>
        <w:tc>
          <w:tcPr>
            <w:tcW w:w="3317" w:type="dxa"/>
            <w:tcBorders>
              <w:top w:val="single" w:sz="4" w:space="0" w:color="auto"/>
              <w:left w:val="single" w:sz="4" w:space="0" w:color="auto"/>
              <w:bottom w:val="single" w:sz="4" w:space="0" w:color="auto"/>
              <w:right w:val="single" w:sz="4" w:space="0" w:color="auto"/>
            </w:tcBorders>
            <w:hideMark/>
          </w:tcPr>
          <w:p w14:paraId="75D2CCB1" w14:textId="77777777" w:rsidR="00906AB8" w:rsidRPr="0009511C" w:rsidRDefault="00906AB8" w:rsidP="008851F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הנפקת האישור(</w:t>
            </w:r>
            <w:r w:rsidRPr="0009511C">
              <w:rPr>
                <w:rFonts w:ascii="David" w:eastAsia="Calibri" w:hAnsi="David" w:cs="David" w:hint="cs"/>
                <w:sz w:val="24"/>
                <w:szCs w:val="24"/>
                <w:lang w:eastAsia="he-IL"/>
              </w:rPr>
              <w:t>DD/MM/YYYY</w:t>
            </w:r>
            <w:r w:rsidRPr="0009511C">
              <w:rPr>
                <w:rFonts w:ascii="David" w:eastAsia="Calibri" w:hAnsi="David" w:cs="David" w:hint="cs"/>
                <w:sz w:val="24"/>
                <w:szCs w:val="24"/>
                <w:rtl/>
                <w:lang w:eastAsia="he-IL"/>
              </w:rPr>
              <w:t>)</w:t>
            </w:r>
          </w:p>
        </w:tc>
      </w:tr>
      <w:tr w:rsidR="00906AB8" w:rsidRPr="0009511C" w14:paraId="3644DCF1" w14:textId="77777777" w:rsidTr="008851FA">
        <w:trPr>
          <w:trHeight w:val="315"/>
        </w:trPr>
        <w:tc>
          <w:tcPr>
            <w:tcW w:w="11535" w:type="dxa"/>
            <w:gridSpan w:val="4"/>
            <w:tcBorders>
              <w:top w:val="single" w:sz="4" w:space="0" w:color="auto"/>
              <w:left w:val="single" w:sz="4" w:space="0" w:color="auto"/>
              <w:bottom w:val="single" w:sz="4" w:space="0" w:color="auto"/>
              <w:right w:val="single" w:sz="4" w:space="0" w:color="auto"/>
            </w:tcBorders>
            <w:hideMark/>
          </w:tcPr>
          <w:p w14:paraId="2E52B70B" w14:textId="77777777" w:rsidR="00906AB8" w:rsidRPr="0009511C" w:rsidRDefault="00906AB8" w:rsidP="008851F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906AB8" w:rsidRPr="0009511C" w14:paraId="3F7F0D74" w14:textId="77777777" w:rsidTr="008851FA">
        <w:trPr>
          <w:trHeight w:val="278"/>
        </w:trPr>
        <w:tc>
          <w:tcPr>
            <w:tcW w:w="4068" w:type="dxa"/>
            <w:tcBorders>
              <w:top w:val="single" w:sz="4" w:space="0" w:color="auto"/>
              <w:left w:val="single" w:sz="4" w:space="0" w:color="auto"/>
              <w:bottom w:val="single" w:sz="4" w:space="0" w:color="auto"/>
              <w:right w:val="single" w:sz="4" w:space="0" w:color="auto"/>
            </w:tcBorders>
            <w:shd w:val="clear" w:color="auto" w:fill="F2F2F2"/>
            <w:hideMark/>
          </w:tcPr>
          <w:p w14:paraId="0ADCC905" w14:textId="77777777" w:rsidR="00906AB8" w:rsidRPr="0009511C" w:rsidRDefault="00906AB8" w:rsidP="008851F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מבקש האישור*</w:t>
            </w:r>
          </w:p>
        </w:tc>
        <w:tc>
          <w:tcPr>
            <w:tcW w:w="1974" w:type="dxa"/>
            <w:tcBorders>
              <w:top w:val="single" w:sz="4" w:space="0" w:color="auto"/>
              <w:left w:val="single" w:sz="4" w:space="0" w:color="auto"/>
              <w:bottom w:val="single" w:sz="4" w:space="0" w:color="auto"/>
              <w:right w:val="single" w:sz="4" w:space="0" w:color="auto"/>
            </w:tcBorders>
            <w:shd w:val="clear" w:color="auto" w:fill="F2F2F2"/>
            <w:hideMark/>
          </w:tcPr>
          <w:p w14:paraId="53187286" w14:textId="77777777" w:rsidR="00906AB8" w:rsidRPr="0009511C" w:rsidRDefault="00906AB8" w:rsidP="008851F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המבוטח</w:t>
            </w:r>
          </w:p>
        </w:tc>
        <w:tc>
          <w:tcPr>
            <w:tcW w:w="2176" w:type="dxa"/>
            <w:tcBorders>
              <w:top w:val="single" w:sz="4" w:space="0" w:color="auto"/>
              <w:left w:val="single" w:sz="4" w:space="0" w:color="auto"/>
              <w:bottom w:val="single" w:sz="4" w:space="0" w:color="auto"/>
              <w:right w:val="single" w:sz="4" w:space="0" w:color="auto"/>
            </w:tcBorders>
            <w:shd w:val="clear" w:color="auto" w:fill="F2F2F2"/>
            <w:hideMark/>
          </w:tcPr>
          <w:p w14:paraId="6BEE50E0" w14:textId="77777777" w:rsidR="00906AB8" w:rsidRPr="0009511C" w:rsidRDefault="00906AB8" w:rsidP="008851F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אופי העסקה*</w:t>
            </w:r>
          </w:p>
        </w:tc>
        <w:tc>
          <w:tcPr>
            <w:tcW w:w="3317" w:type="dxa"/>
            <w:tcBorders>
              <w:top w:val="single" w:sz="4" w:space="0" w:color="auto"/>
              <w:left w:val="single" w:sz="4" w:space="0" w:color="auto"/>
              <w:bottom w:val="single" w:sz="4" w:space="0" w:color="auto"/>
              <w:right w:val="single" w:sz="4" w:space="0" w:color="auto"/>
            </w:tcBorders>
            <w:shd w:val="clear" w:color="auto" w:fill="F2F2F2"/>
            <w:hideMark/>
          </w:tcPr>
          <w:p w14:paraId="30A1852E" w14:textId="77777777" w:rsidR="00906AB8" w:rsidRPr="0009511C" w:rsidRDefault="00906AB8" w:rsidP="008851F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מעמד מבקש האישור*</w:t>
            </w:r>
          </w:p>
        </w:tc>
      </w:tr>
      <w:tr w:rsidR="00906AB8" w:rsidRPr="0009511C" w14:paraId="40A0A65E" w14:textId="77777777" w:rsidTr="008851FA">
        <w:trPr>
          <w:trHeight w:val="551"/>
        </w:trPr>
        <w:tc>
          <w:tcPr>
            <w:tcW w:w="4068" w:type="dxa"/>
            <w:tcBorders>
              <w:top w:val="single" w:sz="4" w:space="0" w:color="auto"/>
              <w:left w:val="single" w:sz="4" w:space="0" w:color="auto"/>
              <w:bottom w:val="single" w:sz="4" w:space="0" w:color="auto"/>
              <w:right w:val="single" w:sz="4" w:space="0" w:color="auto"/>
            </w:tcBorders>
            <w:hideMark/>
          </w:tcPr>
          <w:p w14:paraId="0833E985" w14:textId="77777777" w:rsidR="00906AB8" w:rsidRPr="0009511C" w:rsidRDefault="00906AB8" w:rsidP="008851F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p w14:paraId="4A9246A4" w14:textId="77777777" w:rsidR="00906AB8" w:rsidRPr="0009511C" w:rsidRDefault="00906AB8" w:rsidP="008851F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אפי מגורים בע"מ ו/או חברות אם ו/או חברות בנות ו/או חברות אחיות ו/או חברות קשורות חברות שלובות ו/או חברות קשורות ו/או כל חברה הנמנית בקבוצת "אפריקה-ישראל" ו/או עובדיהם ו/או מנהליהם</w:t>
            </w:r>
          </w:p>
        </w:tc>
        <w:tc>
          <w:tcPr>
            <w:tcW w:w="1974" w:type="dxa"/>
            <w:tcBorders>
              <w:top w:val="single" w:sz="4" w:space="0" w:color="auto"/>
              <w:left w:val="single" w:sz="4" w:space="0" w:color="auto"/>
              <w:bottom w:val="single" w:sz="4" w:space="0" w:color="auto"/>
              <w:right w:val="single" w:sz="4" w:space="0" w:color="auto"/>
            </w:tcBorders>
            <w:hideMark/>
          </w:tcPr>
          <w:p w14:paraId="68ACEBAD" w14:textId="77777777" w:rsidR="00906AB8" w:rsidRPr="0009511C" w:rsidRDefault="00906AB8" w:rsidP="008851F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tc>
        <w:tc>
          <w:tcPr>
            <w:tcW w:w="2176" w:type="dxa"/>
            <w:vMerge w:val="restart"/>
            <w:tcBorders>
              <w:top w:val="single" w:sz="4" w:space="0" w:color="auto"/>
              <w:left w:val="single" w:sz="4" w:space="0" w:color="auto"/>
              <w:bottom w:val="single" w:sz="4" w:space="0" w:color="auto"/>
              <w:right w:val="single" w:sz="4" w:space="0" w:color="auto"/>
            </w:tcBorders>
          </w:tcPr>
          <w:p w14:paraId="4CDA2D7B" w14:textId="77777777" w:rsidR="00906AB8" w:rsidRPr="0009511C" w:rsidRDefault="00906AB8" w:rsidP="008851FA">
            <w:pPr>
              <w:spacing w:before="0" w:beforeAutospacing="0" w:after="0" w:afterAutospacing="0" w:line="240" w:lineRule="auto"/>
              <w:ind w:left="50" w:right="78"/>
              <w:rPr>
                <w:rFonts w:ascii="David" w:eastAsia="Calibri" w:hAnsi="David" w:cs="David"/>
                <w:b/>
                <w:sz w:val="24"/>
                <w:szCs w:val="24"/>
                <w:rtl/>
                <w:lang w:eastAsia="he-IL"/>
              </w:rPr>
            </w:pPr>
          </w:p>
          <w:p w14:paraId="690F9528" w14:textId="77777777" w:rsidR="00906AB8" w:rsidRPr="0009511C" w:rsidRDefault="00906AB8" w:rsidP="008851FA">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שירותים - 085</w:t>
            </w:r>
          </w:p>
          <w:p w14:paraId="15DA18B1" w14:textId="77777777" w:rsidR="00906AB8" w:rsidRPr="0009511C" w:rsidRDefault="00906AB8" w:rsidP="008851FA">
            <w:pPr>
              <w:spacing w:before="0" w:beforeAutospacing="0" w:after="0" w:afterAutospacing="0" w:line="240" w:lineRule="auto"/>
              <w:ind w:left="50" w:right="78"/>
              <w:rPr>
                <w:rFonts w:ascii="David" w:eastAsia="Calibri" w:hAnsi="David" w:cs="David"/>
                <w:b/>
                <w:sz w:val="24"/>
                <w:szCs w:val="24"/>
                <w:rtl/>
                <w:lang w:eastAsia="he-IL"/>
              </w:rPr>
            </w:pPr>
          </w:p>
        </w:tc>
        <w:tc>
          <w:tcPr>
            <w:tcW w:w="3317" w:type="dxa"/>
            <w:vMerge w:val="restart"/>
            <w:tcBorders>
              <w:top w:val="single" w:sz="4" w:space="0" w:color="auto"/>
              <w:left w:val="single" w:sz="4" w:space="0" w:color="auto"/>
              <w:bottom w:val="single" w:sz="4" w:space="0" w:color="auto"/>
              <w:right w:val="single" w:sz="4" w:space="0" w:color="auto"/>
            </w:tcBorders>
          </w:tcPr>
          <w:p w14:paraId="6AF20D20" w14:textId="77777777" w:rsidR="00906AB8" w:rsidRPr="0009511C" w:rsidRDefault="00906AB8" w:rsidP="008851FA">
            <w:pPr>
              <w:spacing w:before="0" w:beforeAutospacing="0" w:after="0" w:afterAutospacing="0" w:line="240" w:lineRule="auto"/>
              <w:ind w:left="50" w:right="78"/>
              <w:rPr>
                <w:rFonts w:ascii="David" w:eastAsia="Calibri" w:hAnsi="David" w:cs="David"/>
                <w:b/>
                <w:sz w:val="24"/>
                <w:szCs w:val="24"/>
                <w:rtl/>
                <w:lang w:eastAsia="he-IL"/>
              </w:rPr>
            </w:pPr>
          </w:p>
          <w:p w14:paraId="62EE61C2" w14:textId="77777777" w:rsidR="00906AB8" w:rsidRPr="0009511C" w:rsidRDefault="00906AB8" w:rsidP="008851FA">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מזמין שירותים</w:t>
            </w:r>
          </w:p>
          <w:p w14:paraId="6E294749" w14:textId="77777777" w:rsidR="00906AB8" w:rsidRPr="0009511C" w:rsidRDefault="00906AB8" w:rsidP="008851FA">
            <w:pPr>
              <w:spacing w:before="0" w:beforeAutospacing="0" w:after="0" w:afterAutospacing="0" w:line="240" w:lineRule="auto"/>
              <w:ind w:left="50" w:right="78"/>
              <w:rPr>
                <w:rFonts w:ascii="David" w:eastAsia="Calibri" w:hAnsi="David" w:cs="David"/>
                <w:b/>
                <w:sz w:val="24"/>
                <w:szCs w:val="24"/>
                <w:rtl/>
                <w:lang w:eastAsia="he-IL"/>
              </w:rPr>
            </w:pPr>
          </w:p>
        </w:tc>
      </w:tr>
      <w:tr w:rsidR="00906AB8" w:rsidRPr="0009511C" w14:paraId="1873E783" w14:textId="77777777" w:rsidTr="008851FA">
        <w:trPr>
          <w:trHeight w:val="571"/>
        </w:trPr>
        <w:tc>
          <w:tcPr>
            <w:tcW w:w="4068" w:type="dxa"/>
            <w:tcBorders>
              <w:top w:val="single" w:sz="4" w:space="0" w:color="auto"/>
              <w:left w:val="single" w:sz="4" w:space="0" w:color="auto"/>
              <w:bottom w:val="single" w:sz="4" w:space="0" w:color="auto"/>
              <w:right w:val="single" w:sz="4" w:space="0" w:color="auto"/>
            </w:tcBorders>
            <w:hideMark/>
          </w:tcPr>
          <w:p w14:paraId="6E1B3EE2" w14:textId="77777777" w:rsidR="00906AB8" w:rsidRPr="0009511C" w:rsidRDefault="00906AB8" w:rsidP="008851F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ת.ז./ח.פ./ח.צ.</w:t>
            </w:r>
          </w:p>
          <w:p w14:paraId="26486308" w14:textId="77777777" w:rsidR="00906AB8" w:rsidRPr="0009511C" w:rsidRDefault="00906AB8" w:rsidP="008851F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5200034760</w:t>
            </w:r>
          </w:p>
        </w:tc>
        <w:tc>
          <w:tcPr>
            <w:tcW w:w="1974" w:type="dxa"/>
            <w:tcBorders>
              <w:top w:val="single" w:sz="4" w:space="0" w:color="auto"/>
              <w:left w:val="single" w:sz="4" w:space="0" w:color="auto"/>
              <w:bottom w:val="single" w:sz="4" w:space="0" w:color="auto"/>
              <w:right w:val="single" w:sz="4" w:space="0" w:color="auto"/>
            </w:tcBorders>
            <w:hideMark/>
          </w:tcPr>
          <w:p w14:paraId="420BF85B" w14:textId="77777777" w:rsidR="00906AB8" w:rsidRPr="0009511C" w:rsidRDefault="00906AB8" w:rsidP="008851F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0439BB7" w14:textId="77777777" w:rsidR="00906AB8" w:rsidRPr="0009511C" w:rsidRDefault="00906AB8" w:rsidP="008851FA">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CB9A176" w14:textId="77777777" w:rsidR="00906AB8" w:rsidRPr="0009511C" w:rsidRDefault="00906AB8" w:rsidP="008851FA">
            <w:pPr>
              <w:spacing w:before="0" w:beforeAutospacing="0" w:after="0" w:afterAutospacing="0" w:line="256" w:lineRule="auto"/>
              <w:rPr>
                <w:rFonts w:ascii="David" w:eastAsia="Calibri" w:hAnsi="David" w:cs="David"/>
                <w:b/>
                <w:sz w:val="24"/>
                <w:szCs w:val="24"/>
                <w:lang w:eastAsia="he-IL"/>
              </w:rPr>
            </w:pPr>
          </w:p>
        </w:tc>
      </w:tr>
      <w:tr w:rsidR="00906AB8" w:rsidRPr="0009511C" w14:paraId="452928AD" w14:textId="77777777" w:rsidTr="008851FA">
        <w:trPr>
          <w:trHeight w:val="391"/>
        </w:trPr>
        <w:tc>
          <w:tcPr>
            <w:tcW w:w="4068" w:type="dxa"/>
            <w:tcBorders>
              <w:top w:val="single" w:sz="4" w:space="0" w:color="auto"/>
              <w:left w:val="single" w:sz="4" w:space="0" w:color="auto"/>
              <w:bottom w:val="single" w:sz="4" w:space="0" w:color="auto"/>
              <w:right w:val="single" w:sz="4" w:space="0" w:color="auto"/>
            </w:tcBorders>
            <w:hideMark/>
          </w:tcPr>
          <w:p w14:paraId="3185568C" w14:textId="77777777" w:rsidR="00906AB8" w:rsidRPr="0009511C" w:rsidRDefault="00906AB8" w:rsidP="008851F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מען </w:t>
            </w:r>
          </w:p>
          <w:p w14:paraId="6355F70C" w14:textId="77777777" w:rsidR="00906AB8" w:rsidRPr="0009511C" w:rsidRDefault="00906AB8" w:rsidP="008851F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יוני נתניהו 1ג', אור-יהודה</w:t>
            </w:r>
          </w:p>
        </w:tc>
        <w:tc>
          <w:tcPr>
            <w:tcW w:w="1974" w:type="dxa"/>
            <w:tcBorders>
              <w:top w:val="single" w:sz="4" w:space="0" w:color="auto"/>
              <w:left w:val="single" w:sz="4" w:space="0" w:color="auto"/>
              <w:bottom w:val="single" w:sz="4" w:space="0" w:color="auto"/>
              <w:right w:val="single" w:sz="4" w:space="0" w:color="auto"/>
            </w:tcBorders>
            <w:hideMark/>
          </w:tcPr>
          <w:p w14:paraId="73F37E6B" w14:textId="77777777" w:rsidR="00906AB8" w:rsidRPr="0009511C" w:rsidRDefault="00906AB8" w:rsidP="008851FA">
            <w:pPr>
              <w:spacing w:before="0" w:beforeAutospacing="0" w:after="0" w:afterAutospacing="0" w:line="240" w:lineRule="auto"/>
              <w:rPr>
                <w:rFonts w:ascii="David" w:eastAsia="Calibri" w:hAnsi="David" w:cs="David"/>
                <w:sz w:val="24"/>
                <w:szCs w:val="24"/>
                <w:lang w:eastAsia="he-IL"/>
              </w:rPr>
            </w:pPr>
            <w:r w:rsidRPr="0009511C">
              <w:rPr>
                <w:rFonts w:ascii="David" w:eastAsia="Calibri" w:hAnsi="David" w:cs="David" w:hint="cs"/>
                <w:sz w:val="24"/>
                <w:szCs w:val="24"/>
                <w:rtl/>
                <w:lang w:eastAsia="he-IL"/>
              </w:rPr>
              <w:t>מען</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F45C0C3" w14:textId="77777777" w:rsidR="00906AB8" w:rsidRPr="0009511C" w:rsidRDefault="00906AB8" w:rsidP="008851FA">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200D647" w14:textId="77777777" w:rsidR="00906AB8" w:rsidRPr="0009511C" w:rsidRDefault="00906AB8" w:rsidP="008851FA">
            <w:pPr>
              <w:spacing w:before="0" w:beforeAutospacing="0" w:after="0" w:afterAutospacing="0" w:line="256" w:lineRule="auto"/>
              <w:rPr>
                <w:rFonts w:ascii="David" w:eastAsia="Calibri" w:hAnsi="David" w:cs="David"/>
                <w:b/>
                <w:sz w:val="24"/>
                <w:szCs w:val="24"/>
                <w:lang w:eastAsia="he-IL"/>
              </w:rPr>
            </w:pPr>
          </w:p>
        </w:tc>
      </w:tr>
    </w:tbl>
    <w:p w14:paraId="570A483E" w14:textId="77777777" w:rsidR="00906AB8" w:rsidRPr="0009511C" w:rsidRDefault="00906AB8" w:rsidP="00906AB8">
      <w:pPr>
        <w:spacing w:before="0" w:beforeAutospacing="0" w:after="200" w:afterAutospacing="0" w:line="276" w:lineRule="auto"/>
        <w:outlineLvl w:val="0"/>
        <w:rPr>
          <w:rFonts w:ascii="David" w:eastAsia="Calibri" w:hAnsi="David" w:cs="David"/>
          <w:b/>
          <w:bCs/>
          <w:sz w:val="24"/>
          <w:szCs w:val="24"/>
          <w:u w:val="single"/>
          <w:rtl/>
          <w:lang w:eastAsia="he-IL"/>
        </w:rPr>
      </w:pPr>
    </w:p>
    <w:tbl>
      <w:tblPr>
        <w:tblpPr w:leftFromText="180" w:rightFromText="180" w:bottomFromText="160" w:vertAnchor="text" w:horzAnchor="margin" w:tblpXSpec="center" w:tblpY="130"/>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3"/>
        <w:gridCol w:w="956"/>
        <w:gridCol w:w="957"/>
        <w:gridCol w:w="1349"/>
        <w:gridCol w:w="1417"/>
        <w:gridCol w:w="1277"/>
        <w:gridCol w:w="1286"/>
        <w:gridCol w:w="2400"/>
      </w:tblGrid>
      <w:tr w:rsidR="00906AB8" w:rsidRPr="0009511C" w14:paraId="62ACB276" w14:textId="77777777" w:rsidTr="008851FA">
        <w:trPr>
          <w:trHeight w:val="303"/>
          <w:tblHeader/>
        </w:trPr>
        <w:tc>
          <w:tcPr>
            <w:tcW w:w="11535" w:type="dxa"/>
            <w:gridSpan w:val="8"/>
            <w:tcBorders>
              <w:top w:val="single" w:sz="4" w:space="0" w:color="auto"/>
              <w:left w:val="single" w:sz="4" w:space="0" w:color="auto"/>
              <w:bottom w:val="single" w:sz="4" w:space="0" w:color="auto"/>
              <w:right w:val="single" w:sz="4" w:space="0" w:color="auto"/>
            </w:tcBorders>
            <w:hideMark/>
          </w:tcPr>
          <w:p w14:paraId="408252BB" w14:textId="77777777" w:rsidR="00906AB8" w:rsidRPr="0009511C" w:rsidRDefault="00906AB8" w:rsidP="008851F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כיסויים</w:t>
            </w:r>
          </w:p>
        </w:tc>
      </w:tr>
      <w:tr w:rsidR="00906AB8" w:rsidRPr="0009511C" w14:paraId="531F5F24" w14:textId="77777777" w:rsidTr="008851FA">
        <w:trPr>
          <w:trHeight w:val="173"/>
        </w:trPr>
        <w:tc>
          <w:tcPr>
            <w:tcW w:w="1893" w:type="dxa"/>
            <w:vMerge w:val="restart"/>
            <w:tcBorders>
              <w:top w:val="single" w:sz="4" w:space="0" w:color="auto"/>
              <w:left w:val="single" w:sz="4" w:space="0" w:color="auto"/>
              <w:bottom w:val="single" w:sz="4" w:space="0" w:color="auto"/>
              <w:right w:val="single" w:sz="4" w:space="0" w:color="auto"/>
            </w:tcBorders>
            <w:shd w:val="clear" w:color="auto" w:fill="F2F2F2"/>
          </w:tcPr>
          <w:p w14:paraId="1647539A" w14:textId="77777777" w:rsidR="00906AB8" w:rsidRPr="0009511C" w:rsidRDefault="00906AB8" w:rsidP="008851F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סוג הביטוח</w:t>
            </w:r>
          </w:p>
          <w:p w14:paraId="495F02A7" w14:textId="77777777" w:rsidR="00906AB8" w:rsidRPr="0009511C" w:rsidRDefault="00906AB8" w:rsidP="008851FA">
            <w:pPr>
              <w:spacing w:before="0" w:beforeAutospacing="0" w:after="0" w:afterAutospacing="0" w:line="240" w:lineRule="auto"/>
              <w:rPr>
                <w:rFonts w:ascii="David" w:eastAsia="Calibri" w:hAnsi="David" w:cs="David"/>
                <w:sz w:val="24"/>
                <w:szCs w:val="24"/>
                <w:rtl/>
                <w:lang w:eastAsia="he-IL"/>
              </w:rPr>
            </w:pPr>
          </w:p>
          <w:p w14:paraId="5CF593FD" w14:textId="77777777" w:rsidR="00906AB8" w:rsidRPr="0009511C" w:rsidRDefault="00906AB8" w:rsidP="008851F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חלוקה לפי גבולות אחריות או סכומי ביטוח</w:t>
            </w:r>
          </w:p>
        </w:tc>
        <w:tc>
          <w:tcPr>
            <w:tcW w:w="956"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543B2A26" w14:textId="77777777" w:rsidR="00906AB8" w:rsidRPr="0009511C" w:rsidRDefault="00906AB8" w:rsidP="008851F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מספר הפוליסה</w:t>
            </w:r>
          </w:p>
        </w:tc>
        <w:tc>
          <w:tcPr>
            <w:tcW w:w="95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7CCCDA74" w14:textId="77777777" w:rsidR="00906AB8" w:rsidRPr="0009511C" w:rsidRDefault="00906AB8" w:rsidP="008851F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נוסח ומהדורת הפוליסה</w:t>
            </w:r>
          </w:p>
        </w:tc>
        <w:tc>
          <w:tcPr>
            <w:tcW w:w="1349"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59E58E7F" w14:textId="77777777" w:rsidR="00906AB8" w:rsidRPr="0009511C" w:rsidRDefault="00906AB8" w:rsidP="008851F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תחילה</w:t>
            </w:r>
          </w:p>
        </w:tc>
        <w:tc>
          <w:tcPr>
            <w:tcW w:w="141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56988FCD" w14:textId="77777777" w:rsidR="00906AB8" w:rsidRPr="0009511C" w:rsidRDefault="00906AB8" w:rsidP="008851F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סיום</w:t>
            </w:r>
          </w:p>
        </w:tc>
        <w:tc>
          <w:tcPr>
            <w:tcW w:w="2563" w:type="dxa"/>
            <w:gridSpan w:val="2"/>
            <w:tcBorders>
              <w:top w:val="single" w:sz="4" w:space="0" w:color="auto"/>
              <w:left w:val="single" w:sz="4" w:space="0" w:color="auto"/>
              <w:bottom w:val="single" w:sz="4" w:space="0" w:color="auto"/>
              <w:right w:val="single" w:sz="4" w:space="0" w:color="auto"/>
            </w:tcBorders>
            <w:shd w:val="clear" w:color="auto" w:fill="F2F2F2"/>
            <w:hideMark/>
          </w:tcPr>
          <w:p w14:paraId="35D19A5E" w14:textId="77777777" w:rsidR="00906AB8" w:rsidRPr="0009511C" w:rsidRDefault="00906AB8" w:rsidP="008851F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גבול האחריות/ סכום ביטוח</w:t>
            </w:r>
          </w:p>
        </w:tc>
        <w:tc>
          <w:tcPr>
            <w:tcW w:w="2400"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451BDB65" w14:textId="77777777" w:rsidR="00906AB8" w:rsidRPr="0009511C" w:rsidRDefault="00906AB8" w:rsidP="008851F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כיסויים נוספים בתוקף וביטול חריגים </w:t>
            </w:r>
          </w:p>
          <w:p w14:paraId="58BC83F6" w14:textId="77777777" w:rsidR="00906AB8" w:rsidRPr="0009511C" w:rsidRDefault="00906AB8" w:rsidP="008851F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יש לציין קוד כיסוי בהתאם לנספח ד'</w:t>
            </w:r>
          </w:p>
        </w:tc>
      </w:tr>
      <w:tr w:rsidR="00906AB8" w:rsidRPr="0009511C" w14:paraId="17638310" w14:textId="77777777" w:rsidTr="008851FA">
        <w:trPr>
          <w:trHeight w:val="43"/>
        </w:trPr>
        <w:tc>
          <w:tcPr>
            <w:tcW w:w="11535" w:type="dxa"/>
            <w:vMerge/>
            <w:tcBorders>
              <w:top w:val="single" w:sz="4" w:space="0" w:color="auto"/>
              <w:left w:val="single" w:sz="4" w:space="0" w:color="auto"/>
              <w:bottom w:val="single" w:sz="4" w:space="0" w:color="auto"/>
              <w:right w:val="single" w:sz="4" w:space="0" w:color="auto"/>
            </w:tcBorders>
            <w:vAlign w:val="center"/>
            <w:hideMark/>
          </w:tcPr>
          <w:p w14:paraId="7591BBB2" w14:textId="77777777" w:rsidR="00906AB8" w:rsidRPr="0009511C" w:rsidRDefault="00906AB8" w:rsidP="008851FA">
            <w:pPr>
              <w:spacing w:before="0" w:beforeAutospacing="0" w:after="0" w:afterAutospacing="0" w:line="256" w:lineRule="auto"/>
              <w:rPr>
                <w:rFonts w:ascii="David" w:eastAsia="Calibri" w:hAnsi="David" w:cs="David"/>
                <w:sz w:val="24"/>
                <w:szCs w:val="24"/>
                <w:lang w:eastAsia="he-IL"/>
              </w:rPr>
            </w:pPr>
          </w:p>
        </w:tc>
        <w:tc>
          <w:tcPr>
            <w:tcW w:w="956" w:type="dxa"/>
            <w:vMerge/>
            <w:tcBorders>
              <w:top w:val="single" w:sz="4" w:space="0" w:color="auto"/>
              <w:left w:val="single" w:sz="4" w:space="0" w:color="auto"/>
              <w:bottom w:val="single" w:sz="4" w:space="0" w:color="auto"/>
              <w:right w:val="single" w:sz="4" w:space="0" w:color="auto"/>
            </w:tcBorders>
            <w:vAlign w:val="center"/>
            <w:hideMark/>
          </w:tcPr>
          <w:p w14:paraId="72DA90C6" w14:textId="77777777" w:rsidR="00906AB8" w:rsidRPr="0009511C" w:rsidRDefault="00906AB8" w:rsidP="008851FA">
            <w:pPr>
              <w:spacing w:before="0" w:beforeAutospacing="0" w:after="0" w:afterAutospacing="0" w:line="256" w:lineRule="auto"/>
              <w:rPr>
                <w:rFonts w:ascii="David" w:eastAsia="Calibri" w:hAnsi="David" w:cs="David"/>
                <w:sz w:val="24"/>
                <w:szCs w:val="24"/>
                <w:lang w:eastAsia="he-IL"/>
              </w:rPr>
            </w:pPr>
          </w:p>
        </w:tc>
        <w:tc>
          <w:tcPr>
            <w:tcW w:w="957" w:type="dxa"/>
            <w:vMerge/>
            <w:tcBorders>
              <w:top w:val="single" w:sz="4" w:space="0" w:color="auto"/>
              <w:left w:val="single" w:sz="4" w:space="0" w:color="auto"/>
              <w:bottom w:val="single" w:sz="4" w:space="0" w:color="auto"/>
              <w:right w:val="single" w:sz="4" w:space="0" w:color="auto"/>
            </w:tcBorders>
            <w:vAlign w:val="center"/>
            <w:hideMark/>
          </w:tcPr>
          <w:p w14:paraId="45F0F889" w14:textId="77777777" w:rsidR="00906AB8" w:rsidRPr="0009511C" w:rsidRDefault="00906AB8" w:rsidP="008851FA">
            <w:pPr>
              <w:spacing w:before="0" w:beforeAutospacing="0" w:after="0" w:afterAutospacing="0" w:line="256" w:lineRule="auto"/>
              <w:rPr>
                <w:rFonts w:ascii="David" w:eastAsia="Calibri" w:hAnsi="David" w:cs="David"/>
                <w:sz w:val="24"/>
                <w:szCs w:val="24"/>
                <w:lang w:eastAsia="he-IL"/>
              </w:rPr>
            </w:pPr>
          </w:p>
        </w:tc>
        <w:tc>
          <w:tcPr>
            <w:tcW w:w="1349" w:type="dxa"/>
            <w:vMerge/>
            <w:tcBorders>
              <w:top w:val="single" w:sz="4" w:space="0" w:color="auto"/>
              <w:left w:val="single" w:sz="4" w:space="0" w:color="auto"/>
              <w:bottom w:val="single" w:sz="4" w:space="0" w:color="auto"/>
              <w:right w:val="single" w:sz="4" w:space="0" w:color="auto"/>
            </w:tcBorders>
            <w:vAlign w:val="center"/>
            <w:hideMark/>
          </w:tcPr>
          <w:p w14:paraId="487B7C4E" w14:textId="77777777" w:rsidR="00906AB8" w:rsidRPr="0009511C" w:rsidRDefault="00906AB8" w:rsidP="008851FA">
            <w:pPr>
              <w:spacing w:before="0" w:beforeAutospacing="0" w:after="0" w:afterAutospacing="0" w:line="256" w:lineRule="auto"/>
              <w:rPr>
                <w:rFonts w:ascii="David" w:eastAsia="Calibri" w:hAnsi="David" w:cs="David"/>
                <w:sz w:val="24"/>
                <w:szCs w:val="24"/>
                <w:lang w:eastAsia="he-IL"/>
              </w:rPr>
            </w:pPr>
          </w:p>
        </w:tc>
        <w:tc>
          <w:tcPr>
            <w:tcW w:w="1417" w:type="dxa"/>
            <w:vMerge/>
            <w:tcBorders>
              <w:top w:val="single" w:sz="4" w:space="0" w:color="auto"/>
              <w:left w:val="single" w:sz="4" w:space="0" w:color="auto"/>
              <w:bottom w:val="single" w:sz="4" w:space="0" w:color="auto"/>
              <w:right w:val="single" w:sz="4" w:space="0" w:color="auto"/>
            </w:tcBorders>
            <w:vAlign w:val="center"/>
            <w:hideMark/>
          </w:tcPr>
          <w:p w14:paraId="445CA2B0" w14:textId="77777777" w:rsidR="00906AB8" w:rsidRPr="0009511C" w:rsidRDefault="00906AB8" w:rsidP="008851FA">
            <w:pPr>
              <w:spacing w:before="0" w:beforeAutospacing="0" w:after="0" w:afterAutospacing="0" w:line="256" w:lineRule="auto"/>
              <w:rPr>
                <w:rFonts w:ascii="David" w:eastAsia="Calibri" w:hAnsi="David" w:cs="David"/>
                <w:sz w:val="24"/>
                <w:szCs w:val="24"/>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30DA186C" w14:textId="77777777" w:rsidR="00906AB8" w:rsidRPr="0009511C" w:rsidRDefault="00906AB8" w:rsidP="008851F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סכום</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39E7C2F3" w14:textId="77777777" w:rsidR="00906AB8" w:rsidRPr="0009511C" w:rsidRDefault="00906AB8" w:rsidP="008851F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מטבע</w:t>
            </w:r>
          </w:p>
        </w:tc>
        <w:tc>
          <w:tcPr>
            <w:tcW w:w="2400" w:type="dxa"/>
            <w:vMerge/>
            <w:tcBorders>
              <w:top w:val="single" w:sz="4" w:space="0" w:color="auto"/>
              <w:left w:val="single" w:sz="4" w:space="0" w:color="auto"/>
              <w:bottom w:val="single" w:sz="4" w:space="0" w:color="auto"/>
              <w:right w:val="single" w:sz="4" w:space="0" w:color="auto"/>
            </w:tcBorders>
            <w:vAlign w:val="center"/>
            <w:hideMark/>
          </w:tcPr>
          <w:p w14:paraId="0B2EA458" w14:textId="77777777" w:rsidR="00906AB8" w:rsidRPr="0009511C" w:rsidRDefault="00906AB8" w:rsidP="008851FA">
            <w:pPr>
              <w:spacing w:before="0" w:beforeAutospacing="0" w:after="0" w:afterAutospacing="0" w:line="256" w:lineRule="auto"/>
              <w:rPr>
                <w:rFonts w:ascii="David" w:eastAsia="Calibri" w:hAnsi="David" w:cs="David"/>
                <w:sz w:val="24"/>
                <w:szCs w:val="24"/>
                <w:lang w:eastAsia="he-IL"/>
              </w:rPr>
            </w:pPr>
          </w:p>
        </w:tc>
      </w:tr>
      <w:tr w:rsidR="00906AB8" w:rsidRPr="0009511C" w14:paraId="78162507" w14:textId="77777777" w:rsidTr="008851FA">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5FA7AE0A" w14:textId="77777777" w:rsidR="00906AB8" w:rsidRPr="0009511C" w:rsidRDefault="00906AB8" w:rsidP="008851F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צד ג'</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3ECC9C6F" w14:textId="77777777" w:rsidR="00906AB8" w:rsidRPr="0009511C" w:rsidRDefault="00906AB8" w:rsidP="008851FA">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4A9A3041" w14:textId="77777777" w:rsidR="00906AB8" w:rsidRPr="0009511C" w:rsidRDefault="00906AB8" w:rsidP="008851FA">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183A16F7" w14:textId="77777777" w:rsidR="00906AB8" w:rsidRPr="0009511C" w:rsidRDefault="00906AB8" w:rsidP="008851FA">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078FC40C" w14:textId="77777777" w:rsidR="00906AB8" w:rsidRPr="0009511C" w:rsidRDefault="00906AB8" w:rsidP="008851FA">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3160AA52" w14:textId="77777777" w:rsidR="00906AB8" w:rsidRPr="0009511C" w:rsidRDefault="00906AB8" w:rsidP="008851F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6472DAD6" w14:textId="77777777" w:rsidR="00906AB8" w:rsidRPr="0009511C" w:rsidRDefault="00906AB8" w:rsidP="008851F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254235C9" w14:textId="77777777" w:rsidR="00906AB8" w:rsidRPr="0009511C" w:rsidRDefault="00906AB8" w:rsidP="008851FA">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304/302/307/315/328/329/321/309</w:t>
            </w:r>
          </w:p>
        </w:tc>
      </w:tr>
      <w:tr w:rsidR="00906AB8" w:rsidRPr="0009511C" w14:paraId="76B8004D" w14:textId="77777777" w:rsidTr="008851FA">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FFFFF"/>
            <w:hideMark/>
          </w:tcPr>
          <w:p w14:paraId="0497628D" w14:textId="77777777" w:rsidR="00906AB8" w:rsidRPr="0009511C" w:rsidRDefault="00906AB8" w:rsidP="008851F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מעבידים</w:t>
            </w:r>
          </w:p>
        </w:tc>
        <w:tc>
          <w:tcPr>
            <w:tcW w:w="956" w:type="dxa"/>
            <w:tcBorders>
              <w:top w:val="single" w:sz="4" w:space="0" w:color="auto"/>
              <w:left w:val="single" w:sz="4" w:space="0" w:color="auto"/>
              <w:bottom w:val="single" w:sz="4" w:space="0" w:color="auto"/>
              <w:right w:val="single" w:sz="4" w:space="0" w:color="auto"/>
            </w:tcBorders>
            <w:shd w:val="clear" w:color="auto" w:fill="FFFFFF"/>
          </w:tcPr>
          <w:p w14:paraId="3EAC6901" w14:textId="77777777" w:rsidR="00906AB8" w:rsidRPr="0009511C" w:rsidRDefault="00906AB8" w:rsidP="008851FA">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FFFFF"/>
          </w:tcPr>
          <w:p w14:paraId="77452486" w14:textId="77777777" w:rsidR="00906AB8" w:rsidRPr="0009511C" w:rsidRDefault="00906AB8" w:rsidP="008851FA">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FFFFF"/>
          </w:tcPr>
          <w:p w14:paraId="32972EBA" w14:textId="77777777" w:rsidR="00906AB8" w:rsidRPr="0009511C" w:rsidRDefault="00906AB8" w:rsidP="008851FA">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FFFFF"/>
          </w:tcPr>
          <w:p w14:paraId="6CE86DC2" w14:textId="77777777" w:rsidR="00906AB8" w:rsidRPr="0009511C" w:rsidRDefault="00906AB8" w:rsidP="008851FA">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FFFFF"/>
            <w:hideMark/>
          </w:tcPr>
          <w:p w14:paraId="2BC7A3AA" w14:textId="77777777" w:rsidR="00906AB8" w:rsidRPr="0009511C" w:rsidRDefault="00906AB8" w:rsidP="008851F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 לתובע,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FFFFF"/>
            <w:hideMark/>
          </w:tcPr>
          <w:p w14:paraId="24DE71B9" w14:textId="77777777" w:rsidR="00906AB8" w:rsidRPr="0009511C" w:rsidRDefault="00906AB8" w:rsidP="008851F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FFFFF"/>
            <w:hideMark/>
          </w:tcPr>
          <w:p w14:paraId="04BD8C32" w14:textId="77777777" w:rsidR="00906AB8" w:rsidRPr="0009511C" w:rsidRDefault="00906AB8" w:rsidP="008851FA">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304/302/309/308/328/321</w:t>
            </w:r>
          </w:p>
        </w:tc>
      </w:tr>
      <w:tr w:rsidR="00906AB8" w:rsidRPr="0009511C" w14:paraId="57C06FF5" w14:textId="77777777" w:rsidTr="008851FA">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0BF07546" w14:textId="77777777" w:rsidR="00906AB8" w:rsidRPr="0009511C" w:rsidRDefault="00906AB8" w:rsidP="008851F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מקצועית</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22CFB61B" w14:textId="77777777" w:rsidR="00906AB8" w:rsidRPr="0009511C" w:rsidRDefault="00906AB8" w:rsidP="008851FA">
            <w:pPr>
              <w:spacing w:before="0" w:beforeAutospacing="0" w:after="0" w:afterAutospacing="0" w:line="240" w:lineRule="auto"/>
              <w:rPr>
                <w:rFonts w:ascii="David" w:eastAsia="Calibri" w:hAnsi="David" w:cs="David"/>
                <w:strike/>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1589DBB7" w14:textId="77777777" w:rsidR="00906AB8" w:rsidRPr="0009511C" w:rsidRDefault="00906AB8" w:rsidP="008851FA">
            <w:pPr>
              <w:spacing w:before="0" w:beforeAutospacing="0" w:after="0" w:afterAutospacing="0" w:line="240" w:lineRule="auto"/>
              <w:rPr>
                <w:rFonts w:ascii="David" w:eastAsia="Calibri" w:hAnsi="David" w:cs="David"/>
                <w:strike/>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64BEADE8" w14:textId="77777777" w:rsidR="00906AB8" w:rsidRPr="0009511C" w:rsidRDefault="00906AB8" w:rsidP="008851FA">
            <w:pPr>
              <w:spacing w:before="0" w:beforeAutospacing="0" w:after="0" w:afterAutospacing="0" w:line="240" w:lineRule="auto"/>
              <w:rPr>
                <w:rFonts w:ascii="David" w:eastAsia="Calibri" w:hAnsi="David" w:cs="David"/>
                <w:strike/>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0222807E" w14:textId="77777777" w:rsidR="00906AB8" w:rsidRPr="0009511C" w:rsidRDefault="00906AB8" w:rsidP="008851FA">
            <w:pPr>
              <w:spacing w:before="0" w:beforeAutospacing="0" w:after="0" w:afterAutospacing="0" w:line="240" w:lineRule="auto"/>
              <w:rPr>
                <w:rFonts w:ascii="David" w:eastAsia="Calibri" w:hAnsi="David" w:cs="David"/>
                <w:strike/>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00A801C6" w14:textId="77777777" w:rsidR="00906AB8" w:rsidRPr="0009511C" w:rsidRDefault="00906AB8" w:rsidP="008851FA">
            <w:pPr>
              <w:spacing w:before="0" w:beforeAutospacing="0" w:after="0" w:afterAutospacing="0" w:line="240" w:lineRule="auto"/>
              <w:rPr>
                <w:rFonts w:ascii="David" w:eastAsia="Calibri" w:hAnsi="David" w:cs="David"/>
                <w:strike/>
                <w:sz w:val="24"/>
                <w:szCs w:val="24"/>
                <w:rtl/>
                <w:lang w:eastAsia="he-IL"/>
              </w:rPr>
            </w:pPr>
            <w:r w:rsidRPr="0009511C">
              <w:rPr>
                <w:rFonts w:ascii="David" w:eastAsia="Calibri" w:hAnsi="David" w:cs="David" w:hint="cs"/>
                <w:sz w:val="24"/>
                <w:szCs w:val="24"/>
                <w:rtl/>
                <w:lang w:eastAsia="he-IL"/>
              </w:rPr>
              <w:t>________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4858AB8C" w14:textId="77777777" w:rsidR="00906AB8" w:rsidRPr="0009511C" w:rsidRDefault="00906AB8" w:rsidP="008851F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0CBA078D" w14:textId="77777777" w:rsidR="00906AB8" w:rsidRPr="0009511C" w:rsidRDefault="00906AB8" w:rsidP="008851FA">
            <w:pPr>
              <w:spacing w:before="0" w:beforeAutospacing="0" w:after="0" w:afterAutospacing="0" w:line="240" w:lineRule="auto"/>
              <w:ind w:left="50" w:right="78"/>
              <w:rPr>
                <w:rFonts w:ascii="David" w:eastAsia="Calibri" w:hAnsi="David" w:cs="David"/>
                <w:bCs/>
                <w:strike/>
                <w:sz w:val="24"/>
                <w:szCs w:val="24"/>
                <w:rtl/>
                <w:lang w:eastAsia="he-IL"/>
              </w:rPr>
            </w:pPr>
            <w:r w:rsidRPr="0009511C">
              <w:rPr>
                <w:rFonts w:ascii="David" w:eastAsia="Calibri" w:hAnsi="David" w:cs="David" w:hint="cs"/>
                <w:bCs/>
                <w:sz w:val="24"/>
                <w:szCs w:val="24"/>
                <w:rtl/>
                <w:lang w:eastAsia="he-IL"/>
              </w:rPr>
              <w:t>302/318/328/332/301/303/325/326/327/321</w:t>
            </w:r>
          </w:p>
        </w:tc>
      </w:tr>
    </w:tbl>
    <w:p w14:paraId="0C93EBA4" w14:textId="77777777" w:rsidR="00906AB8" w:rsidRPr="0009511C" w:rsidRDefault="00906AB8" w:rsidP="00906AB8">
      <w:pPr>
        <w:spacing w:before="0" w:beforeAutospacing="0" w:after="200" w:afterAutospacing="0" w:line="276" w:lineRule="auto"/>
        <w:ind w:left="84" w:hanging="41"/>
        <w:rPr>
          <w:rFonts w:ascii="David" w:eastAsia="Calibri" w:hAnsi="David" w:cs="David"/>
          <w:sz w:val="24"/>
          <w:szCs w:val="24"/>
          <w:rtl/>
          <w:lang w:eastAsia="he-IL"/>
        </w:rPr>
      </w:pPr>
    </w:p>
    <w:tbl>
      <w:tblPr>
        <w:tblpPr w:leftFromText="180" w:rightFromText="180" w:bottomFromText="160" w:vertAnchor="text" w:horzAnchor="margin" w:tblpXSpec="center" w:tblpY="-661"/>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906AB8" w:rsidRPr="0009511C" w14:paraId="67EBEE18" w14:textId="77777777" w:rsidTr="008851FA">
        <w:trPr>
          <w:trHeight w:val="5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21C399B1" w14:textId="77777777" w:rsidR="00906AB8" w:rsidRPr="0009511C" w:rsidRDefault="00906AB8" w:rsidP="008851FA">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lastRenderedPageBreak/>
              <w:t xml:space="preserve">פירוט השירותים (בכפוף, לשירותים המפורטים בהסכם בין המבוטח למבקש האישור, יש לציין את קוד השירות מתוך הרשימה המפורטת בנספח </w:t>
            </w:r>
            <w:r w:rsidRPr="0009511C">
              <w:rPr>
                <w:rFonts w:ascii="David" w:eastAsia="Calibri" w:hAnsi="David" w:cs="David" w:hint="cs"/>
                <w:bCs/>
                <w:sz w:val="24"/>
                <w:szCs w:val="24"/>
                <w:rtl/>
                <w:lang w:eastAsia="he-IL"/>
              </w:rPr>
              <w:t>ג'</w:t>
            </w:r>
            <w:r w:rsidRPr="0009511C">
              <w:rPr>
                <w:rFonts w:ascii="David" w:eastAsia="Calibri" w:hAnsi="David" w:cs="David" w:hint="cs"/>
                <w:b/>
                <w:sz w:val="24"/>
                <w:szCs w:val="24"/>
                <w:rtl/>
                <w:lang w:eastAsia="he-IL"/>
              </w:rPr>
              <w:t>)*:</w:t>
            </w:r>
          </w:p>
        </w:tc>
      </w:tr>
      <w:tr w:rsidR="00906AB8" w:rsidRPr="0009511C" w14:paraId="3E14B86B" w14:textId="77777777" w:rsidTr="008851FA">
        <w:trPr>
          <w:trHeight w:val="798"/>
        </w:trPr>
        <w:tc>
          <w:tcPr>
            <w:tcW w:w="11530" w:type="dxa"/>
            <w:tcBorders>
              <w:top w:val="single" w:sz="4" w:space="0" w:color="auto"/>
              <w:left w:val="single" w:sz="4" w:space="0" w:color="auto"/>
              <w:bottom w:val="single" w:sz="4" w:space="0" w:color="auto"/>
              <w:right w:val="single" w:sz="4" w:space="0" w:color="auto"/>
            </w:tcBorders>
            <w:hideMark/>
          </w:tcPr>
          <w:p w14:paraId="611A03E8" w14:textId="77777777" w:rsidR="00906AB8" w:rsidRPr="0009511C" w:rsidRDefault="00906AB8" w:rsidP="008851FA">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038</w:t>
            </w:r>
          </w:p>
        </w:tc>
      </w:tr>
    </w:tbl>
    <w:p w14:paraId="3BF3B23E" w14:textId="77777777" w:rsidR="00906AB8" w:rsidRPr="0009511C" w:rsidRDefault="00906AB8" w:rsidP="00906AB8">
      <w:pPr>
        <w:bidi w:val="0"/>
        <w:spacing w:before="0" w:beforeAutospacing="0" w:after="0" w:afterAutospacing="0" w:line="240" w:lineRule="auto"/>
        <w:rPr>
          <w:rFonts w:ascii="David" w:eastAsia="Times New Roman" w:hAnsi="David" w:cs="David"/>
          <w:vanish/>
          <w:sz w:val="24"/>
          <w:szCs w:val="24"/>
          <w:lang w:eastAsia="he-IL"/>
        </w:rPr>
      </w:pPr>
    </w:p>
    <w:tbl>
      <w:tblPr>
        <w:tblpPr w:leftFromText="180" w:rightFromText="180" w:bottomFromText="160" w:vertAnchor="text" w:horzAnchor="margin" w:tblpXSpec="center" w:tblpY="-166"/>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906AB8" w:rsidRPr="0009511C" w14:paraId="07BFC622" w14:textId="77777777" w:rsidTr="008851FA">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0F09D868" w14:textId="77777777" w:rsidR="00906AB8" w:rsidRPr="0009511C" w:rsidRDefault="00906AB8" w:rsidP="008851FA">
            <w:pPr>
              <w:spacing w:before="0" w:beforeAutospacing="0" w:after="0" w:afterAutospacing="0" w:line="240" w:lineRule="auto"/>
              <w:ind w:left="50" w:right="78"/>
              <w:rPr>
                <w:rFonts w:ascii="David" w:eastAsia="Calibri" w:hAnsi="David" w:cs="David"/>
                <w:b/>
                <w:sz w:val="24"/>
                <w:szCs w:val="24"/>
                <w:lang w:eastAsia="he-IL"/>
              </w:rPr>
            </w:pPr>
            <w:r w:rsidRPr="0009511C">
              <w:rPr>
                <w:rFonts w:ascii="David" w:eastAsia="Calibri" w:hAnsi="David" w:cs="David" w:hint="cs"/>
                <w:b/>
                <w:sz w:val="24"/>
                <w:szCs w:val="24"/>
                <w:rtl/>
                <w:lang w:eastAsia="he-IL"/>
              </w:rPr>
              <w:t>חתימת האישור</w:t>
            </w:r>
          </w:p>
        </w:tc>
      </w:tr>
      <w:tr w:rsidR="00906AB8" w:rsidRPr="0009511C" w14:paraId="772FE696" w14:textId="77777777" w:rsidTr="008851FA">
        <w:trPr>
          <w:trHeight w:val="598"/>
        </w:trPr>
        <w:tc>
          <w:tcPr>
            <w:tcW w:w="11530" w:type="dxa"/>
            <w:tcBorders>
              <w:top w:val="single" w:sz="4" w:space="0" w:color="auto"/>
              <w:left w:val="single" w:sz="4" w:space="0" w:color="auto"/>
              <w:bottom w:val="single" w:sz="4" w:space="0" w:color="auto"/>
              <w:right w:val="single" w:sz="4" w:space="0" w:color="auto"/>
            </w:tcBorders>
            <w:hideMark/>
          </w:tcPr>
          <w:p w14:paraId="6320AA3E" w14:textId="77777777" w:rsidR="00906AB8" w:rsidRPr="0009511C" w:rsidRDefault="00906AB8" w:rsidP="008851FA">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המבטח:</w:t>
            </w:r>
          </w:p>
        </w:tc>
      </w:tr>
    </w:tbl>
    <w:p w14:paraId="03ADEF13" w14:textId="77777777" w:rsidR="00DC781C" w:rsidRDefault="00DC781C" w:rsidP="00906AB8">
      <w:pPr>
        <w:spacing w:before="0" w:beforeAutospacing="0" w:after="200" w:afterAutospacing="0" w:line="276" w:lineRule="auto"/>
        <w:rPr>
          <w:rFonts w:ascii="David" w:eastAsia="Calibri" w:hAnsi="David" w:cs="David"/>
          <w:b/>
          <w:bCs/>
          <w:sz w:val="24"/>
          <w:szCs w:val="24"/>
          <w:u w:val="single"/>
          <w:rtl/>
          <w:lang w:eastAsia="he-IL"/>
        </w:rPr>
      </w:pPr>
    </w:p>
    <w:tbl>
      <w:tblPr>
        <w:tblpPr w:leftFromText="180" w:rightFromText="180" w:bottomFromText="160" w:vertAnchor="text" w:horzAnchor="margin" w:tblpXSpec="center" w:tblpY="-585"/>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DC781C" w:rsidRPr="0009511C" w14:paraId="5AA433E5" w14:textId="77777777" w:rsidTr="008851FA">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42B952A4" w14:textId="77777777" w:rsidR="00DC781C" w:rsidRPr="0009511C" w:rsidRDefault="00DC781C" w:rsidP="008851FA">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ביטול/שינוי הפוליסה *</w:t>
            </w:r>
          </w:p>
        </w:tc>
      </w:tr>
      <w:tr w:rsidR="00DC781C" w:rsidRPr="0009511C" w14:paraId="6E959E06" w14:textId="77777777" w:rsidTr="008851FA">
        <w:trPr>
          <w:trHeight w:val="334"/>
        </w:trPr>
        <w:tc>
          <w:tcPr>
            <w:tcW w:w="11530" w:type="dxa"/>
            <w:tcBorders>
              <w:top w:val="single" w:sz="4" w:space="0" w:color="auto"/>
              <w:left w:val="single" w:sz="4" w:space="0" w:color="auto"/>
              <w:bottom w:val="single" w:sz="4" w:space="0" w:color="auto"/>
              <w:right w:val="single" w:sz="4" w:space="0" w:color="auto"/>
            </w:tcBorders>
            <w:vAlign w:val="center"/>
            <w:hideMark/>
          </w:tcPr>
          <w:p w14:paraId="6867BB9E" w14:textId="77777777" w:rsidR="00DC781C" w:rsidRPr="0009511C" w:rsidRDefault="00DC781C" w:rsidP="008851FA">
            <w:pPr>
              <w:spacing w:before="0" w:beforeAutospacing="0" w:after="0" w:afterAutospacing="0" w:line="240" w:lineRule="auto"/>
              <w:rPr>
                <w:rFonts w:ascii="David" w:eastAsia="Calibri" w:hAnsi="David" w:cs="David"/>
                <w:bCs/>
                <w:sz w:val="24"/>
                <w:szCs w:val="24"/>
                <w:rtl/>
                <w:lang w:eastAsia="he-IL"/>
              </w:rPr>
            </w:pPr>
            <w:r w:rsidRPr="0009511C">
              <w:rPr>
                <w:rFonts w:ascii="David" w:eastAsia="Calibri" w:hAnsi="David" w:cs="David" w:hint="cs"/>
                <w:b/>
                <w:sz w:val="24"/>
                <w:szCs w:val="24"/>
                <w:rtl/>
                <w:lang w:eastAsia="he-IL"/>
              </w:rPr>
              <w:t xml:space="preserve">שינוי לרעת מבקש האישור או ביטול של פוליסת ביטוח,  לא ייכנס לתוקף אלא </w:t>
            </w:r>
            <w:r w:rsidRPr="0009511C">
              <w:rPr>
                <w:rFonts w:ascii="David" w:eastAsia="Calibri" w:hAnsi="David" w:cs="David" w:hint="cs"/>
                <w:bCs/>
                <w:sz w:val="24"/>
                <w:szCs w:val="24"/>
                <w:rtl/>
                <w:lang w:eastAsia="he-IL"/>
              </w:rPr>
              <w:t>30 יום</w:t>
            </w:r>
            <w:r w:rsidRPr="0009511C">
              <w:rPr>
                <w:rFonts w:ascii="David" w:eastAsia="Calibri" w:hAnsi="David" w:cs="David" w:hint="cs"/>
                <w:b/>
                <w:sz w:val="24"/>
                <w:szCs w:val="24"/>
                <w:rtl/>
                <w:lang w:eastAsia="he-IL"/>
              </w:rPr>
              <w:t xml:space="preserve"> לאחר משלוח הודעה למבקש האישור בדבר השינוי או הביטול.</w:t>
            </w:r>
          </w:p>
        </w:tc>
      </w:tr>
    </w:tbl>
    <w:p w14:paraId="7CDC2F28" w14:textId="77777777" w:rsidR="00906AB8" w:rsidRPr="0009511C" w:rsidRDefault="00906AB8" w:rsidP="00906AB8">
      <w:pPr>
        <w:spacing w:before="0" w:beforeAutospacing="0" w:after="200" w:afterAutospacing="0" w:line="276" w:lineRule="auto"/>
        <w:rPr>
          <w:rFonts w:ascii="David" w:eastAsia="Calibri" w:hAnsi="David" w:cs="David"/>
          <w:b/>
          <w:bCs/>
          <w:sz w:val="24"/>
          <w:szCs w:val="24"/>
          <w:u w:val="single"/>
          <w:rtl/>
          <w:lang w:eastAsia="he-IL"/>
        </w:rPr>
      </w:pPr>
      <w:r w:rsidRPr="0009511C">
        <w:rPr>
          <w:rFonts w:ascii="David" w:eastAsia="Calibri" w:hAnsi="David" w:cs="David" w:hint="cs"/>
          <w:b/>
          <w:bCs/>
          <w:sz w:val="24"/>
          <w:szCs w:val="24"/>
          <w:u w:val="single"/>
          <w:rtl/>
          <w:lang w:eastAsia="he-IL"/>
        </w:rPr>
        <w:t xml:space="preserve">* באישור ביטוח כללי </w:t>
      </w:r>
      <w:r w:rsidRPr="0009511C">
        <w:rPr>
          <w:rFonts w:ascii="David" w:eastAsia="Calibri" w:hAnsi="David" w:cs="David" w:hint="cs"/>
          <w:sz w:val="24"/>
          <w:szCs w:val="24"/>
          <w:rtl/>
          <w:lang w:eastAsia="he-IL"/>
        </w:rPr>
        <w:t xml:space="preserve">ניתן לסמן שדות אלה כשדות שאינם בתוקף. </w:t>
      </w:r>
    </w:p>
    <w:p w14:paraId="260A0FCA" w14:textId="77777777" w:rsidR="00D53CB3" w:rsidRPr="00BD794C" w:rsidRDefault="00D53CB3" w:rsidP="00D53CB3">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6B0C6E67" w14:textId="77777777" w:rsidR="00DC781C" w:rsidRDefault="00DC781C" w:rsidP="00906AB8">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r>
        <w:rPr>
          <w:rFonts w:ascii="Times New Roman" w:eastAsia="Times New Roman" w:hAnsi="Times New Roman" w:cs="David"/>
          <w:b/>
          <w:bCs/>
          <w:sz w:val="20"/>
          <w:szCs w:val="24"/>
          <w:u w:val="single"/>
          <w:rtl/>
          <w:lang w:eastAsia="he-IL"/>
        </w:rPr>
        <w:br w:type="page"/>
      </w:r>
    </w:p>
    <w:p w14:paraId="56F46432" w14:textId="77777777" w:rsidR="0045396B" w:rsidRPr="0045396B" w:rsidRDefault="0045396B" w:rsidP="00906AB8">
      <w:pPr>
        <w:widowControl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45396B">
        <w:rPr>
          <w:rFonts w:ascii="Times New Roman" w:eastAsia="Times New Roman" w:hAnsi="Times New Roman" w:cs="David"/>
          <w:b/>
          <w:bCs/>
          <w:sz w:val="20"/>
          <w:szCs w:val="24"/>
          <w:u w:val="single"/>
          <w:rtl/>
          <w:lang w:eastAsia="he-IL"/>
        </w:rPr>
        <w:lastRenderedPageBreak/>
        <w:t xml:space="preserve">נספח </w:t>
      </w:r>
      <w:r w:rsidR="00D53CB3">
        <w:rPr>
          <w:rFonts w:ascii="Times New Roman" w:eastAsia="Times New Roman" w:hAnsi="Times New Roman" w:cs="David" w:hint="cs"/>
          <w:b/>
          <w:bCs/>
          <w:sz w:val="20"/>
          <w:szCs w:val="24"/>
          <w:u w:val="single"/>
          <w:rtl/>
          <w:lang w:eastAsia="he-IL"/>
        </w:rPr>
        <w:t>"</w:t>
      </w:r>
      <w:r w:rsidRPr="0045396B">
        <w:rPr>
          <w:rFonts w:ascii="Times New Roman" w:eastAsia="Times New Roman" w:hAnsi="Times New Roman" w:cs="David"/>
          <w:b/>
          <w:bCs/>
          <w:sz w:val="20"/>
          <w:szCs w:val="24"/>
          <w:u w:val="single"/>
          <w:rtl/>
          <w:lang w:eastAsia="he-IL"/>
        </w:rPr>
        <w:t>ח</w:t>
      </w:r>
      <w:r w:rsidR="00D53CB3">
        <w:rPr>
          <w:rFonts w:ascii="Times New Roman" w:eastAsia="Times New Roman" w:hAnsi="Times New Roman" w:cs="David" w:hint="cs"/>
          <w:b/>
          <w:bCs/>
          <w:sz w:val="20"/>
          <w:szCs w:val="24"/>
          <w:u w:val="single"/>
          <w:rtl/>
          <w:lang w:eastAsia="he-IL"/>
        </w:rPr>
        <w:t>'</w:t>
      </w:r>
      <w:r w:rsidRPr="0045396B">
        <w:rPr>
          <w:rFonts w:ascii="Times New Roman" w:eastAsia="Times New Roman" w:hAnsi="Times New Roman" w:cs="David"/>
          <w:b/>
          <w:bCs/>
          <w:sz w:val="20"/>
          <w:szCs w:val="24"/>
          <w:u w:val="single"/>
          <w:rtl/>
          <w:lang w:eastAsia="he-IL"/>
        </w:rPr>
        <w:t>'</w:t>
      </w:r>
    </w:p>
    <w:p w14:paraId="78B4B8E3" w14:textId="77777777" w:rsidR="0045396B" w:rsidRPr="0045396B" w:rsidRDefault="0045396B" w:rsidP="0045396B">
      <w:pPr>
        <w:widowControl w:val="0"/>
        <w:spacing w:before="0" w:beforeAutospacing="0" w:after="0" w:afterAutospacing="0" w:line="240" w:lineRule="auto"/>
        <w:ind w:hanging="720"/>
        <w:jc w:val="center"/>
        <w:rPr>
          <w:rFonts w:ascii="Times New Roman" w:eastAsia="Times New Roman" w:hAnsi="Times New Roman" w:cs="David"/>
          <w:b/>
          <w:bCs/>
          <w:sz w:val="20"/>
          <w:szCs w:val="24"/>
          <w:u w:val="single"/>
          <w:rtl/>
          <w:lang w:eastAsia="he-IL"/>
        </w:rPr>
      </w:pPr>
    </w:p>
    <w:p w14:paraId="4825DDCA" w14:textId="77777777" w:rsidR="0045396B" w:rsidRPr="0045396B" w:rsidRDefault="0045396B" w:rsidP="0045396B">
      <w:pPr>
        <w:widowControl w:val="0"/>
        <w:spacing w:before="0" w:beforeAutospacing="0" w:after="0" w:afterAutospacing="0" w:line="240" w:lineRule="auto"/>
        <w:ind w:hanging="720"/>
        <w:jc w:val="center"/>
        <w:rPr>
          <w:rFonts w:ascii="Times New Roman" w:eastAsia="Times New Roman" w:hAnsi="Times New Roman" w:cs="David"/>
          <w:sz w:val="20"/>
          <w:szCs w:val="24"/>
          <w:rtl/>
          <w:lang w:eastAsia="he-IL"/>
        </w:rPr>
      </w:pPr>
      <w:r w:rsidRPr="0045396B">
        <w:rPr>
          <w:rFonts w:ascii="Times New Roman" w:eastAsia="Times New Roman" w:hAnsi="Times New Roman" w:cs="David"/>
          <w:b/>
          <w:bCs/>
          <w:sz w:val="20"/>
          <w:szCs w:val="24"/>
          <w:u w:val="single"/>
          <w:rtl/>
          <w:lang w:eastAsia="he-IL"/>
        </w:rPr>
        <w:t>רשימת התכניות והמסמכים שעל המתכנן להנפיק</w:t>
      </w:r>
    </w:p>
    <w:p w14:paraId="6FBA7C00" w14:textId="77777777" w:rsidR="0045396B" w:rsidRPr="0045396B" w:rsidRDefault="0045396B" w:rsidP="0045396B">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6034023C"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למען הסר ספק יובהר כי מסמך זה מהווה השלמה לנספח ב' ובכל מקרה אינו גורע ממנו.</w:t>
      </w:r>
    </w:p>
    <w:p w14:paraId="4646A9EA" w14:textId="77777777" w:rsidR="0045396B" w:rsidRPr="0045396B" w:rsidRDefault="0045396B" w:rsidP="0045396B">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1FF141FD"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1.</w:t>
      </w:r>
      <w:r w:rsidRPr="0045396B">
        <w:rPr>
          <w:rFonts w:ascii="Times New Roman" w:eastAsia="Times New Roman" w:hAnsi="Times New Roman" w:cs="David"/>
          <w:sz w:val="20"/>
          <w:szCs w:val="24"/>
          <w:rtl/>
          <w:lang w:eastAsia="he-IL"/>
        </w:rPr>
        <w:tab/>
        <w:t>כל התכניות יסופקו, עפ"י בקשת המזמין, גם בקנ"מ אחר מהמצוין.</w:t>
      </w:r>
    </w:p>
    <w:p w14:paraId="057D416F" w14:textId="77777777" w:rsidR="0045396B" w:rsidRPr="0045396B" w:rsidRDefault="0045396B" w:rsidP="0045396B">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3143ED7B"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hint="cs"/>
          <w:sz w:val="20"/>
          <w:szCs w:val="24"/>
          <w:rtl/>
          <w:lang w:eastAsia="he-IL"/>
        </w:rPr>
        <w:t>1.1</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u w:val="single"/>
          <w:rtl/>
          <w:lang w:eastAsia="he-IL"/>
        </w:rPr>
        <w:t>בשלב התכנון המוקדם</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sz w:val="20"/>
          <w:szCs w:val="24"/>
          <w:lang w:eastAsia="he-IL"/>
        </w:rPr>
        <w:t>–</w:t>
      </w:r>
      <w:r w:rsidRPr="0045396B">
        <w:rPr>
          <w:rFonts w:ascii="Times New Roman" w:eastAsia="Times New Roman" w:hAnsi="Times New Roman" w:cs="David"/>
          <w:sz w:val="20"/>
          <w:szCs w:val="24"/>
          <w:rtl/>
          <w:lang w:eastAsia="he-IL"/>
        </w:rPr>
        <w:t xml:space="preserve"> יבוצע במספר חלופות עד לקביעת החלופה הנבחרת.</w:t>
      </w:r>
    </w:p>
    <w:p w14:paraId="15FA5D54" w14:textId="77777777" w:rsidR="0045396B" w:rsidRPr="0045396B" w:rsidRDefault="0045396B" w:rsidP="0045396B">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40DB2A98" w14:textId="77777777" w:rsidR="0045396B" w:rsidRPr="0045396B" w:rsidRDefault="0045396B" w:rsidP="0045396B">
      <w:pPr>
        <w:widowControl w:val="0"/>
        <w:tabs>
          <w:tab w:val="left" w:pos="2352"/>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א.</w:t>
      </w:r>
      <w:r w:rsidRPr="0045396B">
        <w:rPr>
          <w:rFonts w:ascii="Times New Roman" w:eastAsia="Times New Roman" w:hAnsi="Times New Roman" w:cs="David"/>
          <w:sz w:val="20"/>
          <w:szCs w:val="24"/>
          <w:rtl/>
          <w:lang w:eastAsia="he-IL"/>
        </w:rPr>
        <w:tab/>
        <w:t>פרוגרמות.</w:t>
      </w:r>
    </w:p>
    <w:p w14:paraId="32FDE335" w14:textId="77777777" w:rsidR="0045396B" w:rsidRPr="0045396B" w:rsidRDefault="0045396B" w:rsidP="0045396B">
      <w:pPr>
        <w:widowControl w:val="0"/>
        <w:tabs>
          <w:tab w:val="left" w:pos="2352"/>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ב.</w:t>
      </w:r>
      <w:r w:rsidRPr="0045396B">
        <w:rPr>
          <w:rFonts w:ascii="Times New Roman" w:eastAsia="Times New Roman" w:hAnsi="Times New Roman" w:cs="David"/>
          <w:sz w:val="20"/>
          <w:szCs w:val="24"/>
          <w:rtl/>
          <w:lang w:eastAsia="he-IL"/>
        </w:rPr>
        <w:tab/>
        <w:t>מודלים, הדמיות ופרספקטיבות.</w:t>
      </w:r>
    </w:p>
    <w:p w14:paraId="510247DD" w14:textId="77777777" w:rsidR="0045396B" w:rsidRPr="0045396B" w:rsidRDefault="0045396B" w:rsidP="0045396B">
      <w:pPr>
        <w:widowControl w:val="0"/>
        <w:tabs>
          <w:tab w:val="left" w:pos="2352"/>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ג.</w:t>
      </w:r>
      <w:r w:rsidRPr="0045396B">
        <w:rPr>
          <w:rFonts w:ascii="Times New Roman" w:eastAsia="Times New Roman" w:hAnsi="Times New Roman" w:cs="David"/>
          <w:sz w:val="20"/>
          <w:szCs w:val="24"/>
          <w:rtl/>
          <w:lang w:eastAsia="he-IL"/>
        </w:rPr>
        <w:tab/>
        <w:t xml:space="preserve">תכנית </w:t>
      </w:r>
      <w:r w:rsidRPr="0045396B">
        <w:rPr>
          <w:rFonts w:ascii="Times New Roman" w:eastAsia="Times New Roman" w:hAnsi="Times New Roman" w:cs="David" w:hint="cs"/>
          <w:sz w:val="20"/>
          <w:szCs w:val="24"/>
          <w:rtl/>
          <w:lang w:eastAsia="he-IL"/>
        </w:rPr>
        <w:t xml:space="preserve">לובי ראשית </w:t>
      </w:r>
      <w:r w:rsidRPr="0045396B">
        <w:rPr>
          <w:rFonts w:ascii="Times New Roman" w:eastAsia="Times New Roman" w:hAnsi="Times New Roman" w:cs="David"/>
          <w:sz w:val="20"/>
          <w:szCs w:val="24"/>
          <w:rtl/>
          <w:lang w:eastAsia="he-IL"/>
        </w:rPr>
        <w:t>קומת כניסה/קרקע</w:t>
      </w:r>
      <w:r w:rsidRPr="0045396B">
        <w:rPr>
          <w:rFonts w:ascii="Times New Roman" w:eastAsia="Times New Roman" w:hAnsi="Times New Roman" w:cs="David" w:hint="cs"/>
          <w:sz w:val="20"/>
          <w:szCs w:val="24"/>
          <w:rtl/>
          <w:lang w:eastAsia="he-IL"/>
        </w:rPr>
        <w:t>/ביניים</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sz w:val="20"/>
          <w:szCs w:val="24"/>
          <w:lang w:eastAsia="he-IL"/>
        </w:rPr>
        <w:t>–</w:t>
      </w:r>
      <w:r w:rsidRPr="0045396B">
        <w:rPr>
          <w:rFonts w:ascii="Times New Roman" w:eastAsia="Times New Roman" w:hAnsi="Times New Roman" w:cs="David"/>
          <w:sz w:val="20"/>
          <w:szCs w:val="24"/>
          <w:rtl/>
          <w:lang w:eastAsia="he-IL"/>
        </w:rPr>
        <w:t xml:space="preserve"> 1:100(כולל קטע מהפיתוח הצמוד).</w:t>
      </w:r>
    </w:p>
    <w:p w14:paraId="5F8BBA6E" w14:textId="77777777" w:rsidR="0045396B" w:rsidRPr="0045396B" w:rsidRDefault="0045396B" w:rsidP="0045396B">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תכנית </w:t>
      </w:r>
      <w:r w:rsidRPr="0045396B">
        <w:rPr>
          <w:rFonts w:ascii="Times New Roman" w:eastAsia="Times New Roman" w:hAnsi="Times New Roman" w:cs="David" w:hint="cs"/>
          <w:sz w:val="20"/>
          <w:szCs w:val="24"/>
          <w:rtl/>
          <w:lang w:eastAsia="he-IL"/>
        </w:rPr>
        <w:t>מבואות ב</w:t>
      </w:r>
      <w:r w:rsidRPr="0045396B">
        <w:rPr>
          <w:rFonts w:ascii="Times New Roman" w:eastAsia="Times New Roman" w:hAnsi="Times New Roman" w:cs="David"/>
          <w:sz w:val="20"/>
          <w:szCs w:val="24"/>
          <w:rtl/>
          <w:lang w:eastAsia="he-IL"/>
        </w:rPr>
        <w:t xml:space="preserve">קומה טיפוסית </w:t>
      </w:r>
      <w:r w:rsidRPr="0045396B">
        <w:rPr>
          <w:rFonts w:ascii="Times New Roman" w:eastAsia="Times New Roman" w:hAnsi="Times New Roman" w:cs="David"/>
          <w:sz w:val="20"/>
          <w:szCs w:val="24"/>
          <w:lang w:eastAsia="he-IL"/>
        </w:rPr>
        <w:t>–</w:t>
      </w:r>
      <w:r w:rsidRPr="0045396B">
        <w:rPr>
          <w:rFonts w:ascii="Times New Roman" w:eastAsia="Times New Roman" w:hAnsi="Times New Roman" w:cs="David"/>
          <w:sz w:val="20"/>
          <w:szCs w:val="24"/>
          <w:rtl/>
          <w:lang w:eastAsia="he-IL"/>
        </w:rPr>
        <w:t xml:space="preserve"> 1:100.</w:t>
      </w:r>
    </w:p>
    <w:p w14:paraId="0E7C034D" w14:textId="77777777" w:rsidR="0045396B" w:rsidRPr="0045396B" w:rsidRDefault="0045396B" w:rsidP="0045396B">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תכנית </w:t>
      </w:r>
      <w:r w:rsidRPr="0045396B">
        <w:rPr>
          <w:rFonts w:ascii="Times New Roman" w:eastAsia="Times New Roman" w:hAnsi="Times New Roman" w:cs="David" w:hint="cs"/>
          <w:sz w:val="20"/>
          <w:szCs w:val="24"/>
          <w:rtl/>
          <w:lang w:eastAsia="he-IL"/>
        </w:rPr>
        <w:t>מבואות ב</w:t>
      </w:r>
      <w:r w:rsidRPr="0045396B">
        <w:rPr>
          <w:rFonts w:ascii="Times New Roman" w:eastAsia="Times New Roman" w:hAnsi="Times New Roman" w:cs="David"/>
          <w:sz w:val="20"/>
          <w:szCs w:val="24"/>
          <w:rtl/>
          <w:lang w:eastAsia="he-IL"/>
        </w:rPr>
        <w:t xml:space="preserve">קומה/קומות עליונות </w:t>
      </w:r>
      <w:r w:rsidRPr="0045396B">
        <w:rPr>
          <w:rFonts w:ascii="Times New Roman" w:eastAsia="Times New Roman" w:hAnsi="Times New Roman" w:cs="David"/>
          <w:sz w:val="20"/>
          <w:szCs w:val="24"/>
          <w:lang w:eastAsia="he-IL"/>
        </w:rPr>
        <w:t>–</w:t>
      </w:r>
      <w:r w:rsidRPr="0045396B">
        <w:rPr>
          <w:rFonts w:ascii="Times New Roman" w:eastAsia="Times New Roman" w:hAnsi="Times New Roman" w:cs="David"/>
          <w:sz w:val="20"/>
          <w:szCs w:val="24"/>
          <w:rtl/>
          <w:lang w:eastAsia="he-IL"/>
        </w:rPr>
        <w:t xml:space="preserve"> 1:100.</w:t>
      </w:r>
    </w:p>
    <w:p w14:paraId="469765AF" w14:textId="77777777" w:rsidR="0045396B" w:rsidRPr="0045396B" w:rsidRDefault="0045396B" w:rsidP="0045396B">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תכנית סידור פנימי/ריהוט באלטרנטיבות </w:t>
      </w:r>
      <w:r w:rsidRPr="0045396B">
        <w:rPr>
          <w:rFonts w:ascii="Times New Roman" w:eastAsia="Times New Roman" w:hAnsi="Times New Roman" w:cs="David" w:hint="cs"/>
          <w:sz w:val="20"/>
          <w:szCs w:val="24"/>
          <w:rtl/>
          <w:lang w:eastAsia="he-IL"/>
        </w:rPr>
        <w:t>במבואות, מבנה מכירות, דירות טיפוסיות ודירה לדוגמא</w:t>
      </w:r>
      <w:r w:rsidRPr="0045396B">
        <w:rPr>
          <w:rFonts w:ascii="Times New Roman" w:eastAsia="Times New Roman" w:hAnsi="Times New Roman" w:cs="David"/>
          <w:sz w:val="20"/>
          <w:szCs w:val="24"/>
          <w:lang w:eastAsia="he-IL"/>
        </w:rPr>
        <w:t>–</w:t>
      </w:r>
      <w:r w:rsidRPr="0045396B">
        <w:rPr>
          <w:rFonts w:ascii="Times New Roman" w:eastAsia="Times New Roman" w:hAnsi="Times New Roman" w:cs="David"/>
          <w:sz w:val="20"/>
          <w:szCs w:val="24"/>
          <w:rtl/>
          <w:lang w:eastAsia="he-IL"/>
        </w:rPr>
        <w:t xml:space="preserve"> 1:100.</w:t>
      </w:r>
    </w:p>
    <w:p w14:paraId="3924B3B4" w14:textId="77777777" w:rsidR="0045396B" w:rsidRPr="0045396B" w:rsidRDefault="0045396B" w:rsidP="0045396B">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חזיתות מ- 4 כיוונים</w:t>
      </w:r>
      <w:r w:rsidRPr="0045396B">
        <w:rPr>
          <w:rFonts w:ascii="Times New Roman" w:eastAsia="Times New Roman" w:hAnsi="Times New Roman" w:cs="David" w:hint="cs"/>
          <w:sz w:val="20"/>
          <w:szCs w:val="24"/>
          <w:rtl/>
          <w:lang w:eastAsia="he-IL"/>
        </w:rPr>
        <w:t xml:space="preserve"> (מבנה מכירות ודירה לדוגמא)</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sz w:val="20"/>
          <w:szCs w:val="24"/>
          <w:lang w:eastAsia="he-IL"/>
        </w:rPr>
        <w:t>–</w:t>
      </w:r>
      <w:r w:rsidRPr="0045396B">
        <w:rPr>
          <w:rFonts w:ascii="Times New Roman" w:eastAsia="Times New Roman" w:hAnsi="Times New Roman" w:cs="David"/>
          <w:sz w:val="20"/>
          <w:szCs w:val="24"/>
          <w:rtl/>
          <w:lang w:eastAsia="he-IL"/>
        </w:rPr>
        <w:t xml:space="preserve"> 1:50.</w:t>
      </w:r>
    </w:p>
    <w:p w14:paraId="500EE505" w14:textId="77777777" w:rsidR="0045396B" w:rsidRPr="0045396B" w:rsidRDefault="0045396B" w:rsidP="0045396B">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חתכים </w:t>
      </w:r>
      <w:r w:rsidRPr="0045396B">
        <w:rPr>
          <w:rFonts w:ascii="Times New Roman" w:eastAsia="Times New Roman" w:hAnsi="Times New Roman" w:cs="David"/>
          <w:sz w:val="20"/>
          <w:szCs w:val="24"/>
          <w:lang w:eastAsia="he-IL"/>
        </w:rPr>
        <w:t>–</w:t>
      </w:r>
      <w:r w:rsidRPr="0045396B">
        <w:rPr>
          <w:rFonts w:ascii="Times New Roman" w:eastAsia="Times New Roman" w:hAnsi="Times New Roman" w:cs="David"/>
          <w:sz w:val="20"/>
          <w:szCs w:val="24"/>
          <w:rtl/>
          <w:lang w:eastAsia="he-IL"/>
        </w:rPr>
        <w:t xml:space="preserve"> אורך ורוחב </w:t>
      </w:r>
      <w:r w:rsidRPr="0045396B">
        <w:rPr>
          <w:rFonts w:ascii="Times New Roman" w:eastAsia="Times New Roman" w:hAnsi="Times New Roman" w:cs="David"/>
          <w:sz w:val="20"/>
          <w:szCs w:val="24"/>
          <w:lang w:eastAsia="he-IL"/>
        </w:rPr>
        <w:t>–</w:t>
      </w:r>
      <w:r w:rsidRPr="0045396B">
        <w:rPr>
          <w:rFonts w:ascii="Times New Roman" w:eastAsia="Times New Roman" w:hAnsi="Times New Roman" w:cs="David"/>
          <w:sz w:val="20"/>
          <w:szCs w:val="24"/>
          <w:rtl/>
          <w:lang w:eastAsia="he-IL"/>
        </w:rPr>
        <w:t xml:space="preserve"> 1:100.</w:t>
      </w:r>
    </w:p>
    <w:p w14:paraId="6674C87B"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293C0475" w14:textId="77777777" w:rsidR="0045396B" w:rsidRPr="0045396B" w:rsidRDefault="0045396B" w:rsidP="0045396B">
      <w:pPr>
        <w:widowControl w:val="0"/>
        <w:spacing w:before="0" w:beforeAutospacing="0" w:after="0" w:afterAutospacing="0" w:line="240" w:lineRule="auto"/>
        <w:ind w:left="1440" w:hanging="720"/>
        <w:jc w:val="both"/>
        <w:rPr>
          <w:rFonts w:ascii="Times New Roman" w:eastAsia="Times New Roman" w:hAnsi="Times New Roman" w:cs="David"/>
          <w:sz w:val="20"/>
          <w:szCs w:val="24"/>
          <w:u w:val="single"/>
          <w:rtl/>
          <w:lang w:eastAsia="he-IL"/>
        </w:rPr>
      </w:pPr>
      <w:r w:rsidRPr="0045396B">
        <w:rPr>
          <w:rFonts w:ascii="Times New Roman" w:eastAsia="Times New Roman" w:hAnsi="Times New Roman" w:cs="David" w:hint="cs"/>
          <w:sz w:val="20"/>
          <w:szCs w:val="24"/>
          <w:rtl/>
          <w:lang w:eastAsia="he-IL"/>
        </w:rPr>
        <w:t>1.2</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u w:val="single"/>
          <w:rtl/>
          <w:lang w:eastAsia="he-IL"/>
        </w:rPr>
        <w:t>בשלב תכנון מפורט למכרז</w:t>
      </w:r>
    </w:p>
    <w:p w14:paraId="7E83B3F3"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1D9B5B01" w14:textId="77777777" w:rsidR="0045396B" w:rsidRPr="0045396B" w:rsidRDefault="0045396B" w:rsidP="0045396B">
      <w:pPr>
        <w:widowControl w:val="0"/>
        <w:spacing w:before="0" w:beforeAutospacing="0" w:after="0" w:afterAutospacing="0" w:line="360" w:lineRule="auto"/>
        <w:ind w:left="144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כל המפורט בסעיף 2.4 ערוך ומוגש בקנ"מ מוקטן בחוברת או באופן אחר עפ"י דרישת המזמין.</w:t>
      </w:r>
    </w:p>
    <w:p w14:paraId="6BFEF43A"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u w:val="single"/>
          <w:rtl/>
          <w:lang w:eastAsia="he-IL"/>
        </w:rPr>
      </w:pP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hint="cs"/>
          <w:sz w:val="20"/>
          <w:szCs w:val="24"/>
          <w:rtl/>
          <w:lang w:eastAsia="he-IL"/>
        </w:rPr>
        <w:t>1.3</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u w:val="single"/>
          <w:rtl/>
          <w:lang w:eastAsia="he-IL"/>
        </w:rPr>
        <w:t>בשלב תכנון מפורט לבצוע:</w:t>
      </w:r>
    </w:p>
    <w:p w14:paraId="2EEC3E1F" w14:textId="77777777" w:rsidR="0045396B" w:rsidRPr="0045396B" w:rsidRDefault="0045396B" w:rsidP="0045396B">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3817F837" w14:textId="77777777" w:rsidR="0045396B" w:rsidRPr="0045396B" w:rsidRDefault="0045396B" w:rsidP="0045396B">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כל התכניות בקנ"מ 1:50 אם לא צוין אחרת.</w:t>
      </w:r>
    </w:p>
    <w:p w14:paraId="0A9A1E5D" w14:textId="77777777" w:rsidR="0045396B" w:rsidRPr="0045396B" w:rsidRDefault="0045396B" w:rsidP="0045396B">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558B9B18" w14:textId="77777777" w:rsidR="0045396B" w:rsidRPr="0045396B" w:rsidRDefault="0045396B" w:rsidP="0045396B">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תכנית</w:t>
      </w:r>
      <w:r w:rsidRPr="0045396B">
        <w:rPr>
          <w:rFonts w:ascii="Times New Roman" w:eastAsia="Times New Roman" w:hAnsi="Times New Roman" w:cs="David" w:hint="cs"/>
          <w:sz w:val="24"/>
          <w:szCs w:val="24"/>
          <w:rtl/>
          <w:lang w:eastAsia="he-IL"/>
        </w:rPr>
        <w:t xml:space="preserve"> מבואה </w:t>
      </w:r>
      <w:r w:rsidRPr="0045396B">
        <w:rPr>
          <w:rFonts w:ascii="Times New Roman" w:eastAsia="Times New Roman" w:hAnsi="Times New Roman" w:cs="David"/>
          <w:sz w:val="24"/>
          <w:szCs w:val="24"/>
          <w:rtl/>
          <w:lang w:eastAsia="he-IL"/>
        </w:rPr>
        <w:t>קומת קרקע/כניסה</w:t>
      </w:r>
      <w:r w:rsidRPr="0045396B">
        <w:rPr>
          <w:rFonts w:ascii="Times New Roman" w:eastAsia="Times New Roman" w:hAnsi="Times New Roman" w:cs="David" w:hint="cs"/>
          <w:sz w:val="24"/>
          <w:szCs w:val="24"/>
          <w:rtl/>
          <w:lang w:eastAsia="he-IL"/>
        </w:rPr>
        <w:t>/ביניים</w:t>
      </w:r>
      <w:r w:rsidRPr="0045396B">
        <w:rPr>
          <w:rFonts w:ascii="Times New Roman" w:eastAsia="Times New Roman" w:hAnsi="Times New Roman" w:cs="David"/>
          <w:sz w:val="24"/>
          <w:szCs w:val="24"/>
          <w:rtl/>
          <w:lang w:eastAsia="he-IL"/>
        </w:rPr>
        <w:t xml:space="preserve"> כולל קטע מהפיתוח הצמוד.</w:t>
      </w:r>
    </w:p>
    <w:p w14:paraId="67C9C23B" w14:textId="77777777" w:rsidR="0045396B" w:rsidRPr="0045396B" w:rsidRDefault="0045396B" w:rsidP="0045396B">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lang w:eastAsia="he-IL"/>
        </w:rPr>
      </w:pPr>
      <w:r w:rsidRPr="0045396B">
        <w:rPr>
          <w:rFonts w:ascii="Times New Roman" w:eastAsia="Times New Roman" w:hAnsi="Times New Roman" w:cs="David"/>
          <w:sz w:val="24"/>
          <w:szCs w:val="24"/>
          <w:rtl/>
          <w:lang w:eastAsia="he-IL"/>
        </w:rPr>
        <w:t>תכנית "גרעין" ולובי בכל הקומות כולל פריסת חיפויים 1:20 / 1:50.</w:t>
      </w:r>
    </w:p>
    <w:p w14:paraId="422D3B75" w14:textId="77777777" w:rsidR="0045396B" w:rsidRPr="0045396B" w:rsidRDefault="0045396B" w:rsidP="0045396B">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חתכים/לנ"ל.</w:t>
      </w:r>
    </w:p>
    <w:p w14:paraId="5C4ED22A" w14:textId="77777777" w:rsidR="0045396B" w:rsidRPr="0045396B" w:rsidRDefault="0045396B" w:rsidP="0045396B">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תכניות חיפויי קירות וסידור ריצוף במבואת כניסה, במבואות במרתף ובמבואות קומתיות  1:20 / 1:50.</w:t>
      </w:r>
    </w:p>
    <w:p w14:paraId="56E18D38" w14:textId="77777777" w:rsidR="0045396B" w:rsidRPr="0045396B" w:rsidRDefault="0045396B" w:rsidP="0045396B">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תכניות תקרות אקוסטיות ותותבות 1:20 / 1:50.</w:t>
      </w:r>
    </w:p>
    <w:p w14:paraId="25F36FC4" w14:textId="77777777" w:rsidR="0045396B" w:rsidRPr="0045396B" w:rsidRDefault="0045396B" w:rsidP="0045396B">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תכנית מטבחים, ארונות מטבח ופריסת קירות</w:t>
      </w:r>
      <w:r w:rsidRPr="0045396B">
        <w:rPr>
          <w:rFonts w:ascii="Times New Roman" w:eastAsia="Times New Roman" w:hAnsi="Times New Roman" w:cs="David" w:hint="cs"/>
          <w:sz w:val="24"/>
          <w:szCs w:val="24"/>
          <w:rtl/>
          <w:lang w:eastAsia="he-IL"/>
        </w:rPr>
        <w:t xml:space="preserve"> במבנה מכירות ודירה לדוגמא</w:t>
      </w:r>
      <w:r w:rsidRPr="0045396B">
        <w:rPr>
          <w:rFonts w:ascii="Times New Roman" w:eastAsia="Times New Roman" w:hAnsi="Times New Roman" w:cs="David"/>
          <w:sz w:val="24"/>
          <w:szCs w:val="24"/>
          <w:rtl/>
          <w:lang w:eastAsia="he-IL"/>
        </w:rPr>
        <w:t xml:space="preserve"> 1:20.</w:t>
      </w:r>
    </w:p>
    <w:p w14:paraId="0713848E" w14:textId="77777777" w:rsidR="0045396B" w:rsidRPr="0045396B" w:rsidRDefault="0045396B" w:rsidP="0045396B">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רשימות נגרות</w:t>
      </w:r>
      <w:r w:rsidRPr="0045396B">
        <w:rPr>
          <w:rFonts w:ascii="Times New Roman" w:eastAsia="Times New Roman" w:hAnsi="Times New Roman" w:cs="David" w:hint="cs"/>
          <w:sz w:val="24"/>
          <w:szCs w:val="24"/>
          <w:rtl/>
          <w:lang w:eastAsia="he-IL"/>
        </w:rPr>
        <w:t xml:space="preserve"> (למבוראות, מבנה מכירות ודירה לדוגמא)</w:t>
      </w:r>
      <w:r w:rsidRPr="0045396B">
        <w:rPr>
          <w:rFonts w:ascii="Times New Roman" w:eastAsia="Times New Roman" w:hAnsi="Times New Roman" w:cs="David"/>
          <w:sz w:val="24"/>
          <w:szCs w:val="24"/>
          <w:rtl/>
          <w:lang w:eastAsia="he-IL"/>
        </w:rPr>
        <w:t>.</w:t>
      </w:r>
    </w:p>
    <w:p w14:paraId="12D0E09B" w14:textId="77777777" w:rsidR="0045396B" w:rsidRPr="0045396B" w:rsidRDefault="0045396B" w:rsidP="0045396B">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רשימות אלומיניום וזכוכית</w:t>
      </w:r>
      <w:r w:rsidRPr="0045396B">
        <w:rPr>
          <w:rFonts w:ascii="Times New Roman" w:eastAsia="Times New Roman" w:hAnsi="Times New Roman" w:cs="David" w:hint="cs"/>
          <w:sz w:val="24"/>
          <w:szCs w:val="24"/>
          <w:rtl/>
          <w:lang w:eastAsia="he-IL"/>
        </w:rPr>
        <w:t xml:space="preserve"> (למבוראות, מבנה מכירות ודירה לדוגמא</w:t>
      </w:r>
      <w:r w:rsidRPr="0045396B">
        <w:rPr>
          <w:rFonts w:ascii="Times New Roman" w:eastAsia="Times New Roman" w:hAnsi="Times New Roman" w:cs="David"/>
          <w:sz w:val="24"/>
          <w:szCs w:val="24"/>
          <w:rtl/>
          <w:lang w:eastAsia="he-IL"/>
        </w:rPr>
        <w:t>.</w:t>
      </w:r>
    </w:p>
    <w:p w14:paraId="72454371" w14:textId="77777777" w:rsidR="0045396B" w:rsidRPr="0045396B" w:rsidRDefault="0045396B" w:rsidP="0045396B">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תכניות תאום פיתוח חצרות</w:t>
      </w:r>
      <w:r w:rsidRPr="0045396B">
        <w:rPr>
          <w:rFonts w:ascii="Times New Roman" w:eastAsia="Times New Roman" w:hAnsi="Times New Roman" w:cs="David" w:hint="cs"/>
          <w:sz w:val="24"/>
          <w:szCs w:val="24"/>
          <w:rtl/>
          <w:lang w:eastAsia="he-IL"/>
        </w:rPr>
        <w:t xml:space="preserve"> למבנה מכירות ודירה </w:t>
      </w:r>
      <w:r w:rsidR="00D53CB3" w:rsidRPr="0045396B">
        <w:rPr>
          <w:rFonts w:ascii="Times New Roman" w:eastAsia="Times New Roman" w:hAnsi="Times New Roman" w:cs="David" w:hint="cs"/>
          <w:sz w:val="24"/>
          <w:szCs w:val="24"/>
          <w:rtl/>
          <w:lang w:eastAsia="he-IL"/>
        </w:rPr>
        <w:t>לדוג</w:t>
      </w:r>
      <w:r w:rsidR="00D53CB3">
        <w:rPr>
          <w:rFonts w:ascii="Times New Roman" w:eastAsia="Times New Roman" w:hAnsi="Times New Roman" w:cs="David" w:hint="cs"/>
          <w:sz w:val="24"/>
          <w:szCs w:val="24"/>
          <w:rtl/>
          <w:lang w:eastAsia="he-IL"/>
        </w:rPr>
        <w:t>מ</w:t>
      </w:r>
      <w:r w:rsidR="00D53CB3" w:rsidRPr="0045396B">
        <w:rPr>
          <w:rFonts w:ascii="Times New Roman" w:eastAsia="Times New Roman" w:hAnsi="Times New Roman" w:cs="David" w:hint="cs"/>
          <w:sz w:val="24"/>
          <w:szCs w:val="24"/>
          <w:rtl/>
          <w:lang w:eastAsia="he-IL"/>
        </w:rPr>
        <w:t>א</w:t>
      </w:r>
      <w:r w:rsidRPr="0045396B">
        <w:rPr>
          <w:rFonts w:ascii="Times New Roman" w:eastAsia="Times New Roman" w:hAnsi="Times New Roman" w:cs="David"/>
          <w:sz w:val="24"/>
          <w:szCs w:val="24"/>
          <w:rtl/>
          <w:lang w:eastAsia="he-IL"/>
        </w:rPr>
        <w:t xml:space="preserve"> </w:t>
      </w:r>
      <w:r w:rsidRPr="0045396B">
        <w:rPr>
          <w:rFonts w:ascii="Times New Roman" w:eastAsia="Times New Roman" w:hAnsi="Times New Roman" w:cs="David"/>
          <w:sz w:val="24"/>
          <w:szCs w:val="24"/>
          <w:lang w:eastAsia="he-IL"/>
        </w:rPr>
        <w:t>–</w:t>
      </w:r>
      <w:r w:rsidRPr="0045396B">
        <w:rPr>
          <w:rFonts w:ascii="Times New Roman" w:eastAsia="Times New Roman" w:hAnsi="Times New Roman" w:cs="David"/>
          <w:sz w:val="24"/>
          <w:szCs w:val="24"/>
          <w:rtl/>
          <w:lang w:eastAsia="he-IL"/>
        </w:rPr>
        <w:t xml:space="preserve"> 1:100.</w:t>
      </w:r>
    </w:p>
    <w:p w14:paraId="66393B89" w14:textId="77777777" w:rsidR="0045396B" w:rsidRPr="0045396B" w:rsidRDefault="0045396B" w:rsidP="0045396B">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3CADEFC7" w14:textId="77777777" w:rsidR="0045396B" w:rsidRPr="0045396B" w:rsidRDefault="0045396B" w:rsidP="0045396B">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lastRenderedPageBreak/>
        <w:t>1.4</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u w:val="single"/>
          <w:rtl/>
          <w:lang w:eastAsia="he-IL"/>
        </w:rPr>
        <w:t>פרטי בניין עיקריים בקנ"מ 1:5, 1:10, 1:20</w:t>
      </w:r>
      <w:r w:rsidRPr="0045396B">
        <w:rPr>
          <w:rFonts w:ascii="Times New Roman" w:eastAsia="Times New Roman" w:hAnsi="Times New Roman" w:cs="David" w:hint="cs"/>
          <w:sz w:val="20"/>
          <w:szCs w:val="24"/>
          <w:u w:val="single"/>
          <w:rtl/>
          <w:lang w:eastAsia="he-IL"/>
        </w:rPr>
        <w:t xml:space="preserve"> לכל הקשור למבואות, מבנה מכירות ודירה לדוגמא</w:t>
      </w:r>
      <w:r w:rsidRPr="0045396B">
        <w:rPr>
          <w:rFonts w:ascii="Times New Roman" w:eastAsia="Times New Roman" w:hAnsi="Times New Roman" w:cs="David" w:hint="cs"/>
          <w:sz w:val="20"/>
          <w:szCs w:val="24"/>
          <w:rtl/>
          <w:lang w:eastAsia="he-IL"/>
        </w:rPr>
        <w:t>:</w:t>
      </w:r>
    </w:p>
    <w:p w14:paraId="77D48C8B"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302095E0"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א.</w:t>
      </w:r>
      <w:r w:rsidRPr="0045396B">
        <w:rPr>
          <w:rFonts w:ascii="Times New Roman" w:eastAsia="Times New Roman" w:hAnsi="Times New Roman" w:cs="David"/>
          <w:sz w:val="20"/>
          <w:szCs w:val="24"/>
          <w:rtl/>
          <w:lang w:eastAsia="he-IL"/>
        </w:rPr>
        <w:tab/>
        <w:t>מעקות.</w:t>
      </w:r>
    </w:p>
    <w:p w14:paraId="6D228312"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ב.</w:t>
      </w:r>
      <w:r w:rsidRPr="0045396B">
        <w:rPr>
          <w:rFonts w:ascii="Times New Roman" w:eastAsia="Times New Roman" w:hAnsi="Times New Roman" w:cs="David"/>
          <w:sz w:val="20"/>
          <w:szCs w:val="24"/>
          <w:rtl/>
          <w:lang w:eastAsia="he-IL"/>
        </w:rPr>
        <w:tab/>
        <w:t>פריקסטים.</w:t>
      </w:r>
    </w:p>
    <w:p w14:paraId="600B3B6E"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ג.</w:t>
      </w:r>
      <w:r w:rsidRPr="0045396B">
        <w:rPr>
          <w:rFonts w:ascii="Times New Roman" w:eastAsia="Times New Roman" w:hAnsi="Times New Roman" w:cs="David"/>
          <w:sz w:val="20"/>
          <w:szCs w:val="24"/>
          <w:rtl/>
          <w:lang w:eastAsia="he-IL"/>
        </w:rPr>
        <w:tab/>
        <w:t>פרטי בניה בגבס.</w:t>
      </w:r>
    </w:p>
    <w:p w14:paraId="29F3C866"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ד.</w:t>
      </w:r>
      <w:r w:rsidRPr="0045396B">
        <w:rPr>
          <w:rFonts w:ascii="Times New Roman" w:eastAsia="Times New Roman" w:hAnsi="Times New Roman" w:cs="David"/>
          <w:sz w:val="20"/>
          <w:szCs w:val="24"/>
          <w:rtl/>
          <w:lang w:eastAsia="he-IL"/>
        </w:rPr>
        <w:tab/>
        <w:t>כרכובים.</w:t>
      </w:r>
    </w:p>
    <w:p w14:paraId="085BB7F1"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w:t>
      </w:r>
      <w:r w:rsidRPr="0045396B">
        <w:rPr>
          <w:rFonts w:ascii="Times New Roman" w:eastAsia="Times New Roman" w:hAnsi="Times New Roman" w:cs="David"/>
          <w:sz w:val="20"/>
          <w:szCs w:val="24"/>
          <w:rtl/>
          <w:lang w:eastAsia="he-IL"/>
        </w:rPr>
        <w:tab/>
        <w:t>אדניות.</w:t>
      </w:r>
    </w:p>
    <w:p w14:paraId="41AC4595"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ו.</w:t>
      </w:r>
      <w:r w:rsidRPr="0045396B">
        <w:rPr>
          <w:rFonts w:ascii="Times New Roman" w:eastAsia="Times New Roman" w:hAnsi="Times New Roman" w:cs="David"/>
          <w:sz w:val="20"/>
          <w:szCs w:val="24"/>
          <w:rtl/>
          <w:lang w:eastAsia="he-IL"/>
        </w:rPr>
        <w:tab/>
        <w:t>בסיסים לציוד (מ"א, גנרטור וכו').</w:t>
      </w:r>
    </w:p>
    <w:p w14:paraId="08F64557" w14:textId="77777777" w:rsid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ז</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t>פרטי צפויים.</w:t>
      </w:r>
    </w:p>
    <w:p w14:paraId="6ACED6C5" w14:textId="77777777" w:rsidR="00D53CB3" w:rsidRDefault="00D53CB3"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p>
    <w:p w14:paraId="1C123E4D" w14:textId="77777777" w:rsidR="00D53CB3" w:rsidRPr="0045396B" w:rsidRDefault="00D53CB3"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p>
    <w:p w14:paraId="02ECD7D5"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5320C146" w14:textId="77777777" w:rsidR="0045396B" w:rsidRPr="0045396B" w:rsidRDefault="0045396B" w:rsidP="0045396B">
      <w:pPr>
        <w:widowControl w:val="0"/>
        <w:spacing w:before="0" w:beforeAutospacing="0" w:after="0" w:afterAutospacing="0" w:line="240" w:lineRule="auto"/>
        <w:ind w:left="1440" w:hanging="720"/>
        <w:jc w:val="both"/>
        <w:rPr>
          <w:rFonts w:ascii="Times New Roman" w:eastAsia="Times New Roman" w:hAnsi="Times New Roman" w:cs="David"/>
          <w:sz w:val="20"/>
          <w:szCs w:val="24"/>
          <w:u w:val="single"/>
          <w:rtl/>
          <w:lang w:eastAsia="he-IL"/>
        </w:rPr>
      </w:pPr>
      <w:r w:rsidRPr="0045396B">
        <w:rPr>
          <w:rFonts w:ascii="Times New Roman" w:eastAsia="Times New Roman" w:hAnsi="Times New Roman" w:cs="David" w:hint="cs"/>
          <w:sz w:val="20"/>
          <w:szCs w:val="24"/>
          <w:rtl/>
          <w:lang w:eastAsia="he-IL"/>
        </w:rPr>
        <w:t>1.5</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u w:val="single"/>
          <w:rtl/>
          <w:lang w:eastAsia="he-IL"/>
        </w:rPr>
        <w:t>פרטי גמר</w:t>
      </w:r>
    </w:p>
    <w:p w14:paraId="2AA36B6E"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5A5D3300" w14:textId="77777777" w:rsidR="0045396B" w:rsidRPr="0045396B" w:rsidDel="00557633"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sidDel="00557633">
        <w:rPr>
          <w:rFonts w:ascii="Times New Roman" w:eastAsia="Times New Roman" w:hAnsi="Times New Roman" w:cs="David"/>
          <w:sz w:val="20"/>
          <w:szCs w:val="24"/>
          <w:rtl/>
          <w:lang w:eastAsia="he-IL"/>
        </w:rPr>
        <w:t>א.</w:t>
      </w:r>
      <w:r w:rsidRPr="0045396B" w:rsidDel="00557633">
        <w:rPr>
          <w:rFonts w:ascii="Times New Roman" w:eastAsia="Times New Roman" w:hAnsi="Times New Roman" w:cs="David"/>
          <w:sz w:val="20"/>
          <w:szCs w:val="24"/>
          <w:rtl/>
          <w:lang w:eastAsia="he-IL"/>
        </w:rPr>
        <w:tab/>
        <w:t>מדרגות.</w:t>
      </w:r>
    </w:p>
    <w:p w14:paraId="447A7140"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ב.</w:t>
      </w:r>
      <w:r w:rsidRPr="0045396B">
        <w:rPr>
          <w:rFonts w:ascii="Times New Roman" w:eastAsia="Times New Roman" w:hAnsi="Times New Roman" w:cs="David"/>
          <w:sz w:val="20"/>
          <w:szCs w:val="24"/>
          <w:rtl/>
          <w:lang w:eastAsia="he-IL"/>
        </w:rPr>
        <w:tab/>
        <w:t>ריצוף וחיפויים.</w:t>
      </w:r>
    </w:p>
    <w:p w14:paraId="28576D75" w14:textId="77777777" w:rsidR="0045396B" w:rsidRPr="0045396B" w:rsidDel="00557633"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sidDel="00557633">
        <w:rPr>
          <w:rFonts w:ascii="Times New Roman" w:eastAsia="Times New Roman" w:hAnsi="Times New Roman" w:cs="David"/>
          <w:sz w:val="20"/>
          <w:szCs w:val="24"/>
          <w:rtl/>
          <w:lang w:eastAsia="he-IL"/>
        </w:rPr>
        <w:t>ג.</w:t>
      </w:r>
      <w:r w:rsidRPr="0045396B" w:rsidDel="00557633">
        <w:rPr>
          <w:rFonts w:ascii="Times New Roman" w:eastAsia="Times New Roman" w:hAnsi="Times New Roman" w:cs="David"/>
          <w:sz w:val="20"/>
          <w:szCs w:val="24"/>
          <w:rtl/>
          <w:lang w:eastAsia="he-IL"/>
        </w:rPr>
        <w:tab/>
        <w:t>אדני חלונות.</w:t>
      </w:r>
    </w:p>
    <w:p w14:paraId="3D0EE6BD" w14:textId="77777777" w:rsidR="0045396B" w:rsidRPr="0045396B" w:rsidDel="00557633"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sidDel="00557633">
        <w:rPr>
          <w:rFonts w:ascii="Times New Roman" w:eastAsia="Times New Roman" w:hAnsi="Times New Roman" w:cs="David"/>
          <w:sz w:val="20"/>
          <w:szCs w:val="24"/>
          <w:rtl/>
          <w:lang w:eastAsia="he-IL"/>
        </w:rPr>
        <w:t>ד.</w:t>
      </w:r>
      <w:r w:rsidRPr="0045396B" w:rsidDel="00557633">
        <w:rPr>
          <w:rFonts w:ascii="Times New Roman" w:eastAsia="Times New Roman" w:hAnsi="Times New Roman" w:cs="David"/>
          <w:sz w:val="20"/>
          <w:szCs w:val="24"/>
          <w:rtl/>
          <w:lang w:eastAsia="he-IL"/>
        </w:rPr>
        <w:tab/>
        <w:t>ספי מוזאיקה.</w:t>
      </w:r>
    </w:p>
    <w:p w14:paraId="7FB6B434"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w:t>
      </w:r>
      <w:r w:rsidRPr="0045396B">
        <w:rPr>
          <w:rFonts w:ascii="Times New Roman" w:eastAsia="Times New Roman" w:hAnsi="Times New Roman" w:cs="David"/>
          <w:sz w:val="20"/>
          <w:szCs w:val="24"/>
          <w:rtl/>
          <w:lang w:eastAsia="he-IL"/>
        </w:rPr>
        <w:tab/>
        <w:t>משטחי עבודה במטבח ובחדרי שירותים.</w:t>
      </w:r>
    </w:p>
    <w:p w14:paraId="1F2C1D0A"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t>פרטי נגרות.</w:t>
      </w:r>
    </w:p>
    <w:p w14:paraId="7A62BCB4"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ז</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t>פרטי מסגרות.</w:t>
      </w:r>
    </w:p>
    <w:p w14:paraId="38EE4ECF"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ח</w:t>
      </w:r>
      <w:r w:rsidRPr="0045396B">
        <w:rPr>
          <w:rFonts w:ascii="Times New Roman" w:eastAsia="Times New Roman" w:hAnsi="Times New Roman" w:cs="David"/>
          <w:sz w:val="20"/>
          <w:szCs w:val="24"/>
          <w:rtl/>
          <w:lang w:eastAsia="he-IL"/>
        </w:rPr>
        <w:t>.</w:t>
      </w:r>
      <w:r w:rsidR="00D53CB3">
        <w:rPr>
          <w:rFonts w:ascii="Times New Roman" w:eastAsia="Times New Roman" w:hAnsi="Times New Roman" w:cs="David"/>
          <w:sz w:val="20"/>
          <w:szCs w:val="24"/>
          <w:rtl/>
          <w:lang w:eastAsia="he-IL"/>
        </w:rPr>
        <w:tab/>
        <w:t>פרטי אלומיניום עקרוניים (ת</w:t>
      </w:r>
      <w:r w:rsidRPr="0045396B">
        <w:rPr>
          <w:rFonts w:ascii="Times New Roman" w:eastAsia="Times New Roman" w:hAnsi="Times New Roman" w:cs="David"/>
          <w:sz w:val="20"/>
          <w:szCs w:val="24"/>
          <w:rtl/>
          <w:lang w:eastAsia="he-IL"/>
        </w:rPr>
        <w:t>כניות ייצור יוכנו ע"י היצרן, יבוקרו ויאושרו ע"י המתכנן) כולל חזיתות כניסה ותיבות דואר.</w:t>
      </w:r>
    </w:p>
    <w:p w14:paraId="29523A23"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ט</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t>פרטי מעקות.</w:t>
      </w:r>
    </w:p>
    <w:p w14:paraId="528D0982" w14:textId="77777777" w:rsidR="0045396B" w:rsidRPr="0045396B" w:rsidRDefault="00D53CB3"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Pr>
          <w:rFonts w:ascii="Times New Roman" w:eastAsia="Times New Roman" w:hAnsi="Times New Roman" w:cs="David"/>
          <w:sz w:val="20"/>
          <w:szCs w:val="24"/>
          <w:rtl/>
          <w:lang w:eastAsia="he-IL"/>
        </w:rPr>
        <w:t>י.</w:t>
      </w:r>
      <w:r>
        <w:rPr>
          <w:rFonts w:ascii="Times New Roman" w:eastAsia="Times New Roman" w:hAnsi="Times New Roman" w:cs="David"/>
          <w:sz w:val="20"/>
          <w:szCs w:val="24"/>
          <w:rtl/>
          <w:lang w:eastAsia="he-IL"/>
        </w:rPr>
        <w:tab/>
        <w:t>פרטי גמר ס</w:t>
      </w:r>
      <w:r w:rsidR="0045396B" w:rsidRPr="0045396B">
        <w:rPr>
          <w:rFonts w:ascii="Times New Roman" w:eastAsia="Times New Roman" w:hAnsi="Times New Roman" w:cs="David"/>
          <w:sz w:val="20"/>
          <w:szCs w:val="24"/>
          <w:rtl/>
          <w:lang w:eastAsia="he-IL"/>
        </w:rPr>
        <w:t>פים ושיפולים בחדרי מדרגות.</w:t>
      </w:r>
    </w:p>
    <w:p w14:paraId="07B2B44B"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י</w:t>
      </w:r>
      <w:r w:rsidRPr="0045396B">
        <w:rPr>
          <w:rFonts w:ascii="Times New Roman" w:eastAsia="Times New Roman" w:hAnsi="Times New Roman" w:cs="David" w:hint="cs"/>
          <w:sz w:val="20"/>
          <w:szCs w:val="24"/>
          <w:rtl/>
          <w:lang w:eastAsia="he-IL"/>
        </w:rPr>
        <w:t>א</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t>פרטי שילוט חוץ ופנים (ועד הבית).</w:t>
      </w:r>
    </w:p>
    <w:p w14:paraId="6DBB6295" w14:textId="77777777" w:rsidR="0045396B" w:rsidRPr="0045396B" w:rsidDel="00557633"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יב</w:t>
      </w:r>
      <w:r w:rsidRPr="0045396B" w:rsidDel="00557633">
        <w:rPr>
          <w:rFonts w:ascii="Times New Roman" w:eastAsia="Times New Roman" w:hAnsi="Times New Roman" w:cs="David"/>
          <w:sz w:val="20"/>
          <w:szCs w:val="24"/>
          <w:rtl/>
          <w:lang w:eastAsia="he-IL"/>
        </w:rPr>
        <w:t>.</w:t>
      </w:r>
      <w:r w:rsidRPr="0045396B" w:rsidDel="00557633">
        <w:rPr>
          <w:rFonts w:ascii="Times New Roman" w:eastAsia="Times New Roman" w:hAnsi="Times New Roman" w:cs="David"/>
          <w:sz w:val="20"/>
          <w:szCs w:val="24"/>
          <w:rtl/>
          <w:lang w:eastAsia="he-IL"/>
        </w:rPr>
        <w:tab/>
        <w:t>פרטי מחיצות.</w:t>
      </w:r>
    </w:p>
    <w:p w14:paraId="48C1D6F4"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י</w:t>
      </w:r>
      <w:r w:rsidRPr="0045396B">
        <w:rPr>
          <w:rFonts w:ascii="Times New Roman" w:eastAsia="Times New Roman" w:hAnsi="Times New Roman" w:cs="David" w:hint="cs"/>
          <w:sz w:val="20"/>
          <w:szCs w:val="24"/>
          <w:rtl/>
          <w:lang w:eastAsia="he-IL"/>
        </w:rPr>
        <w:t>ג</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0"/>
          <w:lang w:eastAsia="he-IL"/>
        </w:rPr>
        <w:t>SKYLIGHTS</w:t>
      </w:r>
      <w:r w:rsidRPr="0045396B">
        <w:rPr>
          <w:rFonts w:ascii="Times New Roman" w:eastAsia="Times New Roman" w:hAnsi="Times New Roman" w:cs="David"/>
          <w:sz w:val="20"/>
          <w:szCs w:val="20"/>
          <w:rtl/>
          <w:lang w:eastAsia="he-IL"/>
        </w:rPr>
        <w:t>.</w:t>
      </w:r>
    </w:p>
    <w:p w14:paraId="4F602CFA" w14:textId="77777777" w:rsidR="0045396B" w:rsidRPr="0045396B" w:rsidRDefault="0045396B" w:rsidP="0045396B">
      <w:pPr>
        <w:widowControl w:val="0"/>
        <w:spacing w:before="0" w:beforeAutospacing="0" w:after="0" w:afterAutospacing="0" w:line="240" w:lineRule="auto"/>
        <w:ind w:left="2210" w:hanging="850"/>
        <w:jc w:val="both"/>
        <w:rPr>
          <w:rFonts w:ascii="Times New Roman" w:eastAsia="Times New Roman" w:hAnsi="Times New Roman" w:cs="David"/>
          <w:sz w:val="20"/>
          <w:szCs w:val="24"/>
          <w:rtl/>
          <w:lang w:eastAsia="he-IL"/>
        </w:rPr>
      </w:pPr>
    </w:p>
    <w:p w14:paraId="37AA4099" w14:textId="77777777" w:rsidR="0045396B" w:rsidRPr="0045396B" w:rsidRDefault="0045396B" w:rsidP="0045396B">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1.6</w:t>
      </w:r>
      <w:r w:rsidRPr="0045396B">
        <w:rPr>
          <w:rFonts w:ascii="Times New Roman" w:eastAsia="Times New Roman" w:hAnsi="Times New Roman" w:cs="David"/>
          <w:sz w:val="20"/>
          <w:szCs w:val="24"/>
          <w:rtl/>
          <w:lang w:eastAsia="he-IL"/>
        </w:rPr>
        <w:tab/>
        <w:t>כל תכנית ו/או פרט אחר שידרשו במהלך התכנון והביצוע לשם ביצוע התכנון והעבודות באופן מושלם, בהתאם לשקול המנהל.</w:t>
      </w:r>
    </w:p>
    <w:p w14:paraId="197CF5E4" w14:textId="77777777" w:rsidR="0045396B" w:rsidRPr="0045396B" w:rsidRDefault="0045396B" w:rsidP="0045396B">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p>
    <w:p w14:paraId="69F1EA2B" w14:textId="77777777" w:rsidR="0045396B" w:rsidRPr="0045396B" w:rsidRDefault="0045396B" w:rsidP="0045396B">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1.7</w:t>
      </w:r>
      <w:r w:rsidRPr="0045396B">
        <w:rPr>
          <w:rFonts w:ascii="Times New Roman" w:eastAsia="Times New Roman" w:hAnsi="Times New Roman" w:cs="David"/>
          <w:sz w:val="20"/>
          <w:szCs w:val="24"/>
          <w:rtl/>
          <w:lang w:eastAsia="he-IL"/>
        </w:rPr>
        <w:tab/>
        <w:t>רשימות מעודכנות של תכניות כולל תאריך ומספר מהדורה – לפחות פעם בחודש.</w:t>
      </w:r>
    </w:p>
    <w:p w14:paraId="00B15242" w14:textId="77777777" w:rsidR="0045396B" w:rsidRPr="0045396B" w:rsidRDefault="0045396B" w:rsidP="0045396B">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p>
    <w:p w14:paraId="2DAD7143" w14:textId="77777777" w:rsidR="0045396B" w:rsidRPr="0045396B" w:rsidRDefault="0045396B" w:rsidP="0045396B">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1.8</w:t>
      </w:r>
      <w:r w:rsidRPr="0045396B">
        <w:rPr>
          <w:rFonts w:ascii="Times New Roman" w:eastAsia="Times New Roman" w:hAnsi="Times New Roman" w:cs="David"/>
          <w:sz w:val="20"/>
          <w:szCs w:val="24"/>
          <w:rtl/>
          <w:lang w:eastAsia="he-IL"/>
        </w:rPr>
        <w:tab/>
        <w:t>מובהר בזאת שהתכניות יוכנו לפי בצוע בקטעים של הפרויקט ויכללו פתרונות לקטעי הביניים.</w:t>
      </w:r>
    </w:p>
    <w:p w14:paraId="71DEF586" w14:textId="77777777" w:rsidR="0045396B" w:rsidRPr="0045396B" w:rsidRDefault="0045396B" w:rsidP="0045396B">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p>
    <w:p w14:paraId="117E0763" w14:textId="77777777" w:rsidR="0045396B" w:rsidRPr="0045396B" w:rsidRDefault="0045396B" w:rsidP="0045396B">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1.9</w:t>
      </w:r>
      <w:r w:rsidRPr="0045396B">
        <w:rPr>
          <w:rFonts w:ascii="Times New Roman" w:eastAsia="Times New Roman" w:hAnsi="Times New Roman" w:cs="David"/>
          <w:sz w:val="20"/>
          <w:szCs w:val="24"/>
          <w:rtl/>
          <w:lang w:eastAsia="he-IL"/>
        </w:rPr>
        <w:tab/>
      </w:r>
    </w:p>
    <w:p w14:paraId="2AEE19D6" w14:textId="77777777" w:rsidR="0045396B" w:rsidRPr="0045396B" w:rsidRDefault="0045396B" w:rsidP="0045396B">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t>במקרה ויוחלט על ביצוע המבנים כולם או מקצתם בבניה טרומית/מתועשת, יידרש המתכנן להכין, בנוסף לנ"ל, גם את התכניות המתאימות לבניה טרומית/מתועשת.</w:t>
      </w:r>
    </w:p>
    <w:p w14:paraId="0B61FB6A" w14:textId="77777777" w:rsidR="0045396B" w:rsidRPr="0045396B" w:rsidRDefault="0045396B" w:rsidP="0045396B">
      <w:pPr>
        <w:widowControl w:val="0"/>
        <w:spacing w:before="0" w:beforeAutospacing="0" w:after="0" w:afterAutospacing="0" w:line="360" w:lineRule="auto"/>
        <w:jc w:val="both"/>
        <w:rPr>
          <w:rFonts w:ascii="Times New Roman" w:eastAsia="Times New Roman" w:hAnsi="Times New Roman" w:cs="David"/>
          <w:sz w:val="20"/>
          <w:szCs w:val="24"/>
          <w:rtl/>
          <w:lang w:eastAsia="he-IL"/>
        </w:rPr>
      </w:pPr>
    </w:p>
    <w:p w14:paraId="48F6CEB9" w14:textId="77777777" w:rsidR="0045396B" w:rsidRPr="0045396B" w:rsidRDefault="0045396B" w:rsidP="0045396B">
      <w:pPr>
        <w:widowControl w:val="0"/>
        <w:spacing w:before="0" w:beforeAutospacing="0" w:after="0" w:afterAutospacing="0" w:line="36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t>כל המסמכים והתוכניות יערכו בשפה העברית.</w:t>
      </w:r>
    </w:p>
    <w:p w14:paraId="3F657868" w14:textId="77777777" w:rsidR="0045396B" w:rsidRPr="0045396B" w:rsidRDefault="0045396B" w:rsidP="0045396B">
      <w:pPr>
        <w:widowControl w:val="0"/>
        <w:spacing w:before="0" w:beforeAutospacing="0" w:after="0" w:afterAutospacing="0" w:line="240" w:lineRule="auto"/>
        <w:ind w:right="720" w:hanging="778"/>
        <w:jc w:val="both"/>
        <w:rPr>
          <w:rFonts w:ascii="Times New Roman" w:eastAsia="Times New Roman" w:hAnsi="Times New Roman" w:cs="David"/>
          <w:sz w:val="20"/>
          <w:szCs w:val="24"/>
          <w:rtl/>
          <w:lang w:eastAsia="he-IL"/>
        </w:rPr>
      </w:pPr>
    </w:p>
    <w:p w14:paraId="32C90885" w14:textId="77777777" w:rsidR="0045396B" w:rsidRPr="0045396B" w:rsidRDefault="0045396B" w:rsidP="0045396B">
      <w:pPr>
        <w:widowControl w:val="0"/>
        <w:spacing w:before="0" w:beforeAutospacing="0" w:after="0" w:afterAutospacing="0" w:line="240" w:lineRule="auto"/>
        <w:ind w:right="720" w:hanging="778"/>
        <w:jc w:val="both"/>
        <w:rPr>
          <w:rFonts w:ascii="Times New Roman" w:eastAsia="Times New Roman" w:hAnsi="Times New Roman" w:cs="David"/>
          <w:sz w:val="20"/>
          <w:szCs w:val="24"/>
          <w:rtl/>
          <w:lang w:eastAsia="he-IL"/>
        </w:rPr>
      </w:pPr>
    </w:p>
    <w:p w14:paraId="6558AEE1"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45396B">
        <w:rPr>
          <w:rFonts w:ascii="Times New Roman" w:eastAsia="Times New Roman" w:hAnsi="Times New Roman" w:cs="David"/>
          <w:b/>
          <w:bCs/>
          <w:sz w:val="24"/>
          <w:szCs w:val="24"/>
          <w:u w:val="single"/>
          <w:rtl/>
          <w:lang w:eastAsia="he-IL"/>
        </w:rPr>
        <w:br w:type="page"/>
      </w:r>
    </w:p>
    <w:p w14:paraId="1639E268"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5AF5C24" w14:textId="77777777" w:rsidR="00D53CB3" w:rsidRPr="00B27B4C" w:rsidRDefault="00D53CB3" w:rsidP="00D53CB3">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B27B4C">
        <w:rPr>
          <w:rFonts w:ascii="Times New Roman" w:eastAsia="Times New Roman" w:hAnsi="Times New Roman" w:cs="David" w:hint="cs"/>
          <w:b/>
          <w:bCs/>
          <w:sz w:val="20"/>
          <w:szCs w:val="24"/>
          <w:u w:val="single"/>
          <w:rtl/>
          <w:lang w:eastAsia="he-IL"/>
        </w:rPr>
        <w:t>נספח "ט"</w:t>
      </w:r>
    </w:p>
    <w:p w14:paraId="736E98EE" w14:textId="77777777" w:rsidR="00D53CB3" w:rsidRPr="00B27B4C" w:rsidRDefault="00D53CB3" w:rsidP="00D53CB3">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74EDEA14" w14:textId="77777777" w:rsidR="00D53CB3" w:rsidRPr="00B27B4C" w:rsidRDefault="00D53CB3" w:rsidP="00D53CB3">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B27B4C">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6639F8C6" w14:textId="77777777" w:rsidR="00D53CB3" w:rsidRPr="00B27B4C" w:rsidRDefault="00D53CB3" w:rsidP="00D53CB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909B957" w14:textId="77777777" w:rsidR="00D53CB3" w:rsidRPr="00B27B4C" w:rsidRDefault="00D53CB3" w:rsidP="00D53CB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51830A5" w14:textId="77777777" w:rsidR="00D53CB3" w:rsidRPr="00B27B4C" w:rsidRDefault="00D53CB3" w:rsidP="00D53CB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C0F1550" w14:textId="77777777" w:rsidR="00D53CB3" w:rsidRPr="00B27B4C" w:rsidRDefault="00D53CB3" w:rsidP="00D53CB3">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לכבוד :</w:t>
      </w:r>
    </w:p>
    <w:p w14:paraId="19B18312" w14:textId="7C193C23" w:rsidR="00D53CB3" w:rsidRPr="00B27B4C" w:rsidRDefault="00EE027A" w:rsidP="00D53CB3">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EF68EF2C8D49419FA8237860F8AC511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ins w:id="81" w:author="גרמן קגנובסקי" w:date="2020-12-09T14:58:00Z">
            <w:r w:rsidR="00A538E1">
              <w:rPr>
                <w:rFonts w:ascii="Times New Roman" w:eastAsia="Times New Roman" w:hAnsi="Times New Roman" w:cs="David" w:hint="cs"/>
                <w:color w:val="008000"/>
                <w:sz w:val="24"/>
                <w:szCs w:val="24"/>
                <w:rtl/>
                <w:lang w:eastAsia="he-IL"/>
              </w:rPr>
              <w:br/>
              <w:t>א.מ.ד.ס מחיר למשתכן</w:t>
            </w:r>
            <w:r w:rsidR="00A538E1">
              <w:rPr>
                <w:rFonts w:ascii="Times New Roman" w:eastAsia="Times New Roman" w:hAnsi="Times New Roman" w:cs="David" w:hint="cs"/>
                <w:color w:val="008000"/>
                <w:sz w:val="24"/>
                <w:szCs w:val="24"/>
                <w:rtl/>
                <w:lang w:eastAsia="he-IL"/>
              </w:rPr>
              <w:br/>
              <w:t>יהונתן נתניהו 1ג', אור יהודה</w:t>
            </w:r>
            <w:r w:rsidR="00A538E1">
              <w:rPr>
                <w:rFonts w:ascii="Times New Roman" w:eastAsia="Times New Roman" w:hAnsi="Times New Roman" w:cs="David" w:hint="cs"/>
                <w:color w:val="008000"/>
                <w:sz w:val="24"/>
                <w:szCs w:val="24"/>
                <w:rtl/>
                <w:lang w:eastAsia="he-IL"/>
              </w:rPr>
              <w:br/>
              <w:t>ש.ר 540274883</w:t>
            </w:r>
            <w:r w:rsidR="00A538E1">
              <w:rPr>
                <w:rFonts w:ascii="Times New Roman" w:eastAsia="Times New Roman" w:hAnsi="Times New Roman" w:cs="David" w:hint="cs"/>
                <w:color w:val="008000"/>
                <w:sz w:val="24"/>
                <w:szCs w:val="24"/>
                <w:rtl/>
                <w:lang w:eastAsia="he-IL"/>
              </w:rPr>
              <w:br/>
            </w:r>
          </w:ins>
        </w:sdtContent>
      </w:sdt>
      <w:r w:rsidR="00D53CB3" w:rsidRPr="00B27B4C">
        <w:rPr>
          <w:rFonts w:ascii="Times New Roman" w:eastAsia="Times New Roman" w:hAnsi="Times New Roman" w:cs="David" w:hint="cs"/>
          <w:color w:val="008000"/>
          <w:sz w:val="24"/>
          <w:szCs w:val="24"/>
          <w:rtl/>
          <w:lang w:eastAsia="he-IL"/>
        </w:rPr>
        <w:br/>
      </w:r>
      <w:r w:rsidR="00D53CB3" w:rsidRPr="00B27B4C">
        <w:rPr>
          <w:rFonts w:ascii="Times New Roman" w:eastAsia="Times New Roman" w:hAnsi="Times New Roman" w:cs="David" w:hint="cs"/>
          <w:sz w:val="24"/>
          <w:szCs w:val="24"/>
          <w:rtl/>
          <w:lang w:eastAsia="he-IL"/>
        </w:rPr>
        <w:t>(</w:t>
      </w:r>
      <w:r w:rsidR="00D53CB3" w:rsidRPr="009E0EE6">
        <w:rPr>
          <w:rFonts w:ascii="Times New Roman" w:eastAsia="Times New Roman" w:hAnsi="Times New Roman" w:cs="David" w:hint="cs"/>
          <w:sz w:val="24"/>
          <w:szCs w:val="24"/>
          <w:rtl/>
          <w:lang w:eastAsia="he-IL"/>
        </w:rPr>
        <w:t>המזמין)</w:t>
      </w:r>
    </w:p>
    <w:p w14:paraId="49FDF752" w14:textId="77777777" w:rsidR="00D53CB3" w:rsidRPr="00B27B4C" w:rsidRDefault="00D53CB3" w:rsidP="00D53CB3">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2F05DDF5" w14:textId="77777777" w:rsidR="00D53CB3" w:rsidRPr="00B27B4C" w:rsidRDefault="00D53CB3" w:rsidP="00D53CB3">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0F20B954" w14:textId="77777777" w:rsidR="00D53CB3" w:rsidRPr="00B27B4C" w:rsidRDefault="00D53CB3" w:rsidP="00D53CB3">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75727D44" w14:textId="77777777" w:rsidR="00D53CB3" w:rsidRPr="00B27B4C" w:rsidRDefault="00D53CB3" w:rsidP="00D53CB3">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443C8AEB" w14:textId="39826440" w:rsidR="00D53CB3" w:rsidRPr="00B27B4C" w:rsidRDefault="00D53CB3" w:rsidP="00D53CB3">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B27B4C">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F4629E918DAA43B28378FE4653BB777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82" w:author="גרמן קגנובסקי" w:date="2020-11-02T10:35:00Z">
            <w:r w:rsidR="008851FA">
              <w:rPr>
                <w:rFonts w:ascii="Times New Roman" w:eastAsia="Times New Roman" w:hAnsi="Times New Roman" w:cs="David" w:hint="cs"/>
                <w:color w:val="008000"/>
                <w:sz w:val="24"/>
                <w:szCs w:val="24"/>
                <w:rtl/>
                <w:lang w:eastAsia="he-IL"/>
              </w:rPr>
              <w:t>מיכל גינזבורג</w:t>
            </w:r>
          </w:ins>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24A63F6662424C32970C78250112E0B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ins w:id="83" w:author="גרמן קגנובסקי" w:date="2020-11-02T15:54:00Z">
            <w:r w:rsidR="005420F1">
              <w:rPr>
                <w:rFonts w:ascii="Times New Roman" w:eastAsia="Times New Roman" w:hAnsi="Times New Roman" w:cs="David" w:hint="cs"/>
                <w:color w:val="008000"/>
                <w:sz w:val="24"/>
                <w:szCs w:val="24"/>
                <w:rtl/>
                <w:lang w:eastAsia="he-IL"/>
              </w:rPr>
              <w:t>נרקיסים</w:t>
            </w:r>
          </w:ins>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בקשר עם</w:t>
      </w:r>
      <w:r w:rsidRPr="00B27B4C">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30B70C1B4C8043FDBBF9432F2E8A2F2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Content>
          <w:ins w:id="84" w:author="גרמן קגנובסקי" w:date="2020-12-09T15:15:00Z">
            <w:r w:rsidR="002E3856">
              <w:rPr>
                <w:rFonts w:ascii="Times New Roman" w:eastAsia="Times New Roman" w:hAnsi="Times New Roman" w:cs="David" w:hint="cs"/>
                <w:color w:val="008000"/>
                <w:sz w:val="24"/>
                <w:szCs w:val="24"/>
                <w:rtl/>
              </w:rPr>
              <w:t xml:space="preserve">הקמת 554 יח'ד בראשון לציון </w:t>
            </w:r>
          </w:ins>
        </w:sdtContent>
      </w:sdt>
      <w:r w:rsidRPr="00B27B4C">
        <w:rPr>
          <w:rFonts w:ascii="Times New Roman" w:eastAsia="Times New Roman" w:hAnsi="Times New Roman" w:cs="David" w:hint="cs"/>
          <w:sz w:val="24"/>
          <w:szCs w:val="24"/>
          <w:rtl/>
          <w:lang w:eastAsia="he-IL"/>
        </w:rPr>
        <w:t>, מאשר בזאת שהעבודות הנ"ל בוצעו והושלמו בהתאם להנחיותי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לתכניותי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בהתאם</w:t>
      </w:r>
      <w:r w:rsidRPr="00B27B4C">
        <w:rPr>
          <w:rFonts w:ascii="Times New Roman" w:eastAsia="Times New Roman" w:hAnsi="Times New Roman" w:cs="David" w:hint="cs"/>
          <w:sz w:val="20"/>
          <w:szCs w:val="24"/>
          <w:rtl/>
          <w:lang w:eastAsia="he-IL"/>
        </w:rPr>
        <w:t xml:space="preserve"> לתקנים מחייבים ולשביעות רצוני.</w:t>
      </w:r>
    </w:p>
    <w:p w14:paraId="61AA44E4" w14:textId="77777777" w:rsidR="00D53CB3" w:rsidRPr="00B27B4C" w:rsidRDefault="00D53CB3" w:rsidP="00D53CB3">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5C21D1C4" w14:textId="77777777" w:rsidR="00D53CB3" w:rsidRPr="00B27B4C" w:rsidRDefault="00D53CB3" w:rsidP="00D53CB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8793E79" w14:textId="77777777" w:rsidR="00D53CB3" w:rsidRPr="00B27B4C" w:rsidRDefault="00D53CB3" w:rsidP="00D53CB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E5E5B81" w14:textId="77777777" w:rsidR="00D53CB3" w:rsidRPr="00B27B4C" w:rsidRDefault="00D53CB3" w:rsidP="00D53CB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4E962DF" w14:textId="77777777" w:rsidR="00D53CB3" w:rsidRPr="00B27B4C" w:rsidRDefault="00D53CB3" w:rsidP="00D53CB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882B3FF" w14:textId="77777777" w:rsidR="00D53CB3" w:rsidRDefault="00D53CB3" w:rsidP="00D53CB3">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                                                                                      בכבוד רב,</w:t>
      </w:r>
    </w:p>
    <w:p w14:paraId="193FECD8" w14:textId="77777777" w:rsidR="00D53CB3" w:rsidRDefault="00D53CB3" w:rsidP="00D53CB3">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46DDE94" w14:textId="77777777" w:rsidR="00D53CB3" w:rsidRDefault="00D53CB3" w:rsidP="00D53CB3">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600B1E0" w14:textId="77777777" w:rsidR="00D53CB3" w:rsidRDefault="00D53CB3" w:rsidP="00D53CB3">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3B4BD9C" w14:textId="77777777" w:rsidR="00D53CB3" w:rsidRPr="00B27B4C" w:rsidRDefault="00D53CB3" w:rsidP="00D53CB3">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___________________</w:t>
      </w:r>
    </w:p>
    <w:p w14:paraId="67DADE57" w14:textId="77777777" w:rsidR="00D53CB3" w:rsidRPr="00B27B4C" w:rsidRDefault="00EE027A" w:rsidP="00D53CB3">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hint="cs"/>
            <w:color w:val="00B0F0"/>
            <w:sz w:val="24"/>
            <w:szCs w:val="24"/>
            <w:u w:val="single"/>
            <w:rtl/>
            <w:lang w:eastAsia="he-IL"/>
          </w:rPr>
          <w:alias w:val="שם ספק"/>
          <w:tag w:val="cntSupllierName"/>
          <w:id w:val="-1834682600"/>
          <w:placeholder>
            <w:docPart w:val="90E9F10387AB4EAA9DB58135988EE7D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85" w:author="גרמן קגנובסקי" w:date="2020-11-02T10:35:00Z">
            <w:r w:rsidR="008851FA">
              <w:rPr>
                <w:rFonts w:ascii="Times New Roman" w:eastAsia="Times New Roman" w:hAnsi="Times New Roman" w:cs="David" w:hint="cs"/>
                <w:color w:val="00B0F0"/>
                <w:sz w:val="24"/>
                <w:szCs w:val="24"/>
                <w:u w:val="single"/>
                <w:rtl/>
                <w:lang w:eastAsia="he-IL"/>
              </w:rPr>
              <w:t>מיכל גינזבורג</w:t>
            </w:r>
          </w:ins>
        </w:sdtContent>
      </w:sdt>
    </w:p>
    <w:p w14:paraId="5290932F" w14:textId="77777777" w:rsidR="00D53CB3" w:rsidRPr="00B27B4C" w:rsidRDefault="00D53CB3" w:rsidP="00D53CB3">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B27B4C">
        <w:rPr>
          <w:rFonts w:ascii="Times New Roman" w:eastAsia="Times New Roman" w:hAnsi="Times New Roman" w:cs="David" w:hint="cs"/>
          <w:sz w:val="20"/>
          <w:szCs w:val="20"/>
          <w:rtl/>
          <w:lang w:eastAsia="he-IL"/>
        </w:rPr>
        <w:t xml:space="preserve">                </w:t>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t xml:space="preserve">   </w:t>
      </w:r>
    </w:p>
    <w:p w14:paraId="0F6B5B47" w14:textId="77777777" w:rsidR="00D53CB3" w:rsidRPr="00B27B4C" w:rsidRDefault="00D53CB3" w:rsidP="00D53CB3">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2499672B" w14:textId="77777777" w:rsidR="00D53CB3" w:rsidRPr="00B27B4C" w:rsidRDefault="00D53CB3" w:rsidP="00D53CB3">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0"/>
          <w:rtl/>
          <w:lang w:eastAsia="he-IL"/>
        </w:rPr>
        <w:br w:type="page"/>
      </w:r>
      <w:r w:rsidRPr="00B27B4C">
        <w:rPr>
          <w:rFonts w:ascii="Times New Roman" w:eastAsia="Times New Roman" w:hAnsi="Times New Roman" w:cs="David" w:hint="cs"/>
          <w:b/>
          <w:bCs/>
          <w:sz w:val="24"/>
          <w:szCs w:val="24"/>
          <w:u w:val="single"/>
          <w:rtl/>
          <w:lang w:eastAsia="he-IL"/>
        </w:rPr>
        <w:lastRenderedPageBreak/>
        <w:t xml:space="preserve">נספח "י" </w:t>
      </w:r>
    </w:p>
    <w:p w14:paraId="2C17B530" w14:textId="77777777" w:rsidR="00D53CB3" w:rsidRPr="00B27B4C" w:rsidRDefault="00D53CB3" w:rsidP="00D53CB3">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248EC0BD" w14:textId="77777777" w:rsidR="00D53CB3" w:rsidRPr="00B27B4C" w:rsidRDefault="00D53CB3" w:rsidP="00D53CB3">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B27B4C">
        <w:rPr>
          <w:rFonts w:ascii="Times New Roman" w:eastAsia="Times New Roman" w:hAnsi="Times New Roman" w:cs="David" w:hint="cs"/>
          <w:b/>
          <w:bCs/>
          <w:sz w:val="24"/>
          <w:szCs w:val="24"/>
          <w:u w:val="single"/>
          <w:rtl/>
          <w:lang w:eastAsia="he-IL"/>
        </w:rPr>
        <w:t>דוגמא לנוסח הצהרת המתכנן בדבר היעדר תביעות</w:t>
      </w:r>
    </w:p>
    <w:p w14:paraId="1384E562" w14:textId="77777777" w:rsidR="00D53CB3" w:rsidRPr="00B27B4C" w:rsidRDefault="00D53CB3" w:rsidP="00D53CB3">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6C60A875" w14:textId="0B202A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color w:val="000000"/>
          <w:sz w:val="24"/>
          <w:szCs w:val="24"/>
          <w:rtl/>
          <w:lang w:eastAsia="he-IL"/>
        </w:rPr>
        <w:tab/>
      </w:r>
      <w:r w:rsidRPr="00B27B4C">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hint="cs"/>
            <w:color w:val="008000"/>
            <w:sz w:val="24"/>
            <w:szCs w:val="24"/>
            <w:rtl/>
            <w:lang w:eastAsia="he-IL"/>
          </w:rPr>
          <w:alias w:val="צד א בחוזה"/>
          <w:tag w:val="cntTzadA"/>
          <w:id w:val="1384523153"/>
          <w:placeholder>
            <w:docPart w:val="4E7446D7E1B14578B18676CB1583CAF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ins w:id="86" w:author="גרמן קגנובסקי" w:date="2020-12-09T14:58:00Z">
            <w:r w:rsidR="00A538E1">
              <w:rPr>
                <w:rFonts w:ascii="Times New Roman" w:eastAsia="Times New Roman" w:hAnsi="Times New Roman" w:cs="David" w:hint="cs"/>
                <w:color w:val="008000"/>
                <w:sz w:val="24"/>
                <w:szCs w:val="24"/>
                <w:rtl/>
                <w:lang w:eastAsia="he-IL"/>
              </w:rPr>
              <w:br/>
              <w:t>א.מ.ד.ס מחיר למשתכן</w:t>
            </w:r>
            <w:r w:rsidR="00A538E1">
              <w:rPr>
                <w:rFonts w:ascii="Times New Roman" w:eastAsia="Times New Roman" w:hAnsi="Times New Roman" w:cs="David" w:hint="cs"/>
                <w:color w:val="008000"/>
                <w:sz w:val="24"/>
                <w:szCs w:val="24"/>
                <w:rtl/>
                <w:lang w:eastAsia="he-IL"/>
              </w:rPr>
              <w:br/>
              <w:t>יהונתן נתניהו 1ג', אור יהודה</w:t>
            </w:r>
            <w:r w:rsidR="00A538E1">
              <w:rPr>
                <w:rFonts w:ascii="Times New Roman" w:eastAsia="Times New Roman" w:hAnsi="Times New Roman" w:cs="David" w:hint="cs"/>
                <w:color w:val="008000"/>
                <w:sz w:val="24"/>
                <w:szCs w:val="24"/>
                <w:rtl/>
                <w:lang w:eastAsia="he-IL"/>
              </w:rPr>
              <w:br/>
              <w:t>ש.ר 540274883</w:t>
            </w:r>
            <w:r w:rsidR="00A538E1">
              <w:rPr>
                <w:rFonts w:ascii="Times New Roman" w:eastAsia="Times New Roman" w:hAnsi="Times New Roman" w:cs="David" w:hint="cs"/>
                <w:color w:val="008000"/>
                <w:sz w:val="24"/>
                <w:szCs w:val="24"/>
                <w:rtl/>
                <w:lang w:eastAsia="he-IL"/>
              </w:rPr>
              <w:br/>
            </w:r>
          </w:ins>
        </w:sdtContent>
      </w:sdt>
    </w:p>
    <w:p w14:paraId="532B71C3"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4B816FD"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ג.א.נ.,</w:t>
      </w:r>
    </w:p>
    <w:p w14:paraId="6556B6E2"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AB2E72C" w14:textId="2BA8D9B9"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אנו הח"מ מצהירים בזאת שעם קבלת סך של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ש"ח (להלן:"</w:t>
      </w:r>
      <w:r w:rsidRPr="00B27B4C">
        <w:rPr>
          <w:rFonts w:ascii="Times New Roman" w:eastAsia="Times New Roman" w:hAnsi="Times New Roman" w:cs="David" w:hint="cs"/>
          <w:b/>
          <w:bCs/>
          <w:sz w:val="24"/>
          <w:szCs w:val="24"/>
          <w:rtl/>
          <w:lang w:eastAsia="he-IL"/>
        </w:rPr>
        <w:t>היתרה הסופית</w:t>
      </w:r>
      <w:r w:rsidRPr="00B27B4C">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99A7248931854F288AC7FD52946BBC7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ins w:id="87" w:author="גרמן קגנובסקי" w:date="2020-11-02T15:54:00Z">
            <w:r w:rsidR="005420F1">
              <w:rPr>
                <w:rFonts w:ascii="Times New Roman" w:eastAsia="Times New Roman" w:hAnsi="Times New Roman" w:cs="David" w:hint="cs"/>
                <w:color w:val="008000"/>
                <w:sz w:val="24"/>
                <w:szCs w:val="24"/>
                <w:rtl/>
                <w:lang w:eastAsia="he-IL"/>
              </w:rPr>
              <w:t>נרקיסים</w:t>
            </w:r>
          </w:ins>
        </w:sdtContent>
      </w:sdt>
      <w:r w:rsidRPr="00B27B4C">
        <w:rPr>
          <w:rFonts w:ascii="Times New Roman" w:eastAsia="Times New Roman" w:hAnsi="Times New Roman" w:cs="David" w:hint="cs"/>
          <w:sz w:val="24"/>
          <w:szCs w:val="24"/>
          <w:rtl/>
          <w:lang w:eastAsia="he-IL"/>
        </w:rPr>
        <w:t xml:space="preserve"> עפ"י חוזה מיום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8A765287477742AE8C1C46B5AF0ED18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0-12-09T00:00:00Z">
            <w:dateFormat w:val="dd/MM/yyyy"/>
            <w:lid w:val="he-IL"/>
            <w:storeMappedDataAs w:val="dateTime"/>
            <w:calendar w:val="gregorian"/>
          </w:date>
        </w:sdtPr>
        <w:sdtEndPr>
          <w:rPr>
            <w:rFonts w:hint="cs"/>
          </w:rPr>
        </w:sdtEndPr>
        <w:sdtContent>
          <w:ins w:id="88" w:author="גרמן קגנובסקי" w:date="2020-12-09T15:15:00Z">
            <w:r w:rsidR="002E3856">
              <w:rPr>
                <w:rFonts w:ascii="Times New Roman" w:eastAsia="Times New Roman" w:hAnsi="Times New Roman" w:cs="David" w:hint="cs"/>
                <w:color w:val="008000"/>
                <w:sz w:val="24"/>
                <w:szCs w:val="24"/>
                <w:rtl/>
                <w:lang w:eastAsia="he-IL"/>
              </w:rPr>
              <w:t>‏09/12/2020</w:t>
            </w:r>
          </w:ins>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או עבור חלקן כמפורט להלן:</w:t>
      </w:r>
    </w:p>
    <w:p w14:paraId="4C5B727A"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6B4396F2"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1B02BFF2"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538A6E78"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00BCDD58"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8843416"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32CF15E6"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D87D8B1"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6F90EAB8"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5898EAE"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29336A2D"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ולראיה באנו על החתום:</w:t>
      </w:r>
    </w:p>
    <w:p w14:paraId="347D0655"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B68B762"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היום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לחודש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לשנה _________</w:t>
      </w:r>
    </w:p>
    <w:p w14:paraId="3B4FEF89" w14:textId="77777777" w:rsidR="00D53CB3" w:rsidRPr="00B27B4C" w:rsidRDefault="00D53CB3" w:rsidP="00D53CB3">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04A538CF" w14:textId="77777777" w:rsidR="00D53CB3" w:rsidRDefault="00D53CB3" w:rsidP="00D53CB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חתימה וחותמת המתכנן:</w:t>
      </w:r>
    </w:p>
    <w:p w14:paraId="51810F1A" w14:textId="77777777" w:rsidR="00D53CB3" w:rsidRDefault="00D53CB3" w:rsidP="00D53CB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p>
    <w:p w14:paraId="5F2D313C" w14:textId="77777777" w:rsidR="00D53CB3" w:rsidRDefault="00D53CB3" w:rsidP="00D53CB3">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Pr>
          <w:rFonts w:ascii="Times New Roman" w:eastAsia="Times New Roman" w:hAnsi="Times New Roman" w:cs="David" w:hint="cs"/>
          <w:color w:val="00B0F0"/>
          <w:sz w:val="24"/>
          <w:szCs w:val="24"/>
          <w:u w:val="single"/>
          <w:rtl/>
          <w:lang w:eastAsia="he-IL"/>
        </w:rPr>
        <w:t xml:space="preserve">       </w:t>
      </w:r>
      <w:r w:rsidRPr="00E319B9">
        <w:rPr>
          <w:rFonts w:ascii="Times New Roman" w:eastAsia="Times New Roman" w:hAnsi="Times New Roman" w:cs="David" w:hint="cs"/>
          <w:color w:val="00B0F0"/>
          <w:sz w:val="24"/>
          <w:szCs w:val="24"/>
          <w:u w:val="single"/>
          <w:rtl/>
          <w:lang w:eastAsia="he-IL"/>
        </w:rPr>
        <w:t xml:space="preserve"> </w:t>
      </w:r>
      <w:r>
        <w:rPr>
          <w:rFonts w:ascii="Times New Roman" w:eastAsia="Times New Roman" w:hAnsi="Times New Roman" w:cs="David" w:hint="cs"/>
          <w:color w:val="00B0F0"/>
          <w:sz w:val="24"/>
          <w:szCs w:val="24"/>
          <w:u w:val="single"/>
          <w:rtl/>
          <w:lang w:eastAsia="he-IL"/>
        </w:rPr>
        <w:t xml:space="preserve">          </w:t>
      </w:r>
    </w:p>
    <w:p w14:paraId="63C6AE00" w14:textId="77777777" w:rsidR="00D53CB3" w:rsidRPr="009130F0" w:rsidRDefault="00D53CB3" w:rsidP="00D53CB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580E22B8" w14:textId="77777777" w:rsidR="00D53CB3" w:rsidRPr="009130F0" w:rsidRDefault="00D53CB3" w:rsidP="00D53CB3">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u w:val="single"/>
            <w:rtl/>
            <w:lang w:eastAsia="he-IL"/>
          </w:rPr>
          <w:alias w:val="שם ספק"/>
          <w:tag w:val="cntSupllierName"/>
          <w:id w:val="-1390018325"/>
          <w:placeholder>
            <w:docPart w:val="CE2645320CF54187A91080CEA39D01F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89" w:author="גרמן קגנובסקי" w:date="2020-11-02T10:35:00Z">
            <w:r w:rsidR="008851FA">
              <w:rPr>
                <w:rFonts w:ascii="Times New Roman" w:eastAsia="Times New Roman" w:hAnsi="Times New Roman" w:cs="David" w:hint="cs"/>
                <w:color w:val="00B0F0"/>
                <w:sz w:val="24"/>
                <w:szCs w:val="24"/>
                <w:u w:val="single"/>
                <w:rtl/>
                <w:lang w:eastAsia="he-IL"/>
              </w:rPr>
              <w:t>מיכל גינזבורג</w:t>
            </w:r>
          </w:ins>
        </w:sdtContent>
      </w:sdt>
    </w:p>
    <w:p w14:paraId="3156DC30" w14:textId="77777777" w:rsidR="00D53CB3" w:rsidRDefault="00D53CB3" w:rsidP="00D53CB3">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6C49F421"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6C2775E5"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40E2BF36"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אישור</w:t>
      </w:r>
    </w:p>
    <w:p w14:paraId="55CE5F8B"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(להלן:"</w:t>
      </w:r>
      <w:r w:rsidRPr="00B27B4C">
        <w:rPr>
          <w:rFonts w:ascii="Times New Roman" w:eastAsia="Times New Roman" w:hAnsi="Times New Roman" w:cs="David" w:hint="cs"/>
          <w:b/>
          <w:bCs/>
          <w:sz w:val="24"/>
          <w:szCs w:val="24"/>
          <w:rtl/>
          <w:lang w:eastAsia="he-IL"/>
        </w:rPr>
        <w:t>החברה</w:t>
      </w:r>
      <w:r w:rsidRPr="00B27B4C">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69344B09" w14:textId="77777777" w:rsidR="00D53CB3" w:rsidRPr="00B27B4C" w:rsidRDefault="00D53CB3" w:rsidP="00D53CB3">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162F758F" w14:textId="77777777" w:rsidR="00D53CB3" w:rsidRPr="00B27B4C" w:rsidRDefault="00D53CB3" w:rsidP="00D53CB3">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תאריך : _______   </w:t>
      </w:r>
      <w:r w:rsidRPr="00B27B4C">
        <w:rPr>
          <w:rFonts w:ascii="Times New Roman" w:eastAsia="Times New Roman" w:hAnsi="Times New Roman" w:cs="David" w:hint="cs"/>
          <w:sz w:val="24"/>
          <w:szCs w:val="24"/>
          <w:rtl/>
          <w:lang w:eastAsia="he-IL"/>
        </w:rPr>
        <w:tab/>
        <w:t>חתימה וחותמת עו"ד/רו"ח : _______________________</w:t>
      </w:r>
    </w:p>
    <w:p w14:paraId="35BDA7E5" w14:textId="77777777" w:rsidR="00D53CB3" w:rsidRPr="00B27B4C" w:rsidRDefault="00D53CB3" w:rsidP="00D53CB3">
      <w:pPr>
        <w:widowControl w:val="0"/>
        <w:spacing w:before="0" w:beforeAutospacing="0" w:after="0" w:afterAutospacing="0" w:line="240" w:lineRule="auto"/>
        <w:rPr>
          <w:rFonts w:ascii="Times New Roman" w:eastAsia="Times New Roman" w:hAnsi="Times New Roman" w:cs="David"/>
          <w:sz w:val="20"/>
          <w:szCs w:val="20"/>
          <w:rtl/>
          <w:lang w:eastAsia="he-IL"/>
        </w:rPr>
      </w:pPr>
    </w:p>
    <w:p w14:paraId="47DED7D4" w14:textId="77777777" w:rsidR="00D53CB3" w:rsidRPr="00B27B4C" w:rsidRDefault="00D53CB3" w:rsidP="00D53CB3">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4B0ABF79"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color w:val="999999"/>
          <w:sz w:val="18"/>
          <w:szCs w:val="18"/>
          <w:rtl/>
          <w:lang w:eastAsia="he-IL"/>
        </w:rPr>
      </w:pPr>
    </w:p>
    <w:p w14:paraId="76606E87" w14:textId="77777777" w:rsidR="00D53CB3" w:rsidRPr="00B27B4C" w:rsidRDefault="00D53CB3" w:rsidP="00D53CB3">
      <w:pPr>
        <w:spacing w:before="0" w:beforeAutospacing="0" w:after="0" w:afterAutospacing="0" w:line="240" w:lineRule="auto"/>
        <w:rPr>
          <w:rFonts w:ascii="Times New Roman" w:eastAsia="Times New Roman" w:hAnsi="Times New Roman" w:cs="David"/>
          <w:sz w:val="20"/>
          <w:szCs w:val="24"/>
          <w:rtl/>
        </w:rPr>
      </w:pPr>
    </w:p>
    <w:p w14:paraId="6C7D2E9F" w14:textId="77777777" w:rsidR="001A69D5" w:rsidRPr="0045396B" w:rsidRDefault="001A69D5" w:rsidP="00D53CB3">
      <w:pPr>
        <w:widowControl w:val="0"/>
        <w:spacing w:before="0" w:beforeAutospacing="0" w:after="0" w:afterAutospacing="0" w:line="240" w:lineRule="auto"/>
        <w:jc w:val="center"/>
        <w:outlineLvl w:val="7"/>
      </w:pPr>
    </w:p>
    <w:sectPr w:rsidR="001A69D5" w:rsidRPr="0045396B" w:rsidSect="00CF334C">
      <w:headerReference w:type="default" r:id="rId14"/>
      <w:footerReference w:type="default" r:id="rId15"/>
      <w:pgSz w:w="11906" w:h="16838"/>
      <w:pgMar w:top="1440" w:right="1800" w:bottom="851" w:left="1800" w:header="708" w:footer="13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6303AFC" w14:textId="77777777" w:rsidR="00EE027A" w:rsidRDefault="00EE027A" w:rsidP="00AF234B">
      <w:pPr>
        <w:spacing w:before="0" w:after="0" w:line="240" w:lineRule="auto"/>
      </w:pPr>
      <w:r>
        <w:separator/>
      </w:r>
    </w:p>
  </w:endnote>
  <w:endnote w:type="continuationSeparator" w:id="0">
    <w:p w14:paraId="5906E278" w14:textId="77777777" w:rsidR="00EE027A" w:rsidRDefault="00EE027A" w:rsidP="00AF234B">
      <w:pPr>
        <w:spacing w:before="0" w:after="0" w:line="240" w:lineRule="auto"/>
      </w:pPr>
      <w:r>
        <w:continuationSeparator/>
      </w:r>
    </w:p>
  </w:endnote>
  <w:endnote w:type="continuationNotice" w:id="1">
    <w:p w14:paraId="229D8215" w14:textId="77777777" w:rsidR="00EE027A" w:rsidRDefault="00EE027A">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David">
    <w:panose1 w:val="020E0502060401010101"/>
    <w:charset w:val="B1"/>
    <w:family w:val="swiss"/>
    <w:pitch w:val="variable"/>
    <w:sig w:usb0="00000801" w:usb1="00000000" w:usb2="00000000" w:usb3="00000000" w:csb0="0000002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06F" w:usb1="1200FBEF" w:usb2="0064C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1"/>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1"/>
      <w:gridCol w:w="1603"/>
      <w:gridCol w:w="2810"/>
      <w:gridCol w:w="232"/>
      <w:gridCol w:w="1038"/>
      <w:gridCol w:w="1812"/>
    </w:tblGrid>
    <w:tr w:rsidR="00EE027A" w:rsidRPr="00F9528C" w14:paraId="5C8F4D73" w14:textId="77777777" w:rsidTr="008851FA">
      <w:tc>
        <w:tcPr>
          <w:tcW w:w="753" w:type="dxa"/>
        </w:tcPr>
        <w:p w14:paraId="50911136" w14:textId="77777777" w:rsidR="00EE027A" w:rsidRPr="00F9528C" w:rsidRDefault="00EE027A" w:rsidP="008851FA">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פרויקט</w:t>
          </w:r>
          <w:r>
            <w:rPr>
              <w:rFonts w:ascii="David" w:hAnsi="David" w:hint="cs"/>
              <w:sz w:val="20"/>
              <w:szCs w:val="20"/>
              <w:rtl/>
            </w:rPr>
            <w:t>:</w:t>
          </w:r>
          <w:r w:rsidRPr="00F9528C">
            <w:rPr>
              <w:rFonts w:ascii="David" w:hAnsi="David" w:hint="cs"/>
              <w:sz w:val="20"/>
              <w:szCs w:val="20"/>
              <w:rtl/>
            </w:rPr>
            <w:t xml:space="preserve"> </w:t>
          </w:r>
        </w:p>
      </w:tc>
      <w:sdt>
        <w:sdtPr>
          <w:rPr>
            <w:rFonts w:ascii="David" w:hAnsi="David"/>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tc>
            <w:tcPr>
              <w:tcW w:w="1883" w:type="dxa"/>
            </w:tcPr>
            <w:p w14:paraId="684E1FF4" w14:textId="3105302E" w:rsidR="00EE027A" w:rsidRPr="00F9528C" w:rsidRDefault="00EE027A" w:rsidP="008851FA">
              <w:pPr>
                <w:tabs>
                  <w:tab w:val="center" w:pos="4153"/>
                  <w:tab w:val="right" w:pos="8306"/>
                </w:tabs>
                <w:spacing w:before="0" w:after="0" w:line="240" w:lineRule="auto"/>
                <w:rPr>
                  <w:rFonts w:ascii="David" w:hAnsi="David"/>
                  <w:color w:val="00B0F0"/>
                  <w:sz w:val="20"/>
                  <w:szCs w:val="20"/>
                  <w:rtl/>
                </w:rPr>
              </w:pPr>
              <w:ins w:id="90" w:author="גרמן קגנובסקי" w:date="2020-12-09T14:57:00Z">
                <w:r>
                  <w:rPr>
                    <w:rFonts w:ascii="David" w:hAnsi="David" w:hint="cs"/>
                    <w:color w:val="00B0F0"/>
                    <w:sz w:val="20"/>
                    <w:szCs w:val="20"/>
                    <w:rtl/>
                  </w:rPr>
                  <w:t>סביוני ראשון לציון</w:t>
                </w:r>
              </w:ins>
            </w:p>
          </w:tc>
        </w:sdtContent>
      </w:sdt>
      <w:tc>
        <w:tcPr>
          <w:tcW w:w="2232" w:type="dxa"/>
        </w:tcPr>
        <w:p w14:paraId="182CBD98" w14:textId="77777777" w:rsidR="00EE027A" w:rsidRPr="00F9528C" w:rsidRDefault="00EE027A" w:rsidP="008851FA">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Pr>
                  <w:rFonts w:ascii="David" w:hAnsi="David" w:hint="cs"/>
                  <w:sz w:val="20"/>
                  <w:szCs w:val="20"/>
                  <w:rtl/>
                </w:rPr>
                <w:t>מעצב פנים</w:t>
              </w:r>
            </w:sdtContent>
          </w:sdt>
        </w:p>
      </w:tc>
      <w:tc>
        <w:tcPr>
          <w:tcW w:w="236" w:type="dxa"/>
        </w:tcPr>
        <w:p w14:paraId="07721D8E" w14:textId="77777777" w:rsidR="00EE027A" w:rsidRPr="00F9528C" w:rsidRDefault="00EE027A" w:rsidP="008851FA">
          <w:pPr>
            <w:tabs>
              <w:tab w:val="center" w:pos="4153"/>
              <w:tab w:val="right" w:pos="8306"/>
            </w:tabs>
            <w:spacing w:before="0" w:after="0" w:line="240" w:lineRule="auto"/>
            <w:rPr>
              <w:rFonts w:ascii="David" w:hAnsi="David"/>
              <w:sz w:val="16"/>
              <w:szCs w:val="16"/>
              <w:rtl/>
            </w:rPr>
          </w:pPr>
        </w:p>
      </w:tc>
      <w:tc>
        <w:tcPr>
          <w:tcW w:w="1129" w:type="dxa"/>
        </w:tcPr>
        <w:p w14:paraId="3FE47FF1" w14:textId="77777777" w:rsidR="00EE027A" w:rsidRPr="00F9528C" w:rsidRDefault="00EE027A" w:rsidP="008851FA">
          <w:pPr>
            <w:tabs>
              <w:tab w:val="center" w:pos="4153"/>
              <w:tab w:val="right" w:pos="8306"/>
            </w:tabs>
            <w:spacing w:before="0" w:after="0" w:line="240" w:lineRule="auto"/>
            <w:rPr>
              <w:rFonts w:ascii="David" w:hAnsi="David"/>
              <w:sz w:val="20"/>
              <w:szCs w:val="20"/>
              <w:rtl/>
            </w:rPr>
          </w:pPr>
          <w:r w:rsidRPr="00F9528C">
            <w:rPr>
              <w:rFonts w:ascii="David" w:hAnsi="David"/>
              <w:sz w:val="20"/>
              <w:szCs w:val="20"/>
              <w:rtl/>
            </w:rPr>
            <w:t>מס' חוזה</w:t>
          </w:r>
          <w:r w:rsidRPr="00F9528C">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Content>
          <w:tc>
            <w:tcPr>
              <w:tcW w:w="2073" w:type="dxa"/>
            </w:tcPr>
            <w:p w14:paraId="3C0D1299" w14:textId="3F5CD9BC" w:rsidR="00EE027A" w:rsidRPr="00F9528C" w:rsidRDefault="00EE027A" w:rsidP="008851FA">
              <w:pPr>
                <w:tabs>
                  <w:tab w:val="center" w:pos="4153"/>
                  <w:tab w:val="right" w:pos="8306"/>
                </w:tabs>
                <w:spacing w:before="0" w:after="0" w:line="240" w:lineRule="auto"/>
                <w:rPr>
                  <w:rFonts w:ascii="David" w:hAnsi="David"/>
                  <w:sz w:val="20"/>
                  <w:szCs w:val="20"/>
                  <w:rtl/>
                </w:rPr>
              </w:pPr>
              <w:del w:id="91" w:author="גרמן קגנובסקי" w:date="2020-11-02T15:54:00Z">
                <w:r w:rsidDel="005420F1">
                  <w:rPr>
                    <w:rFonts w:ascii="David" w:hAnsi="David" w:hint="cs"/>
                    <w:sz w:val="20"/>
                    <w:szCs w:val="20"/>
                  </w:rPr>
                  <w:delText>CONT-5-669</w:delText>
                </w:r>
              </w:del>
              <w:ins w:id="92" w:author="גרמן קגנובסקי" w:date="2020-11-02T15:54:00Z">
                <w:r>
                  <w:rPr>
                    <w:rFonts w:ascii="David" w:hAnsi="David" w:hint="cs"/>
                    <w:sz w:val="20"/>
                    <w:szCs w:val="20"/>
                  </w:rPr>
                  <w:t>CO</w:t>
                </w:r>
                <w:r>
                  <w:rPr>
                    <w:rFonts w:ascii="David" w:hAnsi="David" w:hint="cs"/>
                    <w:sz w:val="20"/>
                    <w:szCs w:val="20"/>
                    <w:rtl/>
                  </w:rPr>
                  <w:t>NT-10-1967</w:t>
                </w:r>
              </w:ins>
            </w:p>
          </w:tc>
        </w:sdtContent>
      </w:sdt>
    </w:tr>
    <w:tr w:rsidR="00EE027A" w:rsidRPr="00F9528C" w14:paraId="456920F6" w14:textId="77777777" w:rsidTr="008851FA">
      <w:tc>
        <w:tcPr>
          <w:tcW w:w="753" w:type="dxa"/>
        </w:tcPr>
        <w:p w14:paraId="009B14C4" w14:textId="77777777" w:rsidR="00EE027A" w:rsidRPr="00F9528C" w:rsidRDefault="00EE027A" w:rsidP="008851FA">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ספק:</w:t>
          </w:r>
        </w:p>
      </w:tc>
      <w:sdt>
        <w:sdtPr>
          <w:rPr>
            <w:rFonts w:ascii="David" w:hAnsi="David"/>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tc>
            <w:tcPr>
              <w:tcW w:w="1883" w:type="dxa"/>
            </w:tcPr>
            <w:p w14:paraId="58784A77" w14:textId="77777777" w:rsidR="00EE027A" w:rsidRPr="00F9528C" w:rsidRDefault="00EE027A" w:rsidP="008851FA">
              <w:pPr>
                <w:tabs>
                  <w:tab w:val="center" w:pos="4153"/>
                  <w:tab w:val="right" w:pos="8306"/>
                </w:tabs>
                <w:spacing w:before="0" w:after="0" w:line="240" w:lineRule="auto"/>
                <w:rPr>
                  <w:rFonts w:ascii="David" w:hAnsi="David"/>
                  <w:color w:val="00B0F0"/>
                  <w:sz w:val="20"/>
                  <w:szCs w:val="20"/>
                  <w:rtl/>
                </w:rPr>
              </w:pPr>
              <w:ins w:id="93" w:author="גרמן קגנובסקי" w:date="2020-11-02T10:35:00Z">
                <w:r>
                  <w:rPr>
                    <w:rFonts w:ascii="David" w:hAnsi="David" w:hint="cs"/>
                    <w:color w:val="00B0F0"/>
                    <w:sz w:val="20"/>
                    <w:szCs w:val="20"/>
                    <w:rtl/>
                  </w:rPr>
                  <w:t>מיכל גינזבורג</w:t>
                </w:r>
              </w:ins>
            </w:p>
          </w:tc>
        </w:sdtContent>
      </w:sdt>
      <w:tc>
        <w:tcPr>
          <w:tcW w:w="2232" w:type="dxa"/>
        </w:tcPr>
        <w:tbl>
          <w:tblPr>
            <w:tblStyle w:val="11"/>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EE027A" w:rsidRPr="00F9528C" w14:paraId="15C9982A" w14:textId="77777777" w:rsidTr="008851FA">
            <w:trPr>
              <w:trHeight w:val="201"/>
            </w:trPr>
            <w:tc>
              <w:tcPr>
                <w:tcW w:w="926" w:type="dxa"/>
              </w:tcPr>
              <w:p w14:paraId="19CD97F7" w14:textId="77777777" w:rsidR="00EE027A" w:rsidRPr="00F9528C" w:rsidRDefault="00EE027A" w:rsidP="008851FA">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Content>
                <w:tc>
                  <w:tcPr>
                    <w:tcW w:w="1668" w:type="dxa"/>
                  </w:tcPr>
                  <w:p w14:paraId="7F4BB0C6" w14:textId="5FFA99F1" w:rsidR="00EE027A" w:rsidRPr="00F9528C" w:rsidRDefault="00EE027A" w:rsidP="008851FA">
                    <w:pPr>
                      <w:tabs>
                        <w:tab w:val="center" w:pos="4153"/>
                        <w:tab w:val="right" w:pos="8306"/>
                      </w:tabs>
                      <w:spacing w:before="0" w:after="0" w:line="240" w:lineRule="auto"/>
                      <w:ind w:left="1" w:hanging="1"/>
                      <w:rPr>
                        <w:rFonts w:ascii="David" w:hAnsi="David"/>
                        <w:color w:val="00B0F0"/>
                        <w:sz w:val="20"/>
                        <w:szCs w:val="20"/>
                        <w:rtl/>
                      </w:rPr>
                    </w:pPr>
                    <w:ins w:id="94" w:author="גרמן קגנובסקי" w:date="2020-12-09T15:04:00Z">
                      <w:r>
                        <w:rPr>
                          <w:rFonts w:ascii="David" w:hAnsi="David" w:hint="cs"/>
                          <w:color w:val="00B0F0"/>
                          <w:sz w:val="20"/>
                          <w:szCs w:val="20"/>
                          <w:rtl/>
                        </w:rPr>
                        <w:t>0.5</w:t>
                      </w:r>
                    </w:ins>
                  </w:p>
                </w:tc>
              </w:sdtContent>
            </w:sdt>
          </w:tr>
        </w:tbl>
        <w:p w14:paraId="71DF3D06" w14:textId="77777777" w:rsidR="00EE027A" w:rsidRPr="00F9528C" w:rsidRDefault="00EE027A" w:rsidP="008851FA">
          <w:pPr>
            <w:tabs>
              <w:tab w:val="center" w:pos="4153"/>
              <w:tab w:val="right" w:pos="8306"/>
            </w:tabs>
            <w:spacing w:before="0" w:after="0" w:line="240" w:lineRule="auto"/>
            <w:rPr>
              <w:rFonts w:ascii="David" w:hAnsi="David"/>
              <w:sz w:val="20"/>
              <w:szCs w:val="20"/>
              <w:rtl/>
            </w:rPr>
          </w:pPr>
        </w:p>
      </w:tc>
      <w:tc>
        <w:tcPr>
          <w:tcW w:w="236" w:type="dxa"/>
        </w:tcPr>
        <w:p w14:paraId="1C35111C" w14:textId="77777777" w:rsidR="00EE027A" w:rsidRPr="00F9528C" w:rsidRDefault="00EE027A" w:rsidP="008851FA">
          <w:pPr>
            <w:tabs>
              <w:tab w:val="center" w:pos="4153"/>
              <w:tab w:val="right" w:pos="8306"/>
            </w:tabs>
            <w:spacing w:before="0" w:after="0" w:line="240" w:lineRule="auto"/>
            <w:rPr>
              <w:rFonts w:ascii="David" w:hAnsi="David"/>
              <w:sz w:val="20"/>
              <w:szCs w:val="20"/>
              <w:rtl/>
            </w:rPr>
          </w:pPr>
        </w:p>
      </w:tc>
      <w:tc>
        <w:tcPr>
          <w:tcW w:w="1129" w:type="dxa"/>
        </w:tcPr>
        <w:p w14:paraId="3ADE1173" w14:textId="77777777" w:rsidR="00EE027A" w:rsidRPr="00F9528C" w:rsidRDefault="00EE027A" w:rsidP="008851FA">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סטטוס:</w:t>
          </w:r>
        </w:p>
      </w:tc>
      <w:tc>
        <w:tcPr>
          <w:tcW w:w="2073" w:type="dxa"/>
        </w:tcPr>
        <w:p w14:paraId="74503E0B" w14:textId="34D9B4DC" w:rsidR="00EE027A" w:rsidRPr="00F9528C" w:rsidRDefault="00EE027A" w:rsidP="008851FA">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Content>
              <w:ins w:id="95" w:author="גרמן קגנובסקי" w:date="2020-12-09T14:56:00Z">
                <w:r>
                  <w:rPr>
                    <w:rFonts w:ascii="David" w:hAnsi="David" w:hint="cs"/>
                    <w:sz w:val="20"/>
                    <w:szCs w:val="20"/>
                    <w:rtl/>
                  </w:rPr>
                  <w:t>3;#</w:t>
                </w:r>
                <w:r>
                  <w:rPr>
                    <w:rFonts w:ascii="David" w:hAnsi="David" w:hint="cs"/>
                    <w:sz w:val="20"/>
                    <w:szCs w:val="20"/>
                  </w:rPr>
                  <w:t>Draft</w:t>
                </w:r>
              </w:ins>
            </w:sdtContent>
          </w:sdt>
        </w:p>
      </w:tc>
    </w:tr>
    <w:tr w:rsidR="00EE027A" w:rsidRPr="00F9528C" w14:paraId="4499F847" w14:textId="77777777" w:rsidTr="008851FA">
      <w:trPr>
        <w:trHeight w:val="80"/>
      </w:trPr>
      <w:tc>
        <w:tcPr>
          <w:tcW w:w="753" w:type="dxa"/>
        </w:tcPr>
        <w:p w14:paraId="6D2245AC" w14:textId="77777777" w:rsidR="00EE027A" w:rsidRPr="00F9528C" w:rsidRDefault="00EE027A" w:rsidP="008851FA">
          <w:pPr>
            <w:tabs>
              <w:tab w:val="center" w:pos="4153"/>
              <w:tab w:val="right" w:pos="8306"/>
            </w:tabs>
            <w:spacing w:before="0" w:after="0" w:line="240" w:lineRule="auto"/>
            <w:rPr>
              <w:rFonts w:ascii="David" w:hAnsi="David"/>
              <w:sz w:val="20"/>
              <w:szCs w:val="20"/>
              <w:rtl/>
            </w:rPr>
          </w:pPr>
        </w:p>
      </w:tc>
      <w:tc>
        <w:tcPr>
          <w:tcW w:w="1883" w:type="dxa"/>
        </w:tcPr>
        <w:p w14:paraId="56D7BC30" w14:textId="77777777" w:rsidR="00EE027A" w:rsidRPr="00F9528C" w:rsidRDefault="00EE027A" w:rsidP="008851FA">
          <w:pPr>
            <w:tabs>
              <w:tab w:val="center" w:pos="4153"/>
              <w:tab w:val="right" w:pos="8306"/>
            </w:tabs>
            <w:spacing w:before="0" w:after="0" w:line="240" w:lineRule="auto"/>
            <w:rPr>
              <w:rFonts w:ascii="David" w:hAnsi="David"/>
              <w:color w:val="00B0F0"/>
              <w:sz w:val="20"/>
              <w:szCs w:val="20"/>
              <w:rtl/>
            </w:rPr>
          </w:pPr>
        </w:p>
      </w:tc>
      <w:tc>
        <w:tcPr>
          <w:tcW w:w="2232" w:type="dxa"/>
        </w:tcPr>
        <w:p w14:paraId="2D5B5C13" w14:textId="77777777" w:rsidR="00EE027A" w:rsidRPr="00F9528C" w:rsidRDefault="00EE027A" w:rsidP="008851FA">
          <w:pPr>
            <w:tabs>
              <w:tab w:val="center" w:pos="4153"/>
              <w:tab w:val="right" w:pos="8306"/>
            </w:tabs>
            <w:spacing w:before="0" w:after="0" w:line="240" w:lineRule="auto"/>
            <w:rPr>
              <w:rFonts w:ascii="David" w:hAnsi="David"/>
              <w:sz w:val="20"/>
              <w:szCs w:val="20"/>
              <w:rtl/>
            </w:rPr>
          </w:pPr>
        </w:p>
      </w:tc>
      <w:tc>
        <w:tcPr>
          <w:tcW w:w="236" w:type="dxa"/>
        </w:tcPr>
        <w:p w14:paraId="24E80831" w14:textId="77777777" w:rsidR="00EE027A" w:rsidRPr="00F9528C" w:rsidRDefault="00EE027A" w:rsidP="008851FA">
          <w:pPr>
            <w:tabs>
              <w:tab w:val="center" w:pos="4153"/>
              <w:tab w:val="right" w:pos="8306"/>
            </w:tabs>
            <w:spacing w:before="0" w:after="0" w:line="240" w:lineRule="auto"/>
            <w:rPr>
              <w:rFonts w:ascii="David" w:hAnsi="David"/>
              <w:sz w:val="20"/>
              <w:szCs w:val="20"/>
              <w:rtl/>
            </w:rPr>
          </w:pPr>
        </w:p>
      </w:tc>
      <w:tc>
        <w:tcPr>
          <w:tcW w:w="1129" w:type="dxa"/>
        </w:tcPr>
        <w:p w14:paraId="748EF79F" w14:textId="77777777" w:rsidR="00EE027A" w:rsidRPr="00F9528C" w:rsidRDefault="00EE027A" w:rsidP="008851FA">
          <w:pPr>
            <w:tabs>
              <w:tab w:val="center" w:pos="4153"/>
              <w:tab w:val="right" w:pos="8306"/>
            </w:tabs>
            <w:spacing w:before="0" w:after="0" w:line="240" w:lineRule="auto"/>
            <w:rPr>
              <w:rFonts w:ascii="David" w:hAnsi="David"/>
              <w:sz w:val="20"/>
              <w:szCs w:val="20"/>
              <w:rtl/>
            </w:rPr>
          </w:pPr>
        </w:p>
      </w:tc>
      <w:tc>
        <w:tcPr>
          <w:tcW w:w="2073" w:type="dxa"/>
        </w:tcPr>
        <w:p w14:paraId="2BBE74F7" w14:textId="77777777" w:rsidR="00EE027A" w:rsidRPr="00F9528C" w:rsidRDefault="00EE027A" w:rsidP="008851FA">
          <w:pPr>
            <w:tabs>
              <w:tab w:val="center" w:pos="4153"/>
              <w:tab w:val="right" w:pos="8306"/>
            </w:tabs>
            <w:spacing w:before="0" w:after="0" w:line="240" w:lineRule="auto"/>
            <w:rPr>
              <w:rFonts w:ascii="David" w:hAnsi="David"/>
              <w:sz w:val="20"/>
              <w:szCs w:val="20"/>
              <w:rtl/>
            </w:rPr>
          </w:pPr>
        </w:p>
      </w:tc>
    </w:tr>
  </w:tbl>
  <w:p w14:paraId="61D69FBF" w14:textId="77777777" w:rsidR="00EE027A" w:rsidRPr="00EA2413" w:rsidRDefault="00EE027A" w:rsidP="00EA2413">
    <w:pPr>
      <w:spacing w:before="0" w:beforeAutospacing="0" w:after="0" w:afterAutospacing="0" w:line="240" w:lineRule="auto"/>
      <w:rPr>
        <w:rFonts w:ascii="Arial" w:hAnsi="Arial" w:cs="Arial"/>
        <w:sz w:val="16"/>
        <w:szCs w:val="16"/>
      </w:rPr>
    </w:pPr>
    <w:r w:rsidRPr="00F9528C">
      <w:rPr>
        <w:rFonts w:ascii="Arial" w:hAnsi="Arial" w:cs="Arial" w:hint="cs"/>
        <w:sz w:val="16"/>
        <w:szCs w:val="16"/>
        <w:rtl/>
      </w:rPr>
      <w:t xml:space="preserve">   </w:t>
    </w:r>
    <w:r w:rsidRPr="00F9528C">
      <w:rPr>
        <w:rFonts w:ascii="Arial" w:hAnsi="Arial" w:cs="Arial"/>
        <w:sz w:val="16"/>
        <w:szCs w:val="16"/>
        <w:rtl/>
      </w:rPr>
      <w:t>© וקסלר, ברגמן ושות' עורכי-דין</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A987163" w14:textId="77777777" w:rsidR="00EE027A" w:rsidRDefault="00EE027A" w:rsidP="00AF234B">
      <w:pPr>
        <w:spacing w:before="0" w:after="0" w:line="240" w:lineRule="auto"/>
      </w:pPr>
      <w:r>
        <w:separator/>
      </w:r>
    </w:p>
  </w:footnote>
  <w:footnote w:type="continuationSeparator" w:id="0">
    <w:p w14:paraId="20F806F8" w14:textId="77777777" w:rsidR="00EE027A" w:rsidRDefault="00EE027A" w:rsidP="00AF234B">
      <w:pPr>
        <w:spacing w:before="0" w:after="0" w:line="240" w:lineRule="auto"/>
      </w:pPr>
      <w:r>
        <w:continuationSeparator/>
      </w:r>
    </w:p>
  </w:footnote>
  <w:footnote w:type="continuationNotice" w:id="1">
    <w:p w14:paraId="5F2F8F91" w14:textId="77777777" w:rsidR="00EE027A" w:rsidRDefault="00EE027A">
      <w:pPr>
        <w:spacing w:before="0"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792596257"/>
      <w:docPartObj>
        <w:docPartGallery w:val="Page Numbers (Top of Page)"/>
        <w:docPartUnique/>
      </w:docPartObj>
    </w:sdtPr>
    <w:sdtContent>
      <w:p w14:paraId="43E38879" w14:textId="77777777" w:rsidR="00EE027A" w:rsidRDefault="00EE027A" w:rsidP="00CF334C">
        <w:pPr>
          <w:pStyle w:val="Header"/>
          <w:jc w:val="center"/>
        </w:pPr>
        <w:r>
          <w:fldChar w:fldCharType="begin"/>
        </w:r>
        <w:r>
          <w:instrText xml:space="preserve"> PAGE   \* MERGEFORMAT </w:instrText>
        </w:r>
        <w:r>
          <w:fldChar w:fldCharType="separate"/>
        </w:r>
        <w:r w:rsidR="002E3856">
          <w:rPr>
            <w:noProof/>
            <w:rtl/>
          </w:rPr>
          <w:t>16</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D24062"/>
    <w:multiLevelType w:val="singleLevel"/>
    <w:tmpl w:val="F4B66A62"/>
    <w:lvl w:ilvl="0">
      <w:start w:val="1"/>
      <w:numFmt w:val="hebrew1"/>
      <w:lvlText w:val="%1."/>
      <w:lvlJc w:val="left"/>
      <w:pPr>
        <w:tabs>
          <w:tab w:val="num" w:pos="2160"/>
        </w:tabs>
        <w:ind w:left="2160" w:hanging="720"/>
      </w:pPr>
      <w:rPr>
        <w:rFonts w:cs="David" w:hint="cs"/>
        <w:bCs w:val="0"/>
        <w:iCs w:val="0"/>
        <w:sz w:val="24"/>
        <w:szCs w:val="24"/>
      </w:rPr>
    </w:lvl>
  </w:abstractNum>
  <w:abstractNum w:abstractNumId="1">
    <w:nsid w:val="04EB4B0B"/>
    <w:multiLevelType w:val="multilevel"/>
    <w:tmpl w:val="BA2811C6"/>
    <w:lvl w:ilvl="0">
      <w:start w:val="1"/>
      <w:numFmt w:val="decimal"/>
      <w:lvlText w:val="%1."/>
      <w:lvlJc w:val="left"/>
      <w:pPr>
        <w:tabs>
          <w:tab w:val="num" w:pos="720"/>
        </w:tabs>
        <w:ind w:left="720" w:hanging="720"/>
      </w:pPr>
      <w:rPr>
        <w:rFonts w:cs="Times New Roman" w:hint="default"/>
        <w:b/>
        <w:bCs w:val="0"/>
        <w:sz w:val="24"/>
        <w:u w:val="none"/>
      </w:rPr>
    </w:lvl>
    <w:lvl w:ilvl="1">
      <w:start w:val="1"/>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2">
    <w:nsid w:val="0958317F"/>
    <w:multiLevelType w:val="multilevel"/>
    <w:tmpl w:val="97BEC2F4"/>
    <w:lvl w:ilvl="0">
      <w:start w:val="1"/>
      <w:numFmt w:val="decimal"/>
      <w:lvlText w:val="%1."/>
      <w:lvlJc w:val="left"/>
      <w:pPr>
        <w:tabs>
          <w:tab w:val="num" w:pos="720"/>
        </w:tabs>
        <w:ind w:left="720" w:hanging="720"/>
      </w:pPr>
      <w:rPr>
        <w:rFonts w:cs="David" w:hint="default"/>
        <w:b w:val="0"/>
        <w:bCs w:val="0"/>
        <w:sz w:val="24"/>
      </w:rPr>
    </w:lvl>
    <w:lvl w:ilvl="1">
      <w:start w:val="4"/>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3">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4">
    <w:nsid w:val="1C297CA9"/>
    <w:multiLevelType w:val="hybridMultilevel"/>
    <w:tmpl w:val="6E9E2392"/>
    <w:lvl w:ilvl="0" w:tplc="04090001">
      <w:start w:val="1"/>
      <w:numFmt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5">
    <w:nsid w:val="1C360AEF"/>
    <w:multiLevelType w:val="multilevel"/>
    <w:tmpl w:val="4B58D046"/>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400"/>
        </w:tabs>
        <w:ind w:left="5400" w:hanging="108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200"/>
        </w:tabs>
        <w:ind w:left="7200" w:hanging="1440"/>
      </w:pPr>
      <w:rPr>
        <w:rFonts w:hint="default"/>
      </w:rPr>
    </w:lvl>
  </w:abstractNum>
  <w:abstractNum w:abstractNumId="6">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7">
    <w:nsid w:val="1FA95FC9"/>
    <w:multiLevelType w:val="hybridMultilevel"/>
    <w:tmpl w:val="F940CA34"/>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nsid w:val="21526FB0"/>
    <w:multiLevelType w:val="hybridMultilevel"/>
    <w:tmpl w:val="25546D26"/>
    <w:lvl w:ilvl="0" w:tplc="31B2E7FC">
      <w:start w:val="1"/>
      <w:numFmt w:val="hebrew1"/>
      <w:lvlText w:val="%1."/>
      <w:lvlJc w:val="left"/>
      <w:pPr>
        <w:tabs>
          <w:tab w:val="num" w:pos="1800"/>
        </w:tabs>
        <w:ind w:left="1800" w:hanging="360"/>
      </w:pPr>
      <w:rPr>
        <w:rFonts w:ascii="Arial" w:hAnsi="Arial" w:cs="David" w:hint="default"/>
        <w:sz w:val="6"/>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10">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11">
    <w:nsid w:val="25667841"/>
    <w:multiLevelType w:val="hybridMultilevel"/>
    <w:tmpl w:val="DBB08F5E"/>
    <w:lvl w:ilvl="0" w:tplc="0E9E069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3">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14">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5">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6">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8">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19">
    <w:nsid w:val="45AC0E31"/>
    <w:multiLevelType w:val="multilevel"/>
    <w:tmpl w:val="276C9FDC"/>
    <w:lvl w:ilvl="0">
      <w:start w:val="1"/>
      <w:numFmt w:val="decimal"/>
      <w:lvlText w:val="%1."/>
      <w:lvlJc w:val="right"/>
      <w:pPr>
        <w:tabs>
          <w:tab w:val="num" w:pos="1440"/>
        </w:tabs>
        <w:ind w:left="1440" w:hanging="720"/>
      </w:pPr>
      <w:rPr>
        <w:rFonts w:cs="Times New Roman" w:hint="default"/>
      </w:rPr>
    </w:lvl>
    <w:lvl w:ilvl="1">
      <w:start w:val="1"/>
      <w:numFmt w:val="lowerRoman"/>
      <w:lvlText w:val="%2."/>
      <w:lvlJc w:val="right"/>
      <w:pPr>
        <w:tabs>
          <w:tab w:val="num" w:pos="1800"/>
        </w:tabs>
        <w:ind w:left="1800" w:hanging="360"/>
      </w:pPr>
      <w:rPr>
        <w:rFonts w:cs="Times New Roman"/>
      </w:rPr>
    </w:lvl>
    <w:lvl w:ilvl="2">
      <w:start w:val="1"/>
      <w:numFmt w:val="hebrew2"/>
      <w:lvlText w:val="%3."/>
      <w:lvlJc w:val="left"/>
      <w:pPr>
        <w:tabs>
          <w:tab w:val="num" w:pos="2520"/>
        </w:tabs>
        <w:ind w:left="2520" w:hanging="180"/>
      </w:pPr>
      <w:rPr>
        <w:rFonts w:cs="Times New Roman"/>
        <w:szCs w:val="20"/>
      </w:rPr>
    </w:lvl>
    <w:lvl w:ilvl="3">
      <w:start w:val="1"/>
      <w:numFmt w:val="decimal"/>
      <w:lvlText w:val="%4."/>
      <w:lvlJc w:val="right"/>
      <w:pPr>
        <w:tabs>
          <w:tab w:val="num" w:pos="3240"/>
        </w:tabs>
        <w:ind w:left="3240" w:hanging="360"/>
      </w:pPr>
      <w:rPr>
        <w:rFonts w:cs="Times New Roman"/>
      </w:rPr>
    </w:lvl>
    <w:lvl w:ilvl="4">
      <w:start w:val="1"/>
      <w:numFmt w:val="lowerRoman"/>
      <w:lvlText w:val="%5."/>
      <w:lvlJc w:val="right"/>
      <w:pPr>
        <w:tabs>
          <w:tab w:val="num" w:pos="3960"/>
        </w:tabs>
        <w:ind w:left="3960" w:hanging="360"/>
      </w:pPr>
      <w:rPr>
        <w:rFonts w:cs="Times New Roman"/>
      </w:rPr>
    </w:lvl>
    <w:lvl w:ilvl="5">
      <w:start w:val="1"/>
      <w:numFmt w:val="hebrew2"/>
      <w:lvlText w:val="%6."/>
      <w:lvlJc w:val="left"/>
      <w:pPr>
        <w:tabs>
          <w:tab w:val="num" w:pos="4680"/>
        </w:tabs>
        <w:ind w:left="4680" w:hanging="180"/>
      </w:pPr>
      <w:rPr>
        <w:rFonts w:cs="Times New Roman"/>
        <w:szCs w:val="20"/>
      </w:rPr>
    </w:lvl>
    <w:lvl w:ilvl="6">
      <w:start w:val="1"/>
      <w:numFmt w:val="decimal"/>
      <w:lvlText w:val="%7."/>
      <w:lvlJc w:val="right"/>
      <w:pPr>
        <w:tabs>
          <w:tab w:val="num" w:pos="5400"/>
        </w:tabs>
        <w:ind w:left="5400" w:hanging="360"/>
      </w:pPr>
      <w:rPr>
        <w:rFonts w:cs="Times New Roman"/>
      </w:rPr>
    </w:lvl>
    <w:lvl w:ilvl="7">
      <w:start w:val="1"/>
      <w:numFmt w:val="lowerRoman"/>
      <w:lvlText w:val="%8."/>
      <w:lvlJc w:val="right"/>
      <w:pPr>
        <w:tabs>
          <w:tab w:val="num" w:pos="6120"/>
        </w:tabs>
        <w:ind w:left="6120" w:hanging="360"/>
      </w:pPr>
      <w:rPr>
        <w:rFonts w:cs="Times New Roman"/>
      </w:rPr>
    </w:lvl>
    <w:lvl w:ilvl="8">
      <w:start w:val="1"/>
      <w:numFmt w:val="hebrew2"/>
      <w:lvlText w:val="%9."/>
      <w:lvlJc w:val="left"/>
      <w:pPr>
        <w:tabs>
          <w:tab w:val="num" w:pos="6840"/>
        </w:tabs>
        <w:ind w:left="6840" w:hanging="180"/>
      </w:pPr>
      <w:rPr>
        <w:rFonts w:cs="Times New Roman"/>
        <w:szCs w:val="20"/>
      </w:rPr>
    </w:lvl>
  </w:abstractNum>
  <w:abstractNum w:abstractNumId="20">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21">
    <w:nsid w:val="511D17C3"/>
    <w:multiLevelType w:val="hybridMultilevel"/>
    <w:tmpl w:val="3E4654D6"/>
    <w:lvl w:ilvl="0" w:tplc="3254503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64F62A8"/>
    <w:multiLevelType w:val="hybridMultilevel"/>
    <w:tmpl w:val="C000689C"/>
    <w:lvl w:ilvl="0" w:tplc="04090001">
      <w:start w:val="1"/>
      <w:numFmt w:val="bullet"/>
      <w:lvlText w:val=""/>
      <w:lvlJc w:val="left"/>
      <w:pPr>
        <w:tabs>
          <w:tab w:val="num" w:pos="720"/>
        </w:tabs>
        <w:ind w:left="720" w:hanging="360"/>
      </w:pPr>
      <w:rPr>
        <w:rFonts w:ascii="Symbol" w:hAnsi="Symbol" w:hint="default"/>
      </w:rPr>
    </w:lvl>
    <w:lvl w:ilvl="1" w:tplc="D7EAC54A">
      <w:start w:val="1"/>
      <w:numFmt w:val="bullet"/>
      <w:lvlText w:val=""/>
      <w:lvlJc w:val="left"/>
      <w:pPr>
        <w:ind w:left="1440" w:hanging="360"/>
      </w:pPr>
      <w:rPr>
        <w:rFonts w:ascii="Symbol" w:eastAsia="Calibri" w:hAnsi="Symbol"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24">
    <w:nsid w:val="63AF07BD"/>
    <w:multiLevelType w:val="hybridMultilevel"/>
    <w:tmpl w:val="2DEAD2BE"/>
    <w:lvl w:ilvl="0" w:tplc="04090013">
      <w:start w:val="1"/>
      <w:numFmt w:val="hebrew1"/>
      <w:lvlText w:val="%1."/>
      <w:lvlJc w:val="center"/>
      <w:pPr>
        <w:ind w:left="2160" w:hanging="360"/>
      </w:p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start w:val="1"/>
      <w:numFmt w:val="decimal"/>
      <w:lvlText w:val="%4."/>
      <w:lvlJc w:val="left"/>
      <w:pPr>
        <w:ind w:left="4320" w:hanging="360"/>
      </w:pPr>
    </w:lvl>
    <w:lvl w:ilvl="4" w:tplc="04090019">
      <w:start w:val="1"/>
      <w:numFmt w:val="lowerLetter"/>
      <w:lvlText w:val="%5."/>
      <w:lvlJc w:val="left"/>
      <w:pPr>
        <w:ind w:left="5040" w:hanging="360"/>
      </w:pPr>
    </w:lvl>
    <w:lvl w:ilvl="5" w:tplc="0409001B">
      <w:start w:val="1"/>
      <w:numFmt w:val="lowerRoman"/>
      <w:lvlText w:val="%6."/>
      <w:lvlJc w:val="right"/>
      <w:pPr>
        <w:ind w:left="5760" w:hanging="180"/>
      </w:pPr>
    </w:lvl>
    <w:lvl w:ilvl="6" w:tplc="0409000F">
      <w:start w:val="1"/>
      <w:numFmt w:val="decimal"/>
      <w:lvlText w:val="%7."/>
      <w:lvlJc w:val="left"/>
      <w:pPr>
        <w:ind w:left="6480" w:hanging="360"/>
      </w:pPr>
    </w:lvl>
    <w:lvl w:ilvl="7" w:tplc="04090019">
      <w:start w:val="1"/>
      <w:numFmt w:val="lowerLetter"/>
      <w:lvlText w:val="%8."/>
      <w:lvlJc w:val="left"/>
      <w:pPr>
        <w:ind w:left="7200" w:hanging="360"/>
      </w:pPr>
    </w:lvl>
    <w:lvl w:ilvl="8" w:tplc="0409001B">
      <w:start w:val="1"/>
      <w:numFmt w:val="lowerRoman"/>
      <w:lvlText w:val="%9."/>
      <w:lvlJc w:val="right"/>
      <w:pPr>
        <w:ind w:left="7920" w:hanging="180"/>
      </w:pPr>
    </w:lvl>
  </w:abstractNum>
  <w:abstractNum w:abstractNumId="25">
    <w:nsid w:val="69983D83"/>
    <w:multiLevelType w:val="multilevel"/>
    <w:tmpl w:val="99E69694"/>
    <w:lvl w:ilvl="0">
      <w:start w:val="1"/>
      <w:numFmt w:val="decimal"/>
      <w:lvlText w:val="%1"/>
      <w:lvlJc w:val="left"/>
      <w:pPr>
        <w:tabs>
          <w:tab w:val="num" w:pos="720"/>
        </w:tabs>
        <w:ind w:left="720" w:hanging="720"/>
      </w:pPr>
      <w:rPr>
        <w:rFonts w:cs="Times New Roman"/>
        <w:sz w:val="24"/>
      </w:rPr>
    </w:lvl>
    <w:lvl w:ilvl="1">
      <w:start w:val="1"/>
      <w:numFmt w:val="decimal"/>
      <w:lvlText w:val="%1.%2"/>
      <w:lvlJc w:val="left"/>
      <w:pPr>
        <w:tabs>
          <w:tab w:val="num" w:pos="862"/>
        </w:tabs>
        <w:ind w:left="862" w:hanging="720"/>
      </w:pPr>
      <w:rPr>
        <w:rFonts w:cs="David"/>
        <w:sz w:val="28"/>
        <w:szCs w:val="24"/>
      </w:rPr>
    </w:lvl>
    <w:lvl w:ilvl="2">
      <w:start w:val="1"/>
      <w:numFmt w:val="decimal"/>
      <w:lvlText w:val="%1.%2.%3"/>
      <w:lvlJc w:val="left"/>
      <w:pPr>
        <w:tabs>
          <w:tab w:val="num" w:pos="2160"/>
        </w:tabs>
        <w:ind w:left="2160" w:hanging="720"/>
      </w:pPr>
      <w:rPr>
        <w:rFonts w:cs="Times New Roman"/>
        <w:sz w:val="24"/>
      </w:rPr>
    </w:lvl>
    <w:lvl w:ilvl="3">
      <w:start w:val="1"/>
      <w:numFmt w:val="decimal"/>
      <w:lvlText w:val="%1.%2.%3.%4"/>
      <w:lvlJc w:val="left"/>
      <w:pPr>
        <w:tabs>
          <w:tab w:val="num" w:pos="2880"/>
        </w:tabs>
        <w:ind w:left="2880" w:hanging="720"/>
      </w:pPr>
      <w:rPr>
        <w:rFonts w:cs="Times New Roman"/>
        <w:sz w:val="24"/>
      </w:rPr>
    </w:lvl>
    <w:lvl w:ilvl="4">
      <w:start w:val="1"/>
      <w:numFmt w:val="decimal"/>
      <w:lvlText w:val="%1.%2.%3.%4.%5"/>
      <w:lvlJc w:val="left"/>
      <w:pPr>
        <w:tabs>
          <w:tab w:val="num" w:pos="3960"/>
        </w:tabs>
        <w:ind w:left="3960" w:hanging="1080"/>
      </w:pPr>
      <w:rPr>
        <w:rFonts w:cs="Times New Roman"/>
        <w:sz w:val="24"/>
      </w:rPr>
    </w:lvl>
    <w:lvl w:ilvl="5">
      <w:start w:val="1"/>
      <w:numFmt w:val="decimal"/>
      <w:lvlText w:val="%1.%2.%3.%4.%5.%6"/>
      <w:lvlJc w:val="left"/>
      <w:pPr>
        <w:tabs>
          <w:tab w:val="num" w:pos="4680"/>
        </w:tabs>
        <w:ind w:left="4680" w:hanging="1080"/>
      </w:pPr>
      <w:rPr>
        <w:rFonts w:cs="Times New Roman"/>
        <w:sz w:val="24"/>
      </w:rPr>
    </w:lvl>
    <w:lvl w:ilvl="6">
      <w:start w:val="1"/>
      <w:numFmt w:val="decimal"/>
      <w:lvlText w:val="%1.%2.%3.%4.%5.%6.%7"/>
      <w:lvlJc w:val="left"/>
      <w:pPr>
        <w:tabs>
          <w:tab w:val="num" w:pos="5400"/>
        </w:tabs>
        <w:ind w:left="5400" w:hanging="1080"/>
      </w:pPr>
      <w:rPr>
        <w:rFonts w:cs="Times New Roman"/>
        <w:sz w:val="24"/>
      </w:rPr>
    </w:lvl>
    <w:lvl w:ilvl="7">
      <w:start w:val="1"/>
      <w:numFmt w:val="decimal"/>
      <w:lvlText w:val="%1.%2.%3.%4.%5.%6.%7.%8"/>
      <w:lvlJc w:val="left"/>
      <w:pPr>
        <w:tabs>
          <w:tab w:val="num" w:pos="6480"/>
        </w:tabs>
        <w:ind w:left="6480" w:hanging="1440"/>
      </w:pPr>
      <w:rPr>
        <w:rFonts w:cs="Times New Roman"/>
        <w:sz w:val="24"/>
      </w:rPr>
    </w:lvl>
    <w:lvl w:ilvl="8">
      <w:start w:val="1"/>
      <w:numFmt w:val="decimal"/>
      <w:lvlText w:val="%1.%2.%3.%4.%5.%6.%7.%8.%9"/>
      <w:lvlJc w:val="left"/>
      <w:pPr>
        <w:tabs>
          <w:tab w:val="num" w:pos="7200"/>
        </w:tabs>
        <w:ind w:left="7200" w:hanging="1440"/>
      </w:pPr>
      <w:rPr>
        <w:rFonts w:cs="Times New Roman"/>
        <w:sz w:val="24"/>
      </w:rPr>
    </w:lvl>
  </w:abstractNum>
  <w:abstractNum w:abstractNumId="26">
    <w:nsid w:val="7AC82AD0"/>
    <w:multiLevelType w:val="hybridMultilevel"/>
    <w:tmpl w:val="4B2C350E"/>
    <w:lvl w:ilvl="0" w:tplc="D7EAC54A">
      <w:start w:val="1"/>
      <w:numFmt w:val="bullet"/>
      <w:lvlText w:val=""/>
      <w:lvlJc w:val="left"/>
      <w:pPr>
        <w:ind w:left="720" w:hanging="360"/>
      </w:pPr>
      <w:rPr>
        <w:rFonts w:ascii="Symbol" w:eastAsia="Calibri" w:hAnsi="Symbo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7">
    <w:nsid w:val="7BA40EFF"/>
    <w:multiLevelType w:val="multilevel"/>
    <w:tmpl w:val="7C540EC8"/>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abstractNum w:abstractNumId="28">
    <w:nsid w:val="7D83640A"/>
    <w:multiLevelType w:val="singleLevel"/>
    <w:tmpl w:val="0756A9BE"/>
    <w:lvl w:ilvl="0">
      <w:start w:val="1"/>
      <w:numFmt w:val="hebrew1"/>
      <w:lvlText w:val="%1."/>
      <w:lvlJc w:val="left"/>
      <w:pPr>
        <w:tabs>
          <w:tab w:val="num" w:pos="2160"/>
        </w:tabs>
        <w:ind w:left="2160" w:hanging="720"/>
      </w:pPr>
      <w:rPr>
        <w:rFonts w:cs="David" w:hint="cs"/>
        <w:bCs w:val="0"/>
        <w:iCs w:val="0"/>
        <w:sz w:val="24"/>
        <w:szCs w:val="24"/>
      </w:rPr>
    </w:lvl>
  </w:abstractNum>
  <w:abstractNum w:abstractNumId="29">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27"/>
  </w:num>
  <w:num w:numId="2">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0"/>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9"/>
  </w:num>
  <w:num w:numId="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9"/>
  </w:num>
  <w:num w:numId="13">
    <w:abstractNumId w:val="3"/>
  </w:num>
  <w:num w:numId="14">
    <w:abstractNumId w:val="12"/>
  </w:num>
  <w:num w:numId="15">
    <w:abstractNumId w:val="23"/>
  </w:num>
  <w:num w:numId="16">
    <w:abstractNumId w:val="29"/>
  </w:num>
  <w:num w:numId="17">
    <w:abstractNumId w:val="6"/>
  </w:num>
  <w:num w:numId="18">
    <w:abstractNumId w:val="11"/>
  </w:num>
  <w:num w:numId="19">
    <w:abstractNumId w:val="14"/>
  </w:num>
  <w:num w:numId="20">
    <w:abstractNumId w:val="13"/>
  </w:num>
  <w:num w:numId="21">
    <w:abstractNumId w:val="17"/>
  </w:num>
  <w:num w:numId="22">
    <w:abstractNumId w:val="16"/>
  </w:num>
  <w:num w:numId="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7"/>
    <w:lvlOverride w:ilvl="0">
      <w:startOverride w:val="1"/>
    </w:lvlOverride>
    <w:lvlOverride w:ilvl="1"/>
    <w:lvlOverride w:ilvl="2"/>
    <w:lvlOverride w:ilvl="3"/>
    <w:lvlOverride w:ilvl="4"/>
    <w:lvlOverride w:ilvl="5"/>
    <w:lvlOverride w:ilvl="6"/>
    <w:lvlOverride w:ilvl="7"/>
    <w:lvlOverride w:ilvl="8"/>
  </w:num>
  <w:num w:numId="26">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9"/>
  </w:num>
  <w:num w:numId="2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2"/>
  </w:num>
  <w:num w:numId="31">
    <w:abstractNumId w:val="0"/>
    <w:lvlOverride w:ilvl="0">
      <w:startOverride w:val="1"/>
    </w:lvlOverride>
  </w:num>
  <w:num w:numId="3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28"/>
    <w:lvlOverride w:ilvl="0">
      <w:startOverride w:val="1"/>
    </w:lvlOverride>
  </w:num>
  <w:num w:numId="34">
    <w:abstractNumId w:val="4"/>
  </w:num>
  <w:num w:numId="35">
    <w:abstractNumId w:val="8"/>
  </w:num>
  <w:num w:numId="36">
    <w:abstractNumId w:val="21"/>
  </w:num>
  <w:num w:numId="37">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9"/>
  </w:num>
  <w:num w:numId="39">
    <w:abstractNumId w:val="5"/>
  </w:num>
  <w:num w:numId="40">
    <w:abstractNumId w:val="22"/>
  </w:num>
  <w:num w:numId="41">
    <w:abstractNumId w:val="26"/>
  </w:num>
  <w:num w:numId="4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גרמן קגנובסקי">
    <w15:presenceInfo w15:providerId="AD" w15:userId="S-1-5-21-1915107579-1707952165-794563710-2719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defaultTabStop w:val="720"/>
  <w:characterSpacingControl w:val="doNotCompress"/>
  <w:hdrShapeDefaults>
    <o:shapedefaults v:ext="edit" spidmax="8193"/>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06550"/>
    <w:rsid w:val="000065AD"/>
    <w:rsid w:val="000302C2"/>
    <w:rsid w:val="00044849"/>
    <w:rsid w:val="00071854"/>
    <w:rsid w:val="000C533D"/>
    <w:rsid w:val="00134C85"/>
    <w:rsid w:val="001A0C3C"/>
    <w:rsid w:val="001A69D5"/>
    <w:rsid w:val="00214ACF"/>
    <w:rsid w:val="00272745"/>
    <w:rsid w:val="00293B97"/>
    <w:rsid w:val="002A2F51"/>
    <w:rsid w:val="002B2234"/>
    <w:rsid w:val="002E3856"/>
    <w:rsid w:val="0030703A"/>
    <w:rsid w:val="00321C50"/>
    <w:rsid w:val="003329AC"/>
    <w:rsid w:val="00342405"/>
    <w:rsid w:val="003434A2"/>
    <w:rsid w:val="0045187A"/>
    <w:rsid w:val="0045396B"/>
    <w:rsid w:val="004C4D46"/>
    <w:rsid w:val="004D3060"/>
    <w:rsid w:val="005420F1"/>
    <w:rsid w:val="00550043"/>
    <w:rsid w:val="00552E11"/>
    <w:rsid w:val="005F46C7"/>
    <w:rsid w:val="00656A43"/>
    <w:rsid w:val="00666119"/>
    <w:rsid w:val="006F63D4"/>
    <w:rsid w:val="00703DC8"/>
    <w:rsid w:val="0072103C"/>
    <w:rsid w:val="0073034D"/>
    <w:rsid w:val="00733726"/>
    <w:rsid w:val="00857538"/>
    <w:rsid w:val="008851FA"/>
    <w:rsid w:val="008C64C6"/>
    <w:rsid w:val="00906AB8"/>
    <w:rsid w:val="00942177"/>
    <w:rsid w:val="009657C7"/>
    <w:rsid w:val="009A05A4"/>
    <w:rsid w:val="00A42271"/>
    <w:rsid w:val="00A538E1"/>
    <w:rsid w:val="00AF234B"/>
    <w:rsid w:val="00BD72C4"/>
    <w:rsid w:val="00BE17B4"/>
    <w:rsid w:val="00CA6B0F"/>
    <w:rsid w:val="00CB4298"/>
    <w:rsid w:val="00CC1DD8"/>
    <w:rsid w:val="00CF334C"/>
    <w:rsid w:val="00CF37E4"/>
    <w:rsid w:val="00D53CB3"/>
    <w:rsid w:val="00D72AD6"/>
    <w:rsid w:val="00D756F6"/>
    <w:rsid w:val="00D95DCC"/>
    <w:rsid w:val="00DC5A8B"/>
    <w:rsid w:val="00DC781C"/>
    <w:rsid w:val="00E45DA7"/>
    <w:rsid w:val="00E679C7"/>
    <w:rsid w:val="00EA2413"/>
    <w:rsid w:val="00EB2B40"/>
    <w:rsid w:val="00EC37B6"/>
    <w:rsid w:val="00EE027A"/>
    <w:rsid w:val="00FE4D8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0ACA4FC4"/>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679C7"/>
    <w:pPr>
      <w:bidi/>
      <w:spacing w:before="100" w:beforeAutospacing="1" w:after="100" w:afterAutospacing="1" w:line="720" w:lineRule="auto"/>
    </w:pPr>
  </w:style>
  <w:style w:type="paragraph" w:styleId="Heading1">
    <w:name w:val="heading 1"/>
    <w:basedOn w:val="Normal"/>
    <w:next w:val="Normal"/>
    <w:link w:val="Heading1Char"/>
    <w:qFormat/>
    <w:rsid w:val="002B2234"/>
    <w:pPr>
      <w:keepNext/>
      <w:widowControl w:val="0"/>
      <w:bidi w:val="0"/>
      <w:spacing w:before="240" w:beforeAutospacing="0" w:after="60" w:afterAutospacing="0" w:line="240" w:lineRule="auto"/>
      <w:outlineLvl w:val="0"/>
    </w:pPr>
    <w:rPr>
      <w:rFonts w:ascii="Calibri Light" w:eastAsia="Times New Roman" w:hAnsi="Calibri Light" w:cs="Times New Roman"/>
      <w:b/>
      <w:bCs/>
      <w:kern w:val="32"/>
      <w:sz w:val="32"/>
      <w:szCs w:val="32"/>
      <w:lang w:eastAsia="he-IL"/>
    </w:rPr>
  </w:style>
  <w:style w:type="paragraph" w:styleId="Heading2">
    <w:name w:val="heading 2"/>
    <w:basedOn w:val="Normal"/>
    <w:next w:val="Normal"/>
    <w:link w:val="Heading2Char"/>
    <w:qFormat/>
    <w:rsid w:val="002B2234"/>
    <w:pPr>
      <w:keepNext/>
      <w:spacing w:before="0" w:beforeAutospacing="0" w:after="0" w:afterAutospacing="0" w:line="240" w:lineRule="auto"/>
      <w:jc w:val="center"/>
      <w:outlineLvl w:val="1"/>
    </w:pPr>
    <w:rPr>
      <w:rFonts w:ascii="Times New Roman" w:eastAsia="Times New Roman" w:hAnsi="Times New Roman" w:cs="David"/>
      <w:b/>
      <w:bCs/>
      <w:sz w:val="24"/>
      <w:szCs w:val="24"/>
      <w:u w:val="single"/>
      <w:lang w:eastAsia="he-IL"/>
    </w:rPr>
  </w:style>
  <w:style w:type="paragraph" w:styleId="Heading3">
    <w:name w:val="heading 3"/>
    <w:basedOn w:val="Normal"/>
    <w:next w:val="Normal"/>
    <w:link w:val="Heading3Char"/>
    <w:qFormat/>
    <w:rsid w:val="002B2234"/>
    <w:pPr>
      <w:keepNext/>
      <w:spacing w:before="0" w:beforeAutospacing="0" w:after="0" w:afterAutospacing="0" w:line="240" w:lineRule="auto"/>
      <w:jc w:val="center"/>
      <w:outlineLvl w:val="2"/>
    </w:pPr>
    <w:rPr>
      <w:rFonts w:ascii="Times New Roman" w:eastAsia="Times New Roman" w:hAnsi="Times New Roman" w:cs="David"/>
      <w:sz w:val="24"/>
      <w:szCs w:val="24"/>
      <w:u w:val="single"/>
      <w:lang w:eastAsia="he-IL"/>
    </w:rPr>
  </w:style>
  <w:style w:type="paragraph" w:styleId="Heading4">
    <w:name w:val="heading 4"/>
    <w:basedOn w:val="Normal"/>
    <w:next w:val="Normal"/>
    <w:link w:val="Heading4Char"/>
    <w:qFormat/>
    <w:rsid w:val="002B2234"/>
    <w:pPr>
      <w:keepNext/>
      <w:widowControl w:val="0"/>
      <w:bidi w:val="0"/>
      <w:spacing w:before="240" w:beforeAutospacing="0" w:after="60" w:afterAutospacing="0" w:line="240" w:lineRule="auto"/>
      <w:outlineLvl w:val="3"/>
    </w:pPr>
    <w:rPr>
      <w:rFonts w:ascii="Calibri" w:eastAsia="Times New Roman" w:hAnsi="Calibri" w:cs="Arial"/>
      <w:b/>
      <w:bCs/>
      <w:sz w:val="28"/>
      <w:szCs w:val="28"/>
      <w:lang w:eastAsia="he-IL"/>
    </w:rPr>
  </w:style>
  <w:style w:type="paragraph" w:styleId="Heading5">
    <w:name w:val="heading 5"/>
    <w:basedOn w:val="Normal"/>
    <w:next w:val="Normal"/>
    <w:link w:val="Heading5Char"/>
    <w:qFormat/>
    <w:rsid w:val="002B2234"/>
    <w:pPr>
      <w:widowControl w:val="0"/>
      <w:bidi w:val="0"/>
      <w:spacing w:before="240" w:beforeAutospacing="0" w:after="60" w:afterAutospacing="0" w:line="240" w:lineRule="auto"/>
      <w:outlineLvl w:val="4"/>
    </w:pPr>
    <w:rPr>
      <w:rFonts w:ascii="Times New Roman" w:eastAsia="Times New Roman" w:hAnsi="Times New Roman" w:cs="David"/>
      <w:b/>
      <w:bCs/>
      <w:i/>
      <w:iCs/>
      <w:sz w:val="26"/>
      <w:szCs w:val="26"/>
      <w:lang w:eastAsia="he-IL"/>
    </w:rPr>
  </w:style>
  <w:style w:type="paragraph" w:styleId="Heading8">
    <w:name w:val="heading 8"/>
    <w:basedOn w:val="Normal"/>
    <w:next w:val="Normal"/>
    <w:link w:val="Heading8Char"/>
    <w:semiHidden/>
    <w:unhideWhenUsed/>
    <w:qFormat/>
    <w:rsid w:val="00071854"/>
    <w:pPr>
      <w:widowControl w:val="0"/>
      <w:bidi w:val="0"/>
      <w:spacing w:before="240" w:beforeAutospacing="0" w:after="60" w:afterAutospacing="0" w:line="240" w:lineRule="auto"/>
      <w:outlineLvl w:val="7"/>
    </w:pPr>
    <w:rPr>
      <w:rFonts w:ascii="Calibri" w:eastAsia="Times New Roman" w:hAnsi="Calibri" w:cs="Arial"/>
      <w:i/>
      <w:iCs/>
      <w:sz w:val="24"/>
      <w:szCs w:val="24"/>
      <w:lang w:eastAsia="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AF234B"/>
    <w:pPr>
      <w:tabs>
        <w:tab w:val="center" w:pos="4153"/>
        <w:tab w:val="right" w:pos="8306"/>
      </w:tabs>
      <w:spacing w:before="0" w:after="0" w:line="240" w:lineRule="auto"/>
    </w:pPr>
  </w:style>
  <w:style w:type="character" w:customStyle="1" w:styleId="HeaderChar">
    <w:name w:val="Header Char"/>
    <w:basedOn w:val="DefaultParagraphFont"/>
    <w:link w:val="Header"/>
    <w:rsid w:val="00AF234B"/>
  </w:style>
  <w:style w:type="paragraph" w:styleId="Footer">
    <w:name w:val="footer"/>
    <w:basedOn w:val="Normal"/>
    <w:link w:val="FooterChar"/>
    <w:unhideWhenUsed/>
    <w:rsid w:val="00AF234B"/>
    <w:pPr>
      <w:tabs>
        <w:tab w:val="center" w:pos="4153"/>
        <w:tab w:val="right" w:pos="8306"/>
      </w:tabs>
      <w:spacing w:before="0" w:after="0" w:line="240" w:lineRule="auto"/>
    </w:pPr>
  </w:style>
  <w:style w:type="character" w:customStyle="1" w:styleId="FooterChar">
    <w:name w:val="Footer Char"/>
    <w:basedOn w:val="DefaultParagraphFont"/>
    <w:link w:val="Footer"/>
    <w:rsid w:val="00AF234B"/>
  </w:style>
  <w:style w:type="character" w:styleId="PlaceholderText">
    <w:name w:val="Placeholder Text"/>
    <w:basedOn w:val="DefaultParagraphFont"/>
    <w:uiPriority w:val="99"/>
    <w:semiHidden/>
    <w:rsid w:val="00552E11"/>
    <w:rPr>
      <w:color w:val="808080"/>
    </w:rPr>
  </w:style>
  <w:style w:type="table" w:styleId="TableGrid">
    <w:name w:val="Table Grid"/>
    <w:basedOn w:val="TableNormal"/>
    <w:uiPriority w:val="39"/>
    <w:rsid w:val="001A0C3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utoFields">
    <w:name w:val="AutoFields"/>
    <w:basedOn w:val="Footer"/>
    <w:link w:val="AutoFieldsChar"/>
    <w:qFormat/>
    <w:rsid w:val="00CF334C"/>
    <w:pPr>
      <w:spacing w:before="100" w:after="100"/>
    </w:pPr>
    <w:rPr>
      <w:rFonts w:ascii="David" w:hAnsi="David" w:cs="David"/>
      <w:color w:val="0070C0"/>
      <w:sz w:val="20"/>
      <w:szCs w:val="24"/>
    </w:rPr>
  </w:style>
  <w:style w:type="character" w:customStyle="1" w:styleId="AutoFieldsChar">
    <w:name w:val="AutoFields Char"/>
    <w:basedOn w:val="FooterChar"/>
    <w:link w:val="AutoFields"/>
    <w:rsid w:val="00CF334C"/>
    <w:rPr>
      <w:rFonts w:ascii="David" w:hAnsi="David" w:cs="David"/>
      <w:color w:val="0070C0"/>
      <w:sz w:val="20"/>
      <w:szCs w:val="24"/>
    </w:rPr>
  </w:style>
  <w:style w:type="character" w:customStyle="1" w:styleId="Heading1Char">
    <w:name w:val="Heading 1 Char"/>
    <w:basedOn w:val="DefaultParagraphFont"/>
    <w:link w:val="Heading1"/>
    <w:rsid w:val="002B2234"/>
    <w:rPr>
      <w:rFonts w:ascii="Calibri Light" w:eastAsia="Times New Roman" w:hAnsi="Calibri Light" w:cs="Times New Roman"/>
      <w:b/>
      <w:bCs/>
      <w:kern w:val="32"/>
      <w:sz w:val="32"/>
      <w:szCs w:val="32"/>
      <w:lang w:eastAsia="he-IL"/>
    </w:rPr>
  </w:style>
  <w:style w:type="character" w:customStyle="1" w:styleId="Heading2Char">
    <w:name w:val="Heading 2 Char"/>
    <w:basedOn w:val="DefaultParagraphFont"/>
    <w:link w:val="Heading2"/>
    <w:rsid w:val="002B2234"/>
    <w:rPr>
      <w:rFonts w:ascii="Times New Roman" w:eastAsia="Times New Roman" w:hAnsi="Times New Roman" w:cs="David"/>
      <w:b/>
      <w:bCs/>
      <w:sz w:val="24"/>
      <w:szCs w:val="24"/>
      <w:u w:val="single"/>
      <w:lang w:eastAsia="he-IL"/>
    </w:rPr>
  </w:style>
  <w:style w:type="character" w:customStyle="1" w:styleId="Heading3Char">
    <w:name w:val="Heading 3 Char"/>
    <w:basedOn w:val="DefaultParagraphFont"/>
    <w:link w:val="Heading3"/>
    <w:rsid w:val="002B2234"/>
    <w:rPr>
      <w:rFonts w:ascii="Times New Roman" w:eastAsia="Times New Roman" w:hAnsi="Times New Roman" w:cs="David"/>
      <w:sz w:val="24"/>
      <w:szCs w:val="24"/>
      <w:u w:val="single"/>
      <w:lang w:eastAsia="he-IL"/>
    </w:rPr>
  </w:style>
  <w:style w:type="character" w:customStyle="1" w:styleId="Heading4Char">
    <w:name w:val="Heading 4 Char"/>
    <w:basedOn w:val="DefaultParagraphFont"/>
    <w:link w:val="Heading4"/>
    <w:rsid w:val="002B2234"/>
    <w:rPr>
      <w:rFonts w:ascii="Calibri" w:eastAsia="Times New Roman" w:hAnsi="Calibri" w:cs="Arial"/>
      <w:b/>
      <w:bCs/>
      <w:sz w:val="28"/>
      <w:szCs w:val="28"/>
      <w:lang w:eastAsia="he-IL"/>
    </w:rPr>
  </w:style>
  <w:style w:type="character" w:customStyle="1" w:styleId="Heading5Char">
    <w:name w:val="Heading 5 Char"/>
    <w:basedOn w:val="DefaultParagraphFont"/>
    <w:link w:val="Heading5"/>
    <w:rsid w:val="002B2234"/>
    <w:rPr>
      <w:rFonts w:ascii="Times New Roman" w:eastAsia="Times New Roman" w:hAnsi="Times New Roman" w:cs="David"/>
      <w:b/>
      <w:bCs/>
      <w:i/>
      <w:iCs/>
      <w:sz w:val="26"/>
      <w:szCs w:val="26"/>
      <w:lang w:eastAsia="he-IL"/>
    </w:rPr>
  </w:style>
  <w:style w:type="numbering" w:customStyle="1" w:styleId="NoList1">
    <w:name w:val="No List1"/>
    <w:next w:val="NoList"/>
    <w:semiHidden/>
    <w:rsid w:val="002B2234"/>
  </w:style>
  <w:style w:type="paragraph" w:customStyle="1" w:styleId="Heading11">
    <w:name w:val="Heading 11"/>
    <w:basedOn w:val="Normal"/>
    <w:next w:val="Normal"/>
    <w:rsid w:val="002B2234"/>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Normal"/>
    <w:next w:val="Normal"/>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Normal"/>
    <w:next w:val="Normal"/>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Normal"/>
    <w:next w:val="Normal"/>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Normal"/>
    <w:next w:val="Normal"/>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Normal"/>
    <w:next w:val="Normal"/>
    <w:rsid w:val="002B2234"/>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Normal"/>
    <w:next w:val="Normal"/>
    <w:rsid w:val="002B2234"/>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Normal"/>
    <w:next w:val="Normal"/>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Normal"/>
    <w:next w:val="Normal"/>
    <w:rsid w:val="002B2234"/>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styleId="BodyText">
    <w:name w:val="Body Text"/>
    <w:basedOn w:val="Normal"/>
    <w:link w:val="BodyTextChar"/>
    <w:rsid w:val="002B2234"/>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BodyTextChar">
    <w:name w:val="Body Text Char"/>
    <w:basedOn w:val="DefaultParagraphFont"/>
    <w:link w:val="BodyText"/>
    <w:rsid w:val="002B2234"/>
    <w:rPr>
      <w:rFonts w:ascii="Times New Roman" w:eastAsia="Times New Roman" w:hAnsi="Times New Roman" w:cs="David"/>
      <w:sz w:val="20"/>
      <w:szCs w:val="24"/>
      <w:lang w:eastAsia="he-IL"/>
    </w:rPr>
  </w:style>
  <w:style w:type="paragraph" w:styleId="Title">
    <w:name w:val="Title"/>
    <w:basedOn w:val="Normal"/>
    <w:link w:val="TitleChar"/>
    <w:qFormat/>
    <w:rsid w:val="002B2234"/>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TitleChar">
    <w:name w:val="Title Char"/>
    <w:basedOn w:val="DefaultParagraphFont"/>
    <w:link w:val="Title"/>
    <w:rsid w:val="002B2234"/>
    <w:rPr>
      <w:rFonts w:ascii="Times New Roman" w:eastAsia="Times New Roman" w:hAnsi="Times New Roman" w:cs="David"/>
      <w:bCs/>
      <w:i/>
      <w:iCs/>
      <w:sz w:val="32"/>
      <w:szCs w:val="32"/>
      <w:u w:val="single"/>
      <w:lang w:eastAsia="he-IL"/>
    </w:rPr>
  </w:style>
  <w:style w:type="character" w:customStyle="1" w:styleId="PageNumber1">
    <w:name w:val="Page Number1"/>
    <w:rsid w:val="002B2234"/>
    <w:rPr>
      <w:rFonts w:cs="Times New Roman"/>
    </w:rPr>
  </w:style>
  <w:style w:type="paragraph" w:styleId="BlockText">
    <w:name w:val="Block Text"/>
    <w:basedOn w:val="Normal"/>
    <w:rsid w:val="002B2234"/>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BodyTextIndent1">
    <w:name w:val="Body Text Indent1"/>
    <w:basedOn w:val="Normal"/>
    <w:rsid w:val="002B2234"/>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styleId="BodyTextIndent3">
    <w:name w:val="Body Text Indent 3"/>
    <w:basedOn w:val="Normal"/>
    <w:link w:val="BodyTextIndent3Char"/>
    <w:rsid w:val="002B2234"/>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BodyTextIndent3Char">
    <w:name w:val="Body Text Indent 3 Char"/>
    <w:basedOn w:val="DefaultParagraphFont"/>
    <w:link w:val="BodyTextIndent3"/>
    <w:rsid w:val="002B2234"/>
    <w:rPr>
      <w:rFonts w:ascii="Times New Roman" w:eastAsia="Times New Roman" w:hAnsi="Times New Roman" w:cs="David"/>
      <w:sz w:val="24"/>
      <w:szCs w:val="24"/>
      <w:lang w:eastAsia="he-IL"/>
    </w:rPr>
  </w:style>
  <w:style w:type="paragraph" w:styleId="BodyTextIndent2">
    <w:name w:val="Body Text Indent 2"/>
    <w:basedOn w:val="Normal"/>
    <w:link w:val="BodyTextIndent2Char"/>
    <w:rsid w:val="002B2234"/>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BodyTextIndent2Char">
    <w:name w:val="Body Text Indent 2 Char"/>
    <w:basedOn w:val="DefaultParagraphFont"/>
    <w:link w:val="BodyTextIndent2"/>
    <w:rsid w:val="002B2234"/>
    <w:rPr>
      <w:rFonts w:ascii="Times New Roman" w:eastAsia="Times New Roman" w:hAnsi="Times New Roman" w:cs="David"/>
      <w:sz w:val="20"/>
      <w:szCs w:val="24"/>
      <w:lang w:eastAsia="he-IL"/>
    </w:rPr>
  </w:style>
  <w:style w:type="paragraph" w:styleId="BalloonText">
    <w:name w:val="Balloon Text"/>
    <w:basedOn w:val="Normal"/>
    <w:link w:val="BalloonTextChar"/>
    <w:semiHidden/>
    <w:rsid w:val="002B2234"/>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BalloonTextChar">
    <w:name w:val="Balloon Text Char"/>
    <w:basedOn w:val="DefaultParagraphFont"/>
    <w:link w:val="BalloonText"/>
    <w:semiHidden/>
    <w:rsid w:val="002B2234"/>
    <w:rPr>
      <w:rFonts w:ascii="Tahoma" w:eastAsia="Times New Roman" w:hAnsi="Tahoma" w:cs="Tahoma"/>
      <w:sz w:val="16"/>
      <w:szCs w:val="16"/>
      <w:lang w:eastAsia="he-IL"/>
    </w:rPr>
  </w:style>
  <w:style w:type="paragraph" w:customStyle="1" w:styleId="a">
    <w:name w:val="סגנון"/>
    <w:basedOn w:val="Normal"/>
    <w:next w:val="BlockText"/>
    <w:rsid w:val="002B2234"/>
    <w:pPr>
      <w:spacing w:before="0" w:beforeAutospacing="0" w:after="0" w:afterAutospacing="0" w:line="240" w:lineRule="auto"/>
      <w:ind w:left="1440"/>
    </w:pPr>
    <w:rPr>
      <w:rFonts w:ascii="Times New Roman" w:eastAsia="Times New Roman" w:hAnsi="Times New Roman" w:cs="David"/>
      <w:sz w:val="24"/>
      <w:szCs w:val="24"/>
      <w:lang w:eastAsia="he-IL"/>
    </w:rPr>
  </w:style>
  <w:style w:type="character" w:styleId="PageNumber">
    <w:name w:val="page number"/>
    <w:rsid w:val="002B2234"/>
    <w:rPr>
      <w:rFonts w:cs="Times New Roman"/>
    </w:rPr>
  </w:style>
  <w:style w:type="paragraph" w:styleId="DocumentMap">
    <w:name w:val="Document Map"/>
    <w:basedOn w:val="Normal"/>
    <w:link w:val="DocumentMapChar"/>
    <w:semiHidden/>
    <w:rsid w:val="002B2234"/>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DocumentMapChar">
    <w:name w:val="Document Map Char"/>
    <w:basedOn w:val="DefaultParagraphFont"/>
    <w:link w:val="DocumentMap"/>
    <w:semiHidden/>
    <w:rsid w:val="002B2234"/>
    <w:rPr>
      <w:rFonts w:ascii="Tahoma" w:eastAsia="Times New Roman" w:hAnsi="Tahoma" w:cs="Tahoma"/>
      <w:sz w:val="20"/>
      <w:szCs w:val="20"/>
      <w:shd w:val="clear" w:color="auto" w:fill="000080"/>
      <w:lang w:eastAsia="he-IL"/>
    </w:rPr>
  </w:style>
  <w:style w:type="paragraph" w:customStyle="1" w:styleId="a0">
    <w:name w:val="רשימה מימין"/>
    <w:basedOn w:val="Normal"/>
    <w:rsid w:val="002B2234"/>
    <w:pPr>
      <w:spacing w:before="0" w:beforeAutospacing="0" w:after="0" w:afterAutospacing="0" w:line="240" w:lineRule="auto"/>
      <w:ind w:left="540" w:hanging="540"/>
    </w:pPr>
    <w:rPr>
      <w:rFonts w:ascii="Times New Roman" w:eastAsia="Times New Roman" w:hAnsi="Times New Roman" w:cs="David"/>
      <w:sz w:val="24"/>
    </w:rPr>
  </w:style>
  <w:style w:type="paragraph" w:customStyle="1" w:styleId="Heading41">
    <w:name w:val="Heading 41"/>
    <w:basedOn w:val="Normal"/>
    <w:next w:val="Normal"/>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Normal"/>
    <w:next w:val="Normal"/>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Normal"/>
    <w:next w:val="Normal"/>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Normal"/>
    <w:next w:val="Normal"/>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Normal"/>
    <w:next w:val="Normal"/>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1">
    <w:name w:val="חתימה1"/>
    <w:basedOn w:val="Normal"/>
    <w:rsid w:val="002B2234"/>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1">
    <w:name w:val="חתימה קו אחד"/>
    <w:basedOn w:val="1"/>
    <w:rsid w:val="002B2234"/>
    <w:pPr>
      <w:tabs>
        <w:tab w:val="left" w:pos="2880"/>
        <w:tab w:val="left" w:pos="5220"/>
        <w:tab w:val="left" w:pos="7740"/>
      </w:tabs>
      <w:ind w:left="360"/>
    </w:pPr>
    <w:rPr>
      <w:sz w:val="22"/>
      <w:szCs w:val="22"/>
    </w:rPr>
  </w:style>
  <w:style w:type="paragraph" w:customStyle="1" w:styleId="10">
    <w:name w:val="חתימה קו 1 נקודות"/>
    <w:basedOn w:val="1"/>
    <w:rsid w:val="002B2234"/>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character" w:customStyle="1" w:styleId="Heading8Char">
    <w:name w:val="Heading 8 Char"/>
    <w:basedOn w:val="DefaultParagraphFont"/>
    <w:link w:val="Heading8"/>
    <w:semiHidden/>
    <w:rsid w:val="00071854"/>
    <w:rPr>
      <w:rFonts w:ascii="Calibri" w:eastAsia="Times New Roman" w:hAnsi="Calibri" w:cs="Arial"/>
      <w:i/>
      <w:iCs/>
      <w:sz w:val="24"/>
      <w:szCs w:val="24"/>
      <w:lang w:eastAsia="he-IL"/>
    </w:rPr>
  </w:style>
  <w:style w:type="numbering" w:customStyle="1" w:styleId="NoList2">
    <w:name w:val="No List2"/>
    <w:next w:val="NoList"/>
    <w:semiHidden/>
    <w:rsid w:val="00071854"/>
  </w:style>
  <w:style w:type="paragraph" w:styleId="ListParagraph">
    <w:name w:val="List Paragraph"/>
    <w:basedOn w:val="Normal"/>
    <w:uiPriority w:val="34"/>
    <w:qFormat/>
    <w:rsid w:val="00071854"/>
    <w:pPr>
      <w:spacing w:before="0" w:beforeAutospacing="0" w:after="0" w:afterAutospacing="0" w:line="360" w:lineRule="auto"/>
      <w:ind w:left="720"/>
      <w:jc w:val="both"/>
    </w:pPr>
    <w:rPr>
      <w:rFonts w:ascii="Times New Roman" w:eastAsia="Times New Roman" w:hAnsi="Times New Roman" w:cs="David"/>
      <w:sz w:val="25"/>
      <w:szCs w:val="25"/>
    </w:rPr>
  </w:style>
  <w:style w:type="numbering" w:customStyle="1" w:styleId="NoList3">
    <w:name w:val="No List3"/>
    <w:next w:val="NoList"/>
    <w:semiHidden/>
    <w:rsid w:val="0045396B"/>
  </w:style>
  <w:style w:type="table" w:customStyle="1" w:styleId="11">
    <w:name w:val="רשת טבלה1"/>
    <w:basedOn w:val="TableNormal"/>
    <w:next w:val="TableGrid"/>
    <w:rsid w:val="00EA241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2">
    <w:name w:val="היסט_כפול"/>
    <w:basedOn w:val="Normal"/>
    <w:rsid w:val="00550043"/>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theme" Target="theme/theme1.xml"/><Relationship Id="rId14" Type="http://schemas.openxmlformats.org/officeDocument/2006/relationships/header" Target="header1.xml"/><Relationship Id="rId9"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20AE9C025641495FAD8A6F22A552E0E2"/>
        <w:category>
          <w:name w:val="כללי"/>
          <w:gallery w:val="placeholder"/>
        </w:category>
        <w:types>
          <w:type w:val="bbPlcHdr"/>
        </w:types>
        <w:behaviors>
          <w:behavior w:val="content"/>
        </w:behaviors>
        <w:guid w:val="{CF638708-D87D-464E-9F69-FA8F38FEA98E}"/>
      </w:docPartPr>
      <w:docPartBody>
        <w:p w:rsidR="00B56928" w:rsidRDefault="003061B5">
          <w:r w:rsidRPr="00AA62C4">
            <w:rPr>
              <w:rStyle w:val="PlaceholderText"/>
              <w:rFonts w:hint="cs"/>
              <w:rtl/>
            </w:rPr>
            <w:t>[שם</w:t>
          </w:r>
          <w:r w:rsidRPr="00AA62C4">
            <w:rPr>
              <w:rStyle w:val="PlaceholderText"/>
              <w:rtl/>
            </w:rPr>
            <w:t xml:space="preserve"> </w:t>
          </w:r>
          <w:r w:rsidRPr="00AA62C4">
            <w:rPr>
              <w:rStyle w:val="PlaceholderText"/>
              <w:rFonts w:hint="cs"/>
              <w:rtl/>
            </w:rPr>
            <w:t>הפרויקט]</w:t>
          </w:r>
        </w:p>
      </w:docPartBody>
    </w:docPart>
    <w:docPart>
      <w:docPartPr>
        <w:name w:val="26D8EDE1EF564FB9BD899410AF8AEEF1"/>
        <w:category>
          <w:name w:val="כללי"/>
          <w:gallery w:val="placeholder"/>
        </w:category>
        <w:types>
          <w:type w:val="bbPlcHdr"/>
        </w:types>
        <w:behaviors>
          <w:behavior w:val="content"/>
        </w:behaviors>
        <w:guid w:val="{72A7514B-2323-4EA1-A741-13FD8D2EB747}"/>
      </w:docPartPr>
      <w:docPartBody>
        <w:p w:rsidR="00B56928" w:rsidRDefault="003061B5">
          <w:r w:rsidRPr="00AA62C4">
            <w:rPr>
              <w:rStyle w:val="PlaceholderText"/>
              <w:rFonts w:hint="cs"/>
              <w:rtl/>
            </w:rPr>
            <w:t>[שם</w:t>
          </w:r>
          <w:r w:rsidRPr="00AA62C4">
            <w:rPr>
              <w:rStyle w:val="PlaceholderText"/>
              <w:rtl/>
            </w:rPr>
            <w:t xml:space="preserve"> </w:t>
          </w:r>
          <w:r w:rsidRPr="00AA62C4">
            <w:rPr>
              <w:rStyle w:val="PlaceholderText"/>
              <w:rFonts w:hint="cs"/>
              <w:rtl/>
            </w:rPr>
            <w:t>אתר]</w:t>
          </w:r>
        </w:p>
      </w:docPartBody>
    </w:docPart>
    <w:docPart>
      <w:docPartPr>
        <w:name w:val="F8655416947D45DE91524A0B0107927E"/>
        <w:category>
          <w:name w:val="כללי"/>
          <w:gallery w:val="placeholder"/>
        </w:category>
        <w:types>
          <w:type w:val="bbPlcHdr"/>
        </w:types>
        <w:behaviors>
          <w:behavior w:val="content"/>
        </w:behaviors>
        <w:guid w:val="{EFF4F57D-0750-469F-8A2B-B7A56A0B5D9A}"/>
      </w:docPartPr>
      <w:docPartBody>
        <w:p w:rsidR="00B56928" w:rsidRDefault="003061B5">
          <w:r w:rsidRPr="00AA62C4">
            <w:rPr>
              <w:rStyle w:val="PlaceholderText"/>
              <w:rFonts w:hint="cs"/>
              <w:rtl/>
            </w:rPr>
            <w:t>[תאריך</w:t>
          </w:r>
          <w:r w:rsidRPr="00AA62C4">
            <w:rPr>
              <w:rStyle w:val="PlaceholderText"/>
              <w:rtl/>
            </w:rPr>
            <w:t xml:space="preserve"> </w:t>
          </w:r>
          <w:r w:rsidRPr="00AA62C4">
            <w:rPr>
              <w:rStyle w:val="PlaceholderText"/>
              <w:rFonts w:hint="cs"/>
              <w:rtl/>
            </w:rPr>
            <w:t>חתימת</w:t>
          </w:r>
          <w:r w:rsidRPr="00AA62C4">
            <w:rPr>
              <w:rStyle w:val="PlaceholderText"/>
              <w:rtl/>
            </w:rPr>
            <w:t xml:space="preserve"> </w:t>
          </w:r>
          <w:r w:rsidRPr="00AA62C4">
            <w:rPr>
              <w:rStyle w:val="PlaceholderText"/>
              <w:rFonts w:hint="cs"/>
              <w:rtl/>
            </w:rPr>
            <w:t>חוזה]</w:t>
          </w:r>
        </w:p>
      </w:docPartBody>
    </w:docPart>
    <w:docPart>
      <w:docPartPr>
        <w:name w:val="375994832DE1484AAED5F8C46BD894BC"/>
        <w:category>
          <w:name w:val="כללי"/>
          <w:gallery w:val="placeholder"/>
        </w:category>
        <w:types>
          <w:type w:val="bbPlcHdr"/>
        </w:types>
        <w:behaviors>
          <w:behavior w:val="content"/>
        </w:behaviors>
        <w:guid w:val="{0E17828F-689B-495B-A12A-5F51687932AB}"/>
      </w:docPartPr>
      <w:docPartBody>
        <w:p w:rsidR="00B56928" w:rsidRDefault="003061B5">
          <w:r w:rsidRPr="00AA62C4">
            <w:rPr>
              <w:rStyle w:val="PlaceholderText"/>
              <w:rFonts w:hint="cs"/>
              <w:rtl/>
            </w:rPr>
            <w:t>[שם</w:t>
          </w:r>
          <w:r w:rsidRPr="00AA62C4">
            <w:rPr>
              <w:rStyle w:val="PlaceholderText"/>
              <w:rtl/>
            </w:rPr>
            <w:t xml:space="preserve"> </w:t>
          </w:r>
          <w:r w:rsidRPr="00AA62C4">
            <w:rPr>
              <w:rStyle w:val="PlaceholderText"/>
              <w:rFonts w:hint="cs"/>
              <w:rtl/>
            </w:rPr>
            <w:t>צד</w:t>
          </w:r>
          <w:r w:rsidRPr="00AA62C4">
            <w:rPr>
              <w:rStyle w:val="PlaceholderText"/>
              <w:rtl/>
            </w:rPr>
            <w:t xml:space="preserve"> </w:t>
          </w:r>
          <w:r w:rsidRPr="00AA62C4">
            <w:rPr>
              <w:rStyle w:val="PlaceholderText"/>
              <w:rFonts w:hint="cs"/>
              <w:rtl/>
            </w:rPr>
            <w:t>א]</w:t>
          </w:r>
        </w:p>
      </w:docPartBody>
    </w:docPart>
    <w:docPart>
      <w:docPartPr>
        <w:name w:val="EE2AE74DC1484728BD0F5AD74A2FBDDB"/>
        <w:category>
          <w:name w:val="כללי"/>
          <w:gallery w:val="placeholder"/>
        </w:category>
        <w:types>
          <w:type w:val="bbPlcHdr"/>
        </w:types>
        <w:behaviors>
          <w:behavior w:val="content"/>
        </w:behaviors>
        <w:guid w:val="{4A25ED88-11FC-4261-9F8B-79B94FFD257C}"/>
      </w:docPartPr>
      <w:docPartBody>
        <w:p w:rsidR="00B56928" w:rsidRDefault="003061B5">
          <w:r w:rsidRPr="00AA62C4">
            <w:rPr>
              <w:rStyle w:val="PlaceholderText"/>
              <w:rFonts w:hint="cs"/>
              <w:rtl/>
            </w:rPr>
            <w:t>[צדדים</w:t>
          </w:r>
          <w:r w:rsidRPr="00AA62C4">
            <w:rPr>
              <w:rStyle w:val="PlaceholderText"/>
              <w:rtl/>
            </w:rPr>
            <w:t xml:space="preserve"> </w:t>
          </w:r>
          <w:r w:rsidRPr="00AA62C4">
            <w:rPr>
              <w:rStyle w:val="PlaceholderText"/>
              <w:rFonts w:hint="cs"/>
              <w:rtl/>
            </w:rPr>
            <w:t>נוספים]</w:t>
          </w:r>
        </w:p>
      </w:docPartBody>
    </w:docPart>
    <w:docPart>
      <w:docPartPr>
        <w:name w:val="CC3EDA5DE16041389F6CEE34DC87A16D"/>
        <w:category>
          <w:name w:val="כללי"/>
          <w:gallery w:val="placeholder"/>
        </w:category>
        <w:types>
          <w:type w:val="bbPlcHdr"/>
        </w:types>
        <w:behaviors>
          <w:behavior w:val="content"/>
        </w:behaviors>
        <w:guid w:val="{1CCDAE22-38C2-4A1C-B7B5-8F208429E793}"/>
      </w:docPartPr>
      <w:docPartBody>
        <w:p w:rsidR="00B56928" w:rsidRDefault="00B56928">
          <w:r w:rsidRPr="004B7360">
            <w:rPr>
              <w:rStyle w:val="PlaceholderText"/>
              <w:rFonts w:hint="cs"/>
              <w:rtl/>
            </w:rPr>
            <w:t>[סוג</w:t>
          </w:r>
          <w:r w:rsidRPr="004B7360">
            <w:rPr>
              <w:rStyle w:val="PlaceholderText"/>
              <w:rtl/>
            </w:rPr>
            <w:t xml:space="preserve"> </w:t>
          </w:r>
          <w:r w:rsidRPr="004B7360">
            <w:rPr>
              <w:rStyle w:val="PlaceholderText"/>
              <w:rFonts w:hint="cs"/>
              <w:rtl/>
            </w:rPr>
            <w:t>מדד</w:t>
          </w:r>
          <w:r w:rsidRPr="004B7360">
            <w:rPr>
              <w:rStyle w:val="PlaceholderText"/>
              <w:rtl/>
            </w:rPr>
            <w:t xml:space="preserve"> </w:t>
          </w:r>
          <w:r w:rsidRPr="004B7360">
            <w:rPr>
              <w:rStyle w:val="PlaceholderText"/>
              <w:rFonts w:hint="cs"/>
              <w:rtl/>
            </w:rPr>
            <w:t>כותרת]</w:t>
          </w:r>
        </w:p>
      </w:docPartBody>
    </w:docPart>
    <w:docPart>
      <w:docPartPr>
        <w:name w:val="403413E84F3D42BB849E90AA38AF580C"/>
        <w:category>
          <w:name w:val="כללי"/>
          <w:gallery w:val="placeholder"/>
        </w:category>
        <w:types>
          <w:type w:val="bbPlcHdr"/>
        </w:types>
        <w:behaviors>
          <w:behavior w:val="content"/>
        </w:behaviors>
        <w:guid w:val="{0949185E-E479-454F-BC0C-604117260551}"/>
      </w:docPartPr>
      <w:docPartBody>
        <w:p w:rsidR="00B56928" w:rsidRDefault="00B56928">
          <w:r w:rsidRPr="004B7360">
            <w:rPr>
              <w:rStyle w:val="PlaceholderText"/>
              <w:rFonts w:hint="cs"/>
              <w:rtl/>
            </w:rPr>
            <w:t>[מדד</w:t>
          </w:r>
          <w:r w:rsidRPr="004B7360">
            <w:rPr>
              <w:rStyle w:val="PlaceholderText"/>
              <w:rtl/>
            </w:rPr>
            <w:t xml:space="preserve"> </w:t>
          </w:r>
          <w:r w:rsidRPr="004B7360">
            <w:rPr>
              <w:rStyle w:val="PlaceholderText"/>
              <w:rFonts w:hint="cs"/>
              <w:rtl/>
            </w:rPr>
            <w:t>בגין</w:t>
          </w:r>
          <w:r w:rsidRPr="004B7360">
            <w:rPr>
              <w:rStyle w:val="PlaceholderText"/>
              <w:rtl/>
            </w:rPr>
            <w:t>/</w:t>
          </w:r>
          <w:r w:rsidRPr="004B7360">
            <w:rPr>
              <w:rStyle w:val="PlaceholderText"/>
              <w:rFonts w:hint="cs"/>
              <w:rtl/>
            </w:rPr>
            <w:t>ידוע</w:t>
          </w:r>
          <w:r w:rsidRPr="004B7360">
            <w:rPr>
              <w:rStyle w:val="PlaceholderText"/>
              <w:rtl/>
            </w:rPr>
            <w:t xml:space="preserve"> - </w:t>
          </w:r>
          <w:r w:rsidRPr="004B7360">
            <w:rPr>
              <w:rStyle w:val="PlaceholderText"/>
              <w:rFonts w:hint="cs"/>
              <w:rtl/>
            </w:rPr>
            <w:t>כותרת]</w:t>
          </w:r>
        </w:p>
      </w:docPartBody>
    </w:docPart>
    <w:docPart>
      <w:docPartPr>
        <w:name w:val="521022A540FB4F06A441EDEAA4FD35EA"/>
        <w:category>
          <w:name w:val="כללי"/>
          <w:gallery w:val="placeholder"/>
        </w:category>
        <w:types>
          <w:type w:val="bbPlcHdr"/>
        </w:types>
        <w:behaviors>
          <w:behavior w:val="content"/>
        </w:behaviors>
        <w:guid w:val="{390A2995-5B91-4E11-899D-E5FDE64BFA03}"/>
      </w:docPartPr>
      <w:docPartBody>
        <w:p w:rsidR="00B56928" w:rsidRDefault="00B56928">
          <w:r w:rsidRPr="004B7360">
            <w:rPr>
              <w:rStyle w:val="PlaceholderText"/>
              <w:rFonts w:hint="cs"/>
              <w:rtl/>
            </w:rPr>
            <w:t>[מדד</w:t>
          </w:r>
          <w:r w:rsidRPr="004B7360">
            <w:rPr>
              <w:rStyle w:val="PlaceholderText"/>
              <w:rtl/>
            </w:rPr>
            <w:t xml:space="preserve"> </w:t>
          </w:r>
          <w:r w:rsidRPr="004B7360">
            <w:rPr>
              <w:rStyle w:val="PlaceholderText"/>
              <w:rFonts w:hint="cs"/>
              <w:rtl/>
            </w:rPr>
            <w:t>בסיס]</w:t>
          </w:r>
        </w:p>
      </w:docPartBody>
    </w:docPart>
    <w:docPart>
      <w:docPartPr>
        <w:name w:val="505288CA0C5547BEBD034A2F942EF26C"/>
        <w:category>
          <w:name w:val="כללי"/>
          <w:gallery w:val="placeholder"/>
        </w:category>
        <w:types>
          <w:type w:val="bbPlcHdr"/>
        </w:types>
        <w:behaviors>
          <w:behavior w:val="content"/>
        </w:behaviors>
        <w:guid w:val="{6EDD50BA-BADF-4207-82C8-66522B6FF5CA}"/>
      </w:docPartPr>
      <w:docPartBody>
        <w:p w:rsidR="00B56928" w:rsidRDefault="00B56928">
          <w:r w:rsidRPr="004B7360">
            <w:rPr>
              <w:rStyle w:val="PlaceholderText"/>
              <w:rFonts w:hint="cs"/>
              <w:rtl/>
            </w:rPr>
            <w:t>[נקודות</w:t>
          </w:r>
          <w:r w:rsidRPr="004B7360">
            <w:rPr>
              <w:rStyle w:val="PlaceholderText"/>
              <w:rtl/>
            </w:rPr>
            <w:t xml:space="preserve"> </w:t>
          </w:r>
          <w:r w:rsidRPr="004B7360">
            <w:rPr>
              <w:rStyle w:val="PlaceholderText"/>
              <w:rFonts w:hint="cs"/>
              <w:rtl/>
            </w:rPr>
            <w:t>מדד]</w:t>
          </w:r>
        </w:p>
      </w:docPartBody>
    </w:docPart>
    <w:docPart>
      <w:docPartPr>
        <w:name w:val="CC381D9B04C6458D811782040932388E"/>
        <w:category>
          <w:name w:val="כללי"/>
          <w:gallery w:val="placeholder"/>
        </w:category>
        <w:types>
          <w:type w:val="bbPlcHdr"/>
        </w:types>
        <w:behaviors>
          <w:behavior w:val="content"/>
        </w:behaviors>
        <w:guid w:val="{0E737FBB-BB68-46D6-94C4-1C73816F90EA}"/>
      </w:docPartPr>
      <w:docPartBody>
        <w:p w:rsidR="004F31E0" w:rsidRDefault="004F31E0" w:rsidP="004F31E0">
          <w:pPr>
            <w:pStyle w:val="CC381D9B04C6458D811782040932388E"/>
          </w:pPr>
          <w:r w:rsidRPr="000E16FF">
            <w:rPr>
              <w:rStyle w:val="PlaceholderText"/>
              <w:rtl/>
            </w:rPr>
            <w:t>[שם ספק]</w:t>
          </w:r>
        </w:p>
      </w:docPartBody>
    </w:docPart>
    <w:docPart>
      <w:docPartPr>
        <w:name w:val="001D182A385C4B878D3B36AE5D180CB7"/>
        <w:category>
          <w:name w:val="כללי"/>
          <w:gallery w:val="placeholder"/>
        </w:category>
        <w:types>
          <w:type w:val="bbPlcHdr"/>
        </w:types>
        <w:behaviors>
          <w:behavior w:val="content"/>
        </w:behaviors>
        <w:guid w:val="{A8EFEF37-F7A9-4D60-9CE5-BC4E6F620F1A}"/>
      </w:docPartPr>
      <w:docPartBody>
        <w:p w:rsidR="004F31E0" w:rsidRDefault="004F31E0" w:rsidP="004F31E0">
          <w:pPr>
            <w:pStyle w:val="001D182A385C4B878D3B36AE5D180CB7"/>
          </w:pPr>
          <w:r w:rsidRPr="000E16FF">
            <w:rPr>
              <w:rStyle w:val="PlaceholderText"/>
              <w:rtl/>
            </w:rPr>
            <w:t>[שם צד א]</w:t>
          </w:r>
        </w:p>
      </w:docPartBody>
    </w:docPart>
    <w:docPart>
      <w:docPartPr>
        <w:name w:val="6F4509FAAFF04AB58280FA611122F1C8"/>
        <w:category>
          <w:name w:val="כללי"/>
          <w:gallery w:val="placeholder"/>
        </w:category>
        <w:types>
          <w:type w:val="bbPlcHdr"/>
        </w:types>
        <w:behaviors>
          <w:behavior w:val="content"/>
        </w:behaviors>
        <w:guid w:val="{0B7404A4-7ED7-4E70-87BC-ED459B6083C5}"/>
      </w:docPartPr>
      <w:docPartBody>
        <w:p w:rsidR="00140A30" w:rsidRDefault="004F31E0" w:rsidP="004F31E0">
          <w:pPr>
            <w:pStyle w:val="6F4509FAAFF04AB58280FA611122F1C8"/>
          </w:pPr>
          <w:r w:rsidRPr="003059F5">
            <w:rPr>
              <w:rStyle w:val="PlaceholderText"/>
              <w:rtl/>
            </w:rPr>
            <w:t>[רשות מקומית]</w:t>
          </w:r>
        </w:p>
      </w:docPartBody>
    </w:docPart>
    <w:docPart>
      <w:docPartPr>
        <w:name w:val="54F47E8B1ECB4D4FB7B6D7487F422670"/>
        <w:category>
          <w:name w:val="כללי"/>
          <w:gallery w:val="placeholder"/>
        </w:category>
        <w:types>
          <w:type w:val="bbPlcHdr"/>
        </w:types>
        <w:behaviors>
          <w:behavior w:val="content"/>
        </w:behaviors>
        <w:guid w:val="{A1CFD4FC-A532-4F56-8373-15ED36FD3107}"/>
      </w:docPartPr>
      <w:docPartBody>
        <w:p w:rsidR="00140A30" w:rsidRDefault="004F31E0" w:rsidP="004F31E0">
          <w:pPr>
            <w:pStyle w:val="54F47E8B1ECB4D4FB7B6D7487F422670"/>
          </w:pPr>
          <w:r w:rsidRPr="003059F5">
            <w:rPr>
              <w:rStyle w:val="PlaceholderText"/>
              <w:rtl/>
            </w:rPr>
            <w:t>[שם אתר]</w:t>
          </w:r>
        </w:p>
      </w:docPartBody>
    </w:docPart>
    <w:docPart>
      <w:docPartPr>
        <w:name w:val="59911A407EF8497C83683F96D1D48826"/>
        <w:category>
          <w:name w:val="כללי"/>
          <w:gallery w:val="placeholder"/>
        </w:category>
        <w:types>
          <w:type w:val="bbPlcHdr"/>
        </w:types>
        <w:behaviors>
          <w:behavior w:val="content"/>
        </w:behaviors>
        <w:guid w:val="{A71B981F-266E-443D-BDF0-35B9546E1163}"/>
      </w:docPartPr>
      <w:docPartBody>
        <w:p w:rsidR="00140A30" w:rsidRDefault="004F31E0" w:rsidP="004F31E0">
          <w:pPr>
            <w:pStyle w:val="59911A407EF8497C83683F96D1D48826"/>
          </w:pPr>
          <w:r w:rsidRPr="003059F5">
            <w:rPr>
              <w:rStyle w:val="PlaceholderText"/>
              <w:rtl/>
            </w:rPr>
            <w:t>[שם הפרויקט]</w:t>
          </w:r>
        </w:p>
      </w:docPartBody>
    </w:docPart>
    <w:docPart>
      <w:docPartPr>
        <w:name w:val="75D26ABA50F64685BF9E7EB3D98EDD95"/>
        <w:category>
          <w:name w:val="כללי"/>
          <w:gallery w:val="placeholder"/>
        </w:category>
        <w:types>
          <w:type w:val="bbPlcHdr"/>
        </w:types>
        <w:behaviors>
          <w:behavior w:val="content"/>
        </w:behaviors>
        <w:guid w:val="{59D1CF18-FF71-40E8-86F3-B4638DC4B6F3}"/>
      </w:docPartPr>
      <w:docPartBody>
        <w:p w:rsidR="00140A30" w:rsidRDefault="004F31E0" w:rsidP="004F31E0">
          <w:pPr>
            <w:pStyle w:val="75D26ABA50F64685BF9E7EB3D98EDD95"/>
          </w:pPr>
          <w:r w:rsidRPr="003059F5">
            <w:rPr>
              <w:rStyle w:val="PlaceholderText"/>
              <w:rtl/>
            </w:rPr>
            <w:t>[שדה נוסף 2]</w:t>
          </w:r>
        </w:p>
      </w:docPartBody>
    </w:docPart>
    <w:docPart>
      <w:docPartPr>
        <w:name w:val="78E087138FE549A399F8974392FAC3C8"/>
        <w:category>
          <w:name w:val="כללי"/>
          <w:gallery w:val="placeholder"/>
        </w:category>
        <w:types>
          <w:type w:val="bbPlcHdr"/>
        </w:types>
        <w:behaviors>
          <w:behavior w:val="content"/>
        </w:behaviors>
        <w:guid w:val="{BE4B5026-FCC3-4405-B906-222DA7E82037}"/>
      </w:docPartPr>
      <w:docPartBody>
        <w:p w:rsidR="00140A30" w:rsidRDefault="004F31E0" w:rsidP="004F31E0">
          <w:pPr>
            <w:pStyle w:val="78E087138FE549A399F8974392FAC3C8"/>
          </w:pPr>
          <w:r w:rsidRPr="003059F5">
            <w:rPr>
              <w:rStyle w:val="PlaceholderText"/>
              <w:rtl/>
            </w:rPr>
            <w:t>[שדה נוסף 1]</w:t>
          </w:r>
        </w:p>
      </w:docPartBody>
    </w:docPart>
    <w:docPart>
      <w:docPartPr>
        <w:name w:val="4B658542B03D4D67834B150C3A619FC1"/>
        <w:category>
          <w:name w:val="כללי"/>
          <w:gallery w:val="placeholder"/>
        </w:category>
        <w:types>
          <w:type w:val="bbPlcHdr"/>
        </w:types>
        <w:behaviors>
          <w:behavior w:val="content"/>
        </w:behaviors>
        <w:guid w:val="{BDB46CBE-708C-4262-8035-E6A24A7B4547}"/>
      </w:docPartPr>
      <w:docPartBody>
        <w:p w:rsidR="00140A30" w:rsidRDefault="004F31E0" w:rsidP="004F31E0">
          <w:pPr>
            <w:pStyle w:val="4B658542B03D4D67834B150C3A619FC1"/>
          </w:pPr>
          <w:r w:rsidRPr="003059F5">
            <w:rPr>
              <w:rStyle w:val="PlaceholderText"/>
              <w:rtl/>
            </w:rPr>
            <w:t>[רשות מקומית]</w:t>
          </w:r>
        </w:p>
      </w:docPartBody>
    </w:docPart>
    <w:docPart>
      <w:docPartPr>
        <w:name w:val="6F7CD8EC0DD947ABAFDB672687B7B32F"/>
        <w:category>
          <w:name w:val="כללי"/>
          <w:gallery w:val="placeholder"/>
        </w:category>
        <w:types>
          <w:type w:val="bbPlcHdr"/>
        </w:types>
        <w:behaviors>
          <w:behavior w:val="content"/>
        </w:behaviors>
        <w:guid w:val="{60AA0B20-F97F-476C-AAEB-054D8A708862}"/>
      </w:docPartPr>
      <w:docPartBody>
        <w:p w:rsidR="00140A30" w:rsidRDefault="004F31E0" w:rsidP="004F31E0">
          <w:pPr>
            <w:pStyle w:val="6F7CD8EC0DD947ABAFDB672687B7B32F"/>
          </w:pPr>
          <w:r w:rsidRPr="003059F5">
            <w:rPr>
              <w:rStyle w:val="PlaceholderText"/>
              <w:rtl/>
            </w:rPr>
            <w:t>[שדה נוסף 3]</w:t>
          </w:r>
        </w:p>
      </w:docPartBody>
    </w:docPart>
    <w:docPart>
      <w:docPartPr>
        <w:name w:val="F204BB9576174FFF958E11C85D08BFE6"/>
        <w:category>
          <w:name w:val="כללי"/>
          <w:gallery w:val="placeholder"/>
        </w:category>
        <w:types>
          <w:type w:val="bbPlcHdr"/>
        </w:types>
        <w:behaviors>
          <w:behavior w:val="content"/>
        </w:behaviors>
        <w:guid w:val="{17DB7F3A-6C8F-4D11-831D-C2D040A14D15}"/>
      </w:docPartPr>
      <w:docPartBody>
        <w:p w:rsidR="00140A30" w:rsidRDefault="004F31E0" w:rsidP="004F31E0">
          <w:pPr>
            <w:pStyle w:val="F204BB9576174FFF958E11C85D08BFE6"/>
          </w:pPr>
          <w:r w:rsidRPr="003059F5">
            <w:rPr>
              <w:rStyle w:val="PlaceholderText"/>
              <w:rtl/>
            </w:rPr>
            <w:t>[שדה נוסף 4]</w:t>
          </w:r>
        </w:p>
      </w:docPartBody>
    </w:docPart>
    <w:docPart>
      <w:docPartPr>
        <w:name w:val="D806FDE681644DDC865969DC4F5E2101"/>
        <w:category>
          <w:name w:val="כללי"/>
          <w:gallery w:val="placeholder"/>
        </w:category>
        <w:types>
          <w:type w:val="bbPlcHdr"/>
        </w:types>
        <w:behaviors>
          <w:behavior w:val="content"/>
        </w:behaviors>
        <w:guid w:val="{C717BEB8-4240-4B0C-90C9-34BD390E229C}"/>
      </w:docPartPr>
      <w:docPartBody>
        <w:p w:rsidR="00140A30" w:rsidRDefault="004F31E0" w:rsidP="004F31E0">
          <w:pPr>
            <w:pStyle w:val="D806FDE681644DDC865969DC4F5E2101"/>
          </w:pPr>
          <w:r w:rsidRPr="003059F5">
            <w:rPr>
              <w:rStyle w:val="PlaceholderText"/>
              <w:rtl/>
            </w:rPr>
            <w:t>[שדה נוסף 5]</w:t>
          </w:r>
        </w:p>
      </w:docPartBody>
    </w:docPart>
    <w:docPart>
      <w:docPartPr>
        <w:name w:val="9879DDED3021444E8FCB3AC2D820C678"/>
        <w:category>
          <w:name w:val="כללי"/>
          <w:gallery w:val="placeholder"/>
        </w:category>
        <w:types>
          <w:type w:val="bbPlcHdr"/>
        </w:types>
        <w:behaviors>
          <w:behavior w:val="content"/>
        </w:behaviors>
        <w:guid w:val="{AF0FB823-267C-40C2-8A28-CE45CB06BB17}"/>
      </w:docPartPr>
      <w:docPartBody>
        <w:p w:rsidR="00140A30" w:rsidRDefault="004F31E0" w:rsidP="004F31E0">
          <w:pPr>
            <w:pStyle w:val="9879DDED3021444E8FCB3AC2D820C678"/>
          </w:pPr>
          <w:r w:rsidRPr="003059F5">
            <w:rPr>
              <w:rStyle w:val="PlaceholderText"/>
              <w:rtl/>
            </w:rPr>
            <w:t>[שדה נוסף 6]</w:t>
          </w:r>
        </w:p>
      </w:docPartBody>
    </w:docPart>
    <w:docPart>
      <w:docPartPr>
        <w:name w:val="827289AEB97042138BF35D55F694A8A3"/>
        <w:category>
          <w:name w:val="כללי"/>
          <w:gallery w:val="placeholder"/>
        </w:category>
        <w:types>
          <w:type w:val="bbPlcHdr"/>
        </w:types>
        <w:behaviors>
          <w:behavior w:val="content"/>
        </w:behaviors>
        <w:guid w:val="{525EAF9E-C3A7-4BB0-B391-092CDE83A1C4}"/>
      </w:docPartPr>
      <w:docPartBody>
        <w:p w:rsidR="00140A30" w:rsidRDefault="004F31E0" w:rsidP="004F31E0">
          <w:pPr>
            <w:pStyle w:val="827289AEB97042138BF35D55F694A8A3"/>
          </w:pPr>
          <w:r w:rsidRPr="003059F5">
            <w:rPr>
              <w:rStyle w:val="PlaceholderText"/>
              <w:rtl/>
            </w:rPr>
            <w:t>[אחוז השתתפות צד א]</w:t>
          </w:r>
        </w:p>
      </w:docPartBody>
    </w:docPart>
    <w:docPart>
      <w:docPartPr>
        <w:name w:val="8C01917DFFC443E98DE1B2CF5811D699"/>
        <w:category>
          <w:name w:val="כללי"/>
          <w:gallery w:val="placeholder"/>
        </w:category>
        <w:types>
          <w:type w:val="bbPlcHdr"/>
        </w:types>
        <w:behaviors>
          <w:behavior w:val="content"/>
        </w:behaviors>
        <w:guid w:val="{F7A6CEAD-6E93-49C7-926C-EAD9EF181622}"/>
      </w:docPartPr>
      <w:docPartBody>
        <w:p w:rsidR="00140A30" w:rsidRDefault="004F31E0" w:rsidP="004F31E0">
          <w:pPr>
            <w:pStyle w:val="8C01917DFFC443E98DE1B2CF5811D699"/>
          </w:pPr>
          <w:r w:rsidRPr="003059F5">
            <w:rPr>
              <w:rStyle w:val="PlaceholderText"/>
              <w:rtl/>
            </w:rPr>
            <w:t>[תאריך חתימת חוזה]</w:t>
          </w:r>
        </w:p>
      </w:docPartBody>
    </w:docPart>
    <w:docPart>
      <w:docPartPr>
        <w:name w:val="D2D46E0196A44AC7BF27EC4B04507A2F"/>
        <w:category>
          <w:name w:val="כללי"/>
          <w:gallery w:val="placeholder"/>
        </w:category>
        <w:types>
          <w:type w:val="bbPlcHdr"/>
        </w:types>
        <w:behaviors>
          <w:behavior w:val="content"/>
        </w:behaviors>
        <w:guid w:val="{7E7C750B-67D5-4DFF-AF3F-8AC9756705F3}"/>
      </w:docPartPr>
      <w:docPartBody>
        <w:p w:rsidR="00140A30" w:rsidRDefault="004F31E0" w:rsidP="004F31E0">
          <w:pPr>
            <w:pStyle w:val="D2D46E0196A44AC7BF27EC4B04507A2F"/>
          </w:pPr>
          <w:r w:rsidRPr="0027244C">
            <w:rPr>
              <w:rStyle w:val="PlaceholderText"/>
              <w:rtl/>
            </w:rPr>
            <w:t>[צד א בחוזה]</w:t>
          </w:r>
        </w:p>
      </w:docPartBody>
    </w:docPart>
    <w:docPart>
      <w:docPartPr>
        <w:name w:val="75C10C1CECC140D381C7A3CD4F15CE16"/>
        <w:category>
          <w:name w:val="כללי"/>
          <w:gallery w:val="placeholder"/>
        </w:category>
        <w:types>
          <w:type w:val="bbPlcHdr"/>
        </w:types>
        <w:behaviors>
          <w:behavior w:val="content"/>
        </w:behaviors>
        <w:guid w:val="{1D0E3D04-2C3B-41E8-BDB9-36B9718D2290}"/>
      </w:docPartPr>
      <w:docPartBody>
        <w:p w:rsidR="00140A30" w:rsidRDefault="004F31E0" w:rsidP="004F31E0">
          <w:pPr>
            <w:pStyle w:val="75C10C1CECC140D381C7A3CD4F15CE16"/>
          </w:pPr>
          <w:r w:rsidRPr="003059F5">
            <w:rPr>
              <w:rStyle w:val="PlaceholderText"/>
              <w:rtl/>
            </w:rPr>
            <w:t>[שם ספק]</w:t>
          </w:r>
        </w:p>
      </w:docPartBody>
    </w:docPart>
    <w:docPart>
      <w:docPartPr>
        <w:name w:val="C679AF8923284260B5AAD6F69C999039"/>
        <w:category>
          <w:name w:val="כללי"/>
          <w:gallery w:val="placeholder"/>
        </w:category>
        <w:types>
          <w:type w:val="bbPlcHdr"/>
        </w:types>
        <w:behaviors>
          <w:behavior w:val="content"/>
        </w:behaviors>
        <w:guid w:val="{A2AED12E-CC78-4A36-9E3A-FE1AF8A65080}"/>
      </w:docPartPr>
      <w:docPartBody>
        <w:p w:rsidR="00140A30" w:rsidRDefault="004F31E0" w:rsidP="004F31E0">
          <w:pPr>
            <w:pStyle w:val="C679AF8923284260B5AAD6F69C999039"/>
          </w:pPr>
          <w:r w:rsidRPr="003059F5">
            <w:rPr>
              <w:rStyle w:val="PlaceholderText"/>
              <w:rtl/>
            </w:rPr>
            <w:t>[שם ספק]</w:t>
          </w:r>
        </w:p>
      </w:docPartBody>
    </w:docPart>
    <w:docPart>
      <w:docPartPr>
        <w:name w:val="9F6D5CE2175D4228891A0F4415E33AB6"/>
        <w:category>
          <w:name w:val="כללי"/>
          <w:gallery w:val="placeholder"/>
        </w:category>
        <w:types>
          <w:type w:val="bbPlcHdr"/>
        </w:types>
        <w:behaviors>
          <w:behavior w:val="content"/>
        </w:behaviors>
        <w:guid w:val="{DD1AD9F0-4698-4A52-AA34-1EB070D09578}"/>
      </w:docPartPr>
      <w:docPartBody>
        <w:p w:rsidR="00140A30" w:rsidRDefault="004F31E0" w:rsidP="004F31E0">
          <w:pPr>
            <w:pStyle w:val="9F6D5CE2175D4228891A0F4415E33AB6"/>
          </w:pPr>
          <w:r w:rsidRPr="003059F5">
            <w:rPr>
              <w:rStyle w:val="PlaceholderText"/>
              <w:rtl/>
            </w:rPr>
            <w:t>[שם ספק]</w:t>
          </w:r>
        </w:p>
      </w:docPartBody>
    </w:docPart>
    <w:docPart>
      <w:docPartPr>
        <w:name w:val="7D7F65B777D1447A959F30616375AB68"/>
        <w:category>
          <w:name w:val="כללי"/>
          <w:gallery w:val="placeholder"/>
        </w:category>
        <w:types>
          <w:type w:val="bbPlcHdr"/>
        </w:types>
        <w:behaviors>
          <w:behavior w:val="content"/>
        </w:behaviors>
        <w:guid w:val="{5B7023A4-F09C-4AA2-827B-D069E32AD9C1}"/>
      </w:docPartPr>
      <w:docPartBody>
        <w:p w:rsidR="00140A30" w:rsidRDefault="004F31E0" w:rsidP="004F31E0">
          <w:pPr>
            <w:pStyle w:val="7D7F65B777D1447A959F30616375AB68"/>
          </w:pPr>
          <w:r w:rsidRPr="003059F5">
            <w:rPr>
              <w:rStyle w:val="PlaceholderText"/>
              <w:rtl/>
            </w:rPr>
            <w:t>[שם ספק]</w:t>
          </w:r>
        </w:p>
      </w:docPartBody>
    </w:docPart>
    <w:docPart>
      <w:docPartPr>
        <w:name w:val="C396CD23D44D414C97F12D5C40BA4B80"/>
        <w:category>
          <w:name w:val="כללי"/>
          <w:gallery w:val="placeholder"/>
        </w:category>
        <w:types>
          <w:type w:val="bbPlcHdr"/>
        </w:types>
        <w:behaviors>
          <w:behavior w:val="content"/>
        </w:behaviors>
        <w:guid w:val="{32AAF547-2D58-4D9F-9BB5-8B594A820F04}"/>
      </w:docPartPr>
      <w:docPartBody>
        <w:p w:rsidR="00140A30" w:rsidRDefault="004F31E0" w:rsidP="004F31E0">
          <w:pPr>
            <w:pStyle w:val="C396CD23D44D414C97F12D5C40BA4B80"/>
          </w:pPr>
          <w:r w:rsidRPr="003059F5">
            <w:rPr>
              <w:rStyle w:val="PlaceholderText"/>
              <w:rtl/>
            </w:rPr>
            <w:t>[תבנית חוזה]</w:t>
          </w:r>
        </w:p>
      </w:docPartBody>
    </w:docPart>
    <w:docPart>
      <w:docPartPr>
        <w:name w:val="DDFC75CB7DBC40D7B07794BCEBC82081"/>
        <w:category>
          <w:name w:val="כללי"/>
          <w:gallery w:val="placeholder"/>
        </w:category>
        <w:types>
          <w:type w:val="bbPlcHdr"/>
        </w:types>
        <w:behaviors>
          <w:behavior w:val="content"/>
        </w:behaviors>
        <w:guid w:val="{BEC16259-7B1B-4B32-96E9-09CC1116D22D}"/>
      </w:docPartPr>
      <w:docPartBody>
        <w:p w:rsidR="00140A30" w:rsidRDefault="004F31E0" w:rsidP="004F31E0">
          <w:pPr>
            <w:pStyle w:val="DDFC75CB7DBC40D7B07794BCEBC82081"/>
          </w:pPr>
          <w:r w:rsidRPr="009D00D7">
            <w:rPr>
              <w:rStyle w:val="PlaceholderText"/>
              <w:rtl/>
            </w:rPr>
            <w:t>[שם הפרויקט]</w:t>
          </w:r>
        </w:p>
      </w:docPartBody>
    </w:docPart>
    <w:docPart>
      <w:docPartPr>
        <w:name w:val="C8EC96CCE3E04422A3347626E68D11DA"/>
        <w:category>
          <w:name w:val="כללי"/>
          <w:gallery w:val="placeholder"/>
        </w:category>
        <w:types>
          <w:type w:val="bbPlcHdr"/>
        </w:types>
        <w:behaviors>
          <w:behavior w:val="content"/>
        </w:behaviors>
        <w:guid w:val="{BD56C994-09E7-40FE-8F26-F5040657340A}"/>
      </w:docPartPr>
      <w:docPartBody>
        <w:p w:rsidR="00140A30" w:rsidRDefault="004F31E0" w:rsidP="004F31E0">
          <w:pPr>
            <w:pStyle w:val="C8EC96CCE3E04422A3347626E68D11DA"/>
          </w:pPr>
          <w:r w:rsidRPr="003059F5">
            <w:rPr>
              <w:rStyle w:val="PlaceholderText"/>
              <w:rtl/>
            </w:rPr>
            <w:t>[שם ספק]</w:t>
          </w:r>
        </w:p>
      </w:docPartBody>
    </w:docPart>
    <w:docPart>
      <w:docPartPr>
        <w:name w:val="AE51C040CB3142A490D28D84441A92E6"/>
        <w:category>
          <w:name w:val="כללי"/>
          <w:gallery w:val="placeholder"/>
        </w:category>
        <w:types>
          <w:type w:val="bbPlcHdr"/>
        </w:types>
        <w:behaviors>
          <w:behavior w:val="content"/>
        </w:behaviors>
        <w:guid w:val="{9EADAD84-86A4-4A35-8A15-5772C48A4F38}"/>
      </w:docPartPr>
      <w:docPartBody>
        <w:p w:rsidR="00140A30" w:rsidRDefault="004F31E0" w:rsidP="004F31E0">
          <w:pPr>
            <w:pStyle w:val="AE51C040CB3142A490D28D84441A92E6"/>
          </w:pPr>
          <w:r w:rsidRPr="003059F5">
            <w:rPr>
              <w:rStyle w:val="PlaceholderText"/>
              <w:rtl/>
            </w:rPr>
            <w:t>[שם ספק]</w:t>
          </w:r>
        </w:p>
      </w:docPartBody>
    </w:docPart>
    <w:docPart>
      <w:docPartPr>
        <w:name w:val="BE6898D816394EF5800DF12B6423A109"/>
        <w:category>
          <w:name w:val="כללי"/>
          <w:gallery w:val="placeholder"/>
        </w:category>
        <w:types>
          <w:type w:val="bbPlcHdr"/>
        </w:types>
        <w:behaviors>
          <w:behavior w:val="content"/>
        </w:behaviors>
        <w:guid w:val="{66339757-AB4D-4412-9E28-D6AEBF170703}"/>
      </w:docPartPr>
      <w:docPartBody>
        <w:p w:rsidR="00140A30" w:rsidRDefault="004F31E0" w:rsidP="004F31E0">
          <w:pPr>
            <w:pStyle w:val="BE6898D816394EF5800DF12B6423A109"/>
          </w:pPr>
          <w:r w:rsidRPr="000E16FF">
            <w:rPr>
              <w:rStyle w:val="PlaceholderText"/>
              <w:rtl/>
            </w:rPr>
            <w:t>[שם ספק]</w:t>
          </w:r>
        </w:p>
      </w:docPartBody>
    </w:docPart>
    <w:docPart>
      <w:docPartPr>
        <w:name w:val="EF68EF2C8D49419FA8237860F8AC5112"/>
        <w:category>
          <w:name w:val="כללי"/>
          <w:gallery w:val="placeholder"/>
        </w:category>
        <w:types>
          <w:type w:val="bbPlcHdr"/>
        </w:types>
        <w:behaviors>
          <w:behavior w:val="content"/>
        </w:behaviors>
        <w:guid w:val="{F156577D-0EA6-49E7-BBDE-C762AD9B4826}"/>
      </w:docPartPr>
      <w:docPartBody>
        <w:p w:rsidR="00140A30" w:rsidRDefault="004F31E0" w:rsidP="004F31E0">
          <w:pPr>
            <w:pStyle w:val="EF68EF2C8D49419FA8237860F8AC5112"/>
          </w:pPr>
          <w:r w:rsidRPr="00C5438E">
            <w:rPr>
              <w:rStyle w:val="PlaceholderText"/>
              <w:rtl/>
            </w:rPr>
            <w:t>[צד א בחוזה]</w:t>
          </w:r>
        </w:p>
      </w:docPartBody>
    </w:docPart>
    <w:docPart>
      <w:docPartPr>
        <w:name w:val="F4629E918DAA43B28378FE4653BB7779"/>
        <w:category>
          <w:name w:val="כללי"/>
          <w:gallery w:val="placeholder"/>
        </w:category>
        <w:types>
          <w:type w:val="bbPlcHdr"/>
        </w:types>
        <w:behaviors>
          <w:behavior w:val="content"/>
        </w:behaviors>
        <w:guid w:val="{09CBCE6B-A4C5-4FE8-A44D-EFDA7B24E6E2}"/>
      </w:docPartPr>
      <w:docPartBody>
        <w:p w:rsidR="00140A30" w:rsidRDefault="004F31E0" w:rsidP="004F31E0">
          <w:pPr>
            <w:pStyle w:val="F4629E918DAA43B28378FE4653BB7779"/>
          </w:pPr>
          <w:r w:rsidRPr="003059F5">
            <w:rPr>
              <w:rStyle w:val="PlaceholderText"/>
              <w:rtl/>
            </w:rPr>
            <w:t>[שם ספק]</w:t>
          </w:r>
        </w:p>
      </w:docPartBody>
    </w:docPart>
    <w:docPart>
      <w:docPartPr>
        <w:name w:val="24A63F6662424C32970C78250112E0BC"/>
        <w:category>
          <w:name w:val="כללי"/>
          <w:gallery w:val="placeholder"/>
        </w:category>
        <w:types>
          <w:type w:val="bbPlcHdr"/>
        </w:types>
        <w:behaviors>
          <w:behavior w:val="content"/>
        </w:behaviors>
        <w:guid w:val="{270B5609-BBD1-4C78-8205-C2006896B249}"/>
      </w:docPartPr>
      <w:docPartBody>
        <w:p w:rsidR="00140A30" w:rsidRDefault="004F31E0" w:rsidP="004F31E0">
          <w:pPr>
            <w:pStyle w:val="24A63F6662424C32970C78250112E0BC"/>
          </w:pPr>
          <w:r w:rsidRPr="003059F5">
            <w:rPr>
              <w:rStyle w:val="PlaceholderText"/>
              <w:rtl/>
            </w:rPr>
            <w:t>[שם אתר]</w:t>
          </w:r>
        </w:p>
      </w:docPartBody>
    </w:docPart>
    <w:docPart>
      <w:docPartPr>
        <w:name w:val="30B70C1B4C8043FDBBF9432F2E8A2F21"/>
        <w:category>
          <w:name w:val="כללי"/>
          <w:gallery w:val="placeholder"/>
        </w:category>
        <w:types>
          <w:type w:val="bbPlcHdr"/>
        </w:types>
        <w:behaviors>
          <w:behavior w:val="content"/>
        </w:behaviors>
        <w:guid w:val="{1111D997-F80D-4896-8A19-ED5CE5B909CD}"/>
      </w:docPartPr>
      <w:docPartBody>
        <w:p w:rsidR="00140A30" w:rsidRDefault="004F31E0" w:rsidP="004F31E0">
          <w:pPr>
            <w:pStyle w:val="30B70C1B4C8043FDBBF9432F2E8A2F21"/>
          </w:pPr>
          <w:r w:rsidRPr="003059F5">
            <w:rPr>
              <w:rStyle w:val="PlaceholderText"/>
              <w:rtl/>
            </w:rPr>
            <w:t>[תיאור עבודה]</w:t>
          </w:r>
        </w:p>
      </w:docPartBody>
    </w:docPart>
    <w:docPart>
      <w:docPartPr>
        <w:name w:val="90E9F10387AB4EAA9DB58135988EE7DC"/>
        <w:category>
          <w:name w:val="כללי"/>
          <w:gallery w:val="placeholder"/>
        </w:category>
        <w:types>
          <w:type w:val="bbPlcHdr"/>
        </w:types>
        <w:behaviors>
          <w:behavior w:val="content"/>
        </w:behaviors>
        <w:guid w:val="{4142C1AD-AEE2-49DC-BD35-2FAC95EF1BA2}"/>
      </w:docPartPr>
      <w:docPartBody>
        <w:p w:rsidR="00140A30" w:rsidRDefault="004F31E0" w:rsidP="004F31E0">
          <w:pPr>
            <w:pStyle w:val="90E9F10387AB4EAA9DB58135988EE7DC"/>
          </w:pPr>
          <w:r w:rsidRPr="000E16FF">
            <w:rPr>
              <w:rStyle w:val="PlaceholderText"/>
              <w:rtl/>
            </w:rPr>
            <w:t>[שם ספק]</w:t>
          </w:r>
        </w:p>
      </w:docPartBody>
    </w:docPart>
    <w:docPart>
      <w:docPartPr>
        <w:name w:val="4E7446D7E1B14578B18676CB1583CAF6"/>
        <w:category>
          <w:name w:val="כללי"/>
          <w:gallery w:val="placeholder"/>
        </w:category>
        <w:types>
          <w:type w:val="bbPlcHdr"/>
        </w:types>
        <w:behaviors>
          <w:behavior w:val="content"/>
        </w:behaviors>
        <w:guid w:val="{BC5AF6CC-2AAF-4578-BC2C-CC842DBC0A04}"/>
      </w:docPartPr>
      <w:docPartBody>
        <w:p w:rsidR="00140A30" w:rsidRDefault="004F31E0" w:rsidP="004F31E0">
          <w:pPr>
            <w:pStyle w:val="4E7446D7E1B14578B18676CB1583CAF6"/>
          </w:pPr>
          <w:r w:rsidRPr="00C5438E">
            <w:rPr>
              <w:rStyle w:val="PlaceholderText"/>
              <w:rtl/>
            </w:rPr>
            <w:t>[צד א בחוזה]</w:t>
          </w:r>
        </w:p>
      </w:docPartBody>
    </w:docPart>
    <w:docPart>
      <w:docPartPr>
        <w:name w:val="99A7248931854F288AC7FD52946BBC79"/>
        <w:category>
          <w:name w:val="כללי"/>
          <w:gallery w:val="placeholder"/>
        </w:category>
        <w:types>
          <w:type w:val="bbPlcHdr"/>
        </w:types>
        <w:behaviors>
          <w:behavior w:val="content"/>
        </w:behaviors>
        <w:guid w:val="{B78C4EBC-0E90-4C22-BFDA-EFD8A0C9A2DF}"/>
      </w:docPartPr>
      <w:docPartBody>
        <w:p w:rsidR="00140A30" w:rsidRDefault="004F31E0" w:rsidP="004F31E0">
          <w:pPr>
            <w:pStyle w:val="99A7248931854F288AC7FD52946BBC79"/>
          </w:pPr>
          <w:r w:rsidRPr="003059F5">
            <w:rPr>
              <w:rStyle w:val="PlaceholderText"/>
              <w:rtl/>
            </w:rPr>
            <w:t>[שם אתר]</w:t>
          </w:r>
        </w:p>
      </w:docPartBody>
    </w:docPart>
    <w:docPart>
      <w:docPartPr>
        <w:name w:val="8A765287477742AE8C1C46B5AF0ED185"/>
        <w:category>
          <w:name w:val="כללי"/>
          <w:gallery w:val="placeholder"/>
        </w:category>
        <w:types>
          <w:type w:val="bbPlcHdr"/>
        </w:types>
        <w:behaviors>
          <w:behavior w:val="content"/>
        </w:behaviors>
        <w:guid w:val="{08DCFE5C-3938-4141-BA18-551534FA2D23}"/>
      </w:docPartPr>
      <w:docPartBody>
        <w:p w:rsidR="00140A30" w:rsidRDefault="004F31E0" w:rsidP="004F31E0">
          <w:pPr>
            <w:pStyle w:val="8A765287477742AE8C1C46B5AF0ED185"/>
          </w:pPr>
          <w:r w:rsidRPr="003059F5">
            <w:rPr>
              <w:rStyle w:val="PlaceholderText"/>
              <w:rtl/>
            </w:rPr>
            <w:t>[תאריך חתימת חוזה]</w:t>
          </w:r>
        </w:p>
      </w:docPartBody>
    </w:docPart>
    <w:docPart>
      <w:docPartPr>
        <w:name w:val="CE2645320CF54187A91080CEA39D01FE"/>
        <w:category>
          <w:name w:val="כללי"/>
          <w:gallery w:val="placeholder"/>
        </w:category>
        <w:types>
          <w:type w:val="bbPlcHdr"/>
        </w:types>
        <w:behaviors>
          <w:behavior w:val="content"/>
        </w:behaviors>
        <w:guid w:val="{A38214FA-4913-40EB-BD59-B29A81C6B337}"/>
      </w:docPartPr>
      <w:docPartBody>
        <w:p w:rsidR="00140A30" w:rsidRDefault="004F31E0" w:rsidP="004F31E0">
          <w:pPr>
            <w:pStyle w:val="CE2645320CF54187A91080CEA39D01FE"/>
          </w:pPr>
          <w:r w:rsidRPr="000E16FF">
            <w:rPr>
              <w:rStyle w:val="PlaceholderText"/>
              <w:rtl/>
            </w:rPr>
            <w:t>[שם ספק]</w:t>
          </w:r>
        </w:p>
      </w:docPartBody>
    </w:docPart>
    <w:docPart>
      <w:docPartPr>
        <w:name w:val="EE697B3E17104EA0880A9AE05C00890E"/>
        <w:category>
          <w:name w:val="General"/>
          <w:gallery w:val="placeholder"/>
        </w:category>
        <w:types>
          <w:type w:val="bbPlcHdr"/>
        </w:types>
        <w:behaviors>
          <w:behavior w:val="content"/>
        </w:behaviors>
        <w:guid w:val="{12F11B07-0A33-49D9-B870-9623F6DCC0C0}"/>
      </w:docPartPr>
      <w:docPartBody>
        <w:p w:rsidR="00000000" w:rsidRDefault="00C30938">
          <w:r w:rsidRPr="007F4C94">
            <w:rPr>
              <w:rStyle w:val="PlaceholderText"/>
              <w:rFonts w:hint="cs"/>
              <w:rtl/>
            </w:rPr>
            <w:t>[צד</w:t>
          </w:r>
          <w:r w:rsidRPr="007F4C94">
            <w:rPr>
              <w:rStyle w:val="PlaceholderText"/>
              <w:rtl/>
            </w:rPr>
            <w:t xml:space="preserve"> </w:t>
          </w:r>
          <w:r w:rsidRPr="007F4C94">
            <w:rPr>
              <w:rStyle w:val="PlaceholderText"/>
              <w:rFonts w:hint="cs"/>
              <w:rtl/>
            </w:rPr>
            <w:t>א</w:t>
          </w:r>
          <w:r w:rsidRPr="007F4C94">
            <w:rPr>
              <w:rStyle w:val="PlaceholderText"/>
              <w:rtl/>
            </w:rPr>
            <w:t xml:space="preserve"> </w:t>
          </w:r>
          <w:r w:rsidRPr="007F4C94">
            <w:rPr>
              <w:rStyle w:val="PlaceholderText"/>
              <w:rFonts w:hint="cs"/>
              <w:rtl/>
            </w:rPr>
            <w:t>בחוזה]</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David">
    <w:panose1 w:val="020E0502060401010101"/>
    <w:charset w:val="B1"/>
    <w:family w:val="swiss"/>
    <w:pitch w:val="variable"/>
    <w:sig w:usb0="00000801" w:usb1="00000000" w:usb2="00000000" w:usb3="00000000" w:csb0="0000002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06F" w:usb1="1200FBEF" w:usb2="0064C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046A2"/>
    <w:rsid w:val="00140A30"/>
    <w:rsid w:val="003061B5"/>
    <w:rsid w:val="0032380B"/>
    <w:rsid w:val="003D3172"/>
    <w:rsid w:val="004E2C8D"/>
    <w:rsid w:val="004F31E0"/>
    <w:rsid w:val="00675168"/>
    <w:rsid w:val="006865A5"/>
    <w:rsid w:val="006D1ED5"/>
    <w:rsid w:val="00990C9D"/>
    <w:rsid w:val="00B56928"/>
    <w:rsid w:val="00C30938"/>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65A5"/>
    <w:pPr>
      <w:bidi/>
    </w:pPr>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30938"/>
    <w:rPr>
      <w:color w:val="808080"/>
    </w:rPr>
  </w:style>
  <w:style w:type="paragraph" w:customStyle="1" w:styleId="871AD4D121CD46158D37AC706DC5F20D">
    <w:name w:val="871AD4D121CD46158D37AC706DC5F20D"/>
    <w:rsid w:val="006865A5"/>
    <w:pPr>
      <w:bidi/>
    </w:pPr>
  </w:style>
  <w:style w:type="paragraph" w:customStyle="1" w:styleId="67C2AB97BBCD442C886705456EBBB7B0">
    <w:name w:val="67C2AB97BBCD442C886705456EBBB7B0"/>
    <w:rsid w:val="006865A5"/>
    <w:pPr>
      <w:bidi/>
    </w:pPr>
  </w:style>
  <w:style w:type="paragraph" w:customStyle="1" w:styleId="37208FD0DB0444DCA907EF0ED64E6B18">
    <w:name w:val="37208FD0DB0444DCA907EF0ED64E6B18"/>
    <w:rsid w:val="006865A5"/>
    <w:pPr>
      <w:bidi/>
    </w:pPr>
  </w:style>
  <w:style w:type="paragraph" w:customStyle="1" w:styleId="71D2035B69E0492092CD157201A2A210">
    <w:name w:val="71D2035B69E0492092CD157201A2A210"/>
    <w:rsid w:val="006865A5"/>
    <w:pPr>
      <w:bidi/>
    </w:pPr>
  </w:style>
  <w:style w:type="paragraph" w:customStyle="1" w:styleId="097384DE99F64EFE95EB6B796425FE6C">
    <w:name w:val="097384DE99F64EFE95EB6B796425FE6C"/>
    <w:rsid w:val="000046A2"/>
    <w:pPr>
      <w:bidi/>
    </w:pPr>
  </w:style>
  <w:style w:type="paragraph" w:customStyle="1" w:styleId="BEFDDA32FACF48EE8967FD3328EE85D5">
    <w:name w:val="BEFDDA32FACF48EE8967FD3328EE85D5"/>
    <w:rsid w:val="000046A2"/>
    <w:pPr>
      <w:bidi/>
    </w:pPr>
  </w:style>
  <w:style w:type="paragraph" w:customStyle="1" w:styleId="AE4C4EA1358F449CB9AA95A98D430D69">
    <w:name w:val="AE4C4EA1358F449CB9AA95A98D430D69"/>
    <w:rsid w:val="000046A2"/>
    <w:pPr>
      <w:bidi/>
    </w:pPr>
  </w:style>
  <w:style w:type="paragraph" w:customStyle="1" w:styleId="8C1C27966FA842BD9DBB84D7CEBF11D9">
    <w:name w:val="8C1C27966FA842BD9DBB84D7CEBF11D9"/>
    <w:rsid w:val="000046A2"/>
    <w:pPr>
      <w:bidi/>
    </w:pPr>
  </w:style>
  <w:style w:type="paragraph" w:customStyle="1" w:styleId="D8AD10FF4ACF422CBCAAB4B3A763E055">
    <w:name w:val="D8AD10FF4ACF422CBCAAB4B3A763E055"/>
    <w:rsid w:val="000046A2"/>
    <w:pPr>
      <w:bidi/>
    </w:pPr>
  </w:style>
  <w:style w:type="paragraph" w:customStyle="1" w:styleId="212B709D20E24C4FBC3A01EA478C3422">
    <w:name w:val="212B709D20E24C4FBC3A01EA478C3422"/>
    <w:rsid w:val="003D3172"/>
    <w:pPr>
      <w:bidi/>
    </w:pPr>
  </w:style>
  <w:style w:type="paragraph" w:customStyle="1" w:styleId="048129BCA59249ECB25D854E168CDD6D">
    <w:name w:val="048129BCA59249ECB25D854E168CDD6D"/>
    <w:rsid w:val="003D3172"/>
    <w:pPr>
      <w:bidi/>
    </w:pPr>
  </w:style>
  <w:style w:type="paragraph" w:customStyle="1" w:styleId="A878B222E35F471BAD1BBFF22095974D">
    <w:name w:val="A878B222E35F471BAD1BBFF22095974D"/>
    <w:rsid w:val="003D3172"/>
    <w:pPr>
      <w:bidi/>
    </w:pPr>
  </w:style>
  <w:style w:type="paragraph" w:customStyle="1" w:styleId="7B77F19C3F0C46F28774B2598DA9DFE2">
    <w:name w:val="7B77F19C3F0C46F28774B2598DA9DFE2"/>
    <w:rsid w:val="003D3172"/>
    <w:pPr>
      <w:bidi/>
    </w:pPr>
  </w:style>
  <w:style w:type="paragraph" w:customStyle="1" w:styleId="0A197E62E1E1410993613F645EAEF344">
    <w:name w:val="0A197E62E1E1410993613F645EAEF344"/>
    <w:rsid w:val="003D3172"/>
    <w:pPr>
      <w:bidi/>
    </w:pPr>
  </w:style>
  <w:style w:type="paragraph" w:customStyle="1" w:styleId="23A1F3B8A45E4BC2BD68960771DC4502">
    <w:name w:val="23A1F3B8A45E4BC2BD68960771DC4502"/>
    <w:rsid w:val="003D3172"/>
    <w:pPr>
      <w:bidi/>
    </w:pPr>
  </w:style>
  <w:style w:type="paragraph" w:customStyle="1" w:styleId="F8FA696E3F2B4A258EA94289EC9D5DF7">
    <w:name w:val="F8FA696E3F2B4A258EA94289EC9D5DF7"/>
    <w:rsid w:val="003061B5"/>
    <w:pPr>
      <w:bidi/>
    </w:pPr>
  </w:style>
  <w:style w:type="paragraph" w:customStyle="1" w:styleId="40D511AD46BC40D4ADD982AFF3981BF9">
    <w:name w:val="40D511AD46BC40D4ADD982AFF3981BF9"/>
    <w:rsid w:val="003061B5"/>
    <w:pPr>
      <w:bidi/>
    </w:pPr>
  </w:style>
  <w:style w:type="paragraph" w:customStyle="1" w:styleId="E0C813B3E6CD4649B3CE44302F2236D9">
    <w:name w:val="E0C813B3E6CD4649B3CE44302F2236D9"/>
    <w:rsid w:val="003061B5"/>
    <w:pPr>
      <w:bidi/>
    </w:pPr>
  </w:style>
  <w:style w:type="paragraph" w:customStyle="1" w:styleId="CC381D9B04C6458D811782040932388E">
    <w:name w:val="CC381D9B04C6458D811782040932388E"/>
    <w:rsid w:val="004F31E0"/>
    <w:pPr>
      <w:bidi/>
    </w:pPr>
  </w:style>
  <w:style w:type="paragraph" w:customStyle="1" w:styleId="001D182A385C4B878D3B36AE5D180CB7">
    <w:name w:val="001D182A385C4B878D3B36AE5D180CB7"/>
    <w:rsid w:val="004F31E0"/>
    <w:pPr>
      <w:bidi/>
    </w:pPr>
  </w:style>
  <w:style w:type="paragraph" w:customStyle="1" w:styleId="6F4509FAAFF04AB58280FA611122F1C8">
    <w:name w:val="6F4509FAAFF04AB58280FA611122F1C8"/>
    <w:rsid w:val="004F31E0"/>
    <w:pPr>
      <w:bidi/>
    </w:pPr>
  </w:style>
  <w:style w:type="paragraph" w:customStyle="1" w:styleId="54F47E8B1ECB4D4FB7B6D7487F422670">
    <w:name w:val="54F47E8B1ECB4D4FB7B6D7487F422670"/>
    <w:rsid w:val="004F31E0"/>
    <w:pPr>
      <w:bidi/>
    </w:pPr>
  </w:style>
  <w:style w:type="paragraph" w:customStyle="1" w:styleId="59911A407EF8497C83683F96D1D48826">
    <w:name w:val="59911A407EF8497C83683F96D1D48826"/>
    <w:rsid w:val="004F31E0"/>
    <w:pPr>
      <w:bidi/>
    </w:pPr>
  </w:style>
  <w:style w:type="paragraph" w:customStyle="1" w:styleId="75D26ABA50F64685BF9E7EB3D98EDD95">
    <w:name w:val="75D26ABA50F64685BF9E7EB3D98EDD95"/>
    <w:rsid w:val="004F31E0"/>
    <w:pPr>
      <w:bidi/>
    </w:pPr>
  </w:style>
  <w:style w:type="paragraph" w:customStyle="1" w:styleId="78E087138FE549A399F8974392FAC3C8">
    <w:name w:val="78E087138FE549A399F8974392FAC3C8"/>
    <w:rsid w:val="004F31E0"/>
    <w:pPr>
      <w:bidi/>
    </w:pPr>
  </w:style>
  <w:style w:type="paragraph" w:customStyle="1" w:styleId="4B658542B03D4D67834B150C3A619FC1">
    <w:name w:val="4B658542B03D4D67834B150C3A619FC1"/>
    <w:rsid w:val="004F31E0"/>
    <w:pPr>
      <w:bidi/>
    </w:pPr>
  </w:style>
  <w:style w:type="paragraph" w:customStyle="1" w:styleId="6F7CD8EC0DD947ABAFDB672687B7B32F">
    <w:name w:val="6F7CD8EC0DD947ABAFDB672687B7B32F"/>
    <w:rsid w:val="004F31E0"/>
    <w:pPr>
      <w:bidi/>
    </w:pPr>
  </w:style>
  <w:style w:type="paragraph" w:customStyle="1" w:styleId="F204BB9576174FFF958E11C85D08BFE6">
    <w:name w:val="F204BB9576174FFF958E11C85D08BFE6"/>
    <w:rsid w:val="004F31E0"/>
    <w:pPr>
      <w:bidi/>
    </w:pPr>
  </w:style>
  <w:style w:type="paragraph" w:customStyle="1" w:styleId="D806FDE681644DDC865969DC4F5E2101">
    <w:name w:val="D806FDE681644DDC865969DC4F5E2101"/>
    <w:rsid w:val="004F31E0"/>
    <w:pPr>
      <w:bidi/>
    </w:pPr>
  </w:style>
  <w:style w:type="paragraph" w:customStyle="1" w:styleId="9879DDED3021444E8FCB3AC2D820C678">
    <w:name w:val="9879DDED3021444E8FCB3AC2D820C678"/>
    <w:rsid w:val="004F31E0"/>
    <w:pPr>
      <w:bidi/>
    </w:pPr>
  </w:style>
  <w:style w:type="paragraph" w:customStyle="1" w:styleId="827289AEB97042138BF35D55F694A8A3">
    <w:name w:val="827289AEB97042138BF35D55F694A8A3"/>
    <w:rsid w:val="004F31E0"/>
    <w:pPr>
      <w:bidi/>
    </w:pPr>
  </w:style>
  <w:style w:type="paragraph" w:customStyle="1" w:styleId="8C01917DFFC443E98DE1B2CF5811D699">
    <w:name w:val="8C01917DFFC443E98DE1B2CF5811D699"/>
    <w:rsid w:val="004F31E0"/>
    <w:pPr>
      <w:bidi/>
    </w:pPr>
  </w:style>
  <w:style w:type="paragraph" w:customStyle="1" w:styleId="D2D46E0196A44AC7BF27EC4B04507A2F">
    <w:name w:val="D2D46E0196A44AC7BF27EC4B04507A2F"/>
    <w:rsid w:val="004F31E0"/>
    <w:pPr>
      <w:bidi/>
    </w:pPr>
  </w:style>
  <w:style w:type="paragraph" w:customStyle="1" w:styleId="75C10C1CECC140D381C7A3CD4F15CE16">
    <w:name w:val="75C10C1CECC140D381C7A3CD4F15CE16"/>
    <w:rsid w:val="004F31E0"/>
    <w:pPr>
      <w:bidi/>
    </w:pPr>
  </w:style>
  <w:style w:type="paragraph" w:customStyle="1" w:styleId="C679AF8923284260B5AAD6F69C999039">
    <w:name w:val="C679AF8923284260B5AAD6F69C999039"/>
    <w:rsid w:val="004F31E0"/>
    <w:pPr>
      <w:bidi/>
    </w:pPr>
  </w:style>
  <w:style w:type="paragraph" w:customStyle="1" w:styleId="9F6D5CE2175D4228891A0F4415E33AB6">
    <w:name w:val="9F6D5CE2175D4228891A0F4415E33AB6"/>
    <w:rsid w:val="004F31E0"/>
    <w:pPr>
      <w:bidi/>
    </w:pPr>
  </w:style>
  <w:style w:type="paragraph" w:customStyle="1" w:styleId="7D7F65B777D1447A959F30616375AB68">
    <w:name w:val="7D7F65B777D1447A959F30616375AB68"/>
    <w:rsid w:val="004F31E0"/>
    <w:pPr>
      <w:bidi/>
    </w:pPr>
  </w:style>
  <w:style w:type="paragraph" w:customStyle="1" w:styleId="C396CD23D44D414C97F12D5C40BA4B80">
    <w:name w:val="C396CD23D44D414C97F12D5C40BA4B80"/>
    <w:rsid w:val="004F31E0"/>
    <w:pPr>
      <w:bidi/>
    </w:pPr>
  </w:style>
  <w:style w:type="paragraph" w:customStyle="1" w:styleId="DDFC75CB7DBC40D7B07794BCEBC82081">
    <w:name w:val="DDFC75CB7DBC40D7B07794BCEBC82081"/>
    <w:rsid w:val="004F31E0"/>
    <w:pPr>
      <w:bidi/>
    </w:pPr>
  </w:style>
  <w:style w:type="paragraph" w:customStyle="1" w:styleId="C8EC96CCE3E04422A3347626E68D11DA">
    <w:name w:val="C8EC96CCE3E04422A3347626E68D11DA"/>
    <w:rsid w:val="004F31E0"/>
    <w:pPr>
      <w:bidi/>
    </w:pPr>
  </w:style>
  <w:style w:type="paragraph" w:customStyle="1" w:styleId="AE51C040CB3142A490D28D84441A92E6">
    <w:name w:val="AE51C040CB3142A490D28D84441A92E6"/>
    <w:rsid w:val="004F31E0"/>
    <w:pPr>
      <w:bidi/>
    </w:pPr>
  </w:style>
  <w:style w:type="paragraph" w:customStyle="1" w:styleId="BE6898D816394EF5800DF12B6423A109">
    <w:name w:val="BE6898D816394EF5800DF12B6423A109"/>
    <w:rsid w:val="004F31E0"/>
    <w:pPr>
      <w:bidi/>
    </w:pPr>
  </w:style>
  <w:style w:type="paragraph" w:customStyle="1" w:styleId="EC026E0E15CE4E399D345E9AF19C7956">
    <w:name w:val="EC026E0E15CE4E399D345E9AF19C7956"/>
    <w:rsid w:val="004F31E0"/>
    <w:pPr>
      <w:bidi/>
    </w:pPr>
  </w:style>
  <w:style w:type="paragraph" w:customStyle="1" w:styleId="F36FE7D3BFC247ED96D59DF74E80B6E7">
    <w:name w:val="F36FE7D3BFC247ED96D59DF74E80B6E7"/>
    <w:rsid w:val="004F31E0"/>
    <w:pPr>
      <w:bidi/>
    </w:pPr>
  </w:style>
  <w:style w:type="paragraph" w:customStyle="1" w:styleId="5F59C405F35340EC875798BBFC32A9DD">
    <w:name w:val="5F59C405F35340EC875798BBFC32A9DD"/>
    <w:rsid w:val="004F31E0"/>
    <w:pPr>
      <w:bidi/>
    </w:pPr>
  </w:style>
  <w:style w:type="paragraph" w:customStyle="1" w:styleId="D41420E7A8244B0682FF5F137EE2FDC0">
    <w:name w:val="D41420E7A8244B0682FF5F137EE2FDC0"/>
    <w:rsid w:val="004F31E0"/>
    <w:pPr>
      <w:bidi/>
    </w:pPr>
  </w:style>
  <w:style w:type="paragraph" w:customStyle="1" w:styleId="EF68EF2C8D49419FA8237860F8AC5112">
    <w:name w:val="EF68EF2C8D49419FA8237860F8AC5112"/>
    <w:rsid w:val="004F31E0"/>
    <w:pPr>
      <w:bidi/>
    </w:pPr>
  </w:style>
  <w:style w:type="paragraph" w:customStyle="1" w:styleId="F4629E918DAA43B28378FE4653BB7779">
    <w:name w:val="F4629E918DAA43B28378FE4653BB7779"/>
    <w:rsid w:val="004F31E0"/>
    <w:pPr>
      <w:bidi/>
    </w:pPr>
  </w:style>
  <w:style w:type="paragraph" w:customStyle="1" w:styleId="24A63F6662424C32970C78250112E0BC">
    <w:name w:val="24A63F6662424C32970C78250112E0BC"/>
    <w:rsid w:val="004F31E0"/>
    <w:pPr>
      <w:bidi/>
    </w:pPr>
  </w:style>
  <w:style w:type="paragraph" w:customStyle="1" w:styleId="30B70C1B4C8043FDBBF9432F2E8A2F21">
    <w:name w:val="30B70C1B4C8043FDBBF9432F2E8A2F21"/>
    <w:rsid w:val="004F31E0"/>
    <w:pPr>
      <w:bidi/>
    </w:pPr>
  </w:style>
  <w:style w:type="paragraph" w:customStyle="1" w:styleId="90E9F10387AB4EAA9DB58135988EE7DC">
    <w:name w:val="90E9F10387AB4EAA9DB58135988EE7DC"/>
    <w:rsid w:val="004F31E0"/>
    <w:pPr>
      <w:bidi/>
    </w:pPr>
  </w:style>
  <w:style w:type="paragraph" w:customStyle="1" w:styleId="4E7446D7E1B14578B18676CB1583CAF6">
    <w:name w:val="4E7446D7E1B14578B18676CB1583CAF6"/>
    <w:rsid w:val="004F31E0"/>
    <w:pPr>
      <w:bidi/>
    </w:pPr>
  </w:style>
  <w:style w:type="paragraph" w:customStyle="1" w:styleId="99A7248931854F288AC7FD52946BBC79">
    <w:name w:val="99A7248931854F288AC7FD52946BBC79"/>
    <w:rsid w:val="004F31E0"/>
    <w:pPr>
      <w:bidi/>
    </w:pPr>
  </w:style>
  <w:style w:type="paragraph" w:customStyle="1" w:styleId="8A765287477742AE8C1C46B5AF0ED185">
    <w:name w:val="8A765287477742AE8C1C46B5AF0ED185"/>
    <w:rsid w:val="004F31E0"/>
    <w:pPr>
      <w:bidi/>
    </w:pPr>
  </w:style>
  <w:style w:type="paragraph" w:customStyle="1" w:styleId="CE2645320CF54187A91080CEA39D01FE">
    <w:name w:val="CE2645320CF54187A91080CEA39D01FE"/>
    <w:rsid w:val="004F31E0"/>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4.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5.xml><?xml version="1.0" encoding="utf-8"?>
<ct:contentTypeSchema xmlns:ct="http://schemas.microsoft.com/office/2006/metadata/contentType" xmlns:ma="http://schemas.microsoft.com/office/2006/metadata/properties/metaAttributes" ct:_="" ma:_="" ma:contentTypeName="מעצב פנים" ma:contentTypeID="0x010100398782B37190B343ABC5A26867A4FDE219006FB40511F493624B9D8ACA56B6F0C170" ma:contentTypeVersion="175" ma:contentTypeDescription="" ma:contentTypeScope="" ma:versionID="406459c2a5c078f97644e7af4c791b8c">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381418-8ABF-4017-996B-57015B068E3D}">
  <ds:schemaRefs>
    <ds:schemaRef ds:uri="http://schemas.microsoft.com/sharepoint/v3/contenttype/forms"/>
  </ds:schemaRefs>
</ds:datastoreItem>
</file>

<file path=customXml/itemProps2.xml><?xml version="1.0" encoding="utf-8"?>
<ds:datastoreItem xmlns:ds="http://schemas.openxmlformats.org/officeDocument/2006/customXml" ds:itemID="{ACDF2FBB-22A2-4FAD-B21A-E02D1527E415}"/>
</file>

<file path=customXml/itemProps3.xml><?xml version="1.0" encoding="utf-8"?>
<ds:datastoreItem xmlns:ds="http://schemas.openxmlformats.org/officeDocument/2006/customXml" ds:itemID="{81709D4C-33DC-48CC-AC7E-130A245806EE}">
  <ds:schemaRefs>
    <ds:schemaRef ds:uri="http://schemas.microsoft.com/office/infopath/2007/PartnerControls"/>
    <ds:schemaRef ds:uri="http://schemas.microsoft.com/office/2006/documentManagement/types"/>
    <ds:schemaRef ds:uri="http://www.w3.org/XML/1998/namespace"/>
    <ds:schemaRef ds:uri="http://schemas.openxmlformats.org/package/2006/metadata/core-properties"/>
    <ds:schemaRef ds:uri="http://purl.org/dc/elements/1.1/"/>
    <ds:schemaRef ds:uri="http://purl.org/dc/dcmitype/"/>
    <ds:schemaRef ds:uri="http://schemas.microsoft.com/sharepoint/v3"/>
    <ds:schemaRef ds:uri="http://schemas.microsoft.com/office/2006/metadata/properties"/>
    <ds:schemaRef ds:uri="e82e0497-401b-493b-ab66-61f85c09ed30"/>
    <ds:schemaRef ds:uri="http://purl.org/dc/terms/"/>
  </ds:schemaRefs>
</ds:datastoreItem>
</file>

<file path=customXml/itemProps4.xml><?xml version="1.0" encoding="utf-8"?>
<ds:datastoreItem xmlns:ds="http://schemas.openxmlformats.org/officeDocument/2006/customXml" ds:itemID="{82C60074-936C-484E-9113-99EC5F69D257}">
  <ds:schemaRefs>
    <ds:schemaRef ds:uri="http://schemas.microsoft.com/office/2006/metadata/customXsn"/>
  </ds:schemaRefs>
</ds:datastoreItem>
</file>

<file path=customXml/itemProps5.xml><?xml version="1.0" encoding="utf-8"?>
<ds:datastoreItem xmlns:ds="http://schemas.openxmlformats.org/officeDocument/2006/customXml" ds:itemID="{3275DAB8-A2D1-4597-BE60-0CF12C674E3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82e0497-401b-493b-ab66-61f85c09ed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38FCD0F1-61E6-47AE-B8C7-1E691EC81E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35</Pages>
  <Words>10295</Words>
  <Characters>51478</Characters>
  <Application>Microsoft Office Word</Application>
  <DocSecurity>0</DocSecurity>
  <Lines>428</Lines>
  <Paragraphs>123</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61650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גרמן קגנובסקי</dc:creator>
  <cp:keywords/>
  <dc:description/>
  <cp:lastModifiedBy>גרמן קגנובסקי</cp:lastModifiedBy>
  <cp:revision>4</cp:revision>
  <cp:lastPrinted>2020-11-02T09:02:00Z</cp:lastPrinted>
  <dcterms:created xsi:type="dcterms:W3CDTF">2020-12-09T13:17:00Z</dcterms:created>
  <dcterms:modified xsi:type="dcterms:W3CDTF">2020-12-09T13:18:00Z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09e12812-c8d2-46b0-bcb1-14b1621f4529</vt:lpwstr>
  </property>
</Properties>
</file>