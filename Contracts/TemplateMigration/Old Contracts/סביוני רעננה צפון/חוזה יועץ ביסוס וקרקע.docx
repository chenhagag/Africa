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316383"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hint="cs"/>
          <w:sz w:val="24"/>
          <w:szCs w:val="24"/>
          <w:lang w:eastAsia="he-IL"/>
        </w:rPr>
      </w:pPr>
    </w:p>
    <w:p w14:paraId="4BC36AF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EA449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553E2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3F137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BDADB9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6278A3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71854">
        <w:rPr>
          <w:rFonts w:ascii="Times New Roman" w:eastAsia="Times New Roman" w:hAnsi="Times New Roman" w:cs="David"/>
          <w:bCs/>
          <w:i/>
          <w:iCs/>
          <w:noProof/>
          <w:sz w:val="24"/>
          <w:szCs w:val="24"/>
        </w:rPr>
        <w:drawing>
          <wp:inline distT="0" distB="0" distL="0" distR="0" wp14:anchorId="5014DA29" wp14:editId="4B0224BF">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5ED858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428F63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79A7B2"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230EBC"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F92F8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71854">
        <w:rPr>
          <w:rFonts w:ascii="Times New Roman" w:eastAsia="Times New Roman" w:hAnsi="Times New Roman" w:cs="David" w:hint="cs"/>
          <w:bCs/>
          <w:sz w:val="32"/>
          <w:szCs w:val="32"/>
          <w:u w:val="single"/>
          <w:rtl/>
          <w:lang w:eastAsia="he-IL"/>
        </w:rPr>
        <w:t>חוזה יועץ ביסוס וקרקע</w:t>
      </w:r>
    </w:p>
    <w:p w14:paraId="61A1BAE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8B9D0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1444C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bCs/>
          <w:sz w:val="24"/>
          <w:szCs w:val="24"/>
          <w:u w:val="single"/>
          <w:rtl/>
          <w:lang w:eastAsia="he-IL"/>
        </w:rPr>
        <w:alias w:val="שם הפרויקט"/>
        <w:tag w:val="cntProjectName"/>
        <w:id w:val="-831059493"/>
        <w:placeholder>
          <w:docPart w:val="557EF49ACB094406A71E583851CF79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63A040D7" w14:textId="77777777" w:rsidR="00071854" w:rsidRPr="00071854" w:rsidRDefault="00161D2E"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hint="cs"/>
              <w:bCs/>
              <w:sz w:val="24"/>
              <w:szCs w:val="24"/>
              <w:u w:val="single"/>
              <w:rtl/>
              <w:lang w:eastAsia="he-IL"/>
            </w:rPr>
            <w:t>סביוני  רעננה  צפון</w:t>
          </w:r>
        </w:p>
      </w:sdtContent>
    </w:sdt>
    <w:p w14:paraId="15E4662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309FA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6A3C5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sdt>
      <w:sdtPr>
        <w:rPr>
          <w:rFonts w:ascii="Times New Roman" w:eastAsia="Times New Roman" w:hAnsi="Times New Roman" w:cs="David" w:hint="cs"/>
          <w:bCs/>
          <w:color w:val="00B0F0"/>
          <w:sz w:val="24"/>
          <w:szCs w:val="24"/>
          <w:rtl/>
          <w:lang w:eastAsia="he-IL"/>
        </w:rPr>
        <w:alias w:val="שם אתר"/>
        <w:tag w:val="cntSite"/>
        <w:id w:val="1298489545"/>
        <w:placeholder>
          <w:docPart w:val="886D526F683A4B64978ED35AB6B895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default"/>
        </w:rPr>
      </w:sdtEndPr>
      <w:sdtContent>
        <w:p w14:paraId="009A7C27" w14:textId="77777777" w:rsidR="00F21BBE" w:rsidRPr="00071854" w:rsidRDefault="00161D2E" w:rsidP="00F21BB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hint="cs"/>
              <w:bCs/>
              <w:color w:val="00B0F0"/>
              <w:sz w:val="24"/>
              <w:szCs w:val="24"/>
              <w:rtl/>
              <w:lang w:eastAsia="he-IL"/>
            </w:rPr>
            <w:t>סביוני רעננה צפון</w:t>
          </w:r>
        </w:p>
      </w:sdtContent>
    </w:sdt>
    <w:p w14:paraId="419998C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8684A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9CAE4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D5991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5E673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AA5F6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19E12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DEA77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CBA9C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3DAC9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13AAD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8D256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E209C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9E448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B7C71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5D5AE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7432F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D3332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5E0C5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0CA08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78228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D2798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8DF98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A9973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19F7A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3EE58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F89C2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8A4C1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951D3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8E962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243C5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2B1F4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5BF2E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82A1C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83F2B4"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7102C6D1"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1292418E"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0FE9A15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sz w:val="24"/>
          <w:szCs w:val="24"/>
          <w:u w:val="single"/>
          <w:rtl/>
          <w:lang w:eastAsia="he-IL"/>
        </w:rPr>
      </w:pPr>
      <w:r w:rsidRPr="001C502F">
        <w:rPr>
          <w:rFonts w:ascii="Times New Roman" w:eastAsia="Times New Roman" w:hAnsi="Times New Roman" w:cs="David" w:hint="cs"/>
          <w:bCs/>
          <w:sz w:val="28"/>
          <w:szCs w:val="28"/>
          <w:u w:val="single"/>
          <w:rtl/>
          <w:lang w:eastAsia="he-IL"/>
        </w:rPr>
        <w:t>חוזה</w:t>
      </w:r>
      <w:r w:rsidR="001C502F">
        <w:rPr>
          <w:rFonts w:ascii="Times New Roman" w:eastAsia="Times New Roman" w:hAnsi="Times New Roman" w:cs="David" w:hint="cs"/>
          <w:bCs/>
          <w:i/>
          <w:iCs/>
          <w:sz w:val="24"/>
          <w:szCs w:val="24"/>
          <w:u w:val="single"/>
          <w:rtl/>
          <w:lang w:eastAsia="he-IL"/>
        </w:rPr>
        <w:t xml:space="preserve"> </w:t>
      </w:r>
      <w:r w:rsidR="001C502F" w:rsidRPr="001C502F">
        <w:rPr>
          <w:rFonts w:ascii="Times New Roman" w:eastAsia="Times New Roman" w:hAnsi="Times New Roman" w:cs="David" w:hint="cs"/>
          <w:bCs/>
          <w:sz w:val="28"/>
          <w:szCs w:val="28"/>
          <w:u w:val="single"/>
          <w:rtl/>
          <w:lang w:eastAsia="he-IL"/>
        </w:rPr>
        <w:t>יועץ ביסוס וקרקע</w:t>
      </w:r>
    </w:p>
    <w:p w14:paraId="10DFDF7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8C0BE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71854">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011411371"/>
          <w:placeholder>
            <w:docPart w:val="FE77202FEB7644D7AAAD35AD1B4B2B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F21BBE">
            <w:rPr>
              <w:rStyle w:val="AutoFieldsChar"/>
              <w:color w:val="00B0F0"/>
              <w:rtl/>
            </w:rPr>
            <w:t>[תאריך חתימת חוזה]</w:t>
          </w:r>
        </w:sdtContent>
      </w:sdt>
    </w:p>
    <w:p w14:paraId="52B08D0E"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rPr>
      </w:pPr>
    </w:p>
    <w:p w14:paraId="5A20358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0B1E438"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8CF4F5" w14:textId="77777777" w:rsidR="00071854" w:rsidRPr="00071854" w:rsidRDefault="00071854" w:rsidP="00071854">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2112706254"/>
        <w:placeholder>
          <w:docPart w:val="AAEA115218F247FB980205962E5D28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319E592F" w14:textId="77777777" w:rsidR="00071854" w:rsidRPr="00071854" w:rsidRDefault="00161D2E" w:rsidP="00161D2E">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hint="cs"/>
              <w:color w:val="800080"/>
              <w:sz w:val="24"/>
              <w:szCs w:val="24"/>
              <w:rtl/>
            </w:rPr>
            <w:t>אפריקה-ישראל מגורים בע''מ, מ.ח. 520034760</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רח' יהונתן נתניהו 7 1ג', אור יהודה</w:t>
          </w:r>
        </w:p>
      </w:sdtContent>
    </w:sdt>
    <w:p w14:paraId="22D0356B"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289E1F71"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אחד;</w:t>
      </w:r>
    </w:p>
    <w:p w14:paraId="5528F629"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1F786102" w14:textId="77777777" w:rsidR="00071854" w:rsidRPr="00071854"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hint="cs"/>
          <w:bCs/>
          <w:sz w:val="24"/>
          <w:szCs w:val="24"/>
          <w:rtl/>
          <w:lang w:eastAsia="he-IL"/>
        </w:rPr>
        <w:t>ל ב י ן</w:t>
      </w:r>
    </w:p>
    <w:bookmarkStart w:id="0" w:name="_GoBack" w:displacedByCustomXml="next"/>
    <w:bookmarkEnd w:id="0" w:displacedByCustomXml="next"/>
    <w:sdt>
      <w:sdtPr>
        <w:rPr>
          <w:rFonts w:ascii="Times New Roman" w:eastAsia="Times New Roman" w:hAnsi="Times New Roman" w:cs="David"/>
          <w:color w:val="800080"/>
          <w:sz w:val="24"/>
          <w:szCs w:val="24"/>
          <w:rtl/>
        </w:rPr>
        <w:alias w:val="צדדים נוספים"/>
        <w:tag w:val="cntTzadB_x002C__x0020_cntTzadC_x002C__x0020_cntTzadD"/>
        <w:id w:val="-1193305807"/>
        <w:placeholder>
          <w:docPart w:val="5C14A844BD134050A9467D2AD94FB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4E379C37" w14:textId="7BBF3828" w:rsidR="00071854" w:rsidRPr="00071854" w:rsidRDefault="00863C16"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Pr>
              <w:rFonts w:ascii="Times New Roman" w:eastAsia="Times New Roman" w:hAnsi="Times New Roman" w:cs="David" w:hint="cs"/>
              <w:color w:val="800080"/>
              <w:sz w:val="24"/>
              <w:szCs w:val="24"/>
              <w:rtl/>
            </w:rPr>
            <w:br/>
            <w:t>בס''ד זליו דיאנדי בע''מ - יעוץ קרקע ומבנים</w:t>
          </w:r>
          <w:r>
            <w:rPr>
              <w:rFonts w:ascii="Times New Roman" w:eastAsia="Times New Roman" w:hAnsi="Times New Roman" w:cs="David" w:hint="cs"/>
              <w:color w:val="800080"/>
              <w:sz w:val="24"/>
              <w:szCs w:val="24"/>
              <w:rtl/>
            </w:rPr>
            <w:br/>
            <w:t>הערבה 1 גבעת שמואל</w:t>
          </w:r>
          <w:r>
            <w:rPr>
              <w:rFonts w:ascii="Times New Roman" w:eastAsia="Times New Roman" w:hAnsi="Times New Roman" w:cs="David" w:hint="cs"/>
              <w:color w:val="800080"/>
              <w:sz w:val="24"/>
              <w:szCs w:val="24"/>
              <w:rtl/>
            </w:rPr>
            <w:br/>
            <w:t>515552347</w:t>
          </w:r>
          <w:r>
            <w:rPr>
              <w:rFonts w:ascii="Times New Roman" w:eastAsia="Times New Roman" w:hAnsi="Times New Roman" w:cs="David" w:hint="cs"/>
              <w:color w:val="800080"/>
              <w:sz w:val="24"/>
              <w:szCs w:val="24"/>
              <w:rtl/>
            </w:rPr>
            <w:br/>
          </w:r>
        </w:p>
      </w:sdtContent>
    </w:sdt>
    <w:p w14:paraId="4670C4B8"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6F379F68"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שני;</w:t>
      </w:r>
    </w:p>
    <w:p w14:paraId="43EB4D72"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3506E136" w14:textId="77777777" w:rsidR="00071854" w:rsidRPr="00071854" w:rsidRDefault="00071854" w:rsidP="00071854">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והואיל:</w:t>
      </w:r>
      <w:r w:rsidRPr="00071854">
        <w:rPr>
          <w:rFonts w:ascii="Times New Roman" w:eastAsia="Times New Roman" w:hAnsi="Times New Roman" w:cs="David"/>
          <w:bCs/>
          <w:sz w:val="24"/>
          <w:szCs w:val="24"/>
          <w:rtl/>
          <w:lang w:eastAsia="he-IL"/>
        </w:rPr>
        <w:tab/>
      </w:r>
      <w:r w:rsidRPr="00071854">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63FAA371" w14:textId="77777777" w:rsidR="00071854" w:rsidRPr="00071854" w:rsidRDefault="00071854" w:rsidP="00071854">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bCs/>
          <w:sz w:val="24"/>
          <w:szCs w:val="24"/>
          <w:rtl/>
          <w:lang w:eastAsia="he-IL"/>
        </w:rPr>
        <w:lastRenderedPageBreak/>
        <w:t>לפיכך הותנה והוסכם בין הצדדים כדלקמן:</w:t>
      </w:r>
    </w:p>
    <w:p w14:paraId="215D0330"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מבוא</w:t>
      </w:r>
    </w:p>
    <w:p w14:paraId="085019D0" w14:textId="77777777" w:rsidR="00071854" w:rsidRPr="00071854" w:rsidRDefault="00071854" w:rsidP="00071854">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למונחים הבאים יהא הפרוש הנקוב בצידם דהיינו:</w:t>
      </w:r>
    </w:p>
    <w:p w14:paraId="03FAFE15"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EF223F9"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"הפרויקט"</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3A5AF813"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EEBCAF7"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"התכנית" </w:t>
      </w:r>
      <w:r w:rsidRPr="00071854">
        <w:rPr>
          <w:rFonts w:ascii="Times New Roman" w:eastAsia="Times New Roman" w:hAnsi="Times New Roman" w:cs="David"/>
          <w:sz w:val="24"/>
          <w:szCs w:val="24"/>
          <w:rtl/>
          <w:lang w:eastAsia="he-IL"/>
        </w:rPr>
        <w:t>/</w:t>
      </w:r>
    </w:p>
    <w:p w14:paraId="46D64C4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"המקרקעין"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263A3FBA"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3AB91EC"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"האתר"</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0809CBE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AE0F79E"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היועצים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23887544"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50777C3"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התכניות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כל המסמכים שיערכו ע"י היועץ כאמור יערכו בשפה העברית.</w:t>
      </w:r>
    </w:p>
    <w:p w14:paraId="4A8A474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5DE88E0"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שירותי</w:t>
      </w:r>
    </w:p>
    <w:p w14:paraId="3535D7C9"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היועץ</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p>
    <w:p w14:paraId="6DA40EC3"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השירותים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השירותים כמוגדר וכמפורט בחוזה זה ובנספח </w:t>
      </w:r>
      <w:r w:rsidRPr="00071854">
        <w:rPr>
          <w:rFonts w:ascii="Times New Roman" w:eastAsia="Times New Roman" w:hAnsi="Times New Roman" w:cs="David"/>
          <w:b/>
          <w:bCs/>
          <w:sz w:val="24"/>
          <w:szCs w:val="24"/>
          <w:rtl/>
          <w:lang w:eastAsia="he-IL"/>
        </w:rPr>
        <w:t>ב'</w:t>
      </w:r>
      <w:r w:rsidRPr="00071854">
        <w:rPr>
          <w:rFonts w:ascii="Times New Roman" w:eastAsia="Times New Roman" w:hAnsi="Times New Roman" w:cs="David" w:hint="cs"/>
          <w:b/>
          <w:bCs/>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w:t>
      </w:r>
    </w:p>
    <w:p w14:paraId="49D73963"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0C17031"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המנהל</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7F9F0D9" w14:textId="77777777" w:rsid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A99A7FF" w14:textId="77777777" w:rsidR="001C502F" w:rsidRPr="00071854" w:rsidRDefault="001C502F"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3CEC286"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מקום שמדובר בחוזה זה במזמין - גם המנהל במשמע.</w:t>
      </w:r>
    </w:p>
    <w:p w14:paraId="2E093CD6"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36FB363"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F41A80B"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החוזה</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w:t>
      </w:r>
    </w:p>
    <w:p w14:paraId="74D887FB"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
          <w:bCs/>
          <w:sz w:val="24"/>
          <w:szCs w:val="24"/>
          <w:rtl/>
          <w:lang w:eastAsia="he-IL"/>
        </w:rPr>
        <w:t>ההסכם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חוזה זה על נספחיו.</w:t>
      </w:r>
    </w:p>
    <w:p w14:paraId="31E5AE28"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535705AE"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הדין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כהגדרתו בחוק ה</w:t>
      </w:r>
      <w:r w:rsidRPr="00071854">
        <w:rPr>
          <w:rFonts w:ascii="Times New Roman" w:eastAsia="Times New Roman" w:hAnsi="Times New Roman" w:cs="David" w:hint="cs"/>
          <w:sz w:val="24"/>
          <w:szCs w:val="24"/>
          <w:rtl/>
          <w:lang w:eastAsia="he-IL"/>
        </w:rPr>
        <w:t>פרשנות, התשמ"א-1981</w:t>
      </w:r>
      <w:r w:rsidRPr="00071854">
        <w:rPr>
          <w:rFonts w:ascii="Times New Roman" w:eastAsia="Times New Roman" w:hAnsi="Times New Roman" w:cs="David"/>
          <w:sz w:val="24"/>
          <w:szCs w:val="24"/>
          <w:rtl/>
          <w:lang w:eastAsia="he-IL"/>
        </w:rPr>
        <w:t xml:space="preserve"> לרבות כל </w:t>
      </w:r>
      <w:r w:rsidRPr="00071854">
        <w:rPr>
          <w:rFonts w:ascii="Times New Roman" w:eastAsia="Times New Roman" w:hAnsi="Times New Roman" w:cs="David" w:hint="cs"/>
          <w:sz w:val="24"/>
          <w:szCs w:val="24"/>
          <w:rtl/>
          <w:lang w:eastAsia="he-IL"/>
        </w:rPr>
        <w:t xml:space="preserve">תקנה ו/או </w:t>
      </w:r>
      <w:r w:rsidRPr="00071854">
        <w:rPr>
          <w:rFonts w:ascii="Times New Roman" w:eastAsia="Times New Roman" w:hAnsi="Times New Roman" w:cs="David"/>
          <w:sz w:val="24"/>
          <w:szCs w:val="24"/>
          <w:rtl/>
          <w:lang w:eastAsia="he-IL"/>
        </w:rPr>
        <w:t>הוראה של רשות מוסמכת בתוקף סמכותה על פי הדין.</w:t>
      </w:r>
    </w:p>
    <w:p w14:paraId="4C81B32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6C3FD26"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הרשות</w:t>
      </w:r>
    </w:p>
    <w:p w14:paraId="47D363E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המקומית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המצ"ב.</w:t>
      </w:r>
    </w:p>
    <w:p w14:paraId="13ADAC75"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8BDB5C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חוזה</w:t>
      </w:r>
    </w:p>
    <w:p w14:paraId="70F48D9A"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הפיתוח</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w:t>
      </w:r>
    </w:p>
    <w:p w14:paraId="70E9511E"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41D9D59F"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הכותרות בחוזה זה </w:t>
      </w:r>
      <w:r w:rsidRPr="00071854">
        <w:rPr>
          <w:rFonts w:ascii="Times New Roman" w:eastAsia="Times New Roman" w:hAnsi="Times New Roman" w:cs="David" w:hint="cs"/>
          <w:sz w:val="24"/>
          <w:szCs w:val="24"/>
          <w:rtl/>
          <w:lang w:eastAsia="he-IL"/>
        </w:rPr>
        <w:t xml:space="preserve">הינן לנוחיות בלבד ובכל מקרה </w:t>
      </w:r>
      <w:r w:rsidRPr="00071854">
        <w:rPr>
          <w:rFonts w:ascii="Times New Roman" w:eastAsia="Times New Roman" w:hAnsi="Times New Roman" w:cs="David"/>
          <w:sz w:val="24"/>
          <w:szCs w:val="24"/>
          <w:rtl/>
          <w:lang w:eastAsia="he-IL"/>
        </w:rPr>
        <w:t xml:space="preserve">לא ישמשו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פרש</w:t>
      </w:r>
      <w:r w:rsidRPr="00071854">
        <w:rPr>
          <w:rFonts w:ascii="Times New Roman" w:eastAsia="Times New Roman" w:hAnsi="Times New Roman" w:cs="David" w:hint="cs"/>
          <w:sz w:val="24"/>
          <w:szCs w:val="24"/>
          <w:rtl/>
          <w:lang w:eastAsia="he-IL"/>
        </w:rPr>
        <w:t>נות</w:t>
      </w:r>
      <w:r w:rsidRPr="00071854">
        <w:rPr>
          <w:rFonts w:ascii="Times New Roman" w:eastAsia="Times New Roman" w:hAnsi="Times New Roman" w:cs="David"/>
          <w:sz w:val="24"/>
          <w:szCs w:val="24"/>
          <w:rtl/>
          <w:lang w:eastAsia="he-IL"/>
        </w:rPr>
        <w:t>ו.</w:t>
      </w:r>
    </w:p>
    <w:p w14:paraId="5CE519FD"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הנספחים לחוזה זה מהווים חלק בלתי נפרד הימנו ואלה הם:</w:t>
      </w:r>
    </w:p>
    <w:p w14:paraId="5C22E7F5"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4229952B"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א'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כללי;</w:t>
      </w:r>
    </w:p>
    <w:p w14:paraId="504C736E"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נספח 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שירותי היועץ;</w:t>
      </w:r>
    </w:p>
    <w:p w14:paraId="1FF51084"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ג'</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lang w:eastAsia="he-IL"/>
        </w:rPr>
        <w:t>–</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rtl/>
          <w:lang w:eastAsia="he-IL"/>
        </w:rPr>
        <w:tab/>
        <w:t>לוח זמנים;</w:t>
      </w:r>
    </w:p>
    <w:p w14:paraId="17874B5B"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ד'</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שכר היועץ;</w:t>
      </w:r>
    </w:p>
    <w:p w14:paraId="3C62ACC3"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ה'</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תשלומי שכר היועץ;</w:t>
      </w:r>
    </w:p>
    <w:p w14:paraId="308A925A"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ו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הצהרה והתחייבות לשמירת סודיות;</w:t>
      </w:r>
    </w:p>
    <w:p w14:paraId="4F1D548C"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נספח ז</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אישור על קיום ביטוחי היועץ;</w:t>
      </w:r>
    </w:p>
    <w:p w14:paraId="33414E22"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ח'</w:t>
      </w:r>
      <w:r w:rsidRPr="00071854">
        <w:rPr>
          <w:rFonts w:ascii="Times New Roman" w:eastAsia="Times New Roman" w:hAnsi="Times New Roman" w:cs="David"/>
          <w:sz w:val="24"/>
          <w:szCs w:val="24"/>
          <w:rtl/>
          <w:lang w:eastAsia="he-IL"/>
        </w:rPr>
        <w:t xml:space="preserve"> - </w:t>
      </w:r>
      <w:r w:rsidRPr="00071854">
        <w:rPr>
          <w:rFonts w:ascii="Times New Roman" w:eastAsia="Times New Roman" w:hAnsi="Times New Roman" w:cs="David"/>
          <w:sz w:val="24"/>
          <w:szCs w:val="24"/>
          <w:rtl/>
          <w:lang w:eastAsia="he-IL"/>
        </w:rPr>
        <w:tab/>
        <w:t>רשימת התכניות והמסמכים שעל היועץ להנפיק.</w:t>
      </w:r>
    </w:p>
    <w:p w14:paraId="6B5F4EEF"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ט'</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אישור להשלמת הפרויקט/קטע מהפרויקט.</w:t>
      </w:r>
    </w:p>
    <w:p w14:paraId="426405D5" w14:textId="77777777" w:rsidR="00071854" w:rsidRPr="00071854" w:rsidRDefault="00071854" w:rsidP="00071854">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נספח י'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היעדר תביעות.</w:t>
      </w:r>
    </w:p>
    <w:p w14:paraId="1240A282"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שירותי היועץ</w:t>
      </w:r>
    </w:p>
    <w:p w14:paraId="54A71EC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מוסר בזה ליועץ והיועץ מקבל על עצמו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p>
    <w:p w14:paraId="2A55ACE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ומאשר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הינו מכיר ויודע את כל הנדרש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וכי הינו מורשה על 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דין למתן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לרבות</w:t>
      </w:r>
      <w:r w:rsidRPr="00071854">
        <w:rPr>
          <w:rFonts w:ascii="Times New Roman" w:eastAsia="Times New Roman" w:hAnsi="Times New Roman" w:cs="David" w:hint="cs"/>
          <w:sz w:val="24"/>
          <w:szCs w:val="24"/>
          <w:rtl/>
          <w:lang w:eastAsia="he-IL"/>
        </w:rPr>
        <w:t xml:space="preserve"> אך לא רק</w:t>
      </w:r>
      <w:r w:rsidRPr="00071854">
        <w:rPr>
          <w:rFonts w:ascii="Times New Roman" w:eastAsia="Times New Roman" w:hAnsi="Times New Roman" w:cs="David"/>
          <w:sz w:val="24"/>
          <w:szCs w:val="24"/>
          <w:rtl/>
          <w:lang w:eastAsia="he-IL"/>
        </w:rPr>
        <w:t>,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חוק המהנדסים והאדריכלים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תשי"ח - 1958, כי יש בידו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שיון </w:t>
      </w:r>
      <w:r w:rsidRPr="00071854">
        <w:rPr>
          <w:rFonts w:ascii="Times New Roman" w:eastAsia="Times New Roman" w:hAnsi="Times New Roman" w:cs="David" w:hint="cs"/>
          <w:sz w:val="24"/>
          <w:szCs w:val="24"/>
          <w:rtl/>
          <w:lang w:eastAsia="he-IL"/>
        </w:rPr>
        <w:t xml:space="preserve">בר </w:t>
      </w:r>
      <w:r w:rsidRPr="00071854">
        <w:rPr>
          <w:rFonts w:ascii="Times New Roman" w:eastAsia="Times New Roman" w:hAnsi="Times New Roman" w:cs="David"/>
          <w:sz w:val="24"/>
          <w:szCs w:val="24"/>
          <w:rtl/>
          <w:lang w:eastAsia="he-IL"/>
        </w:rPr>
        <w:t>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קף לביצוע שירותי </w:t>
      </w:r>
      <w:r w:rsidRPr="00071854">
        <w:rPr>
          <w:rFonts w:ascii="Times New Roman" w:eastAsia="Times New Roman" w:hAnsi="Times New Roman" w:cs="David" w:hint="cs"/>
          <w:sz w:val="24"/>
          <w:szCs w:val="24"/>
          <w:rtl/>
          <w:lang w:eastAsia="he-IL"/>
        </w:rPr>
        <w:t xml:space="preserve"> היועץ על פי הדין</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כי הוא בעל הכישורים, הר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שיונות, הידע, הניסיון והאמצעים המאפשרים לו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ביצועם ברמה מקצועית גבוהה ובהתאם למותנה בחוזה.</w:t>
      </w:r>
    </w:p>
    <w:p w14:paraId="33D74BF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 לו שש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שיקול דעתו</w:t>
      </w:r>
      <w:r w:rsidRPr="00071854">
        <w:rPr>
          <w:rFonts w:ascii="Times New Roman" w:eastAsia="Times New Roman" w:hAnsi="Times New Roman" w:cs="David" w:hint="cs"/>
          <w:sz w:val="24"/>
          <w:szCs w:val="24"/>
          <w:rtl/>
          <w:lang w:eastAsia="he-IL"/>
        </w:rPr>
        <w:t xml:space="preserve"> הבלעדי</w:t>
      </w:r>
      <w:r w:rsidRPr="00071854">
        <w:rPr>
          <w:rFonts w:ascii="Times New Roman" w:eastAsia="Times New Roman" w:hAnsi="Times New Roman" w:cs="David"/>
          <w:sz w:val="24"/>
          <w:szCs w:val="24"/>
          <w:rtl/>
          <w:lang w:eastAsia="he-IL"/>
        </w:rPr>
        <w:t xml:space="preserve"> ו</w:t>
      </w:r>
      <w:r w:rsidRPr="00071854">
        <w:rPr>
          <w:rFonts w:ascii="Times New Roman" w:eastAsia="Times New Roman" w:hAnsi="Times New Roman" w:cs="David" w:hint="cs"/>
          <w:sz w:val="24"/>
          <w:szCs w:val="24"/>
          <w:rtl/>
          <w:lang w:eastAsia="he-IL"/>
        </w:rPr>
        <w:t xml:space="preserve">כי </w:t>
      </w:r>
      <w:r w:rsidRPr="00071854">
        <w:rPr>
          <w:rFonts w:ascii="Times New Roman" w:eastAsia="Times New Roman" w:hAnsi="Times New Roman" w:cs="David"/>
          <w:sz w:val="24"/>
          <w:szCs w:val="24"/>
          <w:rtl/>
          <w:lang w:eastAsia="he-IL"/>
        </w:rPr>
        <w:t xml:space="preserve">הם יינתנו על ידו בשלבי 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עוד</w:t>
      </w:r>
      <w:r w:rsidRPr="00071854">
        <w:rPr>
          <w:rFonts w:ascii="Times New Roman" w:eastAsia="Times New Roman" w:hAnsi="Times New Roman" w:cs="David"/>
          <w:sz w:val="24"/>
          <w:szCs w:val="24"/>
          <w:rtl/>
          <w:lang w:eastAsia="he-IL"/>
        </w:rPr>
        <w:t xml:space="preserve"> מוסיף ומצהיר</w:t>
      </w:r>
      <w:r w:rsidRPr="00071854">
        <w:rPr>
          <w:rFonts w:ascii="Times New Roman" w:eastAsia="Times New Roman" w:hAnsi="Times New Roman" w:cs="David" w:hint="cs"/>
          <w:sz w:val="24"/>
          <w:szCs w:val="24"/>
          <w:rtl/>
          <w:lang w:eastAsia="he-IL"/>
        </w:rPr>
        <w:t xml:space="preserve"> היועץ,</w:t>
      </w:r>
      <w:r w:rsidRPr="00071854">
        <w:rPr>
          <w:rFonts w:ascii="Times New Roman" w:eastAsia="Times New Roman" w:hAnsi="Times New Roman" w:cs="David"/>
          <w:sz w:val="24"/>
          <w:szCs w:val="24"/>
          <w:rtl/>
          <w:lang w:eastAsia="he-IL"/>
        </w:rPr>
        <w:t xml:space="preserve"> כי ידוע לו שהמזמין אינו מתחייב להזמין מ</w:t>
      </w:r>
      <w:r w:rsidRPr="00071854">
        <w:rPr>
          <w:rFonts w:ascii="Times New Roman" w:eastAsia="Times New Roman" w:hAnsi="Times New Roman" w:cs="David" w:hint="cs"/>
          <w:sz w:val="24"/>
          <w:szCs w:val="24"/>
          <w:rtl/>
          <w:lang w:eastAsia="he-IL"/>
        </w:rPr>
        <w:t>מנו</w:t>
      </w:r>
      <w:r w:rsidRPr="00071854">
        <w:rPr>
          <w:rFonts w:ascii="Times New Roman" w:eastAsia="Times New Roman" w:hAnsi="Times New Roman" w:cs="David"/>
          <w:sz w:val="24"/>
          <w:szCs w:val="24"/>
          <w:rtl/>
          <w:lang w:eastAsia="he-IL"/>
        </w:rPr>
        <w:t xml:space="preserve"> שירותים נוספים מעבר לנקוב בחוזה זה ו</w:t>
      </w:r>
      <w:r w:rsidRPr="00071854">
        <w:rPr>
          <w:rFonts w:ascii="Times New Roman" w:eastAsia="Times New Roman" w:hAnsi="Times New Roman" w:cs="David" w:hint="cs"/>
          <w:sz w:val="24"/>
          <w:szCs w:val="24"/>
          <w:rtl/>
          <w:lang w:eastAsia="he-IL"/>
        </w:rPr>
        <w:t xml:space="preserve">כמפורט </w:t>
      </w:r>
      <w:r w:rsidRPr="00071854">
        <w:rPr>
          <w:rFonts w:ascii="Times New Roman" w:eastAsia="Times New Roman" w:hAnsi="Times New Roman" w:cs="David"/>
          <w:sz w:val="24"/>
          <w:szCs w:val="24"/>
          <w:rtl/>
          <w:lang w:eastAsia="he-IL"/>
        </w:rPr>
        <w:t xml:space="preserve">בנספח </w:t>
      </w:r>
      <w:r w:rsidRPr="00071854">
        <w:rPr>
          <w:rFonts w:ascii="Times New Roman" w:eastAsia="Times New Roman" w:hAnsi="Times New Roman" w:cs="David"/>
          <w:bCs/>
          <w:sz w:val="24"/>
          <w:szCs w:val="24"/>
          <w:rtl/>
          <w:lang w:eastAsia="he-IL"/>
        </w:rPr>
        <w:t xml:space="preserve">ב'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w:t>
      </w:r>
    </w:p>
    <w:p w14:paraId="658972EE"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650B0381"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שיקבעו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ע"י המזמין ויהיה חייב לנהוג לפיהם ולקיימם ללא סטייה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הוראה</w:t>
      </w:r>
      <w:r w:rsidRPr="00071854">
        <w:rPr>
          <w:rFonts w:ascii="Times New Roman" w:eastAsia="Times New Roman" w:hAnsi="Times New Roman" w:cs="David" w:hint="cs"/>
          <w:sz w:val="24"/>
          <w:szCs w:val="24"/>
          <w:rtl/>
          <w:lang w:eastAsia="he-IL"/>
        </w:rPr>
        <w:t xml:space="preserve"> מפורשת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מהמזמין.</w:t>
      </w:r>
    </w:p>
    <w:p w14:paraId="72924D0B"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71A28F6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הכל כפי שיקבע ע"י המנהל. כן מתחייב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להשתתף בת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מראש בכל ישיבות התיאום אליהן יוזמן.</w:t>
      </w:r>
    </w:p>
    <w:p w14:paraId="0463B47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ישמור על נוהלי קשר, תיאום,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שום וצורת המסמכים לפי דרישת המנהל.</w:t>
      </w:r>
    </w:p>
    <w:p w14:paraId="000FEC1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עוד לא יקבע אחרת ע"י המזמין, יהיה המנהל כ</w:t>
      </w:r>
      <w:r w:rsidRPr="00071854">
        <w:rPr>
          <w:rFonts w:ascii="Times New Roman" w:eastAsia="Times New Roman" w:hAnsi="Times New Roman" w:cs="David" w:hint="cs"/>
          <w:sz w:val="24"/>
          <w:szCs w:val="24"/>
          <w:rtl/>
          <w:lang w:eastAsia="he-IL"/>
        </w:rPr>
        <w:t>הגדרתו</w:t>
      </w:r>
      <w:r w:rsidRPr="00071854">
        <w:rPr>
          <w:rFonts w:ascii="Times New Roman" w:eastAsia="Times New Roman" w:hAnsi="Times New Roman" w:cs="David"/>
          <w:sz w:val="24"/>
          <w:szCs w:val="24"/>
          <w:rtl/>
          <w:lang w:eastAsia="he-IL"/>
        </w:rPr>
        <w:t xml:space="preserve"> בנספח </w:t>
      </w:r>
      <w:r w:rsidRPr="00071854">
        <w:rPr>
          <w:rFonts w:ascii="Times New Roman" w:eastAsia="Times New Roman" w:hAnsi="Times New Roman" w:cs="David"/>
          <w:bCs/>
          <w:sz w:val="24"/>
          <w:szCs w:val="24"/>
          <w:rtl/>
          <w:lang w:eastAsia="he-IL"/>
        </w:rPr>
        <w:t xml:space="preserve">א' </w:t>
      </w:r>
      <w:r w:rsidRPr="00071854">
        <w:rPr>
          <w:rFonts w:ascii="Times New Roman" w:eastAsia="Times New Roman" w:hAnsi="Times New Roman" w:cs="David"/>
          <w:sz w:val="24"/>
          <w:szCs w:val="24"/>
          <w:rtl/>
          <w:lang w:eastAsia="he-IL"/>
        </w:rPr>
        <w:t>ועל היועץ להיות</w:t>
      </w:r>
      <w:r w:rsidRPr="00071854">
        <w:rPr>
          <w:rFonts w:ascii="Times New Roman" w:eastAsia="Times New Roman" w:hAnsi="Times New Roman" w:cs="David" w:hint="cs"/>
          <w:sz w:val="24"/>
          <w:szCs w:val="24"/>
          <w:rtl/>
          <w:lang w:eastAsia="he-IL"/>
        </w:rPr>
        <w:t xml:space="preserve"> עמו</w:t>
      </w:r>
      <w:r w:rsidRPr="00071854">
        <w:rPr>
          <w:rFonts w:ascii="Times New Roman" w:eastAsia="Times New Roman" w:hAnsi="Times New Roman" w:cs="David"/>
          <w:sz w:val="24"/>
          <w:szCs w:val="24"/>
          <w:rtl/>
          <w:lang w:eastAsia="he-IL"/>
        </w:rPr>
        <w:t xml:space="preserve"> בקשר מתמי</w:t>
      </w:r>
      <w:r w:rsidRPr="00071854">
        <w:rPr>
          <w:rFonts w:ascii="Times New Roman" w:eastAsia="Times New Roman" w:hAnsi="Times New Roman" w:cs="David" w:hint="cs"/>
          <w:sz w:val="24"/>
          <w:szCs w:val="24"/>
          <w:rtl/>
          <w:lang w:eastAsia="he-IL"/>
        </w:rPr>
        <w:t>ד</w:t>
      </w:r>
      <w:r w:rsidRPr="00071854">
        <w:rPr>
          <w:rFonts w:ascii="Times New Roman" w:eastAsia="Times New Roman" w:hAnsi="Times New Roman" w:cs="David"/>
          <w:sz w:val="24"/>
          <w:szCs w:val="24"/>
          <w:rtl/>
          <w:lang w:eastAsia="he-IL"/>
        </w:rPr>
        <w:t xml:space="preserve"> ולתאם עמו את כל פעולותיו, אלא אם נקבע </w:t>
      </w:r>
      <w:r w:rsidRPr="00071854">
        <w:rPr>
          <w:rFonts w:ascii="Times New Roman" w:eastAsia="Times New Roman" w:hAnsi="Times New Roman" w:cs="David" w:hint="cs"/>
          <w:sz w:val="24"/>
          <w:szCs w:val="24"/>
          <w:rtl/>
          <w:lang w:eastAsia="he-IL"/>
        </w:rPr>
        <w:t xml:space="preserve">מפורשות </w:t>
      </w:r>
      <w:r w:rsidRPr="00071854">
        <w:rPr>
          <w:rFonts w:ascii="Times New Roman" w:eastAsia="Times New Roman" w:hAnsi="Times New Roman" w:cs="David"/>
          <w:sz w:val="24"/>
          <w:szCs w:val="24"/>
          <w:rtl/>
          <w:lang w:eastAsia="he-IL"/>
        </w:rPr>
        <w:t>אחרת ע"י המזמין.</w:t>
      </w:r>
    </w:p>
    <w:p w14:paraId="7DDFF4A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ידועות לו הוראות כל התכניות הקיימות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071854">
        <w:rPr>
          <w:rFonts w:ascii="Times New Roman" w:eastAsia="Times New Roman" w:hAnsi="Times New Roman" w:cs="David" w:hint="cs"/>
          <w:sz w:val="24"/>
          <w:szCs w:val="24"/>
          <w:rtl/>
          <w:lang w:eastAsia="he-IL"/>
        </w:rPr>
        <w:t>יהם של</w:t>
      </w:r>
      <w:r w:rsidRPr="00071854">
        <w:rPr>
          <w:rFonts w:ascii="Times New Roman" w:eastAsia="Times New Roman" w:hAnsi="Times New Roman" w:cs="David"/>
          <w:sz w:val="24"/>
          <w:szCs w:val="24"/>
          <w:rtl/>
          <w:lang w:eastAsia="he-IL"/>
        </w:rPr>
        <w:t xml:space="preserve"> הדין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הנהלים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התקנים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התקנות החלים בקשר עם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והוא מתחייב לפעול בהתאם לקבוע בהם.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מצהיר היועץ כי </w:t>
      </w:r>
      <w:r w:rsidRPr="00071854">
        <w:rPr>
          <w:rFonts w:ascii="Times New Roman" w:eastAsia="Times New Roman" w:hAnsi="Times New Roman" w:cs="David" w:hint="cs"/>
          <w:sz w:val="24"/>
          <w:szCs w:val="24"/>
          <w:rtl/>
          <w:lang w:eastAsia="he-IL"/>
        </w:rPr>
        <w:t xml:space="preserve">הוא </w:t>
      </w:r>
      <w:r w:rsidRPr="00071854">
        <w:rPr>
          <w:rFonts w:ascii="Times New Roman" w:eastAsia="Times New Roman" w:hAnsi="Times New Roman" w:cs="David"/>
          <w:sz w:val="24"/>
          <w:szCs w:val="24"/>
          <w:rtl/>
          <w:lang w:eastAsia="he-IL"/>
        </w:rPr>
        <w:t xml:space="preserve">בדק בעצמו את כל הנושאים הרלוונטיים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13BAB35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להפיק את כל התכניות </w:t>
      </w:r>
      <w:r w:rsidRPr="00071854">
        <w:rPr>
          <w:rFonts w:ascii="Times New Roman" w:eastAsia="Times New Roman" w:hAnsi="Times New Roman" w:cs="David" w:hint="cs"/>
          <w:sz w:val="24"/>
          <w:szCs w:val="24"/>
          <w:rtl/>
          <w:lang w:eastAsia="he-IL"/>
        </w:rPr>
        <w:t>נשוא</w:t>
      </w:r>
      <w:r w:rsidRPr="00071854">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באמצעות מחשב בתוכנה או בקבצים במתכונת הקבועה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וע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071854">
        <w:rPr>
          <w:rFonts w:ascii="Times New Roman" w:eastAsia="Times New Roman" w:hAnsi="Times New Roman" w:cs="David" w:hint="cs"/>
          <w:sz w:val="24"/>
          <w:szCs w:val="24"/>
          <w:rtl/>
          <w:lang w:eastAsia="he-IL"/>
        </w:rPr>
        <w:t xml:space="preserve">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w:t>
      </w:r>
    </w:p>
    <w:p w14:paraId="7C8003D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יגיש ליועצים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71854">
        <w:rPr>
          <w:rFonts w:ascii="Times New Roman" w:eastAsia="Times New Roman" w:hAnsi="Times New Roman" w:cs="David" w:hint="cs"/>
          <w:sz w:val="24"/>
          <w:szCs w:val="24"/>
          <w:rtl/>
          <w:lang w:eastAsia="he-IL"/>
        </w:rPr>
        <w:t xml:space="preserve">מפורשות על פי </w:t>
      </w:r>
      <w:r w:rsidRPr="00071854">
        <w:rPr>
          <w:rFonts w:ascii="Times New Roman" w:eastAsia="Times New Roman" w:hAnsi="Times New Roman" w:cs="David"/>
          <w:sz w:val="24"/>
          <w:szCs w:val="24"/>
          <w:rtl/>
          <w:lang w:eastAsia="he-IL"/>
        </w:rPr>
        <w:t>חוזה זה.</w:t>
      </w:r>
    </w:p>
    <w:p w14:paraId="5621835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אין לו ולא תהינה לו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תביעות ו/או טענות</w:t>
      </w:r>
      <w:r w:rsidRPr="00071854">
        <w:rPr>
          <w:rFonts w:ascii="Times New Roman" w:eastAsia="Times New Roman" w:hAnsi="Times New Roman" w:cs="David" w:hint="cs"/>
          <w:sz w:val="24"/>
          <w:szCs w:val="24"/>
          <w:rtl/>
          <w:lang w:eastAsia="he-IL"/>
        </w:rPr>
        <w:t xml:space="preserve"> ו/או דרישות ו/או תלונות</w:t>
      </w:r>
      <w:r w:rsidRPr="00071854">
        <w:rPr>
          <w:rFonts w:ascii="Times New Roman" w:eastAsia="Times New Roman" w:hAnsi="Times New Roman" w:cs="David"/>
          <w:sz w:val="24"/>
          <w:szCs w:val="24"/>
          <w:rtl/>
          <w:lang w:eastAsia="he-IL"/>
        </w:rPr>
        <w:t xml:space="preserve"> כלפי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כלפי המתכננים האחרים בגין מסירת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 משמסר המזמין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 xml:space="preserve">ביצוע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5EB867DC"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"רמדורנט"</w:t>
      </w:r>
      <w:r w:rsidRPr="00071854">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071854">
        <w:rPr>
          <w:rFonts w:ascii="Times New Roman" w:eastAsia="Times New Roman" w:hAnsi="Times New Roman" w:cs="David" w:hint="cs"/>
          <w:sz w:val="24"/>
          <w:szCs w:val="24"/>
          <w:rtl/>
          <w:lang w:eastAsia="he-IL"/>
        </w:rPr>
        <w:t>.</w:t>
      </w:r>
    </w:p>
    <w:p w14:paraId="63755928"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צוות עובדים ואמצעים</w:t>
      </w:r>
    </w:p>
    <w:p w14:paraId="27EA458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יקיים משרד מאויש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מאורגן ומצויד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באופן שיאפשר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בהתאם להוראות חוזה זה.</w:t>
      </w:r>
    </w:p>
    <w:p w14:paraId="6178FD8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שהרכבם המספרי והמקצועי של צוות עובדיו, כמפורט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Cs/>
          <w:sz w:val="24"/>
          <w:szCs w:val="24"/>
          <w:rtl/>
          <w:lang w:eastAsia="he-IL"/>
        </w:rPr>
        <w:t xml:space="preserve"> </w:t>
      </w:r>
      <w:r w:rsidRPr="00071854">
        <w:rPr>
          <w:rFonts w:ascii="Times New Roman" w:eastAsia="Times New Roman" w:hAnsi="Times New Roman" w:cs="David" w:hint="cs"/>
          <w:b/>
          <w:sz w:val="24"/>
          <w:szCs w:val="24"/>
          <w:rtl/>
          <w:lang w:eastAsia="he-IL"/>
        </w:rPr>
        <w:t>המצ"ב,</w:t>
      </w:r>
      <w:r w:rsidRPr="00071854">
        <w:rPr>
          <w:rFonts w:ascii="Times New Roman" w:eastAsia="Times New Roman" w:hAnsi="Times New Roman" w:cs="David"/>
          <w:sz w:val="24"/>
          <w:szCs w:val="24"/>
          <w:rtl/>
          <w:lang w:eastAsia="he-IL"/>
        </w:rPr>
        <w:t xml:space="preserve"> יתאים לביצוע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ברמה ובמועדים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79A3804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071854">
        <w:rPr>
          <w:rFonts w:ascii="Times New Roman" w:eastAsia="Times New Roman" w:hAnsi="Times New Roman" w:cs="David" w:hint="cs"/>
          <w:sz w:val="24"/>
          <w:szCs w:val="24"/>
          <w:rtl/>
          <w:lang w:eastAsia="he-IL"/>
        </w:rPr>
        <w:t xml:space="preserve">המוחלט </w:t>
      </w:r>
      <w:r w:rsidRPr="00071854">
        <w:rPr>
          <w:rFonts w:ascii="Times New Roman" w:eastAsia="Times New Roman" w:hAnsi="Times New Roman" w:cs="David"/>
          <w:sz w:val="24"/>
          <w:szCs w:val="24"/>
          <w:rtl/>
          <w:lang w:eastAsia="he-IL"/>
        </w:rPr>
        <w:t>- להורות ליועץ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107C37C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המצ"ב</w:t>
      </w:r>
      <w:r w:rsidRPr="00071854">
        <w:rPr>
          <w:rFonts w:ascii="Times New Roman" w:eastAsia="Times New Roman" w:hAnsi="Times New Roman" w:cs="David"/>
          <w:sz w:val="24"/>
          <w:szCs w:val="24"/>
          <w:rtl/>
          <w:lang w:eastAsia="he-IL"/>
        </w:rPr>
        <w:t>, מנהלו הראשי של היועץ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המנהל הראשי</w:t>
      </w:r>
      <w:r w:rsidRPr="00071854">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0873773A"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w:t>
      </w:r>
      <w:r w:rsidRPr="00071854">
        <w:rPr>
          <w:rFonts w:ascii="Times New Roman" w:eastAsia="Times New Roman" w:hAnsi="Times New Roman" w:cs="David" w:hint="cs"/>
          <w:sz w:val="24"/>
          <w:szCs w:val="24"/>
          <w:rtl/>
          <w:lang w:eastAsia="he-IL"/>
        </w:rPr>
        <w:t>צהיר, כי ידוע לו, ש</w:t>
      </w:r>
      <w:r w:rsidRPr="00071854">
        <w:rPr>
          <w:rFonts w:ascii="Times New Roman" w:eastAsia="Times New Roman" w:hAnsi="Times New Roman" w:cs="David"/>
          <w:sz w:val="24"/>
          <w:szCs w:val="24"/>
          <w:rtl/>
          <w:lang w:eastAsia="he-IL"/>
        </w:rPr>
        <w:t>במשך כל 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קפ</w:t>
      </w:r>
      <w:r w:rsidRPr="00071854">
        <w:rPr>
          <w:rFonts w:ascii="Times New Roman" w:eastAsia="Times New Roman" w:hAnsi="Times New Roman" w:cs="David" w:hint="cs"/>
          <w:sz w:val="24"/>
          <w:szCs w:val="24"/>
          <w:rtl/>
          <w:lang w:eastAsia="he-IL"/>
        </w:rPr>
        <w:t>ו של</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יעמוד המנהל הראשי בראשו, יהיה מעורב אישית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התכנון. מבלי לגרוע מהתחייבויות היועץ כמתחייב מ</w:t>
      </w:r>
      <w:r w:rsidRPr="00071854">
        <w:rPr>
          <w:rFonts w:ascii="Times New Roman" w:eastAsia="Times New Roman" w:hAnsi="Times New Roman" w:cs="David" w:hint="cs"/>
          <w:sz w:val="24"/>
          <w:szCs w:val="24"/>
          <w:rtl/>
          <w:lang w:eastAsia="he-IL"/>
        </w:rPr>
        <w:t>חוזה זה,</w:t>
      </w:r>
      <w:r w:rsidRPr="00071854">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0B1A192"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49902C0A"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המזמין רשאי </w:t>
      </w:r>
      <w:r w:rsidRPr="00071854">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071854">
        <w:rPr>
          <w:rFonts w:ascii="Times New Roman" w:eastAsia="Times New Roman" w:hAnsi="Times New Roman" w:cs="David" w:hint="cs"/>
          <w:sz w:val="24"/>
          <w:szCs w:val="24"/>
          <w:rtl/>
          <w:lang w:eastAsia="he-IL"/>
        </w:rPr>
        <w:t xml:space="preserve">אחר </w:t>
      </w:r>
      <w:r w:rsidRPr="00071854">
        <w:rPr>
          <w:rFonts w:ascii="Times New Roman" w:eastAsia="Times New Roman" w:hAnsi="Times New Roman" w:cs="David"/>
          <w:sz w:val="24"/>
          <w:szCs w:val="24"/>
          <w:rtl/>
          <w:lang w:eastAsia="he-IL"/>
        </w:rPr>
        <w:t>דרישת המזמין לאלתר.</w:t>
      </w:r>
    </w:p>
    <w:p w14:paraId="3AF658D8"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החלטות המזמין בדבר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ו/או החלפת עובד מעובדי היועץ תינתנה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המוחלט</w:t>
      </w:r>
      <w:r w:rsidRPr="00071854">
        <w:rPr>
          <w:rFonts w:ascii="Times New Roman" w:eastAsia="Times New Roman" w:hAnsi="Times New Roman" w:cs="David" w:hint="cs"/>
          <w:sz w:val="24"/>
          <w:szCs w:val="24"/>
          <w:rtl/>
          <w:lang w:eastAsia="he-IL"/>
        </w:rPr>
        <w:t xml:space="preserve"> של המזמין</w:t>
      </w:r>
      <w:r w:rsidRPr="00071854">
        <w:rPr>
          <w:rFonts w:ascii="Times New Roman" w:eastAsia="Times New Roman" w:hAnsi="Times New Roman" w:cs="David"/>
          <w:sz w:val="24"/>
          <w:szCs w:val="24"/>
          <w:rtl/>
          <w:lang w:eastAsia="he-IL"/>
        </w:rPr>
        <w:t xml:space="preserve"> וללא צורך במתן נימוקים</w:t>
      </w:r>
      <w:r w:rsidRPr="00071854">
        <w:rPr>
          <w:rFonts w:ascii="Times New Roman" w:eastAsia="Times New Roman" w:hAnsi="Times New Roman" w:cs="David" w:hint="cs"/>
          <w:sz w:val="24"/>
          <w:szCs w:val="24"/>
          <w:rtl/>
          <w:lang w:eastAsia="he-IL"/>
        </w:rPr>
        <w:t xml:space="preserve"> כאלה ואחרים</w:t>
      </w:r>
      <w:r w:rsidRPr="00071854">
        <w:rPr>
          <w:rFonts w:ascii="Times New Roman" w:eastAsia="Times New Roman" w:hAnsi="Times New Roman" w:cs="David"/>
          <w:sz w:val="24"/>
          <w:szCs w:val="24"/>
          <w:rtl/>
          <w:lang w:eastAsia="he-IL"/>
        </w:rPr>
        <w:t>. אין בהחלטות אלה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לשחרר את היועץ מאי</w:t>
      </w:r>
      <w:r w:rsidRPr="00071854">
        <w:rPr>
          <w:rFonts w:ascii="Times New Roman" w:eastAsia="Times New Roman" w:hAnsi="Times New Roman" w:cs="David" w:hint="cs"/>
          <w:sz w:val="24"/>
          <w:szCs w:val="24"/>
          <w:rtl/>
          <w:lang w:eastAsia="he-IL"/>
        </w:rPr>
        <w:t>לו</w:t>
      </w:r>
      <w:r w:rsidRPr="00071854">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071854">
        <w:rPr>
          <w:rFonts w:ascii="Times New Roman" w:eastAsia="Times New Roman" w:hAnsi="Times New Roman" w:cs="David" w:hint="cs"/>
          <w:sz w:val="24"/>
          <w:szCs w:val="24"/>
          <w:rtl/>
          <w:lang w:eastAsia="he-IL"/>
        </w:rPr>
        <w:t xml:space="preserve"> ו/או חבות</w:t>
      </w:r>
      <w:r w:rsidRPr="00071854">
        <w:rPr>
          <w:rFonts w:ascii="Times New Roman" w:eastAsia="Times New Roman" w:hAnsi="Times New Roman" w:cs="David"/>
          <w:sz w:val="24"/>
          <w:szCs w:val="24"/>
          <w:rtl/>
          <w:lang w:eastAsia="he-IL"/>
        </w:rPr>
        <w:t xml:space="preserve"> שהיא.</w:t>
      </w:r>
    </w:p>
    <w:p w14:paraId="17BB2ED0"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לצייד על חשבונו את צוות עובדיו בכל הציוד הדרוש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w:t>
      </w:r>
      <w:r w:rsidRPr="00071854">
        <w:rPr>
          <w:rFonts w:ascii="Times New Roman" w:eastAsia="Times New Roman" w:hAnsi="Times New Roman" w:cs="David" w:hint="cs"/>
          <w:sz w:val="24"/>
          <w:szCs w:val="24"/>
          <w:rtl/>
          <w:lang w:eastAsia="he-IL"/>
        </w:rPr>
        <w:t>האחריות בגין אחזקת</w:t>
      </w:r>
      <w:r w:rsidRPr="00071854">
        <w:rPr>
          <w:rFonts w:ascii="Times New Roman" w:eastAsia="Times New Roman" w:hAnsi="Times New Roman" w:cs="David"/>
          <w:sz w:val="24"/>
          <w:szCs w:val="24"/>
          <w:rtl/>
          <w:lang w:eastAsia="he-IL"/>
        </w:rPr>
        <w:t xml:space="preserve"> ושמיר</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ציוד</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תהיה בידי היועץ ועל חשבונו, והמזמין לא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בכל אחריות </w:t>
      </w:r>
      <w:r w:rsidRPr="00071854">
        <w:rPr>
          <w:rFonts w:ascii="Times New Roman" w:eastAsia="Times New Roman" w:hAnsi="Times New Roman" w:cs="David" w:hint="cs"/>
          <w:sz w:val="24"/>
          <w:szCs w:val="24"/>
          <w:rtl/>
          <w:lang w:eastAsia="he-IL"/>
        </w:rPr>
        <w:t xml:space="preserve">ו/או חבות </w:t>
      </w:r>
      <w:r w:rsidRPr="00071854">
        <w:rPr>
          <w:rFonts w:ascii="Times New Roman" w:eastAsia="Times New Roman" w:hAnsi="Times New Roman" w:cs="David"/>
          <w:sz w:val="24"/>
          <w:szCs w:val="24"/>
          <w:rtl/>
          <w:lang w:eastAsia="he-IL"/>
        </w:rPr>
        <w:t>בגין א</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בדן </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או נזק</w:t>
      </w:r>
      <w:r w:rsidRPr="00071854">
        <w:rPr>
          <w:rFonts w:ascii="Times New Roman" w:eastAsia="Times New Roman" w:hAnsi="Times New Roman" w:cs="David" w:hint="cs"/>
          <w:sz w:val="24"/>
          <w:szCs w:val="24"/>
          <w:rtl/>
          <w:lang w:eastAsia="he-IL"/>
        </w:rPr>
        <w:t xml:space="preserve"> ו/או קלקול</w:t>
      </w:r>
      <w:r w:rsidRPr="00071854">
        <w:rPr>
          <w:rFonts w:ascii="Times New Roman" w:eastAsia="Times New Roman" w:hAnsi="Times New Roman" w:cs="David"/>
          <w:sz w:val="24"/>
          <w:szCs w:val="24"/>
          <w:rtl/>
          <w:lang w:eastAsia="he-IL"/>
        </w:rPr>
        <w:t xml:space="preserve"> כלשהו לציוד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לכל חלק ממנו מכל סיבה שהיא.</w:t>
      </w:r>
    </w:p>
    <w:p w14:paraId="02FF9AF6"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lastRenderedPageBreak/>
        <w:t>סמכויות היועץ</w:t>
      </w:r>
    </w:p>
    <w:p w14:paraId="22E8881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במגעים עם רשויות 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עם הרשות המקומית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הנוגע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וכל הכרוך בכך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w:t>
      </w:r>
    </w:p>
    <w:p w14:paraId="4DB9A117"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שהיועץ לא יגיש 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תיקונים לתכניות לא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הרשויות המוסמכות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אושרו קודם לכן</w:t>
      </w:r>
      <w:r w:rsidRPr="00071854">
        <w:rPr>
          <w:rFonts w:ascii="Times New Roman" w:eastAsia="Times New Roman" w:hAnsi="Times New Roman" w:cs="David" w:hint="cs"/>
          <w:sz w:val="24"/>
          <w:szCs w:val="24"/>
          <w:rtl/>
          <w:lang w:eastAsia="he-IL"/>
        </w:rPr>
        <w:t>, מראש ובכתב,</w:t>
      </w:r>
      <w:r w:rsidRPr="00071854">
        <w:rPr>
          <w:rFonts w:ascii="Times New Roman" w:eastAsia="Times New Roman" w:hAnsi="Times New Roman" w:cs="David"/>
          <w:sz w:val="24"/>
          <w:szCs w:val="24"/>
          <w:rtl/>
          <w:lang w:eastAsia="he-IL"/>
        </w:rPr>
        <w:t xml:space="preserve"> ע"י המזמין.</w:t>
      </w:r>
    </w:p>
    <w:p w14:paraId="6565CBD1"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שהיועץ לא יקבל כל החלטה ולא יפעל ולא יחייב את המזמין בכל עניין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הכרוך בהתחייבות חוקית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כספית</w:t>
      </w:r>
      <w:r w:rsidRPr="00071854">
        <w:rPr>
          <w:rFonts w:ascii="Times New Roman" w:eastAsia="Times New Roman" w:hAnsi="Times New Roman" w:cs="David" w:hint="cs"/>
          <w:sz w:val="24"/>
          <w:szCs w:val="24"/>
          <w:rtl/>
          <w:lang w:eastAsia="he-IL"/>
        </w:rPr>
        <w:t xml:space="preserve"> ו/או אחרת,</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0D48F050"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זולת אם</w:t>
      </w:r>
      <w:r w:rsidRPr="00071854">
        <w:rPr>
          <w:rFonts w:ascii="Times New Roman" w:eastAsia="Times New Roman" w:hAnsi="Times New Roman" w:cs="David"/>
          <w:sz w:val="24"/>
          <w:szCs w:val="24"/>
          <w:rtl/>
          <w:lang w:eastAsia="he-IL"/>
        </w:rPr>
        <w:t xml:space="preserve"> יוסמך לכך ע"י המזמין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יהיה היועץ רשאי ליתן הוראות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הנחיות</w:t>
      </w:r>
      <w:r w:rsidRPr="00071854">
        <w:rPr>
          <w:rFonts w:ascii="Times New Roman" w:eastAsia="Times New Roman" w:hAnsi="Times New Roman" w:cs="David" w:hint="cs"/>
          <w:sz w:val="24"/>
          <w:szCs w:val="24"/>
          <w:rtl/>
          <w:lang w:eastAsia="he-IL"/>
        </w:rPr>
        <w:t>, בין</w:t>
      </w:r>
      <w:r w:rsidRPr="00071854">
        <w:rPr>
          <w:rFonts w:ascii="Times New Roman" w:eastAsia="Times New Roman" w:hAnsi="Times New Roman" w:cs="David"/>
          <w:sz w:val="24"/>
          <w:szCs w:val="24"/>
          <w:rtl/>
          <w:lang w:eastAsia="he-IL"/>
        </w:rPr>
        <w:t xml:space="preserve"> במישרין</w:t>
      </w:r>
      <w:r w:rsidRPr="00071854">
        <w:rPr>
          <w:rFonts w:ascii="Times New Roman" w:eastAsia="Times New Roman" w:hAnsi="Times New Roman" w:cs="David" w:hint="cs"/>
          <w:sz w:val="24"/>
          <w:szCs w:val="24"/>
          <w:rtl/>
          <w:lang w:eastAsia="he-IL"/>
        </w:rPr>
        <w:t xml:space="preserve"> ובין בעקיפין,</w:t>
      </w:r>
      <w:r w:rsidRPr="00071854">
        <w:rPr>
          <w:rFonts w:ascii="Times New Roman" w:eastAsia="Times New Roman" w:hAnsi="Times New Roman" w:cs="David"/>
          <w:sz w:val="24"/>
          <w:szCs w:val="24"/>
          <w:rtl/>
          <w:lang w:eastAsia="he-IL"/>
        </w:rPr>
        <w:t xml:space="preserve"> לקבלן הראשי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לקבלן העבודות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לנהל עמם מו"מ ביחס למחירים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דרכי ביצוע הכרוכים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מחירים</w:t>
      </w:r>
      <w:r w:rsidRPr="00071854">
        <w:rPr>
          <w:rFonts w:ascii="Times New Roman" w:eastAsia="Times New Roman" w:hAnsi="Times New Roman" w:cs="David" w:hint="cs"/>
          <w:sz w:val="24"/>
          <w:szCs w:val="24"/>
          <w:rtl/>
          <w:lang w:eastAsia="he-IL"/>
        </w:rPr>
        <w:t xml:space="preserve"> ו/או כמויות</w:t>
      </w:r>
      <w:r w:rsidRPr="00071854">
        <w:rPr>
          <w:rFonts w:ascii="Times New Roman" w:eastAsia="Times New Roman" w:hAnsi="Times New Roman" w:cs="David"/>
          <w:sz w:val="24"/>
          <w:szCs w:val="24"/>
          <w:rtl/>
          <w:lang w:eastAsia="he-IL"/>
        </w:rPr>
        <w:t>, אלא באמצעות המזמין או המנהל.</w:t>
      </w:r>
    </w:p>
    <w:p w14:paraId="4237E94E"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סמכויות המנהל</w:t>
      </w:r>
    </w:p>
    <w:p w14:paraId="75FE30A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לבדוק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עת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את שרותי היועץ כולם או </w:t>
      </w:r>
      <w:r w:rsidRPr="00071854">
        <w:rPr>
          <w:rFonts w:ascii="Times New Roman" w:eastAsia="Times New Roman" w:hAnsi="Times New Roman" w:cs="David" w:hint="cs"/>
          <w:sz w:val="24"/>
          <w:szCs w:val="24"/>
          <w:rtl/>
          <w:lang w:eastAsia="he-IL"/>
        </w:rPr>
        <w:t>מקצתם</w:t>
      </w:r>
      <w:r w:rsidRPr="00071854">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 כן רשאי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339E206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
          <w:sz w:val="24"/>
          <w:szCs w:val="24"/>
          <w:rtl/>
          <w:lang w:eastAsia="he-IL"/>
        </w:rPr>
        <w:t xml:space="preserve"> המצ"ב</w:t>
      </w:r>
      <w:r w:rsidRPr="00071854">
        <w:rPr>
          <w:rFonts w:ascii="Times New Roman" w:eastAsia="Times New Roman" w:hAnsi="Times New Roman" w:cs="David"/>
          <w:sz w:val="24"/>
          <w:szCs w:val="24"/>
          <w:rtl/>
          <w:lang w:eastAsia="he-IL"/>
        </w:rPr>
        <w:t>.</w:t>
      </w:r>
    </w:p>
    <w:p w14:paraId="544F162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לצורך הפעלת סמכויותיו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רשאי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מי מטעמו לבקר במשרד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בכל מקום אחר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071854">
        <w:rPr>
          <w:rFonts w:ascii="Times New Roman" w:eastAsia="Times New Roman" w:hAnsi="Times New Roman" w:cs="David" w:hint="cs"/>
          <w:sz w:val="24"/>
          <w:szCs w:val="24"/>
          <w:rtl/>
          <w:lang w:eastAsia="he-IL"/>
        </w:rPr>
        <w:t>י המנהל 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w:t>
      </w:r>
    </w:p>
    <w:p w14:paraId="7912534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בהפעלת סמכויות המנהל על 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לגרוע </w:t>
      </w:r>
      <w:r w:rsidRPr="00071854">
        <w:rPr>
          <w:rFonts w:ascii="Times New Roman" w:eastAsia="Times New Roman" w:hAnsi="Times New Roman" w:cs="David" w:hint="cs"/>
          <w:sz w:val="24"/>
          <w:szCs w:val="24"/>
          <w:rtl/>
          <w:lang w:eastAsia="he-IL"/>
        </w:rPr>
        <w:t xml:space="preserve">ו/או לשחרר </w:t>
      </w:r>
      <w:r w:rsidRPr="00071854">
        <w:rPr>
          <w:rFonts w:ascii="Times New Roman" w:eastAsia="Times New Roman" w:hAnsi="Times New Roman" w:cs="David"/>
          <w:sz w:val="24"/>
          <w:szCs w:val="24"/>
          <w:rtl/>
          <w:lang w:eastAsia="he-IL"/>
        </w:rPr>
        <w:t xml:space="preserve">מאחריות </w:t>
      </w:r>
      <w:r w:rsidRPr="00071854">
        <w:rPr>
          <w:rFonts w:ascii="Times New Roman" w:eastAsia="Times New Roman" w:hAnsi="Times New Roman" w:cs="David" w:hint="cs"/>
          <w:sz w:val="24"/>
          <w:szCs w:val="24"/>
          <w:rtl/>
          <w:lang w:eastAsia="he-IL"/>
        </w:rPr>
        <w:t>היועץ על פי חוזה זה ו/או על פי כל דין.</w:t>
      </w:r>
      <w:r w:rsidRPr="00071854">
        <w:rPr>
          <w:rFonts w:ascii="Times New Roman" w:eastAsia="Times New Roman" w:hAnsi="Times New Roman" w:cs="David"/>
          <w:sz w:val="24"/>
          <w:szCs w:val="24"/>
          <w:rtl/>
          <w:lang w:eastAsia="he-IL"/>
        </w:rPr>
        <w:t xml:space="preserve"> בהקשר זה מובהר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4F119499"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אישר המנהל 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071854">
        <w:rPr>
          <w:rFonts w:ascii="Times New Roman" w:eastAsia="Times New Roman" w:hAnsi="Times New Roman" w:cs="David" w:hint="cs"/>
          <w:sz w:val="24"/>
          <w:szCs w:val="24"/>
          <w:rtl/>
          <w:lang w:eastAsia="he-IL"/>
        </w:rPr>
        <w:t>חוזה</w:t>
      </w:r>
      <w:r w:rsidRPr="00071854">
        <w:rPr>
          <w:rFonts w:ascii="Times New Roman" w:eastAsia="Times New Roman" w:hAnsi="Times New Roman" w:cs="David"/>
          <w:sz w:val="24"/>
          <w:szCs w:val="24"/>
          <w:rtl/>
          <w:lang w:eastAsia="he-IL"/>
        </w:rPr>
        <w:t xml:space="preserve"> זה, </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לשחרר את היועץ מאחריותו המקצועית המלאה ו</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להטיל על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על המזמין אחריות כלשהי לטיב התכניות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המסמכים האמורים.</w:t>
      </w:r>
    </w:p>
    <w:p w14:paraId="707E8845"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לוח זמנים ושלבי ב</w:t>
      </w:r>
      <w:r w:rsidRPr="00071854">
        <w:rPr>
          <w:rFonts w:ascii="Times New Roman" w:eastAsia="Times New Roman" w:hAnsi="Times New Roman" w:cs="David" w:hint="cs"/>
          <w:bCs/>
          <w:sz w:val="24"/>
          <w:szCs w:val="24"/>
          <w:u w:val="single"/>
          <w:rtl/>
          <w:lang w:eastAsia="he-IL"/>
        </w:rPr>
        <w:t>י</w:t>
      </w:r>
      <w:r w:rsidRPr="00071854">
        <w:rPr>
          <w:rFonts w:ascii="Times New Roman" w:eastAsia="Times New Roman" w:hAnsi="Times New Roman" w:cs="David"/>
          <w:bCs/>
          <w:sz w:val="24"/>
          <w:szCs w:val="24"/>
          <w:u w:val="single"/>
          <w:rtl/>
          <w:lang w:eastAsia="he-IL"/>
        </w:rPr>
        <w:t>צוע</w:t>
      </w:r>
    </w:p>
    <w:p w14:paraId="413EC55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071854">
        <w:rPr>
          <w:rFonts w:ascii="Times New Roman" w:eastAsia="Times New Roman" w:hAnsi="Times New Roman" w:cs="David"/>
          <w:b/>
          <w:bCs/>
          <w:sz w:val="24"/>
          <w:szCs w:val="24"/>
          <w:rtl/>
          <w:lang w:eastAsia="he-IL"/>
        </w:rPr>
        <w:t>ג'</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לוח הזמנים</w:t>
      </w:r>
      <w:r w:rsidRPr="00071854">
        <w:rPr>
          <w:rFonts w:ascii="Times New Roman" w:eastAsia="Times New Roman" w:hAnsi="Times New Roman" w:cs="David"/>
          <w:sz w:val="24"/>
          <w:szCs w:val="24"/>
          <w:rtl/>
          <w:lang w:eastAsia="he-IL"/>
        </w:rPr>
        <w:t>"). כל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 הכלול בשרותי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לא נקבע לו מועד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יבוצע על ידי היועץ במועד שיהיה דרוש על מנת להבטיח</w:t>
      </w:r>
      <w:r w:rsidRPr="00071854">
        <w:rPr>
          <w:rFonts w:ascii="Times New Roman" w:eastAsia="Times New Roman" w:hAnsi="Times New Roman" w:cs="David" w:hint="cs"/>
          <w:sz w:val="24"/>
          <w:szCs w:val="24"/>
          <w:rtl/>
          <w:lang w:eastAsia="he-IL"/>
        </w:rPr>
        <w:t xml:space="preserve"> את</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 xml:space="preserve">קבלנים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אחרים בהתאם ללוח הזמנים המוסכם 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מם.</w:t>
      </w:r>
    </w:p>
    <w:p w14:paraId="2025614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יתחיל היועץ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קטע מהפרויקט ו/או שלב משלבי העבודה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או </w:t>
      </w:r>
      <w:r w:rsidRPr="00071854">
        <w:rPr>
          <w:rFonts w:ascii="Times New Roman" w:eastAsia="Times New Roman" w:hAnsi="Times New Roman" w:cs="David"/>
          <w:b/>
          <w:bCs/>
          <w:sz w:val="24"/>
          <w:szCs w:val="24"/>
          <w:rtl/>
          <w:lang w:eastAsia="he-IL"/>
        </w:rPr>
        <w:t xml:space="preserve">ג'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אלא אם כן הודיע למזמין תחילה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הגיע לדעתו מועד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זה וק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מהמזמין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לביצועו.</w:t>
      </w:r>
    </w:p>
    <w:p w14:paraId="55112C3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יש לראות </w:t>
      </w:r>
      <w:r w:rsidRPr="00071854">
        <w:rPr>
          <w:rFonts w:ascii="Times New Roman" w:eastAsia="Times New Roman" w:hAnsi="Times New Roman" w:cs="David" w:hint="cs"/>
          <w:sz w:val="24"/>
          <w:szCs w:val="24"/>
          <w:rtl/>
          <w:lang w:eastAsia="he-IL"/>
        </w:rPr>
        <w:t>ב</w:t>
      </w:r>
      <w:r w:rsidRPr="00071854">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0ED94060"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ידוע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התחייבויות היועצים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יתר הגורמים, מותנות בכך שיסופקו להם כל התכניות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ההנחיות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ההוראות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הפרטים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הביאורים שידרשו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מהקבלנים מלטעון לעיכוב מוצדק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3F875DEB"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lastRenderedPageBreak/>
        <w:t>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 יוכר כמוצדק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אך ו</w:t>
      </w:r>
      <w:r w:rsidRPr="00071854">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472ADF4E"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הוא נובע מכ</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ח עליון או גורם אחר (להלן יחדיו: "</w:t>
      </w:r>
      <w:r w:rsidRPr="00071854">
        <w:rPr>
          <w:rFonts w:ascii="Times New Roman" w:eastAsia="Times New Roman" w:hAnsi="Times New Roman" w:cs="David"/>
          <w:b/>
          <w:bCs/>
          <w:sz w:val="24"/>
          <w:szCs w:val="24"/>
          <w:rtl/>
          <w:lang w:eastAsia="he-IL"/>
        </w:rPr>
        <w:t>אירוע דוחה</w:t>
      </w:r>
      <w:r w:rsidRPr="00071854">
        <w:rPr>
          <w:rFonts w:ascii="Times New Roman" w:eastAsia="Times New Roman" w:hAnsi="Times New Roman" w:cs="David"/>
          <w:sz w:val="24"/>
          <w:szCs w:val="24"/>
          <w:rtl/>
          <w:lang w:eastAsia="he-IL"/>
        </w:rPr>
        <w:t>") שלדעת המנהל לא הייתה ליועץ שליטה עליו.</w:t>
      </w:r>
    </w:p>
    <w:p w14:paraId="52C5927E"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0091DFD7"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קיבל תכניות, הנחיות, הוראות, פרטים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7744FC71"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אישר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האירוע הדוחה אכן מצדיק 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השירות ואת משך הדחייה.</w:t>
      </w:r>
    </w:p>
    <w:p w14:paraId="2C9563E1" w14:textId="77777777" w:rsidR="00071854" w:rsidRPr="00071854" w:rsidRDefault="00071854" w:rsidP="00071854">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w:t>
      </w:r>
      <w:r w:rsidRPr="00071854">
        <w:rPr>
          <w:rFonts w:ascii="Times New Roman" w:eastAsia="Times New Roman" w:hAnsi="Times New Roman" w:cs="David" w:hint="cs"/>
          <w:sz w:val="24"/>
          <w:szCs w:val="24"/>
          <w:rtl/>
          <w:lang w:eastAsia="he-IL"/>
        </w:rPr>
        <w:t xml:space="preserve">כלליות </w:t>
      </w:r>
      <w:r w:rsidRPr="00071854">
        <w:rPr>
          <w:rFonts w:ascii="Times New Roman" w:eastAsia="Times New Roman" w:hAnsi="Times New Roman" w:cs="David"/>
          <w:sz w:val="24"/>
          <w:szCs w:val="24"/>
          <w:rtl/>
          <w:lang w:eastAsia="he-IL"/>
        </w:rPr>
        <w:t>האמור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חור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 תכנון ע"י אחרים לא יהווה עילה לעיכוב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7A25723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להודיע למנהל מידית, על כל עיכוב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לפי הערכתו עלול לגרום לאיחור בקיום לוח הזמנים.</w:t>
      </w:r>
    </w:p>
    <w:p w14:paraId="099CCDF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5F96C9A8"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לבקר במשרד היועץ ולעיין בהתקדמות ובאופן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והיועץ ימסור למנהל כל הסבר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פרט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דיווח</w:t>
      </w:r>
      <w:r w:rsidRPr="00071854">
        <w:rPr>
          <w:rFonts w:ascii="Times New Roman" w:eastAsia="Times New Roman" w:hAnsi="Times New Roman" w:cs="David" w:hint="cs"/>
          <w:sz w:val="24"/>
          <w:szCs w:val="24"/>
          <w:rtl/>
          <w:lang w:eastAsia="he-IL"/>
        </w:rPr>
        <w:t>, מיד</w:t>
      </w:r>
      <w:r w:rsidRPr="00071854">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071854">
        <w:rPr>
          <w:rFonts w:ascii="Times New Roman" w:eastAsia="Times New Roman" w:hAnsi="Times New Roman" w:cs="David" w:hint="cs"/>
          <w:sz w:val="24"/>
          <w:szCs w:val="24"/>
          <w:rtl/>
          <w:lang w:eastAsia="he-IL"/>
        </w:rPr>
        <w:t xml:space="preserve"> זה ו/או לפי כל דין</w:t>
      </w:r>
      <w:r w:rsidRPr="00071854">
        <w:rPr>
          <w:rFonts w:ascii="Times New Roman" w:eastAsia="Times New Roman" w:hAnsi="Times New Roman" w:cs="David"/>
          <w:sz w:val="24"/>
          <w:szCs w:val="24"/>
          <w:rtl/>
          <w:lang w:eastAsia="he-IL"/>
        </w:rPr>
        <w:t>.</w:t>
      </w:r>
    </w:p>
    <w:p w14:paraId="36C32A11"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831A790"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שכר היועץ</w:t>
      </w:r>
    </w:p>
    <w:p w14:paraId="23F633E7"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תמורת שרותי היועץ וכל יתר התחייבויותיו לפי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כמפורט בנספח </w:t>
      </w:r>
      <w:r w:rsidRPr="00071854">
        <w:rPr>
          <w:rFonts w:ascii="Times New Roman" w:eastAsia="Times New Roman" w:hAnsi="Times New Roman" w:cs="David"/>
          <w:bCs/>
          <w:sz w:val="24"/>
          <w:szCs w:val="24"/>
          <w:rtl/>
          <w:lang w:eastAsia="he-IL"/>
        </w:rPr>
        <w:t xml:space="preserve">ד' </w:t>
      </w:r>
      <w:r w:rsidRPr="00071854">
        <w:rPr>
          <w:rFonts w:ascii="Times New Roman" w:eastAsia="Times New Roman" w:hAnsi="Times New Roman" w:cs="David" w:hint="cs"/>
          <w:b/>
          <w:sz w:val="24"/>
          <w:szCs w:val="24"/>
          <w:rtl/>
          <w:lang w:eastAsia="he-IL"/>
        </w:rPr>
        <w:t xml:space="preserve">המצ"ב </w:t>
      </w:r>
      <w:r w:rsidRPr="00071854">
        <w:rPr>
          <w:rFonts w:ascii="Times New Roman" w:eastAsia="Times New Roman" w:hAnsi="Times New Roman" w:cs="David"/>
          <w:sz w:val="24"/>
          <w:szCs w:val="24"/>
          <w:rtl/>
          <w:lang w:eastAsia="he-IL"/>
        </w:rPr>
        <w:t>(להלן: "</w:t>
      </w:r>
      <w:r w:rsidRPr="00071854">
        <w:rPr>
          <w:rFonts w:ascii="Times New Roman" w:eastAsia="Times New Roman" w:hAnsi="Times New Roman" w:cs="David"/>
          <w:b/>
          <w:bCs/>
          <w:sz w:val="24"/>
          <w:szCs w:val="24"/>
          <w:rtl/>
          <w:lang w:eastAsia="he-IL"/>
        </w:rPr>
        <w:t>שכר היועץ</w:t>
      </w:r>
      <w:r w:rsidRPr="00071854">
        <w:rPr>
          <w:rFonts w:ascii="Times New Roman" w:eastAsia="Times New Roman" w:hAnsi="Times New Roman" w:cs="David"/>
          <w:sz w:val="24"/>
          <w:szCs w:val="24"/>
          <w:rtl/>
          <w:lang w:eastAsia="he-IL"/>
        </w:rPr>
        <w:t>").</w:t>
      </w:r>
    </w:p>
    <w:p w14:paraId="3731F0AC"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בהוצאות הממשיות בשרותי העזר המפורטים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שא המזמין:</w:t>
      </w:r>
    </w:p>
    <w:p w14:paraId="11EAC277"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הדפסות בתוויין המיועדות להפצה לאחרים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החזר.</w:t>
      </w:r>
    </w:p>
    <w:p w14:paraId="763309BF"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העתקות שנמסרו ע"י היועץ למזמין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לרשויות המוסמכות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ליועצים, למעט העתקות וצילומים שיפיק היועץ במשרדו.</w:t>
      </w:r>
    </w:p>
    <w:p w14:paraId="1F09DF45"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שכפול מסמכים.</w:t>
      </w:r>
    </w:p>
    <w:p w14:paraId="58C72FB5"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6C7E2431"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מדידות וצילומי אויר.</w:t>
      </w:r>
    </w:p>
    <w:p w14:paraId="3E3F6C27"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קידוחים ובדיקות קרקע.</w:t>
      </w:r>
    </w:p>
    <w:p w14:paraId="2224F3DB"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שליחויות.</w:t>
      </w:r>
    </w:p>
    <w:p w14:paraId="7EABCA4F"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העזר המפורטים בסעיפים 7.2.1 עד 7.2.3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יוזמנו על ידי היועץ באמצעות מערכת ניהול פרויקטים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 מערכת רמדורנט מודול ניהול מסמכים (</w:t>
      </w:r>
      <w:r w:rsidRPr="00071854">
        <w:rPr>
          <w:rFonts w:ascii="Times New Roman" w:eastAsia="Times New Roman" w:hAnsi="Times New Roman" w:cs="David"/>
          <w:sz w:val="24"/>
          <w:szCs w:val="24"/>
          <w:lang w:eastAsia="he-IL"/>
        </w:rPr>
        <w:t>DM</w:t>
      </w:r>
      <w:r w:rsidRPr="00071854">
        <w:rPr>
          <w:rFonts w:ascii="Times New Roman" w:eastAsia="Times New Roman" w:hAnsi="Times New Roman" w:cs="David"/>
          <w:sz w:val="24"/>
          <w:szCs w:val="24"/>
          <w:rtl/>
          <w:lang w:eastAsia="he-IL"/>
        </w:rPr>
        <w:t>) רק ממכונים המאושרים ע"י המזמין לבצע עבודות עבורו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F7D29E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על חשבון שכר היועץ ישולמו ליועץ תשלומי ביניים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עורים ובמועדים המפורטים בנספח</w:t>
      </w:r>
      <w:r w:rsidRPr="00071854">
        <w:rPr>
          <w:rFonts w:ascii="Times New Roman" w:eastAsia="Times New Roman" w:hAnsi="Times New Roman" w:cs="David"/>
          <w:bCs/>
          <w:sz w:val="24"/>
          <w:szCs w:val="24"/>
          <w:rtl/>
          <w:lang w:eastAsia="he-IL"/>
        </w:rPr>
        <w:t xml:space="preserve"> ה'</w:t>
      </w:r>
      <w:r w:rsidRPr="00071854">
        <w:rPr>
          <w:rFonts w:ascii="Times New Roman" w:eastAsia="Times New Roman" w:hAnsi="Times New Roman" w:cs="David" w:hint="cs"/>
          <w:sz w:val="24"/>
          <w:szCs w:val="24"/>
          <w:rtl/>
          <w:lang w:eastAsia="he-IL"/>
        </w:rPr>
        <w:t xml:space="preserve"> המצ"ב,</w:t>
      </w:r>
      <w:r w:rsidRPr="00071854">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p>
    <w:p w14:paraId="1FBDE188"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תשלומי הביניים לפי פסקה זו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משלבי שירותי היועץ ו/או טיב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5281EAF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השכר האמור בנספח </w:t>
      </w:r>
      <w:r w:rsidRPr="00071854">
        <w:rPr>
          <w:rFonts w:ascii="Times New Roman" w:eastAsia="Times New Roman" w:hAnsi="Times New Roman" w:cs="David"/>
          <w:b/>
          <w:bCs/>
          <w:sz w:val="24"/>
          <w:szCs w:val="24"/>
          <w:rtl/>
          <w:lang w:eastAsia="he-IL"/>
        </w:rPr>
        <w:t xml:space="preserve">ד' </w:t>
      </w:r>
      <w:r w:rsidRPr="00071854">
        <w:rPr>
          <w:rFonts w:ascii="Times New Roman" w:eastAsia="Times New Roman" w:hAnsi="Times New Roman" w:cs="David" w:hint="cs"/>
          <w:sz w:val="24"/>
          <w:szCs w:val="24"/>
          <w:rtl/>
          <w:lang w:eastAsia="he-IL"/>
        </w:rPr>
        <w:t xml:space="preserve">המצ"ב, </w:t>
      </w:r>
      <w:r w:rsidRPr="00071854">
        <w:rPr>
          <w:rFonts w:ascii="Times New Roman" w:eastAsia="Times New Roman" w:hAnsi="Times New Roman" w:cs="David"/>
          <w:sz w:val="24"/>
          <w:szCs w:val="24"/>
          <w:rtl/>
          <w:lang w:eastAsia="he-IL"/>
        </w:rPr>
        <w:t>ה</w:t>
      </w:r>
      <w:r w:rsidRPr="00071854">
        <w:rPr>
          <w:rFonts w:ascii="Times New Roman" w:eastAsia="Times New Roman" w:hAnsi="Times New Roman" w:cs="David" w:hint="cs"/>
          <w:sz w:val="24"/>
          <w:szCs w:val="24"/>
          <w:rtl/>
          <w:lang w:eastAsia="he-IL"/>
        </w:rPr>
        <w:t xml:space="preserve">ינו </w:t>
      </w:r>
      <w:r w:rsidRPr="00071854">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71854">
        <w:rPr>
          <w:rFonts w:ascii="Times New Roman" w:eastAsia="Times New Roman" w:hAnsi="Times New Roman" w:cs="David" w:hint="cs"/>
          <w:sz w:val="24"/>
          <w:szCs w:val="24"/>
          <w:rtl/>
          <w:lang w:eastAsia="he-IL"/>
        </w:rPr>
        <w:t xml:space="preserve">זה </w:t>
      </w:r>
      <w:r w:rsidRPr="00071854">
        <w:rPr>
          <w:rFonts w:ascii="Times New Roman" w:eastAsia="Times New Roman" w:hAnsi="Times New Roman" w:cs="David"/>
          <w:sz w:val="24"/>
          <w:szCs w:val="24"/>
          <w:rtl/>
          <w:lang w:eastAsia="he-IL"/>
        </w:rPr>
        <w:t>במפורש אחרת. תנאי לתשלום שכר היועץ במלואו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הינו המצאת הצהרה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071854">
        <w:rPr>
          <w:rFonts w:ascii="Times New Roman" w:eastAsia="Times New Roman" w:hAnsi="Times New Roman" w:cs="David"/>
          <w:b/>
          <w:bCs/>
          <w:sz w:val="24"/>
          <w:szCs w:val="24"/>
          <w:rtl/>
          <w:lang w:eastAsia="he-IL"/>
        </w:rPr>
        <w:t>ט'</w:t>
      </w:r>
      <w:r w:rsidRPr="00071854">
        <w:rPr>
          <w:rFonts w:ascii="Times New Roman" w:eastAsia="Times New Roman" w:hAnsi="Times New Roman" w:cs="David"/>
          <w:sz w:val="24"/>
          <w:szCs w:val="24"/>
          <w:rtl/>
          <w:lang w:eastAsia="he-IL"/>
        </w:rPr>
        <w:t xml:space="preserve"> לחוזה זה וכתב היעדר תביעות המצורף כנספח</w:t>
      </w:r>
      <w:r w:rsidRPr="00071854">
        <w:rPr>
          <w:rFonts w:ascii="Times New Roman" w:eastAsia="Times New Roman" w:hAnsi="Times New Roman" w:cs="David"/>
          <w:b/>
          <w:bCs/>
          <w:sz w:val="24"/>
          <w:szCs w:val="24"/>
          <w:rtl/>
          <w:lang w:eastAsia="he-IL"/>
        </w:rPr>
        <w:t xml:space="preserve"> י'</w:t>
      </w:r>
      <w:r w:rsidRPr="00071854">
        <w:rPr>
          <w:rFonts w:ascii="Times New Roman" w:eastAsia="Times New Roman" w:hAnsi="Times New Roman" w:cs="David"/>
          <w:sz w:val="24"/>
          <w:szCs w:val="24"/>
          <w:rtl/>
          <w:lang w:eastAsia="he-IL"/>
        </w:rPr>
        <w:t xml:space="preserve"> לחוזה זה למזמין, חתום ע"י היועץ ומאומת כנדרש בו.</w:t>
      </w:r>
    </w:p>
    <w:p w14:paraId="5D20917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מבלי לפגוע בכלליות האמור בסעיף </w:t>
      </w:r>
      <w:r w:rsidRPr="00071854">
        <w:rPr>
          <w:rFonts w:ascii="Times New Roman" w:eastAsia="Times New Roman" w:hAnsi="Times New Roman" w:cs="David" w:hint="cs"/>
          <w:sz w:val="24"/>
          <w:szCs w:val="24"/>
          <w:rtl/>
          <w:lang w:eastAsia="he-IL"/>
        </w:rPr>
        <w:t>7 לעיל</w:t>
      </w:r>
      <w:r w:rsidRPr="00071854">
        <w:rPr>
          <w:rFonts w:ascii="Times New Roman" w:eastAsia="Times New Roman" w:hAnsi="Times New Roman" w:cs="David"/>
          <w:sz w:val="24"/>
          <w:szCs w:val="24"/>
          <w:rtl/>
          <w:lang w:eastAsia="he-IL"/>
        </w:rPr>
        <w:t>, 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רכוש ה</w:t>
      </w:r>
      <w:r w:rsidRPr="00071854">
        <w:rPr>
          <w:rFonts w:ascii="Times New Roman" w:eastAsia="Times New Roman" w:hAnsi="Times New Roman" w:cs="David" w:hint="cs"/>
          <w:sz w:val="24"/>
          <w:szCs w:val="24"/>
          <w:rtl/>
          <w:lang w:eastAsia="he-IL"/>
        </w:rPr>
        <w:t>מזמין</w:t>
      </w:r>
      <w:r w:rsidRPr="00071854">
        <w:rPr>
          <w:rFonts w:ascii="Times New Roman" w:eastAsia="Times New Roman" w:hAnsi="Times New Roman" w:cs="David"/>
          <w:sz w:val="24"/>
          <w:szCs w:val="24"/>
          <w:rtl/>
          <w:lang w:eastAsia="he-IL"/>
        </w:rPr>
        <w:t>. מובהר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הפרת סעיף זה על ידי היועץ תה</w:t>
      </w:r>
      <w:r w:rsidRPr="00071854">
        <w:rPr>
          <w:rFonts w:ascii="Times New Roman" w:eastAsia="Times New Roman" w:hAnsi="Times New Roman" w:cs="David" w:hint="cs"/>
          <w:sz w:val="24"/>
          <w:szCs w:val="24"/>
          <w:rtl/>
          <w:lang w:eastAsia="he-IL"/>
        </w:rPr>
        <w:t>ווה</w:t>
      </w:r>
      <w:r w:rsidRPr="00071854">
        <w:rPr>
          <w:rFonts w:ascii="Times New Roman" w:eastAsia="Times New Roman" w:hAnsi="Times New Roman" w:cs="David"/>
          <w:sz w:val="24"/>
          <w:szCs w:val="24"/>
          <w:rtl/>
          <w:lang w:eastAsia="he-IL"/>
        </w:rPr>
        <w:t xml:space="preserve"> הפרה יסודית של חוזה</w:t>
      </w:r>
      <w:r w:rsidRPr="00071854">
        <w:rPr>
          <w:rFonts w:ascii="Times New Roman" w:eastAsia="Times New Roman" w:hAnsi="Times New Roman" w:cs="David" w:hint="cs"/>
          <w:sz w:val="24"/>
          <w:szCs w:val="24"/>
          <w:rtl/>
          <w:lang w:eastAsia="he-IL"/>
        </w:rPr>
        <w:t xml:space="preserve"> זה. </w:t>
      </w:r>
    </w:p>
    <w:p w14:paraId="4578C2B1"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תנאים מקדמיים לביצוע תשלום כלשהו ע"ח שכר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הצגת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071854">
        <w:rPr>
          <w:rFonts w:ascii="Times New Roman" w:eastAsia="Times New Roman" w:hAnsi="Times New Roman" w:cs="David" w:hint="cs"/>
          <w:sz w:val="24"/>
          <w:szCs w:val="24"/>
          <w:rtl/>
          <w:lang w:eastAsia="he-IL"/>
        </w:rPr>
        <w:t>עובר</w:t>
      </w:r>
      <w:r w:rsidRPr="00071854">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44D1D8F1"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17C6AD2"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שנויים בתכנון</w:t>
      </w:r>
    </w:p>
    <w:p w14:paraId="5D1AC8E3"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7999B0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bCs/>
          <w:sz w:val="24"/>
          <w:szCs w:val="24"/>
          <w:rtl/>
          <w:lang w:eastAsia="he-IL"/>
        </w:rPr>
        <w:t>ב' או ג'</w:t>
      </w:r>
      <w:r w:rsidRPr="00071854">
        <w:rPr>
          <w:rFonts w:ascii="Times New Roman" w:eastAsia="Times New Roman" w:hAnsi="Times New Roman" w:cs="David" w:hint="cs"/>
          <w:b/>
          <w:sz w:val="24"/>
          <w:szCs w:val="24"/>
          <w:rtl/>
          <w:lang w:eastAsia="he-IL"/>
        </w:rPr>
        <w:t xml:space="preserve"> המצ"ב</w:t>
      </w:r>
      <w:r w:rsidRPr="00071854">
        <w:rPr>
          <w:rFonts w:ascii="Times New Roman" w:eastAsia="Times New Roman" w:hAnsi="Times New Roman" w:cs="David"/>
          <w:sz w:val="24"/>
          <w:szCs w:val="24"/>
          <w:rtl/>
          <w:lang w:eastAsia="he-IL"/>
        </w:rPr>
        <w:t>,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אלמלא השנויים</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יהיה</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זכאי לפיצוי בעד העבודה הנוספת שב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עקב השנויים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כאמור</w:t>
      </w:r>
      <w:r w:rsidRPr="00071854">
        <w:rPr>
          <w:rFonts w:ascii="Times New Roman" w:eastAsia="Times New Roman" w:hAnsi="Times New Roman" w:cs="David"/>
          <w:sz w:val="24"/>
          <w:szCs w:val="24"/>
          <w:rtl/>
          <w:lang w:eastAsia="he-IL"/>
        </w:rPr>
        <w:t>. הפיצוי ישולם בגין העבודה הנוספת שהיועץ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ושכר היועץ. בכל מקרה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שנויים</w:t>
      </w:r>
      <w:r w:rsidRPr="00071854">
        <w:rPr>
          <w:rFonts w:ascii="Times New Roman" w:eastAsia="Times New Roman" w:hAnsi="Times New Roman" w:cs="David" w:hint="cs"/>
          <w:sz w:val="24"/>
          <w:szCs w:val="24"/>
          <w:rtl/>
          <w:lang w:eastAsia="he-IL"/>
        </w:rPr>
        <w:t xml:space="preserve"> כאמור, לא יהוו</w:t>
      </w:r>
      <w:r w:rsidRPr="00071854">
        <w:rPr>
          <w:rFonts w:ascii="Times New Roman" w:eastAsia="Times New Roman" w:hAnsi="Times New Roman" w:cs="David"/>
          <w:sz w:val="24"/>
          <w:szCs w:val="24"/>
          <w:rtl/>
          <w:lang w:eastAsia="he-IL"/>
        </w:rPr>
        <w:t xml:space="preserve"> עילה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0ADE6C3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על אף</w:t>
      </w:r>
      <w:r w:rsidRPr="00071854">
        <w:rPr>
          <w:rFonts w:ascii="Times New Roman" w:eastAsia="Times New Roman" w:hAnsi="Times New Roman" w:cs="David"/>
          <w:sz w:val="24"/>
          <w:szCs w:val="24"/>
          <w:rtl/>
          <w:lang w:eastAsia="he-IL"/>
        </w:rPr>
        <w:t xml:space="preserve"> האמור בסעיף 8.2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יגיע ליועץ דבר בגין שינויים הנובעים מ:</w:t>
      </w:r>
    </w:p>
    <w:p w14:paraId="11E929D5"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טעות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קוי בתכנון ו/או באומדן של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של היועצים.</w:t>
      </w:r>
    </w:p>
    <w:p w14:paraId="38F6934A"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התכנון אינו התכנון היעיל ביותר.</w:t>
      </w:r>
    </w:p>
    <w:p w14:paraId="667D5F96"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72C8F84C"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השינויים מתחייבים מדרישת רשויות מוסמכות. </w:t>
      </w:r>
    </w:p>
    <w:p w14:paraId="22EA70A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להכין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עבור רוכשים שיבקשו זאת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16F05FA8" w14:textId="77777777" w:rsidR="00071854" w:rsidRDefault="00071854" w:rsidP="00071854">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מחיר השינויים ותנאי התשלום בגין תכנון השינויים </w:t>
      </w:r>
      <w:r w:rsidRPr="00071854">
        <w:rPr>
          <w:rFonts w:ascii="Times New Roman" w:eastAsia="Times New Roman" w:hAnsi="Times New Roman" w:cs="David" w:hint="cs"/>
          <w:sz w:val="24"/>
          <w:szCs w:val="24"/>
          <w:rtl/>
          <w:lang w:eastAsia="he-IL"/>
        </w:rPr>
        <w:t xml:space="preserve">כאמור, </w:t>
      </w:r>
      <w:r w:rsidRPr="00071854">
        <w:rPr>
          <w:rFonts w:ascii="Times New Roman" w:eastAsia="Times New Roman" w:hAnsi="Times New Roman" w:cs="David"/>
          <w:sz w:val="24"/>
          <w:szCs w:val="24"/>
          <w:rtl/>
          <w:lang w:eastAsia="he-IL"/>
        </w:rPr>
        <w:t>יסוכמו בין היועץ לרוכשים. היועץ יתקשר עם הרוכש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בענ</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ין קביעת מחיר השינויים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תובא בפני המנהל והוא יהיה המוסמך להכריע בה.</w:t>
      </w:r>
    </w:p>
    <w:p w14:paraId="1E927139"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lastRenderedPageBreak/>
        <w:t>אחריות וביטוח</w:t>
      </w:r>
    </w:p>
    <w:p w14:paraId="730E4C3B" w14:textId="77777777" w:rsidR="00976927" w:rsidRPr="00013687" w:rsidRDefault="00976927" w:rsidP="0097692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68F59F0" w14:textId="77777777" w:rsidR="00976927" w:rsidRPr="00013687" w:rsidRDefault="00976927" w:rsidP="00976927">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447A123F" w14:textId="77777777" w:rsidR="00976927" w:rsidRPr="00013687" w:rsidRDefault="00656492" w:rsidP="00976927">
      <w:pPr>
        <w:pStyle w:val="a2"/>
        <w:ind w:left="792" w:right="0" w:firstLine="0"/>
        <w:rPr>
          <w:rFonts w:eastAsia="Times New Roman" w:cs="David"/>
          <w:color w:val="auto"/>
          <w:szCs w:val="24"/>
          <w:rtl/>
        </w:rPr>
      </w:pPr>
      <w:r w:rsidRPr="00FC7532">
        <w:rPr>
          <w:rFonts w:eastAsia="Times New Roman" w:cs="David" w:hint="eastAsia"/>
          <w:color w:val="auto"/>
          <w:szCs w:val="24"/>
          <w:highlight w:val="yellow"/>
          <w:rtl/>
        </w:rPr>
        <w:t>כפוף</w:t>
      </w:r>
      <w:r w:rsidRPr="00FC7532">
        <w:rPr>
          <w:rFonts w:eastAsia="Times New Roman" w:cs="David"/>
          <w:color w:val="auto"/>
          <w:szCs w:val="24"/>
          <w:highlight w:val="yellow"/>
          <w:rtl/>
        </w:rPr>
        <w:t xml:space="preserve"> </w:t>
      </w:r>
      <w:r w:rsidRPr="00FC7532">
        <w:rPr>
          <w:rFonts w:eastAsia="Times New Roman" w:cs="David" w:hint="eastAsia"/>
          <w:color w:val="auto"/>
          <w:szCs w:val="24"/>
          <w:highlight w:val="yellow"/>
          <w:rtl/>
        </w:rPr>
        <w:t>לקביעת</w:t>
      </w:r>
      <w:r w:rsidRPr="00FC7532">
        <w:rPr>
          <w:rFonts w:eastAsia="Times New Roman" w:cs="David"/>
          <w:color w:val="auto"/>
          <w:szCs w:val="24"/>
          <w:highlight w:val="yellow"/>
          <w:rtl/>
        </w:rPr>
        <w:t xml:space="preserve"> </w:t>
      </w:r>
      <w:r w:rsidRPr="00FC7532">
        <w:rPr>
          <w:rFonts w:eastAsia="Times New Roman" w:cs="David" w:hint="eastAsia"/>
          <w:color w:val="auto"/>
          <w:szCs w:val="24"/>
          <w:highlight w:val="yellow"/>
          <w:rtl/>
        </w:rPr>
        <w:t>בית</w:t>
      </w:r>
      <w:r w:rsidRPr="00FC7532">
        <w:rPr>
          <w:rFonts w:eastAsia="Times New Roman" w:cs="David"/>
          <w:color w:val="auto"/>
          <w:szCs w:val="24"/>
          <w:highlight w:val="yellow"/>
          <w:rtl/>
        </w:rPr>
        <w:t xml:space="preserve"> </w:t>
      </w:r>
      <w:r w:rsidRPr="00FC7532">
        <w:rPr>
          <w:rFonts w:eastAsia="Times New Roman" w:cs="David" w:hint="eastAsia"/>
          <w:color w:val="auto"/>
          <w:szCs w:val="24"/>
          <w:highlight w:val="yellow"/>
          <w:rtl/>
        </w:rPr>
        <w:t>משפט</w:t>
      </w:r>
      <w:r>
        <w:rPr>
          <w:rFonts w:eastAsia="Times New Roman" w:cs="David" w:hint="cs"/>
          <w:color w:val="auto"/>
          <w:szCs w:val="24"/>
          <w:rtl/>
        </w:rPr>
        <w:t xml:space="preserve"> </w:t>
      </w:r>
      <w:r w:rsidR="00976927"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w:t>
      </w:r>
      <w:r w:rsidR="00161D2E">
        <w:rPr>
          <w:rFonts w:eastAsia="Times New Roman" w:cs="David" w:hint="cs"/>
          <w:color w:val="auto"/>
          <w:szCs w:val="24"/>
          <w:rtl/>
        </w:rPr>
        <w:t xml:space="preserve"> </w:t>
      </w:r>
      <w:r w:rsidR="00976927" w:rsidRPr="00013687">
        <w:rPr>
          <w:rFonts w:eastAsia="Times New Roman" w:cs="David" w:hint="cs"/>
          <w:color w:val="auto"/>
          <w:szCs w:val="24"/>
          <w:rtl/>
        </w:rPr>
        <w:t xml:space="preserve"> הסכומים הנ"ל ייחשבו חוב המגיע למזמין מאת המתכנן על פי הוראות חוזה זה, אשר המזמין רשאי לקזז בגינו סכומים ע"ח התמורה המגיעה למתכנן.</w:t>
      </w:r>
    </w:p>
    <w:p w14:paraId="1A1ACE5C" w14:textId="77777777" w:rsidR="00976927" w:rsidRPr="00013687" w:rsidRDefault="00976927" w:rsidP="00976927">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116B603D" w14:textId="77777777" w:rsidR="00976927" w:rsidRDefault="00976927" w:rsidP="0097692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F57BC34" w14:textId="77777777" w:rsidR="00976927" w:rsidRPr="00013687" w:rsidRDefault="00976927" w:rsidP="0097692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3DC11FF" w14:textId="77777777" w:rsidR="00976927" w:rsidRPr="00B27B4C" w:rsidRDefault="00976927" w:rsidP="0097692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בלתי נפרד ממנו (להלן: </w:t>
      </w:r>
      <w:r w:rsidRPr="00013687">
        <w:rPr>
          <w:rFonts w:ascii="Times New Roman" w:eastAsia="Times New Roman" w:hAnsi="Times New Roman" w:cs="David"/>
          <w:b/>
          <w:bCs/>
          <w:sz w:val="20"/>
          <w:szCs w:val="24"/>
          <w:rtl/>
          <w:lang w:eastAsia="he-IL"/>
        </w:rPr>
        <w:t>"ביטוחי המתכנן"</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6CAB4E2F" w14:textId="77777777" w:rsidR="00976927" w:rsidRPr="00B27B4C" w:rsidRDefault="00976927" w:rsidP="0097692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02E34628" w14:textId="77777777" w:rsidR="00976927" w:rsidRPr="00B27B4C" w:rsidRDefault="00976927" w:rsidP="0097692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המתכנן יהיו קודמים לכל ביטוח הנערך על ידי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Pr>
          <w:rFonts w:ascii="Times New Roman" w:eastAsia="Times New Roman" w:hAnsi="Times New Roman" w:cs="David" w:hint="cs"/>
          <w:sz w:val="20"/>
          <w:szCs w:val="24"/>
          <w:rtl/>
          <w:lang w:eastAsia="he-IL"/>
        </w:rPr>
        <w:t>).</w:t>
      </w:r>
    </w:p>
    <w:p w14:paraId="6407215B" w14:textId="77777777" w:rsidR="00976927" w:rsidRPr="00B27B4C" w:rsidRDefault="00976927" w:rsidP="0097692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ללא צורך בכל דרישה מצד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00977C14" w14:textId="77777777" w:rsidR="00976927" w:rsidRPr="00B27B4C" w:rsidRDefault="00976927" w:rsidP="0097692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p>
    <w:p w14:paraId="4E7FB17A" w14:textId="77777777" w:rsidR="00976927" w:rsidRPr="00B27B4C" w:rsidRDefault="00976927" w:rsidP="0097692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13C88797" w14:textId="77777777" w:rsidR="00976927" w:rsidRPr="00B27B4C" w:rsidRDefault="00976927" w:rsidP="0097692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פוטר את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p>
    <w:p w14:paraId="0F066AE0" w14:textId="77777777" w:rsidR="00976927" w:rsidRPr="00B27B4C" w:rsidRDefault="00976927" w:rsidP="00976927">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043EBDA3" w14:textId="77777777" w:rsidR="00071854" w:rsidRPr="00071854" w:rsidRDefault="00071854" w:rsidP="00071854">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5FDDAC5"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lastRenderedPageBreak/>
        <w:t>אספקת תכניות</w:t>
      </w:r>
    </w:p>
    <w:p w14:paraId="26BEBF7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עת במהלך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וכן בתקופת הבדק של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xml:space="preserve"> לחוזה זה, ובמידה והדרישה מתייחסת לתכניות שאינ</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בידו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יערכ</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היועץ בהקדם האפשרי וימסר</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למזמין.</w:t>
      </w:r>
    </w:p>
    <w:p w14:paraId="7EC4E51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עם גמר שרותי </w:t>
      </w:r>
      <w:r w:rsidRPr="00071854">
        <w:rPr>
          <w:rFonts w:ascii="Times New Roman" w:eastAsia="Times New Roman" w:hAnsi="Times New Roman" w:cs="David" w:hint="cs"/>
          <w:sz w:val="24"/>
          <w:szCs w:val="24"/>
          <w:rtl/>
          <w:lang w:eastAsia="he-IL"/>
        </w:rPr>
        <w:t>היועץ,</w:t>
      </w:r>
      <w:r w:rsidRPr="00071854">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הסופי בשטח </w:t>
      </w:r>
      <w:r w:rsidRPr="00071854">
        <w:rPr>
          <w:rFonts w:ascii="Times New Roman" w:eastAsia="Times New Roman" w:hAnsi="Times New Roman" w:cs="David"/>
          <w:color w:val="000000"/>
          <w:sz w:val="24"/>
          <w:szCs w:val="24"/>
          <w:lang w:eastAsia="he-IL"/>
        </w:rPr>
        <w:t>(AS MADE)</w:t>
      </w:r>
      <w:r w:rsidRPr="00071854">
        <w:rPr>
          <w:rFonts w:ascii="Times New Roman" w:eastAsia="Times New Roman" w:hAnsi="Times New Roman" w:cs="David"/>
          <w:sz w:val="24"/>
          <w:szCs w:val="24"/>
          <w:rtl/>
          <w:lang w:eastAsia="he-IL"/>
        </w:rPr>
        <w:t xml:space="preserve">, למעט שינויי דיירים, </w:t>
      </w:r>
      <w:r w:rsidRPr="00071854">
        <w:rPr>
          <w:rFonts w:ascii="Times New Roman" w:eastAsia="Times New Roman" w:hAnsi="Times New Roman" w:cs="David" w:hint="cs"/>
          <w:sz w:val="24"/>
          <w:szCs w:val="24"/>
          <w:rtl/>
          <w:lang w:eastAsia="he-IL"/>
        </w:rPr>
        <w:t xml:space="preserve">וקבצים </w:t>
      </w:r>
      <w:r w:rsidRPr="00071854">
        <w:rPr>
          <w:rFonts w:ascii="Times New Roman" w:eastAsia="Times New Roman" w:hAnsi="Times New Roman" w:cs="David"/>
          <w:sz w:val="24"/>
          <w:szCs w:val="24"/>
          <w:rtl/>
          <w:lang w:eastAsia="he-IL"/>
        </w:rPr>
        <w:t>המכילים את התכנון במדיה ממוחשבת.</w:t>
      </w:r>
    </w:p>
    <w:p w14:paraId="6294A207"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071854">
        <w:rPr>
          <w:rFonts w:ascii="Times New Roman" w:eastAsia="Times New Roman" w:hAnsi="Times New Roman" w:cs="David" w:hint="cs"/>
          <w:sz w:val="24"/>
          <w:szCs w:val="24"/>
          <w:rtl/>
          <w:lang w:eastAsia="he-IL"/>
        </w:rPr>
        <w:t>הקבצים</w:t>
      </w:r>
      <w:r w:rsidRPr="00071854">
        <w:rPr>
          <w:rFonts w:ascii="Times New Roman" w:eastAsia="Times New Roman" w:hAnsi="Times New Roman" w:cs="David"/>
          <w:sz w:val="24"/>
          <w:szCs w:val="24"/>
          <w:rtl/>
          <w:lang w:eastAsia="he-IL"/>
        </w:rPr>
        <w:t xml:space="preserve"> כשה</w:t>
      </w:r>
      <w:r w:rsidRPr="00071854">
        <w:rPr>
          <w:rFonts w:ascii="Times New Roman" w:eastAsia="Times New Roman" w:hAnsi="Times New Roman" w:cs="David" w:hint="cs"/>
          <w:sz w:val="24"/>
          <w:szCs w:val="24"/>
          <w:rtl/>
          <w:lang w:eastAsia="he-IL"/>
        </w:rPr>
        <w:t>ם</w:t>
      </w:r>
      <w:r w:rsidRPr="00071854">
        <w:rPr>
          <w:rFonts w:ascii="Times New Roman" w:eastAsia="Times New Roman" w:hAnsi="Times New Roman" w:cs="David"/>
          <w:sz w:val="24"/>
          <w:szCs w:val="24"/>
          <w:rtl/>
          <w:lang w:eastAsia="he-IL"/>
        </w:rPr>
        <w:t xml:space="preserve"> מעודכנ</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7B18D343"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026DA0B0"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42BA306B"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לא יהיה זכאי לכל תשלום נוסף בעד תכניות שימסור למזמין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סעיף 10 זה.</w:t>
      </w:r>
    </w:p>
    <w:p w14:paraId="7BE0405A"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זכות הקניין בכל התכניות שייכת למזמין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 ששולם שכר היועץ בהתאם להוראות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6511B87A"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מעמד היועץ</w:t>
      </w:r>
    </w:p>
    <w:p w14:paraId="73DEFCD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ומובהר על ידי הצדדים לחוזה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071854">
        <w:rPr>
          <w:rFonts w:ascii="Times New Roman" w:eastAsia="Times New Roman" w:hAnsi="Times New Roman" w:cs="David" w:hint="cs"/>
          <w:sz w:val="24"/>
          <w:szCs w:val="24"/>
          <w:rtl/>
          <w:lang w:eastAsia="he-IL"/>
        </w:rPr>
        <w:t xml:space="preserve"> של היועץ</w:t>
      </w:r>
      <w:r w:rsidRPr="00071854">
        <w:rPr>
          <w:rFonts w:ascii="Times New Roman" w:eastAsia="Times New Roman" w:hAnsi="Times New Roman" w:cs="David"/>
          <w:sz w:val="24"/>
          <w:szCs w:val="24"/>
          <w:rtl/>
          <w:lang w:eastAsia="he-IL"/>
        </w:rPr>
        <w:t>.</w:t>
      </w:r>
    </w:p>
    <w:p w14:paraId="4C9743E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אין ולא יהיו יחסי עובד-מעביד בין המזמין ובין </w:t>
      </w:r>
      <w:r w:rsidRPr="00071854">
        <w:rPr>
          <w:rFonts w:ascii="Times New Roman" w:eastAsia="Times New Roman" w:hAnsi="Times New Roman" w:cs="David"/>
          <w:color w:val="000000"/>
          <w:sz w:val="24"/>
          <w:szCs w:val="24"/>
          <w:rtl/>
          <w:lang w:eastAsia="he-IL"/>
        </w:rPr>
        <w:t xml:space="preserve">היועץ ו/או </w:t>
      </w:r>
      <w:r w:rsidRPr="00071854">
        <w:rPr>
          <w:rFonts w:ascii="Times New Roman" w:eastAsia="Times New Roman" w:hAnsi="Times New Roman" w:cs="David" w:hint="cs"/>
          <w:color w:val="000000"/>
          <w:sz w:val="24"/>
          <w:szCs w:val="24"/>
          <w:rtl/>
          <w:lang w:eastAsia="he-IL"/>
        </w:rPr>
        <w:t>מי מטעמו ו</w:t>
      </w:r>
      <w:r w:rsidRPr="00071854">
        <w:rPr>
          <w:rFonts w:ascii="Times New Roman" w:eastAsia="Times New Roman" w:hAnsi="Times New Roman" w:cs="David"/>
          <w:color w:val="000000"/>
          <w:sz w:val="24"/>
          <w:szCs w:val="24"/>
          <w:rtl/>
          <w:lang w:eastAsia="he-IL"/>
        </w:rPr>
        <w:t xml:space="preserve">בין המזמין לבין עובדי </w:t>
      </w:r>
      <w:r w:rsidRPr="00071854">
        <w:rPr>
          <w:rFonts w:ascii="Times New Roman" w:eastAsia="Times New Roman" w:hAnsi="Times New Roman" w:cs="David" w:hint="cs"/>
          <w:color w:val="000000"/>
          <w:sz w:val="24"/>
          <w:szCs w:val="24"/>
          <w:rtl/>
          <w:lang w:eastAsia="he-IL"/>
        </w:rPr>
        <w:t xml:space="preserve"> היועץ ו/או מי מטעמיהם</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sz w:val="24"/>
          <w:szCs w:val="24"/>
          <w:rtl/>
          <w:lang w:eastAsia="he-IL"/>
        </w:rPr>
        <w:t>ואין בהוראות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ליצור בין היועץ ו/או מי מעובדיו</w:t>
      </w:r>
      <w:r w:rsidRPr="00071854">
        <w:rPr>
          <w:rFonts w:ascii="Times New Roman" w:eastAsia="Times New Roman" w:hAnsi="Times New Roman" w:cs="David" w:hint="cs"/>
          <w:sz w:val="24"/>
          <w:szCs w:val="24"/>
          <w:rtl/>
          <w:lang w:eastAsia="he-IL"/>
        </w:rPr>
        <w:t xml:space="preserve"> ו/או מי מטעמו</w:t>
      </w:r>
      <w:r w:rsidRPr="00071854">
        <w:rPr>
          <w:rFonts w:ascii="Times New Roman" w:eastAsia="Times New Roman" w:hAnsi="Times New Roman" w:cs="David"/>
          <w:sz w:val="24"/>
          <w:szCs w:val="24"/>
          <w:rtl/>
          <w:lang w:eastAsia="he-IL"/>
        </w:rPr>
        <w:t xml:space="preserve"> לבין המזמין ו/או המנהל ו/או מי מטעמו יחסי עובד מעביד</w:t>
      </w:r>
      <w:r w:rsidRPr="00071854">
        <w:rPr>
          <w:rFonts w:ascii="Times New Roman" w:eastAsia="Times New Roman" w:hAnsi="Times New Roman" w:cs="David"/>
          <w:color w:val="000000"/>
          <w:sz w:val="24"/>
          <w:szCs w:val="24"/>
          <w:rtl/>
          <w:lang w:eastAsia="he-IL"/>
        </w:rPr>
        <w:t>, לכל ענין ודבר. 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מוסכם ומובהר בין הצדדים</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071854">
        <w:rPr>
          <w:rFonts w:ascii="Times New Roman" w:eastAsia="Times New Roman" w:hAnsi="Times New Roman" w:cs="David" w:hint="cs"/>
          <w:color w:val="000000"/>
          <w:sz w:val="24"/>
          <w:szCs w:val="24"/>
          <w:rtl/>
          <w:lang w:eastAsia="he-IL"/>
        </w:rPr>
        <w:t>ל פ</w:t>
      </w:r>
      <w:r w:rsidRPr="00071854">
        <w:rPr>
          <w:rFonts w:ascii="Times New Roman" w:eastAsia="Times New Roman" w:hAnsi="Times New Roman" w:cs="David"/>
          <w:color w:val="000000"/>
          <w:sz w:val="24"/>
          <w:szCs w:val="24"/>
          <w:rtl/>
          <w:lang w:eastAsia="he-IL"/>
        </w:rPr>
        <w:t>י הדין ו/או מכח צו הרחבה ו/או מכח הסכם כלשהו על עובד</w:t>
      </w:r>
      <w:r w:rsidRPr="00071854">
        <w:rPr>
          <w:rFonts w:ascii="Times New Roman" w:eastAsia="Times New Roman" w:hAnsi="Times New Roman" w:cs="David" w:hint="cs"/>
          <w:sz w:val="24"/>
          <w:szCs w:val="24"/>
          <w:rtl/>
          <w:lang w:eastAsia="he-IL"/>
        </w:rPr>
        <w:t>.</w:t>
      </w:r>
    </w:p>
    <w:p w14:paraId="6215204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בזה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w:t>
      </w:r>
      <w:r w:rsidRPr="00071854">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71854">
        <w:rPr>
          <w:rFonts w:ascii="Times New Roman" w:eastAsia="Times New Roman" w:hAnsi="Times New Roman" w:cs="David"/>
          <w:color w:val="000000"/>
          <w:sz w:val="24"/>
          <w:szCs w:val="24"/>
          <w:rtl/>
          <w:lang w:eastAsia="he-IL"/>
        </w:rPr>
        <w:t xml:space="preserve"> מוותרים על כל טענות ו/או</w:t>
      </w:r>
      <w:r w:rsidRPr="00071854">
        <w:rPr>
          <w:rFonts w:ascii="Times New Roman" w:eastAsia="Times New Roman" w:hAnsi="Times New Roman" w:cs="David" w:hint="cs"/>
          <w:color w:val="000000"/>
          <w:sz w:val="24"/>
          <w:szCs w:val="24"/>
          <w:rtl/>
          <w:lang w:eastAsia="he-IL"/>
        </w:rPr>
        <w:t xml:space="preserve"> דרישות ו/או תלונות ו/או</w:t>
      </w:r>
      <w:r w:rsidRPr="0007185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F842D7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ישא לבדו </w:t>
      </w:r>
      <w:r w:rsidRPr="00071854">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071854">
        <w:rPr>
          <w:rFonts w:ascii="Times New Roman" w:eastAsia="Times New Roman" w:hAnsi="Times New Roman" w:cs="David" w:hint="cs"/>
          <w:color w:val="000000"/>
          <w:sz w:val="24"/>
          <w:szCs w:val="24"/>
          <w:rtl/>
          <w:lang w:eastAsia="he-IL"/>
        </w:rPr>
        <w:t>ל פי</w:t>
      </w:r>
      <w:r w:rsidRPr="00071854">
        <w:rPr>
          <w:rFonts w:ascii="Times New Roman" w:eastAsia="Times New Roman" w:hAnsi="Times New Roman" w:cs="David"/>
          <w:color w:val="000000"/>
          <w:sz w:val="24"/>
          <w:szCs w:val="24"/>
          <w:rtl/>
          <w:lang w:eastAsia="he-IL"/>
        </w:rPr>
        <w:t xml:space="preserve"> 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ובכלל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sz w:val="24"/>
          <w:szCs w:val="24"/>
          <w:rtl/>
          <w:lang w:eastAsia="he-IL"/>
        </w:rPr>
        <w:t xml:space="preserve"> תשלומי מס הכנסה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הלאומי שהוא חב בגין מתן שרותי היועץ.</w:t>
      </w:r>
    </w:p>
    <w:p w14:paraId="6CD0263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לאומי, תשלומים לקרנות איגודים מקצוע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0857B20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color w:val="000000"/>
          <w:sz w:val="24"/>
          <w:szCs w:val="24"/>
          <w:rtl/>
          <w:lang w:eastAsia="he-IL"/>
        </w:rPr>
        <w:t>מבלי לגרוע מ</w:t>
      </w:r>
      <w:r w:rsidRPr="00071854">
        <w:rPr>
          <w:rFonts w:ascii="Times New Roman" w:eastAsia="Times New Roman" w:hAnsi="Times New Roman" w:cs="David" w:hint="cs"/>
          <w:color w:val="000000"/>
          <w:sz w:val="24"/>
          <w:szCs w:val="24"/>
          <w:rtl/>
          <w:lang w:eastAsia="he-IL"/>
        </w:rPr>
        <w:t xml:space="preserve">כלליות </w:t>
      </w:r>
      <w:r w:rsidRPr="00071854">
        <w:rPr>
          <w:rFonts w:ascii="Times New Roman" w:eastAsia="Times New Roman" w:hAnsi="Times New Roman" w:cs="David"/>
          <w:color w:val="000000"/>
          <w:sz w:val="24"/>
          <w:szCs w:val="24"/>
          <w:rtl/>
          <w:lang w:eastAsia="he-IL"/>
        </w:rPr>
        <w:t>האמור לעיל, היועץ מצהיר ומתחייב</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אם י</w:t>
      </w:r>
      <w:r w:rsidRPr="00071854">
        <w:rPr>
          <w:rFonts w:ascii="Times New Roman" w:eastAsia="Times New Roman" w:hAnsi="Times New Roman" w:cs="David" w:hint="cs"/>
          <w:color w:val="000000"/>
          <w:sz w:val="24"/>
          <w:szCs w:val="24"/>
          <w:rtl/>
          <w:lang w:eastAsia="he-IL"/>
        </w:rPr>
        <w:t>י</w:t>
      </w:r>
      <w:r w:rsidRPr="00071854">
        <w:rPr>
          <w:rFonts w:ascii="Times New Roman" w:eastAsia="Times New Roman" w:hAnsi="Times New Roman" w:cs="David"/>
          <w:color w:val="000000"/>
          <w:sz w:val="24"/>
          <w:szCs w:val="24"/>
          <w:rtl/>
          <w:lang w:eastAsia="he-IL"/>
        </w:rPr>
        <w:t>דרש המזמין על ידי היועץ ו/או על ידי מי מ</w:t>
      </w:r>
      <w:r w:rsidRPr="00071854">
        <w:rPr>
          <w:rFonts w:ascii="Times New Roman" w:eastAsia="Times New Roman" w:hAnsi="Times New Roman" w:cs="David" w:hint="cs"/>
          <w:color w:val="000000"/>
          <w:sz w:val="24"/>
          <w:szCs w:val="24"/>
          <w:rtl/>
          <w:lang w:eastAsia="he-IL"/>
        </w:rPr>
        <w:t>שלוחיו ו/או עובדיו</w:t>
      </w:r>
      <w:r w:rsidRPr="00071854">
        <w:rPr>
          <w:rFonts w:ascii="Times New Roman" w:eastAsia="Times New Roman" w:hAnsi="Times New Roman" w:cs="David"/>
          <w:color w:val="000000"/>
          <w:sz w:val="24"/>
          <w:szCs w:val="24"/>
          <w:rtl/>
          <w:lang w:eastAsia="he-IL"/>
        </w:rPr>
        <w:t xml:space="preserve"> ו/או</w:t>
      </w:r>
      <w:r w:rsidRPr="00071854">
        <w:rPr>
          <w:rFonts w:ascii="Times New Roman" w:eastAsia="Times New Roman" w:hAnsi="Times New Roman" w:cs="David" w:hint="cs"/>
          <w:color w:val="000000"/>
          <w:sz w:val="24"/>
          <w:szCs w:val="24"/>
          <w:rtl/>
          <w:lang w:eastAsia="he-IL"/>
        </w:rPr>
        <w:t xml:space="preserve"> אחר מטעמו ו/או</w:t>
      </w:r>
      <w:r w:rsidRPr="0007185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ייחשב </w:t>
      </w:r>
      <w:r w:rsidRPr="00071854">
        <w:rPr>
          <w:rFonts w:ascii="Times New Roman" w:eastAsia="Times New Roman" w:hAnsi="Times New Roman" w:cs="David" w:hint="cs"/>
          <w:color w:val="000000"/>
          <w:sz w:val="24"/>
          <w:szCs w:val="24"/>
          <w:rtl/>
          <w:lang w:eastAsia="he-IL"/>
        </w:rPr>
        <w:t>כ</w:t>
      </w:r>
      <w:r w:rsidRPr="00071854">
        <w:rPr>
          <w:rFonts w:ascii="Times New Roman" w:eastAsia="Times New Roman" w:hAnsi="Times New Roman" w:cs="David"/>
          <w:color w:val="000000"/>
          <w:sz w:val="24"/>
          <w:szCs w:val="24"/>
          <w:rtl/>
          <w:lang w:eastAsia="he-IL"/>
        </w:rPr>
        <w:t xml:space="preserve">חוב המגיע למזמין מאת היועץ על פי </w:t>
      </w:r>
      <w:r w:rsidRPr="00071854">
        <w:rPr>
          <w:rFonts w:ascii="Times New Roman" w:eastAsia="Times New Roman" w:hAnsi="Times New Roman" w:cs="David"/>
          <w:color w:val="000000"/>
          <w:sz w:val="24"/>
          <w:szCs w:val="24"/>
          <w:rtl/>
          <w:lang w:eastAsia="he-IL"/>
        </w:rPr>
        <w:lastRenderedPageBreak/>
        <w:t>הוראות חוזה זה, אשר המזמין רשאי לקזז בגינו סכומים ע"ח התמורה המגיעה ליועץ.</w:t>
      </w:r>
    </w:p>
    <w:p w14:paraId="27547A8D" w14:textId="77777777" w:rsid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color w:val="000000"/>
          <w:sz w:val="24"/>
          <w:szCs w:val="24"/>
          <w:rtl/>
          <w:lang w:eastAsia="he-IL"/>
        </w:rPr>
        <w:t>בשים לב לאמור לעיל, אם יקבע פורום מוסמך כלשהו</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071854">
        <w:rPr>
          <w:rFonts w:ascii="Times New Roman" w:eastAsia="Times New Roman" w:hAnsi="Times New Roman" w:cs="David" w:hint="cs"/>
          <w:color w:val="000000"/>
          <w:sz w:val="24"/>
          <w:szCs w:val="24"/>
          <w:rtl/>
          <w:lang w:eastAsia="he-IL"/>
        </w:rPr>
        <w:t xml:space="preserve"> ו/או מי משלוחיו ו/או אחר מטעמו</w:t>
      </w:r>
      <w:r w:rsidRPr="0007185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71854">
        <w:rPr>
          <w:rFonts w:ascii="Times New Roman" w:eastAsia="Times New Roman" w:hAnsi="Times New Roman" w:cs="David" w:hint="cs"/>
          <w:color w:val="000000"/>
          <w:sz w:val="24"/>
          <w:szCs w:val="24"/>
          <w:rtl/>
          <w:lang w:eastAsia="he-IL"/>
        </w:rPr>
        <w:t>.</w:t>
      </w:r>
    </w:p>
    <w:p w14:paraId="6EEE30D0" w14:textId="77777777" w:rsidR="001C502F" w:rsidRPr="00071854" w:rsidRDefault="001C502F" w:rsidP="001C502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2D3813E"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הבאת החוזה לגמר או ביטולו</w:t>
      </w:r>
    </w:p>
    <w:p w14:paraId="4711EDB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15DA0058"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על אף האמור בכל מקום אחר בחוזה </w:t>
      </w:r>
      <w:r w:rsidRPr="00071854">
        <w:rPr>
          <w:rFonts w:ascii="Times New Roman" w:eastAsia="Times New Roman" w:hAnsi="Times New Roman" w:cs="David" w:hint="cs"/>
          <w:sz w:val="24"/>
          <w:szCs w:val="24"/>
          <w:rtl/>
          <w:lang w:eastAsia="he-IL"/>
        </w:rPr>
        <w:t xml:space="preserve">זה על נספחיו, </w:t>
      </w:r>
      <w:r w:rsidRPr="00071854">
        <w:rPr>
          <w:rFonts w:ascii="Times New Roman" w:eastAsia="Times New Roman" w:hAnsi="Times New Roman" w:cs="David"/>
          <w:sz w:val="24"/>
          <w:szCs w:val="24"/>
          <w:rtl/>
          <w:lang w:eastAsia="he-IL"/>
        </w:rPr>
        <w:t>רשאי המזמין,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071854">
        <w:rPr>
          <w:rFonts w:ascii="Times New Roman" w:eastAsia="Times New Roman" w:hAnsi="Times New Roman" w:cs="David" w:hint="cs"/>
          <w:sz w:val="24"/>
          <w:szCs w:val="24"/>
          <w:rtl/>
          <w:lang w:eastAsia="he-IL"/>
        </w:rPr>
        <w:t>-7</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מים</w:t>
      </w:r>
      <w:r w:rsidRPr="00071854">
        <w:rPr>
          <w:rFonts w:ascii="Times New Roman" w:eastAsia="Times New Roman" w:hAnsi="Times New Roman" w:cs="David"/>
          <w:sz w:val="24"/>
          <w:szCs w:val="24"/>
          <w:rtl/>
          <w:lang w:eastAsia="he-IL"/>
        </w:rPr>
        <w:t xml:space="preserve"> מיום משלוחה (להלן: "</w:t>
      </w:r>
      <w:r w:rsidRPr="00071854">
        <w:rPr>
          <w:rFonts w:ascii="Times New Roman" w:eastAsia="Times New Roman" w:hAnsi="Times New Roman" w:cs="David"/>
          <w:b/>
          <w:bCs/>
          <w:sz w:val="24"/>
          <w:szCs w:val="24"/>
          <w:rtl/>
          <w:lang w:eastAsia="he-IL"/>
        </w:rPr>
        <w:t>תאריך הפסקת השרות</w:t>
      </w:r>
      <w:r w:rsidRPr="00071854">
        <w:rPr>
          <w:rFonts w:ascii="Times New Roman" w:eastAsia="Times New Roman" w:hAnsi="Times New Roman" w:cs="David"/>
          <w:sz w:val="24"/>
          <w:szCs w:val="24"/>
          <w:rtl/>
          <w:lang w:eastAsia="he-IL"/>
        </w:rPr>
        <w:t>").</w:t>
      </w:r>
    </w:p>
    <w:p w14:paraId="674BE88A"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צע עד לתאריך הפסקת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 ו - ה'</w:t>
      </w:r>
      <w:r w:rsidRPr="00071854">
        <w:rPr>
          <w:rFonts w:ascii="Times New Roman" w:eastAsia="Times New Roman" w:hAnsi="Times New Roman" w:cs="David"/>
          <w:sz w:val="24"/>
          <w:szCs w:val="24"/>
          <w:rtl/>
          <w:lang w:eastAsia="he-IL"/>
        </w:rPr>
        <w:t>. במקרה שבוצע חלק של קטע ו/או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ישולם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 המנהל.</w:t>
      </w:r>
    </w:p>
    <w:p w14:paraId="6624D54A"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לטענה </w:t>
      </w:r>
      <w:r w:rsidRPr="00071854">
        <w:rPr>
          <w:rFonts w:ascii="Times New Roman" w:eastAsia="Times New Roman" w:hAnsi="Times New Roman" w:cs="David" w:hint="cs"/>
          <w:sz w:val="24"/>
          <w:szCs w:val="24"/>
          <w:rtl/>
          <w:lang w:eastAsia="he-IL"/>
        </w:rPr>
        <w:t>ו/או דרישה ו/או תלונה ו/</w:t>
      </w:r>
      <w:r w:rsidRPr="00071854">
        <w:rPr>
          <w:rFonts w:ascii="Times New Roman" w:eastAsia="Times New Roman" w:hAnsi="Times New Roman" w:cs="David"/>
          <w:sz w:val="24"/>
          <w:szCs w:val="24"/>
          <w:rtl/>
          <w:lang w:eastAsia="he-IL"/>
        </w:rPr>
        <w:t>או תביעה כלשהי, פרט לאמור בסעיף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והשכר שישולם לפי 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2E176BF3"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תוך 12 חודש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מהבאת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כאמור</w:t>
      </w:r>
      <w:r w:rsidRPr="00071854">
        <w:rPr>
          <w:rFonts w:ascii="Times New Roman" w:eastAsia="Times New Roman" w:hAnsi="Times New Roman" w:cs="David" w:hint="cs"/>
          <w:sz w:val="24"/>
          <w:szCs w:val="24"/>
          <w:rtl/>
          <w:lang w:eastAsia="he-IL"/>
        </w:rPr>
        <w:t>, רשאי המזמין</w:t>
      </w:r>
      <w:r w:rsidRPr="00071854">
        <w:rPr>
          <w:rFonts w:ascii="Times New Roman" w:eastAsia="Times New Roman" w:hAnsi="Times New Roman" w:cs="David"/>
          <w:sz w:val="24"/>
          <w:szCs w:val="24"/>
          <w:rtl/>
          <w:lang w:eastAsia="he-IL"/>
        </w:rPr>
        <w:t xml:space="preserve"> לחדשו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במקרה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לחדש את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תנאי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53950A9D"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במקרה שחוזה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מצוות הדין)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זכאי לתשלום כמוגדר בסעיף 12.3.2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ויחולו הסעיפים 12.1.3 ו- 12.1.4 לעיל.</w:t>
      </w:r>
    </w:p>
    <w:p w14:paraId="17C511D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7E4B032E"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מזמין לפי סעיף 12.1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זכאי המזמין לבטל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בלא צורך בהודעה מוקדמת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אחד מהמקרים הבאים:</w:t>
      </w:r>
    </w:p>
    <w:p w14:paraId="1EC5E8E2"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הפר ו/או לא קיים איזה מהוראות החוזה ולא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קן </w:t>
      </w:r>
      <w:r w:rsidRPr="00071854">
        <w:rPr>
          <w:rFonts w:ascii="Times New Roman" w:eastAsia="Times New Roman" w:hAnsi="Times New Roman" w:cs="David" w:hint="cs"/>
          <w:sz w:val="24"/>
          <w:szCs w:val="24"/>
          <w:rtl/>
          <w:lang w:eastAsia="he-IL"/>
        </w:rPr>
        <w:t>את ה</w:t>
      </w:r>
      <w:r w:rsidRPr="00071854">
        <w:rPr>
          <w:rFonts w:ascii="Times New Roman" w:eastAsia="Times New Roman" w:hAnsi="Times New Roman" w:cs="David"/>
          <w:sz w:val="24"/>
          <w:szCs w:val="24"/>
          <w:rtl/>
          <w:lang w:eastAsia="he-IL"/>
        </w:rPr>
        <w:t>הפרה</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לאחר שק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התראה על כך מהמזמין בתוך הזמן הנקוב בהתראה.</w:t>
      </w:r>
    </w:p>
    <w:p w14:paraId="2983F29B"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התרה ביועץ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שאין הוא מבצע את עבודתו בצורה המבטיחה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w:t>
      </w:r>
    </w:p>
    <w:p w14:paraId="45FEE93E"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הפר את הוראת סעיף 7.5 לעיל.</w:t>
      </w:r>
    </w:p>
    <w:p w14:paraId="5F46CD8F"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נבצר מהיועץ או מהמנהל הראשי לקיים את ה</w:t>
      </w:r>
      <w:r w:rsidRPr="00071854">
        <w:rPr>
          <w:rFonts w:ascii="Times New Roman" w:eastAsia="Times New Roman" w:hAnsi="Times New Roman" w:cs="David" w:hint="cs"/>
          <w:sz w:val="24"/>
          <w:szCs w:val="24"/>
          <w:rtl/>
          <w:lang w:eastAsia="he-IL"/>
        </w:rPr>
        <w:t xml:space="preserve">וראות </w:t>
      </w: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לפעולה משפטית או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למתן שירותי היועץ או אם ארע אירוע דומה.</w:t>
      </w:r>
    </w:p>
    <w:p w14:paraId="3A48BF37"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חל שינוי בהחזקת המניות ו/או בהרכב המנהלים של היועץ.</w:t>
      </w:r>
    </w:p>
    <w:p w14:paraId="13DC79C6"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בוטל החוזה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עד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טול החוזה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w:t>
      </w:r>
      <w:r w:rsidRPr="00071854">
        <w:rPr>
          <w:rFonts w:ascii="Times New Roman" w:eastAsia="Times New Roman" w:hAnsi="Times New Roman" w:cs="David"/>
          <w:sz w:val="24"/>
          <w:szCs w:val="24"/>
          <w:rtl/>
          <w:lang w:eastAsia="he-IL"/>
        </w:rPr>
        <w:lastRenderedPageBreak/>
        <w:t xml:space="preserve">המפורט בנספחים </w:t>
      </w:r>
      <w:r w:rsidRPr="00071854">
        <w:rPr>
          <w:rFonts w:ascii="Times New Roman" w:eastAsia="Times New Roman" w:hAnsi="Times New Roman" w:cs="David"/>
          <w:bCs/>
          <w:sz w:val="24"/>
          <w:szCs w:val="24"/>
          <w:rtl/>
          <w:lang w:eastAsia="he-IL"/>
        </w:rPr>
        <w:t>ד'</w:t>
      </w:r>
      <w:r w:rsidRPr="00071854">
        <w:rPr>
          <w:rFonts w:ascii="Times New Roman" w:eastAsia="Times New Roman" w:hAnsi="Times New Roman" w:cs="David" w:hint="cs"/>
          <w:bCs/>
          <w:sz w:val="24"/>
          <w:szCs w:val="24"/>
          <w:rtl/>
          <w:lang w:eastAsia="he-IL"/>
        </w:rPr>
        <w:t xml:space="preserve"> </w:t>
      </w:r>
      <w:r w:rsidRPr="00071854">
        <w:rPr>
          <w:rFonts w:ascii="Times New Roman" w:eastAsia="Times New Roman" w:hAnsi="Times New Roman" w:cs="David"/>
          <w:bCs/>
          <w:sz w:val="24"/>
          <w:szCs w:val="24"/>
          <w:rtl/>
          <w:lang w:eastAsia="he-IL"/>
        </w:rPr>
        <w:t xml:space="preserve">ו -ה' </w:t>
      </w:r>
      <w:r w:rsidRPr="00071854">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 כפי שיקבע המנהל, וזאת לסילוק כל המגיע ליועץ מהמזמין.</w:t>
      </w:r>
    </w:p>
    <w:p w14:paraId="0C385DC6"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תשמש עילה ליועץ לתביעת פיצויים כלשהם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לטענה</w:t>
      </w:r>
      <w:r w:rsidRPr="00071854">
        <w:rPr>
          <w:rFonts w:ascii="Times New Roman" w:eastAsia="Times New Roman" w:hAnsi="Times New Roman" w:cs="David" w:hint="cs"/>
          <w:sz w:val="24"/>
          <w:szCs w:val="24"/>
          <w:rtl/>
          <w:lang w:eastAsia="he-IL"/>
        </w:rPr>
        <w:t xml:space="preserve"> ו/או לדרישה ו/או לתלונה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תביעה כלשהי, פרט לאמור בסעיף 12.3.2 לעיל, והשכר שישולם לפי סעיף 12.3.2</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69723B4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למתן השירותים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 זה או אם אירע אירוע דומה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סעיפים 12.3.2 ו - 12.3.3 לעיל.</w:t>
      </w:r>
    </w:p>
    <w:p w14:paraId="5E594ED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סעיפים 12.1, 12.2 ו-12.3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הסעיפים הנ"ל.</w:t>
      </w:r>
    </w:p>
    <w:p w14:paraId="23334AF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מקרה של 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או ביטולו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למסור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המשך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01D038B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אימת שהיועץ לא יקיים איזו מהתחייבויותיו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C1D2498" w14:textId="77777777" w:rsidR="00071854" w:rsidRPr="001C502F" w:rsidRDefault="00071854" w:rsidP="001C502F">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751199B5"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העברת זכויות</w:t>
      </w:r>
    </w:p>
    <w:p w14:paraId="3F42B85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אין היועץ רשאי להסב לאחר את החוזה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כל חלק ממנו, וכן אין הוא רשאי להעביר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להסב לאחר כל זכות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חובה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אלא בהסכמת המזמין בכתב ומראש.</w:t>
      </w:r>
    </w:p>
    <w:p w14:paraId="7DA646D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היועץ רשאי למסור לאחר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כולם או מקצתם, אלא בהסכמת המזמין בכתב ומראש.</w:t>
      </w:r>
    </w:p>
    <w:p w14:paraId="6EF91F5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ניתנה הסכמת המזמין לפי סעיפים 13.1 או 13.2 לעיל, הרי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אין בכך כדי לפטור את היועץ מאחריותו והתחייבויותיו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 xml:space="preserve"> ומזכויות המזמין על פיו, והיועץ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באחריות מלאה, כלפי המזמין וכלפי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 xml:space="preserve">צד שלישי שהוא, גם לכל מעשה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באי כחם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עובדיהם</w:t>
      </w:r>
      <w:r w:rsidRPr="00071854">
        <w:rPr>
          <w:rFonts w:ascii="Times New Roman" w:eastAsia="Times New Roman" w:hAnsi="Times New Roman" w:cs="David" w:hint="cs"/>
          <w:sz w:val="24"/>
          <w:szCs w:val="24"/>
          <w:rtl/>
          <w:lang w:eastAsia="he-IL"/>
        </w:rPr>
        <w:t xml:space="preserve"> ו/או מי מטעמם</w:t>
      </w:r>
      <w:r w:rsidRPr="00071854">
        <w:rPr>
          <w:rFonts w:ascii="Times New Roman" w:eastAsia="Times New Roman" w:hAnsi="Times New Roman" w:cs="David"/>
          <w:sz w:val="24"/>
          <w:szCs w:val="24"/>
          <w:rtl/>
          <w:lang w:eastAsia="he-IL"/>
        </w:rPr>
        <w:t>, ואילו למזמין ישמרו כל זכויותיו כלפי היועץ.</w:t>
      </w:r>
    </w:p>
    <w:p w14:paraId="663345A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היועץ כמתחייב מהאמור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סעיף 12.3.2 ו-12.3.3 לעיל.</w:t>
      </w:r>
    </w:p>
    <w:p w14:paraId="58043923"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3510DE44" w14:textId="77777777" w:rsidR="00071854" w:rsidRPr="00071854" w:rsidRDefault="00071854" w:rsidP="0007185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סיום שרותי היועץ</w:t>
      </w:r>
    </w:p>
    <w:p w14:paraId="632B956B"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יחושבו כבאים לסיום בכל אחד מהמקרים הבאים:</w:t>
      </w:r>
    </w:p>
    <w:p w14:paraId="1A1004FD"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הובא לידי </w:t>
      </w:r>
      <w:r w:rsidRPr="00071854">
        <w:rPr>
          <w:rFonts w:ascii="Times New Roman" w:eastAsia="Times New Roman" w:hAnsi="Times New Roman" w:cs="David" w:hint="cs"/>
          <w:sz w:val="24"/>
          <w:szCs w:val="24"/>
          <w:rtl/>
          <w:lang w:eastAsia="he-IL"/>
        </w:rPr>
        <w:t>גמר</w:t>
      </w:r>
      <w:r w:rsidRPr="00071854">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739C0C96"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עם מתן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ע"י המזמין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הושלם מתן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449BDCEA"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lastRenderedPageBreak/>
        <w:t>סודיות והמצאת מסמכים</w:t>
      </w:r>
    </w:p>
    <w:p w14:paraId="2A76D1C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העתקים וניירות עבודה, בין שהוכנו על ידי היועץ </w:t>
      </w:r>
      <w:r w:rsidRPr="00071854">
        <w:rPr>
          <w:rFonts w:ascii="Times New Roman" w:eastAsia="Times New Roman" w:hAnsi="Times New Roman" w:cs="David" w:hint="cs"/>
          <w:sz w:val="24"/>
          <w:szCs w:val="24"/>
          <w:rtl/>
          <w:lang w:eastAsia="he-IL"/>
        </w:rPr>
        <w:t>ו/או על ידי</w:t>
      </w:r>
      <w:r w:rsidRPr="00071854">
        <w:rPr>
          <w:rFonts w:ascii="Times New Roman" w:eastAsia="Times New Roman" w:hAnsi="Times New Roman" w:cs="David"/>
          <w:sz w:val="24"/>
          <w:szCs w:val="24"/>
          <w:rtl/>
          <w:lang w:eastAsia="he-IL"/>
        </w:rPr>
        <w:t xml:space="preserve"> מ</w:t>
      </w:r>
      <w:r w:rsidRPr="00071854">
        <w:rPr>
          <w:rFonts w:ascii="Times New Roman" w:eastAsia="Times New Roman" w:hAnsi="Times New Roman" w:cs="David" w:hint="cs"/>
          <w:sz w:val="24"/>
          <w:szCs w:val="24"/>
          <w:rtl/>
          <w:lang w:eastAsia="he-IL"/>
        </w:rPr>
        <w:t>י מ</w:t>
      </w:r>
      <w:r w:rsidRPr="00071854">
        <w:rPr>
          <w:rFonts w:ascii="Times New Roman" w:eastAsia="Times New Roman" w:hAnsi="Times New Roman" w:cs="David"/>
          <w:sz w:val="24"/>
          <w:szCs w:val="24"/>
          <w:rtl/>
          <w:lang w:eastAsia="he-IL"/>
        </w:rPr>
        <w:t xml:space="preserve">טעמו ובין שהוכנו על ידי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מי </w:t>
      </w:r>
      <w:r w:rsidRPr="00071854">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B599D4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מאחריותו </w:t>
      </w:r>
      <w:r w:rsidRPr="00071854">
        <w:rPr>
          <w:rFonts w:ascii="Times New Roman" w:eastAsia="Times New Roman" w:hAnsi="Times New Roman" w:cs="David" w:hint="cs"/>
          <w:sz w:val="24"/>
          <w:szCs w:val="24"/>
          <w:rtl/>
          <w:lang w:eastAsia="he-IL"/>
        </w:rPr>
        <w:t xml:space="preserve">של היועץ </w:t>
      </w:r>
      <w:r w:rsidRPr="00071854">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יציית היועץ לכל דרישה של המנהל בדבר נקיטת אמצעי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27F451B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יחתים את עובדיו</w:t>
      </w:r>
      <w:r w:rsidRPr="00071854">
        <w:rPr>
          <w:rFonts w:ascii="Times New Roman" w:eastAsia="Times New Roman" w:hAnsi="Times New Roman" w:cs="David" w:hint="cs"/>
          <w:sz w:val="24"/>
          <w:szCs w:val="24"/>
          <w:rtl/>
          <w:lang w:eastAsia="he-IL"/>
        </w:rPr>
        <w:t xml:space="preserve"> ו/או שלוחיו ו/או אחר מטעמו</w:t>
      </w:r>
      <w:r w:rsidRPr="00071854">
        <w:rPr>
          <w:rFonts w:ascii="Times New Roman" w:eastAsia="Times New Roman" w:hAnsi="Times New Roman" w:cs="David"/>
          <w:sz w:val="24"/>
          <w:szCs w:val="24"/>
          <w:rtl/>
          <w:lang w:eastAsia="he-IL"/>
        </w:rPr>
        <w:t xml:space="preserve"> בקשר עם ביצוע הסכם זה</w:t>
      </w:r>
      <w:r w:rsidRPr="00071854">
        <w:rPr>
          <w:rFonts w:ascii="Times New Roman" w:eastAsia="Times New Roman" w:hAnsi="Times New Roman" w:cs="David" w:hint="cs"/>
          <w:sz w:val="24"/>
          <w:szCs w:val="24"/>
          <w:rtl/>
          <w:lang w:eastAsia="he-IL"/>
        </w:rPr>
        <w:t xml:space="preserve"> על נספחיו,</w:t>
      </w:r>
      <w:r w:rsidRPr="00071854">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071854">
        <w:rPr>
          <w:rFonts w:ascii="Times New Roman" w:eastAsia="Times New Roman" w:hAnsi="Times New Roman" w:cs="David"/>
          <w:bCs/>
          <w:sz w:val="24"/>
          <w:szCs w:val="24"/>
          <w:rtl/>
          <w:lang w:eastAsia="he-IL"/>
        </w:rPr>
        <w:t>ו'</w:t>
      </w:r>
      <w:r w:rsidRPr="00071854">
        <w:rPr>
          <w:rFonts w:ascii="Times New Roman" w:eastAsia="Times New Roman" w:hAnsi="Times New Roman" w:cs="David"/>
          <w:sz w:val="24"/>
          <w:szCs w:val="24"/>
          <w:rtl/>
          <w:lang w:eastAsia="he-IL"/>
        </w:rPr>
        <w:t>,.</w:t>
      </w:r>
    </w:p>
    <w:p w14:paraId="62EEA80C"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לפי דרישת המזמין ועם סיום 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071854">
        <w:rPr>
          <w:rFonts w:ascii="Times New Roman" w:eastAsia="Times New Roman" w:hAnsi="Times New Roman" w:cs="David" w:hint="cs"/>
          <w:sz w:val="24"/>
          <w:szCs w:val="24"/>
          <w:rtl/>
          <w:lang w:eastAsia="he-IL"/>
        </w:rPr>
        <w:t>.</w:t>
      </w:r>
    </w:p>
    <w:p w14:paraId="78B1CFC3"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ויתור על זכויות מצד היועץ</w:t>
      </w:r>
    </w:p>
    <w:p w14:paraId="587C7243"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כדין בסמכות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71854">
        <w:rPr>
          <w:rFonts w:ascii="Times New Roman" w:eastAsia="Times New Roman" w:hAnsi="Times New Roman" w:cs="David" w:hint="cs"/>
          <w:sz w:val="24"/>
          <w:szCs w:val="24"/>
          <w:rtl/>
          <w:lang w:eastAsia="he-IL"/>
        </w:rPr>
        <w:t>יועץ כל טענה ו/או דרישה ו/או תלונה ו/או</w:t>
      </w:r>
      <w:r w:rsidRPr="00071854">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w:t>
      </w:r>
      <w:r w:rsidRPr="00071854">
        <w:rPr>
          <w:rFonts w:ascii="Times New Roman" w:eastAsia="Times New Roman" w:hAnsi="Times New Roman" w:cs="David" w:hint="cs"/>
          <w:sz w:val="24"/>
          <w:szCs w:val="24"/>
          <w:rtl/>
          <w:lang w:eastAsia="he-IL"/>
        </w:rPr>
        <w:t xml:space="preserve"> שיפוי ו/או</w:t>
      </w:r>
      <w:r w:rsidRPr="00071854">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פגיעה במוניטין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הפסד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הפסד רווח העלולים להיגרם לו עקב הביטול</w:t>
      </w:r>
      <w:r w:rsidRPr="00071854">
        <w:rPr>
          <w:rFonts w:ascii="Times New Roman" w:eastAsia="Times New Roman" w:hAnsi="Times New Roman" w:cs="David" w:hint="cs"/>
          <w:sz w:val="24"/>
          <w:szCs w:val="24"/>
          <w:rtl/>
          <w:lang w:eastAsia="he-IL"/>
        </w:rPr>
        <w:t xml:space="preserve"> או</w:t>
      </w:r>
      <w:r w:rsidRPr="00071854">
        <w:rPr>
          <w:rFonts w:ascii="Times New Roman" w:eastAsia="Times New Roman" w:hAnsi="Times New Roman" w:cs="David"/>
          <w:sz w:val="24"/>
          <w:szCs w:val="24"/>
          <w:rtl/>
          <w:lang w:eastAsia="he-IL"/>
        </w:rPr>
        <w:t xml:space="preserve"> ההפסקה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מכל סיבה אחרת.</w:t>
      </w:r>
    </w:p>
    <w:p w14:paraId="39384916"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שביצע היועץ על פי חוזה זה.</w:t>
      </w:r>
    </w:p>
    <w:p w14:paraId="3F58952D"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המשך 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מסירתם לידי יועץ אחר, והינו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445FC46D"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שונות</w:t>
      </w:r>
    </w:p>
    <w:p w14:paraId="28FF64B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הראשי במשרד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מתחייב לבצע את השירותים שעליו לבצע אישית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w:t>
      </w:r>
      <w:r w:rsidRPr="00071854">
        <w:rPr>
          <w:rFonts w:ascii="Times New Roman" w:eastAsia="Times New Roman" w:hAnsi="Times New Roman" w:cs="David" w:hint="cs"/>
          <w:sz w:val="24"/>
          <w:szCs w:val="24"/>
          <w:rtl/>
          <w:lang w:eastAsia="he-IL"/>
        </w:rPr>
        <w:t xml:space="preserve"> זה והינו</w:t>
      </w:r>
      <w:r w:rsidRPr="00071854">
        <w:rPr>
          <w:rFonts w:ascii="Times New Roman" w:eastAsia="Times New Roman" w:hAnsi="Times New Roman" w:cs="David"/>
          <w:sz w:val="24"/>
          <w:szCs w:val="24"/>
          <w:rtl/>
          <w:lang w:eastAsia="he-IL"/>
        </w:rPr>
        <w:t xml:space="preserve"> אחראי וערב כלפי המזמין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התחייבויות היועץ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w:t>
      </w:r>
    </w:p>
    <w:p w14:paraId="68C76F2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צד אשר יפר או לא יקיים איזו מהתחייבויותיו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יהיה חייב לפצות את הצד המקיים על כל הנזקים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ההפסדים שיגרמו לו עקב 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מבלי לגרוע מזכות הצד המקיים לכל סעד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תרופה אחרים ו/או נוספים.</w:t>
      </w:r>
    </w:p>
    <w:p w14:paraId="460057F4"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163B003D"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7084DA68"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33BBB51A" w14:textId="77777777" w:rsidR="00F21BBE" w:rsidRDefault="00071854" w:rsidP="00F21BB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למניעת ספקות מוצהר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31F80E2"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71854">
        <w:rPr>
          <w:rFonts w:ascii="Times New Roman" w:eastAsia="Times New Roman" w:hAnsi="Times New Roman" w:cs="David" w:hint="cs"/>
          <w:sz w:val="24"/>
          <w:szCs w:val="24"/>
          <w:rtl/>
          <w:lang w:eastAsia="he-IL"/>
        </w:rPr>
        <w:t>נבע</w:t>
      </w:r>
      <w:r w:rsidRPr="00071854">
        <w:rPr>
          <w:rFonts w:ascii="Times New Roman" w:eastAsia="Times New Roman" w:hAnsi="Times New Roman" w:cs="David"/>
          <w:sz w:val="24"/>
          <w:szCs w:val="24"/>
          <w:rtl/>
          <w:lang w:eastAsia="he-IL"/>
        </w:rPr>
        <w:t xml:space="preserve"> מאי עמידתו בהתחייבויותיו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w:t>
      </w:r>
    </w:p>
    <w:p w14:paraId="2AA0412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המזמין זכאי לקזז כנגד כל סכום המגיע ליועץ מאת 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60F07A5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כל </w:t>
      </w:r>
      <w:r w:rsidRPr="00071854">
        <w:rPr>
          <w:rFonts w:ascii="Times New Roman" w:eastAsia="Times New Roman" w:hAnsi="Times New Roman" w:cs="David" w:hint="cs"/>
          <w:sz w:val="24"/>
          <w:szCs w:val="24"/>
          <w:rtl/>
          <w:lang w:eastAsia="he-IL"/>
        </w:rPr>
        <w:t>אחת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אחת מהתחייבויות המזמין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מותנה בכך שהיועץ יקיים תחילה את 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עד לאותו מועד. המזמין זכאי, מבלי לפגוע </w:t>
      </w:r>
      <w:r w:rsidRPr="00071854">
        <w:rPr>
          <w:rFonts w:ascii="Times New Roman" w:eastAsia="Times New Roman" w:hAnsi="Times New Roman" w:cs="David" w:hint="cs"/>
          <w:sz w:val="24"/>
          <w:szCs w:val="24"/>
          <w:rtl/>
          <w:lang w:eastAsia="he-IL"/>
        </w:rPr>
        <w:t>מכלליות ה</w:t>
      </w:r>
      <w:r w:rsidRPr="00071854">
        <w:rPr>
          <w:rFonts w:ascii="Times New Roman" w:eastAsia="Times New Roman" w:hAnsi="Times New Roman" w:cs="David"/>
          <w:sz w:val="24"/>
          <w:szCs w:val="24"/>
          <w:rtl/>
          <w:lang w:eastAsia="he-IL"/>
        </w:rPr>
        <w:t>אמור בכל מקום אחר בחוזה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לעכב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049146A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שום התנהגות מצד</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של מי</w:t>
      </w:r>
      <w:r w:rsidRPr="00071854">
        <w:rPr>
          <w:rFonts w:ascii="Times New Roman" w:eastAsia="Times New Roman" w:hAnsi="Times New Roman" w:cs="David"/>
          <w:sz w:val="24"/>
          <w:szCs w:val="24"/>
          <w:rtl/>
          <w:lang w:eastAsia="he-IL"/>
        </w:rPr>
        <w:t xml:space="preserve"> מהצדדים לא תחשב כויתור על איזה מזכויותיו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ו/או</w:t>
      </w:r>
      <w:r w:rsidRPr="00071854">
        <w:rPr>
          <w:rFonts w:ascii="Times New Roman" w:eastAsia="Times New Roman" w:hAnsi="Times New Roman" w:cs="David"/>
          <w:sz w:val="24"/>
          <w:szCs w:val="24"/>
          <w:rtl/>
          <w:lang w:eastAsia="he-IL"/>
        </w:rPr>
        <w:t xml:space="preserve"> ע</w:t>
      </w:r>
      <w:r w:rsidRPr="00071854">
        <w:rPr>
          <w:rFonts w:ascii="Times New Roman" w:eastAsia="Times New Roman" w:hAnsi="Times New Roman" w:cs="David" w:hint="cs"/>
          <w:sz w:val="24"/>
          <w:szCs w:val="24"/>
          <w:rtl/>
          <w:lang w:eastAsia="he-IL"/>
        </w:rPr>
        <w:t>ל פי כל</w:t>
      </w:r>
      <w:r w:rsidRPr="00071854">
        <w:rPr>
          <w:rFonts w:ascii="Times New Roman" w:eastAsia="Times New Roman" w:hAnsi="Times New Roman" w:cs="David"/>
          <w:sz w:val="24"/>
          <w:szCs w:val="24"/>
          <w:rtl/>
          <w:lang w:eastAsia="he-IL"/>
        </w:rPr>
        <w:t xml:space="preserve"> דין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כויתור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כהסכמה מצדו לאיזה הפרה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אי קיום של תנאי מתנאי חוזה</w:t>
      </w:r>
      <w:r w:rsidRPr="00071854">
        <w:rPr>
          <w:rFonts w:ascii="Times New Roman" w:eastAsia="Times New Roman" w:hAnsi="Times New Roman" w:cs="David" w:hint="cs"/>
          <w:sz w:val="24"/>
          <w:szCs w:val="24"/>
          <w:rtl/>
          <w:lang w:eastAsia="he-IL"/>
        </w:rPr>
        <w:t xml:space="preserve"> זה ו/</w:t>
      </w:r>
      <w:r w:rsidRPr="00071854">
        <w:rPr>
          <w:rFonts w:ascii="Times New Roman" w:eastAsia="Times New Roman" w:hAnsi="Times New Roman" w:cs="David"/>
          <w:sz w:val="24"/>
          <w:szCs w:val="24"/>
          <w:rtl/>
          <w:lang w:eastAsia="he-IL"/>
        </w:rPr>
        <w:t xml:space="preserve"> או כנותנת דחייה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ארכה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כל פעולה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יש לעשותה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טול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תוספת של תנאי </w:t>
      </w:r>
      <w:r w:rsidRPr="00071854">
        <w:rPr>
          <w:rFonts w:ascii="Times New Roman" w:eastAsia="Times New Roman" w:hAnsi="Times New Roman" w:cs="David" w:hint="cs"/>
          <w:sz w:val="24"/>
          <w:szCs w:val="24"/>
          <w:rtl/>
          <w:lang w:eastAsia="he-IL"/>
        </w:rPr>
        <w:t>כלשהו</w:t>
      </w:r>
      <w:r w:rsidRPr="00071854">
        <w:rPr>
          <w:rFonts w:ascii="Times New Roman" w:eastAsia="Times New Roman" w:hAnsi="Times New Roman" w:cs="David"/>
          <w:sz w:val="24"/>
          <w:szCs w:val="24"/>
          <w:rtl/>
          <w:lang w:eastAsia="he-IL"/>
        </w:rPr>
        <w:t>, אלא אם נעשו במפורש ובכתב.</w:t>
      </w:r>
    </w:p>
    <w:p w14:paraId="5450243F"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מכלליות האמור לעיל -</w:t>
      </w:r>
    </w:p>
    <w:p w14:paraId="218B6BD7"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7CB4E09B"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תור כלשהו על זכויות וחובות לפי החוזה.</w:t>
      </w:r>
    </w:p>
    <w:p w14:paraId="4219A1C7"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במידה והיועץ כולל מספר גופים או יחידים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6C6038B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בגין כל חיוב מחיובי המזמין </w:t>
      </w:r>
      <w:r w:rsidRPr="00071854">
        <w:rPr>
          <w:rFonts w:ascii="Times New Roman" w:eastAsia="Times New Roman" w:hAnsi="Times New Roman" w:cs="David" w:hint="cs"/>
          <w:sz w:val="24"/>
          <w:szCs w:val="24"/>
          <w:rtl/>
          <w:lang w:eastAsia="he-IL"/>
        </w:rPr>
        <w:t>על פי</w:t>
      </w:r>
      <w:r w:rsidRPr="0007185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071854">
        <w:rPr>
          <w:rFonts w:ascii="Times New Roman" w:eastAsia="Times New Roman" w:hAnsi="Times New Roman" w:cs="David" w:hint="cs"/>
          <w:sz w:val="24"/>
          <w:szCs w:val="24"/>
          <w:rtl/>
          <w:lang w:eastAsia="he-IL"/>
        </w:rPr>
        <w:t>על פ</w:t>
      </w:r>
      <w:r w:rsidRPr="00071854">
        <w:rPr>
          <w:rFonts w:ascii="Times New Roman" w:eastAsia="Times New Roman" w:hAnsi="Times New Roman" w:cs="David"/>
          <w:sz w:val="24"/>
          <w:szCs w:val="24"/>
          <w:rtl/>
          <w:lang w:eastAsia="he-IL"/>
        </w:rPr>
        <w:t>י חוזה זה. וזאת מבלי לגרוע מהאמור להלן בסיפא לס"ק זה.</w:t>
      </w:r>
    </w:p>
    <w:p w14:paraId="426CB420" w14:textId="77777777" w:rsidR="00071854" w:rsidRPr="00071854" w:rsidRDefault="00071854" w:rsidP="0007185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t>היועץ מתחייב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כל דרישה</w:t>
      </w:r>
      <w:r w:rsidRPr="00071854">
        <w:rPr>
          <w:rFonts w:ascii="Times New Roman" w:eastAsia="Times New Roman" w:hAnsi="Times New Roman" w:cs="David" w:hint="cs"/>
          <w:sz w:val="24"/>
          <w:szCs w:val="24"/>
          <w:rtl/>
          <w:lang w:eastAsia="he-IL"/>
        </w:rPr>
        <w:t xml:space="preserve"> ו/או 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טענה ו/או תביעה, ככל שתהיינה לו כנגד המזמין בגין חיובי המזמין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אותו 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יחול לגבי תביעה של מי מיחידי המזמין כנגד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קרי</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תביעה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p>
    <w:p w14:paraId="5F46FBF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413D832E"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למען הסר ספק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מוסכם ומוצהר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6FDE61F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4161FE6D"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חוזה זה על נספחיו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676A7B6E" w14:textId="77777777" w:rsidR="00F21BBE" w:rsidRPr="00071854" w:rsidRDefault="00F21BBE" w:rsidP="00F21BBE">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7B0E1103" w14:textId="77777777" w:rsidR="00071854" w:rsidRPr="00071854" w:rsidRDefault="00071854" w:rsidP="00071854">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71854">
        <w:rPr>
          <w:rFonts w:ascii="Times New Roman" w:eastAsia="Times New Roman" w:hAnsi="Times New Roman" w:cs="David" w:hint="cs"/>
          <w:sz w:val="24"/>
          <w:szCs w:val="24"/>
          <w:rtl/>
          <w:lang w:eastAsia="he-IL"/>
        </w:rPr>
        <w:t>רשום</w:t>
      </w:r>
      <w:r w:rsidRPr="00071854">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תחשב היא כמתקבלת ביום משלוח או מסירתה כאמור.</w:t>
      </w:r>
    </w:p>
    <w:p w14:paraId="65AF8910" w14:textId="77777777" w:rsidR="00071854" w:rsidRDefault="00071854">
      <w:pPr>
        <w:bidi w:val="0"/>
        <w:spacing w:before="0" w:beforeAutospacing="0" w:after="160" w:afterAutospacing="0" w:line="259" w:lineRule="auto"/>
        <w:rPr>
          <w:rFonts w:ascii="Times New Roman" w:eastAsia="Times New Roman" w:hAnsi="Times New Roman" w:cs="David"/>
          <w:bCs/>
          <w:sz w:val="24"/>
          <w:szCs w:val="24"/>
          <w:rtl/>
          <w:lang w:eastAsia="he-IL"/>
        </w:rPr>
      </w:pPr>
    </w:p>
    <w:p w14:paraId="1A2A1716" w14:textId="77777777" w:rsidR="00F21BBE" w:rsidRPr="00716AAE" w:rsidRDefault="00F21BBE" w:rsidP="00F21BB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ולראיה באו הצדדים על החתום:</w:t>
      </w:r>
    </w:p>
    <w:p w14:paraId="5BC46C86" w14:textId="77777777" w:rsidR="00F21BBE" w:rsidRPr="00716AAE"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1984401A"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19BDCBF"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37040CF" w14:textId="7EE3BF0A"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ab/>
      </w:r>
      <w:sdt>
        <w:sdtPr>
          <w:rPr>
            <w:rFonts w:ascii="Times New Roman" w:eastAsia="Times New Roman" w:hAnsi="Times New Roman" w:cs="David"/>
            <w:sz w:val="20"/>
            <w:szCs w:val="24"/>
            <w:rtl/>
            <w:lang w:eastAsia="he-IL"/>
          </w:rPr>
          <w:alias w:val="שם ספק"/>
          <w:tag w:val="cntSupllierName"/>
          <w:id w:val="1108311811"/>
          <w:placeholder>
            <w:docPart w:val="6EF42969B92042A8BDE72CDCD16390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63C16">
            <w:rPr>
              <w:rFonts w:ascii="Times New Roman" w:eastAsia="Times New Roman" w:hAnsi="Times New Roman" w:cs="David" w:hint="cs"/>
              <w:sz w:val="20"/>
              <w:szCs w:val="24"/>
              <w:rtl/>
              <w:lang w:eastAsia="he-IL"/>
            </w:rPr>
            <w:t>בס''ד זליו דיאנדי בע''מ - יעוץ קרקע ומבנים</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E0D2C3857DAA4160BE61FDF759BB0B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1C6F57">
            <w:rPr>
              <w:rFonts w:ascii="Times New Roman" w:eastAsia="Times New Roman" w:hAnsi="Times New Roman" w:cs="David" w:hint="cs"/>
              <w:color w:val="00B0F0"/>
              <w:sz w:val="20"/>
              <w:szCs w:val="24"/>
              <w:u w:val="single"/>
              <w:rtl/>
              <w:lang w:eastAsia="he-IL"/>
            </w:rPr>
            <w:t>אפריקה ישראל מגורים בע"מ</w:t>
          </w:r>
        </w:sdtContent>
      </w:sdt>
    </w:p>
    <w:p w14:paraId="14733299" w14:textId="77777777" w:rsidR="00F21BBE" w:rsidRPr="00B27B4C" w:rsidRDefault="00F21BBE" w:rsidP="00021829">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268DE04"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1A0F67"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CDB4FC" w14:textId="77777777" w:rsidR="00F21BBE" w:rsidRPr="00B27B4C" w:rsidRDefault="00F21BBE" w:rsidP="00021829">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4A52E32"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FE9F760" w14:textId="77777777" w:rsidR="00F21BBE"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DC3F518"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319E5DAE"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37CAC63" w14:textId="77777777" w:rsidR="00F21BBE" w:rsidRPr="00716AA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00EE1315" w14:textId="77777777" w:rsidR="00F21BB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85EBA2F" w14:textId="77777777" w:rsidR="00F21BB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51987B2" w14:textId="77777777"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24A47">
        <w:rPr>
          <w:rFonts w:ascii="Times New Roman" w:eastAsia="Times New Roman" w:hAnsi="Times New Roman" w:cs="David" w:hint="cs"/>
          <w:bCs/>
          <w:sz w:val="20"/>
          <w:szCs w:val="24"/>
          <w:u w:val="single"/>
          <w:rtl/>
          <w:lang w:eastAsia="he-IL"/>
        </w:rPr>
        <w:t>נספח ''א''</w:t>
      </w:r>
    </w:p>
    <w:p w14:paraId="6F77AF2C" w14:textId="77777777"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24A47">
        <w:rPr>
          <w:rFonts w:ascii="Times New Roman" w:eastAsia="Times New Roman" w:hAnsi="Times New Roman" w:cs="David" w:hint="cs"/>
          <w:bCs/>
          <w:sz w:val="20"/>
          <w:szCs w:val="24"/>
          <w:u w:val="single"/>
          <w:rtl/>
          <w:lang w:eastAsia="he-IL"/>
        </w:rPr>
        <w:t>נספח כללי</w:t>
      </w:r>
    </w:p>
    <w:p w14:paraId="5D882065"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1.1</w:t>
      </w:r>
      <w:r w:rsidRPr="00D24A47">
        <w:rPr>
          <w:rFonts w:ascii="Times New Roman" w:eastAsia="Times New Roman" w:hAnsi="Times New Roman" w:cs="David" w:hint="cs"/>
          <w:sz w:val="24"/>
          <w:szCs w:val="24"/>
          <w:rtl/>
          <w:lang w:eastAsia="he-IL"/>
        </w:rPr>
        <w:tab/>
        <w:t>הגדרות -</w:t>
      </w:r>
    </w:p>
    <w:p w14:paraId="4A4FB4CF"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D8352D"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הפרויקט</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sz w:val="24"/>
          <w:szCs w:val="24"/>
          <w:lang w:eastAsia="he-IL"/>
        </w:rPr>
        <w:t xml:space="preserve"> </w:t>
      </w:r>
      <w:r w:rsidRPr="00D24A47">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BA12114CCAB433C8EC09EADDDD0B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161D2E">
            <w:rPr>
              <w:rFonts w:ascii="Times New Roman" w:eastAsia="Times New Roman" w:hAnsi="Times New Roman" w:cs="David" w:hint="cs"/>
              <w:color w:val="00B0F0"/>
              <w:sz w:val="24"/>
              <w:szCs w:val="24"/>
              <w:rtl/>
              <w:lang w:eastAsia="he-IL"/>
            </w:rPr>
            <w:t>רעננה</w:t>
          </w:r>
        </w:sdtContent>
      </w:sdt>
      <w:r w:rsidRPr="00D24A47">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1A78525845349069E260817E01E94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161D2E">
            <w:rPr>
              <w:rFonts w:ascii="Times New Roman" w:eastAsia="Times New Roman" w:hAnsi="Times New Roman" w:cs="David" w:hint="cs"/>
              <w:color w:val="00B0F0"/>
              <w:sz w:val="24"/>
              <w:szCs w:val="24"/>
              <w:rtl/>
            </w:rPr>
            <w:t>סביוני רעננה צפון</w:t>
          </w:r>
        </w:sdtContent>
      </w:sdt>
      <w:r w:rsidRPr="00D24A47">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44E47B99C6D6431A829973F4AFE3D6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161D2E">
            <w:rPr>
              <w:rFonts w:ascii="Times New Roman" w:eastAsia="Times New Roman" w:hAnsi="Times New Roman" w:cs="David" w:hint="cs"/>
              <w:color w:val="00B0F0"/>
              <w:sz w:val="24"/>
              <w:szCs w:val="24"/>
              <w:rtl/>
            </w:rPr>
            <w:t>סביוני  רעננה  צפון</w:t>
          </w:r>
        </w:sdtContent>
      </w:sdt>
      <w:r w:rsidRPr="00D24A47">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77CE03A"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B30C08" w14:textId="290291FD" w:rsidR="00F21BBE" w:rsidRPr="00D24A47" w:rsidRDefault="00F21BBE" w:rsidP="00D3489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התכנית</w:t>
      </w:r>
      <w:r w:rsidRPr="00D24A47">
        <w:rPr>
          <w:rFonts w:ascii="Times New Roman" w:eastAsia="Times New Roman" w:hAnsi="Times New Roman" w:cs="David" w:hint="cs"/>
          <w:sz w:val="24"/>
          <w:szCs w:val="24"/>
          <w:rtl/>
          <w:lang w:eastAsia="he-IL"/>
        </w:rPr>
        <w:t xml:space="preserve">" או </w:t>
      </w:r>
      <w:r w:rsidRPr="00D24A47">
        <w:rPr>
          <w:rFonts w:ascii="Times New Roman" w:eastAsia="Times New Roman" w:hAnsi="Times New Roman" w:cs="David" w:hint="cs"/>
          <w:b/>
          <w:bCs/>
          <w:sz w:val="24"/>
          <w:szCs w:val="24"/>
          <w:rtl/>
          <w:lang w:eastAsia="he-IL"/>
        </w:rPr>
        <w:t xml:space="preserve">"המקרקעין" </w:t>
      </w:r>
      <w:r w:rsidRPr="00D24A47">
        <w:rPr>
          <w:rFonts w:ascii="Times New Roman" w:eastAsia="Times New Roman" w:hAnsi="Times New Roman" w:cs="David"/>
          <w:sz w:val="24"/>
          <w:szCs w:val="24"/>
          <w:lang w:eastAsia="he-IL"/>
        </w:rPr>
        <w:t>–</w:t>
      </w:r>
      <w:r w:rsidRPr="00D24A47">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A1947FD43F514F359ACA06FAF655969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D34891">
            <w:rPr>
              <w:rFonts w:ascii="Times New Roman" w:eastAsia="Times New Roman" w:hAnsi="Times New Roman" w:cs="David" w:hint="cs"/>
              <w:color w:val="008000"/>
              <w:sz w:val="24"/>
              <w:szCs w:val="24"/>
              <w:rtl/>
            </w:rPr>
            <w:t>רע/708</w:t>
          </w:r>
        </w:sdtContent>
      </w:sdt>
      <w:r w:rsidRPr="00D24A47">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17D3974F01645CABF8A45E1A48D95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D34891">
            <w:rPr>
              <w:rFonts w:ascii="Times New Roman" w:eastAsia="Times New Roman" w:hAnsi="Times New Roman" w:cs="David" w:hint="cs"/>
              <w:sz w:val="24"/>
              <w:szCs w:val="24"/>
              <w:rtl/>
              <w:lang w:eastAsia="he-IL"/>
            </w:rPr>
            <w:t>גוש 6578 חלקה 151</w:t>
          </w:r>
        </w:sdtContent>
      </w:sdt>
      <w:r w:rsidRPr="00D24A47">
        <w:rPr>
          <w:rFonts w:ascii="Times New Roman" w:eastAsia="Times New Roman" w:hAnsi="Times New Roman" w:cs="David" w:hint="cs"/>
          <w:sz w:val="24"/>
          <w:szCs w:val="24"/>
          <w:rtl/>
          <w:lang w:eastAsia="he-IL"/>
        </w:rPr>
        <w:t>.</w:t>
      </w:r>
    </w:p>
    <w:p w14:paraId="4BE1453B" w14:textId="77777777" w:rsidR="00F21BBE" w:rsidRPr="00D24A47" w:rsidRDefault="00F21BBE" w:rsidP="0002182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הינם בהתאם לתכנית התקפה בעת הזמנת כל שלב.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C29B65D"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745BDAB"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color w:val="008000"/>
          <w:sz w:val="24"/>
          <w:szCs w:val="24"/>
          <w:rtl/>
        </w:rPr>
      </w:pPr>
      <w:r w:rsidRPr="00D24A47">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A94A444B6D94ED0991A248333434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161D2E">
            <w:rPr>
              <w:rFonts w:ascii="Times New Roman" w:eastAsia="Times New Roman" w:hAnsi="Times New Roman" w:cs="David" w:hint="cs"/>
              <w:color w:val="008000"/>
              <w:sz w:val="24"/>
              <w:szCs w:val="24"/>
              <w:rtl/>
            </w:rPr>
            <w:t>רעננה</w:t>
          </w:r>
        </w:sdtContent>
      </w:sdt>
      <w:r w:rsidRPr="00D24A47">
        <w:rPr>
          <w:rFonts w:ascii="Times New Roman" w:eastAsia="Times New Roman" w:hAnsi="Times New Roman" w:cs="David" w:hint="cs"/>
          <w:color w:val="008000"/>
          <w:sz w:val="24"/>
          <w:szCs w:val="24"/>
          <w:rtl/>
        </w:rPr>
        <w:t>.</w:t>
      </w:r>
    </w:p>
    <w:p w14:paraId="1989FF39"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color w:val="FF0000"/>
          <w:sz w:val="24"/>
          <w:szCs w:val="24"/>
          <w:rtl/>
        </w:rPr>
      </w:pPr>
    </w:p>
    <w:p w14:paraId="5E10E6BA"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rPr>
        <w:t xml:space="preserve">"חוזה הפיתוח" </w:t>
      </w:r>
      <w:r w:rsidRPr="00D24A47">
        <w:rPr>
          <w:rFonts w:ascii="Times New Roman" w:eastAsia="Times New Roman" w:hAnsi="Times New Roman" w:cs="David"/>
          <w:sz w:val="24"/>
          <w:szCs w:val="24"/>
        </w:rPr>
        <w:t>–</w:t>
      </w:r>
      <w:r w:rsidRPr="00D24A47">
        <w:rPr>
          <w:rFonts w:ascii="Times New Roman" w:eastAsia="Times New Roman" w:hAnsi="Times New Roman" w:cs="David" w:hint="cs"/>
          <w:sz w:val="24"/>
          <w:szCs w:val="24"/>
          <w:rtl/>
        </w:rPr>
        <w:t xml:space="preserve"> חוזה הפיתוח אשר נחתם בין המזמין לבין הרשות המקומית.</w:t>
      </w:r>
    </w:p>
    <w:p w14:paraId="4970502D"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C0A9AF" w14:textId="1C40A8B0" w:rsidR="00F21BBE" w:rsidRPr="00D24A47" w:rsidRDefault="00F21BBE" w:rsidP="00D34891">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24A47">
        <w:rPr>
          <w:rFonts w:ascii="Times New Roman" w:eastAsia="Times New Roman" w:hAnsi="Times New Roman" w:cs="David" w:hint="cs"/>
          <w:sz w:val="24"/>
          <w:szCs w:val="24"/>
          <w:rtl/>
          <w:lang w:eastAsia="he-IL"/>
        </w:rPr>
        <w:t>2.8</w:t>
      </w:r>
      <w:r w:rsidRPr="00D24A47">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D3A8A4D2526A4EDAAE1D2D4ACB1B3E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D34891">
            <w:rPr>
              <w:rFonts w:ascii="Times New Roman" w:eastAsia="Times New Roman" w:hAnsi="Times New Roman" w:cs="David" w:hint="cs"/>
              <w:sz w:val="24"/>
              <w:szCs w:val="24"/>
              <w:rtl/>
              <w:lang w:eastAsia="he-IL"/>
            </w:rPr>
            <w:t>זליו דיאמנדי</w:t>
          </w:r>
        </w:sdtContent>
      </w:sdt>
    </w:p>
    <w:p w14:paraId="1E3A8886"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6945086"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2.10</w:t>
      </w:r>
      <w:r w:rsidRPr="00D24A47">
        <w:rPr>
          <w:rFonts w:ascii="Times New Roman" w:eastAsia="Times New Roman" w:hAnsi="Times New Roman" w:cs="David" w:hint="cs"/>
          <w:sz w:val="24"/>
          <w:szCs w:val="24"/>
          <w:rtl/>
          <w:lang w:eastAsia="he-IL"/>
        </w:rPr>
        <w:tab/>
        <w:t xml:space="preserve">התכנון יתבצע בסביבת תוכנת </w:t>
      </w:r>
      <w:r w:rsidRPr="00D24A47">
        <w:rPr>
          <w:rFonts w:ascii="Times New Roman" w:eastAsia="Times New Roman" w:hAnsi="Times New Roman" w:cs="David"/>
          <w:sz w:val="24"/>
          <w:szCs w:val="24"/>
          <w:lang w:eastAsia="he-IL"/>
        </w:rPr>
        <w:t>REVIT</w:t>
      </w:r>
      <w:r w:rsidRPr="00D24A47">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D24A47">
        <w:rPr>
          <w:rFonts w:ascii="Times New Roman" w:eastAsia="Times New Roman" w:hAnsi="Times New Roman" w:cs="David"/>
          <w:sz w:val="24"/>
          <w:szCs w:val="24"/>
          <w:lang w:eastAsia="he-IL"/>
        </w:rPr>
        <w:t>@view</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כל תעבורת הקבצים תבוצע באמצע</w:t>
      </w:r>
      <w:r w:rsidRPr="00D24A47">
        <w:rPr>
          <w:rFonts w:ascii="Times New Roman" w:eastAsia="Times New Roman" w:hAnsi="Times New Roman" w:cs="David" w:hint="cs"/>
          <w:sz w:val="24"/>
          <w:szCs w:val="24"/>
          <w:rtl/>
          <w:lang w:eastAsia="he-IL"/>
        </w:rPr>
        <w:t>ות התוכנה בלבד או תוכנה אחרת לפי החלטת המזמין.</w:t>
      </w:r>
    </w:p>
    <w:p w14:paraId="42E20856"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7466950B" w14:textId="77777777"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3.2</w:t>
      </w:r>
      <w:r w:rsidRPr="00D24A47">
        <w:rPr>
          <w:rFonts w:ascii="Times New Roman" w:eastAsia="Times New Roman" w:hAnsi="Times New Roman" w:cs="David" w:hint="cs"/>
          <w:sz w:val="24"/>
          <w:szCs w:val="24"/>
          <w:rtl/>
          <w:lang w:eastAsia="he-IL"/>
        </w:rPr>
        <w:tab/>
        <w:t xml:space="preserve">בעלי המקצוע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הם:</w:t>
      </w:r>
    </w:p>
    <w:p w14:paraId="1E70C3FB"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1B26C2"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C1F75B77E9314E43911A77DB55F9FE2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D24A47">
            <w:rPr>
              <w:color w:val="00B0F0"/>
              <w:rtl/>
            </w:rPr>
            <w:t>[שדה נוסף 4]</w:t>
          </w:r>
        </w:sdtContent>
      </w:sdt>
    </w:p>
    <w:p w14:paraId="17AAD19F" w14:textId="77777777" w:rsidR="00F21BBE" w:rsidRPr="00D24A47" w:rsidRDefault="00F21BBE" w:rsidP="0002182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ב. </w:t>
      </w:r>
      <w:r w:rsidRPr="00D24A47">
        <w:rPr>
          <w:rFonts w:ascii="Times New Roman" w:eastAsia="Times New Roman" w:hAnsi="Times New Roman" w:cs="David" w:hint="cs"/>
          <w:sz w:val="24"/>
          <w:szCs w:val="24"/>
          <w:rtl/>
          <w:lang w:eastAsia="he-IL"/>
        </w:rPr>
        <w:tab/>
        <w:t xml:space="preserve">מספר העובדים המקצועיים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לצורך מתן שירותי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68ECA6AF30441B49A8A148F35BEAC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D24A47">
            <w:rPr>
              <w:color w:val="00B0F0"/>
              <w:rtl/>
            </w:rPr>
            <w:t>[שדה נוסף 5]</w:t>
          </w:r>
        </w:sdtContent>
      </w:sdt>
    </w:p>
    <w:p w14:paraId="0F387EE1"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684779" w14:textId="77777777"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24A47">
        <w:rPr>
          <w:rFonts w:ascii="Times New Roman" w:eastAsia="Times New Roman" w:hAnsi="Times New Roman" w:cs="David" w:hint="cs"/>
          <w:sz w:val="24"/>
          <w:szCs w:val="24"/>
          <w:rtl/>
          <w:lang w:eastAsia="he-IL"/>
        </w:rPr>
        <w:lastRenderedPageBreak/>
        <w:t>3.4</w:t>
      </w:r>
      <w:r w:rsidRPr="00D24A47">
        <w:rPr>
          <w:rFonts w:ascii="Times New Roman" w:eastAsia="Times New Roman" w:hAnsi="Times New Roman" w:cs="David" w:hint="cs"/>
          <w:sz w:val="24"/>
          <w:szCs w:val="24"/>
          <w:rtl/>
          <w:lang w:eastAsia="he-IL"/>
        </w:rPr>
        <w:tab/>
        <w:t xml:space="preserve">המנהל הראשי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302B2DEB5424ACFBFB15D2EEC0F05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D24A47">
            <w:rPr>
              <w:color w:val="00B0F0"/>
              <w:rtl/>
            </w:rPr>
            <w:t>[שדה נוסף 6]</w:t>
          </w:r>
        </w:sdtContent>
      </w:sdt>
    </w:p>
    <w:p w14:paraId="0C8A963F"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B2A596"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5.2</w:t>
      </w:r>
      <w:r w:rsidRPr="00D24A47">
        <w:rPr>
          <w:rFonts w:ascii="Times New Roman" w:eastAsia="Times New Roman" w:hAnsi="Times New Roman" w:cs="David" w:hint="cs"/>
          <w:sz w:val="24"/>
          <w:szCs w:val="24"/>
          <w:rtl/>
          <w:lang w:eastAsia="he-IL"/>
        </w:rPr>
        <w:tab/>
        <w:t>הנושאים הם:</w:t>
      </w:r>
    </w:p>
    <w:p w14:paraId="4F8735E5"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2B7A32" w14:textId="77777777" w:rsidR="00F21BBE" w:rsidRPr="00D24A47" w:rsidRDefault="00F21BBE" w:rsidP="0002182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התקדמות שרותי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w:t>
      </w:r>
    </w:p>
    <w:p w14:paraId="4BFB8823"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ב.</w:t>
      </w:r>
      <w:r w:rsidRPr="00D24A47">
        <w:rPr>
          <w:rFonts w:ascii="Times New Roman" w:eastAsia="Times New Roman" w:hAnsi="Times New Roman" w:cs="David" w:hint="cs"/>
          <w:sz w:val="24"/>
          <w:szCs w:val="24"/>
          <w:rtl/>
          <w:lang w:eastAsia="he-IL"/>
        </w:rPr>
        <w:tab/>
        <w:t>סטיות מלוח הזמנים לרבות סיבת הסטייה.</w:t>
      </w:r>
    </w:p>
    <w:p w14:paraId="0BA2747E"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ג.</w:t>
      </w:r>
      <w:r w:rsidRPr="00D24A47">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725BCE14"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ד.</w:t>
      </w:r>
      <w:r w:rsidRPr="00D24A47">
        <w:rPr>
          <w:rFonts w:ascii="Times New Roman" w:eastAsia="Times New Roman" w:hAnsi="Times New Roman" w:cs="David" w:hint="cs"/>
          <w:sz w:val="24"/>
          <w:szCs w:val="24"/>
          <w:rtl/>
          <w:lang w:eastAsia="he-IL"/>
        </w:rPr>
        <w:tab/>
        <w:t>סטיות מהערכות ו/או תחזיות תקציביות והשלכותיהן.</w:t>
      </w:r>
    </w:p>
    <w:p w14:paraId="46FDB9F8"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hint="cs"/>
          <w:sz w:val="24"/>
          <w:szCs w:val="24"/>
          <w:rtl/>
          <w:lang w:eastAsia="he-IL"/>
        </w:rPr>
        <w:tab/>
        <w:t>ריכוז הוראות שנויים.</w:t>
      </w:r>
    </w:p>
    <w:p w14:paraId="0ED43DBB" w14:textId="77777777" w:rsidR="00F21BBE" w:rsidRPr="00D24A47" w:rsidRDefault="00F21BBE" w:rsidP="00F21BB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F50F237" w14:textId="77777777" w:rsidR="00F21BBE" w:rsidRPr="00D24A47"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17.7 </w:t>
      </w:r>
      <w:r w:rsidRPr="00D24A47">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21BBE" w:rsidRPr="00D24A47" w14:paraId="5D7621AC" w14:textId="77777777" w:rsidTr="00F21BBE">
        <w:tc>
          <w:tcPr>
            <w:tcW w:w="3366" w:type="dxa"/>
          </w:tcPr>
          <w:p w14:paraId="5F692C87" w14:textId="77777777" w:rsidR="00F21BBE" w:rsidRPr="00D24A47" w:rsidRDefault="00230856"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C7192E2993242F783FB60FB01AA642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F21BBE" w:rsidRPr="00D24A47">
                  <w:rPr>
                    <w:color w:val="00B0F0"/>
                    <w:rtl/>
                  </w:rPr>
                  <w:t>[אחוז השתתפות צד א]</w:t>
                </w:r>
              </w:sdtContent>
            </w:sdt>
          </w:p>
          <w:p w14:paraId="60DE1D52"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             </w:t>
            </w:r>
          </w:p>
        </w:tc>
        <w:tc>
          <w:tcPr>
            <w:tcW w:w="2163" w:type="dxa"/>
          </w:tcPr>
          <w:p w14:paraId="4417AA4E" w14:textId="77777777" w:rsidR="00F21BBE" w:rsidRPr="00D24A47" w:rsidRDefault="00F21BBE" w:rsidP="00F21BBE">
            <w:pPr>
              <w:widowControl w:val="0"/>
              <w:spacing w:before="0" w:beforeAutospacing="0" w:after="0" w:afterAutospacing="0" w:line="240" w:lineRule="auto"/>
              <w:ind w:left="720"/>
              <w:outlineLvl w:val="2"/>
            </w:pPr>
          </w:p>
          <w:p w14:paraId="5AED522B"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7F6AC76" w14:textId="77777777" w:rsidR="00F21BBE"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D42F0B3" w14:textId="77777777" w:rsidR="00F21BBE" w:rsidRDefault="00F21BBE" w:rsidP="00071854">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C18E7F5"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2876F42"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0C3F4DE"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895C3D6"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6486C4C1" w14:textId="77777777" w:rsidR="00B50A1C" w:rsidRDefault="00B50A1C" w:rsidP="00B50A1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136FC0D" w14:textId="77777777" w:rsidR="00021829" w:rsidRDefault="00021829"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Pr>
          <w:rFonts w:ascii="Times New Roman" w:eastAsia="Times New Roman" w:hAnsi="Times New Roman" w:cs="David"/>
          <w:b/>
          <w:bCs/>
          <w:sz w:val="24"/>
          <w:szCs w:val="24"/>
          <w:u w:val="single"/>
        </w:rPr>
        <w:br w:type="page"/>
      </w:r>
    </w:p>
    <w:p w14:paraId="557053B1"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1478664" w14:textId="77777777" w:rsidR="00071854" w:rsidRPr="00071854" w:rsidRDefault="00071854"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"ב"</w:t>
      </w:r>
    </w:p>
    <w:p w14:paraId="3FFB830B" w14:textId="77777777" w:rsidR="00071854" w:rsidRPr="00071854" w:rsidRDefault="00071854" w:rsidP="00071854">
      <w:pPr>
        <w:widowControl w:val="0"/>
        <w:bidi w:val="0"/>
        <w:spacing w:before="0" w:beforeAutospacing="0" w:after="0" w:afterAutospacing="0" w:line="240" w:lineRule="auto"/>
        <w:jc w:val="center"/>
        <w:rPr>
          <w:rFonts w:ascii="Times New Roman" w:eastAsia="Times New Roman" w:hAnsi="Times New Roman" w:cs="David"/>
          <w:sz w:val="24"/>
          <w:szCs w:val="24"/>
          <w:rtl/>
        </w:rPr>
      </w:pPr>
      <w:r w:rsidRPr="00071854">
        <w:rPr>
          <w:rFonts w:ascii="Times New Roman" w:eastAsia="Times New Roman" w:hAnsi="Times New Roman" w:cs="David"/>
          <w:b/>
          <w:bCs/>
          <w:sz w:val="24"/>
          <w:szCs w:val="24"/>
          <w:u w:val="single"/>
          <w:rtl/>
        </w:rPr>
        <w:t>שירותי היועץ</w:t>
      </w:r>
    </w:p>
    <w:p w14:paraId="2EDF193C"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1.</w:t>
      </w:r>
      <w:r w:rsidRPr="00071854">
        <w:rPr>
          <w:rFonts w:ascii="Times New Roman" w:eastAsia="Times New Roman" w:hAnsi="Times New Roman" w:cs="David"/>
          <w:sz w:val="24"/>
          <w:szCs w:val="24"/>
          <w:rtl/>
        </w:rPr>
        <w:tab/>
      </w:r>
      <w:r w:rsidRPr="00071854">
        <w:rPr>
          <w:rFonts w:ascii="Times New Roman" w:eastAsia="Times New Roman" w:hAnsi="Times New Roman" w:cs="David"/>
          <w:b/>
          <w:bCs/>
          <w:sz w:val="24"/>
          <w:szCs w:val="24"/>
          <w:u w:val="single"/>
          <w:rtl/>
        </w:rPr>
        <w:t>כללי</w:t>
      </w:r>
    </w:p>
    <w:p w14:paraId="3FD7DD47"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p>
    <w:p w14:paraId="5750B566"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שרותי היועץ יכללו:</w:t>
      </w:r>
    </w:p>
    <w:p w14:paraId="4E4BE445"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p>
    <w:p w14:paraId="5080F937"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א. </w:t>
      </w:r>
      <w:r w:rsidRPr="00071854">
        <w:rPr>
          <w:rFonts w:ascii="Times New Roman" w:eastAsia="Times New Roman" w:hAnsi="Times New Roman" w:cs="David"/>
          <w:sz w:val="24"/>
          <w:szCs w:val="24"/>
          <w:rtl/>
        </w:rPr>
        <w:tab/>
        <w:t xml:space="preserve">חקירה, ניתוח והערכה של התכונות ההנדסיות של הקרקע. </w:t>
      </w:r>
    </w:p>
    <w:p w14:paraId="7EE59E20"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49F02816"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ב.  </w:t>
      </w:r>
      <w:r w:rsidRPr="00071854">
        <w:rPr>
          <w:rFonts w:ascii="Times New Roman" w:eastAsia="Times New Roman" w:hAnsi="Times New Roman" w:cs="David"/>
          <w:sz w:val="24"/>
          <w:szCs w:val="24"/>
          <w:rtl/>
        </w:rPr>
        <w:tab/>
        <w:t xml:space="preserve">ניתוח הקשר ההדדי בין המבנה לקרקע והמלצות </w:t>
      </w:r>
      <w:r w:rsidRPr="00071854">
        <w:rPr>
          <w:rFonts w:ascii="Times New Roman" w:eastAsia="Times New Roman" w:hAnsi="Times New Roman" w:cs="David" w:hint="cs"/>
          <w:sz w:val="24"/>
          <w:szCs w:val="24"/>
          <w:rtl/>
        </w:rPr>
        <w:t xml:space="preserve">אופטימליות </w:t>
      </w:r>
      <w:r w:rsidRPr="00071854">
        <w:rPr>
          <w:rFonts w:ascii="Times New Roman" w:eastAsia="Times New Roman" w:hAnsi="Times New Roman" w:cs="David"/>
          <w:sz w:val="24"/>
          <w:szCs w:val="24"/>
          <w:rtl/>
        </w:rPr>
        <w:t xml:space="preserve">למערכת יסודות,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w:t>
      </w:r>
      <w:r w:rsidRPr="00071854">
        <w:rPr>
          <w:rFonts w:ascii="Times New Roman" w:eastAsia="Times New Roman" w:hAnsi="Times New Roman" w:cs="David"/>
          <w:sz w:val="24"/>
          <w:szCs w:val="24"/>
          <w:rtl/>
        </w:rPr>
        <w:tab/>
        <w:t xml:space="preserve">ודיפון, שיפועי חפירה ומילוי חוזר, טיפול </w:t>
      </w:r>
      <w:r w:rsidRPr="00071854">
        <w:rPr>
          <w:rFonts w:ascii="Times New Roman" w:eastAsia="Times New Roman" w:hAnsi="Times New Roman" w:cs="David" w:hint="cs"/>
          <w:sz w:val="24"/>
          <w:szCs w:val="24"/>
          <w:rtl/>
        </w:rPr>
        <w:t>בשיטת</w:t>
      </w:r>
      <w:r w:rsidRPr="00071854">
        <w:rPr>
          <w:rFonts w:ascii="Times New Roman" w:eastAsia="Times New Roman" w:hAnsi="Times New Roman" w:cs="David"/>
          <w:sz w:val="24"/>
          <w:szCs w:val="24"/>
          <w:rtl/>
        </w:rPr>
        <w:t xml:space="preserve"> ביצוע תשתית במגרשים </w:t>
      </w:r>
      <w:r w:rsidRPr="00071854">
        <w:rPr>
          <w:rFonts w:ascii="Times New Roman" w:eastAsia="Times New Roman" w:hAnsi="Times New Roman" w:cs="David"/>
          <w:sz w:val="24"/>
          <w:szCs w:val="24"/>
          <w:rtl/>
        </w:rPr>
        <w:tab/>
        <w:t xml:space="preserve">פרטיים, בשטחים ציבוריים, למבנה מכירות ולדירה לדוגמא - הכל </w:t>
      </w:r>
      <w:r w:rsidRPr="00071854">
        <w:rPr>
          <w:rFonts w:ascii="Times New Roman" w:eastAsia="Times New Roman" w:hAnsi="Times New Roman" w:cs="David"/>
          <w:sz w:val="24"/>
          <w:szCs w:val="24"/>
          <w:rtl/>
        </w:rPr>
        <w:tab/>
        <w:t>בהתאם לאופי המבנים, הפתוח והקרקע.</w:t>
      </w:r>
    </w:p>
    <w:p w14:paraId="1D3EB494"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09A24A6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1.2</w:t>
      </w:r>
      <w:r w:rsidRPr="00071854">
        <w:rPr>
          <w:rFonts w:ascii="Times New Roman" w:eastAsia="Times New Roman" w:hAnsi="Times New Roman" w:cs="David"/>
          <w:sz w:val="24"/>
          <w:szCs w:val="24"/>
          <w:rtl/>
        </w:rPr>
        <w:tab/>
        <w:t xml:space="preserve">על היועץ לקבל אישור בכתב מאת המנהל לפני התחלת כל שלב או לפני כל שרות </w:t>
      </w:r>
    </w:p>
    <w:p w14:paraId="320D8446"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חלקי.</w:t>
      </w:r>
    </w:p>
    <w:p w14:paraId="4B983B0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2A1CA3CE"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b/>
          <w:bCs/>
          <w:sz w:val="24"/>
          <w:szCs w:val="24"/>
          <w:rtl/>
        </w:rPr>
        <w:t xml:space="preserve"> </w:t>
      </w:r>
      <w:r w:rsidRPr="00071854">
        <w:rPr>
          <w:rFonts w:ascii="Times New Roman" w:eastAsia="Times New Roman" w:hAnsi="Times New Roman" w:cs="David"/>
          <w:sz w:val="24"/>
          <w:szCs w:val="24"/>
          <w:rtl/>
        </w:rPr>
        <w:t>2.</w:t>
      </w:r>
      <w:r w:rsidRPr="00071854">
        <w:rPr>
          <w:rFonts w:ascii="Times New Roman" w:eastAsia="Times New Roman" w:hAnsi="Times New Roman" w:cs="David"/>
          <w:b/>
          <w:bCs/>
          <w:sz w:val="24"/>
          <w:szCs w:val="24"/>
          <w:rtl/>
        </w:rPr>
        <w:tab/>
      </w:r>
      <w:r w:rsidRPr="00071854">
        <w:rPr>
          <w:rFonts w:ascii="Times New Roman" w:eastAsia="Times New Roman" w:hAnsi="Times New Roman" w:cs="David"/>
          <w:b/>
          <w:bCs/>
          <w:sz w:val="24"/>
          <w:szCs w:val="24"/>
          <w:u w:val="single"/>
          <w:rtl/>
        </w:rPr>
        <w:t xml:space="preserve">שלבי העבודה ההנדסית ופרוט </w:t>
      </w:r>
      <w:r w:rsidRPr="00071854">
        <w:rPr>
          <w:rFonts w:ascii="Times New Roman" w:eastAsia="Times New Roman" w:hAnsi="Times New Roman" w:cs="David" w:hint="cs"/>
          <w:b/>
          <w:bCs/>
          <w:sz w:val="24"/>
          <w:szCs w:val="24"/>
          <w:u w:val="single"/>
          <w:rtl/>
        </w:rPr>
        <w:t>השירותי</w:t>
      </w:r>
      <w:r w:rsidRPr="00071854">
        <w:rPr>
          <w:rFonts w:ascii="Times New Roman" w:eastAsia="Times New Roman" w:hAnsi="Times New Roman" w:cs="David" w:hint="eastAsia"/>
          <w:b/>
          <w:bCs/>
          <w:sz w:val="24"/>
          <w:szCs w:val="24"/>
          <w:u w:val="single"/>
          <w:rtl/>
        </w:rPr>
        <w:t>ם</w:t>
      </w:r>
      <w:r w:rsidRPr="00071854">
        <w:rPr>
          <w:rFonts w:ascii="Times New Roman" w:eastAsia="Times New Roman" w:hAnsi="Times New Roman" w:cs="David"/>
          <w:sz w:val="24"/>
          <w:szCs w:val="24"/>
          <w:rtl/>
        </w:rPr>
        <w:t>:</w:t>
      </w:r>
    </w:p>
    <w:p w14:paraId="27C4D4C7"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45239FF3"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בקטעים לפי התקדמות הפרויקט והנחיות המנהל, לרבות הסדרי ביניים </w:t>
      </w:r>
      <w:r w:rsidRPr="00071854">
        <w:rPr>
          <w:rFonts w:ascii="Times New Roman" w:eastAsia="Times New Roman" w:hAnsi="Times New Roman" w:cs="David"/>
          <w:sz w:val="24"/>
          <w:szCs w:val="24"/>
          <w:rtl/>
        </w:rPr>
        <w:tab/>
        <w:t>ואכלוס בשלבים.</w:t>
      </w:r>
    </w:p>
    <w:p w14:paraId="02BBF5F6"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7FD7992F" w14:textId="77777777" w:rsidR="00071854" w:rsidRPr="00071854" w:rsidRDefault="00071854" w:rsidP="00071854">
      <w:pPr>
        <w:tabs>
          <w:tab w:val="center" w:pos="4153"/>
          <w:tab w:val="right" w:pos="8306"/>
        </w:tabs>
        <w:spacing w:before="0" w:beforeAutospacing="0" w:after="0" w:afterAutospacing="0" w:line="360" w:lineRule="auto"/>
        <w:ind w:firstLine="651"/>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בשלבים הכוללים את </w:t>
      </w:r>
      <w:r w:rsidRPr="00071854">
        <w:rPr>
          <w:rFonts w:ascii="Times New Roman" w:eastAsia="Times New Roman" w:hAnsi="Times New Roman" w:cs="David" w:hint="cs"/>
          <w:sz w:val="24"/>
          <w:szCs w:val="24"/>
          <w:rtl/>
        </w:rPr>
        <w:t>השירותי</w:t>
      </w:r>
      <w:r w:rsidRPr="00071854">
        <w:rPr>
          <w:rFonts w:ascii="Times New Roman" w:eastAsia="Times New Roman" w:hAnsi="Times New Roman" w:cs="David" w:hint="eastAsia"/>
          <w:sz w:val="24"/>
          <w:szCs w:val="24"/>
          <w:rtl/>
        </w:rPr>
        <w:t>ם</w:t>
      </w:r>
      <w:r w:rsidRPr="00071854">
        <w:rPr>
          <w:rFonts w:ascii="Times New Roman" w:eastAsia="Times New Roman" w:hAnsi="Times New Roman" w:cs="David"/>
          <w:sz w:val="24"/>
          <w:szCs w:val="24"/>
          <w:rtl/>
        </w:rPr>
        <w:t xml:space="preserve"> כלהלן:</w:t>
      </w:r>
    </w:p>
    <w:p w14:paraId="0D1C9079" w14:textId="77777777" w:rsidR="00071854" w:rsidRPr="00071854" w:rsidRDefault="00071854" w:rsidP="00071854">
      <w:pPr>
        <w:tabs>
          <w:tab w:val="center" w:pos="651"/>
          <w:tab w:val="right" w:pos="8306"/>
        </w:tabs>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1BDF27D5"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2.1</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חקירת שתית</w:t>
      </w:r>
      <w:r w:rsidRPr="00071854">
        <w:rPr>
          <w:rFonts w:ascii="Times New Roman" w:eastAsia="Times New Roman" w:hAnsi="Times New Roman" w:cs="David"/>
          <w:sz w:val="24"/>
          <w:szCs w:val="24"/>
          <w:rtl/>
        </w:rPr>
        <w:t>:</w:t>
      </w:r>
    </w:p>
    <w:p w14:paraId="5B07E0DB"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584A2087"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קבלת תדריך תכנון מנציג המזמין.</w:t>
      </w:r>
    </w:p>
    <w:p w14:paraId="2ECEB542"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p>
    <w:p w14:paraId="4B0C732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בירור הפרוגרמה עם נציג המזמין והמתכננים של המבנה, ביקורים באתר, חקירות מוקדמות, התייעצות ותיאום עם מתכנני הפתוח והמבנה.</w:t>
      </w:r>
    </w:p>
    <w:p w14:paraId="37A97DC6"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7C4AE50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הכנת פרוגרמה ואומדן משוער של קידוחים, חקירות ובדיקות קרקע בתיאום עם מתכנני הפתוח והמבנה.</w:t>
      </w:r>
    </w:p>
    <w:p w14:paraId="60411E0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D2AB0C4"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הכנת 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 xml:space="preserve">ת, מפרטים וכתבי כמויות כדרוש לעריכת מכרז בין קבלנים לביצוע חקירות השתית, כולל: קידוחים, בורות </w:t>
      </w:r>
      <w:r w:rsidRPr="00071854">
        <w:rPr>
          <w:rFonts w:ascii="Times New Roman" w:eastAsia="Times New Roman" w:hAnsi="Times New Roman" w:cs="David" w:hint="cs"/>
          <w:sz w:val="24"/>
          <w:szCs w:val="24"/>
          <w:rtl/>
        </w:rPr>
        <w:t>ניסיו</w:t>
      </w:r>
      <w:r w:rsidRPr="00071854">
        <w:rPr>
          <w:rFonts w:ascii="Times New Roman" w:eastAsia="Times New Roman" w:hAnsi="Times New Roman" w:cs="David" w:hint="eastAsia"/>
          <w:sz w:val="24"/>
          <w:szCs w:val="24"/>
          <w:rtl/>
        </w:rPr>
        <w:t>ן</w:t>
      </w:r>
      <w:r w:rsidRPr="00071854">
        <w:rPr>
          <w:rFonts w:ascii="Times New Roman" w:eastAsia="Times New Roman" w:hAnsi="Times New Roman" w:cs="David"/>
          <w:sz w:val="24"/>
          <w:szCs w:val="24"/>
          <w:rtl/>
        </w:rPr>
        <w:t>, חקירות גיאולוגיות וכד' ובדיקות קרקע באתר ובמבדקה.</w:t>
      </w:r>
    </w:p>
    <w:p w14:paraId="29CC131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505229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טיפול בעריכת מסמכי המכרז בין קבלנים, השתתפות בסיור קבלנים, מתן חוות דעת טכנית בכל הקשור להצעות הקבלנים ובקשר למסירת העבודה לקבלן.</w:t>
      </w:r>
    </w:p>
    <w:p w14:paraId="010BB38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8F3D56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 xml:space="preserve">פיקוח עליון והדרכה על ביצוע חקירות השתית, הקדוחים ובדיקות הקרקע. </w:t>
      </w:r>
    </w:p>
    <w:p w14:paraId="7D4EBE8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0F1801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בדיקה ואישור של חשבונות הקבלן המבצע את חקירות השתית ובדיקות הקרקע.</w:t>
      </w:r>
    </w:p>
    <w:p w14:paraId="5BCAD96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0040EDB"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דווח בכתב למתכנני המבנה ולמזמין על ממצאי הקידוחים, החקירות ובדיקות הקרקע. בין היתר -  </w:t>
      </w:r>
      <w:r w:rsidRPr="00071854">
        <w:rPr>
          <w:rFonts w:ascii="Times New Roman" w:eastAsia="Times New Roman" w:hAnsi="Times New Roman" w:cs="David"/>
          <w:sz w:val="24"/>
          <w:szCs w:val="24"/>
        </w:rPr>
        <w:t>CBR</w:t>
      </w:r>
      <w:r w:rsidRPr="00071854">
        <w:rPr>
          <w:rFonts w:ascii="Times New Roman" w:eastAsia="Times New Roman" w:hAnsi="Times New Roman" w:cs="David"/>
          <w:sz w:val="24"/>
          <w:szCs w:val="24"/>
          <w:rtl/>
        </w:rPr>
        <w:t xml:space="preserve"> השתית, פרמטרים לתכנון קירות תומכים, אפשרויות לניצול החומר המקומי מחפירה לצרכי מילוי, אפיון חומר מילוי מובא, הנחיות לשיפועי עבודות עפר (חפירה/מילוי) זמניים וסופיים, תסבולת הקרקע לביסוס וכו'.</w:t>
      </w:r>
      <w:r w:rsidRPr="00071854">
        <w:rPr>
          <w:rFonts w:ascii="Times New Roman" w:eastAsia="Times New Roman" w:hAnsi="Times New Roman" w:cs="David"/>
          <w:sz w:val="24"/>
          <w:szCs w:val="24"/>
          <w:rtl/>
        </w:rPr>
        <w:tab/>
      </w:r>
    </w:p>
    <w:p w14:paraId="06BA9C63"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00E379D"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2.2</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מוקדם:</w:t>
      </w:r>
    </w:p>
    <w:p w14:paraId="7C785DF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30B9EE6D"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עיבוד וניתוח ממצאי חקירות השתית. מיון מדגמי הקרקע מהקידוחים.</w:t>
      </w:r>
    </w:p>
    <w:p w14:paraId="67FCA4D6"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624C8C64"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הערכת התכונות ההנדסיות של הקרקע והשלכתן על היסודות ושאר חלקי המבנה.</w:t>
      </w:r>
    </w:p>
    <w:p w14:paraId="2DB2D2B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049752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בחינה וניתוח של החלופות השונות לתכנון השתית, התשתית, היסודות, החפירה, התמוך והדיפון והמילוי החוזר - בתיאום עם מתכנני הפתוח והמבנה, כולל השתתפות בדיונים.</w:t>
      </w:r>
    </w:p>
    <w:p w14:paraId="5D20B42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AAD4671"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 xml:space="preserve">ריכוז ומתן מסקנות והמלצות למתכנני הפתוח והמבנה לקביעת מבנה התשתית, המערכת הקונסטרוקטיבית או אחרת של היסודות ושאר חלקי המבנה המושפעים על ידי היסודות, לקביעת שיפועי חפירה, למערכת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ולמילוי חוזר, כפי שיתואמו עם היועץ.</w:t>
      </w:r>
    </w:p>
    <w:p w14:paraId="74742EF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839E83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יעוץ ליועץ בהכנת אומדן משוער של ערך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והמילוי החוזר לחלופות השונות.</w:t>
      </w:r>
    </w:p>
    <w:p w14:paraId="508E217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7A7388F"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ו.</w:t>
      </w:r>
      <w:r w:rsidRPr="00071854">
        <w:rPr>
          <w:rFonts w:ascii="Times New Roman" w:eastAsia="Times New Roman" w:hAnsi="Times New Roman" w:cs="David"/>
          <w:sz w:val="24"/>
          <w:szCs w:val="24"/>
          <w:rtl/>
        </w:rPr>
        <w:tab/>
        <w:t>חתימה על מסמכי התכנון המוגשים לרשויות כיועץ הביסוס.</w:t>
      </w:r>
    </w:p>
    <w:p w14:paraId="6531ADB9"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3DE28213"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2.3</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מפורט:</w:t>
      </w:r>
    </w:p>
    <w:p w14:paraId="35A4F403"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1431DA27"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הכנת חישובי היציבות והשקיעות של הקרקע.</w:t>
      </w:r>
    </w:p>
    <w:p w14:paraId="578AD37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03DEAEF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הכנת דו"ח קרקע הכולל נתונים </w:t>
      </w:r>
      <w:r w:rsidRPr="00071854">
        <w:rPr>
          <w:rFonts w:ascii="Times New Roman" w:eastAsia="Times New Roman" w:hAnsi="Times New Roman" w:cs="David" w:hint="cs"/>
          <w:sz w:val="24"/>
          <w:szCs w:val="24"/>
          <w:rtl/>
        </w:rPr>
        <w:t xml:space="preserve">חתכים תרשימים הנחיות </w:t>
      </w:r>
      <w:r w:rsidRPr="00071854">
        <w:rPr>
          <w:rFonts w:ascii="Times New Roman" w:eastAsia="Times New Roman" w:hAnsi="Times New Roman" w:cs="David"/>
          <w:sz w:val="24"/>
          <w:szCs w:val="24"/>
          <w:rtl/>
        </w:rPr>
        <w:t xml:space="preserve">והמלצות לחישובי היציבות לתכנון וביצוע: עבודות עפר, תשתית דרכים, תשתית לרצפת מרתף תחתון,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ניקוז, מילוי, תפרים במבנה וכד'.</w:t>
      </w:r>
    </w:p>
    <w:p w14:paraId="10EBA29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ACA02D4"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בדיקת ההתאמה של 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ת היסודות, החפירה והדיפון להמלצות.</w:t>
      </w:r>
    </w:p>
    <w:p w14:paraId="72DB55C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376C08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הכנת נתונים והמלצות בכתב למתכנני המבנה להכנת מפרטים וכתבי כמויות לביצוע התשתית, היסודות, החפירה, הדיפון והמילוי החוזר.</w:t>
      </w:r>
    </w:p>
    <w:p w14:paraId="5DC50A6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B2C176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מתן חוות דעת טכנית בכל הקשור למכרז בין קבלנים לבצוע התשתית,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הדיפון והמילוי החוזר, השתתפות בסיור קבלנים, הכנת תשובות לשאלות הקבלנים.</w:t>
      </w:r>
    </w:p>
    <w:p w14:paraId="158BE24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273A4DE"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בקורת על תכניות הפתוח , החפירה, התמ</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ך והדיפון, התשתית, המילוי והביסוס ועל התכנון הקונסטרוקטיבי של המבנה.</w:t>
      </w:r>
    </w:p>
    <w:p w14:paraId="1988968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8040753"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 xml:space="preserve">מתן חוות דעת טכנית בכל הקשור להצעות קבלנים לשנוי בשיטת </w:t>
      </w:r>
      <w:r w:rsidRPr="00071854">
        <w:rPr>
          <w:rFonts w:ascii="Times New Roman" w:eastAsia="Times New Roman" w:hAnsi="Times New Roman" w:cs="David" w:hint="cs"/>
          <w:sz w:val="24"/>
          <w:szCs w:val="24"/>
          <w:rtl/>
        </w:rPr>
        <w:t>הביסו</w:t>
      </w:r>
      <w:r w:rsidRPr="00071854">
        <w:rPr>
          <w:rFonts w:ascii="Times New Roman" w:eastAsia="Times New Roman" w:hAnsi="Times New Roman" w:cs="David" w:hint="eastAsia"/>
          <w:sz w:val="24"/>
          <w:szCs w:val="24"/>
          <w:rtl/>
        </w:rPr>
        <w:t>ס</w:t>
      </w:r>
      <w:r w:rsidRPr="00071854">
        <w:rPr>
          <w:rFonts w:ascii="Times New Roman" w:eastAsia="Times New Roman" w:hAnsi="Times New Roman" w:cs="David"/>
          <w:sz w:val="24"/>
          <w:szCs w:val="24"/>
          <w:rtl/>
        </w:rPr>
        <w:t>.</w:t>
      </w:r>
    </w:p>
    <w:p w14:paraId="3D99B0C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C208469"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p>
    <w:p w14:paraId="1684851E"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u w:val="single"/>
          <w:rtl/>
        </w:rPr>
      </w:pPr>
      <w:r w:rsidRPr="00071854">
        <w:rPr>
          <w:rFonts w:ascii="Times New Roman" w:eastAsia="Times New Roman" w:hAnsi="Times New Roman" w:cs="David"/>
          <w:sz w:val="24"/>
          <w:szCs w:val="24"/>
          <w:rtl/>
        </w:rPr>
        <w:lastRenderedPageBreak/>
        <w:t>2.4</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 xml:space="preserve">פיקוח עליון על עבודות עפר, תשתיות ביסוס, </w:t>
      </w:r>
      <w:r w:rsidRPr="00071854">
        <w:rPr>
          <w:rFonts w:ascii="Times New Roman" w:eastAsia="Times New Roman" w:hAnsi="Times New Roman" w:cs="David" w:hint="cs"/>
          <w:sz w:val="24"/>
          <w:szCs w:val="24"/>
          <w:u w:val="single"/>
          <w:rtl/>
        </w:rPr>
        <w:t>תמוך</w:t>
      </w:r>
      <w:r w:rsidRPr="00071854">
        <w:rPr>
          <w:rFonts w:ascii="Times New Roman" w:eastAsia="Times New Roman" w:hAnsi="Times New Roman" w:cs="David"/>
          <w:sz w:val="24"/>
          <w:szCs w:val="24"/>
          <w:u w:val="single"/>
          <w:rtl/>
        </w:rPr>
        <w:t xml:space="preserve"> ודיפון ומילוי חוזר:</w:t>
      </w:r>
    </w:p>
    <w:p w14:paraId="74F3829F" w14:textId="77777777" w:rsidR="00071854" w:rsidRPr="00071854" w:rsidRDefault="00071854" w:rsidP="00071854">
      <w:pPr>
        <w:keepNext/>
        <w:spacing w:before="240" w:beforeAutospacing="0" w:after="60" w:afterAutospacing="0" w:line="240" w:lineRule="auto"/>
        <w:ind w:left="2880"/>
        <w:jc w:val="both"/>
        <w:outlineLvl w:val="3"/>
        <w:rPr>
          <w:rFonts w:ascii="Times New Roman" w:eastAsia="Times New Roman" w:hAnsi="Times New Roman" w:cs="Times New Roman"/>
          <w:b/>
          <w:bCs/>
          <w:sz w:val="24"/>
          <w:szCs w:val="28"/>
          <w:rtl/>
        </w:rPr>
      </w:pPr>
    </w:p>
    <w:p w14:paraId="3CE70CD7"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r>
      <w:r w:rsidR="00656492">
        <w:rPr>
          <w:rFonts w:ascii="Times New Roman" w:eastAsia="Times New Roman" w:hAnsi="Times New Roman" w:cs="David" w:hint="cs"/>
          <w:sz w:val="24"/>
          <w:szCs w:val="24"/>
          <w:rtl/>
        </w:rPr>
        <w:t>יעוץ למפקח ב</w:t>
      </w:r>
      <w:r w:rsidRPr="00071854">
        <w:rPr>
          <w:rFonts w:ascii="Times New Roman" w:eastAsia="Times New Roman" w:hAnsi="Times New Roman" w:cs="David"/>
          <w:sz w:val="24"/>
          <w:szCs w:val="24"/>
          <w:rtl/>
        </w:rPr>
        <w:t>בקרת עבודות עפר ומצעים בעזרת מבדקה שתוזמן על ידי החברה וניתוח שוטף של התוצאות.</w:t>
      </w:r>
    </w:p>
    <w:p w14:paraId="06E47059"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04B6AA74"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פיקוח עליון על טיב ביצוע עבודות חפירה,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תשתית, מילוי ביסוס וכד' בתיאום עם המתכננים והמנהל.</w:t>
      </w:r>
    </w:p>
    <w:p w14:paraId="6EB5C66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E8877D1"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פיקוח עליון לבדיקה אם נתוני הקרקע, המתגלים בזמן הביצוע, מתאימים לנתונים שהתקבלו מחקירת השתית. במקרה הצורך התאמת ועדכון הנתונים וההמלצות שנתנו על ידי היועץ לתוצאות הבדיקות והעבודות המתגלות בזמן הביצוע.</w:t>
      </w:r>
    </w:p>
    <w:p w14:paraId="64695B13" w14:textId="77777777" w:rsidR="00071854" w:rsidRPr="00071854" w:rsidRDefault="00071854" w:rsidP="00071854">
      <w:pPr>
        <w:spacing w:before="0" w:beforeAutospacing="0" w:after="0" w:afterAutospacing="0" w:line="240" w:lineRule="auto"/>
        <w:ind w:left="216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דווח למנהל על הממצאים ועל התקדמות ביצוע העבודה לאחר כל ביקור של היועץ באתר.</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38D7D30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AC869D2"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יעוץ הדרכה ומתן הסברים למנהל ונציגיו באתר.</w:t>
      </w:r>
    </w:p>
    <w:p w14:paraId="05907DCD"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1336D327"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מתן יעוץ לפתרונות במקרים בהם יתגלו כשלים בבצוע העבודות לעומת התכנון.</w:t>
      </w:r>
    </w:p>
    <w:p w14:paraId="394F430E"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30CC394B"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קבלת העבודות ומתן הסברים למנהל ונציגיו באתר.</w:t>
      </w:r>
    </w:p>
    <w:p w14:paraId="25BEB77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091BD3B"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ייעוץ למנהל והשתתפות בבירורים עם קבלנים בקשר לעבודות.</w:t>
      </w:r>
    </w:p>
    <w:p w14:paraId="1215483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55804045"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מעקב אחר ביצוע המבנה והעבודות בסביבתו בכל הקשור לשירותי </w:t>
      </w:r>
      <w:r w:rsidRPr="00071854">
        <w:rPr>
          <w:rFonts w:ascii="Times New Roman" w:eastAsia="Times New Roman" w:hAnsi="Times New Roman" w:cs="David" w:hint="cs"/>
          <w:sz w:val="24"/>
          <w:szCs w:val="24"/>
          <w:rtl/>
        </w:rPr>
        <w:t>הייעו</w:t>
      </w:r>
      <w:r w:rsidRPr="00071854">
        <w:rPr>
          <w:rFonts w:ascii="Times New Roman" w:eastAsia="Times New Roman" w:hAnsi="Times New Roman" w:cs="David" w:hint="eastAsia"/>
          <w:sz w:val="24"/>
          <w:szCs w:val="24"/>
          <w:rtl/>
        </w:rPr>
        <w:t>ץ</w:t>
      </w:r>
      <w:r w:rsidRPr="00071854">
        <w:rPr>
          <w:rFonts w:ascii="Times New Roman" w:eastAsia="Times New Roman" w:hAnsi="Times New Roman" w:cs="David"/>
          <w:sz w:val="24"/>
          <w:szCs w:val="24"/>
          <w:rtl/>
        </w:rPr>
        <w:t xml:space="preserve"> ומתן הנחיות ופתרונות לבעיות המתעוררות במהלך הביצוע.</w:t>
      </w:r>
    </w:p>
    <w:p w14:paraId="342E6C3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73F92E19"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ט.</w:t>
      </w:r>
      <w:r w:rsidRPr="00071854">
        <w:rPr>
          <w:rFonts w:ascii="Times New Roman" w:eastAsia="Times New Roman" w:hAnsi="Times New Roman" w:cs="David"/>
          <w:sz w:val="24"/>
          <w:szCs w:val="24"/>
          <w:rtl/>
        </w:rPr>
        <w:tab/>
        <w:t xml:space="preserve">הכנה וחתימה על כל מסמך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ע"י הרשויות מהיועץ במהלך הבצוע, על אשור לחבור הפרויקט למערכות, ועל אשור לאכלוס ולתעודת גמר.</w:t>
      </w:r>
    </w:p>
    <w:p w14:paraId="396A6BE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2BAF38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w:t>
      </w:r>
      <w:r w:rsidRPr="00071854">
        <w:rPr>
          <w:rFonts w:ascii="Times New Roman" w:eastAsia="Times New Roman" w:hAnsi="Times New Roman" w:cs="David"/>
          <w:sz w:val="24"/>
          <w:szCs w:val="24"/>
          <w:rtl/>
        </w:rPr>
        <w:tab/>
        <w:t>בדיקת החשבונות הסופיים של הקבלנים לעבודות, אם המנהל  יבקש זאת, בהסתמך על אישורי הכמויות של המנהל.</w:t>
      </w:r>
    </w:p>
    <w:p w14:paraId="191C939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78573875"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יא.</w:t>
      </w:r>
      <w:r w:rsidRPr="00071854">
        <w:rPr>
          <w:rFonts w:ascii="Times New Roman" w:eastAsia="Times New Roman" w:hAnsi="Times New Roman" w:cs="David"/>
          <w:sz w:val="24"/>
          <w:szCs w:val="24"/>
          <w:rtl/>
        </w:rPr>
        <w:tab/>
        <w:t xml:space="preserve">בגמר ביצוע העבודות יגיש היועץ לנציג המזמין הצהרה, בנוסח נספח ט', כי בדק את ביצוע העבודות ומצא אותן תואמות </w:t>
      </w:r>
      <w:r w:rsidRPr="00071854">
        <w:rPr>
          <w:rFonts w:ascii="Times New Roman" w:eastAsia="Times New Roman" w:hAnsi="Times New Roman" w:cs="David" w:hint="cs"/>
          <w:sz w:val="24"/>
          <w:szCs w:val="24"/>
          <w:rtl/>
        </w:rPr>
        <w:t>לתוכנותיו</w:t>
      </w:r>
      <w:r w:rsidRPr="00071854">
        <w:rPr>
          <w:rFonts w:ascii="Times New Roman" w:eastAsia="Times New Roman" w:hAnsi="Times New Roman" w:cs="David"/>
          <w:sz w:val="24"/>
          <w:szCs w:val="24"/>
          <w:rtl/>
        </w:rPr>
        <w:t xml:space="preserve"> ולתקנים מחייבים וכי בוצעו לשביעות רצונו. ללא דו"חות והצהרה אלה לא תשולם ליועץ יתרת שכרו עבור פקוח עליון.</w:t>
      </w:r>
    </w:p>
    <w:p w14:paraId="451DE594"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26FD2905"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יב.</w:t>
      </w:r>
      <w:r w:rsidRPr="00071854">
        <w:rPr>
          <w:rFonts w:ascii="Times New Roman" w:eastAsia="Times New Roman" w:hAnsi="Times New Roman" w:cs="David"/>
          <w:sz w:val="24"/>
          <w:szCs w:val="24"/>
          <w:rtl/>
        </w:rPr>
        <w:tab/>
        <w:t>טיפול במעקב שקיעות אם יוחלט לבצע מעקב כזה וכן טיפול בבעיות שקיעות במהלך ביצוע התשתית והמבנה ועד תום תקופת האחריות ומתן חוות דעת לטיפול בסטיות מהשקיעות המותרות.</w:t>
      </w:r>
    </w:p>
    <w:p w14:paraId="591B7EE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EDF645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יג.</w:t>
      </w:r>
      <w:r w:rsidRPr="00071854">
        <w:rPr>
          <w:rFonts w:ascii="Times New Roman" w:eastAsia="Times New Roman" w:hAnsi="Times New Roman" w:cs="David"/>
          <w:sz w:val="24"/>
          <w:szCs w:val="24"/>
          <w:rtl/>
        </w:rPr>
        <w:tab/>
        <w:t xml:space="preserve">עזרה לחברה ככל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במקרה של בירור תביעות מצד גורמים כלשהם בקשר לסטיות הנובעות משקיעות בקרקע או מכשל </w:t>
      </w:r>
      <w:r w:rsidRPr="00071854">
        <w:rPr>
          <w:rFonts w:ascii="Times New Roman" w:eastAsia="Times New Roman" w:hAnsi="Times New Roman" w:cs="David" w:hint="cs"/>
          <w:sz w:val="24"/>
          <w:szCs w:val="24"/>
          <w:rtl/>
        </w:rPr>
        <w:t>בתמוך</w:t>
      </w:r>
      <w:r w:rsidRPr="00071854">
        <w:rPr>
          <w:rFonts w:ascii="Times New Roman" w:eastAsia="Times New Roman" w:hAnsi="Times New Roman" w:cs="David"/>
          <w:sz w:val="24"/>
          <w:szCs w:val="24"/>
          <w:rtl/>
        </w:rPr>
        <w:t>, לרבות סיוע בפני בתי משפט, הכנת תביעה או כתב הגנה כנגד כל גורם אחראי, בתיאום עם המנהל והיועצים המשפטים של החברה.</w:t>
      </w:r>
    </w:p>
    <w:p w14:paraId="2B184474"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D06E57D"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יד.</w:t>
      </w:r>
      <w:r w:rsidRPr="00071854">
        <w:rPr>
          <w:rFonts w:ascii="Times New Roman" w:eastAsia="Times New Roman" w:hAnsi="Times New Roman" w:cs="David"/>
          <w:sz w:val="24"/>
          <w:szCs w:val="24"/>
          <w:rtl/>
        </w:rPr>
        <w:tab/>
        <w:t>כל שרות נוסף שמקובל לתת במסגרת פיקוח עליון בתחום התמחות היועץ.</w:t>
      </w:r>
    </w:p>
    <w:p w14:paraId="6C9ED3F5"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rtl/>
        </w:rPr>
      </w:pPr>
    </w:p>
    <w:p w14:paraId="24365F42" w14:textId="77777777" w:rsidR="00071854" w:rsidRPr="00071854" w:rsidRDefault="00071854" w:rsidP="00071854">
      <w:pPr>
        <w:widowControl w:val="0"/>
        <w:spacing w:before="0" w:beforeAutospacing="0" w:after="0" w:afterAutospacing="0" w:line="240" w:lineRule="auto"/>
        <w:ind w:left="746"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sz w:val="24"/>
          <w:szCs w:val="24"/>
          <w:rtl/>
          <w:lang w:eastAsia="he-IL"/>
        </w:rPr>
        <w:tab/>
        <w:t xml:space="preserve">היועץ מתחייב לשמור  </w:t>
      </w:r>
      <w:r w:rsidRPr="00071854">
        <w:rPr>
          <w:rFonts w:ascii="Times New Roman" w:eastAsia="Times New Roman" w:hAnsi="Times New Roman" w:cs="David" w:hint="cs"/>
          <w:sz w:val="24"/>
          <w:szCs w:val="24"/>
          <w:rtl/>
          <w:lang w:eastAsia="he-IL"/>
        </w:rPr>
        <w:t xml:space="preserve">כל במשך 5 שנים לפחת מסיום הפרויקט </w:t>
      </w:r>
      <w:r w:rsidRPr="00071854">
        <w:rPr>
          <w:rFonts w:ascii="Times New Roman" w:eastAsia="Times New Roman" w:hAnsi="Times New Roman" w:cs="David"/>
          <w:sz w:val="24"/>
          <w:szCs w:val="24"/>
          <w:rtl/>
          <w:lang w:eastAsia="he-IL"/>
        </w:rPr>
        <w:t xml:space="preserve">התכניות והמסמכים עד לאחר סיום הביצוע בשטח של העבודות נשוא </w:t>
      </w:r>
      <w:r w:rsidRPr="00071854">
        <w:rPr>
          <w:rFonts w:ascii="Times New Roman" w:eastAsia="Times New Roman" w:hAnsi="Times New Roman" w:cs="David" w:hint="cs"/>
          <w:sz w:val="24"/>
          <w:szCs w:val="24"/>
          <w:rtl/>
          <w:lang w:eastAsia="he-IL"/>
        </w:rPr>
        <w:t>הייעו</w:t>
      </w:r>
      <w:r w:rsidRPr="00071854">
        <w:rPr>
          <w:rFonts w:ascii="Times New Roman" w:eastAsia="Times New Roman" w:hAnsi="Times New Roman" w:cs="David" w:hint="eastAsia"/>
          <w:sz w:val="24"/>
          <w:szCs w:val="24"/>
          <w:rtl/>
          <w:lang w:eastAsia="he-IL"/>
        </w:rPr>
        <w:t>ץ</w:t>
      </w:r>
      <w:r w:rsidRPr="00071854">
        <w:rPr>
          <w:rFonts w:ascii="Times New Roman" w:eastAsia="Times New Roman" w:hAnsi="Times New Roman" w:cs="David"/>
          <w:sz w:val="24"/>
          <w:szCs w:val="24"/>
          <w:rtl/>
          <w:lang w:eastAsia="he-IL"/>
        </w:rPr>
        <w:t>, כך שניתן יהיה לבצע מהם העתקים, צילומים וכו'</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וכן</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ניתן יהיה לבצע בהם תיקונים ושינויים.</w:t>
      </w:r>
    </w:p>
    <w:p w14:paraId="54F12730"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2794FD4"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t>4.</w:t>
      </w:r>
      <w:r w:rsidRPr="00071854">
        <w:rPr>
          <w:rFonts w:ascii="Times New Roman" w:eastAsia="Times New Roman" w:hAnsi="Times New Roman" w:cs="David"/>
          <w:sz w:val="24"/>
          <w:szCs w:val="24"/>
          <w:rtl/>
          <w:lang w:eastAsia="he-IL"/>
        </w:rPr>
        <w:tab/>
        <w:t xml:space="preserve">נציג המזמין רשאי להזמין אצל היועץ את כל שלבי העבודות המפורטות בנספח זה ו/או </w:t>
      </w:r>
      <w:r w:rsidRPr="00071854">
        <w:rPr>
          <w:rFonts w:ascii="Times New Roman" w:eastAsia="Times New Roman" w:hAnsi="Times New Roman" w:cs="David"/>
          <w:sz w:val="24"/>
          <w:szCs w:val="24"/>
          <w:rtl/>
          <w:lang w:eastAsia="he-IL"/>
        </w:rPr>
        <w:tab/>
        <w:t>חלק מהן ו/או עבודות נוספות להן, הכל כפי שיפורט בנספח ד'.</w:t>
      </w:r>
    </w:p>
    <w:p w14:paraId="42F8475D" w14:textId="77777777" w:rsidR="00071854" w:rsidRPr="00071854" w:rsidRDefault="00071854" w:rsidP="00071854">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sz w:val="24"/>
          <w:szCs w:val="25"/>
          <w:rtl/>
        </w:rPr>
        <w:br w:type="page"/>
      </w:r>
      <w:r w:rsidRPr="00071854">
        <w:rPr>
          <w:rFonts w:ascii="Times New Roman" w:eastAsia="Times New Roman" w:hAnsi="Times New Roman" w:cs="David"/>
          <w:bCs/>
          <w:sz w:val="24"/>
          <w:szCs w:val="24"/>
          <w:u w:val="single"/>
          <w:rtl/>
          <w:lang w:eastAsia="he-IL"/>
        </w:rPr>
        <w:lastRenderedPageBreak/>
        <w:t xml:space="preserve">נספח </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ג</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w:t>
      </w:r>
    </w:p>
    <w:p w14:paraId="49D6A25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1E9821"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לוח זמנים ושלבי עבודה</w:t>
      </w:r>
    </w:p>
    <w:p w14:paraId="12BF107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E877D5"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F49F9D9"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071854">
        <w:rPr>
          <w:rFonts w:ascii="Times New Roman" w:eastAsia="Times New Roman" w:hAnsi="Times New Roman" w:cs="David"/>
          <w:sz w:val="24"/>
          <w:szCs w:val="24"/>
          <w:lang w:eastAsia="he-IL"/>
        </w:rPr>
        <w:t>–</w:t>
      </w:r>
      <w:r w:rsidRPr="00071854">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3402E102"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7EE822"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היועץ וצוותו יעסקו בפרויקט לפי הצורך וללא הגבלת זמן.</w:t>
      </w:r>
    </w:p>
    <w:p w14:paraId="389C5B76"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6D8220"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4125F1AC"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B52A79"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2C2B5FBD"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04B233"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2A350E85"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br w:type="page"/>
      </w:r>
      <w:r w:rsidRPr="00071854">
        <w:rPr>
          <w:rFonts w:ascii="Times New Roman" w:eastAsia="Times New Roman" w:hAnsi="Times New Roman" w:cs="David"/>
          <w:b/>
          <w:bCs/>
          <w:sz w:val="24"/>
          <w:szCs w:val="24"/>
          <w:u w:val="single"/>
          <w:rtl/>
          <w:lang w:eastAsia="he-IL"/>
        </w:rPr>
        <w:lastRenderedPageBreak/>
        <w:t xml:space="preserve">נספח </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ד</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w:t>
      </w:r>
    </w:p>
    <w:p w14:paraId="507ABC70"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שכר היועץ</w:t>
      </w:r>
    </w:p>
    <w:p w14:paraId="0F9BF067" w14:textId="77777777" w:rsidR="00071854" w:rsidRPr="00071854" w:rsidRDefault="00071854" w:rsidP="00071854">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6C625F7B" w14:textId="77777777" w:rsidR="00071854" w:rsidRPr="00071854" w:rsidRDefault="00071854"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w:t>
      </w:r>
      <w:r w:rsidRPr="00071854">
        <w:rPr>
          <w:rFonts w:ascii="Times New Roman" w:eastAsia="Times New Roman" w:hAnsi="Times New Roman" w:cs="David"/>
          <w:sz w:val="24"/>
          <w:szCs w:val="24"/>
          <w:rtl/>
          <w:lang w:eastAsia="he-IL"/>
        </w:rPr>
        <w:tab/>
        <w:t xml:space="preserve">תמורת ביצוע </w:t>
      </w:r>
      <w:r w:rsidRPr="00071854">
        <w:rPr>
          <w:rFonts w:ascii="Times New Roman" w:eastAsia="Times New Roman" w:hAnsi="Times New Roman" w:cs="David" w:hint="cs"/>
          <w:sz w:val="24"/>
          <w:szCs w:val="24"/>
          <w:rtl/>
          <w:lang w:eastAsia="he-IL"/>
        </w:rPr>
        <w:t xml:space="preserve">מלוא </w:t>
      </w:r>
      <w:r w:rsidRPr="00071854">
        <w:rPr>
          <w:rFonts w:ascii="Times New Roman" w:eastAsia="Times New Roman" w:hAnsi="Times New Roman" w:cs="David"/>
          <w:sz w:val="24"/>
          <w:szCs w:val="24"/>
          <w:rtl/>
          <w:lang w:eastAsia="he-IL"/>
        </w:rPr>
        <w:t>שרותי היועץ, כמפורט בנספח ב'</w:t>
      </w:r>
      <w:r w:rsidRPr="00071854">
        <w:rPr>
          <w:rFonts w:ascii="Times New Roman" w:eastAsia="Times New Roman" w:hAnsi="Times New Roman" w:cs="David" w:hint="cs"/>
          <w:sz w:val="24"/>
          <w:szCs w:val="24"/>
          <w:rtl/>
          <w:lang w:eastAsia="he-IL"/>
        </w:rPr>
        <w:t>ובנספח ח'</w:t>
      </w:r>
      <w:r w:rsidRPr="00071854">
        <w:rPr>
          <w:rFonts w:ascii="Times New Roman" w:eastAsia="Times New Roman" w:hAnsi="Times New Roman" w:cs="David"/>
          <w:sz w:val="24"/>
          <w:szCs w:val="24"/>
          <w:rtl/>
          <w:lang w:eastAsia="he-IL"/>
        </w:rPr>
        <w:t>, ישלם המזמין ליועץ בשעורים כדלקמן:</w:t>
      </w:r>
    </w:p>
    <w:p w14:paraId="14F5D724" w14:textId="77777777" w:rsidR="00071854" w:rsidRPr="00071854" w:rsidRDefault="00071854" w:rsidP="00525E9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1.1</w:t>
      </w:r>
      <w:r w:rsidRPr="00071854">
        <w:rPr>
          <w:rFonts w:ascii="Times New Roman" w:eastAsia="Times New Roman" w:hAnsi="Times New Roman" w:cs="David"/>
          <w:sz w:val="24"/>
          <w:szCs w:val="24"/>
          <w:rtl/>
          <w:lang w:eastAsia="he-IL"/>
        </w:rPr>
        <w:tab/>
        <w:t>סכום קבוע ומוחלט של _______</w:t>
      </w:r>
      <w:r w:rsidR="00656492">
        <w:rPr>
          <w:rFonts w:ascii="Times New Roman" w:eastAsia="Times New Roman" w:hAnsi="Times New Roman" w:cs="David" w:hint="cs"/>
          <w:sz w:val="24"/>
          <w:szCs w:val="24"/>
          <w:rtl/>
          <w:lang w:eastAsia="he-IL"/>
        </w:rPr>
        <w:t>22,500</w:t>
      </w:r>
      <w:r w:rsidRPr="00071854">
        <w:rPr>
          <w:rFonts w:ascii="Times New Roman" w:eastAsia="Times New Roman" w:hAnsi="Times New Roman" w:cs="David"/>
          <w:sz w:val="24"/>
          <w:szCs w:val="24"/>
          <w:rtl/>
          <w:lang w:eastAsia="he-IL"/>
        </w:rPr>
        <w:t>__ ש"ח (במילים _____</w:t>
      </w:r>
      <w:r w:rsidR="0044185E">
        <w:rPr>
          <w:rFonts w:ascii="Times New Roman" w:eastAsia="Times New Roman" w:hAnsi="Times New Roman" w:cs="David" w:hint="cs"/>
          <w:sz w:val="24"/>
          <w:szCs w:val="24"/>
          <w:rtl/>
          <w:lang w:eastAsia="he-IL"/>
        </w:rPr>
        <w:t>עשרים ושתיים אלף וחמש מאות</w:t>
      </w:r>
      <w:r w:rsidRPr="00071854">
        <w:rPr>
          <w:rFonts w:ascii="Times New Roman" w:eastAsia="Times New Roman" w:hAnsi="Times New Roman" w:cs="David"/>
          <w:sz w:val="24"/>
          <w:szCs w:val="24"/>
          <w:rtl/>
          <w:lang w:eastAsia="he-IL"/>
        </w:rPr>
        <w:t>_________  ש"ח)</w:t>
      </w:r>
      <w:r w:rsidRPr="00071854">
        <w:rPr>
          <w:rFonts w:ascii="Times New Roman" w:eastAsia="Times New Roman" w:hAnsi="Times New Roman" w:cs="David" w:hint="cs"/>
          <w:sz w:val="24"/>
          <w:szCs w:val="24"/>
          <w:rtl/>
          <w:lang w:eastAsia="he-IL"/>
        </w:rPr>
        <w:t>בגין כל יחידת דיור (*)</w:t>
      </w:r>
      <w:r w:rsidR="00525E96">
        <w:rPr>
          <w:rFonts w:ascii="Times New Roman" w:eastAsia="Times New Roman" w:hAnsi="Times New Roman" w:cs="David"/>
          <w:sz w:val="24"/>
          <w:szCs w:val="24"/>
          <w:rtl/>
          <w:lang w:eastAsia="he-IL"/>
        </w:rPr>
        <w:t xml:space="preserve">. </w:t>
      </w:r>
    </w:p>
    <w:p w14:paraId="364B3175" w14:textId="77777777" w:rsidR="00071854" w:rsidRPr="00071854" w:rsidRDefault="00071854" w:rsidP="00525E96">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2.</w:t>
      </w:r>
      <w:r w:rsidRPr="00071854">
        <w:rPr>
          <w:rFonts w:ascii="Times New Roman" w:eastAsia="Times New Roman" w:hAnsi="Times New Roman" w:cs="David"/>
          <w:sz w:val="24"/>
          <w:szCs w:val="24"/>
          <w:rtl/>
          <w:lang w:eastAsia="he-IL"/>
        </w:rPr>
        <w:tab/>
      </w:r>
      <w:r w:rsidR="00525E96"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5D95390BBDF84DFBBAD4741AA2B6AD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525E96" w:rsidRPr="00DE118F">
            <w:rPr>
              <w:color w:val="00B0F0"/>
              <w:rtl/>
            </w:rPr>
            <w:t>[סוג מדד כותרת]</w:t>
          </w:r>
        </w:sdtContent>
      </w:sdt>
      <w:r w:rsidR="00525E96"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523079FF1D394F0492D8B49F894C5D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525E96" w:rsidRPr="00DE118F">
            <w:rPr>
              <w:color w:val="00B0F0"/>
              <w:rtl/>
            </w:rPr>
            <w:t>[מדד בגין/ידוע - כותרת]</w:t>
          </w:r>
        </w:sdtContent>
      </w:sdt>
      <w:r w:rsidR="00525E96"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5382A439C59410CB035DFA243515E5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00525E96" w:rsidRPr="00DE118F">
            <w:rPr>
              <w:color w:val="00B0F0"/>
              <w:rtl/>
            </w:rPr>
            <w:t>[מדד בסיס]</w:t>
          </w:r>
        </w:sdtContent>
      </w:sdt>
      <w:r w:rsidR="00525E96"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6AD8DDB1325430EA13CC606233C4E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525E96" w:rsidRPr="00DE118F">
            <w:rPr>
              <w:color w:val="00B0F0"/>
              <w:rtl/>
            </w:rPr>
            <w:t>[נקודות מדד]</w:t>
          </w:r>
        </w:sdtContent>
      </w:sdt>
      <w:r w:rsidR="00525E96" w:rsidRPr="00DE118F">
        <w:rPr>
          <w:rFonts w:ascii="Times New Roman" w:eastAsia="Times New Roman" w:hAnsi="Times New Roman" w:cs="David" w:hint="cs"/>
          <w:sz w:val="24"/>
          <w:szCs w:val="24"/>
          <w:rtl/>
        </w:rPr>
        <w:t xml:space="preserve"> נקודות) </w:t>
      </w:r>
      <w:r w:rsidR="00525E96" w:rsidRPr="00DE118F">
        <w:rPr>
          <w:rFonts w:ascii="Times New Roman" w:eastAsia="Times New Roman" w:hAnsi="Times New Roman" w:cs="David" w:hint="cs"/>
          <w:sz w:val="24"/>
          <w:szCs w:val="24"/>
          <w:rtl/>
          <w:lang w:eastAsia="he-IL"/>
        </w:rPr>
        <w:t xml:space="preserve"> עד למדד הידוע ביום הגשת כל חשבון.</w:t>
      </w:r>
    </w:p>
    <w:p w14:paraId="7DB523E0" w14:textId="77777777" w:rsidR="00071854" w:rsidRPr="00071854" w:rsidRDefault="00525E96"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71854" w:rsidRPr="00071854">
        <w:rPr>
          <w:rFonts w:ascii="Times New Roman" w:eastAsia="Times New Roman" w:hAnsi="Times New Roman" w:cs="David"/>
          <w:sz w:val="24"/>
          <w:szCs w:val="24"/>
          <w:rtl/>
          <w:lang w:eastAsia="he-IL"/>
        </w:rPr>
        <w:tab/>
        <w:t>למען הסר ספק:</w:t>
      </w:r>
    </w:p>
    <w:p w14:paraId="292E486E"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1</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rtl/>
          <w:lang w:eastAsia="he-IL"/>
        </w:rPr>
        <w:t>גובה שכר הטרחה לחלק מהפרויקט יחושב עפ"י החלק היחסי של שטח התכנית/מס' יחידות הדיור המבוצע באותו חלק מתוך כלל שטח התכנית/כלל יחידות הדיור.</w:t>
      </w:r>
    </w:p>
    <w:p w14:paraId="6F9D67C5"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3.2        </w:t>
      </w:r>
      <w:r w:rsidRPr="00071854">
        <w:rPr>
          <w:rFonts w:ascii="Times New Roman" w:eastAsia="Times New Roman" w:hAnsi="Times New Roman" w:cs="David"/>
          <w:sz w:val="24"/>
          <w:szCs w:val="24"/>
          <w:rtl/>
          <w:lang w:eastAsia="he-IL"/>
        </w:rPr>
        <w:t xml:space="preserve">מובהר כי שכר היועץ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04A2D92C"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2</w:t>
      </w:r>
      <w:r w:rsidRPr="00071854">
        <w:rPr>
          <w:rFonts w:ascii="Times New Roman" w:eastAsia="Times New Roman" w:hAnsi="Times New Roman" w:cs="David"/>
          <w:sz w:val="24"/>
          <w:szCs w:val="24"/>
          <w:rtl/>
          <w:lang w:eastAsia="he-IL"/>
        </w:rPr>
        <w:tab/>
        <w:t>שכר היועץ כולל את כל המפורט בחוזה על כל נספחיו, לרבות נספח ב'.</w:t>
      </w:r>
    </w:p>
    <w:p w14:paraId="76720FF9" w14:textId="77777777" w:rsidR="00071854" w:rsidRPr="00071854" w:rsidRDefault="00525E96"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4.</w:t>
      </w:r>
      <w:r w:rsidR="00071854" w:rsidRPr="00071854">
        <w:rPr>
          <w:rFonts w:ascii="Times New Roman" w:eastAsia="Times New Roman" w:hAnsi="Times New Roman" w:cs="David"/>
          <w:sz w:val="24"/>
          <w:szCs w:val="24"/>
          <w:rtl/>
          <w:lang w:eastAsia="he-IL"/>
        </w:rPr>
        <w:tab/>
        <w:t>בנוסף לכל תשלום ישולם ליועץ מע"מ כשיעורו בחוק וזאת כנגד המצאת חשבונית מס כדין, למועד תשלום המע"מ ע"י היועץ והמצאת כל אישור נוסף עפ"י דין.</w:t>
      </w:r>
    </w:p>
    <w:p w14:paraId="10DBBCFE" w14:textId="77777777" w:rsidR="00071854" w:rsidRPr="00071854" w:rsidRDefault="00071854"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5.</w:t>
      </w:r>
      <w:r w:rsidRPr="00071854">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היועץ הושלמו וכל המסמכים והתוכניות נמסרו למזמין. </w:t>
      </w:r>
    </w:p>
    <w:p w14:paraId="58EE27BA"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br w:type="page"/>
      </w:r>
    </w:p>
    <w:p w14:paraId="4376E10A"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42A407A3"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29C5CB3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"ה"</w:t>
      </w:r>
    </w:p>
    <w:p w14:paraId="2412A08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79A52BD0"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תשלומי שכר היועץ</w:t>
      </w:r>
    </w:p>
    <w:p w14:paraId="508EC36C"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0FEBDFA1"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66EECB59" w14:textId="77777777" w:rsidR="00525E96" w:rsidRDefault="00071854" w:rsidP="00525E96">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071854">
        <w:rPr>
          <w:rFonts w:ascii="Times New Roman" w:eastAsia="Times New Roman" w:hAnsi="Times New Roman" w:cs="David"/>
          <w:sz w:val="24"/>
          <w:szCs w:val="24"/>
          <w:rtl/>
        </w:rPr>
        <w:t>שכר היועץ ישולם לשיעורין כנגד גמר כל שלב ושלב של שרותי היועץ כמוגדר בחוזה לרבות בנספחים ב' ו- ח' כדלקמן:</w:t>
      </w:r>
    </w:p>
    <w:p w14:paraId="71FC0772" w14:textId="77777777" w:rsidR="00071854" w:rsidRPr="00525E96" w:rsidRDefault="00071854" w:rsidP="00525E96">
      <w:pPr>
        <w:widowControl w:val="0"/>
        <w:spacing w:before="0" w:beforeAutospacing="0" w:after="0" w:afterAutospacing="0" w:line="360" w:lineRule="auto"/>
        <w:ind w:left="720"/>
        <w:jc w:val="both"/>
        <w:rPr>
          <w:rFonts w:ascii="Times New Roman" w:eastAsia="Times New Roman" w:hAnsi="Times New Roman" w:cs="David"/>
          <w:sz w:val="24"/>
          <w:szCs w:val="24"/>
          <w:rtl/>
        </w:rPr>
      </w:pPr>
    </w:p>
    <w:p w14:paraId="6CB692C1"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לאחר גמר חקירת התשתית ואשור עבודות שלב זה ע"י המזמין</w:t>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20%</w:t>
      </w:r>
    </w:p>
    <w:p w14:paraId="3328D726"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1.2</w:t>
      </w:r>
      <w:r w:rsidRPr="00071854">
        <w:rPr>
          <w:rFonts w:ascii="Times New Roman" w:eastAsia="Times New Roman" w:hAnsi="Times New Roman" w:cs="David"/>
          <w:sz w:val="24"/>
          <w:szCs w:val="24"/>
          <w:rtl/>
        </w:rPr>
        <w:tab/>
        <w:t>לאחר העברת המלצות לתכנון מוקדם</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20%</w:t>
      </w:r>
    </w:p>
    <w:p w14:paraId="40D288F9" w14:textId="13149AD1" w:rsidR="00071854" w:rsidRPr="00071854" w:rsidRDefault="00071854" w:rsidP="00F324BE">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1.3</w:t>
      </w:r>
      <w:r w:rsidRPr="00071854">
        <w:rPr>
          <w:rFonts w:ascii="Times New Roman" w:eastAsia="Times New Roman" w:hAnsi="Times New Roman" w:cs="David"/>
          <w:sz w:val="24"/>
          <w:szCs w:val="24"/>
          <w:rtl/>
        </w:rPr>
        <w:tab/>
        <w:t>לאחר העברת המלצות לתכנון מפורט</w:t>
      </w:r>
      <w:r w:rsidRPr="00071854">
        <w:rPr>
          <w:rFonts w:ascii="Times New Roman" w:eastAsia="Times New Roman" w:hAnsi="Times New Roman" w:cs="David" w:hint="cs"/>
          <w:sz w:val="24"/>
          <w:szCs w:val="24"/>
          <w:rtl/>
        </w:rPr>
        <w:t xml:space="preserve"> והמצאת דו"ח קרקע</w:t>
      </w:r>
      <w:r w:rsidRPr="00071854">
        <w:rPr>
          <w:rFonts w:ascii="Times New Roman" w:eastAsia="Times New Roman" w:hAnsi="Times New Roman" w:cs="David"/>
          <w:sz w:val="24"/>
          <w:szCs w:val="24"/>
          <w:rtl/>
        </w:rPr>
        <w:tab/>
      </w:r>
      <w:r w:rsidRPr="00525E96">
        <w:rPr>
          <w:rFonts w:ascii="Times New Roman" w:eastAsia="Times New Roman" w:hAnsi="Times New Roman" w:cs="David"/>
          <w:sz w:val="24"/>
          <w:szCs w:val="24"/>
          <w:u w:val="dotted"/>
          <w:rtl/>
        </w:rPr>
        <w:tab/>
      </w:r>
      <w:r w:rsidR="0044185E">
        <w:rPr>
          <w:rFonts w:ascii="Times New Roman" w:eastAsia="Times New Roman" w:hAnsi="Times New Roman" w:cs="David" w:hint="cs"/>
          <w:sz w:val="24"/>
          <w:szCs w:val="24"/>
          <w:rtl/>
        </w:rPr>
        <w:t>25</w:t>
      </w:r>
      <w:r w:rsidRPr="00071854">
        <w:rPr>
          <w:rFonts w:ascii="Times New Roman" w:eastAsia="Times New Roman" w:hAnsi="Times New Roman" w:cs="David"/>
          <w:sz w:val="24"/>
          <w:szCs w:val="24"/>
          <w:rtl/>
        </w:rPr>
        <w:t>%</w:t>
      </w:r>
    </w:p>
    <w:p w14:paraId="67DD8CD3" w14:textId="1DF31181" w:rsidR="00071854" w:rsidRPr="00071854" w:rsidRDefault="00071854" w:rsidP="00D34891">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1.4</w:t>
      </w:r>
      <w:r w:rsidRPr="00071854">
        <w:rPr>
          <w:rFonts w:ascii="Times New Roman" w:eastAsia="Times New Roman" w:hAnsi="Times New Roman" w:cs="David"/>
          <w:sz w:val="24"/>
          <w:szCs w:val="24"/>
          <w:rtl/>
        </w:rPr>
        <w:tab/>
        <w:t>לאחר סיום עבודות הביסוס</w:t>
      </w:r>
      <w:r w:rsidR="00D34891">
        <w:rPr>
          <w:rFonts w:ascii="Times New Roman" w:eastAsia="Times New Roman" w:hAnsi="Times New Roman" w:cs="David" w:hint="cs"/>
          <w:sz w:val="24"/>
          <w:szCs w:val="24"/>
          <w:u w:val="dotted"/>
          <w:rtl/>
        </w:rPr>
        <w:t xml:space="preserve"> כולל מכתב אישור</w:t>
      </w:r>
      <w:r w:rsidR="00D34891">
        <w:rPr>
          <w:rFonts w:ascii="Times New Roman" w:eastAsia="Times New Roman" w:hAnsi="Times New Roman" w:cs="David" w:hint="cs"/>
          <w:sz w:val="24"/>
          <w:szCs w:val="24"/>
          <w:rtl/>
        </w:rPr>
        <w:t>35%</w:t>
      </w:r>
    </w:p>
    <w:p w14:paraId="3DB7E8CF" w14:textId="614478B7" w:rsidR="00071854" w:rsidRPr="00071854" w:rsidRDefault="00071854" w:rsidP="00D34891">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1.7 </w:t>
      </w:r>
    </w:p>
    <w:p w14:paraId="4FE54664"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Pr>
      </w:pPr>
    </w:p>
    <w:p w14:paraId="29CA5241"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51C25EFB"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8C29515"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היועץ יגיש חשבון לא יותר מאשר פעם בחודש.</w:t>
      </w:r>
    </w:p>
    <w:p w14:paraId="4BDE0E8F"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p>
    <w:p w14:paraId="20E16C2D" w14:textId="77777777" w:rsidR="00071854" w:rsidRPr="00071854" w:rsidRDefault="00071854" w:rsidP="00071854">
      <w:pPr>
        <w:widowControl w:val="0"/>
        <w:numPr>
          <w:ilvl w:val="0"/>
          <w:numId w:val="14"/>
        </w:numPr>
        <w:spacing w:before="0" w:beforeAutospacing="0" w:after="0" w:afterAutospacing="0" w:line="36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המזמין ישלם את שכר היועץ </w:t>
      </w:r>
      <w:r w:rsidRPr="00071854">
        <w:rPr>
          <w:rFonts w:ascii="Times New Roman" w:eastAsia="Times New Roman" w:hAnsi="Times New Roman" w:cs="David" w:hint="cs"/>
          <w:sz w:val="24"/>
          <w:szCs w:val="24"/>
          <w:rtl/>
        </w:rPr>
        <w:t>תוך 60 יום</w:t>
      </w:r>
      <w:r w:rsidRPr="00071854">
        <w:rPr>
          <w:rFonts w:ascii="Times New Roman" w:eastAsia="Times New Roman" w:hAnsi="Times New Roman" w:cs="David"/>
          <w:sz w:val="24"/>
          <w:szCs w:val="24"/>
          <w:rtl/>
        </w:rPr>
        <w:t xml:space="preserve"> מתאריך אישור החשבון ע"י המנהל.</w:t>
      </w:r>
    </w:p>
    <w:p w14:paraId="02FFC73A" w14:textId="77777777" w:rsidR="00071854" w:rsidRPr="00071854" w:rsidRDefault="00071854" w:rsidP="00071854">
      <w:pPr>
        <w:spacing w:before="0" w:beforeAutospacing="0" w:after="0" w:afterAutospacing="0" w:line="360" w:lineRule="auto"/>
        <w:ind w:left="720"/>
        <w:jc w:val="both"/>
        <w:rPr>
          <w:rFonts w:ascii="Times New Roman" w:eastAsia="Times New Roman" w:hAnsi="Times New Roman" w:cs="David"/>
          <w:sz w:val="24"/>
          <w:szCs w:val="24"/>
          <w:rtl/>
        </w:rPr>
      </w:pPr>
    </w:p>
    <w:p w14:paraId="298ABD7C"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4A94077B"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BEFC477"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850C759"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3DFC6B10"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17A41477"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0CB1CFEE"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1C82A7DE"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5B6EB149"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40941BDB"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0CFD6E56"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717EA18C" w14:textId="77777777" w:rsidR="00021829" w:rsidRDefault="00021829" w:rsidP="00071854">
      <w:pPr>
        <w:spacing w:before="0" w:beforeAutospacing="0" w:after="0" w:afterAutospacing="0" w:line="360" w:lineRule="auto"/>
        <w:rPr>
          <w:rFonts w:ascii="Times New Roman" w:eastAsia="Times New Roman" w:hAnsi="Times New Roman" w:cs="David"/>
          <w:sz w:val="24"/>
          <w:szCs w:val="24"/>
          <w:rtl/>
        </w:rPr>
      </w:pPr>
      <w:r>
        <w:rPr>
          <w:rFonts w:ascii="Times New Roman" w:eastAsia="Times New Roman" w:hAnsi="Times New Roman" w:cs="David"/>
          <w:sz w:val="24"/>
          <w:szCs w:val="24"/>
          <w:rtl/>
        </w:rPr>
        <w:br w:type="page"/>
      </w:r>
    </w:p>
    <w:p w14:paraId="22085C91"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35D3DEF3" w14:textId="77777777" w:rsidR="00525E96" w:rsidRPr="00672C76" w:rsidRDefault="00525E96" w:rsidP="00525E9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1C1CD391" w14:textId="77777777" w:rsidR="00525E96" w:rsidRPr="00B27B4C" w:rsidRDefault="00525E96" w:rsidP="00525E9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1A361450C164810808806455634C7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18ED1980"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E5303C7D7A54410A876A77D92AEBA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AF80356" w14:textId="77777777" w:rsidR="00525E96" w:rsidRPr="00B27B4C" w:rsidRDefault="00161D2E" w:rsidP="00525E9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hint="cs"/>
              <w:color w:val="008000"/>
              <w:sz w:val="24"/>
              <w:szCs w:val="24"/>
              <w:rtl/>
              <w:lang w:eastAsia="he-IL"/>
            </w:rPr>
            <w:t>אפריקה-ישראל מגורים בע''מ, מ.ח. 520034760</w:t>
          </w:r>
          <w:r>
            <w:rPr>
              <w:rFonts w:ascii="Times New Roman" w:eastAsia="Times New Roman" w:hAnsi="Times New Roman" w:cs="David" w:hint="cs"/>
              <w:color w:val="008000"/>
              <w:sz w:val="24"/>
              <w:szCs w:val="24"/>
              <w:rtl/>
              <w:lang w:eastAsia="he-IL"/>
            </w:rPr>
            <w:br/>
            <w:t>רח' יהונתן נתניהו 7 1ג', אור יהודה</w:t>
          </w:r>
        </w:p>
      </w:sdtContent>
    </w:sdt>
    <w:p w14:paraId="77A4F126"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DC44920"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E361017"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B14166D" w14:textId="77777777" w:rsidR="00525E96" w:rsidRPr="00B27B4C" w:rsidRDefault="00525E96" w:rsidP="00525E9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CAD25CC"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8FC08C" w14:textId="655A3672"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CF90CF051704F069974CC157BFF67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63C16">
            <w:rPr>
              <w:rFonts w:ascii="Times New Roman" w:eastAsia="Times New Roman" w:hAnsi="Times New Roman" w:cs="David" w:hint="cs"/>
              <w:color w:val="008000"/>
              <w:sz w:val="24"/>
              <w:szCs w:val="24"/>
              <w:rtl/>
              <w:lang w:eastAsia="he-IL"/>
            </w:rPr>
            <w:t>בס''ד זליו דיאנדי בע''מ - יעוץ קרקע ומבנים</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7DAB7E85D7C34BA49579DEA4F6123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63C16">
            <w:rPr>
              <w:rFonts w:ascii="Times New Roman" w:eastAsia="Times New Roman" w:hAnsi="Times New Roman" w:cs="David" w:hint="cs"/>
              <w:color w:val="008000"/>
              <w:sz w:val="24"/>
              <w:szCs w:val="24"/>
              <w:rtl/>
              <w:lang w:eastAsia="he-IL"/>
            </w:rPr>
            <w:t>בס''ד זליו דיאנדי בע''מ - יעוץ קרקע ומבנים</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F501A516AC97401FA0671F71236B5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63C16">
            <w:rPr>
              <w:rFonts w:ascii="Times New Roman" w:eastAsia="Times New Roman" w:hAnsi="Times New Roman" w:cs="David" w:hint="cs"/>
              <w:color w:val="008000"/>
              <w:sz w:val="24"/>
              <w:szCs w:val="24"/>
              <w:rtl/>
              <w:lang w:eastAsia="he-IL"/>
            </w:rPr>
            <w:t>בס''ד זליו דיאנדי בע''מ - יעוץ קרקע ומבנים</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4ADAB8F7"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3F6AA1B" w14:textId="5FA0E4A3"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E4FD3303F7B4BF39D4A838C3FD342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63C16">
            <w:rPr>
              <w:rFonts w:ascii="Times New Roman" w:eastAsia="Times New Roman" w:hAnsi="Times New Roman" w:cs="David" w:hint="cs"/>
              <w:color w:val="008000"/>
              <w:sz w:val="24"/>
              <w:szCs w:val="24"/>
              <w:rtl/>
              <w:lang w:eastAsia="he-IL"/>
            </w:rPr>
            <w:t>בס''ד זליו דיאנדי בע''מ - יעוץ קרקע ומבנים</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55FEA22BD30747E283D566817C52B6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ייעוץ ביסוס קרקע</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F153463B2074C8793344817CAA2B5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161D2E">
            <w:rPr>
              <w:rFonts w:ascii="Times New Roman" w:eastAsia="Times New Roman" w:hAnsi="Times New Roman" w:cs="David" w:hint="cs"/>
              <w:bCs/>
              <w:color w:val="008000"/>
              <w:sz w:val="24"/>
              <w:szCs w:val="24"/>
              <w:rtl/>
              <w:lang w:eastAsia="he-IL"/>
            </w:rPr>
            <w:t>סביוני  רעננה  צפון</w:t>
          </w:r>
        </w:sdtContent>
      </w:sdt>
      <w:r w:rsidRPr="00B27B4C">
        <w:rPr>
          <w:rFonts w:ascii="Times New Roman" w:eastAsia="Times New Roman" w:hAnsi="Times New Roman" w:cs="David" w:hint="cs"/>
          <w:color w:val="008000"/>
          <w:sz w:val="24"/>
          <w:szCs w:val="24"/>
          <w:rtl/>
          <w:lang w:eastAsia="he-IL"/>
        </w:rPr>
        <w:t>.</w:t>
      </w:r>
    </w:p>
    <w:p w14:paraId="68E8A77F"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06E9D3C" w14:textId="0F83920A"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E7BCCB2970414DA399FCAF92B1EFCC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63C16">
            <w:rPr>
              <w:rFonts w:ascii="Times New Roman" w:eastAsia="Times New Roman" w:hAnsi="Times New Roman" w:cs="David" w:hint="cs"/>
              <w:color w:val="008000"/>
              <w:sz w:val="24"/>
              <w:szCs w:val="24"/>
              <w:rtl/>
              <w:lang w:eastAsia="he-IL"/>
            </w:rPr>
            <w:t>בס''ד זליו דיאנדי בע''מ - יעוץ קרקע ומבנים</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E92E86D"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4EB9171" w14:textId="10287163" w:rsidR="00525E96" w:rsidRPr="00B27B4C" w:rsidRDefault="00525E96" w:rsidP="00525E9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B9690DDE4D45888176BE9B03C37F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63C16">
            <w:rPr>
              <w:rFonts w:ascii="Times New Roman" w:eastAsia="Times New Roman" w:hAnsi="Times New Roman" w:cs="David" w:hint="cs"/>
              <w:color w:val="008000"/>
              <w:sz w:val="24"/>
              <w:szCs w:val="24"/>
              <w:rtl/>
              <w:lang w:eastAsia="he-IL"/>
            </w:rPr>
            <w:t>בס''ד זליו דיאנדי בע''מ - יעוץ קרקע ומבנים</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C3748A2" w14:textId="77777777" w:rsidR="00525E96" w:rsidRPr="00B27B4C"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FEA4B9C"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A639AEE"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A3B6E96"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50E26F6"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AF9AD98"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7856E5F"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4E7F74B"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0206EEB6" w14:textId="77777777" w:rsidR="00525E96" w:rsidRPr="00435A20" w:rsidRDefault="00525E96" w:rsidP="00525E9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F007656" w14:textId="77777777" w:rsidR="00525E96" w:rsidRPr="009130F0" w:rsidRDefault="00525E96" w:rsidP="00525E9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FC8A041" w14:textId="5D60EF01" w:rsidR="00525E96" w:rsidRPr="000525E5" w:rsidRDefault="00525E96" w:rsidP="00525E9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lastRenderedPageBreak/>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0CEF94E080184B16A9352DA6B61F10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63C16">
            <w:rPr>
              <w:rFonts w:ascii="Times New Roman" w:eastAsia="Times New Roman" w:hAnsi="Times New Roman" w:cs="David" w:hint="cs"/>
              <w:color w:val="00B0F0"/>
              <w:sz w:val="24"/>
              <w:szCs w:val="24"/>
              <w:u w:val="single"/>
              <w:rtl/>
              <w:lang w:eastAsia="he-IL"/>
            </w:rPr>
            <w:t>בס''ד זליו דיאנדי בע''מ - יעוץ קרקע ומבנים</w:t>
          </w:r>
        </w:sdtContent>
      </w:sdt>
    </w:p>
    <w:p w14:paraId="3EB8B461" w14:textId="77777777" w:rsidR="00525E96"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EECD41D"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E92456F"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C7E988D"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1FAF4259" w14:textId="77777777" w:rsidR="00525E96" w:rsidRPr="00B27B4C" w:rsidRDefault="00525E96" w:rsidP="00525E9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2191242E" w14:textId="77777777" w:rsidR="00525E96" w:rsidRPr="00776496" w:rsidRDefault="00525E96" w:rsidP="00525E96">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5825B600" w14:textId="77777777" w:rsidR="00021829" w:rsidRDefault="00021829" w:rsidP="00525E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39C40E2B" w14:textId="77777777" w:rsidR="00525E96" w:rsidRPr="00B27B4C" w:rsidRDefault="00525E96" w:rsidP="00525E9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נספח "ז"</w:t>
      </w:r>
    </w:p>
    <w:p w14:paraId="31605E3D" w14:textId="77777777" w:rsidR="00525E96" w:rsidRPr="00B27B4C" w:rsidRDefault="00525E96" w:rsidP="00525E9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90C2319" w14:textId="77777777" w:rsidR="00525E96" w:rsidRPr="00255ACD" w:rsidRDefault="00525E96" w:rsidP="00525E96">
      <w:pPr>
        <w:widowControl w:val="0"/>
        <w:spacing w:before="240" w:beforeAutospacing="0" w:after="60" w:afterAutospacing="0" w:line="240" w:lineRule="auto"/>
        <w:jc w:val="center"/>
        <w:outlineLvl w:val="4"/>
        <w:rPr>
          <w:rFonts w:ascii="Times New Roman" w:eastAsia="Times New Roman" w:hAnsi="Times New Roman" w:cs="David"/>
          <w:b/>
          <w:bCs/>
          <w:sz w:val="24"/>
          <w:szCs w:val="24"/>
          <w:u w:val="single"/>
          <w:rtl/>
          <w:lang w:eastAsia="he-IL"/>
        </w:rPr>
      </w:pPr>
      <w:r w:rsidRPr="00255ACD">
        <w:rPr>
          <w:rFonts w:ascii="Times New Roman" w:eastAsia="Times New Roman" w:hAnsi="Times New Roman" w:cs="David" w:hint="cs"/>
          <w:b/>
          <w:bCs/>
          <w:sz w:val="24"/>
          <w:szCs w:val="24"/>
          <w:u w:val="single"/>
          <w:rtl/>
          <w:lang w:eastAsia="he-IL"/>
        </w:rPr>
        <w:t>אישור עריכת ביטוח</w:t>
      </w:r>
    </w:p>
    <w:p w14:paraId="41AB6739"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7A3DA2F" w14:textId="77777777" w:rsidR="00525E96" w:rsidRPr="00BD794C" w:rsidRDefault="00525E96" w:rsidP="00525E96">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תאריך</w:t>
      </w:r>
      <w:r w:rsidRPr="00BD794C">
        <w:rPr>
          <w:rFonts w:ascii="Times New Roman" w:eastAsia="Times New Roman" w:hAnsi="Times New Roman" w:cs="David"/>
          <w:sz w:val="24"/>
          <w:szCs w:val="24"/>
          <w:rtl/>
          <w:lang w:eastAsia="he-IL"/>
        </w:rPr>
        <w:t>: ________________</w:t>
      </w:r>
    </w:p>
    <w:p w14:paraId="13F62D2C"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לכבוד</w:t>
      </w:r>
    </w:p>
    <w:sdt>
      <w:sdtPr>
        <w:rPr>
          <w:rFonts w:ascii="Times New Roman" w:eastAsia="Times New Roman" w:hAnsi="Times New Roman" w:cs="David" w:hint="cs"/>
          <w:sz w:val="24"/>
          <w:szCs w:val="24"/>
          <w:u w:val="single"/>
          <w:rtl/>
          <w:lang w:eastAsia="he-IL"/>
        </w:rPr>
        <w:alias w:val="צד א בחוזה"/>
        <w:tag w:val="cntTzadA"/>
        <w:id w:val="-1564100711"/>
        <w:placeholder>
          <w:docPart w:val="B08F9EA163E3483DB147AFD04AE1C1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default"/>
        </w:rPr>
      </w:sdtEndPr>
      <w:sdtContent>
        <w:p w14:paraId="662F9A45" w14:textId="77777777" w:rsidR="00525E96" w:rsidRPr="009E0EE6" w:rsidRDefault="00161D2E" w:rsidP="00525E9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hint="cs"/>
              <w:sz w:val="24"/>
              <w:szCs w:val="24"/>
              <w:u w:val="single"/>
              <w:rtl/>
              <w:lang w:eastAsia="he-IL"/>
            </w:rPr>
            <w:t>אפריקה-ישראל מגורים בע''מ, מ.ח. 520034760</w:t>
          </w:r>
          <w:r>
            <w:rPr>
              <w:rFonts w:ascii="Times New Roman" w:eastAsia="Times New Roman" w:hAnsi="Times New Roman" w:cs="David" w:hint="cs"/>
              <w:sz w:val="24"/>
              <w:szCs w:val="24"/>
              <w:u w:val="single"/>
              <w:rtl/>
              <w:lang w:eastAsia="he-IL"/>
            </w:rPr>
            <w:br/>
            <w:t>רח' יהונתן נתניהו 7 1ג', אור יהודה</w:t>
          </w:r>
        </w:p>
      </w:sdtContent>
    </w:sdt>
    <w:p w14:paraId="4B3E2621" w14:textId="77777777" w:rsidR="00525E96" w:rsidRPr="00BD794C" w:rsidRDefault="00525E96" w:rsidP="00525E96">
      <w:pPr>
        <w:keepNext/>
        <w:widowControl w:val="0"/>
        <w:spacing w:before="240" w:beforeAutospacing="0" w:after="60" w:afterAutospacing="0" w:line="240" w:lineRule="auto"/>
        <w:outlineLvl w:val="3"/>
        <w:rPr>
          <w:rFonts w:ascii="Calibri" w:eastAsia="Times New Roman" w:hAnsi="Calibri" w:cs="David"/>
          <w:sz w:val="24"/>
          <w:szCs w:val="24"/>
          <w:rtl/>
          <w:lang w:eastAsia="he-IL"/>
        </w:rPr>
      </w:pPr>
      <w:r w:rsidRPr="00BD794C">
        <w:rPr>
          <w:rFonts w:ascii="Calibri" w:eastAsia="Times New Roman" w:hAnsi="Calibri" w:cs="David"/>
          <w:sz w:val="24"/>
          <w:szCs w:val="24"/>
          <w:rtl/>
          <w:lang w:eastAsia="he-IL"/>
        </w:rPr>
        <w:t xml:space="preserve">(להלן: </w:t>
      </w:r>
      <w:r w:rsidRPr="00BD794C">
        <w:rPr>
          <w:rFonts w:ascii="Calibri" w:eastAsia="Times New Roman" w:hAnsi="Calibri" w:cs="David"/>
          <w:b/>
          <w:bCs/>
          <w:sz w:val="24"/>
          <w:szCs w:val="24"/>
          <w:rtl/>
          <w:lang w:eastAsia="he-IL"/>
        </w:rPr>
        <w:t>"</w:t>
      </w:r>
      <w:r w:rsidRPr="00BD794C">
        <w:rPr>
          <w:rFonts w:ascii="Calibri" w:eastAsia="Times New Roman" w:hAnsi="Calibri" w:cs="David" w:hint="cs"/>
          <w:b/>
          <w:bCs/>
          <w:sz w:val="24"/>
          <w:szCs w:val="24"/>
          <w:rtl/>
          <w:lang w:eastAsia="he-IL"/>
        </w:rPr>
        <w:t>החברה</w:t>
      </w:r>
      <w:r w:rsidRPr="00BD794C">
        <w:rPr>
          <w:rFonts w:ascii="Calibri" w:eastAsia="Times New Roman" w:hAnsi="Calibri" w:cs="David"/>
          <w:b/>
          <w:bCs/>
          <w:sz w:val="24"/>
          <w:szCs w:val="24"/>
          <w:rtl/>
          <w:lang w:eastAsia="he-IL"/>
        </w:rPr>
        <w:t>"</w:t>
      </w:r>
      <w:r w:rsidRPr="00BD794C">
        <w:rPr>
          <w:rFonts w:ascii="Calibri" w:eastAsia="Times New Roman" w:hAnsi="Calibri" w:cs="David"/>
          <w:sz w:val="24"/>
          <w:szCs w:val="24"/>
          <w:rtl/>
          <w:lang w:eastAsia="he-IL"/>
        </w:rPr>
        <w:t>)</w:t>
      </w:r>
    </w:p>
    <w:p w14:paraId="2A498A65"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24F0654"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א</w:t>
      </w:r>
      <w:r w:rsidRPr="00BD794C">
        <w:rPr>
          <w:rFonts w:ascii="Times New Roman" w:eastAsia="Times New Roman" w:hAnsi="Times New Roman" w:cs="David"/>
          <w:sz w:val="24"/>
          <w:szCs w:val="24"/>
          <w:rtl/>
          <w:lang w:eastAsia="he-IL"/>
        </w:rPr>
        <w:t>.ג.נ.,</w:t>
      </w:r>
    </w:p>
    <w:p w14:paraId="0CB2A2DB" w14:textId="77777777" w:rsidR="00525E96" w:rsidRPr="00BD794C" w:rsidRDefault="00525E96" w:rsidP="00525E96">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C1E52F9" w14:textId="5ECF4086" w:rsidR="00525E96" w:rsidRPr="00BD794C" w:rsidRDefault="00525E96" w:rsidP="00525E96">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הנדון</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hint="eastAsia"/>
          <w:sz w:val="24"/>
          <w:szCs w:val="24"/>
          <w:rtl/>
          <w:lang w:eastAsia="he-IL"/>
        </w:rPr>
        <w:t>מבוטחנו</w:t>
      </w:r>
      <w:r w:rsidRPr="00BD794C">
        <w:rPr>
          <w:rFonts w:ascii="Times New Roman" w:eastAsia="Times New Roman" w:hAnsi="Times New Roman" w:cs="David"/>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465474569"/>
          <w:placeholder>
            <w:docPart w:val="4F41B09CC46F4DD9ACE36893C16FFB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63C16">
            <w:rPr>
              <w:rFonts w:ascii="Times New Roman" w:eastAsia="Times New Roman" w:hAnsi="Times New Roman" w:cs="David" w:hint="cs"/>
              <w:color w:val="00B0F0"/>
              <w:sz w:val="24"/>
              <w:szCs w:val="24"/>
              <w:u w:val="single"/>
              <w:rtl/>
              <w:lang w:eastAsia="he-IL"/>
            </w:rPr>
            <w:t>בס''ד זליו דיאנדי בע''מ - יעוץ קרקע ומבנים</w:t>
          </w:r>
        </w:sdtContent>
      </w:sdt>
      <w:r w:rsidRPr="00BD794C">
        <w:rPr>
          <w:rFonts w:ascii="Times New Roman" w:eastAsia="Times New Roman" w:hAnsi="Times New Roman" w:cs="David"/>
          <w:sz w:val="24"/>
          <w:szCs w:val="24"/>
          <w:rtl/>
          <w:lang w:eastAsia="he-IL"/>
        </w:rPr>
        <w:t xml:space="preserve">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היועץ</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w:t>
      </w:r>
    </w:p>
    <w:p w14:paraId="7261E2C3" w14:textId="77777777" w:rsidR="00525E96" w:rsidRPr="00BD794C" w:rsidRDefault="00525E96" w:rsidP="00525E96">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hint="eastAsia"/>
          <w:sz w:val="24"/>
          <w:szCs w:val="24"/>
          <w:rtl/>
          <w:lang w:eastAsia="he-IL"/>
        </w:rPr>
        <w:t>אישור</w:t>
      </w:r>
      <w:r w:rsidRPr="00BD794C">
        <w:rPr>
          <w:rFonts w:ascii="Times New Roman" w:eastAsia="Times New Roman" w:hAnsi="Times New Roman" w:cs="David"/>
          <w:sz w:val="24"/>
          <w:szCs w:val="24"/>
          <w:rtl/>
          <w:lang w:eastAsia="he-IL"/>
        </w:rPr>
        <w:t xml:space="preserve"> עריכת פוליסות ביטוח בקשר להסכם מיום </w:t>
      </w:r>
      <w:sdt>
        <w:sdtPr>
          <w:rPr>
            <w:rFonts w:ascii="Times New Roman" w:eastAsia="Times New Roman" w:hAnsi="Times New Roman" w:cs="David"/>
            <w:sz w:val="24"/>
            <w:szCs w:val="24"/>
            <w:rtl/>
            <w:lang w:eastAsia="he-IL"/>
          </w:rPr>
          <w:alias w:val="תאריך חתימת חוזה"/>
          <w:tag w:val="cntSignDate"/>
          <w:id w:val="-795063597"/>
          <w:placeholder>
            <w:docPart w:val="F96F3B6E2E1B401C8E107A01E86E5D2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Pr="00E319B9">
            <w:rPr>
              <w:rStyle w:val="PlaceholderText"/>
              <w:color w:val="00B0F0"/>
              <w:rtl/>
            </w:rPr>
            <w:t>[תאריך חתימת חוזה]</w:t>
          </w:r>
        </w:sdtContent>
      </w:sdt>
    </w:p>
    <w:p w14:paraId="3045378B" w14:textId="141EFFE8" w:rsidR="00525E96" w:rsidRPr="00BD794C" w:rsidRDefault="00525E96" w:rsidP="00525E96">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בין</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b/>
          <w:bCs/>
          <w:sz w:val="24"/>
          <w:szCs w:val="24"/>
          <w:rtl/>
          <w:lang w:eastAsia="he-IL"/>
        </w:rPr>
        <w:t>החברה</w:t>
      </w:r>
      <w:r w:rsidRPr="00BD794C">
        <w:rPr>
          <w:rFonts w:ascii="Times New Roman" w:eastAsia="Times New Roman" w:hAnsi="Times New Roman" w:cs="David" w:hint="cs"/>
          <w:sz w:val="24"/>
          <w:szCs w:val="24"/>
          <w:rtl/>
          <w:lang w:eastAsia="he-IL"/>
        </w:rPr>
        <w:t xml:space="preserve">  </w:t>
      </w:r>
      <w:r w:rsidRPr="00BD794C">
        <w:rPr>
          <w:rFonts w:ascii="Times New Roman" w:eastAsia="Times New Roman" w:hAnsi="Times New Roman" w:cs="David"/>
          <w:sz w:val="24"/>
          <w:szCs w:val="24"/>
          <w:rtl/>
          <w:lang w:eastAsia="he-IL"/>
        </w:rPr>
        <w:t>לבין היועץ</w:t>
      </w:r>
      <w:r w:rsidRPr="00BD794C">
        <w:rPr>
          <w:rFonts w:ascii="Times New Roman" w:eastAsia="Times New Roman" w:hAnsi="Times New Roman" w:cs="David" w:hint="cs"/>
          <w:sz w:val="24"/>
          <w:szCs w:val="24"/>
          <w:rtl/>
          <w:lang w:eastAsia="he-IL"/>
        </w:rPr>
        <w:t>,</w:t>
      </w:r>
      <w:r w:rsidRPr="00BD794C">
        <w:rPr>
          <w:rFonts w:ascii="Times New Roman" w:eastAsia="Times New Roman" w:hAnsi="Times New Roman" w:cs="David"/>
          <w:sz w:val="24"/>
          <w:szCs w:val="24"/>
          <w:rtl/>
          <w:lang w:eastAsia="he-IL"/>
        </w:rPr>
        <w:t xml:space="preserve"> ל</w:t>
      </w:r>
      <w:r w:rsidRPr="00BD794C">
        <w:rPr>
          <w:rFonts w:ascii="Times New Roman" w:eastAsia="Times New Roman" w:hAnsi="Times New Roman" w:cs="David" w:hint="cs"/>
          <w:sz w:val="24"/>
          <w:szCs w:val="24"/>
          <w:rtl/>
          <w:lang w:eastAsia="he-IL"/>
        </w:rPr>
        <w:t xml:space="preserve">מתן שירותי </w:t>
      </w:r>
      <w:sdt>
        <w:sdtPr>
          <w:rPr>
            <w:rFonts w:ascii="Times New Roman" w:eastAsia="Times New Roman" w:hAnsi="Times New Roman" w:cs="David" w:hint="cs"/>
            <w:sz w:val="24"/>
            <w:szCs w:val="24"/>
            <w:rtl/>
            <w:lang w:eastAsia="he-IL"/>
          </w:rPr>
          <w:alias w:val="תיאור עבודה"/>
          <w:tag w:val="cntJobDesc"/>
          <w:id w:val="996229344"/>
          <w:placeholder>
            <w:docPart w:val="EF91FD446DE04F89A628F23A03EDBA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D34891">
            <w:rPr>
              <w:rFonts w:ascii="Times New Roman" w:eastAsia="Times New Roman" w:hAnsi="Times New Roman" w:cs="David" w:hint="cs"/>
              <w:sz w:val="24"/>
              <w:szCs w:val="24"/>
              <w:rtl/>
              <w:lang w:eastAsia="he-IL"/>
            </w:rPr>
            <w:t>ייעוץ בתחום הנדסת קרקע</w:t>
          </w:r>
        </w:sdtContent>
      </w:sdt>
      <w:r w:rsidRPr="00BD794C">
        <w:rPr>
          <w:rFonts w:ascii="Times New Roman" w:eastAsia="Times New Roman" w:hAnsi="Times New Roman" w:cs="David" w:hint="cs"/>
          <w:sz w:val="24"/>
          <w:szCs w:val="24"/>
          <w:rtl/>
          <w:lang w:eastAsia="he-IL"/>
        </w:rPr>
        <w:t xml:space="preserve"> </w:t>
      </w:r>
    </w:p>
    <w:p w14:paraId="6A70AE21" w14:textId="77777777" w:rsidR="00525E96" w:rsidRPr="00BD794C" w:rsidRDefault="00525E96" w:rsidP="00525E96">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 xml:space="preserve">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w:t>
      </w:r>
      <w:r w:rsidRPr="00BD794C">
        <w:rPr>
          <w:rFonts w:ascii="Times New Roman" w:eastAsia="Times New Roman" w:hAnsi="Times New Roman" w:cs="David" w:hint="cs"/>
          <w:b/>
          <w:bCs/>
          <w:sz w:val="24"/>
          <w:szCs w:val="24"/>
          <w:rtl/>
          <w:lang w:eastAsia="he-IL"/>
        </w:rPr>
        <w:t>שירותים</w:t>
      </w:r>
      <w:r w:rsidRPr="00BD794C">
        <w:rPr>
          <w:rFonts w:ascii="Times New Roman" w:eastAsia="Times New Roman" w:hAnsi="Times New Roman" w:cs="David"/>
          <w:b/>
          <w:bCs/>
          <w:sz w:val="24"/>
          <w:szCs w:val="24"/>
          <w:rtl/>
          <w:lang w:eastAsia="he-IL"/>
        </w:rPr>
        <w:t xml:space="preserve">" </w:t>
      </w:r>
      <w:r w:rsidRPr="00BD794C">
        <w:rPr>
          <w:rFonts w:ascii="Times New Roman" w:eastAsia="Times New Roman" w:hAnsi="Times New Roman" w:cs="David" w:hint="eastAsia"/>
          <w:sz w:val="24"/>
          <w:szCs w:val="24"/>
          <w:rtl/>
          <w:lang w:eastAsia="he-IL"/>
        </w:rPr>
        <w:t>ו</w:t>
      </w:r>
      <w:r w:rsidRPr="00BD794C">
        <w:rPr>
          <w:rFonts w:ascii="Times New Roman" w:eastAsia="Times New Roman" w:hAnsi="Times New Roman" w:cs="David"/>
          <w:sz w:val="24"/>
          <w:szCs w:val="24"/>
          <w:rtl/>
          <w:lang w:eastAsia="he-IL"/>
        </w:rPr>
        <w:t xml:space="preserve">/או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ההסכם</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לפי</w:t>
      </w:r>
      <w:r w:rsidRPr="00BD794C">
        <w:rPr>
          <w:rFonts w:ascii="Times New Roman" w:eastAsia="Times New Roman" w:hAnsi="Times New Roman" w:cs="David"/>
          <w:sz w:val="24"/>
          <w:szCs w:val="24"/>
          <w:rtl/>
          <w:lang w:eastAsia="he-IL"/>
        </w:rPr>
        <w:t xml:space="preserve"> העניין)</w:t>
      </w:r>
    </w:p>
    <w:p w14:paraId="7FD511A2"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C127867"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lang w:eastAsia="he-IL"/>
        </w:rPr>
      </w:pPr>
    </w:p>
    <w:p w14:paraId="5BA1C755"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BD794C">
        <w:rPr>
          <w:rFonts w:ascii="Times New Roman" w:eastAsia="Times New Roman" w:hAnsi="Times New Roman" w:cs="David" w:hint="cs"/>
          <w:sz w:val="24"/>
          <w:szCs w:val="24"/>
          <w:rtl/>
          <w:lang w:eastAsia="he-IL"/>
        </w:rPr>
        <w:t>יועץ</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לרבות</w:t>
      </w:r>
      <w:r w:rsidRPr="00BD794C">
        <w:rPr>
          <w:rFonts w:ascii="Times New Roman" w:eastAsia="Times New Roman" w:hAnsi="Times New Roman" w:cs="David"/>
          <w:sz w:val="24"/>
          <w:szCs w:val="24"/>
          <w:rtl/>
          <w:lang w:eastAsia="he-IL"/>
        </w:rPr>
        <w:t xml:space="preserve"> ב</w:t>
      </w:r>
      <w:r w:rsidRPr="00BD794C">
        <w:rPr>
          <w:rFonts w:ascii="Times New Roman" w:eastAsia="Times New Roman" w:hAnsi="Times New Roman" w:cs="David" w:hint="cs"/>
          <w:sz w:val="24"/>
          <w:szCs w:val="24"/>
          <w:rtl/>
          <w:lang w:eastAsia="he-IL"/>
        </w:rPr>
        <w:t xml:space="preserve">גין השירותים </w:t>
      </w:r>
      <w:r w:rsidRPr="00BD794C">
        <w:rPr>
          <w:rFonts w:ascii="Times New Roman" w:eastAsia="Times New Roman" w:hAnsi="Times New Roman" w:cs="David" w:hint="cs"/>
          <w:b/>
          <w:bCs/>
          <w:sz w:val="24"/>
          <w:szCs w:val="24"/>
          <w:rtl/>
          <w:lang w:eastAsia="he-IL"/>
        </w:rPr>
        <w:t>לחברה</w:t>
      </w:r>
      <w:r w:rsidRPr="00BD794C">
        <w:rPr>
          <w:rFonts w:ascii="Times New Roman" w:eastAsia="Times New Roman" w:hAnsi="Times New Roman" w:cs="David"/>
          <w:sz w:val="24"/>
          <w:szCs w:val="24"/>
          <w:rtl/>
          <w:lang w:eastAsia="he-IL"/>
        </w:rPr>
        <w:t>:-</w:t>
      </w:r>
    </w:p>
    <w:p w14:paraId="6868DF65"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A4F0587"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93CBBB" w14:textId="77777777" w:rsidR="00525E96" w:rsidRPr="00BD794C" w:rsidRDefault="00525E96" w:rsidP="00525E96">
      <w:pPr>
        <w:keepNext/>
        <w:widowControl w:val="0"/>
        <w:numPr>
          <w:ilvl w:val="0"/>
          <w:numId w:val="22"/>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BD794C">
        <w:rPr>
          <w:rFonts w:ascii="Calibri Light" w:eastAsia="Times New Roman" w:hAnsi="Calibri Light" w:cs="David" w:hint="eastAsia"/>
          <w:kern w:val="32"/>
          <w:sz w:val="24"/>
          <w:szCs w:val="24"/>
          <w:u w:val="single"/>
          <w:rtl/>
          <w:lang w:eastAsia="he-IL"/>
        </w:rPr>
        <w:t>ביטוח</w:t>
      </w:r>
      <w:r w:rsidRPr="00BD794C">
        <w:rPr>
          <w:rFonts w:ascii="Calibri Light" w:eastAsia="Times New Roman" w:hAnsi="Calibri Light" w:cs="David"/>
          <w:kern w:val="32"/>
          <w:sz w:val="24"/>
          <w:szCs w:val="24"/>
          <w:u w:val="single"/>
          <w:rtl/>
          <w:lang w:eastAsia="he-IL"/>
        </w:rPr>
        <w:t xml:space="preserve"> אחריות מקצועית</w:t>
      </w:r>
      <w:r w:rsidRPr="00BD794C">
        <w:rPr>
          <w:rFonts w:ascii="Calibri Light" w:eastAsia="Times New Roman" w:hAnsi="Calibri Light" w:cs="David" w:hint="cs"/>
          <w:kern w:val="32"/>
          <w:sz w:val="24"/>
          <w:szCs w:val="24"/>
          <w:rtl/>
          <w:lang w:eastAsia="he-IL"/>
        </w:rPr>
        <w:t xml:space="preserve">  - מ.פ. ______________________</w:t>
      </w:r>
    </w:p>
    <w:p w14:paraId="14FBADE9" w14:textId="77777777" w:rsidR="00525E96" w:rsidRPr="00BD794C" w:rsidRDefault="00525E96" w:rsidP="00525E96">
      <w:pPr>
        <w:keepNext/>
        <w:widowControl w:val="0"/>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BD794C">
        <w:rPr>
          <w:rFonts w:ascii="Calibri Light" w:eastAsia="Times New Roman" w:hAnsi="Calibri Light" w:cs="David" w:hint="eastAsia"/>
          <w:kern w:val="32"/>
          <w:sz w:val="24"/>
          <w:szCs w:val="24"/>
          <w:rtl/>
          <w:lang w:eastAsia="he-IL"/>
        </w:rPr>
        <w:t>לכיסוי</w:t>
      </w:r>
      <w:r w:rsidRPr="00BD794C">
        <w:rPr>
          <w:rFonts w:ascii="Calibri Light" w:eastAsia="Times New Roman" w:hAnsi="Calibri Light" w:cs="David"/>
          <w:kern w:val="32"/>
          <w:sz w:val="24"/>
          <w:szCs w:val="24"/>
          <w:rtl/>
          <w:lang w:eastAsia="he-IL"/>
        </w:rPr>
        <w:t xml:space="preserve"> אחריותו ש</w:t>
      </w:r>
      <w:r w:rsidRPr="00BD794C">
        <w:rPr>
          <w:rFonts w:ascii="Calibri Light" w:eastAsia="Times New Roman" w:hAnsi="Calibri Light" w:cs="David" w:hint="eastAsia"/>
          <w:kern w:val="32"/>
          <w:sz w:val="24"/>
          <w:szCs w:val="24"/>
          <w:rtl/>
          <w:lang w:eastAsia="he-IL"/>
        </w:rPr>
        <w:t>ל</w:t>
      </w:r>
      <w:r w:rsidRPr="00BD794C">
        <w:rPr>
          <w:rFonts w:ascii="Calibri Light" w:eastAsia="Times New Roman" w:hAnsi="Calibri Light" w:cs="David"/>
          <w:kern w:val="32"/>
          <w:sz w:val="24"/>
          <w:szCs w:val="24"/>
          <w:rtl/>
          <w:lang w:eastAsia="he-IL"/>
        </w:rPr>
        <w:t xml:space="preserve"> היועץ </w:t>
      </w:r>
      <w:r w:rsidRPr="00BD794C">
        <w:rPr>
          <w:rFonts w:ascii="Calibri Light" w:eastAsia="Times New Roman" w:hAnsi="Calibri Light" w:cs="David" w:hint="eastAsia"/>
          <w:kern w:val="32"/>
          <w:sz w:val="24"/>
          <w:szCs w:val="24"/>
          <w:rtl/>
          <w:lang w:eastAsia="he-IL"/>
        </w:rPr>
        <w:t>על</w:t>
      </w:r>
      <w:r w:rsidRPr="00BD794C">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BD794C">
        <w:rPr>
          <w:rFonts w:ascii="Calibri Light" w:eastAsia="Times New Roman" w:hAnsi="Calibri Light" w:cs="David" w:hint="cs"/>
          <w:kern w:val="32"/>
          <w:sz w:val="24"/>
          <w:szCs w:val="24"/>
          <w:rtl/>
          <w:lang w:eastAsia="he-IL"/>
        </w:rPr>
        <w:t>(</w:t>
      </w:r>
      <w:r w:rsidRPr="00BD794C">
        <w:rPr>
          <w:rFonts w:ascii="Calibri Light" w:eastAsia="Times New Roman" w:hAnsi="Calibri Light" w:cs="David"/>
          <w:kern w:val="32"/>
          <w:sz w:val="24"/>
          <w:szCs w:val="24"/>
          <w:rtl/>
          <w:lang w:eastAsia="he-IL"/>
        </w:rPr>
        <w:t xml:space="preserve">לרבות </w:t>
      </w:r>
      <w:r w:rsidRPr="00BD794C">
        <w:rPr>
          <w:rFonts w:ascii="Calibri Light" w:eastAsia="Times New Roman" w:hAnsi="Calibri Light" w:cs="David" w:hint="cs"/>
          <w:kern w:val="32"/>
          <w:sz w:val="24"/>
          <w:szCs w:val="24"/>
          <w:rtl/>
          <w:lang w:eastAsia="he-IL"/>
        </w:rPr>
        <w:t>במפורש</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cs"/>
          <w:kern w:val="32"/>
          <w:sz w:val="24"/>
          <w:szCs w:val="24"/>
          <w:rtl/>
          <w:lang w:eastAsia="he-IL"/>
        </w:rPr>
        <w:t>החברה</w:t>
      </w:r>
      <w:r w:rsidRPr="00BD794C">
        <w:rPr>
          <w:rFonts w:ascii="Calibri Light" w:eastAsia="Times New Roman" w:hAnsi="Calibri Light" w:cs="David"/>
          <w:kern w:val="32"/>
          <w:sz w:val="24"/>
          <w:szCs w:val="24"/>
          <w:rtl/>
          <w:lang w:eastAsia="he-IL"/>
        </w:rPr>
        <w:t xml:space="preserve"> </w:t>
      </w:r>
      <w:r w:rsidRPr="00BD794C">
        <w:rPr>
          <w:rFonts w:ascii="Calibri Light" w:eastAsia="Times New Roman" w:hAnsi="Calibri Light" w:cs="David" w:hint="cs"/>
          <w:kern w:val="32"/>
          <w:sz w:val="24"/>
          <w:szCs w:val="24"/>
          <w:rtl/>
          <w:lang w:eastAsia="he-IL"/>
        </w:rPr>
        <w:t>)</w:t>
      </w:r>
      <w:r w:rsidRPr="00BD794C">
        <w:rPr>
          <w:rFonts w:ascii="Calibri Light" w:eastAsia="Times New Roman" w:hAnsi="Calibri Light" w:cs="David"/>
          <w:kern w:val="32"/>
          <w:sz w:val="24"/>
          <w:szCs w:val="24"/>
          <w:rtl/>
          <w:lang w:eastAsia="he-IL"/>
        </w:rPr>
        <w:t xml:space="preserve">, כתוצאה ממעשה ו/או מחדל מקצועי של </w:t>
      </w:r>
      <w:r w:rsidRPr="00BD794C">
        <w:rPr>
          <w:rFonts w:ascii="Calibri Light" w:eastAsia="Times New Roman" w:hAnsi="Calibri Light" w:cs="David" w:hint="eastAsia"/>
          <w:kern w:val="32"/>
          <w:sz w:val="24"/>
          <w:szCs w:val="24"/>
          <w:rtl/>
          <w:lang w:eastAsia="he-IL"/>
        </w:rPr>
        <w:t>היועץ</w:t>
      </w:r>
      <w:r w:rsidRPr="00BD794C">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BD794C">
        <w:rPr>
          <w:rFonts w:ascii="Calibri Light" w:eastAsia="Times New Roman" w:hAnsi="Calibri Light" w:cs="David" w:hint="eastAsia"/>
          <w:kern w:val="32"/>
          <w:sz w:val="24"/>
          <w:szCs w:val="24"/>
          <w:rtl/>
          <w:lang w:eastAsia="he-IL"/>
        </w:rPr>
        <w:t>בגבולות</w:t>
      </w:r>
      <w:r w:rsidRPr="00BD794C">
        <w:rPr>
          <w:rFonts w:ascii="Calibri Light" w:eastAsia="Times New Roman" w:hAnsi="Calibri Light" w:cs="David"/>
          <w:kern w:val="32"/>
          <w:sz w:val="24"/>
          <w:szCs w:val="24"/>
          <w:rtl/>
          <w:lang w:eastAsia="he-IL"/>
        </w:rPr>
        <w:t xml:space="preserve"> אחריות בסך של </w:t>
      </w:r>
      <w:r w:rsidRPr="00BD794C">
        <w:rPr>
          <w:rFonts w:ascii="Calibri Light" w:eastAsia="Times New Roman" w:hAnsi="Calibri Light" w:cs="David" w:hint="cs"/>
          <w:kern w:val="32"/>
          <w:sz w:val="24"/>
          <w:szCs w:val="24"/>
          <w:rtl/>
          <w:lang w:eastAsia="he-IL"/>
        </w:rPr>
        <w:t xml:space="preserve">___________ ₪ </w:t>
      </w:r>
      <w:r w:rsidRPr="00BD794C">
        <w:rPr>
          <w:rFonts w:ascii="Calibri Light" w:eastAsia="Times New Roman" w:hAnsi="Calibri Light" w:cs="David"/>
          <w:kern w:val="32"/>
          <w:sz w:val="24"/>
          <w:szCs w:val="24"/>
          <w:rtl/>
          <w:lang w:eastAsia="he-IL"/>
        </w:rPr>
        <w:t xml:space="preserve">למקרה ובמצטבר לתקופת </w:t>
      </w:r>
      <w:r w:rsidRPr="00BD794C">
        <w:rPr>
          <w:rFonts w:ascii="Calibri Light" w:eastAsia="Times New Roman" w:hAnsi="Calibri Light" w:cs="David" w:hint="cs"/>
          <w:kern w:val="32"/>
          <w:sz w:val="24"/>
          <w:szCs w:val="24"/>
          <w:rtl/>
          <w:lang w:eastAsia="he-IL"/>
        </w:rPr>
        <w:t>ה</w:t>
      </w:r>
      <w:r w:rsidRPr="00BD794C">
        <w:rPr>
          <w:rFonts w:ascii="Calibri Light" w:eastAsia="Times New Roman" w:hAnsi="Calibri Light" w:cs="David"/>
          <w:kern w:val="32"/>
          <w:sz w:val="24"/>
          <w:szCs w:val="24"/>
          <w:rtl/>
          <w:lang w:eastAsia="he-IL"/>
        </w:rPr>
        <w:t xml:space="preserve">ביטוח. הביטוח אינו </w:t>
      </w:r>
      <w:r w:rsidRPr="00BD794C">
        <w:rPr>
          <w:rFonts w:ascii="Calibri Light" w:eastAsia="Times New Roman" w:hAnsi="Calibri Light" w:cs="David" w:hint="eastAsia"/>
          <w:kern w:val="32"/>
          <w:sz w:val="24"/>
          <w:szCs w:val="24"/>
          <w:rtl/>
          <w:lang w:eastAsia="he-IL"/>
        </w:rPr>
        <w:t>כולל</w:t>
      </w:r>
      <w:r w:rsidRPr="00BD794C">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BD794C">
        <w:rPr>
          <w:rFonts w:ascii="Calibri Light" w:eastAsia="Times New Roman" w:hAnsi="Calibri Light" w:cs="David" w:hint="eastAsia"/>
          <w:kern w:val="32"/>
          <w:sz w:val="24"/>
          <w:szCs w:val="24"/>
          <w:rtl/>
          <w:lang w:eastAsia="he-IL"/>
        </w:rPr>
        <w:t>מסמכים</w:t>
      </w:r>
      <w:r w:rsidRPr="00BD794C">
        <w:rPr>
          <w:rFonts w:ascii="Calibri Light" w:eastAsia="Times New Roman" w:hAnsi="Calibri Light" w:cs="David"/>
          <w:kern w:val="32"/>
          <w:sz w:val="24"/>
          <w:szCs w:val="24"/>
          <w:rtl/>
          <w:lang w:eastAsia="he-IL"/>
        </w:rPr>
        <w:t xml:space="preserve">, הפרת סודיות ואי יושר של עובדים. </w:t>
      </w:r>
    </w:p>
    <w:p w14:paraId="164B897B" w14:textId="77777777" w:rsidR="00525E96" w:rsidRPr="00BD794C" w:rsidRDefault="00525E96" w:rsidP="00525E96">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הינו בעל תחולה רטרואקטיבית </w:t>
      </w:r>
      <w:r w:rsidRPr="00BD794C">
        <w:rPr>
          <w:rFonts w:ascii="Times New Roman" w:eastAsia="Times New Roman" w:hAnsi="Times New Roman" w:cs="David" w:hint="eastAsia"/>
          <w:sz w:val="24"/>
          <w:szCs w:val="24"/>
          <w:rtl/>
          <w:lang w:eastAsia="he-IL"/>
        </w:rPr>
        <w:t>מיום</w:t>
      </w:r>
      <w:r w:rsidRPr="00BD794C">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eastAsia"/>
          <w:b/>
          <w:bCs/>
          <w:sz w:val="24"/>
          <w:szCs w:val="24"/>
          <w:rtl/>
          <w:lang w:eastAsia="he-IL"/>
        </w:rPr>
        <w:t>התאריך</w:t>
      </w:r>
      <w:r w:rsidRPr="00BD794C">
        <w:rPr>
          <w:rFonts w:ascii="Times New Roman" w:eastAsia="Times New Roman" w:hAnsi="Times New Roman" w:cs="David"/>
          <w:b/>
          <w:bCs/>
          <w:sz w:val="24"/>
          <w:szCs w:val="24"/>
          <w:rtl/>
          <w:lang w:eastAsia="he-IL"/>
        </w:rPr>
        <w:t xml:space="preserve"> הרטרואקטיבי"</w:t>
      </w:r>
      <w:r w:rsidRPr="00BD794C">
        <w:rPr>
          <w:rFonts w:ascii="Times New Roman" w:eastAsia="Times New Roman" w:hAnsi="Times New Roman" w:cs="David"/>
          <w:sz w:val="24"/>
          <w:szCs w:val="24"/>
          <w:rtl/>
          <w:lang w:eastAsia="he-IL"/>
        </w:rPr>
        <w:t xml:space="preserve">), וכולל תקופת גילוי </w:t>
      </w:r>
      <w:r w:rsidRPr="00BD794C">
        <w:rPr>
          <w:rFonts w:ascii="Times New Roman" w:eastAsia="Times New Roman" w:hAnsi="Times New Roman" w:cs="David" w:hint="eastAsia"/>
          <w:sz w:val="24"/>
          <w:szCs w:val="24"/>
          <w:rtl/>
          <w:lang w:eastAsia="he-IL"/>
        </w:rPr>
        <w:t>מורחבת</w:t>
      </w:r>
      <w:r w:rsidRPr="00BD794C">
        <w:rPr>
          <w:rFonts w:ascii="Times New Roman" w:eastAsia="Times New Roman" w:hAnsi="Times New Roman" w:cs="David"/>
          <w:sz w:val="24"/>
          <w:szCs w:val="24"/>
          <w:rtl/>
          <w:lang w:eastAsia="he-IL"/>
        </w:rPr>
        <w:t xml:space="preserve"> של </w:t>
      </w:r>
      <w:r w:rsidRPr="00BD794C">
        <w:rPr>
          <w:rFonts w:ascii="Times New Roman" w:eastAsia="Times New Roman" w:hAnsi="Times New Roman" w:cs="David" w:hint="cs"/>
          <w:sz w:val="24"/>
          <w:szCs w:val="24"/>
          <w:rtl/>
          <w:lang w:eastAsia="he-IL"/>
        </w:rPr>
        <w:t>6</w:t>
      </w:r>
      <w:r w:rsidRPr="00BD794C">
        <w:rPr>
          <w:rFonts w:ascii="Times New Roman" w:eastAsia="Times New Roman" w:hAnsi="Times New Roman" w:cs="David"/>
          <w:sz w:val="24"/>
          <w:szCs w:val="24"/>
          <w:rtl/>
          <w:lang w:eastAsia="he-IL"/>
        </w:rPr>
        <w:t xml:space="preserve"> חודשים לפחות.</w:t>
      </w:r>
    </w:p>
    <w:p w14:paraId="6AE5F23F" w14:textId="77777777" w:rsidR="00525E96" w:rsidRPr="00BD794C" w:rsidRDefault="00525E96" w:rsidP="00525E96">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כאמור הורחב </w:t>
      </w:r>
      <w:r w:rsidRPr="00BD794C">
        <w:rPr>
          <w:rFonts w:ascii="Times New Roman" w:eastAsia="Times New Roman" w:hAnsi="Times New Roman" w:cs="David" w:hint="cs"/>
          <w:sz w:val="24"/>
          <w:szCs w:val="24"/>
          <w:rtl/>
          <w:lang w:eastAsia="he-IL"/>
        </w:rPr>
        <w:t>לשפות את</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hint="eastAsia"/>
          <w:sz w:val="24"/>
          <w:szCs w:val="24"/>
          <w:rtl/>
          <w:lang w:eastAsia="he-IL"/>
        </w:rPr>
        <w:t xml:space="preserve"> </w:t>
      </w:r>
      <w:r w:rsidRPr="00BD794C">
        <w:rPr>
          <w:rFonts w:ascii="Times New Roman" w:eastAsia="Times New Roman" w:hAnsi="Times New Roman" w:cs="David" w:hint="cs"/>
          <w:sz w:val="24"/>
          <w:szCs w:val="24"/>
          <w:rtl/>
          <w:lang w:eastAsia="he-IL"/>
        </w:rPr>
        <w:t>בגין</w:t>
      </w:r>
      <w:r w:rsidRPr="00BD794C">
        <w:rPr>
          <w:rFonts w:ascii="Times New Roman" w:eastAsia="Times New Roman" w:hAnsi="Times New Roman" w:cs="David"/>
          <w:sz w:val="24"/>
          <w:szCs w:val="24"/>
          <w:rtl/>
          <w:lang w:eastAsia="he-IL"/>
        </w:rPr>
        <w:t xml:space="preserve"> אחריותה למעשי ו/או מחדלי היועץ ו/או עובדיו ו/או מי </w:t>
      </w:r>
      <w:r w:rsidRPr="00BD794C">
        <w:rPr>
          <w:rFonts w:ascii="Times New Roman" w:eastAsia="Times New Roman" w:hAnsi="Times New Roman" w:cs="David" w:hint="eastAsia"/>
          <w:sz w:val="24"/>
          <w:szCs w:val="24"/>
          <w:rtl/>
          <w:lang w:eastAsia="he-IL"/>
        </w:rPr>
        <w:t>מטעמו</w:t>
      </w:r>
      <w:r w:rsidRPr="00BD794C">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BD794C">
        <w:rPr>
          <w:rFonts w:ascii="Times New Roman" w:eastAsia="Times New Roman" w:hAnsi="Times New Roman" w:cs="David" w:hint="eastAsia"/>
          <w:sz w:val="24"/>
          <w:szCs w:val="24"/>
          <w:rtl/>
          <w:lang w:eastAsia="he-IL"/>
        </w:rPr>
        <w:t>מיחידי</w:t>
      </w:r>
      <w:r w:rsidRPr="00BD794C">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כלפי</w:t>
      </w:r>
      <w:r w:rsidRPr="00BD794C">
        <w:rPr>
          <w:rFonts w:ascii="Times New Roman" w:eastAsia="Times New Roman" w:hAnsi="Times New Roman" w:cs="David"/>
          <w:sz w:val="24"/>
          <w:szCs w:val="24"/>
          <w:rtl/>
          <w:lang w:eastAsia="he-IL"/>
        </w:rPr>
        <w:t xml:space="preserve"> היועץ.</w:t>
      </w:r>
    </w:p>
    <w:p w14:paraId="128B4E6E" w14:textId="77777777" w:rsidR="00525E96" w:rsidRPr="00BD794C" w:rsidRDefault="00525E96" w:rsidP="00525E96">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cs"/>
          <w:sz w:val="24"/>
          <w:szCs w:val="24"/>
          <w:rtl/>
          <w:lang w:eastAsia="he-IL"/>
        </w:rPr>
        <w:t>נוסח הפוליסה לא יפחת מהנוסח הידוע כ- "שפי</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hint="cs"/>
          <w:sz w:val="24"/>
          <w:szCs w:val="24"/>
          <w:rtl/>
          <w:lang w:eastAsia="he-IL"/>
        </w:rPr>
        <w:t xml:space="preserve"> ב.ר. 2011". </w:t>
      </w:r>
    </w:p>
    <w:p w14:paraId="054C890A" w14:textId="77777777" w:rsidR="00525E96" w:rsidRPr="00BD794C" w:rsidRDefault="00525E96" w:rsidP="00525E96">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6431E526"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930DC90" w14:textId="77777777" w:rsidR="00525E96" w:rsidRPr="00BD794C" w:rsidRDefault="00525E96" w:rsidP="00525E96">
      <w:pPr>
        <w:widowControl w:val="0"/>
        <w:numPr>
          <w:ilvl w:val="0"/>
          <w:numId w:val="22"/>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u w:val="single"/>
          <w:rtl/>
          <w:lang w:eastAsia="he-IL"/>
        </w:rPr>
        <w:t>ביטוח</w:t>
      </w:r>
      <w:r w:rsidRPr="00BD794C">
        <w:rPr>
          <w:rFonts w:ascii="Times New Roman" w:eastAsia="Times New Roman" w:hAnsi="Times New Roman" w:cs="David"/>
          <w:sz w:val="24"/>
          <w:szCs w:val="24"/>
          <w:u w:val="single"/>
          <w:rtl/>
          <w:lang w:eastAsia="he-IL"/>
        </w:rPr>
        <w:t xml:space="preserve"> אחריות מעבידים</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 - מ.פ. __________________________</w:t>
      </w:r>
    </w:p>
    <w:p w14:paraId="128A6086" w14:textId="77777777" w:rsidR="00525E96" w:rsidRPr="00BD794C" w:rsidRDefault="00525E96" w:rsidP="00525E96">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לכיסוי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חבותו</w:t>
      </w:r>
      <w:r w:rsidRPr="00BD794C">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BD794C">
        <w:rPr>
          <w:rFonts w:ascii="Times New Roman" w:eastAsia="Times New Roman" w:hAnsi="Times New Roman" w:cs="David" w:hint="eastAsia"/>
          <w:sz w:val="24"/>
          <w:szCs w:val="24"/>
          <w:rtl/>
          <w:lang w:eastAsia="he-IL"/>
        </w:rPr>
        <w:t>ם</w:t>
      </w:r>
      <w:r w:rsidRPr="00BD794C">
        <w:rPr>
          <w:rFonts w:ascii="Times New Roman" w:eastAsia="Times New Roman" w:hAnsi="Times New Roman" w:cs="David"/>
          <w:sz w:val="24"/>
          <w:szCs w:val="24"/>
          <w:rtl/>
          <w:lang w:eastAsia="he-IL"/>
        </w:rPr>
        <w:t xml:space="preserve">-1980 </w:t>
      </w:r>
      <w:r w:rsidRPr="00BD794C">
        <w:rPr>
          <w:rFonts w:ascii="Times New Roman" w:eastAsia="Times New Roman" w:hAnsi="Times New Roman" w:cs="David" w:hint="eastAsia"/>
          <w:sz w:val="24"/>
          <w:szCs w:val="24"/>
          <w:rtl/>
          <w:lang w:eastAsia="he-IL"/>
        </w:rPr>
        <w:t>כלפי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BD794C">
        <w:rPr>
          <w:rFonts w:ascii="Times New Roman" w:eastAsia="Times New Roman" w:hAnsi="Times New Roman" w:cs="David"/>
          <w:sz w:val="24"/>
          <w:szCs w:val="24"/>
          <w:rtl/>
          <w:lang w:eastAsia="he-IL"/>
        </w:rPr>
        <w:t>בגבולות אחריות של</w:t>
      </w:r>
      <w:r w:rsidRPr="00BD794C">
        <w:rPr>
          <w:rFonts w:ascii="Times New Roman" w:eastAsia="Times New Roman" w:hAnsi="Times New Roman" w:cs="David" w:hint="cs"/>
          <w:sz w:val="24"/>
          <w:szCs w:val="24"/>
          <w:rtl/>
          <w:lang w:eastAsia="he-IL"/>
        </w:rPr>
        <w:t xml:space="preserve"> 20,000,000 ₪ לתובע, </w:t>
      </w:r>
      <w:r w:rsidRPr="00BD794C">
        <w:rPr>
          <w:rFonts w:ascii="Times New Roman" w:eastAsia="Times New Roman" w:hAnsi="Times New Roman" w:cs="David" w:hint="eastAsia"/>
          <w:sz w:val="24"/>
          <w:szCs w:val="24"/>
          <w:rtl/>
          <w:lang w:eastAsia="he-IL"/>
        </w:rPr>
        <w:t>למקרה</w:t>
      </w:r>
      <w:r w:rsidRPr="00BD794C">
        <w:rPr>
          <w:rFonts w:ascii="Times New Roman" w:eastAsia="Times New Roman" w:hAnsi="Times New Roman" w:cs="David"/>
          <w:sz w:val="24"/>
          <w:szCs w:val="24"/>
          <w:rtl/>
          <w:lang w:eastAsia="he-IL"/>
        </w:rPr>
        <w:t xml:space="preserve"> ובמצטבר ל</w:t>
      </w:r>
      <w:r w:rsidRPr="00BD794C">
        <w:rPr>
          <w:rFonts w:ascii="Times New Roman" w:eastAsia="Times New Roman" w:hAnsi="Times New Roman" w:cs="David" w:hint="cs"/>
          <w:sz w:val="24"/>
          <w:szCs w:val="24"/>
          <w:rtl/>
          <w:lang w:eastAsia="he-IL"/>
        </w:rPr>
        <w:t>תקופת הביטוח</w:t>
      </w:r>
      <w:r w:rsidRPr="00BD794C">
        <w:rPr>
          <w:rFonts w:ascii="Times New Roman" w:eastAsia="Times New Roman" w:hAnsi="Times New Roman" w:cs="David"/>
          <w:sz w:val="24"/>
          <w:szCs w:val="24"/>
          <w:rtl/>
          <w:lang w:eastAsia="he-IL"/>
        </w:rPr>
        <w:t xml:space="preserve">. הביטוח אינו כולל כל סייג בדבר </w:t>
      </w:r>
      <w:r w:rsidRPr="00BD794C">
        <w:rPr>
          <w:rFonts w:ascii="Times New Roman" w:eastAsia="Times New Roman" w:hAnsi="Times New Roman" w:cs="David" w:hint="cs"/>
          <w:sz w:val="24"/>
          <w:szCs w:val="24"/>
          <w:rtl/>
          <w:lang w:eastAsia="he-IL"/>
        </w:rPr>
        <w:t xml:space="preserve">שעות עבודה, העסקת נוער וכן בדבר </w:t>
      </w:r>
      <w:r w:rsidRPr="00BD794C">
        <w:rPr>
          <w:rFonts w:ascii="Times New Roman" w:eastAsia="Times New Roman" w:hAnsi="Times New Roman" w:cs="David"/>
          <w:sz w:val="24"/>
          <w:szCs w:val="24"/>
          <w:rtl/>
          <w:lang w:eastAsia="he-IL"/>
        </w:rPr>
        <w:t xml:space="preserve">חבות היועץ כלפי קבלנים, </w:t>
      </w:r>
      <w:r w:rsidRPr="00BD794C">
        <w:rPr>
          <w:rFonts w:ascii="Times New Roman" w:eastAsia="Times New Roman" w:hAnsi="Times New Roman" w:cs="David" w:hint="eastAsia"/>
          <w:sz w:val="24"/>
          <w:szCs w:val="24"/>
          <w:rtl/>
          <w:lang w:eastAsia="he-IL"/>
        </w:rPr>
        <w:t>קבלני</w:t>
      </w:r>
      <w:r w:rsidRPr="00BD794C">
        <w:rPr>
          <w:rFonts w:ascii="Times New Roman" w:eastAsia="Times New Roman" w:hAnsi="Times New Roman" w:cs="David"/>
          <w:sz w:val="24"/>
          <w:szCs w:val="24"/>
          <w:rtl/>
          <w:lang w:eastAsia="he-IL"/>
        </w:rPr>
        <w:t xml:space="preserve"> משנה ועובדיהם</w:t>
      </w:r>
      <w:r w:rsidRPr="00BD794C">
        <w:rPr>
          <w:rFonts w:ascii="Times New Roman" w:eastAsia="Times New Roman" w:hAnsi="Times New Roman" w:cs="David" w:hint="cs"/>
          <w:sz w:val="24"/>
          <w:szCs w:val="24"/>
          <w:rtl/>
          <w:lang w:eastAsia="he-IL"/>
        </w:rPr>
        <w:t xml:space="preserve"> היה ויחשבו לעובדי היועץ</w:t>
      </w:r>
      <w:r w:rsidRPr="00BD794C">
        <w:rPr>
          <w:rFonts w:ascii="Times New Roman" w:eastAsia="Times New Roman" w:hAnsi="Times New Roman" w:cs="David"/>
          <w:sz w:val="24"/>
          <w:szCs w:val="24"/>
          <w:rtl/>
          <w:lang w:eastAsia="he-IL"/>
        </w:rPr>
        <w:t>. הביטוח מורחב ל</w:t>
      </w:r>
      <w:r w:rsidRPr="00BD794C">
        <w:rPr>
          <w:rFonts w:ascii="Times New Roman" w:eastAsia="Times New Roman" w:hAnsi="Times New Roman" w:cs="David" w:hint="cs"/>
          <w:sz w:val="24"/>
          <w:szCs w:val="24"/>
          <w:rtl/>
          <w:lang w:eastAsia="he-IL"/>
        </w:rPr>
        <w:t xml:space="preserve">שפות את החברה </w:t>
      </w:r>
      <w:r w:rsidRPr="00BD794C">
        <w:rPr>
          <w:rFonts w:ascii="Times New Roman" w:eastAsia="Times New Roman" w:hAnsi="Times New Roman" w:cs="David"/>
          <w:sz w:val="24"/>
          <w:szCs w:val="24"/>
          <w:rtl/>
          <w:lang w:eastAsia="he-IL"/>
        </w:rPr>
        <w:t xml:space="preserve">היה ותיחשב למעביד של </w:t>
      </w:r>
      <w:r w:rsidRPr="00BD794C">
        <w:rPr>
          <w:rFonts w:ascii="Times New Roman" w:eastAsia="Times New Roman" w:hAnsi="Times New Roman" w:cs="David" w:hint="eastAsia"/>
          <w:sz w:val="24"/>
          <w:szCs w:val="24"/>
          <w:rtl/>
          <w:lang w:eastAsia="he-IL"/>
        </w:rPr>
        <w:t>מי</w:t>
      </w:r>
      <w:r w:rsidRPr="00BD794C">
        <w:rPr>
          <w:rFonts w:ascii="Times New Roman" w:eastAsia="Times New Roman" w:hAnsi="Times New Roman" w:cs="David"/>
          <w:sz w:val="24"/>
          <w:szCs w:val="24"/>
          <w:rtl/>
          <w:lang w:eastAsia="he-IL"/>
        </w:rPr>
        <w:t xml:space="preserve"> מ</w:t>
      </w:r>
      <w:r w:rsidRPr="00BD794C">
        <w:rPr>
          <w:rFonts w:ascii="Times New Roman" w:eastAsia="Times New Roman" w:hAnsi="Times New Roman" w:cs="David" w:hint="cs"/>
          <w:sz w:val="24"/>
          <w:szCs w:val="24"/>
          <w:rtl/>
          <w:lang w:eastAsia="he-IL"/>
        </w:rPr>
        <w:t>עובדי</w:t>
      </w:r>
      <w:r w:rsidRPr="00BD794C">
        <w:rPr>
          <w:rFonts w:ascii="Times New Roman" w:eastAsia="Times New Roman" w:hAnsi="Times New Roman" w:cs="David"/>
          <w:sz w:val="24"/>
          <w:szCs w:val="24"/>
          <w:rtl/>
          <w:lang w:eastAsia="he-IL"/>
        </w:rPr>
        <w:t xml:space="preserve"> היועץ או אם ייקבע כי היא נושאת באחריות שילוחית לעניין חבות היועץ כלפי </w:t>
      </w:r>
      <w:r w:rsidRPr="00BD794C">
        <w:rPr>
          <w:rFonts w:ascii="Times New Roman" w:eastAsia="Times New Roman" w:hAnsi="Times New Roman" w:cs="David" w:hint="eastAsia"/>
          <w:sz w:val="24"/>
          <w:szCs w:val="24"/>
          <w:rtl/>
          <w:lang w:eastAsia="he-IL"/>
        </w:rPr>
        <w:t>מי</w:t>
      </w:r>
      <w:r w:rsidRPr="00BD794C">
        <w:rPr>
          <w:rFonts w:ascii="Times New Roman" w:eastAsia="Times New Roman" w:hAnsi="Times New Roman" w:cs="David"/>
          <w:sz w:val="24"/>
          <w:szCs w:val="24"/>
          <w:rtl/>
          <w:lang w:eastAsia="he-IL"/>
        </w:rPr>
        <w:t xml:space="preserve"> מ</w:t>
      </w:r>
      <w:r w:rsidRPr="00BD794C">
        <w:rPr>
          <w:rFonts w:ascii="Times New Roman" w:eastAsia="Times New Roman" w:hAnsi="Times New Roman" w:cs="David" w:hint="cs"/>
          <w:sz w:val="24"/>
          <w:szCs w:val="24"/>
          <w:rtl/>
          <w:lang w:eastAsia="he-IL"/>
        </w:rPr>
        <w:t>עובדיו</w:t>
      </w:r>
      <w:r w:rsidRPr="00BD794C">
        <w:rPr>
          <w:rFonts w:ascii="Times New Roman" w:eastAsia="Times New Roman" w:hAnsi="Times New Roman" w:cs="David"/>
          <w:sz w:val="24"/>
          <w:szCs w:val="24"/>
          <w:rtl/>
          <w:lang w:eastAsia="he-IL"/>
        </w:rPr>
        <w:t>.</w:t>
      </w:r>
    </w:p>
    <w:p w14:paraId="61A5B0D8"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C7E4934" w14:textId="77777777" w:rsidR="00525E96" w:rsidRPr="00BD794C" w:rsidRDefault="00525E96" w:rsidP="00525E96">
      <w:pPr>
        <w:widowControl w:val="0"/>
        <w:numPr>
          <w:ilvl w:val="0"/>
          <w:numId w:val="22"/>
        </w:numPr>
        <w:spacing w:before="0" w:beforeAutospacing="0" w:after="0" w:afterAutospacing="0" w:line="240" w:lineRule="exact"/>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u w:val="single"/>
          <w:rtl/>
          <w:lang w:eastAsia="he-IL"/>
        </w:rPr>
        <w:t>ביטוח</w:t>
      </w:r>
      <w:r w:rsidRPr="00BD794C">
        <w:rPr>
          <w:rFonts w:ascii="Times New Roman" w:eastAsia="Times New Roman" w:hAnsi="Times New Roman" w:cs="David"/>
          <w:sz w:val="24"/>
          <w:szCs w:val="24"/>
          <w:u w:val="single"/>
          <w:rtl/>
          <w:lang w:eastAsia="he-IL"/>
        </w:rPr>
        <w:t xml:space="preserve"> אחריות כלפי צד שלישי</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 xml:space="preserve"> מ.פ. _______________________</w:t>
      </w:r>
    </w:p>
    <w:p w14:paraId="03CB179A" w14:textId="77777777" w:rsidR="00525E96" w:rsidRPr="00BD794C" w:rsidRDefault="00525E96" w:rsidP="00525E96">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לכיסוי</w:t>
      </w:r>
      <w:r w:rsidRPr="00BD794C">
        <w:rPr>
          <w:rFonts w:ascii="Times New Roman" w:eastAsia="Times New Roman" w:hAnsi="Times New Roman" w:cs="David"/>
          <w:sz w:val="24"/>
          <w:szCs w:val="24"/>
          <w:rtl/>
          <w:lang w:eastAsia="he-IL"/>
        </w:rPr>
        <w:t xml:space="preserve"> אחריות היועץ על פי דין </w:t>
      </w:r>
      <w:r w:rsidRPr="00BD794C">
        <w:rPr>
          <w:rFonts w:ascii="Times New Roman" w:eastAsia="Times New Roman" w:hAnsi="Times New Roman" w:cs="David" w:hint="eastAsia"/>
          <w:sz w:val="24"/>
          <w:szCs w:val="24"/>
          <w:rtl/>
          <w:lang w:eastAsia="he-IL"/>
        </w:rPr>
        <w:t>בגין</w:t>
      </w:r>
      <w:r w:rsidRPr="00BD794C">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BD794C">
        <w:rPr>
          <w:rFonts w:ascii="Times New Roman" w:eastAsia="Times New Roman" w:hAnsi="Times New Roman" w:cs="David" w:hint="cs"/>
          <w:sz w:val="24"/>
          <w:szCs w:val="24"/>
          <w:rtl/>
          <w:lang w:eastAsia="he-IL"/>
        </w:rPr>
        <w:t>(</w:t>
      </w:r>
      <w:r w:rsidRPr="00BD794C">
        <w:rPr>
          <w:rFonts w:ascii="Times New Roman" w:eastAsia="Times New Roman" w:hAnsi="Times New Roman" w:cs="David" w:hint="eastAsia"/>
          <w:sz w:val="24"/>
          <w:szCs w:val="24"/>
          <w:rtl/>
          <w:lang w:eastAsia="he-IL"/>
        </w:rPr>
        <w:t>לרבות</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cs"/>
          <w:sz w:val="24"/>
          <w:szCs w:val="24"/>
          <w:rtl/>
          <w:lang w:eastAsia="he-IL"/>
        </w:rPr>
        <w:t>במפורש החברה)</w:t>
      </w:r>
      <w:r w:rsidRPr="00BD794C">
        <w:rPr>
          <w:rFonts w:ascii="Times New Roman" w:eastAsia="Times New Roman" w:hAnsi="Times New Roman" w:cs="David"/>
          <w:sz w:val="24"/>
          <w:szCs w:val="24"/>
          <w:rtl/>
          <w:lang w:eastAsia="he-IL"/>
        </w:rPr>
        <w:t>, בג</w:t>
      </w:r>
      <w:r w:rsidRPr="00BD794C">
        <w:rPr>
          <w:rFonts w:ascii="Times New Roman" w:eastAsia="Times New Roman" w:hAnsi="Times New Roman" w:cs="David" w:hint="eastAsia"/>
          <w:sz w:val="24"/>
          <w:szCs w:val="24"/>
          <w:rtl/>
          <w:lang w:eastAsia="he-IL"/>
        </w:rPr>
        <w:t>בולות</w:t>
      </w:r>
      <w:r w:rsidRPr="00BD794C">
        <w:rPr>
          <w:rFonts w:ascii="Times New Roman" w:eastAsia="Times New Roman" w:hAnsi="Times New Roman" w:cs="David"/>
          <w:sz w:val="24"/>
          <w:szCs w:val="24"/>
          <w:rtl/>
          <w:lang w:eastAsia="he-IL"/>
        </w:rPr>
        <w:t xml:space="preserve"> אחריות בסך של </w:t>
      </w:r>
      <w:r w:rsidRPr="00BD794C">
        <w:rPr>
          <w:rFonts w:ascii="Times New Roman" w:eastAsia="Times New Roman" w:hAnsi="Times New Roman" w:cs="David" w:hint="cs"/>
          <w:sz w:val="24"/>
          <w:szCs w:val="24"/>
          <w:rtl/>
          <w:lang w:eastAsia="he-IL"/>
        </w:rPr>
        <w:t>4</w:t>
      </w:r>
      <w:r w:rsidRPr="00BD794C">
        <w:rPr>
          <w:rFonts w:ascii="Times New Roman" w:eastAsia="Times New Roman" w:hAnsi="Times New Roman" w:cs="David"/>
          <w:sz w:val="24"/>
          <w:szCs w:val="24"/>
          <w:rtl/>
          <w:lang w:eastAsia="he-IL"/>
        </w:rPr>
        <w:t>,000,000</w:t>
      </w:r>
      <w:r w:rsidRPr="00BD794C">
        <w:rPr>
          <w:rFonts w:ascii="Times New Roman" w:eastAsia="Times New Roman" w:hAnsi="Times New Roman" w:cs="David" w:hint="cs"/>
          <w:sz w:val="24"/>
          <w:szCs w:val="24"/>
          <w:rtl/>
          <w:lang w:eastAsia="he-IL"/>
        </w:rPr>
        <w:t xml:space="preserve"> ₪ </w:t>
      </w:r>
      <w:r w:rsidRPr="00BD794C">
        <w:rPr>
          <w:rFonts w:ascii="Times New Roman" w:eastAsia="Times New Roman" w:hAnsi="Times New Roman" w:cs="David"/>
          <w:sz w:val="24"/>
          <w:szCs w:val="24"/>
          <w:rtl/>
          <w:lang w:eastAsia="he-IL"/>
        </w:rPr>
        <w:t xml:space="preserve">למקרה ובמצטבר לתקופת </w:t>
      </w:r>
      <w:r w:rsidRPr="00BD794C">
        <w:rPr>
          <w:rFonts w:ascii="Times New Roman" w:eastAsia="Times New Roman" w:hAnsi="Times New Roman" w:cs="David" w:hint="cs"/>
          <w:sz w:val="24"/>
          <w:szCs w:val="24"/>
          <w:rtl/>
          <w:lang w:eastAsia="he-IL"/>
        </w:rPr>
        <w:t>ה</w:t>
      </w:r>
      <w:r w:rsidRPr="00BD794C">
        <w:rPr>
          <w:rFonts w:ascii="Times New Roman" w:eastAsia="Times New Roman" w:hAnsi="Times New Roman" w:cs="David" w:hint="eastAsia"/>
          <w:sz w:val="24"/>
          <w:szCs w:val="24"/>
          <w:rtl/>
          <w:lang w:eastAsia="he-IL"/>
        </w:rPr>
        <w:t>ביטוח</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הביטוח</w:t>
      </w:r>
      <w:r w:rsidRPr="00BD794C">
        <w:rPr>
          <w:rFonts w:ascii="Times New Roman" w:eastAsia="Times New Roman" w:hAnsi="Times New Roman" w:cs="David"/>
          <w:sz w:val="24"/>
          <w:szCs w:val="24"/>
          <w:rtl/>
          <w:lang w:eastAsia="he-IL"/>
        </w:rPr>
        <w:t xml:space="preserve"> אינו כולל כל סייג בדבר חבות בגין וכלפי קבלנים, </w:t>
      </w:r>
      <w:r w:rsidRPr="00BD794C">
        <w:rPr>
          <w:rFonts w:ascii="Times New Roman" w:eastAsia="Times New Roman" w:hAnsi="Times New Roman" w:cs="David" w:hint="eastAsia"/>
          <w:sz w:val="24"/>
          <w:szCs w:val="24"/>
          <w:rtl/>
          <w:lang w:eastAsia="he-IL"/>
        </w:rPr>
        <w:t>קבלני</w:t>
      </w:r>
      <w:r w:rsidRPr="00BD794C">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BD794C">
        <w:rPr>
          <w:rFonts w:ascii="Times New Roman" w:eastAsia="Times New Roman" w:hAnsi="Times New Roman" w:cs="David" w:hint="cs"/>
          <w:sz w:val="24"/>
          <w:szCs w:val="24"/>
          <w:rtl/>
          <w:lang w:eastAsia="he-IL"/>
        </w:rPr>
        <w:t xml:space="preserve">שפות את החברה בגין </w:t>
      </w:r>
      <w:r w:rsidRPr="00BD794C">
        <w:rPr>
          <w:rFonts w:ascii="Times New Roman" w:eastAsia="Times New Roman" w:hAnsi="Times New Roman" w:cs="David"/>
          <w:sz w:val="24"/>
          <w:szCs w:val="24"/>
          <w:rtl/>
          <w:lang w:eastAsia="he-IL"/>
        </w:rPr>
        <w:t xml:space="preserve">אחריותה למעשי ו/או מחדלי היועץ ו/או מי מטעמו, בכפוף </w:t>
      </w:r>
      <w:r w:rsidRPr="00BD794C">
        <w:rPr>
          <w:rFonts w:ascii="Times New Roman" w:eastAsia="Times New Roman" w:hAnsi="Times New Roman" w:cs="David" w:hint="eastAsia"/>
          <w:sz w:val="24"/>
          <w:szCs w:val="24"/>
          <w:rtl/>
          <w:lang w:eastAsia="he-IL"/>
        </w:rPr>
        <w:t>לסעיף</w:t>
      </w:r>
      <w:r w:rsidRPr="00BD794C">
        <w:rPr>
          <w:rFonts w:ascii="Times New Roman" w:eastAsia="Times New Roman" w:hAnsi="Times New Roman" w:cs="David"/>
          <w:sz w:val="24"/>
          <w:szCs w:val="24"/>
          <w:rtl/>
          <w:lang w:eastAsia="he-IL"/>
        </w:rPr>
        <w:t xml:space="preserve"> אחריות צולבת.</w:t>
      </w:r>
    </w:p>
    <w:p w14:paraId="21551BE8" w14:textId="77777777" w:rsidR="00525E96" w:rsidRPr="00BD794C" w:rsidRDefault="00525E96" w:rsidP="00525E96">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591C4628" w14:textId="77777777" w:rsidR="00525E96" w:rsidRPr="00BD794C" w:rsidRDefault="00525E96" w:rsidP="00525E96">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2CBC532F"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4FD00611"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BD794C">
        <w:rPr>
          <w:rFonts w:ascii="Times New Roman" w:eastAsia="Times New Roman" w:hAnsi="Times New Roman" w:cs="David" w:hint="eastAsia"/>
          <w:b/>
          <w:bCs/>
          <w:sz w:val="24"/>
          <w:szCs w:val="24"/>
          <w:u w:val="single"/>
          <w:rtl/>
          <w:lang w:eastAsia="he-IL"/>
        </w:rPr>
        <w:t>כללי</w:t>
      </w:r>
      <w:r w:rsidRPr="00BD794C">
        <w:rPr>
          <w:rFonts w:ascii="Times New Roman" w:eastAsia="Times New Roman" w:hAnsi="Times New Roman" w:cs="David"/>
          <w:b/>
          <w:bCs/>
          <w:sz w:val="24"/>
          <w:szCs w:val="24"/>
          <w:u w:val="single"/>
          <w:rtl/>
          <w:lang w:eastAsia="he-IL"/>
        </w:rPr>
        <w:t xml:space="preserve"> לכל הפוליסות</w:t>
      </w:r>
      <w:r w:rsidRPr="00BD794C">
        <w:rPr>
          <w:rFonts w:ascii="Times New Roman" w:eastAsia="Times New Roman" w:hAnsi="Times New Roman" w:cs="David"/>
          <w:b/>
          <w:bCs/>
          <w:sz w:val="24"/>
          <w:szCs w:val="24"/>
          <w:rtl/>
          <w:lang w:eastAsia="he-IL"/>
        </w:rPr>
        <w:t xml:space="preserve"> </w:t>
      </w:r>
      <w:r w:rsidRPr="00BD794C">
        <w:rPr>
          <w:rFonts w:ascii="Times New Roman" w:eastAsia="Times New Roman" w:hAnsi="Times New Roman" w:cs="David" w:hint="eastAsia"/>
          <w:b/>
          <w:bCs/>
          <w:sz w:val="24"/>
          <w:szCs w:val="24"/>
          <w:rtl/>
          <w:lang w:eastAsia="he-IL"/>
        </w:rPr>
        <w:t>–</w:t>
      </w:r>
      <w:r w:rsidRPr="00BD794C">
        <w:rPr>
          <w:rFonts w:ascii="Times New Roman" w:eastAsia="Times New Roman" w:hAnsi="Times New Roman" w:cs="David"/>
          <w:b/>
          <w:bCs/>
          <w:sz w:val="24"/>
          <w:szCs w:val="24"/>
          <w:rtl/>
          <w:lang w:eastAsia="he-IL"/>
        </w:rPr>
        <w:t xml:space="preserve"> </w:t>
      </w:r>
    </w:p>
    <w:p w14:paraId="7A85ABC4"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1B6620" w14:textId="77777777" w:rsidR="00525E96" w:rsidRPr="00BD794C" w:rsidRDefault="00525E96" w:rsidP="00525E96">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hint="cs"/>
          <w:b/>
          <w:bCs/>
          <w:sz w:val="24"/>
          <w:szCs w:val="24"/>
          <w:rtl/>
          <w:lang w:eastAsia="he-IL"/>
        </w:rPr>
        <w:t>החברה</w:t>
      </w:r>
      <w:r w:rsidRPr="00BD794C">
        <w:rPr>
          <w:rFonts w:ascii="Times New Roman" w:eastAsia="Times New Roman" w:hAnsi="Times New Roman" w:cs="David"/>
          <w:b/>
          <w:bCs/>
          <w:sz w:val="24"/>
          <w:szCs w:val="24"/>
          <w:rtl/>
          <w:lang w:eastAsia="he-IL"/>
        </w:rPr>
        <w:t>"</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לצורך</w:t>
      </w:r>
      <w:r w:rsidRPr="00BD794C">
        <w:rPr>
          <w:rFonts w:ascii="Times New Roman" w:eastAsia="Times New Roman" w:hAnsi="Times New Roman" w:cs="David"/>
          <w:sz w:val="24"/>
          <w:szCs w:val="24"/>
          <w:rtl/>
          <w:lang w:eastAsia="he-IL"/>
        </w:rPr>
        <w:t xml:space="preserve">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ו</w:t>
      </w:r>
      <w:r w:rsidRPr="00BD794C">
        <w:rPr>
          <w:rFonts w:ascii="Times New Roman" w:eastAsia="Times New Roman" w:hAnsi="Times New Roman" w:cs="David"/>
          <w:sz w:val="24"/>
          <w:szCs w:val="24"/>
          <w:rtl/>
          <w:lang w:eastAsia="he-IL"/>
        </w:rPr>
        <w:t>/או אישור זה הינ</w:t>
      </w:r>
      <w:r w:rsidRPr="00BD794C">
        <w:rPr>
          <w:rFonts w:ascii="Times New Roman" w:eastAsia="Times New Roman" w:hAnsi="Times New Roman" w:cs="David" w:hint="cs"/>
          <w:sz w:val="24"/>
          <w:szCs w:val="24"/>
          <w:rtl/>
          <w:lang w:eastAsia="he-IL"/>
        </w:rPr>
        <w:t>ה</w:t>
      </w:r>
      <w:r w:rsidRPr="00BD794C">
        <w:rPr>
          <w:rFonts w:ascii="Times New Roman" w:eastAsia="Times New Roman" w:hAnsi="Times New Roman" w:cs="David"/>
          <w:sz w:val="24"/>
          <w:szCs w:val="24"/>
          <w:rtl/>
          <w:lang w:eastAsia="he-IL"/>
        </w:rPr>
        <w:t xml:space="preserve"> לרבות חברת אם ו/או חברות בנות ו/או חברות שלובות</w:t>
      </w:r>
      <w:r w:rsidRPr="00BD794C">
        <w:rPr>
          <w:rFonts w:ascii="Times New Roman" w:eastAsia="Times New Roman" w:hAnsi="Times New Roman" w:cs="David" w:hint="cs"/>
          <w:sz w:val="24"/>
          <w:szCs w:val="24"/>
          <w:rtl/>
          <w:lang w:eastAsia="he-IL"/>
        </w:rPr>
        <w:t xml:space="preserve"> ו/או עובדיהן ו/או מנהליהן</w:t>
      </w:r>
      <w:r w:rsidRPr="00BD794C">
        <w:rPr>
          <w:rFonts w:ascii="Times New Roman" w:eastAsia="Times New Roman" w:hAnsi="Times New Roman" w:cs="David"/>
          <w:sz w:val="24"/>
          <w:szCs w:val="24"/>
          <w:rtl/>
          <w:lang w:eastAsia="he-IL"/>
        </w:rPr>
        <w:t>.</w:t>
      </w:r>
    </w:p>
    <w:p w14:paraId="3729D76E" w14:textId="77777777" w:rsidR="00525E96" w:rsidRPr="00BD794C" w:rsidRDefault="00525E96" w:rsidP="00525E96">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5B3A6FE6" w14:textId="77777777" w:rsidR="00525E96" w:rsidRPr="00BD794C" w:rsidRDefault="00525E96" w:rsidP="00525E96">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6BE3BBB2" w14:textId="77777777" w:rsidR="00525E96" w:rsidRPr="00BD794C" w:rsidRDefault="00525E96" w:rsidP="00525E96">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1AA48025" w14:textId="77777777" w:rsidR="00525E96" w:rsidRPr="00BD794C" w:rsidRDefault="00525E96" w:rsidP="00525E96">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כי ידוע לנו שהאחריות </w:t>
      </w:r>
      <w:r w:rsidRPr="00BD794C">
        <w:rPr>
          <w:rFonts w:ascii="Times New Roman" w:eastAsia="Times New Roman" w:hAnsi="Times New Roman" w:cs="David" w:hint="eastAsia"/>
          <w:sz w:val="24"/>
          <w:szCs w:val="24"/>
          <w:rtl/>
          <w:lang w:eastAsia="he-IL"/>
        </w:rPr>
        <w:t>לתשלום</w:t>
      </w:r>
      <w:r w:rsidRPr="00BD794C">
        <w:rPr>
          <w:rFonts w:ascii="Times New Roman" w:eastAsia="Times New Roman" w:hAnsi="Times New Roman" w:cs="David"/>
          <w:sz w:val="24"/>
          <w:szCs w:val="24"/>
          <w:rtl/>
          <w:lang w:eastAsia="he-IL"/>
        </w:rPr>
        <w:t xml:space="preserve"> פרמיות הביטוח והשתתפות עצמית חלה על היועץ בלבד</w:t>
      </w:r>
      <w:r w:rsidRPr="00BD794C">
        <w:rPr>
          <w:rFonts w:ascii="Times New Roman" w:eastAsia="Times New Roman" w:hAnsi="Times New Roman" w:cs="David" w:hint="cs"/>
          <w:sz w:val="24"/>
          <w:szCs w:val="24"/>
          <w:rtl/>
          <w:lang w:eastAsia="he-IL"/>
        </w:rPr>
        <w:t>, ובשום מקרה לא על החברה</w:t>
      </w:r>
      <w:r w:rsidRPr="00BD794C">
        <w:rPr>
          <w:rFonts w:ascii="Times New Roman" w:eastAsia="Times New Roman" w:hAnsi="Times New Roman" w:cs="David"/>
          <w:sz w:val="24"/>
          <w:szCs w:val="24"/>
          <w:rtl/>
          <w:lang w:eastAsia="he-IL"/>
        </w:rPr>
        <w:t>.</w:t>
      </w:r>
    </w:p>
    <w:p w14:paraId="33D4D53F"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705A882" w14:textId="77777777" w:rsidR="00525E96" w:rsidRPr="00BD794C" w:rsidRDefault="00525E96" w:rsidP="00525E96">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מאשרים כי כל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הינם</w:t>
      </w:r>
      <w:r w:rsidRPr="00BD794C">
        <w:rPr>
          <w:rFonts w:ascii="Times New Roman" w:eastAsia="Times New Roman" w:hAnsi="Times New Roman" w:cs="David"/>
          <w:sz w:val="24"/>
          <w:szCs w:val="24"/>
          <w:rtl/>
          <w:lang w:eastAsia="he-IL"/>
        </w:rPr>
        <w:t xml:space="preserve"> ראשוניים וקודמים לכל ביטוח הנערך על ידי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 xml:space="preserve"> ו/או לטובתה, ואנו מוותרים על </w:t>
      </w:r>
      <w:r w:rsidRPr="00BD794C">
        <w:rPr>
          <w:rFonts w:ascii="Times New Roman" w:eastAsia="Times New Roman" w:hAnsi="Times New Roman" w:cs="David" w:hint="eastAsia"/>
          <w:sz w:val="24"/>
          <w:szCs w:val="24"/>
          <w:rtl/>
          <w:lang w:eastAsia="he-IL"/>
        </w:rPr>
        <w:t>כל</w:t>
      </w:r>
      <w:r w:rsidRPr="00BD794C">
        <w:rPr>
          <w:rFonts w:ascii="Times New Roman" w:eastAsia="Times New Roman" w:hAnsi="Times New Roman" w:cs="David"/>
          <w:sz w:val="24"/>
          <w:szCs w:val="24"/>
          <w:rtl/>
          <w:lang w:eastAsia="he-IL"/>
        </w:rPr>
        <w:t xml:space="preserve"> טענה ו/או דרישה ו/או תביעה בדבר שיתוף ביטוחי </w:t>
      </w:r>
      <w:r w:rsidRPr="00BD794C">
        <w:rPr>
          <w:rFonts w:ascii="Times New Roman" w:eastAsia="Times New Roman" w:hAnsi="Times New Roman" w:cs="David" w:hint="cs"/>
          <w:sz w:val="24"/>
          <w:szCs w:val="24"/>
          <w:rtl/>
          <w:lang w:eastAsia="he-IL"/>
        </w:rPr>
        <w:t>החברה</w:t>
      </w:r>
      <w:r w:rsidRPr="00BD794C">
        <w:rPr>
          <w:rFonts w:ascii="Times New Roman" w:eastAsia="Times New Roman" w:hAnsi="Times New Roman" w:cs="David"/>
          <w:sz w:val="24"/>
          <w:szCs w:val="24"/>
          <w:rtl/>
          <w:lang w:eastAsia="he-IL"/>
        </w:rPr>
        <w:t>.</w:t>
      </w:r>
    </w:p>
    <w:p w14:paraId="7F1E35CD" w14:textId="77777777" w:rsidR="00525E96" w:rsidRPr="00BD794C" w:rsidRDefault="00525E96" w:rsidP="00525E96">
      <w:pPr>
        <w:spacing w:before="0" w:beforeAutospacing="0" w:after="0" w:afterAutospacing="0" w:line="360" w:lineRule="auto"/>
        <w:ind w:left="720"/>
        <w:rPr>
          <w:rFonts w:ascii="Times New Roman" w:eastAsia="Times New Roman" w:hAnsi="Times New Roman" w:cs="David"/>
          <w:sz w:val="24"/>
          <w:szCs w:val="24"/>
          <w:rtl/>
        </w:rPr>
      </w:pPr>
    </w:p>
    <w:p w14:paraId="4502EA9D" w14:textId="77777777" w:rsidR="00525E96" w:rsidRPr="00BD794C" w:rsidRDefault="00525E96" w:rsidP="00525E96">
      <w:pPr>
        <w:widowControl w:val="0"/>
        <w:numPr>
          <w:ilvl w:val="0"/>
          <w:numId w:val="21"/>
        </w:numPr>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1BEF6DAB"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B4EEA6C" w14:textId="77777777" w:rsidR="00525E96" w:rsidRPr="00BD794C" w:rsidRDefault="00525E96" w:rsidP="00525E96">
      <w:pPr>
        <w:widowControl w:val="0"/>
        <w:numPr>
          <w:ilvl w:val="0"/>
          <w:numId w:val="21"/>
        </w:numPr>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sz w:val="24"/>
          <w:szCs w:val="24"/>
          <w:rtl/>
          <w:lang w:eastAsia="he-IL"/>
        </w:rPr>
        <w:t>הננו</w:t>
      </w:r>
      <w:r w:rsidRPr="00BD794C">
        <w:rPr>
          <w:rFonts w:ascii="Times New Roman" w:eastAsia="Times New Roman" w:hAnsi="Times New Roman" w:cs="David"/>
          <w:sz w:val="24"/>
          <w:szCs w:val="24"/>
          <w:rtl/>
          <w:lang w:eastAsia="he-IL"/>
        </w:rPr>
        <w:t xml:space="preserve"> מתחייבים כי הביטוחים הנ"</w:t>
      </w:r>
      <w:r w:rsidRPr="00BD794C">
        <w:rPr>
          <w:rFonts w:ascii="Times New Roman" w:eastAsia="Times New Roman" w:hAnsi="Times New Roman" w:cs="David" w:hint="eastAsia"/>
          <w:sz w:val="24"/>
          <w:szCs w:val="24"/>
          <w:rtl/>
          <w:lang w:eastAsia="he-IL"/>
        </w:rPr>
        <w:t>ל</w:t>
      </w:r>
      <w:r w:rsidRPr="00BD794C">
        <w:rPr>
          <w:rFonts w:ascii="Times New Roman" w:eastAsia="Times New Roman" w:hAnsi="Times New Roman" w:cs="David"/>
          <w:sz w:val="24"/>
          <w:szCs w:val="24"/>
          <w:rtl/>
          <w:lang w:eastAsia="he-IL"/>
        </w:rPr>
        <w:t xml:space="preserve"> </w:t>
      </w:r>
      <w:r w:rsidRPr="00BD794C">
        <w:rPr>
          <w:rFonts w:ascii="Times New Roman" w:eastAsia="Times New Roman" w:hAnsi="Times New Roman" w:cs="David" w:hint="eastAsia"/>
          <w:sz w:val="24"/>
          <w:szCs w:val="24"/>
          <w:rtl/>
          <w:lang w:eastAsia="he-IL"/>
        </w:rPr>
        <w:t>לא</w:t>
      </w:r>
      <w:r w:rsidRPr="00BD794C">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BD794C">
        <w:rPr>
          <w:rFonts w:ascii="Times New Roman" w:eastAsia="Times New Roman" w:hAnsi="Times New Roman" w:cs="David" w:hint="cs"/>
          <w:sz w:val="24"/>
          <w:szCs w:val="24"/>
          <w:rtl/>
          <w:lang w:eastAsia="he-IL"/>
        </w:rPr>
        <w:t>לחברה</w:t>
      </w:r>
      <w:r w:rsidRPr="00BD794C">
        <w:rPr>
          <w:rFonts w:ascii="Times New Roman" w:eastAsia="Times New Roman" w:hAnsi="Times New Roman" w:cs="David"/>
          <w:sz w:val="24"/>
          <w:szCs w:val="24"/>
          <w:rtl/>
          <w:lang w:eastAsia="he-IL"/>
        </w:rPr>
        <w:t xml:space="preserve">, בכתב, </w:t>
      </w:r>
      <w:r w:rsidRPr="00BD794C">
        <w:rPr>
          <w:rFonts w:ascii="Times New Roman" w:eastAsia="Times New Roman" w:hAnsi="Times New Roman" w:cs="David" w:hint="eastAsia"/>
          <w:sz w:val="24"/>
          <w:szCs w:val="24"/>
          <w:rtl/>
          <w:lang w:eastAsia="he-IL"/>
        </w:rPr>
        <w:t>בדואר</w:t>
      </w:r>
      <w:r w:rsidRPr="00BD794C">
        <w:rPr>
          <w:rFonts w:ascii="Times New Roman" w:eastAsia="Times New Roman" w:hAnsi="Times New Roman" w:cs="David"/>
          <w:sz w:val="24"/>
          <w:szCs w:val="24"/>
          <w:rtl/>
          <w:lang w:eastAsia="he-IL"/>
        </w:rPr>
        <w:t xml:space="preserve"> רשום.</w:t>
      </w:r>
    </w:p>
    <w:p w14:paraId="2D841F01"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0A6472C"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054CB5"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hint="eastAsia"/>
          <w:bCs/>
          <w:sz w:val="24"/>
          <w:szCs w:val="24"/>
          <w:rtl/>
          <w:lang w:eastAsia="he-IL"/>
        </w:rPr>
        <w:t>אישורנו</w:t>
      </w:r>
      <w:r w:rsidRPr="00BD794C">
        <w:rPr>
          <w:rFonts w:ascii="Times New Roman" w:eastAsia="Times New Roman" w:hAnsi="Times New Roman" w:cs="David"/>
          <w:bCs/>
          <w:sz w:val="24"/>
          <w:szCs w:val="24"/>
          <w:rtl/>
          <w:lang w:eastAsia="he-IL"/>
        </w:rPr>
        <w:t xml:space="preserve"> זה הינו בכפוף לתנאי </w:t>
      </w:r>
      <w:r w:rsidRPr="00BD794C">
        <w:rPr>
          <w:rFonts w:ascii="Times New Roman" w:eastAsia="Times New Roman" w:hAnsi="Times New Roman" w:cs="David" w:hint="eastAsia"/>
          <w:bCs/>
          <w:sz w:val="24"/>
          <w:szCs w:val="24"/>
          <w:rtl/>
          <w:lang w:eastAsia="he-IL"/>
        </w:rPr>
        <w:t>פוליסות</w:t>
      </w:r>
      <w:r w:rsidRPr="00BD794C">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545CA0E8"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095C65E"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CE7AEB6"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F263630"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7F9AC02"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048C5BE"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2D6F9AB"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34E178"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3BABC52"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D755D9"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90571A6"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0E5C50B"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9C52BBC"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lang w:eastAsia="he-IL"/>
        </w:rPr>
      </w:pPr>
    </w:p>
    <w:p w14:paraId="5C2BA522"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lang w:eastAsia="he-IL"/>
        </w:rPr>
      </w:pPr>
      <w:r w:rsidRPr="00BD794C">
        <w:rPr>
          <w:rFonts w:ascii="Times New Roman" w:eastAsia="Times New Roman" w:hAnsi="Times New Roman" w:cs="David"/>
          <w:sz w:val="24"/>
          <w:szCs w:val="24"/>
          <w:rtl/>
          <w:lang w:eastAsia="he-IL"/>
        </w:rPr>
        <w:t>______________</w:t>
      </w:r>
      <w:r w:rsidRPr="00BD794C">
        <w:rPr>
          <w:rFonts w:ascii="Times New Roman" w:eastAsia="Times New Roman" w:hAnsi="Times New Roman" w:cs="David"/>
          <w:sz w:val="24"/>
          <w:szCs w:val="24"/>
          <w:rtl/>
          <w:lang w:eastAsia="he-IL"/>
        </w:rPr>
        <w:tab/>
        <w:t>______________</w:t>
      </w:r>
      <w:r w:rsidRPr="00BD794C">
        <w:rPr>
          <w:rFonts w:ascii="Times New Roman" w:eastAsia="Times New Roman" w:hAnsi="Times New Roman" w:cs="David"/>
          <w:sz w:val="24"/>
          <w:szCs w:val="24"/>
          <w:rtl/>
          <w:lang w:eastAsia="he-IL"/>
        </w:rPr>
        <w:tab/>
        <w:t>______________</w:t>
      </w:r>
      <w:r w:rsidRPr="00BD794C">
        <w:rPr>
          <w:rFonts w:ascii="Times New Roman" w:eastAsia="Times New Roman" w:hAnsi="Times New Roman" w:cs="David"/>
          <w:sz w:val="24"/>
          <w:szCs w:val="24"/>
          <w:rtl/>
          <w:lang w:eastAsia="he-IL"/>
        </w:rPr>
        <w:tab/>
        <w:t>______________</w:t>
      </w:r>
    </w:p>
    <w:p w14:paraId="116B0164"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rtl/>
          <w:lang w:eastAsia="he-IL"/>
        </w:rPr>
      </w:pPr>
      <w:r w:rsidRPr="00BD794C">
        <w:rPr>
          <w:rFonts w:ascii="Times New Roman" w:eastAsia="Times New Roman" w:hAnsi="Times New Roman" w:cs="David"/>
          <w:sz w:val="24"/>
          <w:szCs w:val="24"/>
          <w:rtl/>
          <w:lang w:eastAsia="he-IL"/>
        </w:rPr>
        <w:t xml:space="preserve">(חותמת </w:t>
      </w:r>
      <w:r w:rsidRPr="00BD794C">
        <w:rPr>
          <w:rFonts w:ascii="Times New Roman" w:eastAsia="Times New Roman" w:hAnsi="Times New Roman" w:cs="David" w:hint="eastAsia"/>
          <w:sz w:val="24"/>
          <w:szCs w:val="24"/>
          <w:rtl/>
          <w:lang w:eastAsia="he-IL"/>
        </w:rPr>
        <w:t>המבטח</w:t>
      </w:r>
      <w:r w:rsidRPr="00BD794C">
        <w:rPr>
          <w:rFonts w:ascii="Times New Roman" w:eastAsia="Times New Roman" w:hAnsi="Times New Roman" w:cs="David"/>
          <w:sz w:val="24"/>
          <w:szCs w:val="24"/>
          <w:rtl/>
          <w:lang w:eastAsia="he-IL"/>
        </w:rPr>
        <w:t>)</w:t>
      </w:r>
      <w:r w:rsidRPr="00BD794C">
        <w:rPr>
          <w:rFonts w:ascii="Times New Roman" w:eastAsia="Times New Roman" w:hAnsi="Times New Roman" w:cs="David"/>
          <w:sz w:val="24"/>
          <w:szCs w:val="24"/>
          <w:rtl/>
          <w:lang w:eastAsia="he-IL"/>
        </w:rPr>
        <w:tab/>
        <w:t>(חתימת המבטח)</w:t>
      </w:r>
      <w:r w:rsidRPr="00BD794C">
        <w:rPr>
          <w:rFonts w:ascii="Times New Roman" w:eastAsia="Times New Roman" w:hAnsi="Times New Roman" w:cs="David"/>
          <w:sz w:val="24"/>
          <w:szCs w:val="24"/>
          <w:rtl/>
          <w:lang w:eastAsia="he-IL"/>
        </w:rPr>
        <w:tab/>
        <w:t>(שם החותם)</w:t>
      </w:r>
      <w:r w:rsidRPr="00BD794C">
        <w:rPr>
          <w:rFonts w:ascii="Times New Roman" w:eastAsia="Times New Roman" w:hAnsi="Times New Roman" w:cs="David"/>
          <w:sz w:val="24"/>
          <w:szCs w:val="24"/>
          <w:rtl/>
          <w:lang w:eastAsia="he-IL"/>
        </w:rPr>
        <w:tab/>
      </w:r>
      <w:r w:rsidRPr="00BD794C">
        <w:rPr>
          <w:rFonts w:ascii="Times New Roman" w:eastAsia="Times New Roman" w:hAnsi="Times New Roman" w:cs="David"/>
          <w:sz w:val="24"/>
          <w:szCs w:val="24"/>
          <w:rtl/>
          <w:lang w:eastAsia="he-IL"/>
        </w:rPr>
        <w:tab/>
        <w:t xml:space="preserve">(תפקיד החותם) </w:t>
      </w:r>
    </w:p>
    <w:p w14:paraId="51210C5B" w14:textId="77777777" w:rsidR="00525E96" w:rsidRPr="00BD794C" w:rsidRDefault="00525E96" w:rsidP="00525E9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BE3CD48" w14:textId="77777777" w:rsidR="00525E96" w:rsidRPr="00B27B4C" w:rsidRDefault="00525E96" w:rsidP="00525E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D473545" w14:textId="77777777" w:rsidR="00525E96" w:rsidRPr="00B27B4C" w:rsidRDefault="00525E96" w:rsidP="00525E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FD38A7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174789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C43D00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090E18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128E66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91C3956" w14:textId="77777777" w:rsidR="00021829" w:rsidRDefault="00021829"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AD0875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CE5BCA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482F92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F9E417D"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p>
    <w:p w14:paraId="354321D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t>נספח "ח"</w:t>
      </w:r>
    </w:p>
    <w:p w14:paraId="6B760F3E" w14:textId="77777777" w:rsidR="00B50A1C" w:rsidRDefault="00B50A1C"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B33AB1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t>רשימת תכניות/דו"חות להנפקה</w:t>
      </w:r>
    </w:p>
    <w:p w14:paraId="78369A9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1D596E1" w14:textId="77777777" w:rsidR="00071854" w:rsidRPr="00071854"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דוח קרקע בליווי חתכים ותרשימים רלוונטיים.</w:t>
      </w:r>
    </w:p>
    <w:p w14:paraId="5A0A11AD" w14:textId="77777777" w:rsidR="00071854" w:rsidRPr="00B50A1C"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 xml:space="preserve">כל שאר תכניות הביצוע המתחייבות מכל תקן ודין לרבות אך לא רק מחלקיו השונים של ת"י 1547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xml:space="preserve"> "תכניות ביצוע לבניינים ולעבודות פיתוח סביבתי".</w:t>
      </w:r>
    </w:p>
    <w:p w14:paraId="4F54EED1" w14:textId="77777777" w:rsidR="00071854" w:rsidRPr="00071854" w:rsidRDefault="00071854" w:rsidP="00071854">
      <w:pPr>
        <w:widowControl w:val="0"/>
        <w:spacing w:before="0" w:beforeAutospacing="0" w:after="0" w:afterAutospacing="0" w:line="240" w:lineRule="auto"/>
        <w:ind w:left="1080"/>
        <w:outlineLvl w:val="7"/>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כל המסמכים והתכניות יערכו בשפה העברית.</w:t>
      </w:r>
    </w:p>
    <w:p w14:paraId="085AA105" w14:textId="77777777" w:rsidR="00071854" w:rsidRPr="00071854" w:rsidRDefault="00071854" w:rsidP="00071854">
      <w:pPr>
        <w:widowControl w:val="0"/>
        <w:spacing w:before="0" w:beforeAutospacing="0" w:after="0" w:afterAutospacing="0" w:line="240" w:lineRule="auto"/>
        <w:ind w:left="3240"/>
        <w:outlineLvl w:val="7"/>
        <w:rPr>
          <w:rFonts w:ascii="Times New Roman" w:eastAsia="Times New Roman" w:hAnsi="Times New Roman" w:cs="David"/>
          <w:b/>
          <w:bCs/>
          <w:sz w:val="24"/>
          <w:szCs w:val="24"/>
          <w:u w:val="single"/>
          <w:rtl/>
          <w:lang w:eastAsia="he-IL"/>
        </w:rPr>
      </w:pPr>
    </w:p>
    <w:p w14:paraId="17DFEF2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4E720D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1E4626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19FD20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B490A6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C2092D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8AE2D4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D0AE6B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641B4A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1BB362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619D38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7D3EB9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801864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D8A034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2AC835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F36DA6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6654D5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75453E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9247EB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81E279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7E1C87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BD4335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6C1FCE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B0FE63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C006E1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78CC14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DDF6E8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F9EF6B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06AEE7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14B495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049369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3C1251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3B8B28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FA6CB3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CCE46A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07980C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04E6C1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B96B79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00D8C3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2C8356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5B6799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462FA94"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433FB7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943268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029CD27"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EB02F48"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8129606" w14:textId="77777777" w:rsidR="00B50A1C" w:rsidRPr="00B27B4C" w:rsidRDefault="00B50A1C" w:rsidP="00B50A1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2C125F37"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7DB7E32"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A852D5E"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22A2387"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5A1A43F"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26D330"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D80C228" w14:textId="77777777" w:rsidR="00B50A1C" w:rsidRPr="00B27B4C" w:rsidRDefault="00230856" w:rsidP="00B50A1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1B9C92BDC1454A808B53F77D31FC0C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161D2E">
            <w:rPr>
              <w:rFonts w:ascii="Times New Roman" w:eastAsia="Times New Roman" w:hAnsi="Times New Roman" w:cs="David" w:hint="cs"/>
              <w:color w:val="008000"/>
              <w:sz w:val="24"/>
              <w:szCs w:val="24"/>
              <w:rtl/>
              <w:lang w:eastAsia="he-IL"/>
            </w:rPr>
            <w:t>אפריקה-ישראל מגורים בע''מ, מ.ח. 520034760</w:t>
          </w:r>
          <w:r w:rsidR="00161D2E">
            <w:rPr>
              <w:rFonts w:ascii="Times New Roman" w:eastAsia="Times New Roman" w:hAnsi="Times New Roman" w:cs="David" w:hint="cs"/>
              <w:color w:val="008000"/>
              <w:sz w:val="24"/>
              <w:szCs w:val="24"/>
              <w:rtl/>
              <w:lang w:eastAsia="he-IL"/>
            </w:rPr>
            <w:br/>
            <w:t>רח' יהונתן נתניהו 7 1ג', אור יהודה</w:t>
          </w:r>
        </w:sdtContent>
      </w:sdt>
      <w:r w:rsidR="00B50A1C" w:rsidRPr="00B27B4C">
        <w:rPr>
          <w:rFonts w:ascii="Times New Roman" w:eastAsia="Times New Roman" w:hAnsi="Times New Roman" w:cs="David" w:hint="cs"/>
          <w:color w:val="008000"/>
          <w:sz w:val="24"/>
          <w:szCs w:val="24"/>
          <w:rtl/>
          <w:lang w:eastAsia="he-IL"/>
        </w:rPr>
        <w:br/>
      </w:r>
      <w:r w:rsidR="00B50A1C" w:rsidRPr="00B27B4C">
        <w:rPr>
          <w:rFonts w:ascii="Times New Roman" w:eastAsia="Times New Roman" w:hAnsi="Times New Roman" w:cs="David" w:hint="cs"/>
          <w:sz w:val="24"/>
          <w:szCs w:val="24"/>
          <w:rtl/>
          <w:lang w:eastAsia="he-IL"/>
        </w:rPr>
        <w:t>(</w:t>
      </w:r>
      <w:r w:rsidR="00B50A1C" w:rsidRPr="009E0EE6">
        <w:rPr>
          <w:rFonts w:ascii="Times New Roman" w:eastAsia="Times New Roman" w:hAnsi="Times New Roman" w:cs="David" w:hint="cs"/>
          <w:sz w:val="24"/>
          <w:szCs w:val="24"/>
          <w:rtl/>
          <w:lang w:eastAsia="he-IL"/>
        </w:rPr>
        <w:t>המזמין)</w:t>
      </w:r>
    </w:p>
    <w:p w14:paraId="4FA5840C"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BC7A298"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4B559B7"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C3F99AC"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EF72D4E" w14:textId="21107909" w:rsidR="00B50A1C" w:rsidRPr="00B27B4C" w:rsidRDefault="00B50A1C" w:rsidP="00F324B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DD5BB7468E94D8D9D3E67EEB4C4B0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63C16">
            <w:rPr>
              <w:rFonts w:ascii="Times New Roman" w:eastAsia="Times New Roman" w:hAnsi="Times New Roman" w:cs="David" w:hint="cs"/>
              <w:color w:val="008000"/>
              <w:sz w:val="24"/>
              <w:szCs w:val="24"/>
              <w:rtl/>
              <w:lang w:eastAsia="he-IL"/>
            </w:rPr>
            <w:t>בס''ד זליו דיאנדי בע''מ - יעוץ קרקע ומבנים</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לאחר</w:t>
      </w:r>
      <w:r w:rsidR="00F324BE">
        <w:rPr>
          <w:rFonts w:ascii="Times New Roman" w:eastAsia="Times New Roman" w:hAnsi="Times New Roman" w:cs="David" w:hint="cs"/>
          <w:sz w:val="24"/>
          <w:szCs w:val="24"/>
          <w:rtl/>
          <w:lang w:eastAsia="he-IL"/>
        </w:rPr>
        <w:t xml:space="preserve"> שבמסגרת פיקוח עליון </w:t>
      </w:r>
      <w:r w:rsidRPr="00B27B4C">
        <w:rPr>
          <w:rFonts w:ascii="Times New Roman" w:eastAsia="Times New Roman" w:hAnsi="Times New Roman" w:cs="David" w:hint="cs"/>
          <w:sz w:val="24"/>
          <w:szCs w:val="24"/>
          <w:rtl/>
          <w:lang w:eastAsia="he-IL"/>
        </w:rPr>
        <w:t xml:space="preserve"> 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238D571FCD04DDB8AD6172CB0D954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161D2E">
            <w:rPr>
              <w:rFonts w:ascii="Times New Roman" w:eastAsia="Times New Roman" w:hAnsi="Times New Roman" w:cs="David" w:hint="cs"/>
              <w:color w:val="008000"/>
              <w:sz w:val="24"/>
              <w:szCs w:val="24"/>
              <w:rtl/>
              <w:lang w:eastAsia="he-IL"/>
            </w:rPr>
            <w:t>סביוני רעננה צפון</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06F1DEB62F6D49A1BC1406D8860800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D34891">
            <w:rPr>
              <w:rFonts w:ascii="Times New Roman" w:eastAsia="Times New Roman" w:hAnsi="Times New Roman" w:cs="David" w:hint="cs"/>
              <w:color w:val="008000"/>
              <w:sz w:val="24"/>
              <w:szCs w:val="24"/>
              <w:rtl/>
            </w:rPr>
            <w:t>ייעוץ בתחום הנדסת קרקע</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2B91F0AA"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8CA6FBE"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2D9887"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54137FA"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0D4FDB"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BD5CD4"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29EE371"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884943"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B6F2F55"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77BF38" w14:textId="77777777" w:rsidR="00B50A1C" w:rsidRPr="00B27B4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53EFC48C" w14:textId="7CE4D89C" w:rsidR="00B50A1C" w:rsidRPr="00B27B4C" w:rsidRDefault="00230856" w:rsidP="00B50A1C">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D777D46540F4FAFBAA132D3BFFA3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63C16">
            <w:rPr>
              <w:rFonts w:ascii="Times New Roman" w:eastAsia="Times New Roman" w:hAnsi="Times New Roman" w:cs="David" w:hint="cs"/>
              <w:color w:val="00B0F0"/>
              <w:sz w:val="24"/>
              <w:szCs w:val="24"/>
              <w:u w:val="single"/>
              <w:rtl/>
              <w:lang w:eastAsia="he-IL"/>
            </w:rPr>
            <w:t>בס''ד זליו דיאנדי בע''מ - יעוץ קרקע ומבנים</w:t>
          </w:r>
        </w:sdtContent>
      </w:sdt>
    </w:p>
    <w:p w14:paraId="30541CC8"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25E0EA0B"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07F631D"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720A356F"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CB0E4BB" w14:textId="77777777" w:rsidR="00B50A1C" w:rsidRPr="00B27B4C" w:rsidRDefault="00B50A1C" w:rsidP="0002182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220122">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794381B8" w14:textId="77777777" w:rsidR="00B50A1C" w:rsidRPr="00B27B4C" w:rsidRDefault="00B50A1C" w:rsidP="00B50A1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DD45AFE"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4991385F86943DDB82619D674E22F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161D2E">
            <w:rPr>
              <w:rFonts w:ascii="Times New Roman" w:eastAsia="Times New Roman" w:hAnsi="Times New Roman" w:cs="David" w:hint="cs"/>
              <w:color w:val="008000"/>
              <w:sz w:val="24"/>
              <w:szCs w:val="24"/>
              <w:rtl/>
              <w:lang w:eastAsia="he-IL"/>
            </w:rPr>
            <w:t>אפריקה-ישראל מגורים בע''מ, מ.ח. 520034760</w:t>
          </w:r>
          <w:r w:rsidR="00161D2E">
            <w:rPr>
              <w:rFonts w:ascii="Times New Roman" w:eastAsia="Times New Roman" w:hAnsi="Times New Roman" w:cs="David" w:hint="cs"/>
              <w:color w:val="008000"/>
              <w:sz w:val="24"/>
              <w:szCs w:val="24"/>
              <w:rtl/>
              <w:lang w:eastAsia="he-IL"/>
            </w:rPr>
            <w:br/>
            <w:t>רח' יהונתן נתניהו 7 1ג', אור יהודה</w:t>
          </w:r>
        </w:sdtContent>
      </w:sdt>
    </w:p>
    <w:p w14:paraId="46B39286"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208E6C2"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5A8996A3"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B64D649"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9CC0F6B498A4B44AC966A488EA807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161D2E">
            <w:rPr>
              <w:rFonts w:ascii="Times New Roman" w:eastAsia="Times New Roman" w:hAnsi="Times New Roman" w:cs="David" w:hint="cs"/>
              <w:color w:val="008000"/>
              <w:sz w:val="24"/>
              <w:szCs w:val="24"/>
              <w:rtl/>
              <w:lang w:eastAsia="he-IL"/>
            </w:rPr>
            <w:t>סביוני רעננה צפון</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9AADCAB4F24E4631B5C9E6EFEEC22D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67D9E04"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C23BDB7"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2321383"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6235025"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3C68730"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23D1DEC"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DB1A645"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344A679"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BB32EA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4125799"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EB75DA1"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2B8FA32F"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07416AB"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40967ABC" w14:textId="77777777" w:rsidR="00B50A1C" w:rsidRPr="00B27B4C" w:rsidRDefault="00B50A1C" w:rsidP="00B50A1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7EF4540" w14:textId="77777777" w:rsidR="00B50A1C" w:rsidRDefault="00B50A1C" w:rsidP="0002182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220122">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6140A8FA"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89F5AE9"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46F592F" w14:textId="77777777"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EBD574A" w14:textId="047097E3"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467AD1C6A2D94D8F8BB669DFD25B54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63C16">
            <w:rPr>
              <w:rFonts w:ascii="Times New Roman" w:eastAsia="Times New Roman" w:hAnsi="Times New Roman" w:cs="David" w:hint="cs"/>
              <w:color w:val="00B0F0"/>
              <w:sz w:val="24"/>
              <w:szCs w:val="24"/>
              <w:u w:val="single"/>
              <w:rtl/>
              <w:lang w:eastAsia="he-IL"/>
            </w:rPr>
            <w:t>בס''ד זליו דיאנדי בע''מ - יעוץ קרקע ומבנים</w:t>
          </w:r>
        </w:sdtContent>
      </w:sdt>
    </w:p>
    <w:p w14:paraId="60CA64FB" w14:textId="77777777" w:rsidR="00B50A1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F90ECB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5D6FCA9"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3A78563"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CB4DDF6"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1B40CA4" w14:textId="77777777" w:rsidR="00B50A1C" w:rsidRPr="00B27B4C" w:rsidRDefault="00B50A1C" w:rsidP="00B50A1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355ED89" w14:textId="77777777" w:rsidR="00B50A1C" w:rsidRPr="00B27B4C" w:rsidRDefault="00B50A1C" w:rsidP="00B50A1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2866149" w14:textId="77777777" w:rsidR="00B50A1C" w:rsidRPr="00B27B4C" w:rsidRDefault="00B50A1C" w:rsidP="00B50A1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84EF00E" w14:textId="77777777" w:rsidR="00B50A1C" w:rsidRPr="00B27B4C" w:rsidRDefault="00B50A1C" w:rsidP="00B50A1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75C2E51" w14:textId="77777777" w:rsidR="00B50A1C" w:rsidRPr="00B27B4C" w:rsidRDefault="00B50A1C" w:rsidP="00B50A1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66699C1C" w14:textId="77777777" w:rsidR="00B50A1C" w:rsidRPr="00B27B4C" w:rsidRDefault="00B50A1C" w:rsidP="00B50A1C">
      <w:pPr>
        <w:spacing w:before="0" w:beforeAutospacing="0" w:after="0" w:afterAutospacing="0" w:line="240" w:lineRule="auto"/>
        <w:rPr>
          <w:rFonts w:ascii="Times New Roman" w:eastAsia="Times New Roman" w:hAnsi="Times New Roman" w:cs="David"/>
          <w:sz w:val="20"/>
          <w:szCs w:val="24"/>
          <w:rtl/>
        </w:rPr>
      </w:pPr>
    </w:p>
    <w:p w14:paraId="7C96D155" w14:textId="77777777" w:rsidR="00B50A1C" w:rsidRPr="00B27B4C" w:rsidRDefault="00B50A1C" w:rsidP="00B50A1C">
      <w:pPr>
        <w:spacing w:before="0" w:beforeAutospacing="0" w:after="0" w:afterAutospacing="0" w:line="240" w:lineRule="auto"/>
        <w:rPr>
          <w:rFonts w:ascii="Times New Roman" w:eastAsia="Times New Roman" w:hAnsi="Times New Roman" w:cs="David"/>
          <w:sz w:val="20"/>
          <w:szCs w:val="24"/>
          <w:rtl/>
        </w:rPr>
      </w:pPr>
    </w:p>
    <w:p w14:paraId="40E9B10D" w14:textId="77777777" w:rsidR="00B50A1C" w:rsidRPr="00B27B4C" w:rsidRDefault="00B50A1C" w:rsidP="00B50A1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603A0D46" w14:textId="77777777" w:rsidR="00B50A1C" w:rsidRPr="0047052D" w:rsidRDefault="00B50A1C" w:rsidP="00B50A1C">
      <w:pPr>
        <w:widowControl w:val="0"/>
        <w:spacing w:before="0" w:beforeAutospacing="0" w:after="0" w:afterAutospacing="0" w:line="240" w:lineRule="auto"/>
        <w:jc w:val="both"/>
      </w:pPr>
    </w:p>
    <w:p w14:paraId="2E1C1032" w14:textId="77777777" w:rsidR="00071854" w:rsidRPr="00071854" w:rsidRDefault="00071854" w:rsidP="00071854">
      <w:pPr>
        <w:widowControl w:val="0"/>
        <w:bidi w:val="0"/>
        <w:spacing w:before="0" w:beforeAutospacing="0" w:after="0" w:afterAutospacing="0" w:line="240" w:lineRule="auto"/>
        <w:jc w:val="right"/>
        <w:rPr>
          <w:rFonts w:ascii="Times New Roman" w:eastAsia="Times New Roman" w:hAnsi="Times New Roman" w:cs="David"/>
          <w:sz w:val="24"/>
          <w:szCs w:val="24"/>
          <w:rtl/>
          <w:lang w:eastAsia="he-IL"/>
        </w:rPr>
      </w:pPr>
    </w:p>
    <w:p w14:paraId="05A618DF" w14:textId="77777777" w:rsidR="001A69D5" w:rsidRPr="00071854" w:rsidRDefault="001A69D5" w:rsidP="00071854"/>
    <w:sectPr w:rsidR="001A69D5" w:rsidRPr="00071854" w:rsidSect="00CF334C">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94AD23" w14:textId="77777777" w:rsidR="00230856" w:rsidRDefault="00230856" w:rsidP="00AF234B">
      <w:pPr>
        <w:spacing w:before="0" w:after="0" w:line="240" w:lineRule="auto"/>
      </w:pPr>
      <w:r>
        <w:separator/>
      </w:r>
    </w:p>
  </w:endnote>
  <w:endnote w:type="continuationSeparator" w:id="0">
    <w:p w14:paraId="3C5B218C" w14:textId="77777777" w:rsidR="00230856" w:rsidRDefault="00230856" w:rsidP="00AF234B">
      <w:pPr>
        <w:spacing w:before="0" w:after="0" w:line="240" w:lineRule="auto"/>
      </w:pPr>
      <w:r>
        <w:continuationSeparator/>
      </w:r>
    </w:p>
  </w:endnote>
  <w:endnote w:type="continuationNotice" w:id="1">
    <w:p w14:paraId="43D6C897" w14:textId="77777777" w:rsidR="00230856" w:rsidRDefault="0023085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352250" w14:textId="77777777" w:rsidR="00FC7532" w:rsidRDefault="00FC753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589"/>
      <w:gridCol w:w="2810"/>
      <w:gridCol w:w="232"/>
      <w:gridCol w:w="1042"/>
      <w:gridCol w:w="1823"/>
    </w:tblGrid>
    <w:tr w:rsidR="00230856" w:rsidRPr="00F9528C" w14:paraId="74CF7C28" w14:textId="77777777" w:rsidTr="008F5891">
      <w:tc>
        <w:tcPr>
          <w:tcW w:w="753" w:type="dxa"/>
        </w:tcPr>
        <w:p w14:paraId="5E8D4947" w14:textId="77777777" w:rsidR="00230856" w:rsidRPr="00F9528C" w:rsidRDefault="00230856" w:rsidP="008F589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6D411762" w14:textId="77777777" w:rsidR="00230856" w:rsidRPr="00F9528C" w:rsidRDefault="00230856" w:rsidP="008F5891">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סביוני  רעננה  צפון</w:t>
              </w:r>
            </w:p>
          </w:tc>
        </w:sdtContent>
      </w:sdt>
      <w:tc>
        <w:tcPr>
          <w:tcW w:w="2232" w:type="dxa"/>
        </w:tcPr>
        <w:p w14:paraId="752B0EB2" w14:textId="77777777" w:rsidR="00230856" w:rsidRPr="00F9528C" w:rsidRDefault="00230856" w:rsidP="008F589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ייעוץ ביסוס קרקע</w:t>
              </w:r>
            </w:sdtContent>
          </w:sdt>
        </w:p>
      </w:tc>
      <w:tc>
        <w:tcPr>
          <w:tcW w:w="236" w:type="dxa"/>
        </w:tcPr>
        <w:p w14:paraId="0FDFCBDC" w14:textId="77777777" w:rsidR="00230856" w:rsidRPr="00F9528C" w:rsidRDefault="00230856" w:rsidP="008F5891">
          <w:pPr>
            <w:tabs>
              <w:tab w:val="center" w:pos="4153"/>
              <w:tab w:val="right" w:pos="8306"/>
            </w:tabs>
            <w:spacing w:before="0" w:after="0" w:line="240" w:lineRule="auto"/>
            <w:rPr>
              <w:rFonts w:ascii="David" w:hAnsi="David"/>
              <w:sz w:val="16"/>
              <w:szCs w:val="16"/>
              <w:rtl/>
            </w:rPr>
          </w:pPr>
        </w:p>
      </w:tc>
      <w:tc>
        <w:tcPr>
          <w:tcW w:w="1129" w:type="dxa"/>
        </w:tcPr>
        <w:p w14:paraId="179C80E1" w14:textId="77777777" w:rsidR="00230856" w:rsidRPr="00F9528C" w:rsidRDefault="00230856" w:rsidP="008F5891">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6A08F5ED" w14:textId="2F02FD20" w:rsidR="00230856" w:rsidRPr="00F9528C" w:rsidRDefault="00230856" w:rsidP="008F5891">
              <w:pPr>
                <w:tabs>
                  <w:tab w:val="center" w:pos="4153"/>
                  <w:tab w:val="right" w:pos="8306"/>
                </w:tabs>
                <w:spacing w:before="0" w:after="0" w:line="240" w:lineRule="auto"/>
                <w:rPr>
                  <w:rFonts w:ascii="David" w:hAnsi="David"/>
                  <w:sz w:val="20"/>
                  <w:szCs w:val="20"/>
                  <w:rtl/>
                </w:rPr>
              </w:pPr>
              <w:del w:id="1" w:author="גרמן קגנובסקי" w:date="2020-04-26T11:20:00Z">
                <w:r w:rsidDel="00F324BE">
                  <w:rPr>
                    <w:rFonts w:ascii="David" w:hAnsi="David" w:hint="cs"/>
                    <w:sz w:val="20"/>
                    <w:szCs w:val="20"/>
                  </w:rPr>
                  <w:delText>CONT-5-664</w:delText>
                </w:r>
              </w:del>
              <w:ins w:id="2" w:author="גרמן קגנובסקי" w:date="2020-04-26T11:20:00Z">
                <w:r>
                  <w:rPr>
                    <w:rFonts w:ascii="David" w:hAnsi="David" w:hint="cs"/>
                    <w:sz w:val="20"/>
                    <w:szCs w:val="20"/>
                  </w:rPr>
                  <w:t>CO</w:t>
                </w:r>
                <w:r>
                  <w:rPr>
                    <w:rFonts w:ascii="David" w:hAnsi="David" w:hint="cs"/>
                    <w:sz w:val="20"/>
                    <w:szCs w:val="20"/>
                    <w:rtl/>
                  </w:rPr>
                  <w:t>NT-10-1898</w:t>
                </w:r>
              </w:ins>
            </w:p>
          </w:tc>
        </w:sdtContent>
      </w:sdt>
    </w:tr>
    <w:tr w:rsidR="00230856" w:rsidRPr="00F9528C" w14:paraId="4388A3AB" w14:textId="77777777" w:rsidTr="008F5891">
      <w:tc>
        <w:tcPr>
          <w:tcW w:w="753" w:type="dxa"/>
        </w:tcPr>
        <w:p w14:paraId="56DAFC6C" w14:textId="77777777" w:rsidR="00230856" w:rsidRPr="00F9528C" w:rsidRDefault="00230856" w:rsidP="008F589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2A1298AC" w14:textId="5E611183" w:rsidR="00230856" w:rsidRPr="00F9528C" w:rsidRDefault="00230856" w:rsidP="008F5891">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בס''ד זליו דיאנדי בע''מ - יעוץ קרקע ומבנים</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30856" w:rsidRPr="00F9528C" w14:paraId="0DF906B5" w14:textId="77777777" w:rsidTr="008F5891">
            <w:trPr>
              <w:trHeight w:val="201"/>
            </w:trPr>
            <w:tc>
              <w:tcPr>
                <w:tcW w:w="926" w:type="dxa"/>
              </w:tcPr>
              <w:p w14:paraId="2677C55E" w14:textId="77777777" w:rsidR="00230856" w:rsidRPr="00F9528C" w:rsidRDefault="00230856" w:rsidP="008F589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5BDB7A8B" w14:textId="2EBFE854" w:rsidR="00230856" w:rsidRPr="00F9528C" w:rsidRDefault="00230856" w:rsidP="008F5891">
                    <w:pPr>
                      <w:tabs>
                        <w:tab w:val="center" w:pos="4153"/>
                        <w:tab w:val="right" w:pos="8306"/>
                      </w:tabs>
                      <w:spacing w:before="0" w:after="0" w:line="240" w:lineRule="auto"/>
                      <w:ind w:left="1" w:hanging="1"/>
                      <w:rPr>
                        <w:rFonts w:ascii="David" w:hAnsi="David"/>
                        <w:color w:val="00B0F0"/>
                        <w:sz w:val="20"/>
                        <w:szCs w:val="20"/>
                        <w:rtl/>
                      </w:rPr>
                    </w:pPr>
                    <w:r>
                      <w:rPr>
                        <w:rFonts w:ascii="David" w:hAnsi="David" w:hint="cs"/>
                        <w:color w:val="00B0F0"/>
                        <w:sz w:val="20"/>
                        <w:szCs w:val="20"/>
                        <w:rtl/>
                      </w:rPr>
                      <w:t>0.3</w:t>
                    </w:r>
                  </w:p>
                </w:tc>
              </w:sdtContent>
            </w:sdt>
          </w:tr>
        </w:tbl>
        <w:p w14:paraId="258309EC" w14:textId="77777777" w:rsidR="00230856" w:rsidRPr="00F9528C" w:rsidRDefault="00230856" w:rsidP="008F5891">
          <w:pPr>
            <w:tabs>
              <w:tab w:val="center" w:pos="4153"/>
              <w:tab w:val="right" w:pos="8306"/>
            </w:tabs>
            <w:spacing w:before="0" w:after="0" w:line="240" w:lineRule="auto"/>
            <w:rPr>
              <w:rFonts w:ascii="David" w:hAnsi="David"/>
              <w:sz w:val="20"/>
              <w:szCs w:val="20"/>
              <w:rtl/>
            </w:rPr>
          </w:pPr>
        </w:p>
      </w:tc>
      <w:tc>
        <w:tcPr>
          <w:tcW w:w="236" w:type="dxa"/>
        </w:tcPr>
        <w:p w14:paraId="2F20771B" w14:textId="77777777" w:rsidR="00230856" w:rsidRPr="00F9528C" w:rsidRDefault="00230856" w:rsidP="008F5891">
          <w:pPr>
            <w:tabs>
              <w:tab w:val="center" w:pos="4153"/>
              <w:tab w:val="right" w:pos="8306"/>
            </w:tabs>
            <w:spacing w:before="0" w:after="0" w:line="240" w:lineRule="auto"/>
            <w:rPr>
              <w:rFonts w:ascii="David" w:hAnsi="David"/>
              <w:sz w:val="20"/>
              <w:szCs w:val="20"/>
              <w:rtl/>
            </w:rPr>
          </w:pPr>
        </w:p>
      </w:tc>
      <w:tc>
        <w:tcPr>
          <w:tcW w:w="1129" w:type="dxa"/>
        </w:tcPr>
        <w:p w14:paraId="0B860E85" w14:textId="77777777" w:rsidR="00230856" w:rsidRPr="00F9528C" w:rsidRDefault="00230856" w:rsidP="008F589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0E7B146" w14:textId="5D96A75A" w:rsidR="00230856" w:rsidRPr="00F9528C" w:rsidRDefault="00230856" w:rsidP="008F5891">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hint="cs"/>
                  <w:sz w:val="20"/>
                  <w:szCs w:val="20"/>
                  <w:rtl/>
                </w:rPr>
                <w:t>3;#</w:t>
              </w:r>
              <w:r>
                <w:rPr>
                  <w:rFonts w:ascii="David" w:hAnsi="David" w:hint="cs"/>
                  <w:sz w:val="20"/>
                  <w:szCs w:val="20"/>
                </w:rPr>
                <w:t>Draft</w:t>
              </w:r>
            </w:sdtContent>
          </w:sdt>
        </w:p>
      </w:tc>
    </w:tr>
    <w:tr w:rsidR="00230856" w:rsidRPr="00F9528C" w14:paraId="6C7A620C" w14:textId="77777777" w:rsidTr="008F5891">
      <w:trPr>
        <w:trHeight w:val="80"/>
      </w:trPr>
      <w:tc>
        <w:tcPr>
          <w:tcW w:w="753" w:type="dxa"/>
        </w:tcPr>
        <w:p w14:paraId="6BFBBDC5" w14:textId="77777777" w:rsidR="00230856" w:rsidRPr="00F9528C" w:rsidRDefault="00230856" w:rsidP="008F5891">
          <w:pPr>
            <w:tabs>
              <w:tab w:val="center" w:pos="4153"/>
              <w:tab w:val="right" w:pos="8306"/>
            </w:tabs>
            <w:spacing w:before="0" w:after="0" w:line="240" w:lineRule="auto"/>
            <w:rPr>
              <w:rFonts w:ascii="David" w:hAnsi="David"/>
              <w:sz w:val="20"/>
              <w:szCs w:val="20"/>
              <w:rtl/>
            </w:rPr>
          </w:pPr>
        </w:p>
      </w:tc>
      <w:tc>
        <w:tcPr>
          <w:tcW w:w="1883" w:type="dxa"/>
        </w:tcPr>
        <w:p w14:paraId="33AC28ED" w14:textId="77777777" w:rsidR="00230856" w:rsidRPr="00F9528C" w:rsidRDefault="00230856" w:rsidP="008F5891">
          <w:pPr>
            <w:tabs>
              <w:tab w:val="center" w:pos="4153"/>
              <w:tab w:val="right" w:pos="8306"/>
            </w:tabs>
            <w:spacing w:before="0" w:after="0" w:line="240" w:lineRule="auto"/>
            <w:rPr>
              <w:rFonts w:ascii="David" w:hAnsi="David"/>
              <w:color w:val="00B0F0"/>
              <w:sz w:val="20"/>
              <w:szCs w:val="20"/>
              <w:rtl/>
            </w:rPr>
          </w:pPr>
        </w:p>
      </w:tc>
      <w:tc>
        <w:tcPr>
          <w:tcW w:w="2232" w:type="dxa"/>
        </w:tcPr>
        <w:p w14:paraId="6EAAD766" w14:textId="77777777" w:rsidR="00230856" w:rsidRPr="00F9528C" w:rsidRDefault="00230856" w:rsidP="008F5891">
          <w:pPr>
            <w:tabs>
              <w:tab w:val="center" w:pos="4153"/>
              <w:tab w:val="right" w:pos="8306"/>
            </w:tabs>
            <w:spacing w:before="0" w:after="0" w:line="240" w:lineRule="auto"/>
            <w:rPr>
              <w:rFonts w:ascii="David" w:hAnsi="David"/>
              <w:sz w:val="20"/>
              <w:szCs w:val="20"/>
              <w:rtl/>
            </w:rPr>
          </w:pPr>
        </w:p>
      </w:tc>
      <w:tc>
        <w:tcPr>
          <w:tcW w:w="236" w:type="dxa"/>
        </w:tcPr>
        <w:p w14:paraId="2B1652F3" w14:textId="77777777" w:rsidR="00230856" w:rsidRPr="00F9528C" w:rsidRDefault="00230856" w:rsidP="008F5891">
          <w:pPr>
            <w:tabs>
              <w:tab w:val="center" w:pos="4153"/>
              <w:tab w:val="right" w:pos="8306"/>
            </w:tabs>
            <w:spacing w:before="0" w:after="0" w:line="240" w:lineRule="auto"/>
            <w:rPr>
              <w:rFonts w:ascii="David" w:hAnsi="David"/>
              <w:sz w:val="20"/>
              <w:szCs w:val="20"/>
              <w:rtl/>
            </w:rPr>
          </w:pPr>
        </w:p>
      </w:tc>
      <w:tc>
        <w:tcPr>
          <w:tcW w:w="1129" w:type="dxa"/>
        </w:tcPr>
        <w:p w14:paraId="12790787" w14:textId="77777777" w:rsidR="00230856" w:rsidRPr="00F9528C" w:rsidRDefault="00230856" w:rsidP="008F5891">
          <w:pPr>
            <w:tabs>
              <w:tab w:val="center" w:pos="4153"/>
              <w:tab w:val="right" w:pos="8306"/>
            </w:tabs>
            <w:spacing w:before="0" w:after="0" w:line="240" w:lineRule="auto"/>
            <w:rPr>
              <w:rFonts w:ascii="David" w:hAnsi="David"/>
              <w:sz w:val="20"/>
              <w:szCs w:val="20"/>
              <w:rtl/>
            </w:rPr>
          </w:pPr>
        </w:p>
      </w:tc>
      <w:tc>
        <w:tcPr>
          <w:tcW w:w="2073" w:type="dxa"/>
        </w:tcPr>
        <w:p w14:paraId="482271F3" w14:textId="77777777" w:rsidR="00230856" w:rsidRPr="00F9528C" w:rsidRDefault="00230856" w:rsidP="008F5891">
          <w:pPr>
            <w:tabs>
              <w:tab w:val="center" w:pos="4153"/>
              <w:tab w:val="right" w:pos="8306"/>
            </w:tabs>
            <w:spacing w:before="0" w:after="0" w:line="240" w:lineRule="auto"/>
            <w:rPr>
              <w:rFonts w:ascii="David" w:hAnsi="David"/>
              <w:sz w:val="20"/>
              <w:szCs w:val="20"/>
              <w:rtl/>
            </w:rPr>
          </w:pPr>
        </w:p>
      </w:tc>
    </w:tr>
  </w:tbl>
  <w:p w14:paraId="2E106058" w14:textId="77777777" w:rsidR="00230856" w:rsidRPr="00BD284A" w:rsidRDefault="00230856" w:rsidP="00BD284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EFCB15" w14:textId="77777777" w:rsidR="00FC7532" w:rsidRDefault="00FC75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00A941" w14:textId="77777777" w:rsidR="00230856" w:rsidRDefault="00230856" w:rsidP="00AF234B">
      <w:pPr>
        <w:spacing w:before="0" w:after="0" w:line="240" w:lineRule="auto"/>
      </w:pPr>
      <w:r>
        <w:separator/>
      </w:r>
    </w:p>
  </w:footnote>
  <w:footnote w:type="continuationSeparator" w:id="0">
    <w:p w14:paraId="1B765851" w14:textId="77777777" w:rsidR="00230856" w:rsidRDefault="00230856" w:rsidP="00AF234B">
      <w:pPr>
        <w:spacing w:before="0" w:after="0" w:line="240" w:lineRule="auto"/>
      </w:pPr>
      <w:r>
        <w:continuationSeparator/>
      </w:r>
    </w:p>
  </w:footnote>
  <w:footnote w:type="continuationNotice" w:id="1">
    <w:p w14:paraId="3B9411CE" w14:textId="77777777" w:rsidR="00230856" w:rsidRDefault="00230856">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AEC9C5" w14:textId="77777777" w:rsidR="00FC7532" w:rsidRDefault="00FC753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4874B835" w14:textId="77777777" w:rsidR="00230856" w:rsidRDefault="00230856" w:rsidP="00CF334C">
        <w:pPr>
          <w:pStyle w:val="Header"/>
          <w:jc w:val="center"/>
        </w:pPr>
        <w:r>
          <w:fldChar w:fldCharType="begin"/>
        </w:r>
        <w:r>
          <w:instrText xml:space="preserve"> PAGE   \* MERGEFORMAT </w:instrText>
        </w:r>
        <w:r>
          <w:fldChar w:fldCharType="separate"/>
        </w:r>
        <w:r w:rsidR="00FC7532">
          <w:rPr>
            <w:noProof/>
            <w:rtl/>
          </w:rPr>
          <w:t>2</w:t>
        </w:r>
        <w:r>
          <w:rPr>
            <w:noProof/>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6F0F3E" w14:textId="77777777" w:rsidR="00FC7532" w:rsidRDefault="00FC753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8">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1">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2">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3">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4">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5">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3"/>
  </w:num>
  <w:num w:numId="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3"/>
  </w:num>
  <w:num w:numId="14">
    <w:abstractNumId w:val="11"/>
  </w:num>
  <w:num w:numId="15">
    <w:abstractNumId w:val="20"/>
  </w:num>
  <w:num w:numId="16">
    <w:abstractNumId w:val="25"/>
  </w:num>
  <w:num w:numId="17">
    <w:abstractNumId w:val="5"/>
  </w:num>
  <w:num w:numId="18">
    <w:abstractNumId w:val="10"/>
  </w:num>
  <w:num w:numId="19">
    <w:abstractNumId w:val="13"/>
  </w:num>
  <w:num w:numId="20">
    <w:abstractNumId w:val="12"/>
  </w:num>
  <w:num w:numId="21">
    <w:abstractNumId w:val="16"/>
  </w:num>
  <w:num w:numId="22">
    <w:abstractNumId w:val="15"/>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lvlOverride w:ilvl="0">
      <w:startOverride w:val="1"/>
    </w:lvlOverride>
    <w:lvlOverride w:ilvl="1"/>
    <w:lvlOverride w:ilvl="2"/>
    <w:lvlOverride w:ilvl="3"/>
    <w:lvlOverride w:ilvl="4"/>
    <w:lvlOverride w:ilvl="5"/>
    <w:lvlOverride w:ilvl="6"/>
    <w:lvlOverride w:ilvl="7"/>
    <w:lvlOverride w:ilvl="8"/>
  </w:num>
  <w:num w:numId="2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num>
  <w:num w:numId="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0"/>
    <w:lvlOverride w:ilvl="0">
      <w:startOverride w:val="1"/>
    </w:lvlOverride>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lvlOverride w:ilvl="0">
      <w:startOverride w:val="1"/>
    </w:lvlOverride>
  </w:num>
  <w:num w:numId="34">
    <w:abstractNumId w:val="4"/>
  </w:num>
  <w:num w:numId="35">
    <w:abstractNumId w:val="7"/>
  </w:num>
  <w:num w:numId="36">
    <w:abstractNumId w:val="1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1829"/>
    <w:rsid w:val="00071854"/>
    <w:rsid w:val="00134C85"/>
    <w:rsid w:val="00161D2E"/>
    <w:rsid w:val="001A0C3C"/>
    <w:rsid w:val="001A69D5"/>
    <w:rsid w:val="001C502F"/>
    <w:rsid w:val="001C6F57"/>
    <w:rsid w:val="00214ACF"/>
    <w:rsid w:val="00220122"/>
    <w:rsid w:val="00230856"/>
    <w:rsid w:val="00272745"/>
    <w:rsid w:val="002B2234"/>
    <w:rsid w:val="0030703A"/>
    <w:rsid w:val="00321C50"/>
    <w:rsid w:val="0044185E"/>
    <w:rsid w:val="00525E96"/>
    <w:rsid w:val="00552E11"/>
    <w:rsid w:val="005F46C7"/>
    <w:rsid w:val="0062649B"/>
    <w:rsid w:val="00656492"/>
    <w:rsid w:val="00666119"/>
    <w:rsid w:val="006F5D2E"/>
    <w:rsid w:val="0072103C"/>
    <w:rsid w:val="00863C16"/>
    <w:rsid w:val="008C64C6"/>
    <w:rsid w:val="008D2076"/>
    <w:rsid w:val="008F5891"/>
    <w:rsid w:val="00942177"/>
    <w:rsid w:val="00976927"/>
    <w:rsid w:val="00A42271"/>
    <w:rsid w:val="00AF234B"/>
    <w:rsid w:val="00B50A1C"/>
    <w:rsid w:val="00BD284A"/>
    <w:rsid w:val="00BD72C4"/>
    <w:rsid w:val="00BE17B4"/>
    <w:rsid w:val="00CF334C"/>
    <w:rsid w:val="00D34891"/>
    <w:rsid w:val="00E679C7"/>
    <w:rsid w:val="00EC37B6"/>
    <w:rsid w:val="00F21BBE"/>
    <w:rsid w:val="00F324BE"/>
    <w:rsid w:val="00FC7532"/>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8D626A2"/>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8Char">
    <w:name w:val="Heading 8 Char"/>
    <w:basedOn w:val="DefaultParagraphFont"/>
    <w:link w:val="Heading8"/>
    <w:semiHidden/>
    <w:rsid w:val="00071854"/>
    <w:rPr>
      <w:rFonts w:ascii="Calibri" w:eastAsia="Times New Roman" w:hAnsi="Calibri" w:cs="Arial"/>
      <w:i/>
      <w:iCs/>
      <w:sz w:val="24"/>
      <w:szCs w:val="24"/>
      <w:lang w:eastAsia="he-IL"/>
    </w:rPr>
  </w:style>
  <w:style w:type="numbering" w:customStyle="1" w:styleId="NoList2">
    <w:name w:val="No List2"/>
    <w:next w:val="NoList"/>
    <w:semiHidden/>
    <w:rsid w:val="00071854"/>
  </w:style>
  <w:style w:type="paragraph" w:styleId="ListParagraph">
    <w:name w:val="List Paragraph"/>
    <w:basedOn w:val="Normal"/>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F21BB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2">
    <w:name w:val="היסט_כפול"/>
    <w:basedOn w:val="Normal"/>
    <w:rsid w:val="0097692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0" Type="http://schemas.microsoft.com/office/2011/relationships/people" Target="people.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22" Type="http://schemas.openxmlformats.org/officeDocument/2006/relationships/theme" Target="theme/theme1.xml"/><Relationship Id="rId9" Type="http://schemas.openxmlformats.org/officeDocument/2006/relationships/webSettings" Target="webSetting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E77202FEB7644D7AAAD35AD1B4B2B18"/>
        <w:category>
          <w:name w:val="General"/>
          <w:gallery w:val="placeholder"/>
        </w:category>
        <w:types>
          <w:type w:val="bbPlcHdr"/>
        </w:types>
        <w:behaviors>
          <w:behavior w:val="content"/>
        </w:behaviors>
        <w:guid w:val="{2D1AF13B-78AB-4A7F-A931-5ACFE638FA5D}"/>
      </w:docPartPr>
      <w:docPartBody>
        <w:p w:rsidR="00675168" w:rsidRDefault="00675168">
          <w:r w:rsidRPr="00776CE4">
            <w:rPr>
              <w:rStyle w:val="PlaceholderText"/>
              <w:rtl/>
            </w:rPr>
            <w:t>[תאריך חתימת חוזה]</w:t>
          </w:r>
        </w:p>
      </w:docPartBody>
    </w:docPart>
    <w:docPart>
      <w:docPartPr>
        <w:name w:val="AAEA115218F247FB980205962E5D2802"/>
        <w:category>
          <w:name w:val="General"/>
          <w:gallery w:val="placeholder"/>
        </w:category>
        <w:types>
          <w:type w:val="bbPlcHdr"/>
        </w:types>
        <w:behaviors>
          <w:behavior w:val="content"/>
        </w:behaviors>
        <w:guid w:val="{B8C3EE1F-6291-4C58-8AA5-4A13D6A93456}"/>
      </w:docPartPr>
      <w:docPartBody>
        <w:p w:rsidR="00675168" w:rsidRDefault="00675168">
          <w:r w:rsidRPr="00776CE4">
            <w:rPr>
              <w:rStyle w:val="PlaceholderText"/>
              <w:rtl/>
            </w:rPr>
            <w:t>[צד א בחוזה]</w:t>
          </w:r>
        </w:p>
      </w:docPartBody>
    </w:docPart>
    <w:docPart>
      <w:docPartPr>
        <w:name w:val="5C14A844BD134050A9467D2AD94FBE1C"/>
        <w:category>
          <w:name w:val="General"/>
          <w:gallery w:val="placeholder"/>
        </w:category>
        <w:types>
          <w:type w:val="bbPlcHdr"/>
        </w:types>
        <w:behaviors>
          <w:behavior w:val="content"/>
        </w:behaviors>
        <w:guid w:val="{0BF4161D-5A26-4C1F-A0E4-17B81BDCBB08}"/>
      </w:docPartPr>
      <w:docPartBody>
        <w:p w:rsidR="00675168" w:rsidRDefault="00675168">
          <w:r w:rsidRPr="00776CE4">
            <w:rPr>
              <w:rStyle w:val="PlaceholderText"/>
              <w:rtl/>
            </w:rPr>
            <w:t>[צדדים נוספים]</w:t>
          </w:r>
        </w:p>
      </w:docPartBody>
    </w:docPart>
    <w:docPart>
      <w:docPartPr>
        <w:name w:val="886D526F683A4B64978ED35AB6B8958E"/>
        <w:category>
          <w:name w:val="כללי"/>
          <w:gallery w:val="placeholder"/>
        </w:category>
        <w:types>
          <w:type w:val="bbPlcHdr"/>
        </w:types>
        <w:behaviors>
          <w:behavior w:val="content"/>
        </w:behaviors>
        <w:guid w:val="{C1C6F8D4-C53D-408C-807B-ABD2290778F8}"/>
      </w:docPartPr>
      <w:docPartBody>
        <w:p w:rsidR="00370314" w:rsidRDefault="00370314" w:rsidP="00370314">
          <w:pPr>
            <w:pStyle w:val="886D526F683A4B64978ED35AB6B8958E"/>
          </w:pPr>
          <w:r w:rsidRPr="00776CE4">
            <w:rPr>
              <w:rStyle w:val="PlaceholderText"/>
              <w:rtl/>
            </w:rPr>
            <w:t>[שם אתר]</w:t>
          </w:r>
        </w:p>
      </w:docPartBody>
    </w:docPart>
    <w:docPart>
      <w:docPartPr>
        <w:name w:val="557EF49ACB094406A71E583851CF7926"/>
        <w:category>
          <w:name w:val="כללי"/>
          <w:gallery w:val="placeholder"/>
        </w:category>
        <w:types>
          <w:type w:val="bbPlcHdr"/>
        </w:types>
        <w:behaviors>
          <w:behavior w:val="content"/>
        </w:behaviors>
        <w:guid w:val="{A11D6308-A1EA-4170-927F-9E2FDE2CA689}"/>
      </w:docPartPr>
      <w:docPartBody>
        <w:p w:rsidR="00370314" w:rsidRDefault="00370314">
          <w:r w:rsidRPr="00F3672F">
            <w:rPr>
              <w:rStyle w:val="PlaceholderText"/>
              <w:rtl/>
            </w:rPr>
            <w:t>[שם הפרויקט]</w:t>
          </w:r>
        </w:p>
      </w:docPartBody>
    </w:docPart>
    <w:docPart>
      <w:docPartPr>
        <w:name w:val="6EF42969B92042A8BDE72CDCD1639079"/>
        <w:category>
          <w:name w:val="כללי"/>
          <w:gallery w:val="placeholder"/>
        </w:category>
        <w:types>
          <w:type w:val="bbPlcHdr"/>
        </w:types>
        <w:behaviors>
          <w:behavior w:val="content"/>
        </w:behaviors>
        <w:guid w:val="{513B4A8C-D80E-4A76-A3A5-10C9A4CA8A39}"/>
      </w:docPartPr>
      <w:docPartBody>
        <w:p w:rsidR="00370314" w:rsidRDefault="00370314" w:rsidP="00370314">
          <w:pPr>
            <w:pStyle w:val="6EF42969B92042A8BDE72CDCD1639079"/>
          </w:pPr>
          <w:r w:rsidRPr="008E7222">
            <w:rPr>
              <w:rStyle w:val="PlaceholderText"/>
              <w:rtl/>
            </w:rPr>
            <w:t>[שם ספק]</w:t>
          </w:r>
        </w:p>
      </w:docPartBody>
    </w:docPart>
    <w:docPart>
      <w:docPartPr>
        <w:name w:val="E0D2C3857DAA4160BE61FDF759BB0B69"/>
        <w:category>
          <w:name w:val="כללי"/>
          <w:gallery w:val="placeholder"/>
        </w:category>
        <w:types>
          <w:type w:val="bbPlcHdr"/>
        </w:types>
        <w:behaviors>
          <w:behavior w:val="content"/>
        </w:behaviors>
        <w:guid w:val="{7EED6832-066E-4663-A382-695371F42EAE}"/>
      </w:docPartPr>
      <w:docPartBody>
        <w:p w:rsidR="00370314" w:rsidRDefault="00370314" w:rsidP="00370314">
          <w:pPr>
            <w:pStyle w:val="E0D2C3857DAA4160BE61FDF759BB0B69"/>
          </w:pPr>
          <w:r w:rsidRPr="008E7222">
            <w:rPr>
              <w:rStyle w:val="PlaceholderText"/>
              <w:rtl/>
            </w:rPr>
            <w:t>[שם צד א]</w:t>
          </w:r>
        </w:p>
      </w:docPartBody>
    </w:docPart>
    <w:docPart>
      <w:docPartPr>
        <w:name w:val="DBA12114CCAB433C8EC09EADDDD0B3E3"/>
        <w:category>
          <w:name w:val="כללי"/>
          <w:gallery w:val="placeholder"/>
        </w:category>
        <w:types>
          <w:type w:val="bbPlcHdr"/>
        </w:types>
        <w:behaviors>
          <w:behavior w:val="content"/>
        </w:behaviors>
        <w:guid w:val="{35BCE393-5630-4A97-86AC-8DC3BDE3DFD1}"/>
      </w:docPartPr>
      <w:docPartBody>
        <w:p w:rsidR="00370314" w:rsidRDefault="00370314" w:rsidP="00370314">
          <w:pPr>
            <w:pStyle w:val="DBA12114CCAB433C8EC09EADDDD0B3E3"/>
          </w:pPr>
          <w:r w:rsidRPr="003059F5">
            <w:rPr>
              <w:rStyle w:val="PlaceholderText"/>
              <w:rtl/>
            </w:rPr>
            <w:t>[רשות מקומית]</w:t>
          </w:r>
        </w:p>
      </w:docPartBody>
    </w:docPart>
    <w:docPart>
      <w:docPartPr>
        <w:name w:val="91A78525845349069E260817E01E9445"/>
        <w:category>
          <w:name w:val="כללי"/>
          <w:gallery w:val="placeholder"/>
        </w:category>
        <w:types>
          <w:type w:val="bbPlcHdr"/>
        </w:types>
        <w:behaviors>
          <w:behavior w:val="content"/>
        </w:behaviors>
        <w:guid w:val="{CA486A52-D007-4ABE-8F5B-84FBEA3B6C0F}"/>
      </w:docPartPr>
      <w:docPartBody>
        <w:p w:rsidR="00370314" w:rsidRDefault="00370314" w:rsidP="00370314">
          <w:pPr>
            <w:pStyle w:val="91A78525845349069E260817E01E9445"/>
          </w:pPr>
          <w:r w:rsidRPr="003059F5">
            <w:rPr>
              <w:rStyle w:val="PlaceholderText"/>
              <w:rtl/>
            </w:rPr>
            <w:t>[שם אתר]</w:t>
          </w:r>
        </w:p>
      </w:docPartBody>
    </w:docPart>
    <w:docPart>
      <w:docPartPr>
        <w:name w:val="44E47B99C6D6431A829973F4AFE3D669"/>
        <w:category>
          <w:name w:val="כללי"/>
          <w:gallery w:val="placeholder"/>
        </w:category>
        <w:types>
          <w:type w:val="bbPlcHdr"/>
        </w:types>
        <w:behaviors>
          <w:behavior w:val="content"/>
        </w:behaviors>
        <w:guid w:val="{F8F8A6AD-AF0B-4077-96A6-999986F39DA9}"/>
      </w:docPartPr>
      <w:docPartBody>
        <w:p w:rsidR="00370314" w:rsidRDefault="00370314" w:rsidP="00370314">
          <w:pPr>
            <w:pStyle w:val="44E47B99C6D6431A829973F4AFE3D669"/>
          </w:pPr>
          <w:r w:rsidRPr="003059F5">
            <w:rPr>
              <w:rStyle w:val="PlaceholderText"/>
              <w:rtl/>
            </w:rPr>
            <w:t>[שם הפרויקט]</w:t>
          </w:r>
        </w:p>
      </w:docPartBody>
    </w:docPart>
    <w:docPart>
      <w:docPartPr>
        <w:name w:val="A1947FD43F514F359ACA06FAF655969C"/>
        <w:category>
          <w:name w:val="כללי"/>
          <w:gallery w:val="placeholder"/>
        </w:category>
        <w:types>
          <w:type w:val="bbPlcHdr"/>
        </w:types>
        <w:behaviors>
          <w:behavior w:val="content"/>
        </w:behaviors>
        <w:guid w:val="{BA240FE3-C388-4F87-80D4-94BB57873E82}"/>
      </w:docPartPr>
      <w:docPartBody>
        <w:p w:rsidR="00370314" w:rsidRDefault="00370314" w:rsidP="00370314">
          <w:pPr>
            <w:pStyle w:val="A1947FD43F514F359ACA06FAF655969C"/>
          </w:pPr>
          <w:r w:rsidRPr="003059F5">
            <w:rPr>
              <w:rStyle w:val="PlaceholderText"/>
              <w:rtl/>
            </w:rPr>
            <w:t>[שדה נוסף 2]</w:t>
          </w:r>
        </w:p>
      </w:docPartBody>
    </w:docPart>
    <w:docPart>
      <w:docPartPr>
        <w:name w:val="517D3974F01645CABF8A45E1A48D95E3"/>
        <w:category>
          <w:name w:val="כללי"/>
          <w:gallery w:val="placeholder"/>
        </w:category>
        <w:types>
          <w:type w:val="bbPlcHdr"/>
        </w:types>
        <w:behaviors>
          <w:behavior w:val="content"/>
        </w:behaviors>
        <w:guid w:val="{381AB23A-1A60-47C6-BE77-85616BBF64CF}"/>
      </w:docPartPr>
      <w:docPartBody>
        <w:p w:rsidR="00370314" w:rsidRDefault="00370314" w:rsidP="00370314">
          <w:pPr>
            <w:pStyle w:val="517D3974F01645CABF8A45E1A48D95E3"/>
          </w:pPr>
          <w:r w:rsidRPr="003059F5">
            <w:rPr>
              <w:rStyle w:val="PlaceholderText"/>
              <w:rtl/>
            </w:rPr>
            <w:t>[שדה נוסף 1]</w:t>
          </w:r>
        </w:p>
      </w:docPartBody>
    </w:docPart>
    <w:docPart>
      <w:docPartPr>
        <w:name w:val="DA94A444B6D94ED0991A248333434599"/>
        <w:category>
          <w:name w:val="כללי"/>
          <w:gallery w:val="placeholder"/>
        </w:category>
        <w:types>
          <w:type w:val="bbPlcHdr"/>
        </w:types>
        <w:behaviors>
          <w:behavior w:val="content"/>
        </w:behaviors>
        <w:guid w:val="{D0E60DE6-8A70-47B4-B851-197C24F05440}"/>
      </w:docPartPr>
      <w:docPartBody>
        <w:p w:rsidR="00370314" w:rsidRDefault="00370314" w:rsidP="00370314">
          <w:pPr>
            <w:pStyle w:val="DA94A444B6D94ED0991A248333434599"/>
          </w:pPr>
          <w:r w:rsidRPr="003059F5">
            <w:rPr>
              <w:rStyle w:val="PlaceholderText"/>
              <w:rtl/>
            </w:rPr>
            <w:t>[רשות מקומית]</w:t>
          </w:r>
        </w:p>
      </w:docPartBody>
    </w:docPart>
    <w:docPart>
      <w:docPartPr>
        <w:name w:val="D3A8A4D2526A4EDAAE1D2D4ACB1B3E47"/>
        <w:category>
          <w:name w:val="כללי"/>
          <w:gallery w:val="placeholder"/>
        </w:category>
        <w:types>
          <w:type w:val="bbPlcHdr"/>
        </w:types>
        <w:behaviors>
          <w:behavior w:val="content"/>
        </w:behaviors>
        <w:guid w:val="{2368458D-49D4-46F4-840C-B6A41824BC57}"/>
      </w:docPartPr>
      <w:docPartBody>
        <w:p w:rsidR="00370314" w:rsidRDefault="00370314" w:rsidP="00370314">
          <w:pPr>
            <w:pStyle w:val="D3A8A4D2526A4EDAAE1D2D4ACB1B3E47"/>
          </w:pPr>
          <w:r w:rsidRPr="003059F5">
            <w:rPr>
              <w:rStyle w:val="PlaceholderText"/>
              <w:rtl/>
            </w:rPr>
            <w:t>[שדה נוסף 3]</w:t>
          </w:r>
        </w:p>
      </w:docPartBody>
    </w:docPart>
    <w:docPart>
      <w:docPartPr>
        <w:name w:val="C1F75B77E9314E43911A77DB55F9FE21"/>
        <w:category>
          <w:name w:val="כללי"/>
          <w:gallery w:val="placeholder"/>
        </w:category>
        <w:types>
          <w:type w:val="bbPlcHdr"/>
        </w:types>
        <w:behaviors>
          <w:behavior w:val="content"/>
        </w:behaviors>
        <w:guid w:val="{CA453153-F529-4524-A03D-B2290540ACBB}"/>
      </w:docPartPr>
      <w:docPartBody>
        <w:p w:rsidR="00370314" w:rsidRDefault="00370314" w:rsidP="00370314">
          <w:pPr>
            <w:pStyle w:val="C1F75B77E9314E43911A77DB55F9FE21"/>
          </w:pPr>
          <w:r w:rsidRPr="003059F5">
            <w:rPr>
              <w:rStyle w:val="PlaceholderText"/>
              <w:rtl/>
            </w:rPr>
            <w:t>[שדה נוסף 4]</w:t>
          </w:r>
        </w:p>
      </w:docPartBody>
    </w:docPart>
    <w:docPart>
      <w:docPartPr>
        <w:name w:val="268ECA6AF30441B49A8A148F35BEAC57"/>
        <w:category>
          <w:name w:val="כללי"/>
          <w:gallery w:val="placeholder"/>
        </w:category>
        <w:types>
          <w:type w:val="bbPlcHdr"/>
        </w:types>
        <w:behaviors>
          <w:behavior w:val="content"/>
        </w:behaviors>
        <w:guid w:val="{09E7B996-AF95-4F57-BE2C-5879186851B2}"/>
      </w:docPartPr>
      <w:docPartBody>
        <w:p w:rsidR="00370314" w:rsidRDefault="00370314" w:rsidP="00370314">
          <w:pPr>
            <w:pStyle w:val="268ECA6AF30441B49A8A148F35BEAC57"/>
          </w:pPr>
          <w:r w:rsidRPr="003059F5">
            <w:rPr>
              <w:rStyle w:val="PlaceholderText"/>
              <w:rtl/>
            </w:rPr>
            <w:t>[שדה נוסף 5]</w:t>
          </w:r>
        </w:p>
      </w:docPartBody>
    </w:docPart>
    <w:docPart>
      <w:docPartPr>
        <w:name w:val="4302B2DEB5424ACFBFB15D2EEC0F0587"/>
        <w:category>
          <w:name w:val="כללי"/>
          <w:gallery w:val="placeholder"/>
        </w:category>
        <w:types>
          <w:type w:val="bbPlcHdr"/>
        </w:types>
        <w:behaviors>
          <w:behavior w:val="content"/>
        </w:behaviors>
        <w:guid w:val="{8327AA65-198D-4A70-9C6A-755C11E9382A}"/>
      </w:docPartPr>
      <w:docPartBody>
        <w:p w:rsidR="00370314" w:rsidRDefault="00370314" w:rsidP="00370314">
          <w:pPr>
            <w:pStyle w:val="4302B2DEB5424ACFBFB15D2EEC0F0587"/>
          </w:pPr>
          <w:r w:rsidRPr="003059F5">
            <w:rPr>
              <w:rStyle w:val="PlaceholderText"/>
              <w:rtl/>
            </w:rPr>
            <w:t>[שדה נוסף 6]</w:t>
          </w:r>
        </w:p>
      </w:docPartBody>
    </w:docPart>
    <w:docPart>
      <w:docPartPr>
        <w:name w:val="CC7192E2993242F783FB60FB01AA642C"/>
        <w:category>
          <w:name w:val="כללי"/>
          <w:gallery w:val="placeholder"/>
        </w:category>
        <w:types>
          <w:type w:val="bbPlcHdr"/>
        </w:types>
        <w:behaviors>
          <w:behavior w:val="content"/>
        </w:behaviors>
        <w:guid w:val="{D42C92C2-BF35-4B42-8A98-829AB2E08A92}"/>
      </w:docPartPr>
      <w:docPartBody>
        <w:p w:rsidR="00370314" w:rsidRDefault="00370314" w:rsidP="00370314">
          <w:pPr>
            <w:pStyle w:val="CC7192E2993242F783FB60FB01AA642C"/>
          </w:pPr>
          <w:r w:rsidRPr="003059F5">
            <w:rPr>
              <w:rStyle w:val="PlaceholderText"/>
              <w:rtl/>
            </w:rPr>
            <w:t>[אחוז השתתפות צד א]</w:t>
          </w:r>
        </w:p>
      </w:docPartBody>
    </w:docPart>
    <w:docPart>
      <w:docPartPr>
        <w:name w:val="5D95390BBDF84DFBBAD4741AA2B6AD84"/>
        <w:category>
          <w:name w:val="כללי"/>
          <w:gallery w:val="placeholder"/>
        </w:category>
        <w:types>
          <w:type w:val="bbPlcHdr"/>
        </w:types>
        <w:behaviors>
          <w:behavior w:val="content"/>
        </w:behaviors>
        <w:guid w:val="{DA97952E-B3A4-40C2-A7E7-850797736B5E}"/>
      </w:docPartPr>
      <w:docPartBody>
        <w:p w:rsidR="00657572" w:rsidRDefault="00370314" w:rsidP="00370314">
          <w:pPr>
            <w:pStyle w:val="5D95390BBDF84DFBBAD4741AA2B6AD84"/>
          </w:pPr>
          <w:r w:rsidRPr="00064388">
            <w:rPr>
              <w:rStyle w:val="PlaceholderText"/>
              <w:rtl/>
            </w:rPr>
            <w:t>[סוג מדד כותרת]</w:t>
          </w:r>
        </w:p>
      </w:docPartBody>
    </w:docPart>
    <w:docPart>
      <w:docPartPr>
        <w:name w:val="523079FF1D394F0492D8B49F894C5D6D"/>
        <w:category>
          <w:name w:val="כללי"/>
          <w:gallery w:val="placeholder"/>
        </w:category>
        <w:types>
          <w:type w:val="bbPlcHdr"/>
        </w:types>
        <w:behaviors>
          <w:behavior w:val="content"/>
        </w:behaviors>
        <w:guid w:val="{32898DC6-D738-47A1-995A-6C5935978068}"/>
      </w:docPartPr>
      <w:docPartBody>
        <w:p w:rsidR="00657572" w:rsidRDefault="00370314" w:rsidP="00370314">
          <w:pPr>
            <w:pStyle w:val="523079FF1D394F0492D8B49F894C5D6D"/>
          </w:pPr>
          <w:r w:rsidRPr="00033B28">
            <w:rPr>
              <w:rStyle w:val="PlaceholderText"/>
              <w:rtl/>
            </w:rPr>
            <w:t>[מדד בגין/ידוע - כותרת]</w:t>
          </w:r>
        </w:p>
      </w:docPartBody>
    </w:docPart>
    <w:docPart>
      <w:docPartPr>
        <w:name w:val="E5382A439C59410CB035DFA243515E56"/>
        <w:category>
          <w:name w:val="כללי"/>
          <w:gallery w:val="placeholder"/>
        </w:category>
        <w:types>
          <w:type w:val="bbPlcHdr"/>
        </w:types>
        <w:behaviors>
          <w:behavior w:val="content"/>
        </w:behaviors>
        <w:guid w:val="{67695864-27C3-4EA4-9EF0-964B5F2CB464}"/>
      </w:docPartPr>
      <w:docPartBody>
        <w:p w:rsidR="00657572" w:rsidRDefault="00370314" w:rsidP="00370314">
          <w:pPr>
            <w:pStyle w:val="E5382A439C59410CB035DFA243515E56"/>
          </w:pPr>
          <w:r w:rsidRPr="003059F5">
            <w:rPr>
              <w:rStyle w:val="PlaceholderText"/>
              <w:rtl/>
            </w:rPr>
            <w:t>[מדד בסיס]</w:t>
          </w:r>
        </w:p>
      </w:docPartBody>
    </w:docPart>
    <w:docPart>
      <w:docPartPr>
        <w:name w:val="66AD8DDB1325430EA13CC606233C4EC8"/>
        <w:category>
          <w:name w:val="כללי"/>
          <w:gallery w:val="placeholder"/>
        </w:category>
        <w:types>
          <w:type w:val="bbPlcHdr"/>
        </w:types>
        <w:behaviors>
          <w:behavior w:val="content"/>
        </w:behaviors>
        <w:guid w:val="{FAD4261B-A34D-40A1-935E-2EB726B81109}"/>
      </w:docPartPr>
      <w:docPartBody>
        <w:p w:rsidR="00657572" w:rsidRDefault="00370314" w:rsidP="00370314">
          <w:pPr>
            <w:pStyle w:val="66AD8DDB1325430EA13CC606233C4EC8"/>
          </w:pPr>
          <w:r w:rsidRPr="003059F5">
            <w:rPr>
              <w:rStyle w:val="PlaceholderText"/>
              <w:rtl/>
            </w:rPr>
            <w:t>[נקודות מדד]</w:t>
          </w:r>
        </w:p>
      </w:docPartBody>
    </w:docPart>
    <w:docPart>
      <w:docPartPr>
        <w:name w:val="81A361450C164810808806455634C770"/>
        <w:category>
          <w:name w:val="כללי"/>
          <w:gallery w:val="placeholder"/>
        </w:category>
        <w:types>
          <w:type w:val="bbPlcHdr"/>
        </w:types>
        <w:behaviors>
          <w:behavior w:val="content"/>
        </w:behaviors>
        <w:guid w:val="{D1FC131B-832D-4CF8-BC75-AAC0CBBB4874}"/>
      </w:docPartPr>
      <w:docPartBody>
        <w:p w:rsidR="00657572" w:rsidRDefault="00370314" w:rsidP="00370314">
          <w:pPr>
            <w:pStyle w:val="81A361450C164810808806455634C770"/>
          </w:pPr>
          <w:r w:rsidRPr="003059F5">
            <w:rPr>
              <w:rStyle w:val="PlaceholderText"/>
              <w:rtl/>
            </w:rPr>
            <w:t>[תאריך חתימת חוזה]</w:t>
          </w:r>
        </w:p>
      </w:docPartBody>
    </w:docPart>
    <w:docPart>
      <w:docPartPr>
        <w:name w:val="5E5303C7D7A54410A876A77D92AEBA54"/>
        <w:category>
          <w:name w:val="כללי"/>
          <w:gallery w:val="placeholder"/>
        </w:category>
        <w:types>
          <w:type w:val="bbPlcHdr"/>
        </w:types>
        <w:behaviors>
          <w:behavior w:val="content"/>
        </w:behaviors>
        <w:guid w:val="{0A76DB78-3E79-4E91-A898-4F622B306F7F}"/>
      </w:docPartPr>
      <w:docPartBody>
        <w:p w:rsidR="00657572" w:rsidRDefault="00370314" w:rsidP="00370314">
          <w:pPr>
            <w:pStyle w:val="5E5303C7D7A54410A876A77D92AEBA54"/>
          </w:pPr>
          <w:r w:rsidRPr="0027244C">
            <w:rPr>
              <w:rStyle w:val="PlaceholderText"/>
              <w:rtl/>
            </w:rPr>
            <w:t>[צד א בחוזה]</w:t>
          </w:r>
        </w:p>
      </w:docPartBody>
    </w:docPart>
    <w:docPart>
      <w:docPartPr>
        <w:name w:val="3CF90CF051704F069974CC157BFF67D4"/>
        <w:category>
          <w:name w:val="כללי"/>
          <w:gallery w:val="placeholder"/>
        </w:category>
        <w:types>
          <w:type w:val="bbPlcHdr"/>
        </w:types>
        <w:behaviors>
          <w:behavior w:val="content"/>
        </w:behaviors>
        <w:guid w:val="{91D3274D-B0A1-47E7-AF0C-F4269A7D3F1E}"/>
      </w:docPartPr>
      <w:docPartBody>
        <w:p w:rsidR="00657572" w:rsidRDefault="00370314" w:rsidP="00370314">
          <w:pPr>
            <w:pStyle w:val="3CF90CF051704F069974CC157BFF67D4"/>
          </w:pPr>
          <w:r w:rsidRPr="003059F5">
            <w:rPr>
              <w:rStyle w:val="PlaceholderText"/>
              <w:rtl/>
            </w:rPr>
            <w:t>[שם ספק]</w:t>
          </w:r>
        </w:p>
      </w:docPartBody>
    </w:docPart>
    <w:docPart>
      <w:docPartPr>
        <w:name w:val="7DAB7E85D7C34BA49579DEA4F6123D34"/>
        <w:category>
          <w:name w:val="כללי"/>
          <w:gallery w:val="placeholder"/>
        </w:category>
        <w:types>
          <w:type w:val="bbPlcHdr"/>
        </w:types>
        <w:behaviors>
          <w:behavior w:val="content"/>
        </w:behaviors>
        <w:guid w:val="{36C38211-F3E1-4B87-97F2-024C46BE9135}"/>
      </w:docPartPr>
      <w:docPartBody>
        <w:p w:rsidR="00657572" w:rsidRDefault="00370314" w:rsidP="00370314">
          <w:pPr>
            <w:pStyle w:val="7DAB7E85D7C34BA49579DEA4F6123D34"/>
          </w:pPr>
          <w:r w:rsidRPr="003059F5">
            <w:rPr>
              <w:rStyle w:val="PlaceholderText"/>
              <w:rtl/>
            </w:rPr>
            <w:t>[שם ספק]</w:t>
          </w:r>
        </w:p>
      </w:docPartBody>
    </w:docPart>
    <w:docPart>
      <w:docPartPr>
        <w:name w:val="F501A516AC97401FA0671F71236B5749"/>
        <w:category>
          <w:name w:val="כללי"/>
          <w:gallery w:val="placeholder"/>
        </w:category>
        <w:types>
          <w:type w:val="bbPlcHdr"/>
        </w:types>
        <w:behaviors>
          <w:behavior w:val="content"/>
        </w:behaviors>
        <w:guid w:val="{3F00DB9B-57AA-4E33-B6C4-130EBF63ACC2}"/>
      </w:docPartPr>
      <w:docPartBody>
        <w:p w:rsidR="00657572" w:rsidRDefault="00370314" w:rsidP="00370314">
          <w:pPr>
            <w:pStyle w:val="F501A516AC97401FA0671F71236B5749"/>
          </w:pPr>
          <w:r w:rsidRPr="003059F5">
            <w:rPr>
              <w:rStyle w:val="PlaceholderText"/>
              <w:rtl/>
            </w:rPr>
            <w:t>[שם ספק]</w:t>
          </w:r>
        </w:p>
      </w:docPartBody>
    </w:docPart>
    <w:docPart>
      <w:docPartPr>
        <w:name w:val="DE4FD3303F7B4BF39D4A838C3FD34239"/>
        <w:category>
          <w:name w:val="כללי"/>
          <w:gallery w:val="placeholder"/>
        </w:category>
        <w:types>
          <w:type w:val="bbPlcHdr"/>
        </w:types>
        <w:behaviors>
          <w:behavior w:val="content"/>
        </w:behaviors>
        <w:guid w:val="{DE8FABA5-4316-48F7-A336-03065109637B}"/>
      </w:docPartPr>
      <w:docPartBody>
        <w:p w:rsidR="00657572" w:rsidRDefault="00370314" w:rsidP="00370314">
          <w:pPr>
            <w:pStyle w:val="DE4FD3303F7B4BF39D4A838C3FD34239"/>
          </w:pPr>
          <w:r w:rsidRPr="003059F5">
            <w:rPr>
              <w:rStyle w:val="PlaceholderText"/>
              <w:rtl/>
            </w:rPr>
            <w:t>[שם ספק]</w:t>
          </w:r>
        </w:p>
      </w:docPartBody>
    </w:docPart>
    <w:docPart>
      <w:docPartPr>
        <w:name w:val="55FEA22BD30747E283D566817C52B6EF"/>
        <w:category>
          <w:name w:val="כללי"/>
          <w:gallery w:val="placeholder"/>
        </w:category>
        <w:types>
          <w:type w:val="bbPlcHdr"/>
        </w:types>
        <w:behaviors>
          <w:behavior w:val="content"/>
        </w:behaviors>
        <w:guid w:val="{9DBF01A5-1231-41E2-AFD2-F82564A5E588}"/>
      </w:docPartPr>
      <w:docPartBody>
        <w:p w:rsidR="00657572" w:rsidRDefault="00370314" w:rsidP="00370314">
          <w:pPr>
            <w:pStyle w:val="55FEA22BD30747E283D566817C52B6EF"/>
          </w:pPr>
          <w:r w:rsidRPr="003059F5">
            <w:rPr>
              <w:rStyle w:val="PlaceholderText"/>
              <w:rtl/>
            </w:rPr>
            <w:t>[תבנית חוזה]</w:t>
          </w:r>
        </w:p>
      </w:docPartBody>
    </w:docPart>
    <w:docPart>
      <w:docPartPr>
        <w:name w:val="FF153463B2074C8793344817CAA2B5CB"/>
        <w:category>
          <w:name w:val="כללי"/>
          <w:gallery w:val="placeholder"/>
        </w:category>
        <w:types>
          <w:type w:val="bbPlcHdr"/>
        </w:types>
        <w:behaviors>
          <w:behavior w:val="content"/>
        </w:behaviors>
        <w:guid w:val="{E91A19E3-29E1-4D4F-827F-ECA43BD6BB7C}"/>
      </w:docPartPr>
      <w:docPartBody>
        <w:p w:rsidR="00657572" w:rsidRDefault="00370314" w:rsidP="00370314">
          <w:pPr>
            <w:pStyle w:val="FF153463B2074C8793344817CAA2B5CB"/>
          </w:pPr>
          <w:r w:rsidRPr="009D00D7">
            <w:rPr>
              <w:rStyle w:val="PlaceholderText"/>
              <w:rtl/>
            </w:rPr>
            <w:t>[שם הפרויקט]</w:t>
          </w:r>
        </w:p>
      </w:docPartBody>
    </w:docPart>
    <w:docPart>
      <w:docPartPr>
        <w:name w:val="E7BCCB2970414DA399FCAF92B1EFCC25"/>
        <w:category>
          <w:name w:val="כללי"/>
          <w:gallery w:val="placeholder"/>
        </w:category>
        <w:types>
          <w:type w:val="bbPlcHdr"/>
        </w:types>
        <w:behaviors>
          <w:behavior w:val="content"/>
        </w:behaviors>
        <w:guid w:val="{80D99B62-56DC-4511-A58B-76F8153A9234}"/>
      </w:docPartPr>
      <w:docPartBody>
        <w:p w:rsidR="00657572" w:rsidRDefault="00370314" w:rsidP="00370314">
          <w:pPr>
            <w:pStyle w:val="E7BCCB2970414DA399FCAF92B1EFCC25"/>
          </w:pPr>
          <w:r w:rsidRPr="003059F5">
            <w:rPr>
              <w:rStyle w:val="PlaceholderText"/>
              <w:rtl/>
            </w:rPr>
            <w:t>[שם ספק]</w:t>
          </w:r>
        </w:p>
      </w:docPartBody>
    </w:docPart>
    <w:docPart>
      <w:docPartPr>
        <w:name w:val="BFB9690DDE4D45888176BE9B03C37F2D"/>
        <w:category>
          <w:name w:val="כללי"/>
          <w:gallery w:val="placeholder"/>
        </w:category>
        <w:types>
          <w:type w:val="bbPlcHdr"/>
        </w:types>
        <w:behaviors>
          <w:behavior w:val="content"/>
        </w:behaviors>
        <w:guid w:val="{CF18DA51-6E43-4822-9746-D6E56533F085}"/>
      </w:docPartPr>
      <w:docPartBody>
        <w:p w:rsidR="00657572" w:rsidRDefault="00370314" w:rsidP="00370314">
          <w:pPr>
            <w:pStyle w:val="BFB9690DDE4D45888176BE9B03C37F2D"/>
          </w:pPr>
          <w:r w:rsidRPr="003059F5">
            <w:rPr>
              <w:rStyle w:val="PlaceholderText"/>
              <w:rtl/>
            </w:rPr>
            <w:t>[שם ספק]</w:t>
          </w:r>
        </w:p>
      </w:docPartBody>
    </w:docPart>
    <w:docPart>
      <w:docPartPr>
        <w:name w:val="0CEF94E080184B16A9352DA6B61F10C3"/>
        <w:category>
          <w:name w:val="כללי"/>
          <w:gallery w:val="placeholder"/>
        </w:category>
        <w:types>
          <w:type w:val="bbPlcHdr"/>
        </w:types>
        <w:behaviors>
          <w:behavior w:val="content"/>
        </w:behaviors>
        <w:guid w:val="{38FC2654-EAC6-4E1F-9266-94C9523DF1CD}"/>
      </w:docPartPr>
      <w:docPartBody>
        <w:p w:rsidR="00657572" w:rsidRDefault="00370314" w:rsidP="00370314">
          <w:pPr>
            <w:pStyle w:val="0CEF94E080184B16A9352DA6B61F10C3"/>
          </w:pPr>
          <w:r w:rsidRPr="000E16FF">
            <w:rPr>
              <w:rStyle w:val="PlaceholderText"/>
              <w:rtl/>
            </w:rPr>
            <w:t>[שם ספק]</w:t>
          </w:r>
        </w:p>
      </w:docPartBody>
    </w:docPart>
    <w:docPart>
      <w:docPartPr>
        <w:name w:val="B08F9EA163E3483DB147AFD04AE1C1D2"/>
        <w:category>
          <w:name w:val="כללי"/>
          <w:gallery w:val="placeholder"/>
        </w:category>
        <w:types>
          <w:type w:val="bbPlcHdr"/>
        </w:types>
        <w:behaviors>
          <w:behavior w:val="content"/>
        </w:behaviors>
        <w:guid w:val="{B725CBF9-E6D3-41B1-A57B-3F656B5FD4B8}"/>
      </w:docPartPr>
      <w:docPartBody>
        <w:p w:rsidR="00657572" w:rsidRDefault="00370314" w:rsidP="00370314">
          <w:pPr>
            <w:pStyle w:val="B08F9EA163E3483DB147AFD04AE1C1D2"/>
          </w:pPr>
          <w:r w:rsidRPr="00F936C8">
            <w:rPr>
              <w:rStyle w:val="PlaceholderText"/>
              <w:rtl/>
            </w:rPr>
            <w:t>[צד א בחוזה]</w:t>
          </w:r>
        </w:p>
      </w:docPartBody>
    </w:docPart>
    <w:docPart>
      <w:docPartPr>
        <w:name w:val="4F41B09CC46F4DD9ACE36893C16FFB80"/>
        <w:category>
          <w:name w:val="כללי"/>
          <w:gallery w:val="placeholder"/>
        </w:category>
        <w:types>
          <w:type w:val="bbPlcHdr"/>
        </w:types>
        <w:behaviors>
          <w:behavior w:val="content"/>
        </w:behaviors>
        <w:guid w:val="{7C472069-D589-4D16-8C73-691A996B604C}"/>
      </w:docPartPr>
      <w:docPartBody>
        <w:p w:rsidR="00657572" w:rsidRDefault="00370314" w:rsidP="00370314">
          <w:pPr>
            <w:pStyle w:val="4F41B09CC46F4DD9ACE36893C16FFB80"/>
          </w:pPr>
          <w:r w:rsidRPr="000E16FF">
            <w:rPr>
              <w:rStyle w:val="PlaceholderText"/>
              <w:rtl/>
            </w:rPr>
            <w:t>[שם ספק]</w:t>
          </w:r>
        </w:p>
      </w:docPartBody>
    </w:docPart>
    <w:docPart>
      <w:docPartPr>
        <w:name w:val="F96F3B6E2E1B401C8E107A01E86E5D2E"/>
        <w:category>
          <w:name w:val="כללי"/>
          <w:gallery w:val="placeholder"/>
        </w:category>
        <w:types>
          <w:type w:val="bbPlcHdr"/>
        </w:types>
        <w:behaviors>
          <w:behavior w:val="content"/>
        </w:behaviors>
        <w:guid w:val="{92AC698E-C5CF-4C86-8C54-5B2D01504168}"/>
      </w:docPartPr>
      <w:docPartBody>
        <w:p w:rsidR="00657572" w:rsidRDefault="00370314" w:rsidP="00370314">
          <w:pPr>
            <w:pStyle w:val="F96F3B6E2E1B401C8E107A01E86E5D2E"/>
          </w:pPr>
          <w:r w:rsidRPr="00EA366E">
            <w:rPr>
              <w:rStyle w:val="PlaceholderText"/>
              <w:rtl/>
            </w:rPr>
            <w:t>[תאריך חתימת חוזה]</w:t>
          </w:r>
        </w:p>
      </w:docPartBody>
    </w:docPart>
    <w:docPart>
      <w:docPartPr>
        <w:name w:val="EF91FD446DE04F89A628F23A03EDBAF8"/>
        <w:category>
          <w:name w:val="כללי"/>
          <w:gallery w:val="placeholder"/>
        </w:category>
        <w:types>
          <w:type w:val="bbPlcHdr"/>
        </w:types>
        <w:behaviors>
          <w:behavior w:val="content"/>
        </w:behaviors>
        <w:guid w:val="{CB5ED6B3-BE8F-49D0-82E1-9F2188819B44}"/>
      </w:docPartPr>
      <w:docPartBody>
        <w:p w:rsidR="00657572" w:rsidRDefault="00370314" w:rsidP="00370314">
          <w:pPr>
            <w:pStyle w:val="EF91FD446DE04F89A628F23A03EDBAF8"/>
          </w:pPr>
          <w:r w:rsidRPr="008D1105">
            <w:rPr>
              <w:rStyle w:val="PlaceholderText"/>
              <w:rtl/>
            </w:rPr>
            <w:t>[תיאור עבודה]</w:t>
          </w:r>
        </w:p>
      </w:docPartBody>
    </w:docPart>
    <w:docPart>
      <w:docPartPr>
        <w:name w:val="1B9C92BDC1454A808B53F77D31FC0C92"/>
        <w:category>
          <w:name w:val="כללי"/>
          <w:gallery w:val="placeholder"/>
        </w:category>
        <w:types>
          <w:type w:val="bbPlcHdr"/>
        </w:types>
        <w:behaviors>
          <w:behavior w:val="content"/>
        </w:behaviors>
        <w:guid w:val="{119026F0-5A8B-49AA-9548-9367DC69DF16}"/>
      </w:docPartPr>
      <w:docPartBody>
        <w:p w:rsidR="00657572" w:rsidRDefault="00370314" w:rsidP="00370314">
          <w:pPr>
            <w:pStyle w:val="1B9C92BDC1454A808B53F77D31FC0C92"/>
          </w:pPr>
          <w:r w:rsidRPr="00C5438E">
            <w:rPr>
              <w:rStyle w:val="PlaceholderText"/>
              <w:rtl/>
            </w:rPr>
            <w:t>[צד א בחוזה]</w:t>
          </w:r>
        </w:p>
      </w:docPartBody>
    </w:docPart>
    <w:docPart>
      <w:docPartPr>
        <w:name w:val="EDD5BB7468E94D8D9D3E67EEB4C4B09B"/>
        <w:category>
          <w:name w:val="כללי"/>
          <w:gallery w:val="placeholder"/>
        </w:category>
        <w:types>
          <w:type w:val="bbPlcHdr"/>
        </w:types>
        <w:behaviors>
          <w:behavior w:val="content"/>
        </w:behaviors>
        <w:guid w:val="{909CAE00-1509-4414-B4C4-CDBEC44FBC67}"/>
      </w:docPartPr>
      <w:docPartBody>
        <w:p w:rsidR="00657572" w:rsidRDefault="00370314" w:rsidP="00370314">
          <w:pPr>
            <w:pStyle w:val="EDD5BB7468E94D8D9D3E67EEB4C4B09B"/>
          </w:pPr>
          <w:r w:rsidRPr="003059F5">
            <w:rPr>
              <w:rStyle w:val="PlaceholderText"/>
              <w:rtl/>
            </w:rPr>
            <w:t>[שם ספק]</w:t>
          </w:r>
        </w:p>
      </w:docPartBody>
    </w:docPart>
    <w:docPart>
      <w:docPartPr>
        <w:name w:val="F238D571FCD04DDB8AD6172CB0D95411"/>
        <w:category>
          <w:name w:val="כללי"/>
          <w:gallery w:val="placeholder"/>
        </w:category>
        <w:types>
          <w:type w:val="bbPlcHdr"/>
        </w:types>
        <w:behaviors>
          <w:behavior w:val="content"/>
        </w:behaviors>
        <w:guid w:val="{99F70565-94D7-4D9A-83B0-434538AC24E5}"/>
      </w:docPartPr>
      <w:docPartBody>
        <w:p w:rsidR="00657572" w:rsidRDefault="00370314" w:rsidP="00370314">
          <w:pPr>
            <w:pStyle w:val="F238D571FCD04DDB8AD6172CB0D95411"/>
          </w:pPr>
          <w:r w:rsidRPr="003059F5">
            <w:rPr>
              <w:rStyle w:val="PlaceholderText"/>
              <w:rtl/>
            </w:rPr>
            <w:t>[שם אתר]</w:t>
          </w:r>
        </w:p>
      </w:docPartBody>
    </w:docPart>
    <w:docPart>
      <w:docPartPr>
        <w:name w:val="06F1DEB62F6D49A1BC1406D886080055"/>
        <w:category>
          <w:name w:val="כללי"/>
          <w:gallery w:val="placeholder"/>
        </w:category>
        <w:types>
          <w:type w:val="bbPlcHdr"/>
        </w:types>
        <w:behaviors>
          <w:behavior w:val="content"/>
        </w:behaviors>
        <w:guid w:val="{4B742B47-5953-4A96-9E45-B6AE769FE0B6}"/>
      </w:docPartPr>
      <w:docPartBody>
        <w:p w:rsidR="00657572" w:rsidRDefault="00370314" w:rsidP="00370314">
          <w:pPr>
            <w:pStyle w:val="06F1DEB62F6D49A1BC1406D886080055"/>
          </w:pPr>
          <w:r w:rsidRPr="003059F5">
            <w:rPr>
              <w:rStyle w:val="PlaceholderText"/>
              <w:rtl/>
            </w:rPr>
            <w:t>[תיאור עבודה]</w:t>
          </w:r>
        </w:p>
      </w:docPartBody>
    </w:docPart>
    <w:docPart>
      <w:docPartPr>
        <w:name w:val="9D777D46540F4FAFBAA132D3BFFA3D9A"/>
        <w:category>
          <w:name w:val="כללי"/>
          <w:gallery w:val="placeholder"/>
        </w:category>
        <w:types>
          <w:type w:val="bbPlcHdr"/>
        </w:types>
        <w:behaviors>
          <w:behavior w:val="content"/>
        </w:behaviors>
        <w:guid w:val="{7B887FB7-3A04-4BF5-AE9A-154CC5103BE0}"/>
      </w:docPartPr>
      <w:docPartBody>
        <w:p w:rsidR="00657572" w:rsidRDefault="00370314" w:rsidP="00370314">
          <w:pPr>
            <w:pStyle w:val="9D777D46540F4FAFBAA132D3BFFA3D9A"/>
          </w:pPr>
          <w:r w:rsidRPr="000E16FF">
            <w:rPr>
              <w:rStyle w:val="PlaceholderText"/>
              <w:rtl/>
            </w:rPr>
            <w:t>[שם ספק]</w:t>
          </w:r>
        </w:p>
      </w:docPartBody>
    </w:docPart>
    <w:docPart>
      <w:docPartPr>
        <w:name w:val="14991385F86943DDB82619D674E22F16"/>
        <w:category>
          <w:name w:val="כללי"/>
          <w:gallery w:val="placeholder"/>
        </w:category>
        <w:types>
          <w:type w:val="bbPlcHdr"/>
        </w:types>
        <w:behaviors>
          <w:behavior w:val="content"/>
        </w:behaviors>
        <w:guid w:val="{4D66F7D1-B57B-4140-9E21-7687E73A631F}"/>
      </w:docPartPr>
      <w:docPartBody>
        <w:p w:rsidR="00657572" w:rsidRDefault="00370314" w:rsidP="00370314">
          <w:pPr>
            <w:pStyle w:val="14991385F86943DDB82619D674E22F16"/>
          </w:pPr>
          <w:r w:rsidRPr="00C5438E">
            <w:rPr>
              <w:rStyle w:val="PlaceholderText"/>
              <w:rtl/>
            </w:rPr>
            <w:t>[צד א בחוזה]</w:t>
          </w:r>
        </w:p>
      </w:docPartBody>
    </w:docPart>
    <w:docPart>
      <w:docPartPr>
        <w:name w:val="69CC0F6B498A4B44AC966A488EA8075A"/>
        <w:category>
          <w:name w:val="כללי"/>
          <w:gallery w:val="placeholder"/>
        </w:category>
        <w:types>
          <w:type w:val="bbPlcHdr"/>
        </w:types>
        <w:behaviors>
          <w:behavior w:val="content"/>
        </w:behaviors>
        <w:guid w:val="{DBB4E48E-5D3A-4CCC-B027-7966244759FD}"/>
      </w:docPartPr>
      <w:docPartBody>
        <w:p w:rsidR="00657572" w:rsidRDefault="00370314" w:rsidP="00370314">
          <w:pPr>
            <w:pStyle w:val="69CC0F6B498A4B44AC966A488EA8075A"/>
          </w:pPr>
          <w:r w:rsidRPr="003059F5">
            <w:rPr>
              <w:rStyle w:val="PlaceholderText"/>
              <w:rtl/>
            </w:rPr>
            <w:t>[שם אתר]</w:t>
          </w:r>
        </w:p>
      </w:docPartBody>
    </w:docPart>
    <w:docPart>
      <w:docPartPr>
        <w:name w:val="9AADCAB4F24E4631B5C9E6EFEEC22DE8"/>
        <w:category>
          <w:name w:val="כללי"/>
          <w:gallery w:val="placeholder"/>
        </w:category>
        <w:types>
          <w:type w:val="bbPlcHdr"/>
        </w:types>
        <w:behaviors>
          <w:behavior w:val="content"/>
        </w:behaviors>
        <w:guid w:val="{E6C3A39E-1649-4711-A6F8-1EF40B43C758}"/>
      </w:docPartPr>
      <w:docPartBody>
        <w:p w:rsidR="00657572" w:rsidRDefault="00370314" w:rsidP="00370314">
          <w:pPr>
            <w:pStyle w:val="9AADCAB4F24E4631B5C9E6EFEEC22DE8"/>
          </w:pPr>
          <w:r w:rsidRPr="003059F5">
            <w:rPr>
              <w:rStyle w:val="PlaceholderText"/>
              <w:rtl/>
            </w:rPr>
            <w:t>[תאריך חתימת חוזה]</w:t>
          </w:r>
        </w:p>
      </w:docPartBody>
    </w:docPart>
    <w:docPart>
      <w:docPartPr>
        <w:name w:val="467AD1C6A2D94D8F8BB669DFD25B54D8"/>
        <w:category>
          <w:name w:val="כללי"/>
          <w:gallery w:val="placeholder"/>
        </w:category>
        <w:types>
          <w:type w:val="bbPlcHdr"/>
        </w:types>
        <w:behaviors>
          <w:behavior w:val="content"/>
        </w:behaviors>
        <w:guid w:val="{65957F00-54F8-489A-8B8D-9196862E4BC7}"/>
      </w:docPartPr>
      <w:docPartBody>
        <w:p w:rsidR="00657572" w:rsidRDefault="00370314" w:rsidP="00370314">
          <w:pPr>
            <w:pStyle w:val="467AD1C6A2D94D8F8BB669DFD25B54D8"/>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A0CD6"/>
    <w:rsid w:val="00267594"/>
    <w:rsid w:val="0032380B"/>
    <w:rsid w:val="00370314"/>
    <w:rsid w:val="003D3172"/>
    <w:rsid w:val="00657572"/>
    <w:rsid w:val="00675168"/>
    <w:rsid w:val="006865A5"/>
    <w:rsid w:val="00933BC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0314"/>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886D526F683A4B64978ED35AB6B8958E">
    <w:name w:val="886D526F683A4B64978ED35AB6B8958E"/>
    <w:rsid w:val="00370314"/>
    <w:pPr>
      <w:bidi/>
    </w:pPr>
  </w:style>
  <w:style w:type="paragraph" w:customStyle="1" w:styleId="6EF42969B92042A8BDE72CDCD1639079">
    <w:name w:val="6EF42969B92042A8BDE72CDCD1639079"/>
    <w:rsid w:val="00370314"/>
    <w:pPr>
      <w:bidi/>
    </w:pPr>
  </w:style>
  <w:style w:type="paragraph" w:customStyle="1" w:styleId="E0D2C3857DAA4160BE61FDF759BB0B69">
    <w:name w:val="E0D2C3857DAA4160BE61FDF759BB0B69"/>
    <w:rsid w:val="00370314"/>
    <w:pPr>
      <w:bidi/>
    </w:pPr>
  </w:style>
  <w:style w:type="paragraph" w:customStyle="1" w:styleId="DBA12114CCAB433C8EC09EADDDD0B3E3">
    <w:name w:val="DBA12114CCAB433C8EC09EADDDD0B3E3"/>
    <w:rsid w:val="00370314"/>
    <w:pPr>
      <w:bidi/>
    </w:pPr>
  </w:style>
  <w:style w:type="paragraph" w:customStyle="1" w:styleId="91A78525845349069E260817E01E9445">
    <w:name w:val="91A78525845349069E260817E01E9445"/>
    <w:rsid w:val="00370314"/>
    <w:pPr>
      <w:bidi/>
    </w:pPr>
  </w:style>
  <w:style w:type="paragraph" w:customStyle="1" w:styleId="44E47B99C6D6431A829973F4AFE3D669">
    <w:name w:val="44E47B99C6D6431A829973F4AFE3D669"/>
    <w:rsid w:val="00370314"/>
    <w:pPr>
      <w:bidi/>
    </w:pPr>
  </w:style>
  <w:style w:type="paragraph" w:customStyle="1" w:styleId="A1947FD43F514F359ACA06FAF655969C">
    <w:name w:val="A1947FD43F514F359ACA06FAF655969C"/>
    <w:rsid w:val="00370314"/>
    <w:pPr>
      <w:bidi/>
    </w:pPr>
  </w:style>
  <w:style w:type="paragraph" w:customStyle="1" w:styleId="517D3974F01645CABF8A45E1A48D95E3">
    <w:name w:val="517D3974F01645CABF8A45E1A48D95E3"/>
    <w:rsid w:val="00370314"/>
    <w:pPr>
      <w:bidi/>
    </w:pPr>
  </w:style>
  <w:style w:type="paragraph" w:customStyle="1" w:styleId="DA94A444B6D94ED0991A248333434599">
    <w:name w:val="DA94A444B6D94ED0991A248333434599"/>
    <w:rsid w:val="00370314"/>
    <w:pPr>
      <w:bidi/>
    </w:pPr>
  </w:style>
  <w:style w:type="paragraph" w:customStyle="1" w:styleId="D3A8A4D2526A4EDAAE1D2D4ACB1B3E47">
    <w:name w:val="D3A8A4D2526A4EDAAE1D2D4ACB1B3E47"/>
    <w:rsid w:val="00370314"/>
    <w:pPr>
      <w:bidi/>
    </w:pPr>
  </w:style>
  <w:style w:type="paragraph" w:customStyle="1" w:styleId="C1F75B77E9314E43911A77DB55F9FE21">
    <w:name w:val="C1F75B77E9314E43911A77DB55F9FE21"/>
    <w:rsid w:val="00370314"/>
    <w:pPr>
      <w:bidi/>
    </w:pPr>
  </w:style>
  <w:style w:type="paragraph" w:customStyle="1" w:styleId="268ECA6AF30441B49A8A148F35BEAC57">
    <w:name w:val="268ECA6AF30441B49A8A148F35BEAC57"/>
    <w:rsid w:val="00370314"/>
    <w:pPr>
      <w:bidi/>
    </w:pPr>
  </w:style>
  <w:style w:type="paragraph" w:customStyle="1" w:styleId="4302B2DEB5424ACFBFB15D2EEC0F0587">
    <w:name w:val="4302B2DEB5424ACFBFB15D2EEC0F0587"/>
    <w:rsid w:val="00370314"/>
    <w:pPr>
      <w:bidi/>
    </w:pPr>
  </w:style>
  <w:style w:type="paragraph" w:customStyle="1" w:styleId="CC7192E2993242F783FB60FB01AA642C">
    <w:name w:val="CC7192E2993242F783FB60FB01AA642C"/>
    <w:rsid w:val="00370314"/>
    <w:pPr>
      <w:bidi/>
    </w:pPr>
  </w:style>
  <w:style w:type="paragraph" w:customStyle="1" w:styleId="5D95390BBDF84DFBBAD4741AA2B6AD84">
    <w:name w:val="5D95390BBDF84DFBBAD4741AA2B6AD84"/>
    <w:rsid w:val="00370314"/>
    <w:pPr>
      <w:bidi/>
    </w:pPr>
  </w:style>
  <w:style w:type="paragraph" w:customStyle="1" w:styleId="523079FF1D394F0492D8B49F894C5D6D">
    <w:name w:val="523079FF1D394F0492D8B49F894C5D6D"/>
    <w:rsid w:val="00370314"/>
    <w:pPr>
      <w:bidi/>
    </w:pPr>
  </w:style>
  <w:style w:type="paragraph" w:customStyle="1" w:styleId="E5382A439C59410CB035DFA243515E56">
    <w:name w:val="E5382A439C59410CB035DFA243515E56"/>
    <w:rsid w:val="00370314"/>
    <w:pPr>
      <w:bidi/>
    </w:pPr>
  </w:style>
  <w:style w:type="paragraph" w:customStyle="1" w:styleId="66AD8DDB1325430EA13CC606233C4EC8">
    <w:name w:val="66AD8DDB1325430EA13CC606233C4EC8"/>
    <w:rsid w:val="00370314"/>
    <w:pPr>
      <w:bidi/>
    </w:pPr>
  </w:style>
  <w:style w:type="paragraph" w:customStyle="1" w:styleId="81A361450C164810808806455634C770">
    <w:name w:val="81A361450C164810808806455634C770"/>
    <w:rsid w:val="00370314"/>
    <w:pPr>
      <w:bidi/>
    </w:pPr>
  </w:style>
  <w:style w:type="paragraph" w:customStyle="1" w:styleId="5E5303C7D7A54410A876A77D92AEBA54">
    <w:name w:val="5E5303C7D7A54410A876A77D92AEBA54"/>
    <w:rsid w:val="00370314"/>
    <w:pPr>
      <w:bidi/>
    </w:pPr>
  </w:style>
  <w:style w:type="paragraph" w:customStyle="1" w:styleId="3CF90CF051704F069974CC157BFF67D4">
    <w:name w:val="3CF90CF051704F069974CC157BFF67D4"/>
    <w:rsid w:val="00370314"/>
    <w:pPr>
      <w:bidi/>
    </w:pPr>
  </w:style>
  <w:style w:type="paragraph" w:customStyle="1" w:styleId="7DAB7E85D7C34BA49579DEA4F6123D34">
    <w:name w:val="7DAB7E85D7C34BA49579DEA4F6123D34"/>
    <w:rsid w:val="00370314"/>
    <w:pPr>
      <w:bidi/>
    </w:pPr>
  </w:style>
  <w:style w:type="paragraph" w:customStyle="1" w:styleId="F501A516AC97401FA0671F71236B5749">
    <w:name w:val="F501A516AC97401FA0671F71236B5749"/>
    <w:rsid w:val="00370314"/>
    <w:pPr>
      <w:bidi/>
    </w:pPr>
  </w:style>
  <w:style w:type="paragraph" w:customStyle="1" w:styleId="DE4FD3303F7B4BF39D4A838C3FD34239">
    <w:name w:val="DE4FD3303F7B4BF39D4A838C3FD34239"/>
    <w:rsid w:val="00370314"/>
    <w:pPr>
      <w:bidi/>
    </w:pPr>
  </w:style>
  <w:style w:type="paragraph" w:customStyle="1" w:styleId="55FEA22BD30747E283D566817C52B6EF">
    <w:name w:val="55FEA22BD30747E283D566817C52B6EF"/>
    <w:rsid w:val="00370314"/>
    <w:pPr>
      <w:bidi/>
    </w:pPr>
  </w:style>
  <w:style w:type="paragraph" w:customStyle="1" w:styleId="FF153463B2074C8793344817CAA2B5CB">
    <w:name w:val="FF153463B2074C8793344817CAA2B5CB"/>
    <w:rsid w:val="00370314"/>
    <w:pPr>
      <w:bidi/>
    </w:pPr>
  </w:style>
  <w:style w:type="paragraph" w:customStyle="1" w:styleId="E7BCCB2970414DA399FCAF92B1EFCC25">
    <w:name w:val="E7BCCB2970414DA399FCAF92B1EFCC25"/>
    <w:rsid w:val="00370314"/>
    <w:pPr>
      <w:bidi/>
    </w:pPr>
  </w:style>
  <w:style w:type="paragraph" w:customStyle="1" w:styleId="BFB9690DDE4D45888176BE9B03C37F2D">
    <w:name w:val="BFB9690DDE4D45888176BE9B03C37F2D"/>
    <w:rsid w:val="00370314"/>
    <w:pPr>
      <w:bidi/>
    </w:pPr>
  </w:style>
  <w:style w:type="paragraph" w:customStyle="1" w:styleId="0CEF94E080184B16A9352DA6B61F10C3">
    <w:name w:val="0CEF94E080184B16A9352DA6B61F10C3"/>
    <w:rsid w:val="00370314"/>
    <w:pPr>
      <w:bidi/>
    </w:pPr>
  </w:style>
  <w:style w:type="paragraph" w:customStyle="1" w:styleId="B08F9EA163E3483DB147AFD04AE1C1D2">
    <w:name w:val="B08F9EA163E3483DB147AFD04AE1C1D2"/>
    <w:rsid w:val="00370314"/>
    <w:pPr>
      <w:bidi/>
    </w:pPr>
  </w:style>
  <w:style w:type="paragraph" w:customStyle="1" w:styleId="4F41B09CC46F4DD9ACE36893C16FFB80">
    <w:name w:val="4F41B09CC46F4DD9ACE36893C16FFB80"/>
    <w:rsid w:val="00370314"/>
    <w:pPr>
      <w:bidi/>
    </w:pPr>
  </w:style>
  <w:style w:type="paragraph" w:customStyle="1" w:styleId="F96F3B6E2E1B401C8E107A01E86E5D2E">
    <w:name w:val="F96F3B6E2E1B401C8E107A01E86E5D2E"/>
    <w:rsid w:val="00370314"/>
    <w:pPr>
      <w:bidi/>
    </w:pPr>
  </w:style>
  <w:style w:type="paragraph" w:customStyle="1" w:styleId="EF91FD446DE04F89A628F23A03EDBAF8">
    <w:name w:val="EF91FD446DE04F89A628F23A03EDBAF8"/>
    <w:rsid w:val="00370314"/>
    <w:pPr>
      <w:bidi/>
    </w:pPr>
  </w:style>
  <w:style w:type="paragraph" w:customStyle="1" w:styleId="1B9C92BDC1454A808B53F77D31FC0C92">
    <w:name w:val="1B9C92BDC1454A808B53F77D31FC0C92"/>
    <w:rsid w:val="00370314"/>
    <w:pPr>
      <w:bidi/>
    </w:pPr>
  </w:style>
  <w:style w:type="paragraph" w:customStyle="1" w:styleId="EDD5BB7468E94D8D9D3E67EEB4C4B09B">
    <w:name w:val="EDD5BB7468E94D8D9D3E67EEB4C4B09B"/>
    <w:rsid w:val="00370314"/>
    <w:pPr>
      <w:bidi/>
    </w:pPr>
  </w:style>
  <w:style w:type="paragraph" w:customStyle="1" w:styleId="F238D571FCD04DDB8AD6172CB0D95411">
    <w:name w:val="F238D571FCD04DDB8AD6172CB0D95411"/>
    <w:rsid w:val="00370314"/>
    <w:pPr>
      <w:bidi/>
    </w:pPr>
  </w:style>
  <w:style w:type="paragraph" w:customStyle="1" w:styleId="06F1DEB62F6D49A1BC1406D886080055">
    <w:name w:val="06F1DEB62F6D49A1BC1406D886080055"/>
    <w:rsid w:val="00370314"/>
    <w:pPr>
      <w:bidi/>
    </w:pPr>
  </w:style>
  <w:style w:type="paragraph" w:customStyle="1" w:styleId="9D777D46540F4FAFBAA132D3BFFA3D9A">
    <w:name w:val="9D777D46540F4FAFBAA132D3BFFA3D9A"/>
    <w:rsid w:val="00370314"/>
    <w:pPr>
      <w:bidi/>
    </w:pPr>
  </w:style>
  <w:style w:type="paragraph" w:customStyle="1" w:styleId="14991385F86943DDB82619D674E22F16">
    <w:name w:val="14991385F86943DDB82619D674E22F16"/>
    <w:rsid w:val="00370314"/>
    <w:pPr>
      <w:bidi/>
    </w:pPr>
  </w:style>
  <w:style w:type="paragraph" w:customStyle="1" w:styleId="69CC0F6B498A4B44AC966A488EA8075A">
    <w:name w:val="69CC0F6B498A4B44AC966A488EA8075A"/>
    <w:rsid w:val="00370314"/>
    <w:pPr>
      <w:bidi/>
    </w:pPr>
  </w:style>
  <w:style w:type="paragraph" w:customStyle="1" w:styleId="9AADCAB4F24E4631B5C9E6EFEEC22DE8">
    <w:name w:val="9AADCAB4F24E4631B5C9E6EFEEC22DE8"/>
    <w:rsid w:val="00370314"/>
    <w:pPr>
      <w:bidi/>
    </w:pPr>
  </w:style>
  <w:style w:type="paragraph" w:customStyle="1" w:styleId="467AD1C6A2D94D8F8BB669DFD25B54D8">
    <w:name w:val="467AD1C6A2D94D8F8BB669DFD25B54D8"/>
    <w:rsid w:val="0037031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9312D42E-8BF3-4BBA-B626-C8E2CBDF91B8}"/>
</file>

<file path=customXml/itemProps3.xml><?xml version="1.0" encoding="utf-8"?>
<ds:datastoreItem xmlns:ds="http://schemas.openxmlformats.org/officeDocument/2006/customXml" ds:itemID="{D593CC8C-9F65-4BBE-AEAB-9BC27BC5EF68}"/>
</file>

<file path=customXml/itemProps4.xml><?xml version="1.0" encoding="utf-8"?>
<ds:datastoreItem xmlns:ds="http://schemas.openxmlformats.org/officeDocument/2006/customXml" ds:itemID="{65653530-210B-4C30-B2A1-CB59A55C7597}"/>
</file>

<file path=customXml/itemProps5.xml><?xml version="1.0" encoding="utf-8"?>
<ds:datastoreItem xmlns:ds="http://schemas.openxmlformats.org/officeDocument/2006/customXml" ds:itemID="{81709D4C-33DC-48CC-AC7E-130A245806EE}"/>
</file>

<file path=docProps/app.xml><?xml version="1.0" encoding="utf-8"?>
<Properties xmlns="http://schemas.openxmlformats.org/officeDocument/2006/extended-properties" xmlns:vt="http://schemas.openxmlformats.org/officeDocument/2006/docPropsVTypes">
  <Template>Normal</Template>
  <TotalTime>71</TotalTime>
  <Pages>32</Pages>
  <Words>8512</Words>
  <Characters>42560</Characters>
  <Application>Microsoft Office Word</Application>
  <DocSecurity>0</DocSecurity>
  <Lines>354</Lines>
  <Paragraphs>101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50971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9</cp:revision>
  <cp:lastPrinted>2020-04-23T08:47:00Z</cp:lastPrinted>
  <dcterms:created xsi:type="dcterms:W3CDTF">2020-04-23T08:10:00Z</dcterms:created>
  <dcterms:modified xsi:type="dcterms:W3CDTF">2020-05-04T12:01:00Z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ffb1b8bc-872a-4f81-92b2-d7f9fea3be1b</vt:lpwstr>
  </property>
</Properties>
</file>